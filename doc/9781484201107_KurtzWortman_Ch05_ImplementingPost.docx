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 xml:space="preserve">Although a request to an ASP.NET Web API-based service can be processed by a message handler without any need for a controller (and we'll see an example of this in a later chapter when we discuss processing SOAP messages for legacy </w:t>
      </w:r>
      <w:r w:rsidR="00506E69">
        <w:t xml:space="preserve">callers),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1"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95pt;height:316.5pt" o:ole="">
            <v:imagedata r:id="rId12" o:title="" croptop="4080f" cropbottom="3307f"/>
          </v:shape>
          <o:OLEObject Type="Embed" ProgID="Visio.Drawing.15" ShapeID="_x0000_i1025" DrawAspect="Content" ObjectID="_1460890294" r:id="rId13"/>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 xml:space="preserve">for self-hosted applications and applications </w:t>
      </w:r>
      <w:r w:rsidR="00EF79DF" w:rsidRPr="00EF79DF">
        <w:lastRenderedPageBreak/>
        <w:t>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599AD389"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r w:rsidRPr="00130755">
        <w:rPr>
          <w:rStyle w:val="CodeInline"/>
        </w:rPr>
        <w:t>Get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r w:rsidRPr="00130755">
        <w:rPr>
          <w:rStyle w:val="CodeInline"/>
        </w:rPr>
        <w:t>Post</w:t>
      </w:r>
      <w:r w:rsidRPr="00130755">
        <w:t xml:space="preserve"> </w:t>
      </w:r>
      <w:r w:rsidR="00536D37">
        <w:t xml:space="preserve">method </w:t>
      </w:r>
      <w:r w:rsidRPr="00130755">
        <w:t>on the controller.</w:t>
      </w:r>
    </w:p>
    <w:p w14:paraId="2A9CA20D" w14:textId="45E3FAB1"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del w:id="0" w:author="Brian Wortman" w:date="2014-05-06T09:32:00Z">
        <w:r w:rsidRPr="00130755" w:rsidDel="00084805">
          <w:delText xml:space="preserve">invoke </w:delText>
        </w:r>
      </w:del>
      <w:r w:rsidRPr="00130755">
        <w:t xml:space="preserve">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23B20A8F" w:rsidR="00130755" w:rsidRPr="00130755" w:rsidRDefault="006362B1" w:rsidP="00DC77E1">
      <w:pPr>
        <w:pStyle w:val="BodyTextCont"/>
      </w:pPr>
      <w:r>
        <w:lastRenderedPageBreak/>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r w:rsidR="00B54CA3">
        <w:t>conventions</w:t>
      </w:r>
      <w:r w:rsidR="007E0D46">
        <w:t xml:space="preserve"> </w:t>
      </w:r>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proofErr w:type="spellStart"/>
      <w:r w:rsidR="007E0D46">
        <w:t>than</w:t>
      </w:r>
      <w:proofErr w:type="spellEnd"/>
      <w:r w:rsidR="007E0D46">
        <w:t xml:space="preserve"> trying to implement REST with</w:t>
      </w:r>
      <w:r w:rsidR="00087318">
        <w:t xml:space="preserve"> </w:t>
      </w:r>
      <w:r w:rsidR="00130755" w:rsidRPr="00130755">
        <w:t>ASP.NET MVC.</w:t>
      </w:r>
    </w:p>
    <w:p w14:paraId="545B32E3" w14:textId="49723A8F" w:rsidR="00130755" w:rsidRPr="00130755" w:rsidRDefault="00130755" w:rsidP="00DC77E1">
      <w:pPr>
        <w:pStyle w:val="BodyTextCont"/>
      </w:pPr>
      <w:r w:rsidRPr="00130755">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del w:id="1" w:author="Brian Wortman" w:date="2014-05-06T09:34:00Z">
        <w:r w:rsidR="001D6AD9" w:rsidDel="00084805">
          <w:delText xml:space="preserve">You can even add an argument of </w:delText>
        </w:r>
        <w:r w:rsidRPr="00130755" w:rsidDel="00084805">
          <w:delText>.</w:delText>
        </w:r>
        <w:r w:rsidRPr="0014777F" w:rsidDel="00084805">
          <w:delText xml:space="preserve">NET type </w:delText>
        </w:r>
        <w:r w:rsidRPr="0014777F" w:rsidDel="00084805">
          <w:rPr>
            <w:rStyle w:val="CodeInline"/>
            <w:rFonts w:ascii="Utopia" w:hAnsi="Utopia"/>
          </w:rPr>
          <w:delText>HttpRequestMessage</w:delText>
        </w:r>
        <w:r w:rsidR="001D6AD9" w:rsidRPr="00200A8F" w:rsidDel="00084805">
          <w:rPr>
            <w:rStyle w:val="CodeInline"/>
            <w:rFonts w:ascii="Utopia" w:hAnsi="Utopia"/>
          </w:rPr>
          <w:delText xml:space="preserve">, which the framework </w:delText>
        </w:r>
        <w:r w:rsidR="001D6AD9" w:rsidRPr="00DC77E1" w:rsidDel="00084805">
          <w:rPr>
            <w:rStyle w:val="CodeInline"/>
            <w:rFonts w:ascii="Utopia" w:hAnsi="Utopia"/>
          </w:rPr>
          <w:delText xml:space="preserve">will </w:delText>
        </w:r>
        <w:r w:rsidR="006362B1" w:rsidDel="00084805">
          <w:rPr>
            <w:rStyle w:val="CodeInline"/>
          </w:rPr>
          <w:delText>provide</w:delText>
        </w:r>
        <w:r w:rsidR="001D6AD9" w:rsidRPr="0014777F" w:rsidDel="00084805">
          <w:rPr>
            <w:rStyle w:val="CodeInline"/>
            <w:rFonts w:ascii="Utopia" w:hAnsi="Utopia"/>
          </w:rPr>
          <w:delText xml:space="preserve"> automatically</w:delText>
        </w:r>
        <w:r w:rsidRPr="0014777F" w:rsidDel="00084805">
          <w:delText>.</w:delText>
        </w:r>
        <w:r w:rsidR="00E81FBB" w:rsidDel="00084805">
          <w:delText xml:space="preserve"> </w:delText>
        </w:r>
      </w:del>
      <w:ins w:id="2" w:author="Brian Wortman" w:date="2014-05-06T09:35:00Z">
        <w:r w:rsidR="00084805" w:rsidRPr="00084805">
          <w:t xml:space="preserve">You can even add an argument of .NET type </w:t>
        </w:r>
        <w:proofErr w:type="spellStart"/>
        <w:r w:rsidR="00084805" w:rsidRPr="00084805">
          <w:rPr>
            <w:rStyle w:val="CodeInline"/>
            <w:rPrChange w:id="3" w:author="Brian Wortman" w:date="2014-05-06T09:35:00Z">
              <w:rPr/>
            </w:rPrChange>
          </w:rPr>
          <w:t>HttpRequestMessage</w:t>
        </w:r>
        <w:proofErr w:type="spellEnd"/>
        <w:r w:rsidR="00084805" w:rsidRPr="00084805">
          <w:t>, which the framework will provide automatically.</w:t>
        </w:r>
        <w:r w:rsidR="00084805">
          <w:t xml:space="preserve"> </w:t>
        </w:r>
      </w:ins>
      <w:r w:rsidR="00E81FBB">
        <w:t>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6F48CD29" w:rsidR="00130755" w:rsidRDefault="00130755" w:rsidP="00DC77E1">
      <w:pPr>
        <w:pStyle w:val="BodyTextCont"/>
      </w:pPr>
      <w:r w:rsidRPr="00130755">
        <w:t>Note that you could instead use th</w:t>
      </w:r>
      <w:ins w:id="4" w:author="Brian Wortman" w:date="2014-05-06T09:36:00Z">
        <w:r w:rsidR="00084805">
          <w:t>e controller's</w:t>
        </w:r>
      </w:ins>
      <w:del w:id="5" w:author="Brian Wortman" w:date="2014-05-06T09:36:00Z">
        <w:r w:rsidRPr="00130755" w:rsidDel="00084805">
          <w:delText>e</w:delText>
        </w:r>
      </w:del>
      <w:r w:rsidRPr="00130755">
        <w:t xml:space="preserve"> </w:t>
      </w:r>
      <w:del w:id="6" w:author="Brian Wortman" w:date="2014-05-06T09:35:00Z">
        <w:r w:rsidR="009D01CB" w:rsidRPr="00084805" w:rsidDel="00084805">
          <w:rPr>
            <w:rStyle w:val="CodeInline"/>
          </w:rPr>
          <w:delText xml:space="preserve">controller's </w:delText>
        </w:r>
      </w:del>
      <w:r w:rsidRPr="0008480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r w:rsidR="007639DD">
        <w:t xml:space="preserve">as a matter of good design and clean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rsidRPr="00F256F6">
        <w:rPr>
          <w:rStyle w:val="CodeInline"/>
          <w:rPrChange w:id="7" w:author="Brian Wortman" w:date="2014-05-06T09:38:00Z">
            <w:rPr/>
          </w:rPrChange>
        </w:rPr>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you don’t need to do any special parsing of the JSON or XML content</w:t>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p>
    <w:p w14:paraId="03F733B9" w14:textId="77777777" w:rsidR="00F83037" w:rsidRDefault="00B47E8C" w:rsidP="00DC77E1">
      <w:pPr>
        <w:pStyle w:val="Heading2"/>
      </w:pPr>
      <w:r>
        <w:lastRenderedPageBreak/>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7F7D06" w:rsidRDefault="00AA4F10" w:rsidP="0079080E">
            <w:pPr>
              <w:pStyle w:val="TableText"/>
              <w:rPr>
                <w:rStyle w:val="CodeInline"/>
                <w:rFonts w:ascii="Utopia" w:hAnsi="Utopia"/>
                <w:rPrChange w:id="8" w:author="Brian Wortman" w:date="2014-05-06T12:06:00Z">
                  <w:rPr>
                    <w:rStyle w:val="CodeInline"/>
                  </w:rPr>
                </w:rPrChange>
              </w:rPr>
            </w:pPr>
            <w:r w:rsidRPr="007F7D06">
              <w:rPr>
                <w:rStyle w:val="CodeInline"/>
                <w:rFonts w:ascii="Utopia" w:hAnsi="Utopia"/>
                <w:rPrChange w:id="9" w:author="Brian Wortman" w:date="2014-05-06T12:06:00Z">
                  <w:rPr>
                    <w:rStyle w:val="CodeInline"/>
                  </w:rPr>
                </w:rPrChange>
              </w:rPr>
              <w:t>/</w:t>
            </w:r>
            <w:proofErr w:type="spellStart"/>
            <w:r w:rsidRPr="007F7D06">
              <w:rPr>
                <w:rStyle w:val="CodeInline"/>
                <w:rFonts w:ascii="Utopia" w:hAnsi="Utopia"/>
                <w:rPrChange w:id="10" w:author="Brian Wortman" w:date="2014-05-06T12:06:00Z">
                  <w:rPr>
                    <w:rStyle w:val="CodeInline"/>
                  </w:rPr>
                </w:rPrChange>
              </w:rPr>
              <w:t>api</w:t>
            </w:r>
            <w:proofErr w:type="spellEnd"/>
            <w:r w:rsidRPr="007F7D06">
              <w:rPr>
                <w:rStyle w:val="CodeInline"/>
                <w:rFonts w:ascii="Utopia" w:hAnsi="Utopia"/>
                <w:rPrChange w:id="11" w:author="Brian Wortman" w:date="2014-05-06T12:06:00Z">
                  <w:rPr>
                    <w:rStyle w:val="CodeInline"/>
                  </w:rPr>
                </w:rPrChang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080E" w:rsidRDefault="00AA4F10" w:rsidP="0079080E">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7F7D06" w:rsidRDefault="00AA4F10" w:rsidP="0079080E">
            <w:pPr>
              <w:pStyle w:val="TableText"/>
              <w:rPr>
                <w:rStyle w:val="CodeInline"/>
                <w:rFonts w:ascii="Utopia" w:hAnsi="Utopia"/>
                <w:rPrChange w:id="12" w:author="Brian Wortman" w:date="2014-05-06T12:06:00Z">
                  <w:rPr>
                    <w:rStyle w:val="CodeInline"/>
                  </w:rPr>
                </w:rPrChange>
              </w:rPr>
            </w:pPr>
            <w:r w:rsidRPr="007F7D06">
              <w:rPr>
                <w:rStyle w:val="CodeInline"/>
                <w:rFonts w:ascii="Utopia" w:hAnsi="Utopia"/>
                <w:rPrChange w:id="13" w:author="Brian Wortman" w:date="2014-05-06T12:06:00Z">
                  <w:rPr>
                    <w:rStyle w:val="CodeInline"/>
                  </w:rPr>
                </w:rPrChang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7F7D06" w:rsidRDefault="00AA4F10" w:rsidP="0079080E">
            <w:pPr>
              <w:pStyle w:val="TableText"/>
              <w:rPr>
                <w:rStyle w:val="CodeInline"/>
                <w:rFonts w:ascii="Utopia" w:hAnsi="Utopia"/>
                <w:rPrChange w:id="14" w:author="Brian Wortman" w:date="2014-05-06T12:06:00Z">
                  <w:rPr>
                    <w:rStyle w:val="CodeInline"/>
                  </w:rPr>
                </w:rPrChange>
              </w:rPr>
            </w:pPr>
            <w:r w:rsidRPr="007F7D06">
              <w:rPr>
                <w:rStyle w:val="CodeInline"/>
                <w:rFonts w:ascii="Utopia" w:hAnsi="Utopia"/>
                <w:rPrChange w:id="15" w:author="Brian Wortman" w:date="2014-05-06T12:06:00Z">
                  <w:rPr>
                    <w:rStyle w:val="CodeInline"/>
                  </w:rPr>
                </w:rPrChange>
              </w:rPr>
              <w:t>/</w:t>
            </w:r>
            <w:proofErr w:type="spellStart"/>
            <w:r w:rsidRPr="007F7D06">
              <w:rPr>
                <w:rStyle w:val="CodeInline"/>
                <w:rFonts w:ascii="Utopia" w:hAnsi="Utopia"/>
                <w:rPrChange w:id="16" w:author="Brian Wortman" w:date="2014-05-06T12:06:00Z">
                  <w:rPr>
                    <w:rStyle w:val="CodeInline"/>
                  </w:rPr>
                </w:rPrChange>
              </w:rPr>
              <w:t>api</w:t>
            </w:r>
            <w:proofErr w:type="spellEnd"/>
            <w:r w:rsidRPr="007F7D06">
              <w:rPr>
                <w:rStyle w:val="CodeInline"/>
                <w:rFonts w:ascii="Utopia" w:hAnsi="Utopia"/>
                <w:rPrChange w:id="17" w:author="Brian Wortman" w:date="2014-05-06T12:06:00Z">
                  <w:rPr>
                    <w:rStyle w:val="CodeInline"/>
                  </w:rPr>
                </w:rPrChange>
              </w:rPr>
              <w:t>/tasks/</w:t>
            </w:r>
            <w:proofErr w:type="spellStart"/>
            <w:r w:rsidRPr="007F7D06">
              <w:rPr>
                <w:rStyle w:val="CodeInline"/>
                <w:rFonts w:ascii="Utopia" w:hAnsi="Utopia"/>
                <w:rPrChange w:id="18" w:author="Brian Wortman" w:date="2014-05-06T12:06:00Z">
                  <w:rPr>
                    <w:rStyle w:val="CodeInline"/>
                  </w:rPr>
                </w:rPrChang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080E" w:rsidRDefault="00AA4F10" w:rsidP="0079080E">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7F7D06" w:rsidRDefault="00AA4F10" w:rsidP="0079080E">
            <w:pPr>
              <w:pStyle w:val="TableText"/>
              <w:rPr>
                <w:rStyle w:val="CodeInline"/>
                <w:rFonts w:ascii="Utopia" w:hAnsi="Utopia"/>
                <w:rPrChange w:id="19" w:author="Brian Wortman" w:date="2014-05-06T12:06:00Z">
                  <w:rPr>
                    <w:rStyle w:val="CodeInline"/>
                  </w:rPr>
                </w:rPrChange>
              </w:rPr>
            </w:pPr>
            <w:r w:rsidRPr="007F7D06">
              <w:rPr>
                <w:rStyle w:val="CodeInline"/>
                <w:rFonts w:ascii="Utopia" w:hAnsi="Utopia"/>
                <w:rPrChange w:id="20" w:author="Brian Wortman" w:date="2014-05-06T12:06:00Z">
                  <w:rPr>
                    <w:rStyle w:val="CodeInline"/>
                  </w:rPr>
                </w:rPrChange>
              </w:rPr>
              <w:t xml:space="preserve">Get(string </w:t>
            </w:r>
            <w:proofErr w:type="spellStart"/>
            <w:r w:rsidRPr="007F7D06">
              <w:rPr>
                <w:rStyle w:val="CodeInline"/>
                <w:rFonts w:ascii="Utopia" w:hAnsi="Utopia"/>
                <w:rPrChange w:id="21" w:author="Brian Wortman" w:date="2014-05-06T12:06:00Z">
                  <w:rPr>
                    <w:rStyle w:val="CodeInline"/>
                  </w:rPr>
                </w:rPrChange>
              </w:rPr>
              <w:t>taskNum</w:t>
            </w:r>
            <w:proofErr w:type="spellEnd"/>
            <w:r w:rsidRPr="007F7D06">
              <w:rPr>
                <w:rStyle w:val="CodeInline"/>
                <w:rFonts w:ascii="Utopia" w:hAnsi="Utopia"/>
                <w:rPrChange w:id="22" w:author="Brian Wortman" w:date="2014-05-06T12:06:00Z">
                  <w:rPr>
                    <w:rStyle w:val="CodeInline"/>
                  </w:rPr>
                </w:rPrChang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5DB56BEB"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lastRenderedPageBreak/>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xml:space="preserve">. Note the </w:t>
      </w:r>
      <w:r w:rsidRPr="00F256F6">
        <w:rPr>
          <w:rStyle w:val="CodeInline"/>
          <w:rPrChange w:id="23" w:author="Brian Wortman" w:date="2014-05-06T09:40:00Z">
            <w:rPr/>
          </w:rPrChange>
        </w:rPr>
        <w:t>Route</w:t>
      </w:r>
      <w:r>
        <w:t xml:space="preserv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lastRenderedPageBreak/>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rsidRPr="00F256F6">
        <w:rPr>
          <w:rStyle w:val="CodeInline"/>
          <w:rPrChange w:id="24" w:author="Brian Wortman" w:date="2014-05-06T09:41:00Z">
            <w:rPr/>
          </w:rPrChange>
        </w:rPr>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79080E">
        <w:rPr>
          <w:rStyle w:val="CodeInline"/>
        </w:rPr>
        <w:t>WebApiConfig</w:t>
      </w:r>
      <w:proofErr w:type="spellEnd"/>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proofErr w:type="spellStart"/>
      <w:r w:rsidR="00047C76" w:rsidRPr="005203C8">
        <w:rPr>
          <w:rStyle w:val="CodeInlin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lastRenderedPageBreak/>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proofErr w:type="spellStart"/>
      <w:r w:rsidRPr="00F256F6">
        <w:rPr>
          <w:rStyle w:val="CodeInline"/>
          <w:rPrChange w:id="25" w:author="Brian Wortman" w:date="2014-05-06T09:42:00Z">
            <w:rPr/>
          </w:rPrChange>
        </w:rP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w:t>
      </w:r>
      <w:r w:rsidR="004765E8" w:rsidRPr="00F256F6">
        <w:rPr>
          <w:rStyle w:val="CodeInline"/>
          <w:rPrChange w:id="26" w:author="Brian Wortman" w:date="2014-05-06T09:42:00Z">
            <w:rPr/>
          </w:rPrChange>
        </w:rPr>
        <w:t>Route</w:t>
      </w:r>
      <w:r w:rsidR="004765E8">
        <w:t xml:space="preserv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F256F6">
        <w:rPr>
          <w:rStyle w:val="CodeInline"/>
          <w:rPrChange w:id="27" w:author="Brian Wortman" w:date="2014-05-06T09:42:00Z">
            <w:rPr/>
          </w:rPrChange>
        </w:rPr>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rsidRPr="00F256F6">
        <w:rPr>
          <w:rStyle w:val="CodeInline"/>
          <w:rPrChange w:id="28" w:author="Brian Wortman" w:date="2014-05-06T09:43:00Z">
            <w:rPr/>
          </w:rPrChange>
        </w:rPr>
        <w:t>HttpGet</w:t>
      </w:r>
      <w:proofErr w:type="spellEnd"/>
      <w:r>
        <w:t xml:space="preserve"> attribute to the method to inform the framework that this is an action method </w:t>
      </w:r>
      <w:r w:rsidR="009C3028">
        <w:t xml:space="preserve">suitable </w:t>
      </w:r>
      <w:r>
        <w:t>for GET requests.</w:t>
      </w:r>
      <w:r w:rsidR="009C3028">
        <w:t xml:space="preserve"> Also note the </w:t>
      </w:r>
      <w:r w:rsidR="009C3028" w:rsidRPr="00F256F6">
        <w:rPr>
          <w:rStyle w:val="CodeInline"/>
          <w:rPrChange w:id="29" w:author="Brian Wortman" w:date="2014-05-06T09:43:00Z">
            <w:rPr/>
          </w:rPrChange>
        </w:rPr>
        <w:t>Route</w:t>
      </w:r>
      <w:r w:rsidR="009C3028">
        <w:t xml:space="preserv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w:t>
      </w:r>
      <w:r w:rsidR="009C3028" w:rsidRPr="00F256F6">
        <w:rPr>
          <w:rStyle w:val="CodeInline"/>
          <w:rPrChange w:id="30" w:author="Brian Wortman" w:date="2014-05-06T09:43:00Z">
            <w:rPr/>
          </w:rPrChange>
        </w:rPr>
        <w:t>Get</w:t>
      </w:r>
      <w:r w:rsidR="009C3028">
        <w:t xml:space="preserve">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proofErr w:type="spellStart"/>
      <w:r w:rsidR="00505EB7" w:rsidRPr="00F256F6">
        <w:rPr>
          <w:rStyle w:val="CodeInline"/>
          <w:rPrChange w:id="31" w:author="Brian Wortman" w:date="2014-05-06T09:43:00Z">
            <w:rPr/>
          </w:rPrChange>
        </w:rPr>
        <w:t>FindByTaskNumberRoute</w:t>
      </w:r>
      <w:proofErr w:type="spellEnd"/>
      <w:r w:rsidR="00505EB7">
        <w:t xml:space="preserve"> to the </w:t>
      </w:r>
      <w:proofErr w:type="spellStart"/>
      <w:r w:rsidR="00505EB7" w:rsidRPr="00F256F6">
        <w:rPr>
          <w:rStyle w:val="CodeInline"/>
          <w:rPrChange w:id="32" w:author="Brian Wortman" w:date="2014-05-06T09:43:00Z">
            <w:rPr/>
          </w:rPrChange>
        </w:rPr>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lastRenderedPageBreak/>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33"/>
      <w:r w:rsidR="000B3BCC">
        <w:t>versioning</w:t>
      </w:r>
      <w:commentRangeEnd w:id="33"/>
      <w:r w:rsidR="000B3BCC">
        <w:rPr>
          <w:rFonts w:asciiTheme="minorHAnsi" w:hAnsiTheme="minorHAnsi"/>
          <w:b w:val="0"/>
          <w:caps w:val="0"/>
        </w:rPr>
        <w:commentReference w:id="33"/>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lastRenderedPageBreak/>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7F7D06" w:rsidRDefault="00127C7B" w:rsidP="0079080E">
            <w:pPr>
              <w:pStyle w:val="TableText"/>
              <w:rPr>
                <w:rStyle w:val="CodeInline"/>
                <w:rFonts w:ascii="Utopia" w:eastAsiaTheme="minorHAnsi" w:hAnsi="Utopia"/>
                <w:rPrChange w:id="34" w:author="Brian Wortman" w:date="2014-05-06T12:06:00Z">
                  <w:rPr>
                    <w:rStyle w:val="CodeInline"/>
                    <w:rFonts w:eastAsiaTheme="minorHAnsi" w:cstheme="minorBidi"/>
                    <w:szCs w:val="22"/>
                  </w:rPr>
                </w:rPrChange>
              </w:rPr>
            </w:pPr>
            <w:r w:rsidRPr="007F7D06">
              <w:rPr>
                <w:rStyle w:val="CodeInline"/>
                <w:rFonts w:ascii="Utopia" w:hAnsi="Utopia"/>
                <w:rPrChange w:id="35" w:author="Brian Wortman" w:date="2014-05-06T12:06:00Z">
                  <w:rPr>
                    <w:rStyle w:val="CodeInline"/>
                  </w:rPr>
                </w:rPrChange>
              </w:rPr>
              <w:t>/</w:t>
            </w:r>
            <w:proofErr w:type="spellStart"/>
            <w:r w:rsidRPr="007F7D06">
              <w:rPr>
                <w:rStyle w:val="CodeInline"/>
                <w:rFonts w:ascii="Utopia" w:hAnsi="Utopia"/>
                <w:rPrChange w:id="36" w:author="Brian Wortman" w:date="2014-05-06T12:06:00Z">
                  <w:rPr>
                    <w:rStyle w:val="CodeInline"/>
                  </w:rPr>
                </w:rPrChange>
              </w:rPr>
              <w:t>api</w:t>
            </w:r>
            <w:proofErr w:type="spellEnd"/>
            <w:r w:rsidRPr="007F7D06">
              <w:rPr>
                <w:rStyle w:val="CodeInline"/>
                <w:rFonts w:ascii="Utopia" w:hAnsi="Utopia"/>
                <w:rPrChange w:id="37" w:author="Brian Wortman" w:date="2014-05-06T12:06:00Z">
                  <w:rPr>
                    <w:rStyle w:val="CodeInline"/>
                  </w:rPr>
                </w:rPrChange>
              </w:rPr>
              <w:t>/</w:t>
            </w:r>
            <w:r w:rsidR="009000A8" w:rsidRPr="007F7D06">
              <w:rPr>
                <w:rStyle w:val="CodeInline"/>
                <w:rFonts w:ascii="Utopia" w:hAnsi="Utopia"/>
                <w:rPrChange w:id="38" w:author="Brian Wortman" w:date="2014-05-06T12:06:00Z">
                  <w:rPr>
                    <w:rStyle w:val="CodeInline"/>
                  </w:rPr>
                </w:rPrChange>
              </w:rPr>
              <w:t>{</w:t>
            </w:r>
            <w:proofErr w:type="spellStart"/>
            <w:r w:rsidR="009000A8" w:rsidRPr="007F7D06">
              <w:rPr>
                <w:rStyle w:val="CodeInline"/>
                <w:rFonts w:ascii="Utopia" w:hAnsi="Utopia"/>
                <w:rPrChange w:id="39" w:author="Brian Wortman" w:date="2014-05-06T12:06:00Z">
                  <w:rPr>
                    <w:rStyle w:val="CodeInline"/>
                  </w:rPr>
                </w:rPrChange>
              </w:rPr>
              <w:t>apiVersion</w:t>
            </w:r>
            <w:proofErr w:type="spellEnd"/>
            <w:r w:rsidR="009000A8" w:rsidRPr="007F7D06">
              <w:rPr>
                <w:rStyle w:val="CodeInline"/>
                <w:rFonts w:ascii="Utopia" w:hAnsi="Utopia"/>
                <w:rPrChange w:id="40" w:author="Brian Wortman" w:date="2014-05-06T12:06:00Z">
                  <w:rPr>
                    <w:rStyle w:val="CodeInline"/>
                  </w:rPr>
                </w:rPrChange>
              </w:rPr>
              <w:t>}/</w:t>
            </w:r>
            <w:r w:rsidRPr="007F7D06">
              <w:rPr>
                <w:rStyle w:val="CodeInline"/>
                <w:rFonts w:ascii="Utopia" w:hAnsi="Utopia"/>
                <w:rPrChange w:id="41" w:author="Brian Wortman" w:date="2014-05-06T12:06:00Z">
                  <w:rPr>
                    <w:rStyle w:val="CodeInline"/>
                  </w:rPr>
                </w:rPrChange>
              </w:rPr>
              <w:t>tasks</w:t>
            </w:r>
          </w:p>
        </w:tc>
        <w:tc>
          <w:tcPr>
            <w:tcW w:w="1080" w:type="dxa"/>
          </w:tcPr>
          <w:p w14:paraId="3A874846" w14:textId="77777777" w:rsidR="00127C7B" w:rsidRPr="0079080E" w:rsidRDefault="00127C7B" w:rsidP="0079080E">
            <w:pPr>
              <w:pStyle w:val="TableText"/>
            </w:pPr>
            <w:r w:rsidRPr="0079080E">
              <w:t>POST</w:t>
            </w:r>
          </w:p>
        </w:tc>
        <w:tc>
          <w:tcPr>
            <w:tcW w:w="4410" w:type="dxa"/>
          </w:tcPr>
          <w:p w14:paraId="72EC7227" w14:textId="77777777" w:rsidR="00127C7B" w:rsidRPr="0079080E" w:rsidRDefault="00127C7B" w:rsidP="0079080E">
            <w:pPr>
              <w:pStyle w:val="TableText"/>
            </w:pPr>
            <w:r w:rsidRPr="0079080E">
              <w:t>Creates a new task; returns the new task in the response</w:t>
            </w:r>
          </w:p>
        </w:tc>
      </w:tr>
    </w:tbl>
    <w:p w14:paraId="16D30843" w14:textId="6858B5EE" w:rsidR="00127C7B" w:rsidRDefault="00715CED" w:rsidP="00DC77E1">
      <w:pPr>
        <w:pStyle w:val="Heading2"/>
      </w:pPr>
      <w:commentRangeStart w:id="42"/>
      <w:r>
        <w:t>Implementing POST</w:t>
      </w:r>
      <w:commentRangeEnd w:id="42"/>
      <w:r w:rsidR="005D6F78">
        <w:rPr>
          <w:rFonts w:asciiTheme="minorHAnsi" w:hAnsiTheme="minorHAnsi"/>
          <w:b w:val="0"/>
          <w:sz w:val="22"/>
          <w:szCs w:val="22"/>
        </w:rPr>
        <w:commentReference w:id="42"/>
      </w:r>
    </w:p>
    <w:p w14:paraId="38F0AC69" w14:textId="62E9B218" w:rsidR="009000A8" w:rsidRDefault="00715CED" w:rsidP="00DC77E1">
      <w:pPr>
        <w:pStyle w:val="BodyTextFirst"/>
      </w:pPr>
      <w:r>
        <w:t xml:space="preserve">Add two folders to the </w:t>
      </w:r>
      <w:r w:rsidRPr="008727B2">
        <w:rPr>
          <w:rStyle w:val="CodeInline"/>
          <w:rPrChange w:id="43" w:author="Brian Wortman" w:date="2014-05-06T09:49:00Z">
            <w:rPr/>
          </w:rPrChange>
        </w:rPr>
        <w:t>Controllers</w:t>
      </w:r>
      <w:r>
        <w:t xml:space="preserve">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lastRenderedPageBreak/>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1B06BD36" w:rsidR="00715CED" w:rsidRDefault="002A7CEE" w:rsidP="00DC77E1">
      <w:pPr>
        <w:pStyle w:val="BodyTextCont"/>
      </w:pPr>
      <w:r>
        <w:t xml:space="preserve">Add a new </w:t>
      </w:r>
      <w:r w:rsidR="00A374D9">
        <w:t xml:space="preserve">controller </w:t>
      </w:r>
      <w:r>
        <w:t xml:space="preserve">named </w:t>
      </w:r>
      <w:proofErr w:type="spellStart"/>
      <w:r w:rsidRPr="00F256F6">
        <w:rPr>
          <w:rStyle w:val="CodeInline"/>
          <w:rPrChange w:id="44" w:author="Brian Wortman" w:date="2014-05-06T09:46:00Z">
            <w:rPr/>
          </w:rPrChange>
        </w:rPr>
        <w:t>TasksController</w:t>
      </w:r>
      <w:proofErr w:type="spellEnd"/>
      <w:r>
        <w:t xml:space="preserve"> to each</w:t>
      </w:r>
      <w:r w:rsidR="000D569D">
        <w:t xml:space="preserve"> </w:t>
      </w:r>
      <w:r w:rsidR="00BE54AF">
        <w:t>folder using the empty Web API 2 controller template</w:t>
      </w:r>
      <w:r w:rsidR="004C367C">
        <w:t xml:space="preserve"> (see Figures 5-2 and 5-3)</w:t>
      </w:r>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995BE64" w:rsidR="001479E1" w:rsidRDefault="00A374D9" w:rsidP="00DC77E1">
      <w:pPr>
        <w:pStyle w:val="BodyTextCont"/>
      </w:pPr>
      <w:r>
        <w:t xml:space="preserve">Now there will be two </w:t>
      </w:r>
      <w:proofErr w:type="spellStart"/>
      <w:r w:rsidRPr="00F256F6">
        <w:rPr>
          <w:rStyle w:val="CodeInline"/>
          <w:rPrChange w:id="45" w:author="Brian Wortman" w:date="2014-05-06T09:46:00Z">
            <w:rPr/>
          </w:rPrChange>
        </w:rPr>
        <w:t>Task</w:t>
      </w:r>
      <w:r w:rsidR="00995821" w:rsidRPr="00F256F6">
        <w:rPr>
          <w:rStyle w:val="CodeInline"/>
          <w:rPrChange w:id="46" w:author="Brian Wortman" w:date="2014-05-06T09:46:00Z">
            <w:rPr/>
          </w:rPrChange>
        </w:rPr>
        <w:t>s</w:t>
      </w:r>
      <w:r w:rsidRPr="00F256F6">
        <w:rPr>
          <w:rStyle w:val="CodeInline"/>
          <w:rPrChange w:id="47" w:author="Brian Wortman" w:date="2014-05-06T09:46:00Z">
            <w:rPr/>
          </w:rPrChange>
        </w:rPr>
        <w:t>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r w:rsidR="003B70CA">
        <w:t>, and the V1 controller is the first match it finds</w:t>
      </w:r>
      <w:r w:rsidR="001479E1">
        <w:t>.</w:t>
      </w:r>
      <w:r w:rsidR="000C296D">
        <w:t xml:space="preserve"> This is the case with both convention- and attribute-based routing.</w:t>
      </w:r>
    </w:p>
    <w:p w14:paraId="179CFB32" w14:textId="23AE10A0"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D35C67">
        <w:t xml:space="preserve"> that takes namespace into account when looking for the matching controller class</w:t>
      </w:r>
      <w:r w:rsidRPr="001479E1">
        <w:t>.</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w:t>
      </w:r>
      <w:r w:rsidRPr="00F256F6">
        <w:rPr>
          <w:rStyle w:val="CodeInline"/>
          <w:rPrChange w:id="48" w:author="Brian Wortman" w:date="2014-05-06T09:47:00Z">
            <w:rPr/>
          </w:rPrChange>
        </w:rPr>
        <w:t>Routing</w:t>
      </w:r>
      <w:r>
        <w:t xml:space="preserve"> to the </w:t>
      </w:r>
      <w:r w:rsidRPr="008727B2">
        <w:rPr>
          <w:rStyle w:val="CodeInline"/>
          <w:rPrChange w:id="49" w:author="Brian Wortman" w:date="2014-05-06T09:50:00Z">
            <w:rPr/>
          </w:rPrChange>
        </w:rPr>
        <w:t>WebApi2Book.Web.Common</w:t>
      </w:r>
      <w:r w:rsidRPr="000C296D">
        <w:t xml:space="preserve"> </w:t>
      </w:r>
      <w:r>
        <w:t xml:space="preserve">project, and then add a class named </w:t>
      </w:r>
      <w:proofErr w:type="spellStart"/>
      <w:r w:rsidRPr="00F256F6">
        <w:rPr>
          <w:rStyle w:val="CodeInline"/>
          <w:rPrChange w:id="50" w:author="Brian Wortman" w:date="2014-05-06T09:47:00Z">
            <w:rPr/>
          </w:rPrChange>
        </w:rP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5735937B" w:rsidR="00853687" w:rsidRDefault="00A74054" w:rsidP="00DC77E1">
      <w:pPr>
        <w:pStyle w:val="BodyTextCont"/>
      </w:pPr>
      <w:r>
        <w:t>This class implements</w:t>
      </w:r>
      <w:ins w:id="51" w:author="Brian Wortman" w:date="2014-05-06T13:49:00Z">
        <w:r w:rsidR="0079080E">
          <w:t xml:space="preserve"> the</w:t>
        </w:r>
      </w:ins>
      <w:del w:id="52" w:author="Brian Wortman" w:date="2014-05-06T13:49:00Z">
        <w:r w:rsidDel="0079080E">
          <w:delText xml:space="preserve"> </w:delText>
        </w:r>
        <w:r w:rsidRPr="008727B2" w:rsidDel="0079080E">
          <w:rPr>
            <w:rStyle w:val="CodeInline"/>
            <w:rPrChange w:id="53" w:author="Brian Wortman" w:date="2014-05-06T09:50:00Z">
              <w:rPr/>
            </w:rPrChange>
          </w:rPr>
          <w:delText xml:space="preserve">the </w:delText>
        </w:r>
      </w:del>
      <w:ins w:id="54" w:author="Brian Wortman" w:date="2014-05-06T13:49:00Z">
        <w:r w:rsidR="0079080E">
          <w:rPr>
            <w:rStyle w:val="CodeInline"/>
          </w:rPr>
          <w:t xml:space="preserve"> </w:t>
        </w:r>
      </w:ins>
      <w:proofErr w:type="spellStart"/>
      <w:r w:rsidRPr="008727B2">
        <w:rPr>
          <w:rStyle w:val="CodeInline"/>
          <w:rPrChange w:id="55" w:author="Brian Wortman" w:date="2014-05-06T09:50:00Z">
            <w:rPr/>
          </w:rPrChange>
        </w:rPr>
        <w:t>IHttpRouteConstraint.Match</w:t>
      </w:r>
      <w:proofErr w:type="spellEnd"/>
      <w:r>
        <w:t xml:space="preserve"> method. </w:t>
      </w:r>
      <w:r w:rsidRPr="0079080E">
        <w:rPr>
          <w:rStyle w:val="CodeInline"/>
          <w:rPrChange w:id="56" w:author="Brian Wortman" w:date="2014-05-06T13:49:00Z">
            <w:rPr/>
          </w:rPrChange>
        </w:rPr>
        <w:t>Match</w:t>
      </w:r>
      <w:r>
        <w:t xml:space="preserve"> will return true if the specified parameter name equals the </w:t>
      </w:r>
      <w:proofErr w:type="spellStart"/>
      <w:r w:rsidRPr="008727B2">
        <w:rPr>
          <w:rStyle w:val="CodeInline"/>
          <w:rPrChange w:id="57" w:author="Brian Wortman" w:date="2014-05-06T09:50:00Z">
            <w:rPr/>
          </w:rPrChange>
        </w:rP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rsidRPr="008727B2">
        <w:rPr>
          <w:rStyle w:val="CodeInline"/>
          <w:rPrChange w:id="58" w:author="Brian Wortman" w:date="2014-05-06T09:50:00Z">
            <w:rPr/>
          </w:rPrChange>
        </w:rPr>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8727B2">
        <w:rPr>
          <w:rStyle w:val="CodeInline"/>
          <w:rPrChange w:id="59" w:author="Brian Wortman" w:date="2014-05-06T09:50:00Z">
            <w:rPr/>
          </w:rPrChange>
        </w:rPr>
        <w:t>ApiVersion1RoutePrefixAttribute</w:t>
      </w:r>
      <w:r>
        <w:t xml:space="preserve"> to the </w:t>
      </w:r>
      <w:r w:rsidRPr="008727B2">
        <w:rPr>
          <w:rStyle w:val="CodeInline"/>
          <w:rPrChange w:id="60" w:author="Brian Wortman" w:date="2014-05-06T09:50:00Z">
            <w:rPr/>
          </w:rPrChange>
        </w:rPr>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3C20CC52" w:rsidR="004B6FCB" w:rsidRDefault="006A0563" w:rsidP="00DC77E1">
      <w:pPr>
        <w:pStyle w:val="BodyTextCont"/>
      </w:pPr>
      <w:r>
        <w:lastRenderedPageBreak/>
        <w:t xml:space="preserve">The main purpose of this </w:t>
      </w:r>
      <w:r w:rsidR="00FA2049">
        <w:t xml:space="preserve">attribute </w:t>
      </w:r>
      <w:r>
        <w:t xml:space="preserve">class is to encapsulate the </w:t>
      </w:r>
      <w:del w:id="61" w:author="Brian Wortman" w:date="2014-05-06T09:54:00Z">
        <w:r w:rsidRPr="008727B2" w:rsidDel="008727B2">
          <w:rPr>
            <w:rStyle w:val="CodeInline"/>
            <w:rPrChange w:id="62" w:author="Brian Wortman" w:date="2014-05-06T09:54:00Z">
              <w:rPr/>
            </w:rPrChange>
          </w:rPr>
          <w:delText>"</w:delText>
        </w:r>
      </w:del>
      <w:proofErr w:type="spellStart"/>
      <w:r w:rsidRPr="008727B2">
        <w:rPr>
          <w:rStyle w:val="CodeInline"/>
          <w:rPrChange w:id="63" w:author="Brian Wortman" w:date="2014-05-06T09:54:00Z">
            <w:rPr/>
          </w:rPrChange>
        </w:rPr>
        <w:t>api</w:t>
      </w:r>
      <w:proofErr w:type="spellEnd"/>
      <w:r w:rsidRPr="008727B2">
        <w:rPr>
          <w:rStyle w:val="CodeInline"/>
          <w:rPrChange w:id="64" w:author="Brian Wortman" w:date="2014-05-06T09:54:00Z">
            <w:rPr/>
          </w:rPrChange>
        </w:rPr>
        <w:t>/v1</w:t>
      </w:r>
      <w:del w:id="65" w:author="Brian Wortman" w:date="2014-05-06T09:54:00Z">
        <w:r w:rsidRPr="008727B2" w:rsidDel="008727B2">
          <w:rPr>
            <w:rStyle w:val="CodeInline"/>
            <w:rPrChange w:id="66" w:author="Brian Wortman" w:date="2014-05-06T09:54:00Z">
              <w:rPr/>
            </w:rPrChange>
          </w:rPr>
          <w:delText>"</w:delText>
        </w:r>
      </w:del>
      <w:r>
        <w:t xml:space="preserve"> part of the route </w:t>
      </w:r>
      <w:r w:rsidR="00494E3B">
        <w:t xml:space="preserve">template </w:t>
      </w:r>
      <w:r>
        <w:t xml:space="preserve">so that we don't have to copy and paste it </w:t>
      </w:r>
      <w:r w:rsidR="004A23A4">
        <w:t xml:space="preserve">over all of </w:t>
      </w:r>
      <w:r w:rsidR="004C367C">
        <w:t xml:space="preserve">the </w:t>
      </w:r>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rsidRPr="008727B2">
        <w:rPr>
          <w:rStyle w:val="CodeInline"/>
          <w:rPrChange w:id="67" w:author="Brian Wortman" w:date="2014-05-06T09:51:00Z">
            <w:rPr/>
          </w:rPrChange>
        </w:rPr>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rsidRPr="008727B2">
        <w:rPr>
          <w:rStyle w:val="CodeInline"/>
          <w:rPrChange w:id="68" w:author="Brian Wortman" w:date="2014-05-06T09:51:00Z">
            <w:rPr/>
          </w:rPrChange>
        </w:rPr>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8727B2">
        <w:rPr>
          <w:rStyle w:val="CodeInline"/>
          <w:rPrChange w:id="69" w:author="Brian Wortman" w:date="2014-05-06T09:51:00Z">
            <w:rPr/>
          </w:rPrChange>
        </w:rPr>
        <w:t>ApiVersion1RoutePrefixAttribute</w:t>
      </w:r>
      <w:r>
        <w:t xml:space="preserve"> to the appropriate </w:t>
      </w:r>
      <w:proofErr w:type="spellStart"/>
      <w:r w:rsidRPr="008727B2">
        <w:rPr>
          <w:rStyle w:val="CodeInline"/>
          <w:rPrChange w:id="70" w:author="Brian Wortman" w:date="2014-05-06T09:51:00Z">
            <w:rPr/>
          </w:rPrChange>
        </w:rP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5A696D37" w:rsidR="004B6FCB" w:rsidRDefault="008727B2" w:rsidP="00DC77E1">
      <w:pPr>
        <w:pStyle w:val="BodyTextCont"/>
      </w:pPr>
      <w:ins w:id="71" w:author="Brian Wortman" w:date="2014-05-06T09:52:00Z">
        <w:r>
          <w:t>Studying</w:t>
        </w:r>
      </w:ins>
      <w:del w:id="72" w:author="Brian Wortman" w:date="2014-05-06T09:52:00Z">
        <w:r w:rsidR="00B55303" w:rsidDel="008727B2">
          <w:delText>Looking</w:delText>
        </w:r>
      </w:del>
      <w:r w:rsidR="00B55303">
        <w:t xml:space="preserve"> </w:t>
      </w:r>
      <w:del w:id="73" w:author="Brian Wortman" w:date="2014-05-06T09:52:00Z">
        <w:r w:rsidR="00B55303" w:rsidDel="008727B2">
          <w:delText xml:space="preserve">at </w:delText>
        </w:r>
      </w:del>
      <w:r w:rsidR="00B55303">
        <w:t xml:space="preserve">the </w:t>
      </w:r>
      <w:r w:rsidR="00B55303" w:rsidRPr="008727B2">
        <w:rPr>
          <w:rStyle w:val="CodeInline"/>
          <w:rPrChange w:id="74" w:author="Brian Wortman" w:date="2014-05-06T09:51:00Z">
            <w:rPr/>
          </w:rPrChange>
        </w:rPr>
        <w:t>ApiVersion1RoutePrefixAttribute</w:t>
      </w:r>
      <w:r w:rsidR="00B55303" w:rsidRPr="00B55303">
        <w:t xml:space="preserve"> </w:t>
      </w:r>
      <w:r w:rsidR="00B55303">
        <w:t xml:space="preserve">class and the </w:t>
      </w:r>
      <w:proofErr w:type="spellStart"/>
      <w:r w:rsidR="00B55303" w:rsidRPr="008727B2">
        <w:rPr>
          <w:rStyle w:val="CodeInline"/>
          <w:rPrChange w:id="75" w:author="Brian Wortman" w:date="2014-05-06T09:51:00Z">
            <w:rPr/>
          </w:rPrChange>
        </w:rPr>
        <w:t>TasksController</w:t>
      </w:r>
      <w:proofErr w:type="spellEnd"/>
      <w:r w:rsidR="00B55303">
        <w:t xml:space="preserve"> class we can see that this </w:t>
      </w:r>
      <w:proofErr w:type="spellStart"/>
      <w:ins w:id="76" w:author="Brian Wortman" w:date="2014-05-06T09:52:00Z">
        <w:r w:rsidRPr="008727B2">
          <w:rPr>
            <w:rStyle w:val="CodeInline"/>
            <w:rPrChange w:id="77" w:author="Brian Wortman" w:date="2014-05-06T09:52:00Z">
              <w:rPr/>
            </w:rPrChange>
          </w:rPr>
          <w:t>TasksC</w:t>
        </w:r>
      </w:ins>
      <w:del w:id="78" w:author="Brian Wortman" w:date="2014-05-06T09:52:00Z">
        <w:r w:rsidR="00350827" w:rsidRPr="008727B2" w:rsidDel="008727B2">
          <w:rPr>
            <w:rStyle w:val="CodeInline"/>
            <w:rPrChange w:id="79" w:author="Brian Wortman" w:date="2014-05-06T09:52:00Z">
              <w:rPr/>
            </w:rPrChange>
          </w:rPr>
          <w:delText>c</w:delText>
        </w:r>
      </w:del>
      <w:r w:rsidR="00350827" w:rsidRPr="008727B2">
        <w:rPr>
          <w:rStyle w:val="CodeInline"/>
          <w:rPrChange w:id="80" w:author="Brian Wortman" w:date="2014-05-06T09:52:00Z">
            <w:rPr/>
          </w:rPrChange>
        </w:rPr>
        <w:t>ontroller</w:t>
      </w:r>
      <w:proofErr w:type="spellEnd"/>
      <w:r w:rsidR="00350827">
        <w:t xml:space="preserve"> implementation </w:t>
      </w:r>
      <w:r w:rsidR="00B55303">
        <w:t>is equivalent to</w:t>
      </w:r>
      <w:r w:rsidR="000161EA">
        <w:t xml:space="preserve"> the following</w:t>
      </w:r>
      <w:r w:rsidR="00B55303">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81" w:name="OLE_LINK1"/>
      <w:bookmarkStart w:id="82" w:name="OLE_LINK2"/>
      <w:r>
        <w:t xml:space="preserve"> </w:t>
      </w:r>
      <w:bookmarkStart w:id="83" w:name="OLE_LINK3"/>
      <w:bookmarkStart w:id="84" w:name="OLE_LINK4"/>
      <w:r>
        <w:t>[</w:t>
      </w:r>
      <w:r w:rsidRPr="00B55303">
        <w:t>RoutePrefix("api/{apiVersion:apiVersionConstraint(v1)}</w:t>
      </w:r>
      <w:r w:rsidR="00AA69FE">
        <w:t>/tasks</w:t>
      </w:r>
      <w:r w:rsidRPr="00B55303">
        <w:t>"</w:t>
      </w:r>
      <w:r w:rsidRPr="00200A8F">
        <w:t>)]</w:t>
      </w:r>
      <w:bookmarkEnd w:id="81"/>
      <w:bookmarkEnd w:id="82"/>
    </w:p>
    <w:bookmarkEnd w:id="83"/>
    <w:bookmarkEnd w:id="84"/>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4F506F99" w:rsidR="00B55303" w:rsidRDefault="00AA69FE" w:rsidP="00DC77E1">
      <w:pPr>
        <w:pStyle w:val="BodyTextCont"/>
      </w:pPr>
      <w:r>
        <w:t>Recalling what we learned in the Attribute-Based Routing section earlier in the chapter</w:t>
      </w:r>
      <w:ins w:id="85" w:author="Brian Wortman" w:date="2014-05-05T21:43:00Z">
        <w:r w:rsidR="00187A75">
          <w:t>,</w:t>
        </w:r>
      </w:ins>
      <w:r>
        <w:t xml:space="preserve"> we </w:t>
      </w:r>
      <w:r w:rsidR="0091195F">
        <w:t xml:space="preserve">now recognize that </w:t>
      </w:r>
      <w:del w:id="86" w:author="Brian Wortman" w:date="2014-05-06T09:53:00Z">
        <w:r w:rsidR="0091195F" w:rsidDel="008727B2">
          <w:delText xml:space="preserve">the </w:delText>
        </w:r>
      </w:del>
      <w:ins w:id="87" w:author="Brian Wortman" w:date="2014-05-06T09:53:00Z">
        <w:r w:rsidR="008727B2">
          <w:t xml:space="preserve">this </w:t>
        </w:r>
      </w:ins>
      <w:proofErr w:type="spellStart"/>
      <w:r w:rsidR="0091195F" w:rsidRPr="008727B2">
        <w:rPr>
          <w:rStyle w:val="CodeInline"/>
          <w:rPrChange w:id="88" w:author="Brian Wortman" w:date="2014-05-06T09:53:00Z">
            <w:rPr/>
          </w:rPrChange>
        </w:rPr>
        <w:t>RoutePrefix</w:t>
      </w:r>
      <w:proofErr w:type="spellEnd"/>
      <w:r w:rsidR="0091195F">
        <w:t xml:space="preserve"> attribute is configured to match a URL path of </w:t>
      </w:r>
      <w:proofErr w:type="spellStart"/>
      <w:r w:rsidR="0091195F" w:rsidRPr="008727B2">
        <w:rPr>
          <w:rStyle w:val="CodeInline"/>
          <w:rPrChange w:id="89" w:author="Brian Wortman" w:date="2014-05-06T09:54:00Z">
            <w:rPr/>
          </w:rPrChange>
        </w:rPr>
        <w:t>api</w:t>
      </w:r>
      <w:proofErr w:type="spellEnd"/>
      <w:proofErr w:type="gramStart"/>
      <w:r w:rsidR="0091195F" w:rsidRPr="008727B2">
        <w:rPr>
          <w:rStyle w:val="CodeInline"/>
          <w:rPrChange w:id="90" w:author="Brian Wortman" w:date="2014-05-06T09:54:00Z">
            <w:rPr/>
          </w:rPrChange>
        </w:rPr>
        <w:t>/{</w:t>
      </w:r>
      <w:proofErr w:type="spellStart"/>
      <w:proofErr w:type="gramEnd"/>
      <w:r w:rsidR="0091195F" w:rsidRPr="008727B2">
        <w:rPr>
          <w:rStyle w:val="CodeInline"/>
          <w:rPrChange w:id="91" w:author="Brian Wortman" w:date="2014-05-06T09:54:00Z">
            <w:rPr/>
          </w:rPrChange>
        </w:rPr>
        <w:t>apiVersion</w:t>
      </w:r>
      <w:proofErr w:type="spellEnd"/>
      <w:r w:rsidR="0091195F" w:rsidRPr="008727B2">
        <w:rPr>
          <w:rStyle w:val="CodeInline"/>
          <w:rPrChange w:id="92" w:author="Brian Wortman" w:date="2014-05-06T09:54:00Z">
            <w:rPr/>
          </w:rPrChange>
        </w:rPr>
        <w:t>}/tasks</w:t>
      </w:r>
      <w:ins w:id="93" w:author="Brian Wortman" w:date="2014-05-05T21:44:00Z">
        <w:r w:rsidR="00187A75">
          <w:t xml:space="preserve">. </w:t>
        </w:r>
      </w:ins>
      <w:ins w:id="94" w:author="Brian Wortman" w:date="2014-05-05T21:52:00Z">
        <w:r w:rsidR="00187A75">
          <w:t>We also see that t</w:t>
        </w:r>
      </w:ins>
      <w:del w:id="95" w:author="Brian Wortman" w:date="2014-05-05T21:44:00Z">
        <w:r w:rsidR="0091195F" w:rsidDel="00187A75">
          <w:delText>, where t</w:delText>
        </w:r>
      </w:del>
      <w:r w:rsidR="0091195F">
        <w:t xml:space="preserve">he </w:t>
      </w:r>
      <w:proofErr w:type="spellStart"/>
      <w:r w:rsidR="0091195F" w:rsidRPr="008727B2">
        <w:rPr>
          <w:rStyle w:val="CodeInline"/>
          <w:rPrChange w:id="96" w:author="Brian Wortman" w:date="2014-05-06T09:56:00Z">
            <w:rPr/>
          </w:rPrChange>
        </w:rPr>
        <w:t>apiVersion</w:t>
      </w:r>
      <w:proofErr w:type="spellEnd"/>
      <w:r w:rsidR="0091195F">
        <w:t xml:space="preserve"> parameter is constrained by our custom </w:t>
      </w:r>
      <w:proofErr w:type="spellStart"/>
      <w:r w:rsidR="0091195F" w:rsidRPr="008727B2">
        <w:rPr>
          <w:rStyle w:val="CodeInline"/>
          <w:rPrChange w:id="97" w:author="Brian Wortman" w:date="2014-05-06T09:56:00Z">
            <w:rPr/>
          </w:rPrChange>
        </w:rPr>
        <w:t>IHttpRouteConstraint</w:t>
      </w:r>
      <w:proofErr w:type="spellEnd"/>
      <w:r w:rsidR="0091195F">
        <w:t xml:space="preserve"> to a value of "v1".</w:t>
      </w:r>
      <w:r w:rsidR="00A93236">
        <w:t xml:space="preserve"> </w:t>
      </w:r>
      <w:r w:rsidR="004A57F4">
        <w:t xml:space="preserve">Again, using our custom </w:t>
      </w:r>
      <w:r w:rsidR="004A57F4" w:rsidRPr="005C1B16">
        <w:rPr>
          <w:rStyle w:val="CodeInline"/>
        </w:rPr>
        <w:t>ApiVersion1RoutePrefix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lastRenderedPageBreak/>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3530A24C" w:rsidR="000B3935" w:rsidRPr="000B3935" w:rsidDel="0079080E" w:rsidRDefault="000B3935" w:rsidP="00DC77E1">
      <w:pPr>
        <w:pStyle w:val="Code"/>
        <w:rPr>
          <w:del w:id="98" w:author="Brian Wortman" w:date="2014-05-06T13:51:00Z"/>
        </w:rPr>
      </w:pPr>
      <w:r w:rsidRPr="000B3935">
        <w:t xml:space="preserve">    }</w:t>
      </w:r>
    </w:p>
    <w:p w14:paraId="3D67C1E1" w14:textId="77777777" w:rsidR="0079080E" w:rsidRDefault="000B3935" w:rsidP="0079080E">
      <w:pPr>
        <w:pStyle w:val="Code"/>
        <w:rPr>
          <w:ins w:id="99" w:author="Brian Wortman" w:date="2014-05-06T13:51:00Z"/>
        </w:rPr>
        <w:pPrChange w:id="100" w:author="Brian Wortman" w:date="2014-05-06T13:51:00Z">
          <w:pPr>
            <w:pStyle w:val="BodyTextCont"/>
          </w:pPr>
        </w:pPrChange>
      </w:pPr>
      <w:r w:rsidRPr="000B3935">
        <w:t>}</w:t>
      </w:r>
    </w:p>
    <w:p w14:paraId="04B71F83" w14:textId="5085B9AA" w:rsidR="00397E12" w:rsidRDefault="000B3935" w:rsidP="00DC77E1">
      <w:pPr>
        <w:pStyle w:val="BodyTextCont"/>
      </w:pPr>
      <w:r>
        <w:t xml:space="preserve">… </w:t>
      </w:r>
      <w:proofErr w:type="gramStart"/>
      <w:r>
        <w:t>a</w:t>
      </w:r>
      <w:r w:rsidR="00397E12">
        <w:t>nd</w:t>
      </w:r>
      <w:proofErr w:type="gramEnd"/>
      <w:r w:rsidR="00397E12">
        <w:t xml:space="preserve">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1A5AAF32" w:rsidR="002E357E" w:rsidRDefault="002E357E" w:rsidP="00DC77E1">
      <w:pPr>
        <w:pStyle w:val="BodyTextCont"/>
      </w:pPr>
      <w:r>
        <w:t xml:space="preserve">Note that for the V2 controller we're using the </w:t>
      </w:r>
      <w:proofErr w:type="spellStart"/>
      <w:r w:rsidRPr="008727B2">
        <w:rPr>
          <w:rStyle w:val="CodeInline"/>
          <w:rPrChange w:id="101" w:author="Brian Wortman" w:date="2014-05-06T09:56:00Z">
            <w:rPr/>
          </w:rPrChange>
        </w:rP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8727B2">
        <w:rPr>
          <w:rStyle w:val="CodeInline"/>
          <w:rPrChange w:id="102" w:author="Brian Wortman" w:date="2014-05-06T09:56:00Z">
            <w:rPr/>
          </w:rPrChange>
        </w:rPr>
        <w:t>ApiVersion1RoutePrefixAttribute</w:t>
      </w:r>
      <w:r>
        <w:t xml:space="preserve"> is merely syntactic sugar</w:t>
      </w:r>
      <w:ins w:id="103" w:author="Brian Wortman" w:date="2014-05-06T09:58:00Z">
        <w:r w:rsidR="00143F3A">
          <w:t>;</w:t>
        </w:r>
      </w:ins>
      <w:ins w:id="104" w:author="Brian Wortman" w:date="2014-05-06T09:57:00Z">
        <w:r w:rsidR="008727B2">
          <w:t xml:space="preserve"> </w:t>
        </w:r>
      </w:ins>
      <w:del w:id="105" w:author="Brian Wortman" w:date="2014-05-06T09:57:00Z">
        <w:r w:rsidDel="008727B2">
          <w:delText xml:space="preserve">; </w:delText>
        </w:r>
      </w:del>
      <w:r>
        <w:t xml:space="preserve">it doesn't affect the </w:t>
      </w:r>
      <w:ins w:id="106" w:author="Brian Wortman" w:date="2014-05-06T09:58:00Z">
        <w:r w:rsidR="008727B2">
          <w:t xml:space="preserve">routing </w:t>
        </w:r>
      </w:ins>
      <w:del w:id="107" w:author="Brian Wortman" w:date="2014-05-06T09:58:00Z">
        <w:r w:rsidDel="008727B2">
          <w:delText xml:space="preserve">processing </w:delText>
        </w:r>
      </w:del>
      <w:r>
        <w:t>in any way.</w:t>
      </w:r>
      <w:r w:rsidR="00926305">
        <w:t xml:space="preserve"> </w:t>
      </w:r>
      <w:r w:rsidR="000B3935">
        <w:t>Also note that the two route names are unique</w:t>
      </w:r>
      <w:ins w:id="108" w:author="Brian Wortman" w:date="2014-05-06T09:59:00Z">
        <w:r w:rsidR="00143F3A">
          <w:t xml:space="preserve"> between the two controllers. W</w:t>
        </w:r>
      </w:ins>
      <w:del w:id="109" w:author="Brian Wortman" w:date="2014-05-06T09:59:00Z">
        <w:r w:rsidR="00125AD5" w:rsidDel="00143F3A">
          <w:delText xml:space="preserve">; </w:delText>
        </w:r>
        <w:r w:rsidR="00926305" w:rsidDel="00143F3A">
          <w:delText>w</w:delText>
        </w:r>
      </w:del>
      <w:r w:rsidR="00926305">
        <w:t xml:space="preserve">e </w:t>
      </w:r>
      <w:r w:rsidR="00125AD5">
        <w:t>need to</w:t>
      </w:r>
      <w:r w:rsidR="00926305">
        <w:t xml:space="preserve"> ensure g</w:t>
      </w:r>
      <w:r w:rsidR="000B3935">
        <w:t>lobally unique route names</w:t>
      </w:r>
      <w:r w:rsidR="00926305">
        <w:t>, as</w:t>
      </w:r>
      <w:r w:rsidR="000B3935">
        <w:t xml:space="preserve"> required by ASP.NET Web API.</w:t>
      </w:r>
    </w:p>
    <w:p w14:paraId="4F0580E0" w14:textId="2A0ECBAF" w:rsidR="002E357E" w:rsidRDefault="009634AF" w:rsidP="00DC77E1">
      <w:pPr>
        <w:pStyle w:val="BodyTextCont"/>
      </w:pPr>
      <w:r>
        <w:t xml:space="preserve">Ok, now we're almost ready to process a </w:t>
      </w:r>
      <w:r w:rsidR="00125AD5">
        <w:t>request</w:t>
      </w:r>
      <w:r>
        <w:t xml:space="preserve">. </w:t>
      </w:r>
      <w:r w:rsidR="00E9562E">
        <w:t>First,</w:t>
      </w:r>
      <w:r>
        <w:t xml:space="preserve"> </w:t>
      </w:r>
      <w:del w:id="110" w:author="Brian Wortman" w:date="2014-05-05T21:15:00Z">
        <w:r w:rsidDel="002E00E8">
          <w:delText xml:space="preserve">we </w:delText>
        </w:r>
      </w:del>
      <w:del w:id="111" w:author="Brian Wortman" w:date="2014-05-05T21:14:00Z">
        <w:r w:rsidR="002E357E" w:rsidDel="002E00E8">
          <w:delText xml:space="preserve">need </w:delText>
        </w:r>
      </w:del>
      <w:ins w:id="112" w:author="Brian Wortman" w:date="2014-05-05T21:14:00Z">
        <w:r w:rsidR="002E00E8">
          <w:t xml:space="preserve">we'll </w:t>
        </w:r>
      </w:ins>
      <w:del w:id="113" w:author="Brian Wortman" w:date="2014-05-05T21:14:00Z">
        <w:r w:rsidR="002E357E" w:rsidDel="002E00E8">
          <w:delText xml:space="preserve">to </w:delText>
        </w:r>
      </w:del>
      <w:r w:rsidR="002E357E">
        <w:t>implement the custom controller selector</w:t>
      </w:r>
      <w:ins w:id="114" w:author="Brian Wortman" w:date="2014-05-05T21:19:00Z">
        <w:r w:rsidR="002E00E8">
          <w:t xml:space="preserve">. </w:t>
        </w:r>
      </w:ins>
      <w:ins w:id="115" w:author="Brian Wortman" w:date="2014-05-05T21:20:00Z">
        <w:r w:rsidR="002E00E8">
          <w:t>(</w:t>
        </w:r>
      </w:ins>
      <w:ins w:id="116" w:author="Brian Wortman" w:date="2014-05-05T21:19:00Z">
        <w:r w:rsidR="002E00E8">
          <w:t xml:space="preserve">As we mentioned </w:t>
        </w:r>
      </w:ins>
      <w:ins w:id="117" w:author="Brian Wortman" w:date="2014-05-05T12:48:00Z">
        <w:r w:rsidR="003B70CA">
          <w:t xml:space="preserve">earlier, </w:t>
        </w:r>
      </w:ins>
      <w:ins w:id="118" w:author="Brian Wortman" w:date="2014-05-05T21:19:00Z">
        <w:r w:rsidR="002E00E8">
          <w:t xml:space="preserve">a custom controller selector is necessary because </w:t>
        </w:r>
      </w:ins>
      <w:ins w:id="119" w:author="Brian Wortman" w:date="2014-05-05T12:48:00Z">
        <w:r w:rsidR="003B70CA">
          <w:t xml:space="preserve">the </w:t>
        </w:r>
        <w:r w:rsidR="003B70CA" w:rsidRPr="003B70CA">
          <w:t>framework only matches on the controller class name without regard to the controller class' namespace</w:t>
        </w:r>
        <w:r w:rsidR="003B70CA">
          <w:t>.</w:t>
        </w:r>
      </w:ins>
      <w:ins w:id="120" w:author="Brian Wortman" w:date="2014-05-05T21:20:00Z">
        <w:r w:rsidR="002E00E8">
          <w:t>)</w:t>
        </w:r>
      </w:ins>
      <w:ins w:id="121" w:author="Brian Wortman" w:date="2014-05-05T12:48:00Z">
        <w:r w:rsidR="003B70CA">
          <w:t xml:space="preserve"> </w:t>
        </w:r>
      </w:ins>
      <w:ins w:id="122" w:author="Brian Wortman" w:date="2014-05-05T21:19:00Z">
        <w:r w:rsidR="002E00E8">
          <w:t>Then, a</w:t>
        </w:r>
      </w:ins>
      <w:ins w:id="123" w:author="Brian Wortman" w:date="2014-05-05T12:48:00Z">
        <w:r w:rsidR="003B70CA">
          <w:t>fter that</w:t>
        </w:r>
      </w:ins>
      <w:r>
        <w:t xml:space="preserve">, </w:t>
      </w:r>
      <w:ins w:id="124" w:author="Brian Wortman" w:date="2014-05-05T21:54:00Z">
        <w:r w:rsidR="00653D82">
          <w:t xml:space="preserve">we </w:t>
        </w:r>
      </w:ins>
      <w:del w:id="125" w:author="Brian Wortman" w:date="2014-05-05T12:48:00Z">
        <w:r w:rsidDel="003B70CA">
          <w:delText xml:space="preserve">and then </w:delText>
        </w:r>
      </w:del>
      <w:del w:id="126" w:author="Brian Wortman" w:date="2014-05-05T21:19:00Z">
        <w:r w:rsidDel="002E00E8">
          <w:delText xml:space="preserve">we </w:delText>
        </w:r>
      </w:del>
      <w:ins w:id="127" w:author="Brian Wortman" w:date="2014-05-05T21:19:00Z">
        <w:r w:rsidR="002E00E8">
          <w:t xml:space="preserve">will </w:t>
        </w:r>
      </w:ins>
      <w:del w:id="128" w:author="Brian Wortman" w:date="2014-05-05T21:19:00Z">
        <w:r w:rsidDel="002E00E8">
          <w:delText xml:space="preserve">need to </w:delText>
        </w:r>
      </w:del>
      <w:r>
        <w:t xml:space="preserve">wire up the custom constraint and the custom controller selector with the ASP.NET Web API framework. </w:t>
      </w:r>
      <w:r w:rsidR="00E9562E">
        <w:t>So w</w:t>
      </w:r>
      <w:r>
        <w:t>ithout further ado…</w:t>
      </w:r>
    </w:p>
    <w:p w14:paraId="1454E6E2" w14:textId="768BA221" w:rsidR="00A80674" w:rsidRDefault="00A80674" w:rsidP="00DC77E1">
      <w:pPr>
        <w:pStyle w:val="Heading3"/>
      </w:pPr>
      <w:r>
        <w:t xml:space="preserve">A Custom </w:t>
      </w:r>
      <w:proofErr w:type="spellStart"/>
      <w:r w:rsidRPr="00A80674">
        <w:t>IHttpControllerSelector</w:t>
      </w:r>
      <w:proofErr w:type="spellEnd"/>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rsidRPr="00143F3A">
        <w:rPr>
          <w:rStyle w:val="CodeInline"/>
          <w:rPrChange w:id="129" w:author="Brian Wortman" w:date="2014-05-06T10:00:00Z">
            <w:rPr/>
          </w:rPrChange>
        </w:rP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proofErr w:type="spellStart"/>
      <w:r w:rsidR="00BF508B" w:rsidRPr="00143F3A">
        <w:rPr>
          <w:rStyle w:val="CodeInline"/>
          <w:rPrChange w:id="130" w:author="Brian Wortman" w:date="2014-05-06T10:00:00Z">
            <w:rPr/>
          </w:rPrChange>
        </w:rPr>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p>
    <w:p w14:paraId="5F1EB4C8" w14:textId="5001E08E" w:rsidR="00853687" w:rsidRDefault="00683605" w:rsidP="00DC77E1">
      <w:pPr>
        <w:pStyle w:val="BodyTextCont"/>
      </w:pPr>
      <w:r>
        <w:lastRenderedPageBreak/>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lastRenderedPageBreak/>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77A465CD"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r w:rsidR="00084805" w:rsidRPr="00143F3A">
        <w:rPr>
          <w:rStyle w:val="CodeInline"/>
          <w:rPrChange w:id="131" w:author="Brian Wortman" w:date="2014-05-06T10:01:00Z">
            <w:rPr/>
          </w:rPrChange>
        </w:rPr>
        <w:fldChar w:fldCharType="begin"/>
      </w:r>
      <w:r w:rsidR="00084805" w:rsidRPr="00143F3A">
        <w:rPr>
          <w:rStyle w:val="CodeInline"/>
          <w:rPrChange w:id="132" w:author="Brian Wortman" w:date="2014-05-06T10:01:00Z">
            <w:rPr/>
          </w:rPrChange>
        </w:rPr>
        <w:instrText xml:space="preserve"> HYPERLINK "http://blogs.msdn.com/b/webdev/archive/2013/03/08/using-namespaces-to-version-web-apis.aspx" </w:instrText>
      </w:r>
      <w:r w:rsidR="00084805" w:rsidRPr="00143F3A">
        <w:rPr>
          <w:rStyle w:val="CodeInline"/>
          <w:rPrChange w:id="133" w:author="Brian Wortman" w:date="2014-05-06T10:01:00Z">
            <w:rPr/>
          </w:rPrChange>
        </w:rPr>
        <w:fldChar w:fldCharType="separate"/>
      </w:r>
      <w:r w:rsidRPr="00143F3A">
        <w:rPr>
          <w:rStyle w:val="CodeInline"/>
          <w:rPrChange w:id="134" w:author="Brian Wortman" w:date="2014-05-06T10:01:00Z">
            <w:rPr/>
          </w:rPrChange>
        </w:rPr>
        <w:t>http://blogs.msdn.com/b/webdev/archive/2013/03/08/using-namespaces-to-version-web-apis.aspx</w:t>
      </w:r>
      <w:r w:rsidR="00084805" w:rsidRPr="00143F3A">
        <w:rPr>
          <w:rStyle w:val="CodeInline"/>
          <w:rPrChange w:id="135" w:author="Brian Wortman" w:date="2014-05-06T10:01:00Z">
            <w:rPr/>
          </w:rPrChange>
        </w:rPr>
        <w:fldChar w:fldCharType="end"/>
      </w:r>
      <w:r w:rsidR="001F6408">
        <w:t>.</w:t>
      </w:r>
      <w:r w:rsidR="00C34C8A">
        <w:t xml:space="preserve"> </w:t>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rsidRPr="00143F3A">
        <w:rPr>
          <w:rStyle w:val="CodeInline"/>
          <w:rPrChange w:id="136" w:author="Brian Wortman" w:date="2014-05-06T10:01:00Z">
            <w:rPr/>
          </w:rPrChange>
        </w:rPr>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lastRenderedPageBreak/>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4F583CB6" w:rsidR="00B920E5" w:rsidRDefault="006544E4" w:rsidP="002E357E">
      <w:pPr>
        <w:pStyle w:val="BodyTextCont"/>
      </w:pPr>
      <w:r>
        <w:t>T</w:t>
      </w:r>
      <w:r w:rsidR="00B920E5">
        <w:t xml:space="preserve">he first </w:t>
      </w:r>
      <w:del w:id="137" w:author="Brian Wortman" w:date="2014-05-06T10:02:00Z">
        <w:r w:rsidR="00B920E5" w:rsidDel="00143F3A">
          <w:delText xml:space="preserve">three </w:delText>
        </w:r>
      </w:del>
      <w:ins w:id="138" w:author="Brian Wortman" w:date="2014-05-06T10:02:00Z">
        <w:r w:rsidR="00143F3A">
          <w:t xml:space="preserve">part </w:t>
        </w:r>
      </w:ins>
      <w:del w:id="139" w:author="Brian Wortman" w:date="2014-05-06T10:02:00Z">
        <w:r w:rsidR="00B920E5" w:rsidDel="00143F3A">
          <w:delText xml:space="preserve">lines </w:delText>
        </w:r>
      </w:del>
      <w:r w:rsidR="00B920E5">
        <w:t xml:space="preserve">of the </w:t>
      </w:r>
      <w:r w:rsidR="00B920E5" w:rsidRPr="003579FC">
        <w:rPr>
          <w:rStyle w:val="CodeInline"/>
          <w:rPrChange w:id="140" w:author="Brian Wortman" w:date="2014-05-06T13:53:00Z">
            <w:rPr/>
          </w:rPrChange>
        </w:rPr>
        <w:t>Register</w:t>
      </w:r>
      <w:r w:rsidR="00B920E5">
        <w:t xml:space="preserve"> method </w:t>
      </w:r>
      <w:del w:id="141" w:author="Brian Wortman" w:date="2014-05-06T10:02:00Z">
        <w:r w:rsidR="00B920E5" w:rsidDel="00143F3A">
          <w:delText xml:space="preserve">are used to </w:delText>
        </w:r>
      </w:del>
      <w:r w:rsidR="00B920E5">
        <w:t>configure</w:t>
      </w:r>
      <w:ins w:id="142" w:author="Brian Wortman" w:date="2014-05-06T10:02:00Z">
        <w:r w:rsidR="00143F3A">
          <w:t>s</w:t>
        </w:r>
      </w:ins>
      <w:r w:rsidR="00B920E5">
        <w:t xml:space="preserve"> the version constraint. Our </w:t>
      </w:r>
      <w:proofErr w:type="spellStart"/>
      <w:r w:rsidR="00B920E5" w:rsidRPr="00143F3A">
        <w:rPr>
          <w:rStyle w:val="CodeInline"/>
          <w:rPrChange w:id="143" w:author="Brian Wortman" w:date="2014-05-06T10:01:00Z">
            <w:rPr/>
          </w:rPrChange>
        </w:rPr>
        <w:t>ApiVersionConstraint</w:t>
      </w:r>
      <w:proofErr w:type="spellEnd"/>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 xml:space="preserve">The last </w:t>
      </w:r>
      <w:del w:id="144" w:author="Brian Wortman" w:date="2014-05-06T10:03:00Z">
        <w:r w:rsidR="00B920E5" w:rsidDel="00143F3A">
          <w:delText xml:space="preserve">two lines </w:delText>
        </w:r>
      </w:del>
      <w:ins w:id="145" w:author="Brian Wortman" w:date="2014-05-06T10:03:00Z">
        <w:r w:rsidR="00143F3A">
          <w:t xml:space="preserve">part of </w:t>
        </w:r>
      </w:ins>
      <w:del w:id="146" w:author="Brian Wortman" w:date="2014-05-06T10:03:00Z">
        <w:r w:rsidR="00B920E5" w:rsidDel="00143F3A">
          <w:delText xml:space="preserve">in </w:delText>
        </w:r>
      </w:del>
      <w:r w:rsidR="00B920E5">
        <w:t xml:space="preserve">the method </w:t>
      </w:r>
      <w:del w:id="147" w:author="Brian Wortman" w:date="2014-05-06T10:03:00Z">
        <w:r w:rsidR="00B920E5" w:rsidDel="00143F3A">
          <w:delText xml:space="preserve">are used to </w:delText>
        </w:r>
      </w:del>
      <w:r w:rsidR="00B920E5">
        <w:t>wire</w:t>
      </w:r>
      <w:ins w:id="148" w:author="Brian Wortman" w:date="2014-05-06T10:03:00Z">
        <w:r w:rsidR="00143F3A">
          <w:t>s</w:t>
        </w:r>
      </w:ins>
      <w:r w:rsidR="00B920E5">
        <w:t>-in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071DE8D0" w:rsidR="002E357E" w:rsidRDefault="00143F3A" w:rsidP="00DC77E1">
      <w:pPr>
        <w:pStyle w:val="Heading3"/>
      </w:pPr>
      <w:ins w:id="149" w:author="Brian Wortman" w:date="2014-05-06T10:03:00Z">
        <w:r>
          <w:t xml:space="preserve">The </w:t>
        </w:r>
      </w:ins>
      <w:r w:rsidR="008D1529">
        <w:t>Demo</w:t>
      </w:r>
    </w:p>
    <w:p w14:paraId="7A63F203" w14:textId="65D5D6A5" w:rsidR="00941924" w:rsidRDefault="008D1529" w:rsidP="00DC77E1">
      <w:pPr>
        <w:pStyle w:val="BodyTextFirst"/>
      </w:pPr>
      <w:r>
        <w:t xml:space="preserve">With the </w:t>
      </w:r>
      <w:r w:rsidRPr="00143F3A">
        <w:rPr>
          <w:rStyle w:val="CodeInline"/>
          <w:rPrChange w:id="150" w:author="Brian Wortman" w:date="2014-05-06T10:03:00Z">
            <w:rPr/>
          </w:rPrChange>
        </w:rPr>
        <w:t>WebApi2Book.Web.Api</w:t>
      </w:r>
      <w:r>
        <w:t xml:space="preserve"> project configured as the startup project in Visual Studio</w:t>
      </w:r>
      <w:r w:rsidR="00653D14">
        <w:t>, we'll hit F5 to start the application. If you're following along you'll see it load an error page in your browser (Figure 5-4):</w:t>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lastRenderedPageBreak/>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lastRenderedPageBreak/>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r w:rsidRPr="001C1D47">
        <w:t>{"TaskId":null,"Subject":"In v1, newTask.Subject = Fix something important","StartDate":null,"DueDate":null,"CreatedDate":null,"CompletedDate":null,"Status":null,"Assignees":null,"Links":[]}</w:t>
      </w:r>
    </w:p>
    <w:p w14:paraId="27642ECF" w14:textId="21792D1C" w:rsidR="00653D82" w:rsidRDefault="001C1D47" w:rsidP="00DC77E1">
      <w:pPr>
        <w:pStyle w:val="BodyTextCont"/>
        <w:rPr>
          <w:ins w:id="151" w:author="Brian Wortman" w:date="2014-05-05T21:54:00Z"/>
        </w:rPr>
      </w:pPr>
      <w:r>
        <w:t xml:space="preserve">Excellent! Note the </w:t>
      </w:r>
      <w:del w:id="152" w:author="Brian Wortman" w:date="2014-05-06T10:04:00Z">
        <w:r w:rsidRPr="00143F3A" w:rsidDel="00143F3A">
          <w:rPr>
            <w:rStyle w:val="CodeInline"/>
            <w:rPrChange w:id="153" w:author="Brian Wortman" w:date="2014-05-06T10:04:00Z">
              <w:rPr/>
            </w:rPrChange>
          </w:rPr>
          <w:delText>"</w:delText>
        </w:r>
      </w:del>
      <w:r w:rsidRPr="00143F3A">
        <w:rPr>
          <w:rStyle w:val="CodeInline"/>
          <w:rPrChange w:id="154" w:author="Brian Wortman" w:date="2014-05-06T10:04:00Z">
            <w:rPr/>
          </w:rPrChange>
        </w:rPr>
        <w:t>Subject</w:t>
      </w:r>
      <w:del w:id="155" w:author="Brian Wortman" w:date="2014-05-06T10:04:00Z">
        <w:r w:rsidDel="00143F3A">
          <w:delText>"</w:delText>
        </w:r>
      </w:del>
      <w:r>
        <w:t xml:space="preserve"> value in the response… just as we implemented it! </w:t>
      </w:r>
      <w:ins w:id="156" w:author="Brian Wortman" w:date="2014-05-05T21:21:00Z">
        <w:r w:rsidR="002E00E8">
          <w:t>You may also note that t</w:t>
        </w:r>
      </w:ins>
      <w:ins w:id="157" w:author="Brian Wortman" w:date="2014-05-05T20:11:00Z">
        <w:r w:rsidR="00535985">
          <w:t xml:space="preserve">he </w:t>
        </w:r>
        <w:proofErr w:type="spellStart"/>
        <w:r w:rsidR="00535985" w:rsidRPr="00CC44E9">
          <w:rPr>
            <w:rStyle w:val="CodeInline"/>
            <w:rPrChange w:id="158" w:author="Brian Wortman" w:date="2014-05-05T20:12:00Z">
              <w:rPr/>
            </w:rPrChange>
          </w:rPr>
          <w:t>TaskId</w:t>
        </w:r>
        <w:proofErr w:type="spellEnd"/>
        <w:r w:rsidR="00535985">
          <w:t xml:space="preserve"> is null</w:t>
        </w:r>
      </w:ins>
      <w:ins w:id="159" w:author="Brian Wortman" w:date="2014-05-05T21:21:00Z">
        <w:r w:rsidR="002E00E8">
          <w:t>, but that's</w:t>
        </w:r>
      </w:ins>
      <w:ins w:id="160" w:author="Brian Wortman" w:date="2014-05-05T20:11:00Z">
        <w:r w:rsidR="00535985">
          <w:t xml:space="preserve"> because we're not actually persisting anything yet</w:t>
        </w:r>
      </w:ins>
      <w:ins w:id="161" w:author="Brian Wortman" w:date="2014-05-05T21:21:00Z">
        <w:r w:rsidR="002E00E8">
          <w:t>.</w:t>
        </w:r>
      </w:ins>
    </w:p>
    <w:p w14:paraId="41D74012" w14:textId="49647D36" w:rsidR="001C1D47" w:rsidRDefault="00535985" w:rsidP="00DC77E1">
      <w:pPr>
        <w:pStyle w:val="BodyTextCont"/>
      </w:pPr>
      <w:ins w:id="162" w:author="Brian Wortman" w:date="2014-05-05T20:11:00Z">
        <w:r>
          <w:t>Okay, n</w:t>
        </w:r>
      </w:ins>
      <w:del w:id="163" w:author="Brian Wortman" w:date="2014-05-05T20:12:00Z">
        <w:r w:rsidR="001C1D47" w:rsidDel="00535985">
          <w:delText>N</w:delText>
        </w:r>
      </w:del>
      <w:r w:rsidR="001C1D47">
        <w:t>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proofErr w:type="spellStart"/>
      <w:r w:rsidR="00D155F8">
        <w:t>ish</w:t>
      </w:r>
      <w:proofErr w:type="spellEnd"/>
      <w:r w:rsidR="00D155F8">
        <w:t xml:space="preserve">";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C6C4416"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proofErr w:type="spellStart"/>
      <w:r w:rsidR="009C0A0E">
        <w:t>accessor</w:t>
      </w:r>
      <w:proofErr w:type="spellEnd"/>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proofErr w:type="spellStart"/>
      <w:r w:rsidR="009C0A0E">
        <w:t>accessor</w:t>
      </w:r>
      <w:proofErr w:type="spellEnd"/>
      <w:r w:rsidR="009C0A0E">
        <w:t xml:space="preserve"> </w:t>
      </w:r>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p>
    <w:p w14:paraId="6CFBBBDB" w14:textId="70343396" w:rsidR="00FA7B34" w:rsidRDefault="00453AFA" w:rsidP="00DC77E1">
      <w:pPr>
        <w:pStyle w:val="SideBarHead"/>
      </w:pPr>
      <w:r>
        <w:lastRenderedPageBreak/>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yourself a </w:t>
      </w:r>
      <w:r w:rsidR="008607A1">
        <w:t xml:space="preserve">huge </w:t>
      </w:r>
      <w:r>
        <w:t xml:space="preserve">favor and familiarize yourself with them. </w:t>
      </w:r>
      <w:r w:rsidR="00744499">
        <w:t>These principles were defined by 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r w:rsidR="009C0A0E">
        <w:t xml:space="preserve">on </w:t>
      </w:r>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20"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40C451D4" w:rsidR="008E5E9E" w:rsidRPr="008E5E9E" w:rsidRDefault="008E5E9E" w:rsidP="00DC77E1">
      <w:pPr>
        <w:pStyle w:val="Bullet"/>
      </w:pPr>
      <w:r w:rsidRPr="008E5E9E">
        <w:t xml:space="preserve">Push </w:t>
      </w:r>
      <w:del w:id="164" w:author="Brian Wortman" w:date="2014-05-06T10:05:00Z">
        <w:r w:rsidRPr="008E5E9E" w:rsidDel="00143F3A">
          <w:delText xml:space="preserve">all </w:delText>
        </w:r>
      </w:del>
      <w:r w:rsidRPr="008E5E9E">
        <w:t>dependencies up to the constructor.</w:t>
      </w:r>
    </w:p>
    <w:p w14:paraId="3BE544D9" w14:textId="2E87D69B" w:rsidR="00481BAE" w:rsidRDefault="008E5E9E" w:rsidP="00C77CC3">
      <w:pPr>
        <w:pStyle w:val="Bullet"/>
      </w:pPr>
      <w:r w:rsidRPr="008E5E9E">
        <w:t>Configure the application to use dependency injection.</w:t>
      </w:r>
    </w:p>
    <w:p w14:paraId="4EE9EF27" w14:textId="77777777" w:rsidR="00187A75" w:rsidRPr="00130755" w:rsidRDefault="00187A75" w:rsidP="001035FE">
      <w:pPr>
        <w:pStyle w:val="SideBarLast"/>
      </w:pP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7CEE0710" w:rsidR="00F43254" w:rsidRDefault="00130755" w:rsidP="00DC77E1">
      <w:pPr>
        <w:pStyle w:val="BodyTextFirst"/>
      </w:pPr>
      <w:r w:rsidRPr="00130755">
        <w:t xml:space="preserve">The concept of pushing </w:t>
      </w:r>
      <w:del w:id="165" w:author="Brian Wortman" w:date="2014-05-06T10:06:00Z">
        <w:r w:rsidRPr="00130755" w:rsidDel="00143F3A">
          <w:delText xml:space="preserve">all of the </w:delText>
        </w:r>
      </w:del>
      <w:r w:rsidRPr="00130755">
        <w:t xml:space="preserve">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rsidRPr="00143F3A">
        <w:rPr>
          <w:rStyle w:val="CodeInline"/>
          <w:rPrChange w:id="166" w:author="Brian Wortman" w:date="2014-05-06T10:06:00Z">
            <w:rPr/>
          </w:rPrChange>
        </w:rPr>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519CF224"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at runtime.</w:t>
      </w:r>
      <w:r w:rsidR="00313CC4">
        <w:t xml:space="preserve"> Of particular importance is the way in which controllers are activated </w:t>
      </w:r>
      <w:r w:rsidR="00313CC4">
        <w:lastRenderedPageBreak/>
        <w:t>by the runtime. All API requests will revolve around a controller method. As such, configuring our controllers to obtain their dependencies through their respective constructors provides the "root" we need to ensure all objects are manage</w:t>
      </w:r>
      <w:ins w:id="167" w:author="Brian Wortman" w:date="2014-05-06T10:07:00Z">
        <w:r w:rsidR="00143F3A">
          <w:t>d</w:t>
        </w:r>
      </w:ins>
      <w:del w:id="168" w:author="Brian Wortman" w:date="2014-05-06T10:07:00Z">
        <w:r w:rsidR="00313CC4" w:rsidDel="00143F3A">
          <w:delText>ment</w:delText>
        </w:r>
      </w:del>
      <w:r w:rsidR="00313CC4">
        <w:t xml:space="preserve"> properly. </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Change w:id="169" w:author="Brian Wortman" w:date="2014-05-06T13:55:00Z">
          <w:tblPr>
            <w:tblStyle w:val="TableGrid"/>
            <w:tblW w:w="0" w:type="auto"/>
            <w:tblLook w:val="04A0" w:firstRow="1" w:lastRow="0" w:firstColumn="1" w:lastColumn="0" w:noHBand="0" w:noVBand="1"/>
          </w:tblPr>
        </w:tblPrChange>
      </w:tblPr>
      <w:tblGrid>
        <w:gridCol w:w="2515"/>
        <w:gridCol w:w="2648"/>
        <w:gridCol w:w="3467"/>
        <w:tblGridChange w:id="170">
          <w:tblGrid>
            <w:gridCol w:w="2722"/>
            <w:gridCol w:w="5850"/>
            <w:gridCol w:w="5850"/>
          </w:tblGrid>
        </w:tblGridChange>
      </w:tblGrid>
      <w:tr w:rsidR="00187A75" w14:paraId="345896C9" w14:textId="77777777" w:rsidTr="003579FC">
        <w:tc>
          <w:tcPr>
            <w:tcW w:w="2515" w:type="dxa"/>
            <w:tcBorders>
              <w:top w:val="single" w:sz="4" w:space="0" w:color="auto"/>
              <w:left w:val="single" w:sz="4" w:space="0" w:color="auto"/>
              <w:bottom w:val="single" w:sz="4" w:space="0" w:color="auto"/>
              <w:right w:val="single" w:sz="4" w:space="0" w:color="auto"/>
            </w:tcBorders>
            <w:hideMark/>
            <w:tcPrChange w:id="171" w:author="Brian Wortman" w:date="2014-05-06T13:55:00Z">
              <w:tcPr>
                <w:tcW w:w="2722"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87A75" w:rsidRPr="00130755" w:rsidRDefault="00187A75">
            <w:pPr>
              <w:pStyle w:val="TableHead"/>
            </w:pPr>
            <w:r w:rsidRPr="00130755">
              <w:t>Activity</w:t>
            </w:r>
          </w:p>
        </w:tc>
        <w:tc>
          <w:tcPr>
            <w:tcW w:w="2648" w:type="dxa"/>
            <w:tcBorders>
              <w:top w:val="single" w:sz="4" w:space="0" w:color="auto"/>
              <w:left w:val="single" w:sz="4" w:space="0" w:color="auto"/>
              <w:bottom w:val="single" w:sz="4" w:space="0" w:color="auto"/>
              <w:right w:val="single" w:sz="4" w:space="0" w:color="auto"/>
            </w:tcBorders>
            <w:tcPrChange w:id="172" w:author="Brian Wortman" w:date="2014-05-06T13:55:00Z">
              <w:tcPr>
                <w:tcW w:w="5850" w:type="dxa"/>
                <w:tcBorders>
                  <w:top w:val="single" w:sz="4" w:space="0" w:color="auto"/>
                  <w:left w:val="single" w:sz="4" w:space="0" w:color="auto"/>
                  <w:bottom w:val="single" w:sz="4" w:space="0" w:color="auto"/>
                  <w:right w:val="single" w:sz="4" w:space="0" w:color="auto"/>
                </w:tcBorders>
              </w:tcPr>
            </w:tcPrChange>
          </w:tcPr>
          <w:p w14:paraId="5842AFAD" w14:textId="3B9EC74A" w:rsidR="00187A75" w:rsidRPr="00130755" w:rsidRDefault="00187A75">
            <w:pPr>
              <w:pStyle w:val="TableHead"/>
            </w:pPr>
            <w:ins w:id="173" w:author="Brian Wortman" w:date="2014-05-05T21:48:00Z">
              <w:r>
                <w:t>Implementation</w:t>
              </w:r>
            </w:ins>
          </w:p>
        </w:tc>
        <w:tc>
          <w:tcPr>
            <w:tcW w:w="3467" w:type="dxa"/>
            <w:tcBorders>
              <w:top w:val="single" w:sz="4" w:space="0" w:color="auto"/>
              <w:left w:val="single" w:sz="4" w:space="0" w:color="auto"/>
              <w:bottom w:val="single" w:sz="4" w:space="0" w:color="auto"/>
              <w:right w:val="single" w:sz="4" w:space="0" w:color="auto"/>
            </w:tcBorders>
            <w:hideMark/>
            <w:tcPrChange w:id="174" w:author="Brian Wortman" w:date="2014-05-06T13:55:00Z">
              <w:tcPr>
                <w:tcW w:w="5850" w:type="dxa"/>
                <w:tcBorders>
                  <w:top w:val="single" w:sz="4" w:space="0" w:color="auto"/>
                  <w:left w:val="single" w:sz="4" w:space="0" w:color="auto"/>
                  <w:bottom w:val="single" w:sz="4" w:space="0" w:color="auto"/>
                  <w:right w:val="single" w:sz="4" w:space="0" w:color="auto"/>
                </w:tcBorders>
                <w:hideMark/>
              </w:tcPr>
            </w:tcPrChange>
          </w:tcPr>
          <w:p w14:paraId="3627EA69" w14:textId="0C529C4B" w:rsidR="00187A75" w:rsidRPr="00130755" w:rsidRDefault="00187A75">
            <w:pPr>
              <w:pStyle w:val="TableHead"/>
            </w:pPr>
            <w:r w:rsidRPr="00130755">
              <w:t>Description</w:t>
            </w:r>
          </w:p>
        </w:tc>
      </w:tr>
      <w:tr w:rsidR="00187A75" w14:paraId="72941046" w14:textId="77777777" w:rsidTr="003579FC">
        <w:tc>
          <w:tcPr>
            <w:tcW w:w="2515" w:type="dxa"/>
            <w:tcBorders>
              <w:top w:val="single" w:sz="4" w:space="0" w:color="auto"/>
              <w:left w:val="single" w:sz="4" w:space="0" w:color="auto"/>
              <w:bottom w:val="single" w:sz="4" w:space="0" w:color="auto"/>
              <w:right w:val="single" w:sz="4" w:space="0" w:color="auto"/>
            </w:tcBorders>
            <w:hideMark/>
            <w:tcPrChange w:id="175" w:author="Brian Wortman" w:date="2014-05-06T13:55:00Z">
              <w:tcPr>
                <w:tcW w:w="2722"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87A75" w:rsidRPr="00130755" w:rsidRDefault="00187A75">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Change w:id="176" w:author="Brian Wortman" w:date="2014-05-06T13:55:00Z">
              <w:tcPr>
                <w:tcW w:w="5850" w:type="dxa"/>
                <w:tcBorders>
                  <w:top w:val="single" w:sz="4" w:space="0" w:color="auto"/>
                  <w:left w:val="single" w:sz="4" w:space="0" w:color="auto"/>
                  <w:bottom w:val="single" w:sz="4" w:space="0" w:color="auto"/>
                  <w:right w:val="single" w:sz="4" w:space="0" w:color="auto"/>
                </w:tcBorders>
              </w:tcPr>
            </w:tcPrChange>
          </w:tcPr>
          <w:p w14:paraId="5673D577" w14:textId="0C93DEC0" w:rsidR="00187A75" w:rsidRPr="00130755" w:rsidRDefault="00187A75" w:rsidP="001035FE">
            <w:pPr>
              <w:pStyle w:val="TableText"/>
            </w:pPr>
            <w:proofErr w:type="spellStart"/>
            <w:ins w:id="177" w:author="Brian Wortman" w:date="2014-05-05T21:49:00Z">
              <w:r w:rsidRPr="0079080E">
                <w:rPr>
                  <w:rStyle w:val="CodeInline"/>
                  <w:rFonts w:ascii="Utopia" w:hAnsi="Utopia"/>
                </w:rPr>
                <w:t>NinjectWebCommon</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178" w:author="Brian Wortman" w:date="2014-05-06T13:55:00Z">
              <w:tcPr>
                <w:tcW w:w="5850" w:type="dxa"/>
                <w:tcBorders>
                  <w:top w:val="single" w:sz="4" w:space="0" w:color="auto"/>
                  <w:left w:val="single" w:sz="4" w:space="0" w:color="auto"/>
                  <w:bottom w:val="single" w:sz="4" w:space="0" w:color="auto"/>
                  <w:right w:val="single" w:sz="4" w:space="0" w:color="auto"/>
                </w:tcBorders>
                <w:hideMark/>
              </w:tcPr>
            </w:tcPrChange>
          </w:tcPr>
          <w:p w14:paraId="44364F7C" w14:textId="115A762A" w:rsidR="00187A75" w:rsidRPr="00130755" w:rsidRDefault="00187A75">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187A75" w14:paraId="58997D41" w14:textId="77777777" w:rsidTr="003579FC">
        <w:tc>
          <w:tcPr>
            <w:tcW w:w="2515" w:type="dxa"/>
            <w:tcBorders>
              <w:top w:val="single" w:sz="4" w:space="0" w:color="auto"/>
              <w:left w:val="single" w:sz="4" w:space="0" w:color="auto"/>
              <w:bottom w:val="single" w:sz="4" w:space="0" w:color="auto"/>
              <w:right w:val="single" w:sz="4" w:space="0" w:color="auto"/>
            </w:tcBorders>
            <w:hideMark/>
            <w:tcPrChange w:id="179" w:author="Brian Wortman" w:date="2014-05-06T13:55:00Z">
              <w:tcPr>
                <w:tcW w:w="2722"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87A75" w:rsidRPr="00130755" w:rsidRDefault="00187A75">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Change w:id="180" w:author="Brian Wortman" w:date="2014-05-06T13:55:00Z">
              <w:tcPr>
                <w:tcW w:w="5850" w:type="dxa"/>
                <w:tcBorders>
                  <w:top w:val="single" w:sz="4" w:space="0" w:color="auto"/>
                  <w:left w:val="single" w:sz="4" w:space="0" w:color="auto"/>
                  <w:bottom w:val="single" w:sz="4" w:space="0" w:color="auto"/>
                  <w:right w:val="single" w:sz="4" w:space="0" w:color="auto"/>
                </w:tcBorders>
              </w:tcPr>
            </w:tcPrChange>
          </w:tcPr>
          <w:p w14:paraId="54598917" w14:textId="27ED3CF8" w:rsidR="00187A75" w:rsidRPr="00130755" w:rsidRDefault="00187A75" w:rsidP="00F83B4E">
            <w:pPr>
              <w:pStyle w:val="TableText"/>
            </w:pPr>
            <w:proofErr w:type="spellStart"/>
            <w:ins w:id="181" w:author="Brian Wortman" w:date="2014-05-05T21:50:00Z">
              <w:r w:rsidRPr="00887B4F">
                <w:t>NinjectConfigurator</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182" w:author="Brian Wortman" w:date="2014-05-06T13:55:00Z">
              <w:tcPr>
                <w:tcW w:w="5850" w:type="dxa"/>
                <w:tcBorders>
                  <w:top w:val="single" w:sz="4" w:space="0" w:color="auto"/>
                  <w:left w:val="single" w:sz="4" w:space="0" w:color="auto"/>
                  <w:bottom w:val="single" w:sz="4" w:space="0" w:color="auto"/>
                  <w:right w:val="single" w:sz="4" w:space="0" w:color="auto"/>
                </w:tcBorders>
                <w:hideMark/>
              </w:tcPr>
            </w:tcPrChange>
          </w:tcPr>
          <w:p w14:paraId="25E18AE0" w14:textId="34D11684" w:rsidR="00187A75" w:rsidRPr="00130755" w:rsidRDefault="00187A75" w:rsidP="00F83B4E">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t>IDateTime</w:t>
            </w:r>
            <w:proofErr w:type="spellEnd"/>
            <w:r>
              <w:t xml:space="preserve"> object, the bindings tell the container to provide a </w:t>
            </w:r>
            <w:proofErr w:type="spellStart"/>
            <w:r>
              <w:t>DateTimeAdapter</w:t>
            </w:r>
            <w:proofErr w:type="spellEnd"/>
            <w:r>
              <w:t xml:space="preserve"> object.</w:t>
            </w:r>
          </w:p>
        </w:tc>
      </w:tr>
      <w:tr w:rsidR="00187A75" w14:paraId="41563A7C" w14:textId="77777777" w:rsidTr="003579FC">
        <w:tc>
          <w:tcPr>
            <w:tcW w:w="2515" w:type="dxa"/>
            <w:tcBorders>
              <w:top w:val="single" w:sz="4" w:space="0" w:color="auto"/>
              <w:left w:val="single" w:sz="4" w:space="0" w:color="auto"/>
              <w:bottom w:val="single" w:sz="4" w:space="0" w:color="auto"/>
              <w:right w:val="single" w:sz="4" w:space="0" w:color="auto"/>
            </w:tcBorders>
            <w:hideMark/>
            <w:tcPrChange w:id="183" w:author="Brian Wortman" w:date="2014-05-06T13:55:00Z">
              <w:tcPr>
                <w:tcW w:w="2722" w:type="dxa"/>
                <w:tcBorders>
                  <w:top w:val="single" w:sz="4" w:space="0" w:color="auto"/>
                  <w:left w:val="single" w:sz="4" w:space="0" w:color="auto"/>
                  <w:bottom w:val="single" w:sz="4" w:space="0" w:color="auto"/>
                  <w:right w:val="single" w:sz="4" w:space="0" w:color="auto"/>
                </w:tcBorders>
                <w:hideMark/>
              </w:tcPr>
            </w:tcPrChange>
          </w:tcPr>
          <w:p w14:paraId="13670434" w14:textId="457DB986" w:rsidR="00187A75" w:rsidRPr="00653D82" w:rsidRDefault="00187A75" w:rsidP="001035FE">
            <w:pPr>
              <w:pStyle w:val="TableText"/>
            </w:pPr>
            <w:del w:id="184" w:author="Brian Wortman" w:date="2014-05-05T21:51:00Z">
              <w:r w:rsidRPr="0079080E" w:rsidDel="00187A75">
                <w:rPr>
                  <w:rStyle w:val="CodeInline"/>
                  <w:rFonts w:ascii="Utopia" w:hAnsi="Utopia"/>
                </w:rPr>
                <w:delText>IDependencyResolver</w:delText>
              </w:r>
              <w:r w:rsidRPr="001035FE" w:rsidDel="00187A75">
                <w:delText xml:space="preserve"> </w:delText>
              </w:r>
            </w:del>
            <w:ins w:id="185" w:author="Brian Wortman" w:date="2014-05-05T21:51:00Z">
              <w:r w:rsidRPr="0079080E">
                <w:rPr>
                  <w:rStyle w:val="CodeInline"/>
                  <w:rFonts w:ascii="Utopia" w:hAnsi="Utopia"/>
                </w:rPr>
                <w:t>Dependency resolver</w:t>
              </w:r>
              <w:r w:rsidRPr="001035FE">
                <w:t xml:space="preserve"> </w:t>
              </w:r>
            </w:ins>
            <w:r w:rsidRPr="001035FE">
              <w:t xml:space="preserve">for </w:t>
            </w:r>
            <w:proofErr w:type="spellStart"/>
            <w:r w:rsidRPr="001035FE">
              <w:t>Ninject</w:t>
            </w:r>
            <w:proofErr w:type="spellEnd"/>
          </w:p>
        </w:tc>
        <w:tc>
          <w:tcPr>
            <w:tcW w:w="2648" w:type="dxa"/>
            <w:tcBorders>
              <w:top w:val="single" w:sz="4" w:space="0" w:color="auto"/>
              <w:left w:val="single" w:sz="4" w:space="0" w:color="auto"/>
              <w:bottom w:val="single" w:sz="4" w:space="0" w:color="auto"/>
              <w:right w:val="single" w:sz="4" w:space="0" w:color="auto"/>
            </w:tcBorders>
            <w:tcPrChange w:id="186" w:author="Brian Wortman" w:date="2014-05-06T13:55:00Z">
              <w:tcPr>
                <w:tcW w:w="5850" w:type="dxa"/>
                <w:tcBorders>
                  <w:top w:val="single" w:sz="4" w:space="0" w:color="auto"/>
                  <w:left w:val="single" w:sz="4" w:space="0" w:color="auto"/>
                  <w:bottom w:val="single" w:sz="4" w:space="0" w:color="auto"/>
                  <w:right w:val="single" w:sz="4" w:space="0" w:color="auto"/>
                </w:tcBorders>
              </w:tcPr>
            </w:tcPrChange>
          </w:tcPr>
          <w:p w14:paraId="65498D63" w14:textId="2EB75535" w:rsidR="00187A75" w:rsidRPr="00653D82" w:rsidRDefault="00187A75" w:rsidP="00653D82">
            <w:pPr>
              <w:pStyle w:val="TableText"/>
            </w:pPr>
            <w:proofErr w:type="spellStart"/>
            <w:ins w:id="187" w:author="Brian Wortman" w:date="2014-05-05T21:50:00Z">
              <w:r w:rsidRPr="0079080E">
                <w:rPr>
                  <w:rStyle w:val="CodeInline"/>
                  <w:rFonts w:ascii="Utopia" w:hAnsi="Utopia"/>
                </w:rPr>
                <w:t>NinjectDependencyResolver</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188" w:author="Brian Wortman" w:date="2014-05-06T13:55:00Z">
              <w:tcPr>
                <w:tcW w:w="5850" w:type="dxa"/>
                <w:tcBorders>
                  <w:top w:val="single" w:sz="4" w:space="0" w:color="auto"/>
                  <w:left w:val="single" w:sz="4" w:space="0" w:color="auto"/>
                  <w:bottom w:val="single" w:sz="4" w:space="0" w:color="auto"/>
                  <w:right w:val="single" w:sz="4" w:space="0" w:color="auto"/>
                </w:tcBorders>
                <w:hideMark/>
              </w:tcPr>
            </w:tcPrChange>
          </w:tcPr>
          <w:p w14:paraId="7218ED58" w14:textId="09ED079B" w:rsidR="00187A75" w:rsidRPr="00130755" w:rsidRDefault="00187A75">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won't use your configured </w:t>
            </w:r>
            <w:proofErr w:type="spellStart"/>
            <w:r>
              <w:t>Ninject</w:t>
            </w:r>
            <w:proofErr w:type="spellEnd"/>
            <w:r>
              <w:t xml:space="preserve">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lastRenderedPageBreak/>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594C7C">
        <w:rPr>
          <w:rStyle w:val="CodeInline"/>
          <w:rPrChange w:id="189" w:author="Brian Wortman" w:date="2014-05-06T10:09:00Z">
            <w:rPr/>
          </w:rPrChange>
        </w:rPr>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r w:rsidR="00182BB3">
        <w:rPr>
          <w:rStyle w:val="CodeInline"/>
        </w:rPr>
        <w:t>A</w:t>
      </w:r>
      <w:r w:rsidRPr="00130755">
        <w:rPr>
          <w:rStyle w:val="CodeInline"/>
        </w:rPr>
        <w:t>pp_</w:t>
      </w:r>
      <w:r w:rsidR="00182BB3">
        <w:rPr>
          <w:rStyle w:val="CodeInline"/>
        </w:rPr>
        <w:t>St</w:t>
      </w:r>
      <w:r w:rsidRPr="00130755">
        <w:rPr>
          <w:rStyle w:val="CodeInline"/>
        </w:rPr>
        <w:t>art</w:t>
      </w:r>
      <w:proofErr w:type="spellEnd"/>
      <w:r w:rsidRPr="00130755">
        <w:t xml:space="preserve"> folder </w:t>
      </w:r>
      <w:r w:rsidR="00093262">
        <w:t>of</w:t>
      </w:r>
      <w:r w:rsidRPr="00130755">
        <w:t xml:space="preserve"> the </w:t>
      </w:r>
      <w:r w:rsidR="003B3D3F" w:rsidRPr="00594C7C">
        <w:rPr>
          <w:rStyle w:val="CodeInline"/>
          <w:rPrChange w:id="190" w:author="Brian Wortman" w:date="2014-05-06T10:09:00Z">
            <w:rPr/>
          </w:rPrChange>
        </w:rPr>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75142E6"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B54CA3">
        <w:rPr>
          <w:rStyle w:val="CodeInline"/>
          <w:rFonts w:ascii="Utopia" w:hAnsi="Utopia"/>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r w:rsidR="00C77CC3">
        <w:t>,</w:t>
      </w:r>
      <w:r w:rsidR="00C65D07">
        <w:t xml:space="preserve"> thereby removing that burden from consumers of those objects. </w:t>
      </w:r>
    </w:p>
    <w:p w14:paraId="4263ABF9" w14:textId="026C8521"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r>
        <w:t xml:space="preserve"> We also</w:t>
      </w:r>
      <w:r w:rsidR="00A71EA6">
        <w:t xml:space="preserve"> sometimes</w:t>
      </w:r>
      <w:r>
        <w:t xml:space="preserve"> use the </w:t>
      </w:r>
      <w:proofErr w:type="spellStart"/>
      <w:r w:rsidRPr="00B873F5">
        <w:rPr>
          <w:rStyle w:val="CodeInlin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191" w:author="Jamie Kurtz" w:date="2014-05-04T16:12:00Z">
        <w:r w:rsidR="00C65D07">
          <w:t xml:space="preserve"> And </w:t>
        </w:r>
        <w:del w:id="192" w:author="Brian Wortman" w:date="2014-05-05T22:03:00Z">
          <w:r w:rsidR="00C65D07" w:rsidDel="00A43E55">
            <w:delText>finally</w:delText>
          </w:r>
        </w:del>
      </w:ins>
      <w:ins w:id="193" w:author="Brian Wortman" w:date="2014-05-05T22:03:00Z">
        <w:r w:rsidR="00A43E55">
          <w:t xml:space="preserve">while we're on the subject of </w:t>
        </w:r>
      </w:ins>
      <w:ins w:id="194" w:author="Brian Wortman" w:date="2014-05-05T22:05:00Z">
        <w:r w:rsidR="00A43E55">
          <w:t xml:space="preserve">configuring dependencies with </w:t>
        </w:r>
      </w:ins>
      <w:proofErr w:type="spellStart"/>
      <w:ins w:id="195" w:author="Brian Wortman" w:date="2014-05-05T22:04:00Z">
        <w:r w:rsidR="00A43E55">
          <w:t>Ninject</w:t>
        </w:r>
      </w:ins>
      <w:proofErr w:type="spellEnd"/>
      <w:ins w:id="196" w:author="Jamie Kurtz" w:date="2014-05-04T16:12:00Z">
        <w:r w:rsidR="00C65D07">
          <w:t xml:space="preserve">, </w:t>
        </w:r>
      </w:ins>
      <w:ins w:id="197" w:author="Brian Wortman" w:date="2014-05-05T22:00:00Z">
        <w:r w:rsidR="00653D82">
          <w:t xml:space="preserve">we </w:t>
        </w:r>
      </w:ins>
      <w:ins w:id="198" w:author="Brian Wortman" w:date="2014-05-05T22:05:00Z">
        <w:r w:rsidR="00A43E55">
          <w:t xml:space="preserve">should mention that we </w:t>
        </w:r>
      </w:ins>
      <w:ins w:id="199" w:author="Brian Wortman" w:date="2014-05-05T22:02:00Z">
        <w:r w:rsidR="00653D82">
          <w:t>oc</w:t>
        </w:r>
      </w:ins>
      <w:ins w:id="200" w:author="Brian Wortman" w:date="2014-05-05T22:03:00Z">
        <w:r w:rsidR="00653D82">
          <w:t>c</w:t>
        </w:r>
      </w:ins>
      <w:ins w:id="201" w:author="Brian Wortman" w:date="2014-05-05T22:02:00Z">
        <w:r w:rsidR="00653D82">
          <w:t xml:space="preserve">asionally </w:t>
        </w:r>
      </w:ins>
      <w:ins w:id="202" w:author="Brian Wortman" w:date="2014-05-05T22:00:00Z">
        <w:r w:rsidR="00653D82">
          <w:t xml:space="preserve">use </w:t>
        </w:r>
      </w:ins>
      <w:ins w:id="203" w:author="Jamie Kurtz" w:date="2014-05-04T16:12:00Z">
        <w:r w:rsidR="00C65D07">
          <w:t xml:space="preserve">the </w:t>
        </w:r>
        <w:proofErr w:type="spellStart"/>
        <w:r w:rsidR="00C65D07" w:rsidRPr="00C65D07">
          <w:rPr>
            <w:rStyle w:val="CodeInline"/>
            <w:rPrChange w:id="204" w:author="Jamie Kurtz" w:date="2014-05-04T16:14:00Z">
              <w:rPr/>
            </w:rPrChange>
          </w:rPr>
          <w:t>ToMethod</w:t>
        </w:r>
        <w:proofErr w:type="spellEnd"/>
        <w:r w:rsidR="00C65D07">
          <w:t xml:space="preserve"> </w:t>
        </w:r>
      </w:ins>
      <w:ins w:id="205" w:author="Brian Wortman" w:date="2014-05-05T22:01:00Z">
        <w:r w:rsidR="00653D82">
          <w:t xml:space="preserve">factory method </w:t>
        </w:r>
      </w:ins>
      <w:ins w:id="206" w:author="Jamie Kurtz" w:date="2014-05-04T16:12:00Z">
        <w:del w:id="207" w:author="Brian Wortman" w:date="2014-05-05T22:01:00Z">
          <w:r w:rsidR="00C65D07" w:rsidDel="00653D82">
            <w:delText xml:space="preserve">lifetime scope can be used </w:delText>
          </w:r>
        </w:del>
        <w:r w:rsidR="00C65D07">
          <w:t xml:space="preserve">to </w:t>
        </w:r>
      </w:ins>
      <w:ins w:id="208" w:author="Brian Wortman" w:date="2014-05-05T22:01:00Z">
        <w:r w:rsidR="00653D82">
          <w:t xml:space="preserve">specify </w:t>
        </w:r>
      </w:ins>
      <w:ins w:id="209" w:author="Jamie Kurtz" w:date="2014-05-04T16:12:00Z">
        <w:del w:id="210" w:author="Brian Wortman" w:date="2014-05-05T22:01:00Z">
          <w:r w:rsidR="00C65D07" w:rsidDel="00653D82">
            <w:delText xml:space="preserve">provide </w:delText>
          </w:r>
        </w:del>
        <w:r w:rsidR="00C65D07">
          <w:t xml:space="preserve">a method or delegate </w:t>
        </w:r>
        <w:del w:id="211" w:author="Brian Wortman" w:date="2014-05-05T22:06:00Z">
          <w:r w:rsidR="00C65D07" w:rsidDel="00A43E55">
            <w:delText xml:space="preserve">that </w:delText>
          </w:r>
        </w:del>
      </w:ins>
      <w:ins w:id="212" w:author="Brian Wortman" w:date="2014-05-05T22:06:00Z">
        <w:r w:rsidR="00A43E55">
          <w:t xml:space="preserve">for </w:t>
        </w:r>
      </w:ins>
      <w:proofErr w:type="spellStart"/>
      <w:ins w:id="213" w:author="Jamie Kurtz" w:date="2014-05-04T16:12:00Z">
        <w:r w:rsidR="00C65D07">
          <w:t>Ninject</w:t>
        </w:r>
        <w:proofErr w:type="spellEnd"/>
        <w:r w:rsidR="00C65D07">
          <w:t xml:space="preserve"> </w:t>
        </w:r>
        <w:del w:id="214" w:author="Brian Wortman" w:date="2014-05-05T22:06:00Z">
          <w:r w:rsidR="00C65D07" w:rsidDel="00A43E55">
            <w:delText xml:space="preserve">will </w:delText>
          </w:r>
        </w:del>
      </w:ins>
      <w:ins w:id="215" w:author="Brian Wortman" w:date="2014-05-05T22:06:00Z">
        <w:r w:rsidR="00A43E55">
          <w:t xml:space="preserve">to </w:t>
        </w:r>
      </w:ins>
      <w:ins w:id="216" w:author="Jamie Kurtz" w:date="2014-05-04T16:12:00Z">
        <w:r w:rsidR="00C65D07">
          <w:t xml:space="preserve">call whenever a new object of a given </w:t>
        </w:r>
      </w:ins>
      <w:ins w:id="217" w:author="Brian Wortman" w:date="2014-05-06T10:11:00Z">
        <w:r w:rsidR="00594C7C">
          <w:t>interface/</w:t>
        </w:r>
      </w:ins>
      <w:ins w:id="218" w:author="Jamie Kurtz" w:date="2014-05-04T16:12:00Z">
        <w:r w:rsidR="00C65D07">
          <w:t>abstract type is needed.</w:t>
        </w:r>
      </w:ins>
      <w:ins w:id="219" w:author="Jamie Kurtz" w:date="2014-05-04T16:13:00Z">
        <w:del w:id="220" w:author="Brian Wortman" w:date="2014-05-05T22:01:00Z">
          <w:r w:rsidR="00C65D07" w:rsidDel="00653D82">
            <w:delText xml:space="preserve"> The </w:delText>
          </w:r>
          <w:r w:rsidR="00C65D07" w:rsidRPr="00C65D07" w:rsidDel="00653D82">
            <w:rPr>
              <w:rStyle w:val="CodeInline"/>
              <w:rPrChange w:id="221" w:author="Jamie Kurtz" w:date="2014-05-04T16:14:00Z">
                <w:rPr/>
              </w:rPrChange>
            </w:rPr>
            <w:delText>ToMethod</w:delText>
          </w:r>
          <w:r w:rsidR="00C65D07" w:rsidDel="00653D82">
            <w:delText xml:space="preserve"> scope will be leveraged when we wire up NHibernate.</w:delText>
          </w:r>
        </w:del>
      </w:ins>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rsidRPr="00594C7C">
        <w:rPr>
          <w:rStyle w:val="CodeInline"/>
          <w:rPrChange w:id="222" w:author="Brian Wortman" w:date="2014-05-06T10:11:00Z">
            <w:rPr/>
          </w:rPrChange>
        </w:rPr>
        <w:t>DateTimeAdapter</w:t>
      </w:r>
      <w:proofErr w:type="spellEnd"/>
      <w:r w:rsidR="00045BC1">
        <w:t xml:space="preserve"> class and corresponding interface in the root of the </w:t>
      </w:r>
      <w:r w:rsidR="00045BC1" w:rsidRPr="00594C7C">
        <w:rPr>
          <w:rStyle w:val="CodeInline"/>
          <w:rPrChange w:id="223" w:author="Brian Wortman" w:date="2014-05-06T10:12:00Z">
            <w:rPr/>
          </w:rPrChange>
        </w:rPr>
        <w:t>WebApi2Book.Common</w:t>
      </w:r>
      <w:r w:rsidR="00045BC1">
        <w:t xml:space="preserve">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lastRenderedPageBreak/>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0CD91878"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t>
      </w:r>
      <w:r w:rsidRPr="00594C7C">
        <w:rPr>
          <w:rStyle w:val="CodeInline"/>
          <w:rPrChange w:id="224" w:author="Brian Wortman" w:date="2014-05-06T10:12:00Z">
            <w:rPr/>
          </w:rPrChange>
        </w:rPr>
        <w:t>WebApi2Book.Common</w:t>
      </w:r>
      <w:r>
        <w:t xml:space="preserve"> project. </w:t>
      </w:r>
      <w:r w:rsidR="00887B4F">
        <w:t>Then a</w:t>
      </w:r>
      <w:r>
        <w:t>dd the following interface and adapter class to that folder</w:t>
      </w:r>
      <w:r w:rsidR="00BC3DAF">
        <w:t xml:space="preserve">; this is to prevent tight coupling to the static </w:t>
      </w:r>
      <w:r w:rsidR="00D413EB">
        <w:t xml:space="preserve">log4net </w:t>
      </w:r>
      <w:proofErr w:type="spellStart"/>
      <w:r w:rsidR="00BC3DAF" w:rsidRPr="00E81701">
        <w:rPr>
          <w:rStyle w:val="CodeInline"/>
        </w:rPr>
        <w:t>LogManager.GetLogger</w:t>
      </w:r>
      <w:proofErr w:type="spellEnd"/>
      <w:r w:rsidR="00BC3DAF">
        <w:t xml:space="preserve"> method</w:t>
      </w:r>
      <w:r w:rsidR="00D413EB">
        <w:t>. Remember, we want to push dependencies up to the controller</w:t>
      </w:r>
      <w:r w:rsidR="00F07BDE">
        <w:t>,</w:t>
      </w:r>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lastRenderedPageBreak/>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rsidRPr="00594C7C">
        <w:rPr>
          <w:rStyle w:val="CodeInline"/>
          <w:rPrChange w:id="225" w:author="Brian Wortman" w:date="2014-05-06T10:12:00Z">
            <w:rPr/>
          </w:rPrChange>
        </w:rPr>
        <w:t>NinjectConfigurator</w:t>
      </w:r>
      <w:proofErr w:type="spellEnd"/>
      <w:r>
        <w:t xml:space="preserve">, to the </w:t>
      </w:r>
      <w:proofErr w:type="spellStart"/>
      <w:r w:rsidRPr="00594C7C">
        <w:rPr>
          <w:rStyle w:val="CodeInline"/>
          <w:rPrChange w:id="226" w:author="Brian Wortman" w:date="2014-05-06T10:12:00Z">
            <w:rPr/>
          </w:rPrChange>
        </w:rPr>
        <w:t>App_Start</w:t>
      </w:r>
      <w:proofErr w:type="spellEnd"/>
      <w:r>
        <w:t xml:space="preserve"> folder of the </w:t>
      </w:r>
      <w:r w:rsidRPr="00594C7C">
        <w:rPr>
          <w:rStyle w:val="CodeInline"/>
          <w:rPrChange w:id="227" w:author="Brian Wortman" w:date="2014-05-06T10:12:00Z">
            <w:rPr/>
          </w:rPrChange>
        </w:rPr>
        <w:t xml:space="preserve">WebApi2Book.Web.Api </w:t>
      </w:r>
      <w:r>
        <w:t xml:space="preserve">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07B86A7F" w:rsidR="00F33E1F" w:rsidRDefault="00D54D63" w:rsidP="00DC77E1">
      <w:pPr>
        <w:pStyle w:val="BodyTextCont"/>
      </w:pPr>
      <w:r>
        <w:t xml:space="preserve">See the </w:t>
      </w:r>
      <w:proofErr w:type="spellStart"/>
      <w:r w:rsidRPr="00594C7C">
        <w:rPr>
          <w:rStyle w:val="CodeInline"/>
          <w:rPrChange w:id="228" w:author="Brian Wortman" w:date="2014-05-06T10:13:00Z">
            <w:rPr/>
          </w:rPrChange>
        </w:rPr>
        <w:t>IDateTime</w:t>
      </w:r>
      <w:proofErr w:type="spellEnd"/>
      <w:r>
        <w:t xml:space="preserve"> and </w:t>
      </w:r>
      <w:proofErr w:type="spellStart"/>
      <w:r w:rsidRPr="00594C7C">
        <w:rPr>
          <w:rStyle w:val="CodeInline"/>
          <w:rPrChange w:id="229" w:author="Brian Wortman" w:date="2014-05-06T10:13:00Z">
            <w:rPr/>
          </w:rPrChange>
        </w:rPr>
        <w:t>ILogManager</w:t>
      </w:r>
      <w:proofErr w:type="spellEnd"/>
      <w:r>
        <w:t xml:space="preserve"> bindings? Hopefully they make sense now. However, how does this get invoked? We see that </w:t>
      </w:r>
      <w:proofErr w:type="spellStart"/>
      <w:r w:rsidRPr="00594C7C">
        <w:rPr>
          <w:rStyle w:val="CodeInline"/>
          <w:rPrChange w:id="230" w:author="Brian Wortman" w:date="2014-05-06T10:13:00Z">
            <w:rPr/>
          </w:rPrChange>
        </w:rPr>
        <w:t>AddBindings</w:t>
      </w:r>
      <w:proofErr w:type="spellEnd"/>
      <w:r>
        <w:t xml:space="preserve"> calls </w:t>
      </w:r>
      <w:r w:rsidRPr="00594C7C">
        <w:rPr>
          <w:rStyle w:val="CodeInline"/>
          <w:rPrChange w:id="231" w:author="Brian Wortman" w:date="2014-05-06T10:13:00Z">
            <w:rPr/>
          </w:rPrChange>
        </w:rPr>
        <w:t>ConfigureLog4net</w:t>
      </w:r>
      <w:r>
        <w:t xml:space="preserve"> (by the way, that</w:t>
      </w:r>
      <w:r w:rsidR="00D413EB">
        <w:t xml:space="preserve"> call to</w:t>
      </w:r>
      <w:r>
        <w:t xml:space="preserve"> </w:t>
      </w:r>
      <w:proofErr w:type="spellStart"/>
      <w:r w:rsidRPr="00E81701">
        <w:rPr>
          <w:rStyle w:val="CodeInline"/>
        </w:rPr>
        <w:t>XmlConfigurator.Configure</w:t>
      </w:r>
      <w:proofErr w:type="spellEnd"/>
      <w:r>
        <w:t xml:space="preserve"> is required to configure log4net), and we see that </w:t>
      </w:r>
      <w:r w:rsidRPr="00594C7C">
        <w:rPr>
          <w:rStyle w:val="CodeInline"/>
          <w:rPrChange w:id="232" w:author="Brian Wortman" w:date="2014-05-06T10:13:00Z">
            <w:rPr/>
          </w:rPrChange>
        </w:rPr>
        <w:t>Configure</w:t>
      </w:r>
      <w:r>
        <w:t xml:space="preserve"> calls </w:t>
      </w:r>
      <w:proofErr w:type="spellStart"/>
      <w:r w:rsidRPr="00E81701">
        <w:rPr>
          <w:rStyle w:val="CodeInline"/>
        </w:rPr>
        <w:t>AddBindings</w:t>
      </w:r>
      <w:proofErr w:type="spellEnd"/>
      <w:r>
        <w:t xml:space="preserve">, but what calls </w:t>
      </w:r>
      <w:r w:rsidRPr="00E81701">
        <w:rPr>
          <w:rStyle w:val="CodeInlin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p>
    <w:p w14:paraId="3668781C" w14:textId="77777777" w:rsidR="00F36CE0" w:rsidRPr="00F36CE0" w:rsidRDefault="00F36CE0" w:rsidP="00F36CE0">
      <w:pPr>
        <w:pStyle w:val="Heading2"/>
      </w:pPr>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lastRenderedPageBreak/>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594C7C">
        <w:rPr>
          <w:rStyle w:val="CodeInline"/>
          <w:rPrChange w:id="233" w:author="Brian Wortman" w:date="2014-05-06T10:14:00Z">
            <w:rPr/>
          </w:rPrChange>
        </w:rPr>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rsidRPr="00594C7C">
        <w:rPr>
          <w:rStyle w:val="CodeInline"/>
          <w:rPrChange w:id="234" w:author="Brian Wortman" w:date="2014-05-06T10:14:00Z">
            <w:rPr/>
          </w:rPrChange>
        </w:rPr>
        <w:t>NinjectWebCommon</w:t>
      </w:r>
      <w:proofErr w:type="spellEnd"/>
      <w:r>
        <w:t xml:space="preserve"> class.</w:t>
      </w:r>
    </w:p>
    <w:p w14:paraId="2EFC3F72" w14:textId="30705B92" w:rsidR="00D63B27" w:rsidRDefault="00CB22CF" w:rsidP="00DC77E1">
      <w:pPr>
        <w:pStyle w:val="Heading2"/>
      </w:pPr>
      <w:r>
        <w:lastRenderedPageBreak/>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rsidRPr="00594C7C">
        <w:rPr>
          <w:rStyle w:val="CodeInline"/>
          <w:rPrChange w:id="235" w:author="Brian Wortman" w:date="2014-05-06T10:14:00Z">
            <w:rPr/>
          </w:rPrChange>
        </w:rPr>
        <w:t>NinjectWebCommon</w:t>
      </w:r>
      <w:proofErr w:type="spellEnd"/>
      <w:r>
        <w:t xml:space="preserve"> class that the </w:t>
      </w:r>
      <w:proofErr w:type="spellStart"/>
      <w:r w:rsidRPr="00594C7C">
        <w:rPr>
          <w:rStyle w:val="CodeInline"/>
          <w:rPrChange w:id="236" w:author="Brian Wortman" w:date="2014-05-06T10:14:00Z">
            <w:rPr/>
          </w:rPrChange>
        </w:rPr>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lastRenderedPageBreak/>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w:t>
      </w:r>
      <w:r w:rsidR="007E5535" w:rsidRPr="00594C7C">
        <w:rPr>
          <w:rStyle w:val="CodeInline"/>
          <w:rPrChange w:id="237" w:author="Brian Wortman" w:date="2014-05-06T10:15:00Z">
            <w:rPr/>
          </w:rPrChange>
        </w:rPr>
        <w:t>Start</w:t>
      </w:r>
      <w:r w:rsidR="007E5535">
        <w:t xml:space="preserve">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rsidRPr="00594C7C">
        <w:rPr>
          <w:rStyle w:val="CodeInline"/>
          <w:rPrChange w:id="238" w:author="Brian Wortman" w:date="2014-05-06T10:15:00Z">
            <w:rPr/>
          </w:rPrChange>
        </w:rPr>
        <w:t>RegisterServices</w:t>
      </w:r>
      <w:proofErr w:type="spellEnd"/>
      <w:r>
        <w:t xml:space="preserve"> method to configure the container </w:t>
      </w:r>
      <w:r w:rsidR="00E368BC">
        <w:t xml:space="preserve">bindings </w:t>
      </w:r>
      <w:r>
        <w:t xml:space="preserve">using </w:t>
      </w:r>
      <w:r w:rsidR="00E368BC">
        <w:t xml:space="preserve">the </w:t>
      </w:r>
      <w:proofErr w:type="spellStart"/>
      <w:r w:rsidRPr="00594C7C">
        <w:rPr>
          <w:rStyle w:val="CodeInline"/>
          <w:rPrChange w:id="239" w:author="Brian Wortman" w:date="2014-05-06T10:15:00Z">
            <w:rPr/>
          </w:rPrChange>
        </w:rP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594C7C">
        <w:rPr>
          <w:rStyle w:val="CodeInline"/>
          <w:rPrChange w:id="240" w:author="Brian Wortman" w:date="2014-05-06T10:15:00Z">
            <w:rPr/>
          </w:rPrChange>
        </w:rPr>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241"/>
      <w:commentRangeStart w:id="242"/>
      <w:commentRangeStart w:id="243"/>
      <w:r w:rsidRPr="00E368BC">
        <w:t>It's</w:t>
      </w:r>
      <w:commentRangeEnd w:id="241"/>
      <w:r w:rsidR="00A2041D">
        <w:rPr>
          <w:rFonts w:asciiTheme="minorHAnsi" w:hAnsiTheme="minorHAnsi"/>
          <w:sz w:val="22"/>
        </w:rPr>
        <w:commentReference w:id="241"/>
      </w:r>
      <w:commentRangeEnd w:id="242"/>
      <w:r w:rsidR="00E81701">
        <w:rPr>
          <w:rFonts w:asciiTheme="minorHAnsi" w:hAnsiTheme="minorHAnsi"/>
          <w:sz w:val="22"/>
        </w:rPr>
        <w:commentReference w:id="242"/>
      </w:r>
      <w:commentRangeEnd w:id="243"/>
      <w:r w:rsidR="00A43E55">
        <w:rPr>
          <w:rFonts w:asciiTheme="minorHAnsi" w:hAnsiTheme="minorHAnsi"/>
          <w:sz w:val="22"/>
        </w:rPr>
        <w:commentReference w:id="243"/>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w:t>
      </w:r>
      <w:bookmarkStart w:id="244" w:name="_GoBack"/>
      <w:bookmarkEnd w:id="244"/>
      <w:r w:rsidRPr="00A33556">
        <w:t>e comments. Nothing against comments, we're just pressed for space!</w:t>
      </w:r>
    </w:p>
    <w:p w14:paraId="4AFA2BFF" w14:textId="77777777" w:rsidR="00A33556" w:rsidRPr="00A33556" w:rsidRDefault="00A33556" w:rsidP="00A33556">
      <w:pPr>
        <w:pStyle w:val="Bullet"/>
      </w:pPr>
      <w:r w:rsidRPr="00A33556">
        <w:t xml:space="preserve">We changed the namespace to </w:t>
      </w:r>
      <w:r w:rsidRPr="00594C7C">
        <w:rPr>
          <w:rStyle w:val="CodeInline"/>
          <w:rPrChange w:id="245" w:author="Brian Wortman" w:date="2014-05-06T10:17:00Z">
            <w:rPr/>
          </w:rPrChange>
        </w:rPr>
        <w:t>WebApi2Book.Web.Api</w:t>
      </w:r>
      <w:r w:rsidRPr="00A33556">
        <w:t xml:space="preserve">. It's common practice to use this namespace for files in the </w:t>
      </w:r>
      <w:proofErr w:type="spellStart"/>
      <w:r w:rsidRPr="00594C7C">
        <w:rPr>
          <w:rStyle w:val="CodeInline"/>
          <w:rPrChange w:id="246" w:author="Brian Wortman" w:date="2014-05-06T10:17:00Z">
            <w:rPr/>
          </w:rPrChange>
        </w:rPr>
        <w:t>App_Start</w:t>
      </w:r>
      <w:proofErr w:type="spellEnd"/>
      <w:r w:rsidRPr="00A33556">
        <w:t xml:space="preserve"> folder. Case in point: look at the namespace of the </w:t>
      </w:r>
      <w:proofErr w:type="spellStart"/>
      <w:r w:rsidRPr="00594C7C">
        <w:rPr>
          <w:rStyle w:val="CodeInline"/>
          <w:rPrChange w:id="247" w:author="Brian Wortman" w:date="2014-05-06T10:17:00Z">
            <w:rPr/>
          </w:rPrChange>
        </w:rPr>
        <w:t>WebApiConfig</w:t>
      </w:r>
      <w:proofErr w:type="spellEnd"/>
      <w:r w:rsidRPr="00A33556">
        <w:t xml:space="preserve"> class that Visual Studio automatically added to the </w:t>
      </w:r>
      <w:r w:rsidRPr="00594C7C">
        <w:rPr>
          <w:rStyle w:val="CodeInline"/>
          <w:rPrChange w:id="248" w:author="Brian Wortman" w:date="2014-05-06T10:17:00Z">
            <w:rPr/>
          </w:rPrChange>
        </w:rPr>
        <w:t xml:space="preserve">WebApi2Book.Web.Api </w:t>
      </w:r>
      <w:r w:rsidRPr="00A33556">
        <w:t>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E81701">
      <w:pPr>
        <w:pStyle w:val="BodyTextCont"/>
      </w:pPr>
      <w:r w:rsidRPr="00130755">
        <w:lastRenderedPageBreak/>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408260AE" w:rsidR="00130755" w:rsidRDefault="007A6B32" w:rsidP="00DC77E1">
      <w:pPr>
        <w:pStyle w:val="BodyTextFirst"/>
        <w:rPr>
          <w:ins w:id="249" w:author="Brian Wortman" w:date="2014-05-05T22:14:00Z"/>
        </w:rPr>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ins w:id="250" w:author="Brian Wortman" w:date="2014-05-05T22:19:00Z">
        <w:r w:rsidR="005B4FA5">
          <w:t>, or "entity",</w:t>
        </w:r>
      </w:ins>
      <w:del w:id="251" w:author="Brian Wortman" w:date="2014-05-05T22:09:00Z">
        <w:r w:rsidR="00533041" w:rsidDel="00A43E55">
          <w:delText xml:space="preserve"> (</w:delText>
        </w:r>
      </w:del>
      <w:del w:id="252" w:author="Brian Wortman" w:date="2014-05-05T22:15:00Z">
        <w:r w:rsidR="00533041" w:rsidDel="005B4FA5">
          <w:delText>entity</w:delText>
        </w:r>
      </w:del>
      <w:del w:id="253" w:author="Brian Wortman" w:date="2014-05-05T22:09:00Z">
        <w:r w:rsidR="00533041" w:rsidDel="00A43E55">
          <w:delText>)</w:delText>
        </w:r>
      </w:del>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2C3C60">
        <w:t xml:space="preserve"> </w:t>
      </w:r>
      <w:proofErr w:type="spellStart"/>
      <w:r w:rsidR="002C3C60">
        <w:t>Nu</w:t>
      </w:r>
      <w:r w:rsidR="009810FD">
        <w:t>G</w:t>
      </w:r>
      <w:r w:rsidR="002C3C60">
        <w:t>et</w:t>
      </w:r>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3EB41EF7" w14:textId="42C60466" w:rsidR="005B4FA5" w:rsidRPr="00130755" w:rsidRDefault="005B4FA5" w:rsidP="00DC77E1">
      <w:pPr>
        <w:pStyle w:val="BodyTextFirst"/>
      </w:pPr>
      <w:ins w:id="254" w:author="Brian Wortman" w:date="2014-05-05T22:19:00Z">
        <w:r>
          <w:t xml:space="preserve">To reiterate what we </w:t>
        </w:r>
      </w:ins>
      <w:ins w:id="255" w:author="Brian Wortman" w:date="2014-05-05T22:17:00Z">
        <w:r>
          <w:t xml:space="preserve">first mentioned in </w:t>
        </w:r>
      </w:ins>
      <w:ins w:id="256" w:author="Brian Wortman" w:date="2014-05-05T22:19:00Z">
        <w:r>
          <w:t>the previous chapter,</w:t>
        </w:r>
      </w:ins>
      <w:ins w:id="257" w:author="Brian Wortman" w:date="2014-05-05T22:17:00Z">
        <w:r>
          <w:t xml:space="preserve"> </w:t>
        </w:r>
      </w:ins>
      <w:ins w:id="258" w:author="Brian Wortman" w:date="2014-05-05T22:16:00Z">
        <w:r>
          <w:t xml:space="preserve">we will </w:t>
        </w:r>
      </w:ins>
      <w:ins w:id="259" w:author="Brian Wortman" w:date="2014-05-05T22:21:00Z">
        <w:r>
          <w:t xml:space="preserve">continue to </w:t>
        </w:r>
      </w:ins>
      <w:ins w:id="260" w:author="Brian Wortman" w:date="2014-05-05T22:18:00Z">
        <w:r>
          <w:t xml:space="preserve">refer to the domain model classes as "entities" </w:t>
        </w:r>
      </w:ins>
      <w:ins w:id="261" w:author="Brian Wortman" w:date="2014-05-05T22:16:00Z">
        <w:r>
          <w:t xml:space="preserve">to more easily distinguish between the persistent </w:t>
        </w:r>
      </w:ins>
      <w:ins w:id="262" w:author="Brian Wortman" w:date="2014-05-05T23:04:00Z">
        <w:r w:rsidR="001035FE">
          <w:t xml:space="preserve">domain </w:t>
        </w:r>
      </w:ins>
      <w:ins w:id="263" w:author="Brian Wortman" w:date="2014-05-05T22:16:00Z">
        <w:r>
          <w:t xml:space="preserve">model types </w:t>
        </w:r>
      </w:ins>
      <w:ins w:id="264" w:author="Brian Wortman" w:date="2014-05-05T22:18:00Z">
        <w:r>
          <w:t xml:space="preserve">(i.e., the entities) </w:t>
        </w:r>
      </w:ins>
      <w:ins w:id="265" w:author="Brian Wortman" w:date="2014-05-05T22:16:00Z">
        <w:r>
          <w:t>and the service model types</w:t>
        </w:r>
      </w:ins>
      <w:ins w:id="266" w:author="Brian Wortman" w:date="2014-05-05T22:14:00Z">
        <w:r>
          <w:t>.</w:t>
        </w:r>
      </w:ins>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 xml:space="preserve">off by adding a new interface to the </w:t>
      </w:r>
      <w:r w:rsidR="0049001D" w:rsidRPr="00C93606">
        <w:rPr>
          <w:rStyle w:val="CodeInline"/>
          <w:rPrChange w:id="267" w:author="Brian Wortman" w:date="2014-05-06T10:19:00Z">
            <w:rPr/>
          </w:rPrChange>
        </w:rPr>
        <w:t>WebApi2Book.Data.Entities</w:t>
      </w:r>
      <w:r w:rsidR="0049001D">
        <w:t xml:space="preserve">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lastRenderedPageBreak/>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w:t>
      </w:r>
      <w:r w:rsidR="009344C3" w:rsidRPr="00C93606">
        <w:rPr>
          <w:rStyle w:val="CodeInline"/>
          <w:rPrChange w:id="268" w:author="Brian Wortman" w:date="2014-05-06T10:19:00Z">
            <w:rPr/>
          </w:rPrChange>
        </w:rPr>
        <w:t>Status</w:t>
      </w:r>
      <w:r w:rsidR="009344C3">
        <w:t xml:space="preserve">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760373B4"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r w:rsidR="00255FF2">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0238E24D"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w:t>
      </w:r>
      <w:del w:id="269" w:author="Brian Wortman" w:date="2014-05-06T10:19:00Z">
        <w:r w:rsidR="00DE5A03" w:rsidRPr="00C93606" w:rsidDel="00C93606">
          <w:rPr>
            <w:rStyle w:val="CodeInline"/>
            <w:rPrChange w:id="270" w:author="Brian Wortman" w:date="2014-05-06T10:19:00Z">
              <w:rPr/>
            </w:rPrChange>
          </w:rPr>
          <w:delText>"</w:delText>
        </w:r>
      </w:del>
      <w:r w:rsidR="00DE5A03" w:rsidRPr="00C93606">
        <w:rPr>
          <w:rStyle w:val="CodeInline"/>
          <w:rPrChange w:id="271" w:author="Brian Wortman" w:date="2014-05-06T10:19:00Z">
            <w:rPr/>
          </w:rPrChange>
        </w:rPr>
        <w:t>Mapping</w:t>
      </w:r>
      <w:del w:id="272" w:author="Brian Wortman" w:date="2014-05-06T10:19:00Z">
        <w:r w:rsidR="00DE5A03" w:rsidRPr="00C93606" w:rsidDel="00C93606">
          <w:rPr>
            <w:rStyle w:val="CodeInline"/>
            <w:rPrChange w:id="273" w:author="Brian Wortman" w:date="2014-05-06T10:19:00Z">
              <w:rPr/>
            </w:rPrChange>
          </w:rPr>
          <w:delText>"</w:delText>
        </w:r>
      </w:del>
      <w:r w:rsidR="00DE5A03">
        <w:t xml:space="preserve">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lastRenderedPageBreak/>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lastRenderedPageBreak/>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lastRenderedPageBreak/>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 xml:space="preserve">For example, the </w:t>
      </w:r>
      <w:r w:rsidR="00537054" w:rsidRPr="00C93606">
        <w:rPr>
          <w:rStyle w:val="CodeInline"/>
          <w:rPrChange w:id="274" w:author="Brian Wortman" w:date="2014-05-06T10:21:00Z">
            <w:rPr/>
          </w:rPrChange>
        </w:rPr>
        <w:t>Task</w:t>
      </w:r>
      <w:r w:rsidR="00537054">
        <w:t xml:space="preserve"> class has a </w:t>
      </w:r>
      <w:r w:rsidR="00537054" w:rsidRPr="00C93606">
        <w:rPr>
          <w:rStyle w:val="CodeInline"/>
          <w:rPrChange w:id="275" w:author="Brian Wortman" w:date="2014-05-06T10:21:00Z">
            <w:rPr/>
          </w:rPrChange>
        </w:rPr>
        <w:t>Status</w:t>
      </w:r>
      <w:r w:rsidR="00537054">
        <w:t xml:space="preserve"> property that references an instance of a </w:t>
      </w:r>
      <w:r w:rsidR="00537054" w:rsidRPr="00C93606">
        <w:rPr>
          <w:rStyle w:val="CodeInline"/>
          <w:rPrChange w:id="276" w:author="Brian Wortman" w:date="2014-05-06T10:21:00Z">
            <w:rPr/>
          </w:rPrChange>
        </w:rPr>
        <w:t>Status</w:t>
      </w:r>
      <w:r w:rsidR="00537054">
        <w:t xml:space="preserve"> class. We then</w:t>
      </w:r>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w:t>
      </w:r>
      <w:r w:rsidRPr="0079080E">
        <w:rPr>
          <w:rStyle w:val="CodeInline"/>
        </w:rPr>
        <w:t>Task</w:t>
      </w:r>
      <w:r w:rsidRPr="00B54CA3">
        <w:rPr>
          <w:rStyle w:val="CodeInline"/>
          <w:rFonts w:ascii="Utopia" w:hAnsi="Utopia"/>
        </w:rPr>
        <w:t xml:space="preserve"> table is </w:t>
      </w:r>
      <w:proofErr w:type="spellStart"/>
      <w:r w:rsidRPr="0079080E">
        <w:rPr>
          <w:rStyle w:val="CodeInline"/>
        </w:rPr>
        <w:t>StatusId</w:t>
      </w:r>
      <w:proofErr w:type="spellEnd"/>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C332F5B" w14:textId="5EF0A4C6" w:rsidR="004522BC" w:rsidRDefault="009344C3" w:rsidP="00415E25">
      <w:pPr>
        <w:pStyle w:val="BodyTextCont"/>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w:t>
      </w:r>
      <w:proofErr w:type="spellStart"/>
      <w:r w:rsidR="00537054">
        <w:t>NHibernate</w:t>
      </w:r>
      <w:proofErr w:type="spellEnd"/>
      <w:r w:rsidR="00537054">
        <w:t xml:space="preserv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lastRenderedPageBreak/>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rsidRPr="00C93606">
        <w:rPr>
          <w:rStyle w:val="CodeInline"/>
          <w:rPrChange w:id="277" w:author="Brian Wortman" w:date="2014-05-06T10:23:00Z">
            <w:rPr/>
          </w:rPrChange>
        </w:rPr>
        <w:t>AddBindings</w:t>
      </w:r>
      <w:proofErr w:type="spellEnd"/>
      <w:r>
        <w:t xml:space="preserve"> method so that it is implemented as shown</w:t>
      </w:r>
      <w:r w:rsidR="0059372F">
        <w:t xml:space="preserve"> (adding the call to </w:t>
      </w:r>
      <w:proofErr w:type="spellStart"/>
      <w:r w:rsidR="0059372F" w:rsidRPr="00415E25">
        <w:rPr>
          <w:rStyle w:val="CodeInline"/>
        </w:rPr>
        <w:t>ConfigureNHibernate</w:t>
      </w:r>
      <w:proofErr w:type="spellEnd"/>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415E25">
        <w:rPr>
          <w:rStyle w:val="CodeInlin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lastRenderedPageBreak/>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t>
      </w:r>
      <w:r w:rsidR="00CF246D" w:rsidRPr="00C93606">
        <w:rPr>
          <w:rStyle w:val="CodeInline"/>
          <w:rPrChange w:id="278" w:author="Brian Wortman" w:date="2014-05-06T10:24:00Z">
            <w:rPr/>
          </w:rPrChange>
        </w:rPr>
        <w:t>WebApi2Book.</w:t>
      </w:r>
      <w:r w:rsidRPr="00C93606">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0CA7915E" w:rsidR="007D34F9" w:rsidDel="00C93606" w:rsidRDefault="00512F15" w:rsidP="00DC77E1">
      <w:pPr>
        <w:pStyle w:val="BodyTextCont"/>
        <w:rPr>
          <w:del w:id="279" w:author="Brian Wortman" w:date="2014-05-06T10:25:00Z"/>
          <w:rStyle w:val="CodeInline"/>
        </w:rPr>
      </w:pPr>
      <w:proofErr w:type="spellStart"/>
      <w:r w:rsidRPr="005203C8">
        <w:rPr>
          <w:rStyle w:val="CodeInline"/>
        </w:rPr>
        <w:t>container.Bind</w:t>
      </w:r>
      <w:proofErr w:type="spellEnd"/>
      <w:r w:rsidRPr="005203C8">
        <w:rPr>
          <w:rStyle w:val="CodeInline"/>
        </w:rPr>
        <w:t>&lt;</w:t>
      </w:r>
      <w:proofErr w:type="spellStart"/>
      <w:r w:rsidRPr="005203C8">
        <w:rPr>
          <w:rStyle w:val="CodeInline"/>
        </w:rPr>
        <w:t>ISessionFactory</w:t>
      </w:r>
      <w:proofErr w:type="spellEnd"/>
      <w:proofErr w:type="gramStart"/>
      <w:r w:rsidRPr="005203C8">
        <w:rPr>
          <w:rStyle w:val="CodeInline"/>
        </w:rPr>
        <w:t>&gt;(</w:t>
      </w:r>
      <w:proofErr w:type="gramEnd"/>
      <w:r w:rsidRPr="005203C8">
        <w:rPr>
          <w:rStyle w:val="CodeInline"/>
        </w:rPr>
        <w:t>).</w:t>
      </w:r>
      <w:proofErr w:type="spellStart"/>
      <w:r w:rsidRPr="005203C8">
        <w:rPr>
          <w:rStyle w:val="CodeInline"/>
        </w:rPr>
        <w:t>ToConstant</w:t>
      </w:r>
      <w:proofErr w:type="spellEnd"/>
      <w:r w:rsidRPr="005203C8">
        <w:rPr>
          <w:rStyle w:val="CodeInline"/>
        </w:rPr>
        <w:t>(</w:t>
      </w:r>
      <w:proofErr w:type="spellStart"/>
      <w:r w:rsidRPr="005203C8">
        <w:rPr>
          <w:rStyle w:val="CodeInline"/>
        </w:rPr>
        <w:t>sessionFactory</w:t>
      </w:r>
      <w:proofErr w:type="spellEnd"/>
      <w:r w:rsidRPr="005203C8">
        <w:rPr>
          <w:rStyle w:val="CodeInline"/>
        </w:rPr>
        <w:t>);</w:t>
      </w:r>
    </w:p>
    <w:p w14:paraId="13807547" w14:textId="77777777" w:rsidR="00C93606" w:rsidRDefault="00C93606" w:rsidP="00DC77E1">
      <w:pPr>
        <w:pStyle w:val="BodyTextCont"/>
        <w:rPr>
          <w:ins w:id="280" w:author="Brian Wortman" w:date="2014-05-06T10:25:00Z"/>
          <w:rStyle w:val="CodeInline"/>
        </w:rPr>
      </w:pPr>
    </w:p>
    <w:p w14:paraId="1C1B09AE" w14:textId="77777777" w:rsidR="007D34F9" w:rsidRDefault="007D34F9" w:rsidP="00DC77E1">
      <w:pPr>
        <w:pStyle w:val="BodyTextCont"/>
        <w:rPr>
          <w:rStyle w:val="CodeInline"/>
        </w:rPr>
      </w:pPr>
    </w:p>
    <w:p w14:paraId="544F0B9C" w14:textId="24B86A01" w:rsidR="007D34F9" w:rsidRPr="005203C8" w:rsidDel="00C93606" w:rsidRDefault="007D34F9">
      <w:pPr>
        <w:pStyle w:val="BodyTextCont"/>
        <w:rPr>
          <w:del w:id="281" w:author="Brian Wortman" w:date="2014-05-06T10:25:00Z"/>
          <w:rStyle w:val="CodeInline"/>
          <w:rFonts w:ascii="Utopia" w:hAnsi="Utopia"/>
        </w:rPr>
      </w:pPr>
      <w:del w:id="282" w:author="Brian Wortman" w:date="2014-05-06T10:25:00Z">
        <w:r w:rsidDel="00C93606">
          <w:rPr>
            <w:rStyle w:val="CodeInline"/>
            <w:rFonts w:ascii="Utopia" w:hAnsi="Utopia"/>
          </w:rPr>
          <w:delText xml:space="preserve">Note that we've placed our newly created </w:delText>
        </w:r>
        <w:r w:rsidRPr="004C367C" w:rsidDel="00C93606">
          <w:rPr>
            <w:rStyle w:val="CodeInline"/>
          </w:rPr>
          <w:delText>ISessionFactory</w:delText>
        </w:r>
        <w:r w:rsidDel="00C93606">
          <w:rPr>
            <w:rStyle w:val="CodeInline"/>
            <w:rFonts w:ascii="Utopia" w:hAnsi="Utopia"/>
          </w:rPr>
          <w:delText xml:space="preserve"> </w:delText>
        </w:r>
        <w:r w:rsidRPr="004C367C" w:rsidDel="00C93606">
          <w:rPr>
            <w:rStyle w:val="CodeInline"/>
            <w:rFonts w:ascii="Utopia" w:hAnsi="Utopia"/>
          </w:rPr>
          <w:delText>in our container as a constant. When using NHibernate,</w:delText>
        </w:r>
        <w:r w:rsidRPr="00C77CC3" w:rsidDel="00C93606">
          <w:rPr>
            <w:rStyle w:val="CodeInline"/>
            <w:rFonts w:ascii="Utopia" w:hAnsi="Utopia"/>
          </w:rPr>
          <w:delText xml:space="preserve"> it is important to only ever create a single ISessionFactory instance per application. The act of creating the factory is pretty comp</w:delText>
        </w:r>
        <w:r w:rsidRPr="009810FD" w:rsidDel="00C93606">
          <w:rPr>
            <w:rStyle w:val="CodeInline"/>
            <w:rFonts w:ascii="Utopia" w:hAnsi="Utopia"/>
          </w:rPr>
          <w:delText>ute intensive, as it is creating all mappings to the database. Further, we only need one</w:delText>
        </w:r>
        <w:r w:rsidR="003100FB" w:rsidDel="00C93606">
          <w:rPr>
            <w:rStyle w:val="CodeInline"/>
          </w:rPr>
          <w:delText>,</w:delText>
        </w:r>
        <w:r w:rsidRPr="009810FD" w:rsidDel="00C93606">
          <w:rPr>
            <w:rStyle w:val="CodeInline"/>
            <w:rFonts w:ascii="Utopia" w:hAnsi="Utopia"/>
          </w:rPr>
          <w:delText xml:space="preserve"> as opposed to one per request, or per user, etc.</w:delText>
        </w:r>
      </w:del>
    </w:p>
    <w:p w14:paraId="1ED90F5C" w14:textId="77777777" w:rsidR="00C93606" w:rsidRDefault="00C93606" w:rsidP="00DC77E1">
      <w:pPr>
        <w:pStyle w:val="BodyTextCont"/>
        <w:rPr>
          <w:ins w:id="283" w:author="Brian Wortman" w:date="2014-05-06T10:25:00Z"/>
        </w:rPr>
      </w:pPr>
      <w:ins w:id="284" w:author="Brian Wortman" w:date="2014-05-06T10:25:00Z">
        <w:r w:rsidRPr="00C93606">
          <w:t xml:space="preserve">Note that we've placed our newly created </w:t>
        </w:r>
        <w:proofErr w:type="spellStart"/>
        <w:r w:rsidRPr="00C93606">
          <w:rPr>
            <w:rStyle w:val="CodeInline"/>
            <w:rPrChange w:id="285" w:author="Brian Wortman" w:date="2014-05-06T10:25:00Z">
              <w:rPr/>
            </w:rPrChange>
          </w:rPr>
          <w:t>ISessionFactory</w:t>
        </w:r>
        <w:proofErr w:type="spellEnd"/>
        <w:r w:rsidRPr="00C93606">
          <w:t xml:space="preserve"> in our container as a constant. When using </w:t>
        </w:r>
        <w:proofErr w:type="spellStart"/>
        <w:r w:rsidRPr="00C93606">
          <w:t>NHibernate</w:t>
        </w:r>
        <w:proofErr w:type="spellEnd"/>
        <w:r w:rsidRPr="00C93606">
          <w:t xml:space="preserve">, it is important to only ever create a single </w:t>
        </w:r>
        <w:proofErr w:type="spellStart"/>
        <w:r w:rsidRPr="00C93606">
          <w:rPr>
            <w:rStyle w:val="CodeInline"/>
            <w:rPrChange w:id="286" w:author="Brian Wortman" w:date="2014-05-06T10:25:00Z">
              <w:rPr/>
            </w:rPrChange>
          </w:rPr>
          <w:t>ISessionFactory</w:t>
        </w:r>
        <w:proofErr w:type="spellEnd"/>
        <w:r w:rsidRPr="00C93606">
          <w:t xml:space="preserve"> instance per application. The act of creating the factory is pretty compute intensive, as it is creating all mappings to the database. Further, we only need one, as opposed to one per request, or per user, etc.</w:t>
        </w:r>
      </w:ins>
    </w:p>
    <w:p w14:paraId="55D4A99C" w14:textId="082EF632"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w:t>
      </w:r>
      <w:proofErr w:type="spellStart"/>
      <w:r w:rsidR="00B77525">
        <w:t>NHibernate</w:t>
      </w:r>
      <w:proofErr w:type="spellEnd"/>
      <w:r w:rsidR="00B77525">
        <w:t xml:space="preserve"> uses the </w:t>
      </w:r>
      <w:proofErr w:type="spellStart"/>
      <w:r w:rsidR="00B77525" w:rsidRPr="00764FCD">
        <w:rPr>
          <w:rStyle w:val="CodeInline"/>
        </w:rPr>
        <w:t>ISession</w:t>
      </w:r>
      <w:proofErr w:type="spellEnd"/>
      <w:r w:rsidR="00B77525">
        <w:t xml:space="preserve"> object to keep all fetched data and associated changes in memory. If some code used a different </w:t>
      </w:r>
      <w:proofErr w:type="spellStart"/>
      <w:r w:rsidR="00B77525" w:rsidRPr="00764FCD">
        <w:rPr>
          <w:rStyle w:val="CodeInline"/>
        </w:rPr>
        <w:t>ISession</w:t>
      </w:r>
      <w:proofErr w:type="spellEnd"/>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16E22E50"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B77525">
        <w:t xml:space="preserve">when creating the </w:t>
      </w:r>
      <w:proofErr w:type="spellStart"/>
      <w:r w:rsidR="00B77525" w:rsidRPr="00764FCD">
        <w:rPr>
          <w:rStyle w:val="CodeInline"/>
        </w:rPr>
        <w:t>ISessionFactory</w:t>
      </w:r>
      <w:proofErr w:type="spellEnd"/>
      <w:r w:rsidR="00B77525">
        <w:t xml:space="preserve"> object,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 xml:space="preserve">and then turn around and unbind it when the request is </w:t>
      </w:r>
      <w:r w:rsidRPr="00130755">
        <w:lastRenderedPageBreak/>
        <w:t>complete.</w:t>
      </w:r>
      <w:r w:rsidR="00B77525">
        <w:t xml:space="preserve"> It feels like a </w:t>
      </w:r>
      <w:r w:rsidR="003100FB">
        <w:t>lot</w:t>
      </w:r>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r w:rsidR="00B77525">
        <w:t xml:space="preserve"> the</w:t>
      </w:r>
      <w:r w:rsidR="00043627">
        <w:t xml:space="preserve"> </w:t>
      </w:r>
      <w:proofErr w:type="spellStart"/>
      <w:r w:rsidR="00043627" w:rsidRPr="00DC77E1">
        <w:rPr>
          <w:rStyle w:val="CodeInline"/>
        </w:rPr>
        <w:t>CreateSession</w:t>
      </w:r>
      <w:proofErr w:type="spellEnd"/>
      <w:r w:rsidR="00B77525">
        <w:rPr>
          <w:rStyle w:val="CodeInline"/>
        </w:rPr>
        <w:t xml:space="preserve"> </w:t>
      </w:r>
      <w:r w:rsidR="00B77525" w:rsidRPr="00764FCD">
        <w:rPr>
          <w:rStyle w:val="CodeInline"/>
          <w:rFonts w:ascii="Utopia" w:hAnsi="Utopia"/>
        </w:rPr>
        <w:t>method</w:t>
      </w:r>
      <w:r w:rsidR="00043627" w:rsidRPr="00B77525">
        <w:t>…</w:t>
      </w:r>
    </w:p>
    <w:p w14:paraId="6119B27C" w14:textId="5EF0444A" w:rsidR="0080703E" w:rsidRPr="00130755" w:rsidRDefault="00130755" w:rsidP="00DC77E1">
      <w:pPr>
        <w:pStyle w:val="BodyTextCont"/>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r w:rsidR="00764FCD">
        <w:t xml:space="preserve">). </w:t>
      </w:r>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rsidR="00A977AD">
        <w:t>analogous</w:t>
      </w:r>
      <w:r w:rsidR="00A977AD" w:rsidRPr="00130755">
        <w:t xml:space="preserve"> </w:t>
      </w:r>
      <w:r w:rsidRPr="00130755">
        <w:t>to opening a connection to the database</w:t>
      </w:r>
      <w:r w:rsidR="00764FCD">
        <w:t>.</w:t>
      </w:r>
      <w:r w:rsidRPr="00130755">
        <w:t>)</w:t>
      </w:r>
      <w:r w:rsidR="00764FCD">
        <w:t xml:space="preserve"> </w:t>
      </w:r>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r w:rsidR="00764FCD">
        <w:t>.</w:t>
      </w:r>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652AE90D"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r w:rsidR="0026557E">
        <w:t>,</w:t>
      </w:r>
      <w:r w:rsidR="00F21043">
        <w:t xml:space="preserve"> and derivations thereof</w:t>
      </w:r>
      <w:r w:rsidR="0026557E">
        <w:t>,</w:t>
      </w:r>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and its</w:t>
      </w:r>
      <w:r w:rsidR="0026557E">
        <w:t xml:space="preserve"> </w:t>
      </w:r>
      <w:proofErr w:type="spellStart"/>
      <w:r w:rsidR="005D629A" w:rsidRPr="00DC77E1">
        <w:rPr>
          <w:rStyle w:val="CodeInline"/>
        </w:rPr>
        <w:t>IActionTransasctionHelper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rsidRPr="006038FF">
        <w:rPr>
          <w:rStyle w:val="CodeInline"/>
          <w:rPrChange w:id="287" w:author="Brian Wortman" w:date="2014-05-06T10:29:00Z">
            <w:rPr/>
          </w:rPrChange>
        </w:rPr>
        <w:t>WebApi2Book.Web.Common</w:t>
      </w:r>
      <w:r w:rsidR="00DA4CAC">
        <w:t xml:space="preserve">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lastRenderedPageBreak/>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lastRenderedPageBreak/>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NinjectConfigurator's </w:t>
      </w:r>
      <w:r w:rsidR="00B1188B" w:rsidRPr="00DC77E1">
        <w:rPr>
          <w:rStyle w:val="CodeInline"/>
        </w:rPr>
        <w:t>ConfigureNHibernate</w:t>
      </w:r>
      <w:r w:rsidR="00B1188B">
        <w:t xml:space="preserve"> method so that </w:t>
      </w:r>
      <w:r w:rsidR="00B1188B" w:rsidRPr="00DC77E1">
        <w:rPr>
          <w:rStyle w:val="CodeInline"/>
        </w:rPr>
        <w:t>IActionTransactionHelper</w:t>
      </w:r>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lastRenderedPageBreak/>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A6710D">
        <w:rPr>
          <w:rStyle w:val="CodeInlin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B54CA3">
        <w:rPr>
          <w:rStyle w:val="CodeInline"/>
        </w:rPr>
        <w:t>CloseSession</w:t>
      </w:r>
      <w:proofErr w:type="spellEnd"/>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1E176ECA"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proofErr w:type="spellStart"/>
      <w:r w:rsidR="00120CBA" w:rsidRPr="001035FE">
        <w:rPr>
          <w:rStyle w:val="CodeInline"/>
        </w:rPr>
        <w:t>Tasks</w:t>
      </w:r>
      <w:r w:rsidR="0029441E" w:rsidRPr="001035FE">
        <w:rPr>
          <w:rStyle w:val="CodeInline"/>
        </w:rPr>
        <w:t>C</w:t>
      </w:r>
      <w:del w:id="288" w:author="Brian Wortman" w:date="2014-05-05T22:27:00Z">
        <w:r w:rsidR="00120CBA" w:rsidRPr="001035FE" w:rsidDel="0029441E">
          <w:rPr>
            <w:rStyle w:val="CodeInline"/>
          </w:rPr>
          <w:delText xml:space="preserve"> c</w:delText>
        </w:r>
      </w:del>
      <w:r w:rsidR="00120CBA" w:rsidRPr="001035FE">
        <w:rPr>
          <w:rStyle w:val="CodeInline"/>
        </w:rPr>
        <w:t>ontroller</w:t>
      </w:r>
      <w:proofErr w:type="spellEnd"/>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48F34F0F"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 xml:space="preserve">can </w:t>
      </w:r>
      <w:del w:id="289" w:author="Brian Wortman" w:date="2014-05-06T10:31:00Z">
        <w:r w:rsidR="0080703E" w:rsidRPr="00130755" w:rsidDel="006038FF">
          <w:delText xml:space="preserve">then </w:delText>
        </w:r>
      </w:del>
      <w:r w:rsidR="0080703E" w:rsidRPr="00130755">
        <w:t>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3A3B7815" w:rsidR="00D74524" w:rsidRDefault="0007636F" w:rsidP="00DC77E1">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r w:rsidR="00F5637E">
        <w:t xml:space="preserve"> The runtime creates only a single instance of the attribute for an application</w:t>
      </w:r>
      <w:r w:rsidR="0026557E">
        <w:t>,</w:t>
      </w:r>
      <w:r w:rsidR="00F5637E">
        <w:t xml:space="preserve"> 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1"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proofErr w:type="spellStart"/>
      <w:r w:rsidRPr="006038FF">
        <w:rPr>
          <w:rStyle w:val="CodeInline"/>
          <w:rPrChange w:id="290" w:author="Brian Wortman" w:date="2014-05-06T10:32:00Z">
            <w:rPr/>
          </w:rPrChange>
        </w:rPr>
        <w:t>WebContainerManager</w:t>
      </w:r>
      <w:proofErr w:type="spellEnd"/>
      <w:r>
        <w:t xml:space="preserve"> to provide access to dependencies managed by the </w:t>
      </w:r>
      <w:proofErr w:type="spellStart"/>
      <w:r w:rsidRPr="006038FF">
        <w:rPr>
          <w:rStyle w:val="CodeInline"/>
          <w:rPrChange w:id="291" w:author="Brian Wortman" w:date="2014-05-06T10:32:00Z">
            <w:rPr/>
          </w:rPrChange>
        </w:rP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lastRenderedPageBreak/>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w:t>
      </w:r>
      <w:proofErr w:type="spellStart"/>
      <w:r w:rsidR="00DD08EE">
        <w:t>NHibernate</w:t>
      </w:r>
      <w:proofErr w:type="spellEnd"/>
      <w:r w:rsidR="00DD08EE">
        <w:t xml:space="preserv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t>
      </w:r>
      <w:r w:rsidR="00DD08EE">
        <w:t xml:space="preserve">will never hit our resolver </w:t>
      </w:r>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012D18EA" w:rsidR="00E923DB" w:rsidRPr="00E923DB" w:rsidRDefault="00C445C1" w:rsidP="00DC77E1">
      <w:pPr>
        <w:pStyle w:val="BodyTextFirst"/>
      </w:pPr>
      <w:r w:rsidRPr="00C445C1">
        <w:t xml:space="preserve">When you are trying to </w:t>
      </w:r>
      <w:r>
        <w:t>troubleshoot</w:t>
      </w:r>
      <w:ins w:id="292" w:author="Brian Wortman" w:date="2014-05-06T11:23:00Z">
        <w:r w:rsidR="005316F1">
          <w:t xml:space="preserve"> </w:t>
        </w:r>
      </w:ins>
      <w:ins w:id="293" w:author="Brian Wortman" w:date="2014-05-06T11:24:00Z">
        <w:r w:rsidR="005316F1">
          <w:t xml:space="preserve">- </w:t>
        </w:r>
      </w:ins>
      <w:ins w:id="294" w:author="Brian Wortman" w:date="2014-05-06T11:23:00Z">
        <w:r w:rsidR="005316F1">
          <w:t xml:space="preserve">or gain deep knowledge into the inner workings of - </w:t>
        </w:r>
      </w:ins>
      <w:del w:id="295" w:author="Brian Wortman" w:date="2014-05-06T11:23:00Z">
        <w:r w:rsidDel="005316F1">
          <w:delText xml:space="preserve"> </w:delText>
        </w:r>
      </w:del>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3A21718B" w14:textId="38FF99B1" w:rsidR="005316F1" w:rsidRDefault="005316F1" w:rsidP="00DC77E1">
      <w:pPr>
        <w:pStyle w:val="BodyTextCont"/>
        <w:rPr>
          <w:ins w:id="296" w:author="Brian Wortman" w:date="2014-05-06T11:25:00Z"/>
        </w:rPr>
      </w:pPr>
      <w:ins w:id="297" w:author="Brian Wortman" w:date="2014-05-06T11:26:00Z">
        <w:r>
          <w:t xml:space="preserve">Then </w:t>
        </w:r>
      </w:ins>
      <w:ins w:id="298" w:author="Brian Wortman" w:date="2014-05-06T11:25:00Z">
        <w:r>
          <w:t xml:space="preserve">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ins>
      <w:ins w:id="299" w:author="Brian Wortman" w:date="2014-05-06T11:26:00Z">
        <w:r w:rsidR="00B93F65">
          <w:t>:</w:t>
        </w:r>
      </w:ins>
    </w:p>
    <w:p w14:paraId="5984682D" w14:textId="77777777" w:rsidR="00B93F65" w:rsidRPr="00C445C1" w:rsidRDefault="00B93F65" w:rsidP="00B93F65">
      <w:pPr>
        <w:pStyle w:val="Code"/>
        <w:rPr>
          <w:ins w:id="300" w:author="Brian Wortman" w:date="2014-05-06T11:26:00Z"/>
        </w:rPr>
      </w:pPr>
      <w:ins w:id="301" w:author="Brian Wortman" w:date="2014-05-06T11:26:00Z">
        <w:r w:rsidRPr="00C445C1">
          <w:t>config.EnableSystemDiagnosticsTracing();</w:t>
        </w:r>
      </w:ins>
    </w:p>
    <w:p w14:paraId="300DC59A" w14:textId="3129FEAC" w:rsidR="005316F1" w:rsidRDefault="00B93F65" w:rsidP="00DC77E1">
      <w:pPr>
        <w:pStyle w:val="BodyTextCont"/>
        <w:rPr>
          <w:ins w:id="302" w:author="Brian Wortman" w:date="2014-05-06T11:25:00Z"/>
        </w:rPr>
      </w:pPr>
      <w:ins w:id="303" w:author="Brian Wortman" w:date="2014-05-06T11:26:00Z">
        <w:r>
          <w:t>And that's it.</w:t>
        </w:r>
      </w:ins>
      <w:ins w:id="304" w:author="Brian Wortman" w:date="2014-05-06T11:27:00Z">
        <w:r>
          <w:t xml:space="preserve"> </w:t>
        </w:r>
        <w:r w:rsidRPr="00B93F65">
          <w:t xml:space="preserve">This code adds the </w:t>
        </w:r>
        <w:proofErr w:type="spellStart"/>
        <w:r w:rsidRPr="00B93F65">
          <w:rPr>
            <w:rStyle w:val="CodeInline"/>
            <w:rPrChange w:id="305" w:author="Brian Wortman" w:date="2014-05-06T11:27:00Z">
              <w:rPr/>
            </w:rPrChange>
          </w:rPr>
          <w:t>SystemDiagnosticsTraceWriter</w:t>
        </w:r>
        <w:proofErr w:type="spellEnd"/>
        <w:r w:rsidRPr="00B93F65">
          <w:t xml:space="preserve"> class to the Web API pipeline. </w:t>
        </w:r>
      </w:ins>
      <w:ins w:id="306" w:author="Brian Wortman" w:date="2014-05-06T11:28:00Z">
        <w:r>
          <w:t>Because t</w:t>
        </w:r>
      </w:ins>
      <w:ins w:id="307" w:author="Brian Wortman" w:date="2014-05-06T11:27:00Z">
        <w:r w:rsidRPr="00B93F65">
          <w:t xml:space="preserve">he </w:t>
        </w:r>
        <w:proofErr w:type="spellStart"/>
        <w:r w:rsidRPr="00B93F65">
          <w:rPr>
            <w:rStyle w:val="CodeInline"/>
            <w:rPrChange w:id="308" w:author="Brian Wortman" w:date="2014-05-06T11:28:00Z">
              <w:rPr/>
            </w:rPrChange>
          </w:rPr>
          <w:t>SystemDiagnosticsTraceWriter</w:t>
        </w:r>
        <w:proofErr w:type="spellEnd"/>
        <w:r w:rsidRPr="00B93F65">
          <w:t xml:space="preserve"> class writes tra</w:t>
        </w:r>
        <w:r>
          <w:t xml:space="preserve">ces to </w:t>
        </w:r>
        <w:proofErr w:type="spellStart"/>
        <w:r>
          <w:t>System.Diagnostics.Trace</w:t>
        </w:r>
        <w:proofErr w:type="spellEnd"/>
        <w:r>
          <w:t xml:space="preserve">, if you run the demo from the Implementing POST </w:t>
        </w:r>
      </w:ins>
      <w:ins w:id="309" w:author="Brian Wortman" w:date="2014-05-06T11:29:00Z">
        <w:r>
          <w:t xml:space="preserve">section you'll see </w:t>
        </w:r>
      </w:ins>
      <w:ins w:id="310" w:author="Brian Wortman" w:date="2014-05-06T11:30:00Z">
        <w:r>
          <w:t>trace statements written to Visual Studio's Output window.</w:t>
        </w:r>
      </w:ins>
      <w:ins w:id="311" w:author="Brian Wortman" w:date="2014-05-06T11:42:00Z">
        <w:r w:rsidR="00D12E47">
          <w:t xml:space="preserve"> You can </w:t>
        </w:r>
      </w:ins>
      <w:ins w:id="312" w:author="Brian Wortman" w:date="2014-05-06T11:44:00Z">
        <w:r w:rsidR="00D12E47">
          <w:t xml:space="preserve">also </w:t>
        </w:r>
      </w:ins>
      <w:ins w:id="313" w:author="Brian Wortman" w:date="2014-05-06T11:42:00Z">
        <w:r w:rsidR="00D12E47">
          <w:t>register additional trace listeners; for example, to write traces to</w:t>
        </w:r>
      </w:ins>
      <w:ins w:id="314" w:author="Brian Wortman" w:date="2014-05-06T11:48:00Z">
        <w:r w:rsidR="00D12E47">
          <w:t xml:space="preserve"> the Windows Event</w:t>
        </w:r>
      </w:ins>
      <w:ins w:id="315" w:author="Brian Wortman" w:date="2014-05-06T11:49:00Z">
        <w:r w:rsidR="00D12E47">
          <w:t xml:space="preserve"> </w:t>
        </w:r>
      </w:ins>
      <w:ins w:id="316" w:author="Brian Wortman" w:date="2014-05-06T11:48:00Z">
        <w:r w:rsidR="00D12E47">
          <w:t>Log,</w:t>
        </w:r>
      </w:ins>
      <w:ins w:id="317" w:author="Brian Wortman" w:date="2014-05-06T11:42:00Z">
        <w:r w:rsidR="00D12E47">
          <w:t xml:space="preserve"> a database</w:t>
        </w:r>
      </w:ins>
      <w:ins w:id="318" w:author="Brian Wortman" w:date="2014-05-06T11:48:00Z">
        <w:r w:rsidR="00D12E47">
          <w:t>,</w:t>
        </w:r>
      </w:ins>
      <w:ins w:id="319" w:author="Brian Wortman" w:date="2014-05-06T11:42:00Z">
        <w:r w:rsidR="00D12E47">
          <w:t xml:space="preserve"> or </w:t>
        </w:r>
      </w:ins>
      <w:ins w:id="320" w:author="Brian Wortman" w:date="2014-05-06T11:48:00Z">
        <w:r w:rsidR="00D12E47">
          <w:t>a text</w:t>
        </w:r>
      </w:ins>
      <w:ins w:id="321" w:author="Brian Wortman" w:date="2014-05-06T11:49:00Z">
        <w:r w:rsidR="00D12E47">
          <w:t xml:space="preserve"> file</w:t>
        </w:r>
      </w:ins>
      <w:ins w:id="322" w:author="Brian Wortman" w:date="2014-05-06T11:42:00Z">
        <w:r w:rsidR="00D12E47">
          <w:t>.</w:t>
        </w:r>
      </w:ins>
    </w:p>
    <w:p w14:paraId="1B627DAA" w14:textId="2339E313" w:rsidR="005316F1" w:rsidRDefault="00D12E47" w:rsidP="00DC77E1">
      <w:pPr>
        <w:pStyle w:val="BodyTextCont"/>
        <w:rPr>
          <w:ins w:id="323" w:author="Brian Wortman" w:date="2014-05-06T11:25:00Z"/>
        </w:rPr>
      </w:pPr>
      <w:ins w:id="324" w:author="Brian Wortman" w:date="2014-05-06T11:46:00Z">
        <w:r>
          <w:t>Though we could end this section now (after all, we've accomplished our goal of adding tracing), we want to take things a step further and demonstrate how to implement and register a custom trace writer</w:t>
        </w:r>
      </w:ins>
      <w:ins w:id="325" w:author="Brian Wortman" w:date="2014-05-06T11:50:00Z">
        <w:r w:rsidR="000C1E5F">
          <w:t xml:space="preserve"> that </w:t>
        </w:r>
      </w:ins>
      <w:ins w:id="326" w:author="Brian Wortman" w:date="2014-05-06T11:52:00Z">
        <w:r w:rsidR="000C1E5F">
          <w:t>plugs into the ASP.NET Web API tracing infrastructure and writes</w:t>
        </w:r>
      </w:ins>
      <w:ins w:id="327" w:author="Brian Wortman" w:date="2014-05-06T11:51:00Z">
        <w:r w:rsidR="000C1E5F">
          <w:t xml:space="preserve"> to log4net.</w:t>
        </w:r>
      </w:ins>
      <w:ins w:id="328" w:author="Brian Wortman" w:date="2014-05-06T11:50:00Z">
        <w:r w:rsidR="000C1E5F">
          <w:t xml:space="preserve"> </w:t>
        </w:r>
      </w:ins>
    </w:p>
    <w:p w14:paraId="58064BF2" w14:textId="30C9675D" w:rsidR="00E923DB" w:rsidRDefault="000C1E5F" w:rsidP="00DC77E1">
      <w:pPr>
        <w:pStyle w:val="BodyTextCont"/>
      </w:pPr>
      <w:ins w:id="329" w:author="Brian Wortman" w:date="2014-05-06T11:53:00Z">
        <w:r>
          <w:t>First</w:t>
        </w:r>
      </w:ins>
      <w:del w:id="330" w:author="Brian Wortman" w:date="2014-05-06T11:53:00Z">
        <w:r w:rsidR="00046C46" w:rsidDel="000C1E5F">
          <w:delText>Next</w:delText>
        </w:r>
      </w:del>
      <w:r w:rsidR="00046C46">
        <w:t xml:space="preserve">, we need to provide an </w:t>
      </w:r>
      <w:proofErr w:type="spellStart"/>
      <w:r w:rsidR="00046C46" w:rsidRPr="00DC77E1">
        <w:rPr>
          <w:rStyle w:val="CodeInline"/>
        </w:rPr>
        <w:t>ITraceWriter</w:t>
      </w:r>
      <w:proofErr w:type="spellEnd"/>
      <w:r w:rsidR="00046C46">
        <w:t xml:space="preserve"> implementation</w:t>
      </w:r>
      <w:ins w:id="331" w:author="Brian Wortman" w:date="2014-05-06T11:53:00Z">
        <w:r>
          <w:t>. I</w:t>
        </w:r>
      </w:ins>
      <w:del w:id="332" w:author="Brian Wortman" w:date="2014-05-06T11:53:00Z">
        <w:r w:rsidR="00046C46" w:rsidDel="000C1E5F">
          <w:delText>, so i</w:delText>
        </w:r>
      </w:del>
      <w:r w:rsidR="00046C46">
        <w:t xml:space="preserve">mplement the following </w:t>
      </w:r>
      <w:proofErr w:type="spellStart"/>
      <w:r w:rsidR="00046C46" w:rsidRPr="00DC77E1">
        <w:rPr>
          <w:rStyle w:val="CodeInline"/>
        </w:rPr>
        <w:t>SimpleTraceWriter</w:t>
      </w:r>
      <w:proofErr w:type="spellEnd"/>
      <w:r w:rsidR="00046C46">
        <w:t xml:space="preserve"> class in the root of the </w:t>
      </w:r>
      <w:r w:rsidR="00046C46" w:rsidRPr="00DC77E1">
        <w:rPr>
          <w:rStyle w:val="CodeInline"/>
        </w:rPr>
        <w:t>WebApi2Book.Web.</w:t>
      </w:r>
      <w:r w:rsidR="00046C46">
        <w:t>Common project:</w:t>
      </w:r>
    </w:p>
    <w:p w14:paraId="512F8C0A" w14:textId="78BE9F72" w:rsidR="001B4426" w:rsidRPr="001B4426" w:rsidRDefault="00C445C1">
      <w:pPr>
        <w:pStyle w:val="CodeCaption"/>
      </w:pPr>
      <w:r>
        <w:lastRenderedPageBreak/>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52EFA57D"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ins w:id="333" w:author="Brian Wortman" w:date="2014-05-06T11:54:00Z">
        <w:r w:rsidR="000C1E5F">
          <w:t xml:space="preserve"> to register the writer</w:t>
        </w:r>
      </w:ins>
      <w:ins w:id="334" w:author="Brian Wortman" w:date="2014-05-06T11:56:00Z">
        <w:r w:rsidR="000C1E5F">
          <w:t xml:space="preserve"> with the framework</w:t>
        </w:r>
      </w:ins>
      <w:r>
        <w:t>:</w:t>
      </w:r>
    </w:p>
    <w:p w14:paraId="67C01B6D" w14:textId="0D6E1386" w:rsidR="00C445C1" w:rsidRPr="00C445C1" w:rsidRDefault="000C1E5F" w:rsidP="00DC77E1">
      <w:pPr>
        <w:pStyle w:val="Code"/>
      </w:pPr>
      <w:ins w:id="335" w:author="Brian Wortman" w:date="2014-05-06T11:55:00Z">
        <w:r>
          <w:t>//</w:t>
        </w:r>
      </w:ins>
      <w:commentRangeStart w:id="336"/>
      <w:commentRangeStart w:id="337"/>
      <w:r w:rsidR="00C445C1" w:rsidRPr="00C445C1">
        <w:t>config.EnableSystemDiagnosticsTracing();</w:t>
      </w:r>
      <w:ins w:id="338" w:author="Brian Wortman" w:date="2014-05-06T11:55:00Z">
        <w:r>
          <w:t xml:space="preserve"> // replaced by custom writer</w:t>
        </w:r>
      </w:ins>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339" w:author="Jamie Kurtz" w:date="2014-05-04T18:15:00Z"/>
        </w:rPr>
      </w:pPr>
      <w:r>
        <w:t xml:space="preserve">    </w:t>
      </w:r>
      <w:r w:rsidRPr="00C445C1">
        <w:t>new SimpleTraceWriter(WebContainerManager.Get&lt;ILogManager&gt;()));</w:t>
      </w:r>
      <w:commentRangeEnd w:id="336"/>
      <w:r w:rsidR="00086B34">
        <w:rPr>
          <w:rFonts w:asciiTheme="minorHAnsi" w:hAnsiTheme="minorHAnsi"/>
          <w:noProof w:val="0"/>
          <w:sz w:val="22"/>
        </w:rPr>
        <w:commentReference w:id="336"/>
      </w:r>
      <w:commentRangeEnd w:id="337"/>
      <w:r w:rsidR="00D60B98">
        <w:rPr>
          <w:rFonts w:asciiTheme="minorHAnsi" w:hAnsiTheme="minorHAnsi"/>
          <w:noProof w:val="0"/>
          <w:sz w:val="22"/>
        </w:rPr>
        <w:commentReference w:id="337"/>
      </w:r>
    </w:p>
    <w:p w14:paraId="3430CC1C" w14:textId="77777777" w:rsidR="00086B34" w:rsidRDefault="00086B34" w:rsidP="00DC77E1">
      <w:pPr>
        <w:pStyle w:val="Code"/>
      </w:pPr>
    </w:p>
    <w:p w14:paraId="7AB50644" w14:textId="58901CAE" w:rsidR="00046C46" w:rsidRDefault="00046C46" w:rsidP="00DC77E1">
      <w:pPr>
        <w:pStyle w:val="BodyTextCont"/>
      </w:pPr>
      <w:r>
        <w:t>See, wasn't that easy? Now, next time you run the demo from the Implementing POST section you'll find a new log file</w:t>
      </w:r>
      <w:ins w:id="340" w:author="Brian Wortman" w:date="2014-05-06T11:59:00Z">
        <w:r w:rsidR="000C1E5F">
          <w:t xml:space="preserve"> full of trace information</w:t>
        </w:r>
      </w:ins>
      <w:r>
        <w:t xml:space="preserve"> inside of the </w:t>
      </w:r>
      <w:del w:id="341" w:author="Brian Wortman" w:date="2014-05-06T10:35:00Z">
        <w:r w:rsidRPr="006038FF" w:rsidDel="006038FF">
          <w:rPr>
            <w:rStyle w:val="CodeInline"/>
            <w:rPrChange w:id="342" w:author="Brian Wortman" w:date="2014-05-06T10:35:00Z">
              <w:rPr/>
            </w:rPrChange>
          </w:rPr>
          <w:delText>"</w:delText>
        </w:r>
      </w:del>
      <w:r w:rsidRPr="006038FF">
        <w:rPr>
          <w:rStyle w:val="CodeInline"/>
          <w:rPrChange w:id="343" w:author="Brian Wortman" w:date="2014-05-06T10:35:00Z">
            <w:rPr/>
          </w:rPrChange>
        </w:rPr>
        <w:t>logs</w:t>
      </w:r>
      <w:del w:id="344" w:author="Brian Wortman" w:date="2014-05-06T10:35:00Z">
        <w:r w:rsidRPr="006038FF" w:rsidDel="006038FF">
          <w:rPr>
            <w:rStyle w:val="CodeInline"/>
            <w:rPrChange w:id="345" w:author="Brian Wortman" w:date="2014-05-06T10:35:00Z">
              <w:rPr/>
            </w:rPrChange>
          </w:rPr>
          <w:delText>"</w:delText>
        </w:r>
      </w:del>
      <w:r>
        <w:t xml:space="preserve"> folder </w:t>
      </w:r>
      <w:del w:id="346" w:author="Brian Wortman" w:date="2014-05-06T11:59:00Z">
        <w:r w:rsidDel="000C1E5F">
          <w:delText xml:space="preserve">in </w:delText>
        </w:r>
      </w:del>
      <w:ins w:id="347" w:author="Brian Wortman" w:date="2014-05-06T11:59:00Z">
        <w:r w:rsidR="000C1E5F">
          <w:t xml:space="preserve">of </w:t>
        </w:r>
      </w:ins>
      <w:r>
        <w:t xml:space="preserve">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46E6776C"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348"/>
      <w:commentRangeStart w:id="349"/>
      <w:r w:rsidR="0096065F">
        <w:t xml:space="preserve">The framework </w:t>
      </w:r>
      <w:ins w:id="350" w:author="Brian Wortman" w:date="2014-05-06T12:12:00Z">
        <w:r w:rsidR="00993322">
          <w:t xml:space="preserve">also </w:t>
        </w:r>
      </w:ins>
      <w:ins w:id="351" w:author="Brian Wortman" w:date="2014-05-06T12:14:00Z">
        <w:r w:rsidR="00993322">
          <w:t xml:space="preserve">now </w:t>
        </w:r>
      </w:ins>
      <w:r w:rsidR="0096065F">
        <w:t>supports multiple exception loggers, each of which has access to the exception objects themselves and to the contexts in which the exceptions occur</w:t>
      </w:r>
      <w:commentRangeEnd w:id="348"/>
      <w:r w:rsidR="00FB4B13">
        <w:rPr>
          <w:rFonts w:asciiTheme="minorHAnsi" w:hAnsiTheme="minorHAnsi"/>
          <w:sz w:val="22"/>
        </w:rPr>
        <w:commentReference w:id="348"/>
      </w:r>
      <w:commentRangeEnd w:id="349"/>
      <w:r w:rsidR="00D60B98">
        <w:rPr>
          <w:rFonts w:asciiTheme="minorHAnsi" w:hAnsiTheme="minorHAnsi"/>
          <w:sz w:val="22"/>
        </w:rPr>
        <w:commentReference w:id="349"/>
      </w:r>
      <w:r w:rsidR="0096065F">
        <w:t>.</w:t>
      </w:r>
      <w:r w:rsidR="00537DCA">
        <w:t xml:space="preserve"> </w:t>
      </w:r>
      <w:ins w:id="352" w:author="Brian Wortman" w:date="2014-05-06T12:10:00Z">
        <w:r w:rsidR="00993322">
          <w:t>In this section, w</w:t>
        </w:r>
      </w:ins>
      <w:del w:id="353" w:author="Brian Wortman" w:date="2014-05-06T12:10:00Z">
        <w:r w:rsidR="00537DCA" w:rsidDel="00993322">
          <w:delText>W</w:delText>
        </w:r>
      </w:del>
      <w:r w:rsidR="00537DCA">
        <w:t xml:space="preserve">e'll </w:t>
      </w:r>
      <w:ins w:id="354" w:author="Brian Wortman" w:date="2014-05-06T12:12:00Z">
        <w:r w:rsidR="00993322">
          <w:t>implement a global exception handler</w:t>
        </w:r>
      </w:ins>
      <w:ins w:id="355" w:author="Brian Wortman" w:date="2014-05-06T12:13:00Z">
        <w:r w:rsidR="00993322">
          <w:t xml:space="preserve"> and a custom </w:t>
        </w:r>
      </w:ins>
      <w:del w:id="356" w:author="Brian Wortman" w:date="2014-05-06T12:13:00Z">
        <w:r w:rsidR="00537DCA" w:rsidDel="00993322">
          <w:delText xml:space="preserve">demonstrate </w:delText>
        </w:r>
      </w:del>
      <w:r w:rsidR="00537DCA">
        <w:t>exception logger</w:t>
      </w:r>
      <w:ins w:id="357" w:author="Brian Wortman" w:date="2014-05-06T12:51:00Z">
        <w:r w:rsidR="00830B4C">
          <w:t xml:space="preserve">, </w:t>
        </w:r>
      </w:ins>
      <w:ins w:id="358" w:author="Brian Wortman" w:date="2014-05-06T12:52:00Z">
        <w:r w:rsidR="00830B4C">
          <w:t xml:space="preserve">as </w:t>
        </w:r>
      </w:ins>
      <w:del w:id="359" w:author="Brian Wortman" w:date="2014-05-06T12:13:00Z">
        <w:r w:rsidR="00537DCA" w:rsidDel="00993322">
          <w:delText xml:space="preserve"> support by adding a simple exception logger now</w:delText>
        </w:r>
      </w:del>
      <w:del w:id="360" w:author="Brian Wortman" w:date="2014-05-06T12:51:00Z">
        <w:r w:rsidR="00537DCA" w:rsidDel="00830B4C">
          <w:delText>.</w:delText>
        </w:r>
      </w:del>
      <w:ins w:id="361" w:author="Brian Wortman" w:date="2014-05-06T12:14:00Z">
        <w:r w:rsidR="00993322">
          <w:t>summarized in Table 5-5.</w:t>
        </w:r>
      </w:ins>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lastRenderedPageBreak/>
        <w:t>http://aspnet.codeplex.com/SourceControl/latest#Samples/WebApi/Elmah/ReadMe.txt</w:t>
      </w:r>
    </w:p>
    <w:p w14:paraId="4E3E3B0E" w14:textId="155A3BD8" w:rsidR="007F7D06" w:rsidRDefault="007F7D06" w:rsidP="007F7D06">
      <w:pPr>
        <w:pStyle w:val="TableCaption"/>
        <w:rPr>
          <w:ins w:id="362" w:author="Brian Wortman" w:date="2014-05-06T12:04:00Z"/>
        </w:rPr>
        <w:pPrChange w:id="363" w:author="Brian Wortman" w:date="2014-05-06T12:04:00Z">
          <w:pPr>
            <w:pStyle w:val="BodyTextCont"/>
          </w:pPr>
        </w:pPrChange>
      </w:pPr>
      <w:ins w:id="364" w:author="Brian Wortman" w:date="2014-05-06T12:04:00Z">
        <w:r w:rsidRPr="007F7D06">
          <w:t>Table 5-</w:t>
        </w:r>
      </w:ins>
      <w:ins w:id="365" w:author="Brian Wortman" w:date="2014-05-06T12:14:00Z">
        <w:r w:rsidR="00993322">
          <w:t>5</w:t>
        </w:r>
      </w:ins>
      <w:ins w:id="366" w:author="Brian Wortman" w:date="2014-05-06T12:04:00Z">
        <w:r>
          <w:t>. Error Handling</w:t>
        </w:r>
      </w:ins>
      <w:ins w:id="367" w:author="Brian Wortman" w:date="2014-05-06T12:44:00Z">
        <w:r w:rsidR="00830B4C">
          <w:t xml:space="preserve"> Classes</w:t>
        </w:r>
      </w:ins>
    </w:p>
    <w:tbl>
      <w:tblPr>
        <w:tblStyle w:val="TableGrid"/>
        <w:tblW w:w="6565" w:type="dxa"/>
        <w:tblLook w:val="04A0" w:firstRow="1" w:lastRow="0" w:firstColumn="1" w:lastColumn="0" w:noHBand="0" w:noVBand="1"/>
        <w:tblPrChange w:id="368" w:author="Brian Wortman" w:date="2014-05-06T12:44:00Z">
          <w:tblPr>
            <w:tblStyle w:val="TableGrid"/>
            <w:tblW w:w="5508" w:type="dxa"/>
            <w:tblLook w:val="04A0" w:firstRow="1" w:lastRow="0" w:firstColumn="1" w:lastColumn="0" w:noHBand="0" w:noVBand="1"/>
          </w:tblPr>
        </w:tblPrChange>
      </w:tblPr>
      <w:tblGrid>
        <w:gridCol w:w="2350"/>
        <w:gridCol w:w="4215"/>
        <w:tblGridChange w:id="369">
          <w:tblGrid>
            <w:gridCol w:w="1770"/>
            <w:gridCol w:w="887"/>
          </w:tblGrid>
        </w:tblGridChange>
      </w:tblGrid>
      <w:tr w:rsidR="007F7D06" w14:paraId="63326757" w14:textId="77777777" w:rsidTr="00830B4C">
        <w:trPr>
          <w:ins w:id="370" w:author="Brian Wortman" w:date="2014-05-06T12:04:00Z"/>
        </w:trPr>
        <w:tc>
          <w:tcPr>
            <w:tcW w:w="2350" w:type="dxa"/>
            <w:tcBorders>
              <w:top w:val="single" w:sz="4" w:space="0" w:color="auto"/>
              <w:left w:val="single" w:sz="4" w:space="0" w:color="auto"/>
              <w:bottom w:val="single" w:sz="4" w:space="0" w:color="auto"/>
              <w:right w:val="single" w:sz="4" w:space="0" w:color="auto"/>
            </w:tcBorders>
            <w:hideMark/>
            <w:tcPrChange w:id="371" w:author="Brian Wortman" w:date="2014-05-06T12:44:00Z">
              <w:tcPr>
                <w:tcW w:w="1550" w:type="dxa"/>
                <w:tcBorders>
                  <w:top w:val="single" w:sz="4" w:space="0" w:color="auto"/>
                  <w:left w:val="single" w:sz="4" w:space="0" w:color="auto"/>
                  <w:bottom w:val="single" w:sz="4" w:space="0" w:color="auto"/>
                  <w:right w:val="single" w:sz="4" w:space="0" w:color="auto"/>
                </w:tcBorders>
                <w:hideMark/>
              </w:tcPr>
            </w:tcPrChange>
          </w:tcPr>
          <w:p w14:paraId="0CE7336B" w14:textId="4E840A38" w:rsidR="007F7D06" w:rsidRPr="007F7D06" w:rsidRDefault="007F7D06" w:rsidP="007F7D06">
            <w:pPr>
              <w:pStyle w:val="TableHead"/>
              <w:rPr>
                <w:ins w:id="372" w:author="Brian Wortman" w:date="2014-05-06T12:04:00Z"/>
              </w:rPr>
            </w:pPr>
            <w:ins w:id="373" w:author="Brian Wortman" w:date="2014-05-06T12:04:00Z">
              <w:r>
                <w:t>Class</w:t>
              </w:r>
            </w:ins>
          </w:p>
        </w:tc>
        <w:tc>
          <w:tcPr>
            <w:tcW w:w="4215" w:type="dxa"/>
            <w:tcBorders>
              <w:top w:val="single" w:sz="4" w:space="0" w:color="auto"/>
              <w:left w:val="single" w:sz="4" w:space="0" w:color="auto"/>
              <w:bottom w:val="single" w:sz="4" w:space="0" w:color="auto"/>
              <w:right w:val="single" w:sz="4" w:space="0" w:color="auto"/>
            </w:tcBorders>
            <w:hideMark/>
            <w:tcPrChange w:id="374" w:author="Brian Wortman" w:date="2014-05-06T12:44:00Z">
              <w:tcPr>
                <w:tcW w:w="914" w:type="dxa"/>
                <w:tcBorders>
                  <w:top w:val="single" w:sz="4" w:space="0" w:color="auto"/>
                  <w:left w:val="single" w:sz="4" w:space="0" w:color="auto"/>
                  <w:bottom w:val="single" w:sz="4" w:space="0" w:color="auto"/>
                  <w:right w:val="single" w:sz="4" w:space="0" w:color="auto"/>
                </w:tcBorders>
                <w:hideMark/>
              </w:tcPr>
            </w:tcPrChange>
          </w:tcPr>
          <w:p w14:paraId="1CAC5781" w14:textId="3229A46F" w:rsidR="007F7D06" w:rsidRPr="007F7D06" w:rsidRDefault="007F7D06" w:rsidP="007F7D06">
            <w:pPr>
              <w:pStyle w:val="TableHead"/>
              <w:rPr>
                <w:ins w:id="375" w:author="Brian Wortman" w:date="2014-05-06T12:04:00Z"/>
              </w:rPr>
            </w:pPr>
            <w:ins w:id="376" w:author="Brian Wortman" w:date="2014-05-06T12:07:00Z">
              <w:r>
                <w:t>Purpose</w:t>
              </w:r>
            </w:ins>
          </w:p>
        </w:tc>
      </w:tr>
      <w:tr w:rsidR="007F7D06" w14:paraId="2D68D57D" w14:textId="77777777" w:rsidTr="00830B4C">
        <w:trPr>
          <w:ins w:id="377" w:author="Brian Wortman" w:date="2014-05-06T12:04:00Z"/>
        </w:trPr>
        <w:tc>
          <w:tcPr>
            <w:tcW w:w="2350" w:type="dxa"/>
            <w:tcBorders>
              <w:top w:val="single" w:sz="4" w:space="0" w:color="auto"/>
              <w:left w:val="single" w:sz="4" w:space="0" w:color="auto"/>
              <w:bottom w:val="single" w:sz="4" w:space="0" w:color="auto"/>
              <w:right w:val="single" w:sz="4" w:space="0" w:color="auto"/>
            </w:tcBorders>
            <w:hideMark/>
            <w:tcPrChange w:id="378" w:author="Brian Wortman" w:date="2014-05-06T12:44:00Z">
              <w:tcPr>
                <w:tcW w:w="1550" w:type="dxa"/>
                <w:tcBorders>
                  <w:top w:val="single" w:sz="4" w:space="0" w:color="auto"/>
                  <w:left w:val="single" w:sz="4" w:space="0" w:color="auto"/>
                  <w:bottom w:val="single" w:sz="4" w:space="0" w:color="auto"/>
                  <w:right w:val="single" w:sz="4" w:space="0" w:color="auto"/>
                </w:tcBorders>
                <w:hideMark/>
              </w:tcPr>
            </w:tcPrChange>
          </w:tcPr>
          <w:p w14:paraId="1FB35AE3" w14:textId="7C07BC95" w:rsidR="007F7D06" w:rsidRPr="00993322" w:rsidRDefault="007F7D06" w:rsidP="0079080E">
            <w:pPr>
              <w:pStyle w:val="TableText"/>
              <w:rPr>
                <w:ins w:id="379" w:author="Brian Wortman" w:date="2014-05-06T12:04:00Z"/>
                <w:rStyle w:val="CodeInline"/>
                <w:rFonts w:ascii="Utopia" w:hAnsi="Utopia"/>
                <w:rPrChange w:id="380" w:author="Brian Wortman" w:date="2014-05-06T12:15:00Z">
                  <w:rPr>
                    <w:ins w:id="381" w:author="Brian Wortman" w:date="2014-05-06T12:04:00Z"/>
                    <w:rStyle w:val="CodeInline"/>
                  </w:rPr>
                </w:rPrChange>
              </w:rPr>
            </w:pPr>
            <w:proofErr w:type="spellStart"/>
            <w:ins w:id="382" w:author="Brian Wortman" w:date="2014-05-06T12:05:00Z">
              <w:r w:rsidRPr="0079080E">
                <w:t>SimpleExceptionLogger</w:t>
              </w:r>
            </w:ins>
            <w:proofErr w:type="spellEnd"/>
          </w:p>
        </w:tc>
        <w:tc>
          <w:tcPr>
            <w:tcW w:w="4215" w:type="dxa"/>
            <w:tcBorders>
              <w:top w:val="single" w:sz="4" w:space="0" w:color="auto"/>
              <w:left w:val="single" w:sz="4" w:space="0" w:color="auto"/>
              <w:bottom w:val="single" w:sz="4" w:space="0" w:color="auto"/>
              <w:right w:val="single" w:sz="4" w:space="0" w:color="auto"/>
            </w:tcBorders>
            <w:tcPrChange w:id="383" w:author="Brian Wortman" w:date="2014-05-06T12:44:00Z">
              <w:tcPr>
                <w:tcW w:w="914" w:type="dxa"/>
                <w:tcBorders>
                  <w:top w:val="single" w:sz="4" w:space="0" w:color="auto"/>
                  <w:left w:val="single" w:sz="4" w:space="0" w:color="auto"/>
                  <w:bottom w:val="single" w:sz="4" w:space="0" w:color="auto"/>
                  <w:right w:val="single" w:sz="4" w:space="0" w:color="auto"/>
                </w:tcBorders>
              </w:tcPr>
            </w:tcPrChange>
          </w:tcPr>
          <w:p w14:paraId="3EB2679E" w14:textId="6C65210F" w:rsidR="007F7D06" w:rsidRPr="0079080E" w:rsidRDefault="00DD6078" w:rsidP="000247B1">
            <w:pPr>
              <w:pStyle w:val="TableText"/>
              <w:rPr>
                <w:ins w:id="384" w:author="Brian Wortman" w:date="2014-05-06T12:04:00Z"/>
              </w:rPr>
              <w:pPrChange w:id="385" w:author="Brian Wortman" w:date="2014-05-06T13:03:00Z">
                <w:pPr>
                  <w:pStyle w:val="TableText"/>
                </w:pPr>
              </w:pPrChange>
            </w:pPr>
            <w:ins w:id="386" w:author="Brian Wortman" w:date="2014-05-06T13:02:00Z">
              <w:r>
                <w:t>This simple class'</w:t>
              </w:r>
            </w:ins>
            <w:ins w:id="387" w:author="Brian Wortman" w:date="2014-05-06T12:33:00Z">
              <w:r w:rsidR="00B34E5D">
                <w:t xml:space="preserve"> single responsibility </w:t>
              </w:r>
            </w:ins>
            <w:ins w:id="388" w:author="Brian Wortman" w:date="2014-05-06T13:02:00Z">
              <w:r>
                <w:t xml:space="preserve">is to </w:t>
              </w:r>
            </w:ins>
            <w:ins w:id="389" w:author="Brian Wortman" w:date="2014-05-06T12:33:00Z">
              <w:r w:rsidR="00B34E5D">
                <w:t>log exceptions. Although exceptions will</w:t>
              </w:r>
            </w:ins>
            <w:ins w:id="390" w:author="Brian Wortman" w:date="2014-05-06T13:11:00Z">
              <w:r w:rsidR="000247B1">
                <w:t xml:space="preserve"> also</w:t>
              </w:r>
            </w:ins>
            <w:ins w:id="391" w:author="Brian Wortman" w:date="2014-05-06T12:33:00Z">
              <w:r w:rsidR="00B34E5D">
                <w:t xml:space="preserve"> be </w:t>
              </w:r>
            </w:ins>
            <w:ins w:id="392" w:author="Brian Wortman" w:date="2014-05-06T12:34:00Z">
              <w:r w:rsidR="00B34E5D">
                <w:t>logged</w:t>
              </w:r>
            </w:ins>
            <w:ins w:id="393" w:author="Brian Wortman" w:date="2014-05-06T12:33:00Z">
              <w:r w:rsidR="00B34E5D">
                <w:t xml:space="preserve"> using </w:t>
              </w:r>
            </w:ins>
            <w:ins w:id="394" w:author="Brian Wortman" w:date="2014-05-06T12:34:00Z">
              <w:r w:rsidR="00B34E5D">
                <w:t>the</w:t>
              </w:r>
            </w:ins>
            <w:ins w:id="395" w:author="Brian Wortman" w:date="2014-05-06T12:33:00Z">
              <w:r w:rsidR="00B34E5D">
                <w:t xml:space="preserve"> tracing we just added</w:t>
              </w:r>
            </w:ins>
            <w:ins w:id="396" w:author="Brian Wortman" w:date="2014-05-06T12:35:00Z">
              <w:r w:rsidR="00B34E5D">
                <w:t xml:space="preserve"> in the previous section, this class has access to </w:t>
              </w:r>
            </w:ins>
            <w:ins w:id="397" w:author="Brian Wortman" w:date="2014-05-06T13:04:00Z">
              <w:r w:rsidR="000247B1">
                <w:t xml:space="preserve">additional - actually, </w:t>
              </w:r>
            </w:ins>
            <w:ins w:id="398" w:author="Brian Wortman" w:date="2014-05-06T13:03:00Z">
              <w:r w:rsidR="000247B1">
                <w:t>essential</w:t>
              </w:r>
            </w:ins>
            <w:ins w:id="399" w:author="Brian Wortman" w:date="2014-05-06T12:35:00Z">
              <w:r w:rsidR="00B34E5D">
                <w:t xml:space="preserve"> </w:t>
              </w:r>
            </w:ins>
            <w:ins w:id="400" w:author="Brian Wortman" w:date="2014-05-06T13:04:00Z">
              <w:r w:rsidR="000247B1">
                <w:t xml:space="preserve">- </w:t>
              </w:r>
            </w:ins>
            <w:ins w:id="401" w:author="Brian Wortman" w:date="2014-05-06T12:35:00Z">
              <w:r w:rsidR="00B34E5D">
                <w:t xml:space="preserve">information not available </w:t>
              </w:r>
            </w:ins>
            <w:ins w:id="402" w:author="Brian Wortman" w:date="2014-05-06T13:03:00Z">
              <w:r w:rsidR="000247B1">
                <w:t>via the tracing infrastructure</w:t>
              </w:r>
            </w:ins>
            <w:ins w:id="403" w:author="Brian Wortman" w:date="2014-05-06T12:35:00Z">
              <w:r w:rsidR="00B34E5D">
                <w:t>.</w:t>
              </w:r>
            </w:ins>
          </w:p>
        </w:tc>
      </w:tr>
      <w:tr w:rsidR="00830B4C" w14:paraId="4321F267" w14:textId="77777777" w:rsidTr="00830B4C">
        <w:trPr>
          <w:ins w:id="404" w:author="Brian Wortman" w:date="2014-05-06T12:04:00Z"/>
        </w:trPr>
        <w:tc>
          <w:tcPr>
            <w:tcW w:w="2350" w:type="dxa"/>
            <w:tcBorders>
              <w:top w:val="single" w:sz="4" w:space="0" w:color="auto"/>
              <w:left w:val="single" w:sz="4" w:space="0" w:color="auto"/>
              <w:bottom w:val="single" w:sz="4" w:space="0" w:color="auto"/>
              <w:right w:val="single" w:sz="4" w:space="0" w:color="auto"/>
            </w:tcBorders>
            <w:tcPrChange w:id="405" w:author="Brian Wortman" w:date="2014-05-06T12:44:00Z">
              <w:tcPr>
                <w:tcW w:w="1550" w:type="dxa"/>
                <w:tcBorders>
                  <w:top w:val="single" w:sz="4" w:space="0" w:color="auto"/>
                  <w:left w:val="single" w:sz="4" w:space="0" w:color="auto"/>
                  <w:bottom w:val="single" w:sz="4" w:space="0" w:color="auto"/>
                  <w:right w:val="single" w:sz="4" w:space="0" w:color="auto"/>
                </w:tcBorders>
              </w:tcPr>
            </w:tcPrChange>
          </w:tcPr>
          <w:p w14:paraId="1A8BAD8E" w14:textId="2B30DE75" w:rsidR="00830B4C" w:rsidRPr="0079080E" w:rsidRDefault="00830B4C" w:rsidP="0079080E">
            <w:pPr>
              <w:pStyle w:val="TableText"/>
              <w:rPr>
                <w:ins w:id="406" w:author="Brian Wortman" w:date="2014-05-06T12:04:00Z"/>
                <w:rStyle w:val="CodeInline"/>
              </w:rPr>
            </w:pPr>
            <w:proofErr w:type="spellStart"/>
            <w:ins w:id="407" w:author="Brian Wortman" w:date="2014-05-06T12:53:00Z">
              <w:r w:rsidRPr="00830B4C">
                <w:t>GlobalExceptionHandler</w:t>
              </w:r>
              <w:proofErr w:type="spellEnd"/>
              <w:r w:rsidRPr="00830B4C">
                <w:t xml:space="preserve"> </w:t>
              </w:r>
            </w:ins>
          </w:p>
        </w:tc>
        <w:tc>
          <w:tcPr>
            <w:tcW w:w="4215" w:type="dxa"/>
            <w:tcBorders>
              <w:top w:val="single" w:sz="4" w:space="0" w:color="auto"/>
              <w:left w:val="single" w:sz="4" w:space="0" w:color="auto"/>
              <w:bottom w:val="single" w:sz="4" w:space="0" w:color="auto"/>
              <w:right w:val="single" w:sz="4" w:space="0" w:color="auto"/>
            </w:tcBorders>
            <w:tcPrChange w:id="408" w:author="Brian Wortman" w:date="2014-05-06T12:44:00Z">
              <w:tcPr>
                <w:tcW w:w="914" w:type="dxa"/>
                <w:tcBorders>
                  <w:top w:val="single" w:sz="4" w:space="0" w:color="auto"/>
                  <w:left w:val="single" w:sz="4" w:space="0" w:color="auto"/>
                  <w:bottom w:val="single" w:sz="4" w:space="0" w:color="auto"/>
                  <w:right w:val="single" w:sz="4" w:space="0" w:color="auto"/>
                </w:tcBorders>
              </w:tcPr>
            </w:tcPrChange>
          </w:tcPr>
          <w:p w14:paraId="7B8DCDEA" w14:textId="2C4F1F95" w:rsidR="00830B4C" w:rsidRPr="0079080E" w:rsidRDefault="00830B4C" w:rsidP="003579FC">
            <w:pPr>
              <w:pStyle w:val="TableText"/>
              <w:rPr>
                <w:ins w:id="409" w:author="Brian Wortman" w:date="2014-05-06T12:04:00Z"/>
              </w:rPr>
              <w:pPrChange w:id="410" w:author="Brian Wortman" w:date="2014-05-06T14:00:00Z">
                <w:pPr>
                  <w:pStyle w:val="TableText"/>
                </w:pPr>
              </w:pPrChange>
            </w:pPr>
            <w:ins w:id="411" w:author="Brian Wortman" w:date="2014-05-06T12:53:00Z">
              <w:r w:rsidRPr="00830B4C">
                <w:t xml:space="preserve">Custom exception handler, </w:t>
              </w:r>
            </w:ins>
            <w:ins w:id="412" w:author="Brian Wortman" w:date="2014-05-06T14:00:00Z">
              <w:r w:rsidR="003579FC">
                <w:t xml:space="preserve">which we will use to replace </w:t>
              </w:r>
            </w:ins>
            <w:ins w:id="413" w:author="Brian Wortman" w:date="2014-05-06T12:53:00Z">
              <w:r w:rsidRPr="00830B4C">
                <w:t xml:space="preserve">the ASP.NET Web API default exception handler. This allows us to customize the HTTP </w:t>
              </w:r>
            </w:ins>
            <w:ins w:id="414" w:author="Brian Wortman" w:date="2014-05-06T14:00:00Z">
              <w:r w:rsidR="003579FC">
                <w:t>response</w:t>
              </w:r>
            </w:ins>
            <w:ins w:id="415" w:author="Brian Wortman" w:date="2014-05-06T12:53:00Z">
              <w:r w:rsidRPr="00830B4C">
                <w:t xml:space="preserve"> that is sent when an unhandled application occurs.</w:t>
              </w:r>
            </w:ins>
          </w:p>
        </w:tc>
      </w:tr>
      <w:tr w:rsidR="00830B4C" w14:paraId="78A43124" w14:textId="77777777" w:rsidTr="00830B4C">
        <w:trPr>
          <w:ins w:id="416" w:author="Brian Wortman" w:date="2014-05-06T12:04:00Z"/>
        </w:trPr>
        <w:tc>
          <w:tcPr>
            <w:tcW w:w="2350" w:type="dxa"/>
            <w:tcBorders>
              <w:top w:val="single" w:sz="4" w:space="0" w:color="auto"/>
              <w:left w:val="single" w:sz="4" w:space="0" w:color="auto"/>
              <w:bottom w:val="single" w:sz="4" w:space="0" w:color="auto"/>
              <w:right w:val="single" w:sz="4" w:space="0" w:color="auto"/>
            </w:tcBorders>
            <w:tcPrChange w:id="417" w:author="Brian Wortman" w:date="2014-05-06T12:44:00Z">
              <w:tcPr>
                <w:tcW w:w="1550" w:type="dxa"/>
                <w:tcBorders>
                  <w:top w:val="single" w:sz="4" w:space="0" w:color="auto"/>
                  <w:left w:val="single" w:sz="4" w:space="0" w:color="auto"/>
                  <w:bottom w:val="single" w:sz="4" w:space="0" w:color="auto"/>
                  <w:right w:val="single" w:sz="4" w:space="0" w:color="auto"/>
                </w:tcBorders>
              </w:tcPr>
            </w:tcPrChange>
          </w:tcPr>
          <w:p w14:paraId="085D2F4A" w14:textId="37708014" w:rsidR="00830B4C" w:rsidRPr="0079080E" w:rsidRDefault="00830B4C" w:rsidP="0079080E">
            <w:pPr>
              <w:pStyle w:val="TableText"/>
              <w:rPr>
                <w:ins w:id="418" w:author="Brian Wortman" w:date="2014-05-06T12:04:00Z"/>
                <w:rStyle w:val="CodeInline"/>
              </w:rPr>
            </w:pPr>
            <w:proofErr w:type="spellStart"/>
            <w:ins w:id="419" w:author="Brian Wortman" w:date="2014-05-06T12:53:00Z">
              <w:r w:rsidRPr="00830B4C">
                <w:t>SimpleErrorResult</w:t>
              </w:r>
            </w:ins>
            <w:proofErr w:type="spellEnd"/>
          </w:p>
        </w:tc>
        <w:tc>
          <w:tcPr>
            <w:tcW w:w="4215" w:type="dxa"/>
            <w:tcBorders>
              <w:top w:val="single" w:sz="4" w:space="0" w:color="auto"/>
              <w:left w:val="single" w:sz="4" w:space="0" w:color="auto"/>
              <w:bottom w:val="single" w:sz="4" w:space="0" w:color="auto"/>
              <w:right w:val="single" w:sz="4" w:space="0" w:color="auto"/>
            </w:tcBorders>
            <w:tcPrChange w:id="420" w:author="Brian Wortman" w:date="2014-05-06T12:44:00Z">
              <w:tcPr>
                <w:tcW w:w="914" w:type="dxa"/>
                <w:tcBorders>
                  <w:top w:val="single" w:sz="4" w:space="0" w:color="auto"/>
                  <w:left w:val="single" w:sz="4" w:space="0" w:color="auto"/>
                  <w:bottom w:val="single" w:sz="4" w:space="0" w:color="auto"/>
                  <w:right w:val="single" w:sz="4" w:space="0" w:color="auto"/>
                </w:tcBorders>
              </w:tcPr>
            </w:tcPrChange>
          </w:tcPr>
          <w:p w14:paraId="79EBE380" w14:textId="727B570A" w:rsidR="00830B4C" w:rsidRPr="0079080E" w:rsidRDefault="00830B4C" w:rsidP="003579FC">
            <w:pPr>
              <w:pStyle w:val="TableText"/>
              <w:rPr>
                <w:ins w:id="421" w:author="Brian Wortman" w:date="2014-05-06T12:04:00Z"/>
              </w:rPr>
            </w:pPr>
            <w:ins w:id="422" w:author="Brian Wortman" w:date="2014-05-06T12:53:00Z">
              <w:r w:rsidRPr="00830B4C">
                <w:t xml:space="preserve">Trivial </w:t>
              </w:r>
              <w:proofErr w:type="spellStart"/>
              <w:r w:rsidRPr="00830B4C">
                <w:t>IHttpActionResult</w:t>
              </w:r>
              <w:proofErr w:type="spellEnd"/>
              <w:r w:rsidRPr="00830B4C">
                <w:t xml:space="preserve"> implementation used to add result information to the exception context. This information is later </w:t>
              </w:r>
            </w:ins>
            <w:ins w:id="423" w:author="Brian Wortman" w:date="2014-05-06T13:33:00Z">
              <w:r w:rsidR="003D0CDE">
                <w:t>applied</w:t>
              </w:r>
            </w:ins>
            <w:ins w:id="424" w:author="Brian Wortman" w:date="2014-05-06T12:53:00Z">
              <w:r w:rsidRPr="00830B4C">
                <w:t xml:space="preserve"> to the HTTP response by ASP.NET Web API.</w:t>
              </w:r>
            </w:ins>
          </w:p>
        </w:tc>
      </w:tr>
    </w:tbl>
    <w:p w14:paraId="446C618D" w14:textId="77777777" w:rsidR="007F7D06" w:rsidRDefault="007F7D06" w:rsidP="00DC77E1">
      <w:pPr>
        <w:pStyle w:val="BodyTextCont"/>
        <w:rPr>
          <w:ins w:id="425" w:author="Brian Wortman" w:date="2014-05-06T12:02:00Z"/>
        </w:rPr>
      </w:pPr>
    </w:p>
    <w:p w14:paraId="106A9B34" w14:textId="77777777" w:rsidR="007F7D06" w:rsidRDefault="007F7D06"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lastRenderedPageBreak/>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rsidRPr="006038FF">
        <w:rPr>
          <w:rStyle w:val="CodeInline"/>
          <w:rPrChange w:id="426" w:author="Brian Wortman" w:date="2014-05-06T10:35:00Z">
            <w:rPr/>
          </w:rPrChange>
        </w:rPr>
        <w:t>WebApiConfig</w:t>
      </w:r>
      <w:proofErr w:type="spellEnd"/>
      <w:r>
        <w:t xml:space="preserve"> class'</w:t>
      </w:r>
      <w:r w:rsidRPr="00802EA3">
        <w:t xml:space="preserve"> </w:t>
      </w:r>
      <w:r w:rsidRPr="006038FF">
        <w:rPr>
          <w:rStyle w:val="CodeInline"/>
          <w:rPrChange w:id="427" w:author="Brian Wortman" w:date="2014-05-06T10:35:00Z">
            <w:rPr/>
          </w:rPrChange>
        </w:rPr>
        <w:t>Register</w:t>
      </w:r>
      <w:r>
        <w:t xml:space="preserve">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7104396C" w:rsidR="0006730A" w:rsidRDefault="00802EA3" w:rsidP="00DC77E1">
      <w:pPr>
        <w:pStyle w:val="BodyTextCont"/>
      </w:pPr>
      <w:r>
        <w:t xml:space="preserve">That's it! </w:t>
      </w:r>
      <w:commentRangeStart w:id="428"/>
      <w:commentRangeStart w:id="429"/>
      <w:r>
        <w:t>However, t</w:t>
      </w:r>
      <w:r w:rsidR="00FC6D77">
        <w:t xml:space="preserve">o help </w:t>
      </w:r>
      <w:ins w:id="430" w:author="Brian Wortman" w:date="2014-05-06T13:19:00Z">
        <w:r w:rsidR="00BE6526">
          <w:t xml:space="preserve">prevent </w:t>
        </w:r>
      </w:ins>
      <w:del w:id="431" w:author="Brian Wortman" w:date="2014-05-06T13:19:00Z">
        <w:r w:rsidR="00FC6D77" w:rsidDel="00BE6526">
          <w:delText xml:space="preserve">make sure no </w:delText>
        </w:r>
      </w:del>
      <w:r w:rsidR="00FC6D77">
        <w:t xml:space="preserve">exceptions </w:t>
      </w:r>
      <w:ins w:id="432" w:author="Brian Wortman" w:date="2014-05-06T13:19:00Z">
        <w:r w:rsidR="00BE6526">
          <w:t xml:space="preserve">from </w:t>
        </w:r>
      </w:ins>
      <w:r w:rsidR="00FC6D77">
        <w:t>escap</w:t>
      </w:r>
      <w:del w:id="433" w:author="Brian Wortman" w:date="2014-05-06T13:19:00Z">
        <w:r w:rsidR="00FC6D77" w:rsidDel="00BE6526">
          <w:delText>e</w:delText>
        </w:r>
      </w:del>
      <w:ins w:id="434" w:author="Brian Wortman" w:date="2014-05-06T13:19:00Z">
        <w:r w:rsidR="00BE6526">
          <w:t>ing</w:t>
        </w:r>
      </w:ins>
      <w:r w:rsidR="00FC6D77">
        <w:t xml:space="preserve"> </w:t>
      </w:r>
      <w:ins w:id="435" w:author="Brian Wortman" w:date="2014-05-06T13:14:00Z">
        <w:r w:rsidR="00BE6526" w:rsidRPr="00BE6526">
          <w:t xml:space="preserve">without being logged </w:t>
        </w:r>
      </w:ins>
      <w:ins w:id="436" w:author="Brian Wortman" w:date="2014-05-06T13:13:00Z">
        <w:r w:rsidR="000247B1">
          <w:t>during the application's startup sequence</w:t>
        </w:r>
      </w:ins>
      <w:ins w:id="437" w:author="Brian Wortman" w:date="2014-05-06T13:14:00Z">
        <w:r w:rsidR="00BE6526">
          <w:t xml:space="preserve"> (i.e., </w:t>
        </w:r>
      </w:ins>
      <w:ins w:id="438" w:author="Brian Wortman" w:date="2014-05-06T13:13:00Z">
        <w:r w:rsidR="000247B1">
          <w:t xml:space="preserve">before this configuration is </w:t>
        </w:r>
      </w:ins>
      <w:ins w:id="439" w:author="Brian Wortman" w:date="2014-05-06T13:19:00Z">
        <w:r w:rsidR="00BE6526">
          <w:t xml:space="preserve">fully </w:t>
        </w:r>
      </w:ins>
      <w:ins w:id="440" w:author="Brian Wortman" w:date="2014-05-06T13:13:00Z">
        <w:r w:rsidR="000247B1">
          <w:t>applied</w:t>
        </w:r>
      </w:ins>
      <w:ins w:id="441" w:author="Brian Wortman" w:date="2014-05-06T13:14:00Z">
        <w:r w:rsidR="00BE6526">
          <w:t>)</w:t>
        </w:r>
      </w:ins>
      <w:del w:id="442" w:author="Brian Wortman" w:date="2014-05-06T13:13:00Z">
        <w:r w:rsidDel="00BE6526">
          <w:delText>without being logged</w:delText>
        </w:r>
      </w:del>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428"/>
      <w:r w:rsidR="00FB4B13">
        <w:rPr>
          <w:rFonts w:asciiTheme="minorHAnsi" w:hAnsiTheme="minorHAnsi"/>
          <w:sz w:val="22"/>
        </w:rPr>
        <w:commentReference w:id="428"/>
      </w:r>
      <w:commentRangeEnd w:id="429"/>
      <w:ins w:id="443" w:author="Brian Wortman" w:date="2014-05-06T14:01:00Z">
        <w:r w:rsidR="003579FC">
          <w:t xml:space="preserve">. This will </w:t>
        </w:r>
      </w:ins>
      <w:ins w:id="444" w:author="Brian Wortman" w:date="2014-05-06T13:14:00Z">
        <w:r w:rsidR="00BE6526">
          <w:t>handle</w:t>
        </w:r>
      </w:ins>
      <w:r w:rsidR="00D60B98">
        <w:rPr>
          <w:rFonts w:asciiTheme="minorHAnsi" w:hAnsiTheme="minorHAnsi"/>
          <w:sz w:val="22"/>
        </w:rPr>
        <w:commentReference w:id="429"/>
      </w:r>
      <w:ins w:id="445" w:author="Brian Wortman" w:date="2014-05-06T13:20:00Z">
        <w:r w:rsidR="00BE6526">
          <w:t xml:space="preserve"> the </w:t>
        </w:r>
      </w:ins>
      <w:ins w:id="446" w:author="Brian Wortman" w:date="2014-05-06T13:22:00Z">
        <w:r w:rsidR="00BE6526">
          <w:t xml:space="preserve">base </w:t>
        </w:r>
      </w:ins>
      <w:proofErr w:type="spellStart"/>
      <w:ins w:id="447" w:author="Brian Wortman" w:date="2014-05-06T13:21:00Z">
        <w:r w:rsidR="00BE6526" w:rsidRPr="00BE6526">
          <w:rPr>
            <w:rStyle w:val="CodeInline"/>
            <w:rPrChange w:id="448" w:author="Brian Wortman" w:date="2014-05-06T13:22:00Z">
              <w:rPr/>
            </w:rPrChange>
          </w:rPr>
          <w:t>HttpApplication</w:t>
        </w:r>
        <w:proofErr w:type="spellEnd"/>
        <w:r w:rsidR="00BE6526">
          <w:t xml:space="preserve"> class' </w:t>
        </w:r>
      </w:ins>
      <w:ins w:id="449" w:author="Brian Wortman" w:date="2014-05-06T13:20:00Z">
        <w:r w:rsidR="00BE6526" w:rsidRPr="00BE6526">
          <w:rPr>
            <w:rStyle w:val="CodeInline"/>
            <w:rPrChange w:id="450" w:author="Brian Wortman" w:date="2014-05-06T13:20:00Z">
              <w:rPr/>
            </w:rPrChange>
          </w:rPr>
          <w:t>Error</w:t>
        </w:r>
        <w:r w:rsidR="00BE6526">
          <w:t xml:space="preserve"> event</w:t>
        </w:r>
      </w:ins>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47E34619" w:rsidR="00802EA3" w:rsidRDefault="00BE6526" w:rsidP="00DC77E1">
      <w:pPr>
        <w:pStyle w:val="BodyTextCont"/>
      </w:pPr>
      <w:ins w:id="451" w:author="Brian Wortman" w:date="2014-05-06T13:22:00Z">
        <w:r>
          <w:t>Again, w</w:t>
        </w:r>
      </w:ins>
      <w:del w:id="452" w:author="Brian Wortman" w:date="2014-05-06T13:22:00Z">
        <w:r w:rsidR="00125B32" w:rsidDel="00BE6526">
          <w:delText>W</w:delText>
        </w:r>
      </w:del>
      <w:r w:rsidR="00125B32">
        <w:t xml:space="preserve">e add this to handle </w:t>
      </w:r>
      <w:r w:rsidR="00FC6D77">
        <w:t xml:space="preserve">any </w:t>
      </w:r>
      <w:r w:rsidR="00125B32">
        <w:t xml:space="preserve">exceptions </w:t>
      </w:r>
      <w:r w:rsidR="00125B32" w:rsidRPr="00125B32">
        <w:t xml:space="preserve">that are thrown </w:t>
      </w:r>
      <w:r w:rsidR="00125B32">
        <w:t>in the application start</w:t>
      </w:r>
      <w:r w:rsidR="00943AF4">
        <w:t>-</w:t>
      </w:r>
      <w:r w:rsidR="00125B32">
        <w:t xml:space="preserve">up sequence, </w:t>
      </w:r>
      <w:r w:rsidR="00125B32" w:rsidRPr="00125B32">
        <w:t xml:space="preserve">before the application has </w:t>
      </w:r>
      <w:r w:rsidR="00125B32">
        <w:t xml:space="preserve">fully initialized the </w:t>
      </w:r>
      <w:r w:rsidR="00125B32" w:rsidRPr="00125B32">
        <w:t>glob</w:t>
      </w:r>
      <w:r w:rsidR="00125B32">
        <w:t xml:space="preserve">al error handling configuration. As for the implementation, the main thing to note is that the </w:t>
      </w:r>
      <w:r w:rsidR="00125B32" w:rsidRPr="00125B32">
        <w:t>exception that raise</w:t>
      </w:r>
      <w:r w:rsidR="00125B32">
        <w:t>d</w:t>
      </w:r>
      <w:r w:rsidR="00125B32" w:rsidRPr="00125B32">
        <w:t xml:space="preserve"> the </w:t>
      </w:r>
      <w:r w:rsidR="00125B32" w:rsidRPr="00DC77E1">
        <w:rPr>
          <w:rStyle w:val="CodeInline"/>
        </w:rPr>
        <w:t>Error</w:t>
      </w:r>
      <w:r w:rsidR="00125B32" w:rsidRPr="00125B32">
        <w:t xml:space="preserve"> event </w:t>
      </w:r>
      <w:r w:rsidR="00125B32">
        <w:t xml:space="preserve">must </w:t>
      </w:r>
      <w:r w:rsidR="00125B32" w:rsidRPr="00125B32">
        <w:t xml:space="preserve">be accessed by a call to the </w:t>
      </w:r>
      <w:proofErr w:type="spellStart"/>
      <w:r w:rsidR="00125B32" w:rsidRPr="00DC77E1">
        <w:rPr>
          <w:rStyle w:val="CodeInline"/>
        </w:rPr>
        <w:t>GetLastError</w:t>
      </w:r>
      <w:proofErr w:type="spellEnd"/>
      <w:r w:rsidR="00125B32" w:rsidRPr="00125B32">
        <w:t xml:space="preserve"> method</w:t>
      </w:r>
      <w:r w:rsidR="00125B32">
        <w:t>.</w:t>
      </w:r>
    </w:p>
    <w:p w14:paraId="1B4FBB05" w14:textId="77777777" w:rsidR="00B07604" w:rsidRDefault="00802EA3" w:rsidP="00802EA3">
      <w:pPr>
        <w:pStyle w:val="BodyTextCont"/>
        <w:rPr>
          <w:ins w:id="453" w:author="Brian Wortman" w:date="2014-05-06T13:28:00Z"/>
        </w:rPr>
      </w:pPr>
      <w:r>
        <w:t xml:space="preserve">With global exception logging </w:t>
      </w:r>
      <w:ins w:id="454" w:author="Brian Wortman" w:date="2014-05-06T13:23:00Z">
        <w:r w:rsidR="00BE6526">
          <w:t xml:space="preserve">fully </w:t>
        </w:r>
      </w:ins>
      <w:r>
        <w:t xml:space="preserve">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w:t>
      </w:r>
      <w:proofErr w:type="spellStart"/>
      <w:r w:rsidR="00403AD5">
        <w:t>project.</w:t>
      </w:r>
      <w:del w:id="455" w:author="Brian Wortman" w:date="2014-05-06T13:28:00Z">
        <w:r w:rsidR="00403AD5" w:rsidDel="00B07604">
          <w:delText xml:space="preserve"> </w:delText>
        </w:r>
      </w:del>
      <w:proofErr w:type="spellEnd"/>
    </w:p>
    <w:p w14:paraId="1571D924" w14:textId="6A7F61D2" w:rsidR="00802EA3" w:rsidRDefault="00F753EC" w:rsidP="00802EA3">
      <w:pPr>
        <w:pStyle w:val="BodyTextCont"/>
      </w:pPr>
      <w:proofErr w:type="spellStart"/>
      <w:r w:rsidRPr="003201B1">
        <w:rPr>
          <w:rStyle w:val="CodeInline"/>
        </w:rPr>
        <w:t>RootObjectNotFoundException</w:t>
      </w:r>
      <w:r>
        <w:rPr>
          <w:rStyle w:val="CodeInline"/>
        </w:rPr>
        <w:t>s</w:t>
      </w:r>
      <w:proofErr w:type="spellEnd"/>
      <w:r>
        <w:t xml:space="preserve"> will be thrown </w:t>
      </w:r>
      <w:ins w:id="456" w:author="Brian Wortman" w:date="2014-05-06T13:29:00Z">
        <w:r w:rsidR="00B07604">
          <w:t xml:space="preserve">by our various data access objects </w:t>
        </w:r>
      </w:ins>
      <w:del w:id="457" w:author="Brian Wortman" w:date="2014-05-06T13:27:00Z">
        <w:r w:rsidDel="00B07604">
          <w:delText xml:space="preserve">from our controllers </w:delText>
        </w:r>
      </w:del>
      <w:r>
        <w:t xml:space="preserve">when the primary, or "aggregate root", </w:t>
      </w:r>
      <w:r w:rsidR="009E4752">
        <w:t xml:space="preserve">data </w:t>
      </w:r>
      <w:r>
        <w:t xml:space="preserve">object is not found. </w:t>
      </w:r>
      <w:ins w:id="458" w:author="Brian Wortman" w:date="2014-05-06T13:29:00Z">
        <w:r w:rsidR="00B07604">
          <w:t xml:space="preserve">Similarly, </w:t>
        </w:r>
      </w:ins>
      <w:proofErr w:type="spellStart"/>
      <w:r w:rsidRPr="003201B1">
        <w:rPr>
          <w:rStyle w:val="CodeInline"/>
        </w:rPr>
        <w:t>ChildObjectNotFoundException</w:t>
      </w:r>
      <w:r>
        <w:rPr>
          <w:rStyle w:val="CodeInline"/>
        </w:rPr>
        <w:t>s</w:t>
      </w:r>
      <w:proofErr w:type="spellEnd"/>
      <w:r>
        <w:t xml:space="preserve"> will be thrown </w:t>
      </w:r>
      <w:del w:id="459" w:author="Brian Wortman" w:date="2014-05-06T13:27:00Z">
        <w:r w:rsidDel="00B07604">
          <w:delText xml:space="preserve">from our controllers </w:delText>
        </w:r>
      </w:del>
      <w:r>
        <w:t>when a required child of a primary</w:t>
      </w:r>
      <w:r w:rsidR="009E4752">
        <w:t xml:space="preserve"> data</w:t>
      </w:r>
      <w:r>
        <w:t xml:space="preserve"> object is not found</w:t>
      </w:r>
      <w:ins w:id="460" w:author="Brian Wortman" w:date="2014-05-06T13:26:00Z">
        <w:r w:rsidR="00B07604">
          <w:t xml:space="preserve"> (f</w:t>
        </w:r>
      </w:ins>
      <w:del w:id="461" w:author="Brian Wortman" w:date="2014-05-06T13:26:00Z">
        <w:r w:rsidDel="00B07604">
          <w:delText>.</w:delText>
        </w:r>
        <w:r w:rsidR="009E4752" w:rsidDel="00B07604">
          <w:delText xml:space="preserve"> F</w:delText>
        </w:r>
      </w:del>
      <w:r w:rsidR="009E4752">
        <w:t>or example, a request is made to add a user to a task, but that user doesn't exist</w:t>
      </w:r>
      <w:ins w:id="462" w:author="Brian Wortman" w:date="2014-05-06T13:26:00Z">
        <w:r w:rsidR="00B07604">
          <w:t>)</w:t>
        </w:r>
      </w:ins>
      <w:r w:rsidR="009E4752">
        <w:t>.</w:t>
      </w:r>
      <w:ins w:id="463" w:author="Brian Wortman" w:date="2014-05-06T13:29:00Z">
        <w:r w:rsidR="00B07604">
          <w:t xml:space="preserve"> This </w:t>
        </w:r>
      </w:ins>
      <w:ins w:id="464" w:author="Brian Wortman" w:date="2014-05-06T13:30:00Z">
        <w:r w:rsidR="00B07604">
          <w:t xml:space="preserve">design allows our data access classes to be free of any concerns dealing </w:t>
        </w:r>
      </w:ins>
      <w:ins w:id="465" w:author="Brian Wortman" w:date="2014-05-06T13:31:00Z">
        <w:r w:rsidR="00B07604">
          <w:t>with</w:t>
        </w:r>
      </w:ins>
      <w:ins w:id="466" w:author="Brian Wortman" w:date="2014-05-06T13:30:00Z">
        <w:r w:rsidR="00B07604">
          <w:t xml:space="preserve"> </w:t>
        </w:r>
      </w:ins>
      <w:ins w:id="467" w:author="Brian Wortman" w:date="2014-05-06T13:31:00Z">
        <w:r w:rsidR="00B07604">
          <w:t>forming proper HTTP error responses.</w:t>
        </w:r>
      </w:ins>
      <w:ins w:id="468" w:author="Brian Wortman" w:date="2014-05-06T13:37:00Z">
        <w:r w:rsidR="003D0CDE">
          <w:t xml:space="preserve"> And, as we'll soon see</w:t>
        </w:r>
      </w:ins>
      <w:ins w:id="469" w:author="Brian Wortman" w:date="2014-05-06T13:38:00Z">
        <w:r w:rsidR="003D0CDE">
          <w:t xml:space="preserve"> in our custom </w:t>
        </w:r>
        <w:proofErr w:type="spellStart"/>
        <w:r w:rsidR="003D0CDE" w:rsidRPr="003D0CDE">
          <w:rPr>
            <w:rStyle w:val="CodeInline"/>
            <w:rPrChange w:id="470" w:author="Brian Wortman" w:date="2014-05-06T13:38:00Z">
              <w:rPr/>
            </w:rPrChange>
          </w:rPr>
          <w:t>ExceptionHandler</w:t>
        </w:r>
      </w:ins>
      <w:proofErr w:type="spellEnd"/>
      <w:ins w:id="471" w:author="Brian Wortman" w:date="2014-05-06T13:37:00Z">
        <w:r w:rsidR="003D0CDE">
          <w:t>, it allows us to globally handle these exceptions</w:t>
        </w:r>
      </w:ins>
      <w:ins w:id="472" w:author="Brian Wortman" w:date="2014-05-06T13:39:00Z">
        <w:r w:rsidR="003D0CDE">
          <w:t xml:space="preserve"> </w:t>
        </w:r>
      </w:ins>
      <w:ins w:id="473" w:author="Brian Wortman" w:date="2014-05-06T13:37:00Z">
        <w:r w:rsidR="003D0CDE">
          <w:t xml:space="preserve">by </w:t>
        </w:r>
      </w:ins>
      <w:ins w:id="474" w:author="Brian Wortman" w:date="2014-05-06T13:38:00Z">
        <w:r w:rsidR="003D0CDE">
          <w:t xml:space="preserve">creating </w:t>
        </w:r>
      </w:ins>
      <w:ins w:id="475" w:author="Brian Wortman" w:date="2014-05-06T13:37:00Z">
        <w:r w:rsidR="003D0CDE">
          <w:t>appropriate</w:t>
        </w:r>
      </w:ins>
      <w:ins w:id="476" w:author="Brian Wortman" w:date="2014-05-06T13:41:00Z">
        <w:r w:rsidR="003D0CDE">
          <w:t xml:space="preserve"> HTTP</w:t>
        </w:r>
      </w:ins>
      <w:ins w:id="477" w:author="Brian Wortman" w:date="2014-05-06T13:37:00Z">
        <w:r w:rsidR="003D0CDE">
          <w:t xml:space="preserve"> </w:t>
        </w:r>
      </w:ins>
      <w:ins w:id="478" w:author="Brian Wortman" w:date="2014-05-06T13:38:00Z">
        <w:r w:rsidR="003D0CDE">
          <w:t>error responses</w:t>
        </w:r>
      </w:ins>
      <w:ins w:id="479" w:author="Brian Wortman" w:date="2014-05-06T13:40:00Z">
        <w:r w:rsidR="003D0CDE" w:rsidRPr="003D0CDE">
          <w:t xml:space="preserve"> </w:t>
        </w:r>
        <w:r w:rsidR="003D0CDE">
          <w:t xml:space="preserve">in a </w:t>
        </w:r>
        <w:r w:rsidR="003D0CDE">
          <w:t>class</w:t>
        </w:r>
        <w:r w:rsidR="003D0CDE">
          <w:t xml:space="preserve"> that </w:t>
        </w:r>
        <w:r w:rsidR="003D0CDE" w:rsidRPr="007B1C9B">
          <w:rPr>
            <w:rStyle w:val="Emphasis"/>
          </w:rPr>
          <w:t>is</w:t>
        </w:r>
        <w:r w:rsidR="003D0CDE">
          <w:t xml:space="preserve"> aware of HTTP</w:t>
        </w:r>
      </w:ins>
      <w:ins w:id="480" w:author="Brian Wortman" w:date="2014-05-06T13:38:00Z">
        <w:r w:rsidR="003D0CDE">
          <w:t>.</w:t>
        </w:r>
      </w:ins>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lastRenderedPageBreak/>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A6710D">
        <w:rPr>
          <w:rStyle w:val="CodeInline"/>
        </w:rPr>
        <w:t>IHttpActionResult</w:t>
      </w:r>
      <w:proofErr w:type="spellEnd"/>
      <w:r>
        <w:t xml:space="preserve"> implementation </w:t>
      </w:r>
      <w:commentRangeStart w:id="481"/>
      <w:commentRangeStart w:id="482"/>
      <w:r>
        <w:t xml:space="preserve">to </w:t>
      </w:r>
      <w:r w:rsidR="00D85D5E">
        <w:t xml:space="preserve">help </w:t>
      </w:r>
      <w:r>
        <w:t>communicate the error information back to the caller.</w:t>
      </w:r>
      <w:r w:rsidR="00D85D5E">
        <w:t xml:space="preserve"> </w:t>
      </w:r>
      <w:commentRangeEnd w:id="481"/>
      <w:r w:rsidR="00B45FAA">
        <w:rPr>
          <w:rFonts w:asciiTheme="minorHAnsi" w:hAnsiTheme="minorHAnsi"/>
          <w:sz w:val="22"/>
        </w:rPr>
        <w:commentReference w:id="481"/>
      </w:r>
      <w:commentRangeEnd w:id="482"/>
      <w:r w:rsidR="00D60B98">
        <w:rPr>
          <w:rFonts w:asciiTheme="minorHAnsi" w:hAnsiTheme="minorHAnsi"/>
          <w:sz w:val="22"/>
        </w:rPr>
        <w:commentReference w:id="482"/>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lastRenderedPageBreak/>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rsidRPr="006038FF">
        <w:rPr>
          <w:rStyle w:val="CodeInline"/>
          <w:rPrChange w:id="483" w:author="Brian Wortman" w:date="2014-05-06T10:37:00Z">
            <w:rPr/>
          </w:rPrChange>
        </w:rPr>
        <w:t>IHttpActionResult</w:t>
      </w:r>
      <w:proofErr w:type="spellEnd"/>
      <w:r w:rsidR="00E06149">
        <w:t xml:space="preserve"> in the next section!) But what calls the constructor? You're about to find out …</w:t>
      </w:r>
    </w:p>
    <w:p w14:paraId="1BEAB015" w14:textId="5FF947FF"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ins w:id="484" w:author="Brian Wortman" w:date="2014-05-06T13:35:00Z">
        <w:r w:rsidR="003D0CDE">
          <w:t xml:space="preserve">fully </w:t>
        </w:r>
      </w:ins>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485"/>
      <w:commentRangeStart w:id="486"/>
      <w:r w:rsidRPr="00403AD5">
        <w:t xml:space="preserve">GlobalExceptionHandler </w:t>
      </w:r>
      <w:commentRangeEnd w:id="485"/>
      <w:r w:rsidR="000C6CDC">
        <w:rPr>
          <w:rFonts w:asciiTheme="minorHAnsi" w:hAnsiTheme="minorHAnsi"/>
          <w:noProof w:val="0"/>
          <w:sz w:val="22"/>
        </w:rPr>
        <w:commentReference w:id="485"/>
      </w:r>
      <w:commentRangeEnd w:id="486"/>
      <w:r w:rsidR="00D60B98">
        <w:rPr>
          <w:rFonts w:asciiTheme="minorHAnsi" w:hAnsiTheme="minorHAnsi"/>
          <w:noProof w:val="0"/>
          <w:sz w:val="22"/>
        </w:rPr>
        <w:commentReference w:id="486"/>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lastRenderedPageBreak/>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rsidRPr="006038FF">
        <w:rPr>
          <w:rStyle w:val="CodeInline"/>
          <w:rPrChange w:id="487" w:author="Brian Wortman" w:date="2014-05-06T10:37:00Z">
            <w:rPr/>
          </w:rPrChange>
        </w:rPr>
        <w:t>HttpStatusCode</w:t>
      </w:r>
      <w:proofErr w:type="spellEnd"/>
      <w:r>
        <w:t xml:space="preserve"> and response message.</w:t>
      </w:r>
    </w:p>
    <w:p w14:paraId="5A41B454" w14:textId="121E5A8D" w:rsidR="00D86686" w:rsidRDefault="0098444E" w:rsidP="00DC77E1">
      <w:pPr>
        <w:pStyle w:val="Bullet"/>
      </w:pPr>
      <w:r>
        <w:t xml:space="preserve">For </w:t>
      </w:r>
      <w:proofErr w:type="spellStart"/>
      <w:r w:rsidRPr="006038FF">
        <w:rPr>
          <w:rStyle w:val="CodeInline"/>
          <w:rPrChange w:id="488" w:author="Brian Wortman" w:date="2014-05-06T10:37:00Z">
            <w:rPr/>
          </w:rPrChange>
        </w:rPr>
        <w:t>HttpException</w:t>
      </w:r>
      <w:proofErr w:type="spellEnd"/>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6038FF">
        <w:rPr>
          <w:rStyle w:val="CodeInline"/>
          <w:rPrChange w:id="489" w:author="Brian Wortman" w:date="2014-05-06T10:37:00Z">
            <w:rPr/>
          </w:rPrChange>
        </w:rPr>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6B32DAA1" w:rsidR="003D426F" w:rsidRDefault="003D426F" w:rsidP="00DC77E1">
      <w:pPr>
        <w:pStyle w:val="BodyTextCont"/>
      </w:pPr>
      <w:r>
        <w:t xml:space="preserve">To wrap things up, we still need to register our custom </w:t>
      </w:r>
      <w:ins w:id="490" w:author="Brian Wortman" w:date="2014-05-06T13:43:00Z">
        <w:r w:rsidR="00D769B3">
          <w:t xml:space="preserve">exception </w:t>
        </w:r>
      </w:ins>
      <w:r>
        <w:t>handler with the framework. Let's do that now</w:t>
      </w:r>
      <w:ins w:id="491" w:author="Brian Wortman" w:date="2014-05-06T13:43:00Z">
        <w:r w:rsidR="003D0CDE">
          <w:t xml:space="preserve">, </w:t>
        </w:r>
        <w:r w:rsidR="00D769B3">
          <w:t xml:space="preserve">replacing the default </w:t>
        </w:r>
      </w:ins>
      <w:ins w:id="492" w:author="Brian Wortman" w:date="2014-05-06T13:44:00Z">
        <w:r w:rsidR="00D769B3">
          <w:t xml:space="preserve">exception handler </w:t>
        </w:r>
      </w:ins>
      <w:ins w:id="493" w:author="Brian Wortman" w:date="2014-05-06T13:43:00Z">
        <w:r w:rsidR="00D769B3">
          <w:t xml:space="preserve">with </w:t>
        </w:r>
        <w:r w:rsidR="003D0CDE">
          <w:t>our custom exception handler</w:t>
        </w:r>
      </w:ins>
      <w:r>
        <w:t xml:space="preserve">.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B5B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w:t>
      </w:r>
      <w:r w:rsidR="00995821">
        <w:t>s</w:t>
      </w:r>
      <w:r w:rsidR="00FC6D77">
        <w:t>Controllers</w:t>
      </w:r>
      <w:proofErr w:type="spellEnd"/>
      <w:r w:rsidR="00FC6D77">
        <w:t xml:space="preserve"> past their current "hello</w:t>
      </w:r>
      <w:r w:rsidR="000C6CDC">
        <w:t xml:space="preserve"> </w:t>
      </w:r>
      <w:r w:rsidR="00FC6D77">
        <w:t>world</w:t>
      </w:r>
      <w:r w:rsidR="000C6CDC">
        <w:t>-</w:t>
      </w:r>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lastRenderedPageBreak/>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1A38463" w:rsidR="006278A7" w:rsidRDefault="008F7460" w:rsidP="00DC77E1">
      <w:pPr>
        <w:pStyle w:val="BodyTextCont"/>
      </w:pPr>
      <w:r>
        <w:t xml:space="preserve">Now modify the signature of the </w:t>
      </w:r>
      <w:proofErr w:type="spellStart"/>
      <w:r w:rsidRPr="0033258E">
        <w:rPr>
          <w:rStyle w:val="CodeInline"/>
          <w:rPrChange w:id="494" w:author="Brian Wortman" w:date="2014-05-06T10:38:00Z">
            <w:rPr/>
          </w:rPrChange>
        </w:rPr>
        <w:t>AddTask</w:t>
      </w:r>
      <w:proofErr w:type="spellEnd"/>
      <w:r>
        <w:t xml:space="preserve"> method in the V1 </w:t>
      </w:r>
      <w:proofErr w:type="spellStart"/>
      <w:r w:rsidRPr="001035FE">
        <w:rPr>
          <w:rStyle w:val="CodeInline"/>
        </w:rPr>
        <w:t>Tasks</w:t>
      </w:r>
      <w:r w:rsidR="0029441E" w:rsidRPr="001035FE">
        <w:rPr>
          <w:rStyle w:val="CodeInline"/>
        </w:rPr>
        <w:t>C</w:t>
      </w:r>
      <w:r w:rsidRPr="001035FE">
        <w:rPr>
          <w:rStyle w:val="CodeInline"/>
        </w:rPr>
        <w:t>ontroller</w:t>
      </w:r>
      <w:proofErr w:type="spellEnd"/>
      <w:r>
        <w:t xml:space="preserve"> so that it appears as follows</w:t>
      </w:r>
      <w:r w:rsidR="0026557E">
        <w:t>,</w:t>
      </w:r>
      <w:r w:rsidR="00157712">
        <w:t xml:space="preserve"> </w:t>
      </w:r>
      <w:r w:rsidR="0026557E">
        <w:t xml:space="preserve">accepting </w:t>
      </w:r>
      <w:r w:rsidR="00157712">
        <w:t xml:space="preserve">one of these </w:t>
      </w:r>
      <w:proofErr w:type="spellStart"/>
      <w:r w:rsidR="00157712" w:rsidRPr="00A6710D">
        <w:rPr>
          <w:rStyle w:val="CodeInline"/>
        </w:rPr>
        <w:t>NewTask</w:t>
      </w:r>
      <w:proofErr w:type="spellEnd"/>
      <w:r w:rsidR="00157712">
        <w:t xml:space="preserve"> objects</w:t>
      </w:r>
      <w:r w:rsidR="0026557E">
        <w:t xml:space="preserve"> as a parameter</w:t>
      </w:r>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lastRenderedPageBreak/>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495"/>
      <w:proofErr w:type="spellStart"/>
      <w:r>
        <w:t>Overposting</w:t>
      </w:r>
      <w:proofErr w:type="spellEnd"/>
      <w:r>
        <w:t xml:space="preserve"> is…</w:t>
      </w:r>
      <w:commentRangeEnd w:id="495"/>
      <w:r>
        <w:rPr>
          <w:rFonts w:asciiTheme="minorHAnsi" w:hAnsiTheme="minorHAnsi"/>
          <w:sz w:val="22"/>
        </w:rPr>
        <w:commentReference w:id="495"/>
      </w:r>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567C02BB" w:rsidR="00EF42C6" w:rsidRDefault="00EF42C6" w:rsidP="00DC77E1">
      <w:pPr>
        <w:pStyle w:val="BodyTextCon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w:t>
      </w:r>
      <w:r w:rsidR="00611693">
        <w:t xml:space="preserve">security-related </w:t>
      </w:r>
      <w:r>
        <w:t>types</w:t>
      </w:r>
      <w:r w:rsidR="00611693">
        <w:t xml:space="preserve"> to the correct projects in the solution. </w:t>
      </w:r>
      <w:r w:rsidR="0069601F">
        <w:t xml:space="preserve">The </w:t>
      </w:r>
      <w:proofErr w:type="spellStart"/>
      <w:r w:rsidR="0069601F" w:rsidRPr="0033258E">
        <w:rPr>
          <w:rStyle w:val="CodeInline"/>
          <w:rPrChange w:id="496" w:author="Brian Wortman" w:date="2014-05-06T10:39:00Z">
            <w:rPr/>
          </w:rPrChange>
        </w:rPr>
        <w:t>IUserSession</w:t>
      </w:r>
      <w:proofErr w:type="spellEnd"/>
      <w:r w:rsidR="0069601F">
        <w:t xml:space="preserve"> and related user classes allow us to abstract away from the static </w:t>
      </w:r>
      <w:proofErr w:type="spellStart"/>
      <w:r w:rsidR="0069601F" w:rsidRPr="00A6710D">
        <w:rPr>
          <w:rStyle w:val="CodeInline"/>
        </w:rPr>
        <w:t>HttpContext.Current.User</w:t>
      </w:r>
      <w:proofErr w:type="spellEnd"/>
      <w:r w:rsidR="0069601F">
        <w:t xml:space="preserve"> property. </w:t>
      </w:r>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lastRenderedPageBreak/>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proofErr w:type="spellStart"/>
      <w:r w:rsidRPr="00A6710D">
        <w:rPr>
          <w:rStyle w:val="CodeInlin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r w:rsidR="000A199A">
        <w:t xml:space="preserve">the </w:t>
      </w:r>
      <w:proofErr w:type="spellStart"/>
      <w:r w:rsidRPr="00A6710D">
        <w:rPr>
          <w:rStyle w:val="CodeInline"/>
        </w:rPr>
        <w:t>AddBindings</w:t>
      </w:r>
      <w:proofErr w:type="spellEnd"/>
      <w:r>
        <w:t xml:space="preserve"> </w:t>
      </w:r>
      <w:r w:rsidR="000A199A">
        <w:t xml:space="preserve">method </w:t>
      </w:r>
      <w:r>
        <w:t xml:space="preserve">so that it appears as follows: </w:t>
      </w:r>
    </w:p>
    <w:p w14:paraId="4CDC725C" w14:textId="77777777" w:rsidR="000A199A" w:rsidRDefault="000A199A" w:rsidP="00DC77E1">
      <w:pPr>
        <w:pStyle w:val="Code"/>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7F7391A7" w14:textId="77777777" w:rsidR="00D36A8D" w:rsidRDefault="00D36A8D" w:rsidP="00DC77E1">
      <w:pPr>
        <w:pStyle w:val="Code"/>
      </w:pPr>
    </w:p>
    <w:p w14:paraId="696EA3CF" w14:textId="37ACAC1F"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R="00A6710D" w:rsidDel="00A6710D">
        <w:t xml:space="preserve"> </w:t>
      </w:r>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lastRenderedPageBreak/>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lastRenderedPageBreak/>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BF6366">
        <w:rPr>
          <w:rStyle w:val="CodeInlin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rsidRPr="0033258E">
        <w:rPr>
          <w:rStyle w:val="CodeInline"/>
          <w:rPrChange w:id="497" w:author="Brian Wortman" w:date="2014-05-06T10:41:00Z">
            <w:rPr/>
          </w:rPrChange>
        </w:rPr>
        <w:t>U</w:t>
      </w:r>
      <w:r w:rsidR="008839AF" w:rsidRPr="0033258E">
        <w:rPr>
          <w:rStyle w:val="CodeInline"/>
          <w:rPrChange w:id="498" w:author="Brian Wortman" w:date="2014-05-06T10:41:00Z">
            <w:rPr/>
          </w:rPrChange>
        </w:rPr>
        <w:t>sers</w:t>
      </w:r>
      <w:r w:rsidR="008839AF">
        <w:t xml:space="preserve">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995821">
      <w:pPr>
        <w:pStyle w:val="BodyTextCont"/>
      </w:pPr>
      <w:r>
        <w:t>Before we move on, we'll w</w:t>
      </w:r>
      <w:r w:rsidRPr="008839AF">
        <w:t xml:space="preserve">ire this up so it can be injected as a dependency. This is done by adding the following </w:t>
      </w:r>
      <w:r>
        <w:t xml:space="preserve">to the bottom of the </w:t>
      </w:r>
      <w:proofErr w:type="spellStart"/>
      <w:r w:rsidRPr="0033258E">
        <w:rPr>
          <w:rStyle w:val="CodeInline"/>
          <w:rPrChange w:id="499" w:author="Brian Wortman" w:date="2014-05-06T10:41:00Z">
            <w:rPr/>
          </w:rPrChange>
        </w:rPr>
        <w:t>NinjectConfigurator</w:t>
      </w:r>
      <w:proofErr w:type="spellEnd"/>
      <w:r w:rsidRPr="0033258E">
        <w:rPr>
          <w:rStyle w:val="CodeInline"/>
          <w:rPrChange w:id="500" w:author="Brian Wortman" w:date="2014-05-06T10:41:00Z">
            <w:rPr/>
          </w:rPrChange>
        </w:rPr>
        <w:t xml:space="preserve"> </w:t>
      </w:r>
      <w:proofErr w:type="spellStart"/>
      <w:r w:rsidRPr="0033258E">
        <w:rPr>
          <w:rStyle w:val="CodeInline"/>
          <w:rPrChange w:id="501" w:author="Brian Wortman" w:date="2014-05-06T10:41:00Z">
            <w:rPr/>
          </w:rPrChange>
        </w:rPr>
        <w:t>AddBindings</w:t>
      </w:r>
      <w:proofErr w:type="spellEnd"/>
      <w:r w:rsidRPr="0033258E">
        <w:rPr>
          <w:rStyle w:val="CodeInline"/>
          <w:rPrChange w:id="502" w:author="Brian Wortman" w:date="2014-05-06T10:41:00Z">
            <w:rPr/>
          </w:rPrChange>
        </w:rPr>
        <w:t xml:space="preserve"> </w:t>
      </w:r>
      <w:r>
        <w:t>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7EFF749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w:t>
      </w:r>
      <w:r w:rsidR="00D36A8D">
        <w:t xml:space="preserve"> </w:t>
      </w:r>
      <w:r w:rsidR="006459F4">
        <w:t xml:space="preserve">and service model types. We added the </w:t>
      </w:r>
      <w:proofErr w:type="spellStart"/>
      <w:r w:rsidR="00D36A8D">
        <w:t>AutoMapper</w:t>
      </w:r>
      <w:proofErr w:type="spellEnd"/>
      <w:r w:rsidR="00D36A8D">
        <w:t xml:space="preserve"> </w:t>
      </w:r>
      <w:proofErr w:type="spellStart"/>
      <w:r w:rsidR="006459F4">
        <w:t>NuGet</w:t>
      </w:r>
      <w:proofErr w:type="spellEnd"/>
      <w:r w:rsidR="006459F4">
        <w:t xml:space="preserve"> package in Chapter 4, but before we use it we will wrap the primary mapping functions so that we can inject them as dependencies (yes, we're</w:t>
      </w:r>
      <w:r w:rsidR="00FD3BB3">
        <w:t xml:space="preserve"> a bit</w:t>
      </w:r>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lastRenderedPageBreak/>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w:t>
      </w:r>
      <w:r w:rsidR="007366D4">
        <w:t xml:space="preserve"> (adding the call to </w:t>
      </w:r>
      <w:proofErr w:type="spellStart"/>
      <w:r w:rsidR="007366D4" w:rsidRPr="001D46FC">
        <w:rPr>
          <w:rStyle w:val="CodeInline"/>
        </w:rPr>
        <w:t>ConfigureAutoMapper</w:t>
      </w:r>
      <w:proofErr w:type="spellEnd"/>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lastRenderedPageBreak/>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r w:rsidR="00084805" w:rsidRPr="0033258E">
        <w:rPr>
          <w:rStyle w:val="CodeInline"/>
          <w:rPrChange w:id="503" w:author="Brian Wortman" w:date="2014-05-06T10:42:00Z">
            <w:rPr/>
          </w:rPrChange>
        </w:rPr>
        <w:fldChar w:fldCharType="begin"/>
      </w:r>
      <w:r w:rsidR="00084805" w:rsidRPr="0033258E">
        <w:rPr>
          <w:rStyle w:val="CodeInline"/>
          <w:rPrChange w:id="504" w:author="Brian Wortman" w:date="2014-05-06T10:42:00Z">
            <w:rPr/>
          </w:rPrChange>
        </w:rPr>
        <w:instrText xml:space="preserve"> HYPERLINK "https://github.com/AutoMapper/AutoMapper" </w:instrText>
      </w:r>
      <w:r w:rsidR="00084805" w:rsidRPr="0033258E">
        <w:rPr>
          <w:rStyle w:val="CodeInline"/>
          <w:rPrChange w:id="505" w:author="Brian Wortman" w:date="2014-05-06T10:42:00Z">
            <w:rPr/>
          </w:rPrChange>
        </w:rPr>
        <w:fldChar w:fldCharType="separate"/>
      </w:r>
      <w:r w:rsidR="005E16CA" w:rsidRPr="0033258E">
        <w:rPr>
          <w:rStyle w:val="CodeInline"/>
          <w:rPrChange w:id="506" w:author="Brian Wortman" w:date="2014-05-06T10:42:00Z">
            <w:rPr/>
          </w:rPrChange>
        </w:rPr>
        <w:t>https://github.com/AutoMapper/AutoMapper</w:t>
      </w:r>
      <w:r w:rsidR="00084805" w:rsidRPr="0033258E">
        <w:rPr>
          <w:rStyle w:val="CodeInline"/>
          <w:rPrChange w:id="507" w:author="Brian Wortman" w:date="2014-05-06T10:42:00Z">
            <w:rPr/>
          </w:rPrChange>
        </w:rPr>
        <w:fldChar w:fldCharType="end"/>
      </w:r>
      <w:r w:rsidR="005E16CA" w:rsidRPr="005E16CA">
        <w:t>)</w:t>
      </w:r>
      <w:r w:rsidR="005E16CA">
        <w:t>; however, this is the gist of what's happening in the code.</w:t>
      </w:r>
    </w:p>
    <w:p w14:paraId="3DA3B4EC" w14:textId="7C1D99D1"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w:t>
      </w:r>
      <w:ins w:id="508" w:author="Brian Wortman" w:date="2014-05-06T10:43:00Z">
        <w:r w:rsidR="0033258E">
          <w:t xml:space="preserve">data </w:t>
        </w:r>
      </w:ins>
      <w:r w:rsidR="00AC7865">
        <w:t>to the caller.</w:t>
      </w:r>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lastRenderedPageBreak/>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lastRenderedPageBreak/>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lastRenderedPageBreak/>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rsidRPr="0033258E">
        <w:rPr>
          <w:rStyle w:val="CodeInline"/>
          <w:rPrChange w:id="509" w:author="Brian Wortman" w:date="2014-05-06T10:44:00Z">
            <w:rPr/>
          </w:rPrChange>
        </w:rP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rsidRPr="0033258E">
        <w:rPr>
          <w:rStyle w:val="CodeInline"/>
          <w:rPrChange w:id="510" w:author="Brian Wortman" w:date="2014-05-06T10:44:00Z">
            <w:rPr/>
          </w:rPrChange>
        </w:rP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lastRenderedPageBreak/>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r w:rsidR="00F7435F">
        <w:t xml:space="preserve"> processor (which will in turn use the </w:t>
      </w:r>
      <w:proofErr w:type="spellStart"/>
      <w:r w:rsidR="00F7435F" w:rsidRPr="001D46FC">
        <w:rPr>
          <w:rStyle w:val="CodeInline"/>
        </w:rPr>
        <w:t>IAddTaskQueryProcessor</w:t>
      </w:r>
      <w:proofErr w:type="spellEnd"/>
      <w:r w:rsidR="00F7435F">
        <w:t xml:space="preserve"> we created above)</w:t>
      </w:r>
      <w:r>
        <w:t>:</w:t>
      </w:r>
    </w:p>
    <w:p w14:paraId="7C29ABD4" w14:textId="16A8DC6F" w:rsidR="00B75371" w:rsidRDefault="00C8673F" w:rsidP="00DC77E1">
      <w:pPr>
        <w:pStyle w:val="CodeCaption"/>
      </w:pPr>
      <w:r w:rsidRPr="00C8673F">
        <w:lastRenderedPageBreak/>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lastRenderedPageBreak/>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 xml:space="preserve">The cause of the exception, as you may have deduced by examining the log file, is that there is no User in the session. This is because we haven't done any authentication or authorization. Since we won't get to that until the </w:t>
      </w:r>
      <w:r>
        <w:lastRenderedPageBreak/>
        <w:t>Security chapter, and since we really want to see the persistence work, we're going to implement a temporary hack.</w:t>
      </w:r>
      <w:r w:rsidR="003D1E3D">
        <w:t xml:space="preserve"> Change the following line in </w:t>
      </w:r>
      <w:proofErr w:type="spellStart"/>
      <w:r w:rsidR="003D1E3D" w:rsidRPr="0033258E">
        <w:rPr>
          <w:rStyle w:val="CodeInline"/>
          <w:rPrChange w:id="511" w:author="Brian Wortman" w:date="2014-05-06T10:46:00Z">
            <w:rPr/>
          </w:rPrChange>
        </w:rPr>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47BE0F65"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 xml:space="preserve">eb API should be returning a 201 to indicate that a new resource was created, but ours is returning a 200. We should also be populating the response message's Location header. We'll </w:t>
      </w:r>
      <w:del w:id="512" w:author="Brian Wortman" w:date="2014-05-06T10:49:00Z">
        <w:r w:rsidR="006C42FD" w:rsidDel="00A117AD">
          <w:delText>get to that next</w:delText>
        </w:r>
      </w:del>
      <w:ins w:id="513" w:author="Brian Wortman" w:date="2014-05-06T10:49:00Z">
        <w:r w:rsidR="00A117AD">
          <w:t>address these functional gaps next</w:t>
        </w:r>
      </w:ins>
      <w:ins w:id="514" w:author="Brian Wortman" w:date="2014-05-06T10:47:00Z">
        <w:r w:rsidR="00A117AD">
          <w:t xml:space="preserve"> by implementing a </w:t>
        </w:r>
      </w:ins>
      <w:ins w:id="515" w:author="Brian Wortman" w:date="2014-05-06T10:48:00Z">
        <w:r w:rsidR="0033258E">
          <w:t xml:space="preserve">custom </w:t>
        </w:r>
        <w:proofErr w:type="spellStart"/>
        <w:r w:rsidR="0033258E" w:rsidRPr="00A117AD">
          <w:rPr>
            <w:rStyle w:val="CodeInline"/>
            <w:rPrChange w:id="516" w:author="Brian Wortman" w:date="2014-05-06T10:48:00Z">
              <w:rPr/>
            </w:rPrChange>
          </w:rPr>
          <w:t>IHttpActionResult</w:t>
        </w:r>
      </w:ins>
      <w:proofErr w:type="spellEnd"/>
      <w:r w:rsidR="006C42FD">
        <w:t>.</w:t>
      </w:r>
    </w:p>
    <w:p w14:paraId="7180C52E" w14:textId="74197C6E" w:rsidR="006C42FD" w:rsidRDefault="006C42FD" w:rsidP="00DC77E1">
      <w:pPr>
        <w:pStyle w:val="Heading2"/>
      </w:pPr>
      <w:proofErr w:type="spellStart"/>
      <w:r>
        <w:t>IHttpActionResult</w:t>
      </w:r>
      <w:proofErr w:type="spellEnd"/>
    </w:p>
    <w:p w14:paraId="1B8FAA30" w14:textId="4375AD9D" w:rsidR="006C42FD" w:rsidRDefault="00253B37" w:rsidP="00DC77E1">
      <w:pPr>
        <w:pStyle w:val="BodyTextCont"/>
      </w:pPr>
      <w:r>
        <w:t xml:space="preserve">Before we </w:t>
      </w:r>
      <w:del w:id="517" w:author="Brian Wortman" w:date="2014-05-06T10:51:00Z">
        <w:r w:rsidDel="00A117AD">
          <w:delText xml:space="preserve">implement </w:delText>
        </w:r>
      </w:del>
      <w:ins w:id="518" w:author="Brian Wortman" w:date="2014-05-06T10:51:00Z">
        <w:r w:rsidR="00A117AD">
          <w:t xml:space="preserve">create </w:t>
        </w:r>
      </w:ins>
      <w:r>
        <w:t xml:space="preserve">the custom </w:t>
      </w:r>
      <w:proofErr w:type="spellStart"/>
      <w:r w:rsidRPr="001D46FC">
        <w:rPr>
          <w:rStyle w:val="CodeInlin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lastRenderedPageBreak/>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lastRenderedPageBreak/>
        <w:t>}</w:t>
      </w:r>
    </w:p>
    <w:p w14:paraId="56D9D2A6" w14:textId="49AE5781" w:rsidR="00A05A95" w:rsidRDefault="00A05A95" w:rsidP="00DC77E1">
      <w:pPr>
        <w:pStyle w:val="BodyTextCont"/>
      </w:pPr>
      <w:r>
        <w:t xml:space="preserve">The next prerequisite type to add is </w:t>
      </w:r>
      <w:proofErr w:type="spellStart"/>
      <w:r w:rsidRPr="00DC77E1">
        <w:rPr>
          <w:rStyle w:val="CodeInline"/>
        </w:rPr>
        <w:t>LocationLinkCalculator</w:t>
      </w:r>
      <w:proofErr w:type="spellEnd"/>
      <w:r>
        <w:t xml:space="preserve">. </w:t>
      </w:r>
      <w:r w:rsidR="00D60B98">
        <w:t xml:space="preserve">This is just a little utility class encapsulating a trivial algorithm that returns the location link from a service model's collection of </w:t>
      </w:r>
      <w:r w:rsidR="00D60B98" w:rsidRPr="00995821">
        <w:rPr>
          <w:rStyle w:val="CodeInline"/>
        </w:rPr>
        <w:t>Link</w:t>
      </w:r>
      <w:r w:rsidR="00D60B98">
        <w:t xml:space="preserve"> objects. </w:t>
      </w:r>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proofErr w:type="spellStart"/>
      <w:r w:rsidRPr="001D46FC">
        <w:rPr>
          <w:rStyle w:val="CodeInline"/>
        </w:rPr>
        <w:t>IHttpActionResult</w:t>
      </w:r>
      <w:proofErr w:type="spellEnd"/>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lastRenderedPageBreak/>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5B626E11" w:rsidR="007E4EFC" w:rsidRPr="007E4EFC" w:rsidRDefault="007E4EFC" w:rsidP="00DC77E1">
      <w:pPr>
        <w:pStyle w:val="Code"/>
      </w:pPr>
      <w:r w:rsidRPr="007E4EFC">
        <w:t xml:space="preserve">        Method = HttpMethod.</w:t>
      </w:r>
      <w:r w:rsidR="00D930EB">
        <w:t>Get</w:t>
      </w:r>
      <w:r w:rsidRPr="007E4EFC">
        <w: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lastRenderedPageBreak/>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A25617B"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r w:rsidR="001D46FC">
        <w:t>GET</w:t>
      </w:r>
      <w:r w:rsidRPr="007E4EFC">
        <w:t>"}]}</w:t>
      </w:r>
    </w:p>
    <w:p w14:paraId="1D572FF0" w14:textId="3CEFDAC0" w:rsidR="00473A3B" w:rsidRDefault="007E4EFC" w:rsidP="00DC77E1">
      <w:pPr>
        <w:pStyle w:val="BodyTextCont"/>
      </w:pPr>
      <w:r>
        <w:t>Congratulations!</w:t>
      </w:r>
      <w:r w:rsidR="00347052">
        <w:t xml:space="preserve"> But what's the point in returning this </w:t>
      </w:r>
      <w:proofErr w:type="spellStart"/>
      <w:r w:rsidR="00347052" w:rsidRPr="00995821">
        <w:rPr>
          <w:rStyle w:val="CodeInline"/>
        </w:rPr>
        <w:t>IHttpActionResult</w:t>
      </w:r>
      <w:proofErr w:type="spellEnd"/>
      <w:r w:rsidR="00347052">
        <w:t xml:space="preserve">? What not just return a </w:t>
      </w:r>
      <w:r w:rsidR="00347052" w:rsidRPr="00995821">
        <w:rPr>
          <w:rStyle w:val="CodeInline"/>
        </w:rPr>
        <w:t>Task</w:t>
      </w:r>
      <w:r w:rsidR="00347052">
        <w:t xml:space="preserve">? Well, our </w:t>
      </w:r>
      <w:proofErr w:type="spellStart"/>
      <w:r w:rsidR="00347052" w:rsidRPr="00347052">
        <w:rPr>
          <w:rStyle w:val="CodeInline"/>
        </w:rPr>
        <w:t>IHttpActionResult</w:t>
      </w:r>
      <w:proofErr w:type="spellEnd"/>
      <w:r w:rsidR="00347052" w:rsidRPr="00347052">
        <w:t xml:space="preserve"> </w:t>
      </w:r>
      <w:r w:rsidR="00347052">
        <w:t>class' single responsibility is to encapsulate the logic of setting the response code and Location header in the response. We could have put the necessary logic in the controller, but we pr</w:t>
      </w:r>
      <w:r w:rsidR="007110A0">
        <w:t>efer to keep controllers "thin" and easy to unit test.</w:t>
      </w:r>
    </w:p>
    <w:p w14:paraId="2FF17501" w14:textId="5D227CC8" w:rsidR="00473A3B" w:rsidRDefault="00473A3B" w:rsidP="00DC77E1">
      <w:pPr>
        <w:pStyle w:val="Heading1"/>
      </w:pPr>
      <w:r>
        <w:t>Summary</w:t>
      </w:r>
    </w:p>
    <w:p w14:paraId="172B79E1" w14:textId="2D3EB7C3" w:rsidR="0029441E" w:rsidRPr="0029441E" w:rsidRDefault="007E4EFC" w:rsidP="001035FE">
      <w:pPr>
        <w:pStyle w:val="BodyTextFirst"/>
        <w:rPr>
          <w:ins w:id="519" w:author="Brian Wortman" w:date="2014-05-05T22:26:00Z"/>
        </w:rPr>
      </w:pPr>
      <w:del w:id="520" w:author="Brian Wortman" w:date="2014-05-05T22:44:00Z">
        <w:r w:rsidDel="006C5EEA">
          <w:delText xml:space="preserve"> </w:delText>
        </w:r>
      </w:del>
      <w:r>
        <w:t>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dependency management, persistence, type mapping, diagnostic tracing/logging, and error handling.</w:t>
      </w:r>
      <w:ins w:id="521" w:author="Brian Wortman" w:date="2014-05-05T22:28:00Z">
        <w:r w:rsidR="0029441E">
          <w:t xml:space="preserve"> </w:t>
        </w:r>
      </w:ins>
      <w:del w:id="522" w:author="Brian Wortman" w:date="2014-05-05T22:28:00Z">
        <w:r w:rsidR="00184F85" w:rsidDel="0029441E">
          <w:delText xml:space="preserve"> </w:delText>
        </w:r>
      </w:del>
      <w:moveFromRangeStart w:id="523" w:author="Brian Wortman" w:date="2014-05-05T22:28:00Z" w:name="move387092224"/>
      <w:moveFrom w:id="524" w:author="Brian Wortman" w:date="2014-05-05T22:28:00Z">
        <w:r w:rsidR="00184F85" w:rsidDel="0029441E">
          <w:t xml:space="preserve">We've also demonstrated some architectural patterns inspired by </w:t>
        </w:r>
        <w:r w:rsidR="00473A3B" w:rsidDel="0029441E">
          <w:t>SOLID design principles.</w:t>
        </w:r>
        <w:r w:rsidR="00184F85" w:rsidDel="0029441E">
          <w:t xml:space="preserve"> Yes, t</w:t>
        </w:r>
        <w:r w:rsidR="0085434D" w:rsidDel="0029441E">
          <w:t xml:space="preserve">his will be more meaningful once we add </w:t>
        </w:r>
        <w:r w:rsidR="00473A3B" w:rsidDel="0029441E">
          <w:t xml:space="preserve">things like security, </w:t>
        </w:r>
        <w:r w:rsidR="0085434D" w:rsidDel="0029441E">
          <w:t>but</w:t>
        </w:r>
        <w:r w:rsidR="00184F85" w:rsidDel="0029441E">
          <w:t xml:space="preserve"> we've laid </w:t>
        </w:r>
        <w:r w:rsidR="00473A3B" w:rsidDel="0029441E">
          <w:t xml:space="preserve">a great deal of </w:t>
        </w:r>
        <w:r w:rsidR="00184F85" w:rsidDel="0029441E">
          <w:t>the groundwork necessary to make much progress going forward.</w:t>
        </w:r>
      </w:moveFrom>
      <w:moveFromRangeEnd w:id="523"/>
      <w:ins w:id="525" w:author="Brian Wortman" w:date="2014-05-05T22:26:00Z">
        <w:r w:rsidR="0029441E" w:rsidRPr="0029441E">
          <w:t xml:space="preserve">To recap how all of this comes together at runtime, let’s </w:t>
        </w:r>
      </w:ins>
      <w:ins w:id="526" w:author="Brian Wortman" w:date="2014-05-05T22:29:00Z">
        <w:r w:rsidR="0029441E">
          <w:t xml:space="preserve">summarize </w:t>
        </w:r>
      </w:ins>
      <w:ins w:id="527" w:author="Brian Wortman" w:date="2014-05-05T22:30:00Z">
        <w:r w:rsidR="0029441E">
          <w:t xml:space="preserve">it with </w:t>
        </w:r>
      </w:ins>
      <w:ins w:id="528" w:author="Brian Wortman" w:date="2014-05-05T22:26:00Z">
        <w:r w:rsidR="0029441E" w:rsidRPr="0029441E">
          <w:t>some pseudo code:</w:t>
        </w:r>
      </w:ins>
    </w:p>
    <w:p w14:paraId="79EF6861" w14:textId="1B91480D" w:rsidR="0029441E" w:rsidRPr="0029441E" w:rsidRDefault="0029441E">
      <w:pPr>
        <w:pStyle w:val="NumList"/>
        <w:numPr>
          <w:ilvl w:val="0"/>
          <w:numId w:val="49"/>
        </w:numPr>
        <w:rPr>
          <w:ins w:id="529" w:author="Brian Wortman" w:date="2014-05-05T22:26:00Z"/>
        </w:rPr>
        <w:pPrChange w:id="530" w:author="Brian Wortman" w:date="2014-05-05T22:31:00Z">
          <w:pPr>
            <w:pStyle w:val="BodyTextFirst"/>
          </w:pPr>
        </w:pPrChange>
      </w:pPr>
      <w:ins w:id="531" w:author="Brian Wortman" w:date="2014-05-05T22:26:00Z">
        <w:r w:rsidRPr="0029441E">
          <w:t>Caller makes a web request.</w:t>
        </w:r>
      </w:ins>
    </w:p>
    <w:p w14:paraId="7084418E" w14:textId="205897FB" w:rsidR="0029441E" w:rsidRPr="0029441E" w:rsidRDefault="0029441E">
      <w:pPr>
        <w:pStyle w:val="NumList"/>
        <w:rPr>
          <w:ins w:id="532" w:author="Brian Wortman" w:date="2014-05-05T22:26:00Z"/>
        </w:rPr>
        <w:pPrChange w:id="533" w:author="Brian Wortman" w:date="2014-05-05T22:31:00Z">
          <w:pPr>
            <w:pStyle w:val="BodyTextFirst"/>
          </w:pPr>
        </w:pPrChange>
      </w:pPr>
      <w:ins w:id="534" w:author="Brian Wortman" w:date="2014-05-05T22:32:00Z">
        <w:r>
          <w:t>ASP.NET Web API</w:t>
        </w:r>
      </w:ins>
      <w:ins w:id="535" w:author="Brian Wortman" w:date="2014-05-05T22:26:00Z">
        <w:r w:rsidRPr="0029441E">
          <w:t xml:space="preserve"> starts activation of the appropriate controller</w:t>
        </w:r>
      </w:ins>
      <w:ins w:id="536" w:author="Brian Wortman" w:date="2014-05-05T22:35:00Z">
        <w:r>
          <w:t>,</w:t>
        </w:r>
      </w:ins>
      <w:ins w:id="537" w:author="Brian Wortman" w:date="2014-05-05T22:34:00Z">
        <w:r>
          <w:t xml:space="preserve"> </w:t>
        </w:r>
      </w:ins>
      <w:ins w:id="538" w:author="Brian Wortman" w:date="2014-05-05T22:35:00Z">
        <w:r>
          <w:t xml:space="preserve">which is </w:t>
        </w:r>
      </w:ins>
      <w:ins w:id="539" w:author="Brian Wortman" w:date="2014-05-05T22:34:00Z">
        <w:r>
          <w:t>selected using our custom controller selector</w:t>
        </w:r>
      </w:ins>
      <w:ins w:id="540" w:author="Brian Wortman" w:date="2014-05-05T22:35:00Z">
        <w:r>
          <w:t xml:space="preserve"> </w:t>
        </w:r>
      </w:ins>
      <w:ins w:id="541" w:author="Brian Wortman" w:date="2014-05-05T22:26:00Z">
        <w:r w:rsidRPr="0029441E">
          <w:t>based on the URL routes registered at application start-up.</w:t>
        </w:r>
      </w:ins>
    </w:p>
    <w:p w14:paraId="1CD3C938" w14:textId="213D5680" w:rsidR="0029441E" w:rsidRPr="0029441E" w:rsidRDefault="006C5EEA">
      <w:pPr>
        <w:pStyle w:val="NumList"/>
        <w:rPr>
          <w:ins w:id="542" w:author="Brian Wortman" w:date="2014-05-05T22:26:00Z"/>
        </w:rPr>
        <w:pPrChange w:id="543" w:author="Brian Wortman" w:date="2014-05-05T22:31:00Z">
          <w:pPr>
            <w:pStyle w:val="BodyTextFirst"/>
          </w:pPr>
        </w:pPrChange>
      </w:pPr>
      <w:ins w:id="544" w:author="Brian Wortman" w:date="2014-05-05T22:36:00Z">
        <w:r w:rsidRPr="006C5EEA">
          <w:t xml:space="preserve">ASP.NET Web API </w:t>
        </w:r>
      </w:ins>
      <w:ins w:id="545" w:author="Brian Wortman" w:date="2014-05-05T22:26:00Z">
        <w:r w:rsidR="0029441E" w:rsidRPr="0029441E">
          <w:t xml:space="preserve">uses the </w:t>
        </w:r>
        <w:proofErr w:type="spellStart"/>
        <w:r w:rsidR="0029441E" w:rsidRPr="006C5EEA">
          <w:rPr>
            <w:rStyle w:val="CodeInline"/>
            <w:rPrChange w:id="546" w:author="Brian Wortman" w:date="2014-05-05T22:37:00Z">
              <w:rPr/>
            </w:rPrChange>
          </w:rPr>
          <w:t>NinjectDependencyResolver</w:t>
        </w:r>
        <w:proofErr w:type="spellEnd"/>
        <w:r w:rsidR="0029441E" w:rsidRPr="0029441E">
          <w:t xml:space="preserve"> to satisfy all of the dependencies of </w:t>
        </w:r>
      </w:ins>
      <w:ins w:id="547" w:author="Brian Wortman" w:date="2014-05-05T22:37:00Z">
        <w:r>
          <w:t xml:space="preserve">the </w:t>
        </w:r>
      </w:ins>
      <w:ins w:id="548" w:author="Brian Wortman" w:date="2014-05-05T22:26:00Z">
        <w:r w:rsidR="0029441E" w:rsidRPr="0029441E">
          <w:t>controller, all of the dependencies each dependency requires, and so on</w:t>
        </w:r>
      </w:ins>
      <w:ins w:id="549" w:author="Brian Wortman" w:date="2014-05-05T22:36:00Z">
        <w:r>
          <w:t xml:space="preserve"> (it's recursive)</w:t>
        </w:r>
      </w:ins>
      <w:ins w:id="550" w:author="Brian Wortman" w:date="2014-05-05T22:26:00Z">
        <w:r w:rsidR="0029441E" w:rsidRPr="0029441E">
          <w:t>.</w:t>
        </w:r>
      </w:ins>
    </w:p>
    <w:p w14:paraId="03DB1ABA" w14:textId="419C1466" w:rsidR="0029441E" w:rsidRPr="0029441E" w:rsidRDefault="0029441E">
      <w:pPr>
        <w:pStyle w:val="NumList"/>
        <w:rPr>
          <w:ins w:id="551" w:author="Brian Wortman" w:date="2014-05-05T22:26:00Z"/>
        </w:rPr>
        <w:pPrChange w:id="552" w:author="Brian Wortman" w:date="2014-05-05T22:31:00Z">
          <w:pPr>
            <w:pStyle w:val="BodyTextFirst"/>
          </w:pPr>
        </w:pPrChange>
      </w:pPr>
      <w:ins w:id="553" w:author="Brian Wortman" w:date="2014-05-05T22:26:00Z">
        <w:r w:rsidRPr="0029441E">
          <w:t xml:space="preserve">If any object requires an </w:t>
        </w:r>
        <w:proofErr w:type="spellStart"/>
        <w:r w:rsidRPr="006C5EEA">
          <w:rPr>
            <w:rStyle w:val="CodeInline"/>
            <w:rPrChange w:id="554" w:author="Brian Wortman" w:date="2014-05-05T22:38:00Z">
              <w:rPr/>
            </w:rPrChange>
          </w:rPr>
          <w:t>ISession</w:t>
        </w:r>
        <w:proofErr w:type="spellEnd"/>
        <w:r w:rsidRPr="0029441E">
          <w:t xml:space="preserve"> object, </w:t>
        </w:r>
        <w:proofErr w:type="spellStart"/>
        <w:r w:rsidRPr="0029441E">
          <w:t>Ninject</w:t>
        </w:r>
        <w:proofErr w:type="spellEnd"/>
        <w:r w:rsidRPr="0029441E">
          <w:t xml:space="preserve"> calls the </w:t>
        </w:r>
        <w:proofErr w:type="spellStart"/>
        <w:r w:rsidRPr="006C5EEA">
          <w:rPr>
            <w:rStyle w:val="CodeInline"/>
            <w:rPrChange w:id="555" w:author="Brian Wortman" w:date="2014-05-05T22:38:00Z">
              <w:rPr/>
            </w:rPrChange>
          </w:rPr>
          <w:t>NinjectConfigurator.CreateSession</w:t>
        </w:r>
        <w:proofErr w:type="spellEnd"/>
        <w:r w:rsidRPr="0029441E">
          <w:t xml:space="preserve"> method to create the </w:t>
        </w:r>
        <w:proofErr w:type="spellStart"/>
        <w:r w:rsidRPr="006C5EEA">
          <w:rPr>
            <w:rStyle w:val="CodeInline"/>
            <w:rPrChange w:id="556" w:author="Brian Wortman" w:date="2014-05-05T22:38:00Z">
              <w:rPr/>
            </w:rPrChange>
          </w:rPr>
          <w:t>ISession</w:t>
        </w:r>
        <w:proofErr w:type="spellEnd"/>
        <w:r w:rsidRPr="0029441E">
          <w:t xml:space="preserve"> instance.</w:t>
        </w:r>
      </w:ins>
    </w:p>
    <w:p w14:paraId="079CF996" w14:textId="4D10A1DC" w:rsidR="0029441E" w:rsidRPr="0029441E" w:rsidRDefault="0029441E">
      <w:pPr>
        <w:pStyle w:val="NumList"/>
        <w:rPr>
          <w:ins w:id="557" w:author="Brian Wortman" w:date="2014-05-05T22:26:00Z"/>
        </w:rPr>
        <w:pPrChange w:id="558" w:author="Brian Wortman" w:date="2014-05-05T22:31:00Z">
          <w:pPr>
            <w:pStyle w:val="BodyTextFirst"/>
          </w:pPr>
        </w:pPrChange>
      </w:pPr>
      <w:ins w:id="559" w:author="Brian Wortman" w:date="2014-05-05T22:26:00Z">
        <w:r w:rsidRPr="0029441E">
          <w:t xml:space="preserve">The </w:t>
        </w:r>
        <w:proofErr w:type="spellStart"/>
        <w:r w:rsidRPr="006C5EEA">
          <w:rPr>
            <w:rStyle w:val="CodeInline"/>
            <w:rPrChange w:id="560" w:author="Brian Wortman" w:date="2014-05-05T22:38:00Z">
              <w:rPr/>
            </w:rPrChange>
          </w:rPr>
          <w:t>CreateSession</w:t>
        </w:r>
        <w:proofErr w:type="spellEnd"/>
        <w:r w:rsidRPr="0029441E">
          <w:t xml:space="preserve"> method opens a new session and binds it to the web context, so that it will be available for subsequent </w:t>
        </w:r>
        <w:proofErr w:type="spellStart"/>
        <w:r w:rsidRPr="006C5EEA">
          <w:rPr>
            <w:rStyle w:val="CodeInline"/>
            <w:rPrChange w:id="561" w:author="Brian Wortman" w:date="2014-05-05T22:38:00Z">
              <w:rPr/>
            </w:rPrChange>
          </w:rPr>
          <w:t>ISession</w:t>
        </w:r>
        <w:proofErr w:type="spellEnd"/>
        <w:r w:rsidRPr="0029441E">
          <w:t xml:space="preserve"> requests.</w:t>
        </w:r>
      </w:ins>
    </w:p>
    <w:p w14:paraId="2C1FA2D2" w14:textId="6782B427" w:rsidR="0029441E" w:rsidRPr="0029441E" w:rsidRDefault="006C5EEA">
      <w:pPr>
        <w:pStyle w:val="NumList"/>
        <w:rPr>
          <w:ins w:id="562" w:author="Brian Wortman" w:date="2014-05-05T22:26:00Z"/>
        </w:rPr>
        <w:pPrChange w:id="563" w:author="Brian Wortman" w:date="2014-05-05T22:31:00Z">
          <w:pPr>
            <w:pStyle w:val="BodyTextFirst"/>
          </w:pPr>
        </w:pPrChange>
      </w:pPr>
      <w:ins w:id="564" w:author="Brian Wortman" w:date="2014-05-05T22:39:00Z">
        <w:r>
          <w:lastRenderedPageBreak/>
          <w:t xml:space="preserve">ASP.NET Web </w:t>
        </w:r>
        <w:proofErr w:type="spellStart"/>
        <w:r>
          <w:t>Api</w:t>
        </w:r>
        <w:proofErr w:type="spellEnd"/>
        <w:r>
          <w:t xml:space="preserve"> </w:t>
        </w:r>
      </w:ins>
      <w:ins w:id="565" w:author="Brian Wortman" w:date="2014-05-05T22:26:00Z">
        <w:r w:rsidR="0029441E" w:rsidRPr="0029441E">
          <w:t xml:space="preserve">calls the custom </w:t>
        </w:r>
      </w:ins>
      <w:ins w:id="566" w:author="Brian Wortman" w:date="2014-05-05T22:39:00Z">
        <w:r>
          <w:t xml:space="preserve">unit of work </w:t>
        </w:r>
      </w:ins>
      <w:ins w:id="567" w:author="Brian Wortman" w:date="2014-05-05T22:26:00Z">
        <w:r w:rsidR="0029441E" w:rsidRPr="0029441E">
          <w:t xml:space="preserve">attribute’s </w:t>
        </w:r>
        <w:proofErr w:type="spellStart"/>
        <w:r w:rsidR="0029441E" w:rsidRPr="006C5EEA">
          <w:rPr>
            <w:rStyle w:val="CodeInline"/>
            <w:rPrChange w:id="568" w:author="Brian Wortman" w:date="2014-05-05T22:39:00Z">
              <w:rPr/>
            </w:rPrChange>
          </w:rPr>
          <w:t>OnActionExecuting</w:t>
        </w:r>
        <w:proofErr w:type="spellEnd"/>
        <w:r w:rsidR="0029441E" w:rsidRPr="0029441E">
          <w:t xml:space="preserve"> override, which in turn starts a new database transaction.</w:t>
        </w:r>
      </w:ins>
    </w:p>
    <w:p w14:paraId="54B61606" w14:textId="37213A54" w:rsidR="0029441E" w:rsidRPr="0029441E" w:rsidRDefault="006C5EEA">
      <w:pPr>
        <w:pStyle w:val="NumList"/>
        <w:rPr>
          <w:ins w:id="569" w:author="Brian Wortman" w:date="2014-05-05T22:26:00Z"/>
        </w:rPr>
        <w:pPrChange w:id="570" w:author="Brian Wortman" w:date="2014-05-05T22:31:00Z">
          <w:pPr>
            <w:pStyle w:val="BodyTextFirst"/>
          </w:pPr>
        </w:pPrChange>
      </w:pPr>
      <w:ins w:id="571" w:author="Brian Wortman" w:date="2014-05-05T22:39:00Z">
        <w:r w:rsidRPr="006C5EEA">
          <w:t xml:space="preserve">ASP.NET Web </w:t>
        </w:r>
        <w:proofErr w:type="spellStart"/>
        <w:proofErr w:type="gramStart"/>
        <w:r w:rsidRPr="006C5EEA">
          <w:t>Api</w:t>
        </w:r>
        <w:proofErr w:type="spellEnd"/>
        <w:proofErr w:type="gramEnd"/>
        <w:r w:rsidRPr="006C5EEA">
          <w:t xml:space="preserve"> </w:t>
        </w:r>
      </w:ins>
      <w:ins w:id="572" w:author="Brian Wortman" w:date="2014-05-05T22:26:00Z">
        <w:r w:rsidR="0029441E" w:rsidRPr="0029441E">
          <w:t xml:space="preserve">calls the controller </w:t>
        </w:r>
      </w:ins>
      <w:ins w:id="573" w:author="Brian Wortman" w:date="2014-05-05T22:40:00Z">
        <w:r>
          <w:t xml:space="preserve">action </w:t>
        </w:r>
      </w:ins>
      <w:ins w:id="574" w:author="Brian Wortman" w:date="2014-05-05T22:26:00Z">
        <w:r w:rsidR="0029441E" w:rsidRPr="0029441E">
          <w:t>method, which uses dependencies that were injected in during controller activation.</w:t>
        </w:r>
      </w:ins>
    </w:p>
    <w:p w14:paraId="07AA4B1B" w14:textId="38E95F3B" w:rsidR="0029441E" w:rsidRDefault="006C5EEA">
      <w:pPr>
        <w:pStyle w:val="NumList"/>
        <w:rPr>
          <w:ins w:id="575" w:author="Brian Wortman" w:date="2014-05-05T22:26:00Z"/>
        </w:rPr>
        <w:pPrChange w:id="576" w:author="Brian Wortman" w:date="2014-05-05T22:31:00Z">
          <w:pPr>
            <w:pStyle w:val="BodyTextFirst"/>
          </w:pPr>
        </w:pPrChange>
      </w:pPr>
      <w:ins w:id="577" w:author="Brian Wortman" w:date="2014-05-05T22:40:00Z">
        <w:r w:rsidRPr="006C5EEA">
          <w:t xml:space="preserve">ASP.NET Web </w:t>
        </w:r>
        <w:proofErr w:type="spellStart"/>
        <w:r w:rsidRPr="006C5EEA">
          <w:t>Api</w:t>
        </w:r>
        <w:proofErr w:type="spellEnd"/>
        <w:r w:rsidRPr="006C5EEA">
          <w:t xml:space="preserve"> </w:t>
        </w:r>
      </w:ins>
      <w:ins w:id="578" w:author="Brian Wortman" w:date="2014-05-05T22:26:00Z">
        <w:r w:rsidR="0029441E" w:rsidRPr="0029441E">
          <w:t xml:space="preserve">calls the custom </w:t>
        </w:r>
      </w:ins>
      <w:ins w:id="579" w:author="Brian Wortman" w:date="2014-05-05T22:40:00Z">
        <w:r>
          <w:t xml:space="preserve">unit of work </w:t>
        </w:r>
      </w:ins>
      <w:ins w:id="580" w:author="Brian Wortman" w:date="2014-05-05T22:26:00Z">
        <w:r w:rsidR="0029441E" w:rsidRPr="0029441E">
          <w:t xml:space="preserve">attribute’s </w:t>
        </w:r>
        <w:proofErr w:type="spellStart"/>
        <w:r w:rsidR="0029441E" w:rsidRPr="006C5EEA">
          <w:rPr>
            <w:rStyle w:val="CodeInline"/>
            <w:rPrChange w:id="581" w:author="Brian Wortman" w:date="2014-05-05T22:40:00Z">
              <w:rPr/>
            </w:rPrChange>
          </w:rPr>
          <w:t>OnActionExecuted</w:t>
        </w:r>
        <w:proofErr w:type="spellEnd"/>
        <w:r w:rsidR="0029441E" w:rsidRPr="0029441E">
          <w:t xml:space="preserve"> method, which first ends (either commits or rolls back) the database transaction, and then closes and disposes of the current </w:t>
        </w:r>
        <w:proofErr w:type="spellStart"/>
        <w:r w:rsidR="0029441E" w:rsidRPr="006C5EEA">
          <w:rPr>
            <w:rStyle w:val="CodeInline"/>
            <w:rPrChange w:id="582" w:author="Brian Wortman" w:date="2014-05-05T22:40:00Z">
              <w:rPr/>
            </w:rPrChange>
          </w:rPr>
          <w:t>ISession</w:t>
        </w:r>
        <w:proofErr w:type="spellEnd"/>
        <w:r w:rsidR="0029441E" w:rsidRPr="0029441E">
          <w:t xml:space="preserve"> object.</w:t>
        </w:r>
      </w:ins>
    </w:p>
    <w:p w14:paraId="2B0FF3F2" w14:textId="75043985" w:rsidR="0029441E" w:rsidRDefault="006C5EEA">
      <w:pPr>
        <w:pStyle w:val="BodyTextCont"/>
        <w:rPr>
          <w:ins w:id="583" w:author="Brian Wortman" w:date="2014-05-05T22:26:00Z"/>
        </w:rPr>
        <w:pPrChange w:id="584" w:author="Brian Wortman" w:date="2014-05-05T22:44:00Z">
          <w:pPr>
            <w:pStyle w:val="BodyTextFirst"/>
          </w:pPr>
        </w:pPrChange>
      </w:pPr>
      <w:ins w:id="585" w:author="Brian Wortman" w:date="2014-05-05T22:41:00Z">
        <w:r>
          <w:t xml:space="preserve">Wow, that's a lot going on for every </w:t>
        </w:r>
      </w:ins>
      <w:ins w:id="586" w:author="Brian Wortman" w:date="2014-05-05T22:42:00Z">
        <w:r>
          <w:t>w</w:t>
        </w:r>
      </w:ins>
      <w:ins w:id="587" w:author="Brian Wortman" w:date="2014-05-05T22:41:00Z">
        <w:r>
          <w:t xml:space="preserve">eb request! </w:t>
        </w:r>
      </w:ins>
      <w:ins w:id="588" w:author="Brian Wortman" w:date="2014-05-05T22:42:00Z">
        <w:r>
          <w:t>Yes, a</w:t>
        </w:r>
      </w:ins>
      <w:ins w:id="589" w:author="Brian Wortman" w:date="2014-05-05T22:41:00Z">
        <w:r>
          <w:t xml:space="preserve">nd the entire </w:t>
        </w:r>
      </w:ins>
      <w:ins w:id="590" w:author="Brian Wortman" w:date="2014-05-05T22:42:00Z">
        <w:r>
          <w:t xml:space="preserve">sequence </w:t>
        </w:r>
      </w:ins>
      <w:ins w:id="591" w:author="Brian Wortman" w:date="2014-05-05T22:41:00Z">
        <w:r>
          <w:t xml:space="preserve">is traced </w:t>
        </w:r>
      </w:ins>
      <w:ins w:id="592" w:author="Brian Wortman" w:date="2014-05-05T22:45:00Z">
        <w:r>
          <w:t xml:space="preserve">in great detail </w:t>
        </w:r>
      </w:ins>
      <w:ins w:id="593" w:author="Brian Wortman" w:date="2014-05-05T22:41:00Z">
        <w:r>
          <w:t>with the custom diagnostic tracing we configured.</w:t>
        </w:r>
      </w:ins>
      <w:ins w:id="594" w:author="Brian Wortman" w:date="2014-05-05T22:43:00Z">
        <w:r>
          <w:t xml:space="preserve"> In fact, examining the trace log is an excellent way to understand what's going on under the hood!</w:t>
        </w:r>
      </w:ins>
    </w:p>
    <w:p w14:paraId="1E0E5A0A" w14:textId="26FD37C2" w:rsidR="0029441E" w:rsidRDefault="0029441E">
      <w:pPr>
        <w:pStyle w:val="BodyTextCont"/>
        <w:pPrChange w:id="595" w:author="Brian Wortman" w:date="2014-05-05T22:44:00Z">
          <w:pPr>
            <w:pStyle w:val="BodyTextFirst"/>
          </w:pPr>
        </w:pPrChange>
      </w:pPr>
      <w:moveToRangeStart w:id="596" w:author="Brian Wortman" w:date="2014-05-05T22:28:00Z" w:name="move387092224"/>
      <w:r w:rsidRPr="0029441E">
        <w:t>We've also demonstrated some architectural patterns inspired by SOLID design principles</w:t>
      </w:r>
      <w:ins w:id="597" w:author="Brian Wortman" w:date="2014-05-05T22:47:00Z">
        <w:r w:rsidR="00623218">
          <w:t xml:space="preserve">, and though </w:t>
        </w:r>
        <w:proofErr w:type="gramStart"/>
        <w:r w:rsidR="00623218">
          <w:t>a</w:t>
        </w:r>
      </w:ins>
      <w:proofErr w:type="gramEnd"/>
      <w:del w:id="598" w:author="Brian Wortman" w:date="2014-05-05T22:47:00Z">
        <w:r w:rsidRPr="0029441E" w:rsidDel="00623218">
          <w:delText>.</w:delText>
        </w:r>
      </w:del>
      <w:del w:id="599" w:author="Brian Wortman" w:date="2014-05-05T22:46:00Z">
        <w:r w:rsidRPr="0029441E" w:rsidDel="00623218">
          <w:delText xml:space="preserve"> </w:delText>
        </w:r>
      </w:del>
      <w:ins w:id="600" w:author="Brian Wortman" w:date="2014-05-05T22:45:00Z">
        <w:r w:rsidR="006C5EEA">
          <w:t>ll of t</w:t>
        </w:r>
      </w:ins>
      <w:del w:id="601" w:author="Brian Wortman" w:date="2014-05-05T22:43:00Z">
        <w:r w:rsidRPr="0029441E" w:rsidDel="006C5EEA">
          <w:delText>Yes, th</w:delText>
        </w:r>
      </w:del>
      <w:ins w:id="602" w:author="Brian Wortman" w:date="2014-05-05T22:43:00Z">
        <w:r w:rsidR="006C5EEA">
          <w:t>h</w:t>
        </w:r>
      </w:ins>
      <w:r w:rsidRPr="0029441E">
        <w:t xml:space="preserve">is will be more meaningful once we add things like security, </w:t>
      </w:r>
      <w:del w:id="603" w:author="Brian Wortman" w:date="2014-05-05T22:47:00Z">
        <w:r w:rsidRPr="0029441E" w:rsidDel="00623218">
          <w:delText xml:space="preserve">but </w:delText>
        </w:r>
      </w:del>
      <w:r w:rsidRPr="0029441E">
        <w:t>we've laid a great deal of the groundwork necessary to make much progress going forward.</w:t>
      </w:r>
      <w:moveToRangeEnd w:id="596"/>
    </w:p>
    <w:p w14:paraId="4A60F4CB" w14:textId="1FE4C644" w:rsidR="007018B6" w:rsidRPr="00130755" w:rsidRDefault="00130755">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sectPr w:rsidR="007018B6" w:rsidRPr="00130755"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Brian Wortman" w:date="2014-04-26T14:59:00Z" w:initials="BW">
    <w:p w14:paraId="3F2AAE1A" w14:textId="7A133029" w:rsidR="00B93F65" w:rsidRDefault="00B93F65">
      <w:r>
        <w:annotationRef/>
      </w:r>
      <w:r>
        <w:t xml:space="preserve">Jamie, can you get this? Add sentence or two differentiating between </w:t>
      </w:r>
      <w:proofErr w:type="spellStart"/>
      <w:r>
        <w:t>impl</w:t>
      </w:r>
      <w:proofErr w:type="spellEnd"/>
      <w:r>
        <w:t xml:space="preserve"> versioning (</w:t>
      </w:r>
      <w:proofErr w:type="spellStart"/>
      <w:r>
        <w:t>eg</w:t>
      </w:r>
      <w:proofErr w:type="spellEnd"/>
      <w:r>
        <w:t xml:space="preserve">. </w:t>
      </w:r>
      <w:proofErr w:type="spellStart"/>
      <w:r>
        <w:t>Dlls</w:t>
      </w:r>
      <w:proofErr w:type="spellEnd"/>
      <w:r>
        <w:t xml:space="preserve">) and </w:t>
      </w:r>
      <w:proofErr w:type="spellStart"/>
      <w:r>
        <w:t>api</w:t>
      </w:r>
      <w:proofErr w:type="spellEnd"/>
      <w:r>
        <w:t xml:space="preserve"> versioning. No need for the side bar.</w:t>
      </w:r>
    </w:p>
  </w:comment>
  <w:comment w:id="42" w:author="Jamie Kurtz" w:date="2014-05-04T14:45:00Z" w:initials="JK">
    <w:p w14:paraId="270F9DA8" w14:textId="6DD4E04F" w:rsidR="00B93F65" w:rsidRDefault="00B93F65">
      <w:r>
        <w:annotationRef/>
      </w:r>
      <w:r>
        <w:t>Code verification starts here</w:t>
      </w:r>
    </w:p>
  </w:comment>
  <w:comment w:id="241" w:author="Jamie Kurtz" w:date="2014-05-04T16:29:00Z" w:initials="JK">
    <w:p w14:paraId="7360E9B0" w14:textId="6084E756" w:rsidR="00B93F65" w:rsidRDefault="00B93F65">
      <w:r>
        <w:annotationRef/>
      </w:r>
      <w:r>
        <w:t>I feel like a picture would be good here, showing the various classes involved in the DI stuff, and their relationships and/or sequence of execution.</w:t>
      </w:r>
    </w:p>
  </w:comment>
  <w:comment w:id="242" w:author="Brian Wortman" w:date="2014-05-05T11:34:00Z" w:initials="BW">
    <w:p w14:paraId="07A331FE" w14:textId="0124F0BE" w:rsidR="00B93F65" w:rsidRDefault="00B93F65">
      <w:r>
        <w:annotationRef/>
      </w:r>
      <w:r>
        <w:t>This chapter already weighs in at 70 pages (well, before I did some cutting), and we have a LOT of Web API to cover in the remaining chapters. How important is this to the book's stated intention to teaching the reader how to develop with the Web API? I think this may be appropriate in an appendix, if you really want to add it, but if we add it here we'll be heading down a path that led to quite a few nasty complaints about the 1st edition's lack of focus. My vote: skip it!</w:t>
      </w:r>
    </w:p>
  </w:comment>
  <w:comment w:id="243" w:author="Brian Wortman" w:date="2014-05-05T22:07:00Z" w:initials="BW">
    <w:p w14:paraId="70FD38B7" w14:textId="1445954E" w:rsidR="00B93F65" w:rsidRDefault="00D769B3">
      <w:r>
        <w:t xml:space="preserve">The enhancement to </w:t>
      </w:r>
      <w:r w:rsidR="00B93F65">
        <w:annotationRef/>
      </w:r>
      <w:r w:rsidR="00B93F65">
        <w:t xml:space="preserve">table 5-4 </w:t>
      </w:r>
      <w:r>
        <w:t>fixes this</w:t>
      </w:r>
      <w:r w:rsidR="00B93F65">
        <w:t>.</w:t>
      </w:r>
    </w:p>
  </w:comment>
  <w:comment w:id="336" w:author="Jamie Kurtz" w:date="2014-05-04T18:17:00Z" w:initials="JK">
    <w:p w14:paraId="4F131474" w14:textId="0BDC38C5" w:rsidR="00B93F65" w:rsidRDefault="00B93F65">
      <w:r>
        <w:annotationRef/>
      </w:r>
      <w:r>
        <w:t xml:space="preserve">What does this actually do?? For what does the runtime use our new </w:t>
      </w:r>
      <w:proofErr w:type="spellStart"/>
      <w:r>
        <w:t>SimpleTraceWriter</w:t>
      </w:r>
      <w:proofErr w:type="spellEnd"/>
      <w:r>
        <w:t>?</w:t>
      </w:r>
    </w:p>
  </w:comment>
  <w:comment w:id="337" w:author="Brian Wortman" w:date="2014-05-05T13:13:00Z" w:initials="BW">
    <w:p w14:paraId="6DFD6E11" w14:textId="05267F35" w:rsidR="00B93F65" w:rsidRDefault="00B93F65">
      <w:r>
        <w:annotationRef/>
      </w:r>
      <w:r w:rsidR="00D769B3">
        <w:t>Fixed</w:t>
      </w:r>
    </w:p>
  </w:comment>
  <w:comment w:id="348" w:author="Jamie Kurtz" w:date="2014-05-04T18:19:00Z" w:initials="JK">
    <w:p w14:paraId="6DFFC6BE" w14:textId="0C3723C0" w:rsidR="00B93F65" w:rsidRDefault="00B93F65">
      <w:r>
        <w:annotationRef/>
      </w:r>
      <w:r>
        <w:t>How does this relate to the previous section on tracing?</w:t>
      </w:r>
    </w:p>
  </w:comment>
  <w:comment w:id="349" w:author="Brian Wortman" w:date="2014-05-05T13:13:00Z" w:initials="BW">
    <w:p w14:paraId="250726D5" w14:textId="37A17DC4" w:rsidR="00B93F65" w:rsidRDefault="00B93F65">
      <w:r>
        <w:annotationRef/>
      </w:r>
      <w:r w:rsidR="00D769B3">
        <w:t>Fixed</w:t>
      </w:r>
    </w:p>
  </w:comment>
  <w:comment w:id="428" w:author="Jamie Kurtz" w:date="2014-05-04T18:22:00Z" w:initials="JK">
    <w:p w14:paraId="45CDA140" w14:textId="037BE379" w:rsidR="00B93F65" w:rsidRDefault="00B93F65">
      <w:r>
        <w:annotationRef/>
      </w:r>
      <w:r>
        <w:t xml:space="preserve">Why do this, if we just did the same thing in with our </w:t>
      </w:r>
      <w:proofErr w:type="spellStart"/>
      <w:r>
        <w:t>SimpleExceptionLogger</w:t>
      </w:r>
      <w:proofErr w:type="spellEnd"/>
      <w:r>
        <w:t xml:space="preserve"> above?</w:t>
      </w:r>
    </w:p>
  </w:comment>
  <w:comment w:id="429" w:author="Brian Wortman" w:date="2014-05-05T13:14:00Z" w:initials="BW">
    <w:p w14:paraId="0651B17C" w14:textId="65546FAB" w:rsidR="00B93F65" w:rsidRDefault="00B93F65">
      <w:r>
        <w:annotationRef/>
      </w:r>
      <w:r w:rsidR="00D769B3">
        <w:t>Fixed</w:t>
      </w:r>
    </w:p>
  </w:comment>
  <w:comment w:id="481" w:author="Jamie Kurtz" w:date="2014-05-04T18:21:00Z" w:initials="JK">
    <w:p w14:paraId="4790147E" w14:textId="1EC9A383" w:rsidR="00B93F65" w:rsidRDefault="00B93F65">
      <w:r>
        <w:annotationRef/>
      </w:r>
      <w:r>
        <w:t>Need more info on this feature.</w:t>
      </w:r>
    </w:p>
  </w:comment>
  <w:comment w:id="482" w:author="Brian Wortman" w:date="2014-05-05T13:14:00Z" w:initials="BW">
    <w:p w14:paraId="6FEBB852" w14:textId="562EE44D" w:rsidR="00B93F65" w:rsidRDefault="00B93F65">
      <w:r>
        <w:annotationRef/>
      </w:r>
      <w:r w:rsidR="003D0CDE">
        <w:t>Covered in Table 5-5.</w:t>
      </w:r>
    </w:p>
  </w:comment>
  <w:comment w:id="485" w:author="Jamie Kurtz" w:date="2014-05-04T18:25:00Z" w:initials="JK">
    <w:p w14:paraId="6CF972C3" w14:textId="77777777" w:rsidR="00B93F65" w:rsidRDefault="00B93F65">
      <w:r>
        <w:annotationRef/>
      </w:r>
      <w:r>
        <w:t>Another exception handler - I'm so confused!</w:t>
      </w:r>
    </w:p>
    <w:p w14:paraId="00ACAD80" w14:textId="77777777" w:rsidR="00B93F65" w:rsidRDefault="00B93F65"/>
    <w:p w14:paraId="2C5CD49E" w14:textId="48BEABE1" w:rsidR="00B93F65" w:rsidRDefault="00B93F65">
      <w:r>
        <w:t>Maybe a table or diagram of the different tracers/loggers/handlers would be useful.</w:t>
      </w:r>
    </w:p>
  </w:comment>
  <w:comment w:id="486" w:author="Brian Wortman" w:date="2014-05-05T13:14:00Z" w:initials="BW">
    <w:p w14:paraId="6462F24C" w14:textId="7538E298" w:rsidR="00B93F65" w:rsidRDefault="00B93F65">
      <w:r>
        <w:annotationRef/>
      </w:r>
      <w:r w:rsidR="003D0CDE">
        <w:t xml:space="preserve">Fixed by 5-5 and </w:t>
      </w:r>
      <w:proofErr w:type="spellStart"/>
      <w:r w:rsidR="003D0CDE">
        <w:t>add'l</w:t>
      </w:r>
      <w:proofErr w:type="spellEnd"/>
      <w:r w:rsidR="003D0CDE">
        <w:t xml:space="preserve"> discussion leading up to this.</w:t>
      </w:r>
    </w:p>
  </w:comment>
  <w:comment w:id="495" w:author="Jamie Kurtz" w:date="2014-05-04T19:01:00Z" w:initials="JK">
    <w:p w14:paraId="240F9294" w14:textId="645EB656" w:rsidR="00B93F65" w:rsidRDefault="00B93F65">
      <w:r>
        <w:annotationRef/>
      </w:r>
      <w:r>
        <w:t xml:space="preserve">Short two-sentence summary of </w:t>
      </w:r>
      <w:proofErr w:type="spellStart"/>
      <w:r>
        <w:t>overposting</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270F9DA8" w15:done="0"/>
  <w15:commentEx w15:paraId="7360E9B0" w15:done="0"/>
  <w15:commentEx w15:paraId="07A331FE" w15:paraIdParent="7360E9B0" w15:done="0"/>
  <w15:commentEx w15:paraId="70FD38B7" w15:paraIdParent="7360E9B0" w15:done="0"/>
  <w15:commentEx w15:paraId="4F131474" w15:done="0"/>
  <w15:commentEx w15:paraId="6DFD6E11" w15:paraIdParent="4F131474" w15:done="0"/>
  <w15:commentEx w15:paraId="6DFFC6BE" w15:done="0"/>
  <w15:commentEx w15:paraId="250726D5" w15:paraIdParent="6DFFC6BE" w15:done="0"/>
  <w15:commentEx w15:paraId="45CDA140" w15:done="0"/>
  <w15:commentEx w15:paraId="0651B17C" w15:paraIdParent="45CDA140" w15:done="0"/>
  <w15:commentEx w15:paraId="4790147E" w15:done="0"/>
  <w15:commentEx w15:paraId="6FEBB852" w15:paraIdParent="4790147E" w15:done="0"/>
  <w15:commentEx w15:paraId="2C5CD49E" w15:done="0"/>
  <w15:commentEx w15:paraId="6462F24C" w15:paraIdParent="2C5CD49E" w15:done="0"/>
  <w15:commentEx w15:paraId="240F92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DA56C" w14:textId="77777777" w:rsidR="00E02770" w:rsidRDefault="00E02770">
      <w:r>
        <w:separator/>
      </w:r>
    </w:p>
  </w:endnote>
  <w:endnote w:type="continuationSeparator" w:id="0">
    <w:p w14:paraId="4CEFEA5B" w14:textId="77777777" w:rsidR="00E02770" w:rsidRDefault="00E02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FA99A700-65EC-4583-AA1C-A2F30895CE05}"/>
    <w:embedBold r:id="rId2" w:fontKey="{303BC6EB-5C78-4B0D-B05C-973843CDCF97}"/>
    <w:embedItalic r:id="rId3" w:fontKey="{E143E9B9-AD47-447F-AF9D-DB345B0248BC}"/>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F28B809-0144-4783-AE99-CEBF91B4BF4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77CFBCFC-E04A-42CF-94AB-D3786E058C4F}"/>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2FE9FDB2-C6F3-4449-9DFB-0013E034838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51607BEF-F62F-4911-B3C5-E1B6E87DD58C}"/>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250ADCBE-23E8-4C9C-9B2F-FC31B5681A28}"/>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B93F65" w:rsidRPr="00222F70" w:rsidRDefault="00B93F6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816B1">
      <w:rPr>
        <w:rStyle w:val="PageNumber"/>
        <w:noProof/>
      </w:rPr>
      <w:t>38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B93F65" w:rsidRPr="00222F70" w:rsidRDefault="00B93F6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816B1">
      <w:rPr>
        <w:rStyle w:val="PageNumber"/>
        <w:noProof/>
      </w:rPr>
      <w:t>39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B93F65" w:rsidRDefault="00B93F6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816B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BFCA6" w14:textId="77777777" w:rsidR="00E02770" w:rsidRDefault="00E02770">
      <w:r>
        <w:separator/>
      </w:r>
    </w:p>
  </w:footnote>
  <w:footnote w:type="continuationSeparator" w:id="0">
    <w:p w14:paraId="0DE2B344" w14:textId="77777777" w:rsidR="00E02770" w:rsidRDefault="00E027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E064D08" w:rsidR="00B93F65" w:rsidRPr="003C7D0E" w:rsidRDefault="00B93F65"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t>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2262FD9" w:rsidR="00B93F65" w:rsidRPr="002A45BE" w:rsidRDefault="00B93F65"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t>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B93F65" w:rsidRDefault="00B93F65"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B93F65" w:rsidRPr="00B44665" w:rsidRDefault="00B93F6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 w:numId="49">
    <w:abstractNumId w:val="21"/>
    <w:lvlOverride w:ilvl="0">
      <w:startOverride w:val="1"/>
    </w:lvlOverride>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47B1"/>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4805"/>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1E5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5FE"/>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3F3A"/>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87A75"/>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41E"/>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00E8"/>
    <w:rsid w:val="002E1850"/>
    <w:rsid w:val="002E1AAB"/>
    <w:rsid w:val="002E357E"/>
    <w:rsid w:val="002E3EC2"/>
    <w:rsid w:val="002E66FE"/>
    <w:rsid w:val="002E753B"/>
    <w:rsid w:val="002F13F2"/>
    <w:rsid w:val="002F52EF"/>
    <w:rsid w:val="002F5A40"/>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2954"/>
    <w:rsid w:val="0032358D"/>
    <w:rsid w:val="0032369B"/>
    <w:rsid w:val="0033208D"/>
    <w:rsid w:val="0033258E"/>
    <w:rsid w:val="00332FB0"/>
    <w:rsid w:val="00333269"/>
    <w:rsid w:val="00333954"/>
    <w:rsid w:val="00336C1B"/>
    <w:rsid w:val="0033797F"/>
    <w:rsid w:val="00342FBD"/>
    <w:rsid w:val="00344F70"/>
    <w:rsid w:val="00346DC6"/>
    <w:rsid w:val="00347052"/>
    <w:rsid w:val="00350827"/>
    <w:rsid w:val="003579FC"/>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0CD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16F1"/>
    <w:rsid w:val="00533041"/>
    <w:rsid w:val="005341CA"/>
    <w:rsid w:val="00535523"/>
    <w:rsid w:val="00535985"/>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4C7C"/>
    <w:rsid w:val="00597434"/>
    <w:rsid w:val="005A055B"/>
    <w:rsid w:val="005B07AE"/>
    <w:rsid w:val="005B1188"/>
    <w:rsid w:val="005B20ED"/>
    <w:rsid w:val="005B300D"/>
    <w:rsid w:val="005B4FA5"/>
    <w:rsid w:val="005B67E4"/>
    <w:rsid w:val="005C1B16"/>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38FF"/>
    <w:rsid w:val="00604DC2"/>
    <w:rsid w:val="00604DFC"/>
    <w:rsid w:val="00606A22"/>
    <w:rsid w:val="00606ED2"/>
    <w:rsid w:val="006110B2"/>
    <w:rsid w:val="00611638"/>
    <w:rsid w:val="00611693"/>
    <w:rsid w:val="00616059"/>
    <w:rsid w:val="00617E8D"/>
    <w:rsid w:val="00620030"/>
    <w:rsid w:val="00620892"/>
    <w:rsid w:val="00623218"/>
    <w:rsid w:val="006278A7"/>
    <w:rsid w:val="006332A7"/>
    <w:rsid w:val="006362B1"/>
    <w:rsid w:val="00636410"/>
    <w:rsid w:val="006401CD"/>
    <w:rsid w:val="00640817"/>
    <w:rsid w:val="006435CF"/>
    <w:rsid w:val="006459F4"/>
    <w:rsid w:val="0064610E"/>
    <w:rsid w:val="00653D14"/>
    <w:rsid w:val="00653D82"/>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5EEA"/>
    <w:rsid w:val="006C6578"/>
    <w:rsid w:val="006C7C1F"/>
    <w:rsid w:val="006D16E6"/>
    <w:rsid w:val="006D360C"/>
    <w:rsid w:val="006D3997"/>
    <w:rsid w:val="006D776F"/>
    <w:rsid w:val="006D7F10"/>
    <w:rsid w:val="006E0374"/>
    <w:rsid w:val="006E0F50"/>
    <w:rsid w:val="006E1BE6"/>
    <w:rsid w:val="006E5ECB"/>
    <w:rsid w:val="006E78F4"/>
    <w:rsid w:val="006F2A37"/>
    <w:rsid w:val="006F47DB"/>
    <w:rsid w:val="006F4C6A"/>
    <w:rsid w:val="006F66A5"/>
    <w:rsid w:val="006F7A11"/>
    <w:rsid w:val="007008F2"/>
    <w:rsid w:val="0070157A"/>
    <w:rsid w:val="007018B6"/>
    <w:rsid w:val="007020D2"/>
    <w:rsid w:val="007032C6"/>
    <w:rsid w:val="0070341C"/>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080E"/>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7F7D06"/>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0B4C"/>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7B2"/>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526"/>
    <w:rsid w:val="008B2A5E"/>
    <w:rsid w:val="008B515F"/>
    <w:rsid w:val="008B6EE0"/>
    <w:rsid w:val="008B7FE5"/>
    <w:rsid w:val="008C1563"/>
    <w:rsid w:val="008C3800"/>
    <w:rsid w:val="008C56E7"/>
    <w:rsid w:val="008D0BDB"/>
    <w:rsid w:val="008D1170"/>
    <w:rsid w:val="008D1529"/>
    <w:rsid w:val="008D268F"/>
    <w:rsid w:val="008D4691"/>
    <w:rsid w:val="008D5C58"/>
    <w:rsid w:val="008E199F"/>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322"/>
    <w:rsid w:val="009935D7"/>
    <w:rsid w:val="009940F2"/>
    <w:rsid w:val="00994841"/>
    <w:rsid w:val="0099582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1F64"/>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5C37"/>
    <w:rsid w:val="00A06DA0"/>
    <w:rsid w:val="00A06DF9"/>
    <w:rsid w:val="00A10ADC"/>
    <w:rsid w:val="00A117AD"/>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3E55"/>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D5491"/>
    <w:rsid w:val="00AE0FB5"/>
    <w:rsid w:val="00AE1D0F"/>
    <w:rsid w:val="00AF0E23"/>
    <w:rsid w:val="00AF6337"/>
    <w:rsid w:val="00AF6B31"/>
    <w:rsid w:val="00B01715"/>
    <w:rsid w:val="00B01A3D"/>
    <w:rsid w:val="00B01E6E"/>
    <w:rsid w:val="00B032B1"/>
    <w:rsid w:val="00B04967"/>
    <w:rsid w:val="00B06F2C"/>
    <w:rsid w:val="00B07604"/>
    <w:rsid w:val="00B1009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4E5D"/>
    <w:rsid w:val="00B377D0"/>
    <w:rsid w:val="00B43FD7"/>
    <w:rsid w:val="00B44665"/>
    <w:rsid w:val="00B45FAA"/>
    <w:rsid w:val="00B47E8C"/>
    <w:rsid w:val="00B52589"/>
    <w:rsid w:val="00B53B5F"/>
    <w:rsid w:val="00B54CA3"/>
    <w:rsid w:val="00B55303"/>
    <w:rsid w:val="00B578BA"/>
    <w:rsid w:val="00B57D7F"/>
    <w:rsid w:val="00B61616"/>
    <w:rsid w:val="00B623DD"/>
    <w:rsid w:val="00B63657"/>
    <w:rsid w:val="00B63FFE"/>
    <w:rsid w:val="00B64A13"/>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6B1"/>
    <w:rsid w:val="00B81D92"/>
    <w:rsid w:val="00B82894"/>
    <w:rsid w:val="00B873F5"/>
    <w:rsid w:val="00B90572"/>
    <w:rsid w:val="00B920E5"/>
    <w:rsid w:val="00B92412"/>
    <w:rsid w:val="00B925C9"/>
    <w:rsid w:val="00B93B6A"/>
    <w:rsid w:val="00B93F65"/>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26"/>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3606"/>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44E9"/>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2E47"/>
    <w:rsid w:val="00D1427B"/>
    <w:rsid w:val="00D155F8"/>
    <w:rsid w:val="00D159F8"/>
    <w:rsid w:val="00D1669C"/>
    <w:rsid w:val="00D21FA0"/>
    <w:rsid w:val="00D228D5"/>
    <w:rsid w:val="00D24E13"/>
    <w:rsid w:val="00D2564E"/>
    <w:rsid w:val="00D265F1"/>
    <w:rsid w:val="00D30931"/>
    <w:rsid w:val="00D351DE"/>
    <w:rsid w:val="00D35C67"/>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69B3"/>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D6078"/>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2770"/>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56F6"/>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5316F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5316F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5316F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5316F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5316F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5316F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5316F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316F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5316F1"/>
    <w:pPr>
      <w:keepLines/>
      <w:numPr>
        <w:numId w:val="4"/>
      </w:numPr>
      <w:spacing w:before="120" w:after="120" w:line="240" w:lineRule="auto"/>
      <w:ind w:right="864"/>
    </w:pPr>
    <w:rPr>
      <w:rFonts w:ascii="Utopia" w:hAnsi="Utopia"/>
      <w:sz w:val="18"/>
    </w:rPr>
  </w:style>
  <w:style w:type="character" w:customStyle="1" w:styleId="CodeBold">
    <w:name w:val="Code Bold"/>
    <w:rsid w:val="005316F1"/>
    <w:rPr>
      <w:rFonts w:ascii="TheSansMonoConBlack" w:hAnsi="TheSansMonoConBlack"/>
      <w:sz w:val="18"/>
    </w:rPr>
  </w:style>
  <w:style w:type="paragraph" w:customStyle="1" w:styleId="ChapterNumber">
    <w:name w:val="Chapter Number"/>
    <w:next w:val="Normal"/>
    <w:autoRedefine/>
    <w:qFormat/>
    <w:rsid w:val="005316F1"/>
    <w:pPr>
      <w:keepNext/>
      <w:spacing w:after="240"/>
    </w:pPr>
    <w:rPr>
      <w:rFonts w:ascii="Arial" w:hAnsi="Arial"/>
      <w:b/>
      <w:caps/>
      <w:sz w:val="28"/>
      <w:szCs w:val="28"/>
    </w:rPr>
  </w:style>
  <w:style w:type="paragraph" w:customStyle="1" w:styleId="ChapterTitle">
    <w:name w:val="Chapter Title"/>
    <w:next w:val="Normal"/>
    <w:rsid w:val="005316F1"/>
    <w:pPr>
      <w:spacing w:before="240" w:after="1200"/>
    </w:pPr>
    <w:rPr>
      <w:rFonts w:ascii="Arial Narrow" w:hAnsi="Arial Narrow"/>
      <w:b/>
      <w:sz w:val="60"/>
      <w:szCs w:val="48"/>
    </w:rPr>
  </w:style>
  <w:style w:type="paragraph" w:customStyle="1" w:styleId="FigureCaption">
    <w:name w:val="Figure Caption"/>
    <w:next w:val="Normal"/>
    <w:qFormat/>
    <w:rsid w:val="005316F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5316F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5316F1"/>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5316F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5316F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5316F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5316F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5316F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5316F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5316F1"/>
    <w:pPr>
      <w:spacing w:before="120" w:after="120"/>
      <w:contextualSpacing/>
    </w:pPr>
    <w:rPr>
      <w:rFonts w:ascii="Utopia" w:hAnsi="Utopia"/>
      <w:sz w:val="18"/>
    </w:rPr>
  </w:style>
  <w:style w:type="paragraph" w:customStyle="1" w:styleId="TableCaption">
    <w:name w:val="Table Caption"/>
    <w:basedOn w:val="FigureCaption"/>
    <w:next w:val="Normal"/>
    <w:qFormat/>
    <w:rsid w:val="005316F1"/>
    <w:pPr>
      <w:spacing w:after="120"/>
    </w:pPr>
  </w:style>
  <w:style w:type="paragraph" w:customStyle="1" w:styleId="TableHead">
    <w:name w:val="Table Head"/>
    <w:next w:val="Normal"/>
    <w:rsid w:val="005316F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5316F1"/>
    <w:pPr>
      <w:spacing w:before="60" w:after="240"/>
      <w:contextualSpacing/>
    </w:pPr>
    <w:rPr>
      <w:rFonts w:ascii="Utopia" w:hAnsi="Utopia"/>
      <w:i/>
      <w:sz w:val="18"/>
    </w:rPr>
  </w:style>
  <w:style w:type="table" w:styleId="TableGrid">
    <w:name w:val="Table Grid"/>
    <w:basedOn w:val="TableNormal"/>
    <w:rsid w:val="005316F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5316F1"/>
    <w:pPr>
      <w:numPr>
        <w:numId w:val="0"/>
      </w:numPr>
      <w:ind w:left="864"/>
    </w:pPr>
  </w:style>
  <w:style w:type="paragraph" w:customStyle="1" w:styleId="NumList">
    <w:name w:val="Num List"/>
    <w:basedOn w:val="Normal"/>
    <w:rsid w:val="005316F1"/>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5316F1"/>
    <w:pPr>
      <w:spacing w:before="0"/>
      <w:ind w:left="0" w:right="0"/>
      <w:jc w:val="right"/>
    </w:pPr>
    <w:rPr>
      <w:i w:val="0"/>
    </w:rPr>
  </w:style>
  <w:style w:type="paragraph" w:customStyle="1" w:styleId="ExerciseHead">
    <w:name w:val="Exercise Head"/>
    <w:basedOn w:val="Normal"/>
    <w:next w:val="Normal"/>
    <w:rsid w:val="005316F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5316F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5316F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5316F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5316F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5316F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5316F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5316F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5316F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5316F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5316F1"/>
  </w:style>
  <w:style w:type="paragraph" w:customStyle="1" w:styleId="SideBarSubhead">
    <w:name w:val="Side Bar Subhead"/>
    <w:basedOn w:val="Normal"/>
    <w:rsid w:val="005316F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5316F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5316F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5316F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5316F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5316F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5316F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5316F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5316F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5316F1"/>
    <w:pPr>
      <w:spacing w:before="120" w:after="120"/>
    </w:pPr>
    <w:rPr>
      <w:rFonts w:ascii="Arial" w:hAnsi="Arial"/>
      <w:sz w:val="18"/>
    </w:rPr>
  </w:style>
  <w:style w:type="paragraph" w:styleId="Revision">
    <w:name w:val="Revision"/>
    <w:hidden/>
    <w:uiPriority w:val="99"/>
    <w:semiHidden/>
    <w:rsid w:val="005316F1"/>
    <w:rPr>
      <w:rFonts w:ascii="Calibri" w:eastAsia="Calibri" w:hAnsi="Calibri"/>
      <w:sz w:val="22"/>
      <w:szCs w:val="22"/>
    </w:rPr>
  </w:style>
  <w:style w:type="character" w:styleId="IntenseEmphasis">
    <w:name w:val="Intense Emphasis"/>
    <w:basedOn w:val="DefaultParagraphFont"/>
    <w:uiPriority w:val="21"/>
    <w:qFormat/>
    <w:rsid w:val="005316F1"/>
    <w:rPr>
      <w:b/>
      <w:bCs/>
      <w:i/>
      <w:iCs/>
      <w:color w:val="auto"/>
    </w:rPr>
  </w:style>
  <w:style w:type="character" w:styleId="Emphasis">
    <w:name w:val="Emphasis"/>
    <w:basedOn w:val="DefaultParagraphFont"/>
    <w:qFormat/>
    <w:rsid w:val="005316F1"/>
    <w:rPr>
      <w:i/>
      <w:iCs/>
    </w:rPr>
  </w:style>
  <w:style w:type="character" w:styleId="Strong">
    <w:name w:val="Strong"/>
    <w:basedOn w:val="DefaultParagraphFont"/>
    <w:qFormat/>
    <w:rsid w:val="005316F1"/>
    <w:rPr>
      <w:b/>
      <w:bCs/>
    </w:rPr>
  </w:style>
  <w:style w:type="paragraph" w:styleId="Subtitle">
    <w:name w:val="Subtitle"/>
    <w:basedOn w:val="Normal"/>
    <w:next w:val="Normal"/>
    <w:link w:val="SubtitleChar"/>
    <w:qFormat/>
    <w:rsid w:val="005316F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5316F1"/>
    <w:rPr>
      <w:rFonts w:ascii="ZapfDingbats" w:hAnsi="ZapfDingbats"/>
      <w:color w:val="auto"/>
      <w:szCs w:val="24"/>
    </w:rPr>
  </w:style>
  <w:style w:type="paragraph" w:customStyle="1" w:styleId="Code">
    <w:name w:val="Code"/>
    <w:basedOn w:val="Normal"/>
    <w:link w:val="CodeChar"/>
    <w:qFormat/>
    <w:rsid w:val="005316F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5316F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tackoverflow.com/questions/18485479/webapi-filter-is-calling-twice?rq=1" TargetMode="Externa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www.objectmentor.com/resources/articles/dip.pdf"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sp.net/posters/web-api/ASP.NET-Web-API-Poster.pdf" TargetMode="External"/><Relationship Id="rId24"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0306017-4BAF-42B7-9547-2CBE0BF52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256</TotalTime>
  <Pages>69</Pages>
  <Words>19977</Words>
  <Characters>113869</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6</cp:revision>
  <cp:lastPrinted>2012-09-27T18:23:00Z</cp:lastPrinted>
  <dcterms:created xsi:type="dcterms:W3CDTF">2014-05-06T03:08:00Z</dcterms:created>
  <dcterms:modified xsi:type="dcterms:W3CDTF">2014-05-06T18:05:00Z</dcterms:modified>
</cp:coreProperties>
</file>