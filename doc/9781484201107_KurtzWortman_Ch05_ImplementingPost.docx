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77777777" w:rsidR="00130755" w:rsidRPr="00130755" w:rsidRDefault="00840257" w:rsidP="00130755">
      <w:pPr>
        <w:pStyle w:val="ChapterTitle"/>
      </w:pPr>
      <w:proofErr w:type="spellStart"/>
      <w:ins w:id="0" w:author="Brian Wortman" w:date="2014-04-25T18:00:00Z">
        <w:r>
          <w:t>Implementig</w:t>
        </w:r>
        <w:proofErr w:type="spellEnd"/>
        <w:r>
          <w:t xml:space="preserve"> a </w:t>
        </w:r>
      </w:ins>
      <w:del w:id="1" w:author="Brian Wortman" w:date="2014-04-24T13:07:00Z">
        <w:r w:rsidR="00130755" w:rsidRPr="00130755" w:rsidDel="00592E44">
          <w:delText>Controllers</w:delText>
        </w:r>
      </w:del>
      <w:del w:id="2" w:author="Brian Wortman" w:date="2014-04-24T13:34:00Z">
        <w:r w:rsidR="00130755" w:rsidRPr="00130755" w:rsidDel="001A0BA5">
          <w:delText xml:space="preserve">, Dependencies, </w:delText>
        </w:r>
      </w:del>
      <w:del w:id="3" w:author="Brian Wortman" w:date="2014-04-24T13:01:00Z">
        <w:r w:rsidR="00130755" w:rsidRPr="00130755" w:rsidDel="00F81E4B">
          <w:delText xml:space="preserve">and Managing the Database </w:delText>
        </w:r>
      </w:del>
      <w:del w:id="4" w:author="Brian Wortman" w:date="2014-04-24T13:34:00Z">
        <w:r w:rsidR="00130755" w:rsidRPr="00130755" w:rsidDel="001A0BA5">
          <w:delText>Unit of Work</w:delText>
        </w:r>
      </w:del>
      <w:ins w:id="5" w:author="Brian Wortman" w:date="2014-04-24T13:35:00Z">
        <w:r w:rsidR="001A0BA5">
          <w:t>P</w:t>
        </w:r>
      </w:ins>
      <w:ins w:id="6" w:author="Brian Wortman" w:date="2014-04-25T18:01:00Z">
        <w:r>
          <w:t>ost</w:t>
        </w:r>
      </w:ins>
    </w:p>
    <w:p w14:paraId="779BCBEC" w14:textId="77777777" w:rsidR="00445142" w:rsidRDefault="00130755">
      <w:pPr>
        <w:pStyle w:val="BodyTextFirst"/>
        <w:rPr>
          <w:ins w:id="7" w:author="Brian Wortman" w:date="2014-04-24T12:45:00Z"/>
        </w:rPr>
        <w:pPrChange w:id="8" w:author="Brian Wortman" w:date="2014-04-24T12:46:00Z">
          <w:pPr/>
        </w:pPrChange>
      </w:pPr>
      <w:del w:id="9" w:author="Brian Wortman" w:date="2014-04-24T12:44:00Z">
        <w:r w:rsidRPr="00130755" w:rsidDel="006B66A7">
          <w:delText>It’s now time to</w:delText>
        </w:r>
      </w:del>
      <w:del w:id="10" w:author="Brian Wortman" w:date="2014-04-24T12:43:00Z">
        <w:r w:rsidRPr="00130755" w:rsidDel="006B66A7">
          <w:delText xml:space="preserve"> start dealing with some of the more complex concerns in the task-management service</w:delText>
        </w:r>
      </w:del>
      <w:del w:id="11" w:author="Brian Wortman" w:date="2014-04-24T12:44:00Z">
        <w:r w:rsidRPr="00130755" w:rsidDel="006B66A7">
          <w:delText xml:space="preserve">. </w:delText>
        </w:r>
      </w:del>
      <w:r w:rsidRPr="00130755">
        <w:t xml:space="preserve">In the previous chapter, </w:t>
      </w:r>
      <w:del w:id="12" w:author="Brian Wortman" w:date="2014-04-24T12:35:00Z">
        <w:r w:rsidRPr="00130755" w:rsidDel="009B1E12">
          <w:delText xml:space="preserve">you </w:delText>
        </w:r>
      </w:del>
      <w:ins w:id="13" w:author="Brian Wortman" w:date="2014-04-24T12:35:00Z">
        <w:r w:rsidR="009B1E12">
          <w:t>we</w:t>
        </w:r>
        <w:r w:rsidR="009B1E12" w:rsidRPr="00130755">
          <w:t xml:space="preserve"> </w:t>
        </w:r>
      </w:ins>
      <w:r w:rsidRPr="00130755">
        <w:t>started with an empty folder, created a basic source-tree structure, added a new Visual Studio 201</w:t>
      </w:r>
      <w:ins w:id="14" w:author="Brian Wortman" w:date="2014-04-24T12:35:00Z">
        <w:r w:rsidR="009B1E12">
          <w:t>3</w:t>
        </w:r>
      </w:ins>
      <w:del w:id="15" w:author="Brian Wortman" w:date="2014-04-24T12:35:00Z">
        <w:r w:rsidRPr="00130755" w:rsidDel="009B1E12">
          <w:delText>2</w:delText>
        </w:r>
      </w:del>
      <w:r w:rsidRPr="00130755">
        <w:t xml:space="preserve"> solution, and added the projects </w:t>
      </w:r>
      <w:del w:id="16" w:author="Brian Wortman" w:date="2014-04-24T12:36:00Z">
        <w:r w:rsidRPr="00130755" w:rsidDel="009B1E12">
          <w:delText xml:space="preserve">you </w:delText>
        </w:r>
      </w:del>
      <w:ins w:id="17" w:author="Brian Wortman" w:date="2014-04-24T12:36:00Z">
        <w:r w:rsidR="009B1E12">
          <w:t xml:space="preserve">we </w:t>
        </w:r>
      </w:ins>
      <w:r w:rsidRPr="00130755">
        <w:t xml:space="preserve">know </w:t>
      </w:r>
      <w:del w:id="18" w:author="Brian Wortman" w:date="2014-04-24T12:36:00Z">
        <w:r w:rsidR="004254E9" w:rsidRPr="00130755" w:rsidDel="009B1E12">
          <w:delText xml:space="preserve">you'll </w:delText>
        </w:r>
      </w:del>
      <w:ins w:id="19" w:author="Brian Wortman" w:date="2014-04-24T12:36:00Z">
        <w:r w:rsidR="009B1E12">
          <w:t>we</w:t>
        </w:r>
        <w:r w:rsidR="009B1E12" w:rsidRPr="00130755">
          <w:t xml:space="preserve">'ll </w:t>
        </w:r>
      </w:ins>
      <w:r w:rsidR="004254E9" w:rsidRPr="00130755">
        <w:t>need</w:t>
      </w:r>
      <w:r w:rsidRPr="00130755">
        <w:t xml:space="preserve"> for </w:t>
      </w:r>
      <w:r w:rsidRPr="0014777F">
        <w:t>this</w:t>
      </w:r>
      <w:r w:rsidRPr="00130755">
        <w:t xml:space="preserve"> little REST service. </w:t>
      </w:r>
      <w:del w:id="20" w:author="Brian Wortman" w:date="2014-04-24T12:36:00Z">
        <w:r w:rsidRPr="00130755" w:rsidDel="009B1E12">
          <w:delText xml:space="preserve">You </w:delText>
        </w:r>
      </w:del>
      <w:ins w:id="21" w:author="Brian Wortman" w:date="2014-04-24T12:36:00Z">
        <w:r w:rsidR="009B1E12">
          <w:t>We</w:t>
        </w:r>
        <w:r w:rsidR="009B1E12" w:rsidRPr="00130755">
          <w:t xml:space="preserve"> </w:t>
        </w:r>
      </w:ins>
      <w:r w:rsidRPr="00130755">
        <w:t xml:space="preserve">also added some of the more basic code components, and setup the project and library references </w:t>
      </w:r>
      <w:del w:id="22" w:author="Brian Wortman" w:date="2014-04-24T12:36:00Z">
        <w:r w:rsidRPr="00130755" w:rsidDel="009B1E12">
          <w:delText>you anticipated</w:delText>
        </w:r>
      </w:del>
      <w:ins w:id="23" w:author="Brian Wortman" w:date="2014-04-24T12:36:00Z">
        <w:r w:rsidR="009B1E12">
          <w:t>we anticipate</w:t>
        </w:r>
      </w:ins>
      <w:r w:rsidRPr="00130755">
        <w:t xml:space="preserve"> needing.</w:t>
      </w:r>
      <w:del w:id="24" w:author="Brian Wortman" w:date="2014-04-24T12:45:00Z">
        <w:r w:rsidRPr="00130755" w:rsidDel="00445142">
          <w:delText xml:space="preserve"> </w:delText>
        </w:r>
      </w:del>
      <w:ins w:id="25" w:author="Brian Wortman" w:date="2014-04-24T12:46:00Z">
        <w:r w:rsidR="00445142">
          <w:t xml:space="preserve"> </w:t>
        </w:r>
      </w:ins>
      <w:ins w:id="26" w:author="Brian Wortman" w:date="2014-04-24T12:47:00Z">
        <w:r w:rsidR="00445142">
          <w:t xml:space="preserve">We wrapped things up by creating </w:t>
        </w:r>
      </w:ins>
      <w:ins w:id="27" w:author="Brian Wortman" w:date="2014-04-24T12:46:00Z">
        <w:r w:rsidR="00445142">
          <w:t>the database.</w:t>
        </w:r>
      </w:ins>
    </w:p>
    <w:p w14:paraId="2EEB1ED0" w14:textId="77777777" w:rsidR="00130755" w:rsidRPr="00130755" w:rsidRDefault="00F81E4B">
      <w:pPr>
        <w:pStyle w:val="BodyTextCont"/>
        <w:pPrChange w:id="28" w:author="Brian Wortman" w:date="2014-04-24T12:48:00Z">
          <w:pPr/>
        </w:pPrChange>
      </w:pPr>
      <w:ins w:id="29" w:author="Brian Wortman" w:date="2014-04-24T13:03:00Z">
        <w:r>
          <w:t>In this chapter</w:t>
        </w:r>
      </w:ins>
      <w:ins w:id="30" w:author="Brian Wortman" w:date="2014-04-24T12:48:00Z">
        <w:r w:rsidR="00445142">
          <w:t xml:space="preserve"> </w:t>
        </w:r>
      </w:ins>
      <w:ins w:id="31" w:author="Brian Wortman" w:date="2014-04-24T13:03:00Z">
        <w:r>
          <w:t xml:space="preserve">we </w:t>
        </w:r>
      </w:ins>
      <w:ins w:id="32" w:author="Brian Wortman" w:date="2014-04-24T12:48:00Z">
        <w:r w:rsidR="00445142">
          <w:t xml:space="preserve">will </w:t>
        </w:r>
      </w:ins>
      <w:ins w:id="33" w:author="Brian Wortman" w:date="2014-04-24T13:52:00Z">
        <w:r w:rsidR="00FC2FFE">
          <w:t xml:space="preserve">implement our first controller </w:t>
        </w:r>
      </w:ins>
      <w:ins w:id="34" w:author="Brian Wortman" w:date="2014-04-24T21:37:00Z">
        <w:r w:rsidR="009F1A54">
          <w:t>method (or "</w:t>
        </w:r>
      </w:ins>
      <w:ins w:id="35" w:author="Brian Wortman" w:date="2014-04-24T13:52:00Z">
        <w:r w:rsidR="00FC2FFE">
          <w:t>action</w:t>
        </w:r>
      </w:ins>
      <w:ins w:id="36" w:author="Brian Wortman" w:date="2014-04-25T19:28:00Z">
        <w:r w:rsidR="00B47E8C">
          <w:t xml:space="preserve"> method</w:t>
        </w:r>
      </w:ins>
      <w:ins w:id="37" w:author="Brian Wortman" w:date="2014-04-24T21:38:00Z">
        <w:r w:rsidR="009F1A54">
          <w:t>")</w:t>
        </w:r>
      </w:ins>
      <w:ins w:id="38" w:author="Brian Wortman" w:date="2014-04-25T09:27:00Z">
        <w:r w:rsidR="008F6EA7">
          <w:t>.</w:t>
        </w:r>
      </w:ins>
      <w:ins w:id="39" w:author="Brian Wortman" w:date="2014-04-24T13:52:00Z">
        <w:r w:rsidR="00FC2FFE">
          <w:t xml:space="preserve"> Along the way we will </w:t>
        </w:r>
      </w:ins>
      <w:ins w:id="40" w:author="Brian Wortman" w:date="2014-04-24T13:55:00Z">
        <w:r w:rsidR="00FC2FFE">
          <w:t>deal with</w:t>
        </w:r>
      </w:ins>
      <w:ins w:id="41" w:author="Brian Wortman" w:date="2014-04-24T12:50:00Z">
        <w:r w:rsidR="00822CED">
          <w:t xml:space="preserve"> </w:t>
        </w:r>
      </w:ins>
      <w:ins w:id="42" w:author="Brian Wortman" w:date="2014-04-24T12:44:00Z">
        <w:r w:rsidR="006B66A7" w:rsidRPr="00130755">
          <w:t xml:space="preserve">some of the more complex </w:t>
        </w:r>
      </w:ins>
      <w:ins w:id="43" w:author="Brian Wortman" w:date="2014-04-24T13:05:00Z">
        <w:r>
          <w:t xml:space="preserve">infrastructural </w:t>
        </w:r>
      </w:ins>
      <w:ins w:id="44" w:author="Brian Wortman" w:date="2014-04-24T12:44:00Z">
        <w:r w:rsidR="006B66A7" w:rsidRPr="00130755">
          <w:t>concerns in the task-</w:t>
        </w:r>
        <w:r w:rsidR="006B66A7" w:rsidRPr="0014777F">
          <w:t>management</w:t>
        </w:r>
        <w:r w:rsidR="006B66A7" w:rsidRPr="00130755">
          <w:t xml:space="preserve"> service</w:t>
        </w:r>
      </w:ins>
      <w:ins w:id="45" w:author="Brian Wortman" w:date="2014-04-24T13:54:00Z">
        <w:r w:rsidR="00FC2FFE">
          <w:t xml:space="preserve"> and </w:t>
        </w:r>
      </w:ins>
      <w:ins w:id="46" w:author="Brian Wortman" w:date="2014-04-24T13:56:00Z">
        <w:r w:rsidR="006A567E">
          <w:t xml:space="preserve">highlight </w:t>
        </w:r>
      </w:ins>
      <w:ins w:id="47" w:author="Brian Wortman" w:date="2014-04-24T13:54:00Z">
        <w:r w:rsidR="00FC2FFE">
          <w:t>some great</w:t>
        </w:r>
      </w:ins>
      <w:ins w:id="48" w:author="Brian Wortman" w:date="2014-04-24T13:56:00Z">
        <w:r w:rsidR="006A567E" w:rsidRPr="006A567E">
          <w:t xml:space="preserve"> ASP.NET Web API</w:t>
        </w:r>
      </w:ins>
      <w:ins w:id="49" w:author="Brian Wortman" w:date="2014-04-24T13:54:00Z">
        <w:r w:rsidR="00FC2FFE">
          <w:t xml:space="preserve"> </w:t>
        </w:r>
      </w:ins>
      <w:ins w:id="50" w:author="Brian Wortman" w:date="2014-04-24T13:56:00Z">
        <w:r w:rsidR="006A567E" w:rsidRPr="006A567E">
          <w:t>features</w:t>
        </w:r>
      </w:ins>
      <w:ins w:id="51" w:author="Brian Wortman" w:date="2014-04-24T13:59:00Z">
        <w:r w:rsidR="006A567E">
          <w:t>. We'll cover</w:t>
        </w:r>
      </w:ins>
      <w:del w:id="52" w:author="Brian Wortman" w:date="2014-04-24T12:49:00Z">
        <w:r w:rsidR="00130755" w:rsidRPr="00130755" w:rsidDel="00445142">
          <w:delText xml:space="preserve">While each of these things is </w:delText>
        </w:r>
      </w:del>
      <w:del w:id="53" w:author="Brian Wortman" w:date="2014-04-24T12:36:00Z">
        <w:r w:rsidR="00130755" w:rsidRPr="00130755" w:rsidDel="009B1E12">
          <w:delText xml:space="preserve">certainly </w:delText>
        </w:r>
      </w:del>
      <w:del w:id="54" w:author="Brian Wortman" w:date="2014-04-24T12:38:00Z">
        <w:r w:rsidR="00130755" w:rsidRPr="00130755" w:rsidDel="009B1E12">
          <w:delText>important</w:delText>
        </w:r>
      </w:del>
      <w:del w:id="55" w:author="Brian Wortman" w:date="2014-04-24T12:39:00Z">
        <w:r w:rsidR="00130755" w:rsidRPr="00130755" w:rsidDel="009B1E12">
          <w:delText xml:space="preserve"> </w:delText>
        </w:r>
      </w:del>
      <w:del w:id="56" w:author="Brian Wortman" w:date="2014-04-24T12:37:00Z">
        <w:r w:rsidR="00130755" w:rsidRPr="00130755" w:rsidDel="009B1E12">
          <w:delText xml:space="preserve">and critical </w:delText>
        </w:r>
      </w:del>
      <w:del w:id="57" w:author="Brian Wortman" w:date="2014-04-24T12:39:00Z">
        <w:r w:rsidR="00130755" w:rsidRPr="00130755" w:rsidDel="009B1E12">
          <w:delText>to the overall design of the service</w:delText>
        </w:r>
      </w:del>
      <w:del w:id="58" w:author="Brian Wortman" w:date="2014-04-24T12:49:00Z">
        <w:r w:rsidR="00130755" w:rsidRPr="00130755" w:rsidDel="00445142">
          <w:delText xml:space="preserve">, </w:delText>
        </w:r>
      </w:del>
      <w:del w:id="59" w:author="Brian Wortman" w:date="2014-04-24T12:39:00Z">
        <w:r w:rsidR="00130755" w:rsidRPr="00130755" w:rsidDel="009B1E12">
          <w:delText xml:space="preserve">you’ve </w:delText>
        </w:r>
      </w:del>
      <w:del w:id="60" w:author="Brian Wortman" w:date="2014-04-24T12:49:00Z">
        <w:r w:rsidR="00130755" w:rsidRPr="00130755" w:rsidDel="00445142">
          <w:delText>yet to address any of the following</w:delText>
        </w:r>
      </w:del>
      <w:r w:rsidR="00130755" w:rsidRPr="00130755">
        <w:t>:</w:t>
      </w:r>
    </w:p>
    <w:p w14:paraId="0D09D1A1" w14:textId="77777777" w:rsidR="006A567E" w:rsidRDefault="006A567E" w:rsidP="006A567E">
      <w:pPr>
        <w:pStyle w:val="Bullet"/>
        <w:rPr>
          <w:ins w:id="61" w:author="Brian Wortman" w:date="2014-04-24T13:58:00Z"/>
        </w:rPr>
      </w:pPr>
      <w:ins w:id="62" w:author="Brian Wortman" w:date="2014-04-24T13:58:00Z">
        <w:r>
          <w:t>Routing (convention</w:t>
        </w:r>
      </w:ins>
      <w:ins w:id="63" w:author="Brian Wortman" w:date="2014-04-24T14:06:00Z">
        <w:r w:rsidR="00B2798D">
          <w:t xml:space="preserve">al </w:t>
        </w:r>
      </w:ins>
      <w:ins w:id="64" w:author="Brian Wortman" w:date="2014-04-24T13:58:00Z">
        <w:r>
          <w:t xml:space="preserve">and </w:t>
        </w:r>
        <w:proofErr w:type="spellStart"/>
        <w:r>
          <w:t>and</w:t>
        </w:r>
        <w:proofErr w:type="spellEnd"/>
        <w:r>
          <w:t xml:space="preserve"> attribute-based)</w:t>
        </w:r>
      </w:ins>
    </w:p>
    <w:p w14:paraId="4CBBCC94" w14:textId="315DF41A" w:rsidR="006A567E" w:rsidRDefault="006A567E" w:rsidP="006A567E">
      <w:pPr>
        <w:pStyle w:val="Bullet"/>
        <w:rPr>
          <w:ins w:id="65" w:author="Brian Wortman" w:date="2014-04-24T13:58:00Z"/>
        </w:rPr>
      </w:pPr>
      <w:ins w:id="66" w:author="Brian Wortman" w:date="2014-04-24T13:58:00Z">
        <w:r>
          <w:t>API versioning</w:t>
        </w:r>
      </w:ins>
      <w:ins w:id="67" w:author="Brian Wortman" w:date="2014-04-26T16:01:00Z">
        <w:r w:rsidR="00941924">
          <w:t xml:space="preserve"> using </w:t>
        </w:r>
      </w:ins>
      <w:ins w:id="68" w:author="Brian Wortman" w:date="2014-04-26T16:02:00Z">
        <w:r w:rsidR="00941924">
          <w:t>attribute-based</w:t>
        </w:r>
      </w:ins>
      <w:ins w:id="69" w:author="Brian Wortman" w:date="2014-04-26T16:01:00Z">
        <w:r w:rsidR="00941924">
          <w:t xml:space="preserve"> routing and a custom controller selector</w:t>
        </w:r>
      </w:ins>
    </w:p>
    <w:p w14:paraId="5BA4215B" w14:textId="77777777" w:rsidR="00130755" w:rsidRPr="00130755" w:rsidDel="00592E44" w:rsidRDefault="00130755" w:rsidP="00130755">
      <w:pPr>
        <w:pStyle w:val="Bullet"/>
        <w:rPr>
          <w:del w:id="70" w:author="Brian Wortman" w:date="2014-04-24T13:10:00Z"/>
        </w:rPr>
      </w:pPr>
      <w:del w:id="71" w:author="Brian Wortman" w:date="2014-04-24T13:10:00Z">
        <w:r w:rsidRPr="00130755" w:rsidDel="00592E44">
          <w:delText>Controller activation</w:delText>
        </w:r>
      </w:del>
    </w:p>
    <w:p w14:paraId="42A086DC" w14:textId="77777777" w:rsidR="00130755" w:rsidRPr="00130755" w:rsidRDefault="00592E44" w:rsidP="00130755">
      <w:pPr>
        <w:pStyle w:val="Bullet"/>
      </w:pPr>
      <w:ins w:id="72" w:author="Brian Wortman" w:date="2014-04-24T13:10:00Z">
        <w:r>
          <w:t>Management of d</w:t>
        </w:r>
      </w:ins>
      <w:del w:id="73" w:author="Brian Wortman" w:date="2014-04-24T13:10:00Z">
        <w:r w:rsidR="00130755" w:rsidRPr="00130755" w:rsidDel="00592E44">
          <w:delText>D</w:delText>
        </w:r>
      </w:del>
      <w:r w:rsidR="00130755" w:rsidRPr="00130755">
        <w:t>ependencies</w:t>
      </w:r>
    </w:p>
    <w:p w14:paraId="236287DB" w14:textId="77777777" w:rsidR="00130755" w:rsidRPr="00130755" w:rsidRDefault="00130755" w:rsidP="00130755">
      <w:pPr>
        <w:pStyle w:val="Bullet"/>
      </w:pPr>
      <w:r w:rsidRPr="00130755">
        <w:t>NHibernate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50D4E84F" w14:textId="77777777" w:rsidR="00130755" w:rsidRPr="00130755" w:rsidDel="00F81E4B" w:rsidRDefault="00130755" w:rsidP="00130755">
      <w:pPr>
        <w:pStyle w:val="Bullet"/>
        <w:rPr>
          <w:del w:id="74" w:author="Brian Wortman" w:date="2014-04-24T13:03:00Z"/>
        </w:rPr>
      </w:pPr>
      <w:del w:id="75" w:author="Brian Wortman" w:date="2014-04-24T13:03:00Z">
        <w:r w:rsidRPr="00130755" w:rsidDel="00F81E4B">
          <w:delText>Security</w:delText>
        </w:r>
      </w:del>
    </w:p>
    <w:p w14:paraId="12E0EDC0" w14:textId="77777777" w:rsidR="00F75706" w:rsidRDefault="00822CED" w:rsidP="00130755">
      <w:pPr>
        <w:pStyle w:val="Bullet"/>
        <w:rPr>
          <w:ins w:id="76" w:author="Brian Wortman" w:date="2014-04-24T13:45:00Z"/>
        </w:rPr>
      </w:pPr>
      <w:ins w:id="77" w:author="Brian Wortman" w:date="2014-04-24T12:51:00Z">
        <w:r>
          <w:t>Diagnostic Tracing/Logging</w:t>
        </w:r>
      </w:ins>
    </w:p>
    <w:p w14:paraId="5A0DAA6D" w14:textId="77777777" w:rsidR="00130755" w:rsidRPr="00130755" w:rsidRDefault="00F75706" w:rsidP="00130755">
      <w:pPr>
        <w:pStyle w:val="Bullet"/>
      </w:pPr>
      <w:ins w:id="78" w:author="Brian Wortman" w:date="2014-04-24T13:45:00Z">
        <w:r>
          <w:t>Error handling</w:t>
        </w:r>
      </w:ins>
      <w:del w:id="79" w:author="Brian Wortman" w:date="2014-04-24T12:51:00Z">
        <w:r w:rsidR="00130755" w:rsidRPr="00130755" w:rsidDel="00822CED">
          <w:delText>Logging of service calls and exceptions</w:delText>
        </w:r>
      </w:del>
    </w:p>
    <w:p w14:paraId="595002F8" w14:textId="77777777" w:rsidR="00F75706" w:rsidRDefault="00F75706" w:rsidP="00F75706">
      <w:pPr>
        <w:pStyle w:val="Bullet"/>
        <w:rPr>
          <w:ins w:id="80" w:author="Brian Wortman" w:date="2014-04-24T13:49:00Z"/>
        </w:rPr>
      </w:pPr>
      <w:proofErr w:type="spellStart"/>
      <w:ins w:id="81" w:author="Brian Wortman" w:date="2014-04-24T13:49:00Z">
        <w:r>
          <w:t>IHttpActionResult</w:t>
        </w:r>
        <w:proofErr w:type="spellEnd"/>
      </w:ins>
    </w:p>
    <w:p w14:paraId="6D8EC918" w14:textId="77777777" w:rsidR="00F75706" w:rsidRDefault="00F75706" w:rsidP="00F75706">
      <w:pPr>
        <w:pStyle w:val="Bullet"/>
        <w:rPr>
          <w:ins w:id="82" w:author="Brian Wortman" w:date="2014-04-24T13:50:00Z"/>
        </w:rPr>
      </w:pPr>
      <w:ins w:id="83" w:author="Brian Wortman" w:date="2014-04-24T13:50:00Z">
        <w:r>
          <w:t>Input validation</w:t>
        </w:r>
      </w:ins>
    </w:p>
    <w:p w14:paraId="19C5983B" w14:textId="77777777" w:rsidR="00F75706" w:rsidRDefault="00F75706">
      <w:pPr>
        <w:pStyle w:val="Bullet"/>
        <w:rPr>
          <w:ins w:id="84" w:author="Brian Wortman" w:date="2014-04-24T13:54:00Z"/>
        </w:rPr>
        <w:pPrChange w:id="85" w:author="Brian Wortman" w:date="2014-04-24T13:39:00Z">
          <w:pPr/>
        </w:pPrChange>
      </w:pPr>
      <w:ins w:id="86" w:author="Brian Wortman" w:date="2014-04-24T13:50:00Z">
        <w:r>
          <w:t>Content negotiation</w:t>
        </w:r>
      </w:ins>
    </w:p>
    <w:p w14:paraId="4C6DC24F" w14:textId="77777777" w:rsidR="006A567E" w:rsidRDefault="00C52208">
      <w:pPr>
        <w:pStyle w:val="BodyTextCont"/>
        <w:rPr>
          <w:ins w:id="87" w:author="Brian Wortman" w:date="2014-04-25T21:14:00Z"/>
        </w:rPr>
        <w:pPrChange w:id="88" w:author="Brian Wortman" w:date="2014-04-25T19:22:00Z">
          <w:pPr/>
        </w:pPrChange>
      </w:pPr>
      <w:ins w:id="89" w:author="Brian Wortman" w:date="2014-04-24T13:15:00Z">
        <w:r>
          <w:t xml:space="preserve">You may be wondering why security is missing from this </w:t>
        </w:r>
      </w:ins>
      <w:ins w:id="90" w:author="Brian Wortman" w:date="2014-04-24T13:16:00Z">
        <w:r>
          <w:t>infrastructur</w:t>
        </w:r>
        <w:r w:rsidR="00D06A26">
          <w:t>e-</w:t>
        </w:r>
      </w:ins>
      <w:ins w:id="91" w:author="Brian Wortman" w:date="2014-04-24T14:00:00Z">
        <w:r w:rsidR="006A567E">
          <w:t>heavy</w:t>
        </w:r>
      </w:ins>
      <w:ins w:id="92" w:author="Brian Wortman" w:date="2014-04-24T13:16:00Z">
        <w:r w:rsidR="00D06A26">
          <w:t xml:space="preserve"> chapter. Well, security merits its own chapter</w:t>
        </w:r>
      </w:ins>
      <w:ins w:id="93" w:author="Brian Wortman" w:date="2014-04-24T13:18:00Z">
        <w:r w:rsidR="00D06A26">
          <w:t>;</w:t>
        </w:r>
      </w:ins>
      <w:ins w:id="94" w:author="Brian Wortman" w:date="2014-04-24T13:17:00Z">
        <w:r w:rsidR="00D06A26">
          <w:t xml:space="preserve"> </w:t>
        </w:r>
      </w:ins>
      <w:ins w:id="95" w:author="Brian Wortman" w:date="2014-04-24T13:18:00Z">
        <w:r w:rsidR="00D06A26">
          <w:t xml:space="preserve">so don't worry, </w:t>
        </w:r>
      </w:ins>
      <w:ins w:id="96" w:author="Brian Wortman" w:date="2014-04-24T13:17:00Z">
        <w:r w:rsidR="00D06A26">
          <w:t xml:space="preserve">we will </w:t>
        </w:r>
      </w:ins>
      <w:ins w:id="97" w:author="Brian Wortman" w:date="2014-04-24T13:18:00Z">
        <w:r w:rsidR="00D06A26">
          <w:t xml:space="preserve">get to </w:t>
        </w:r>
      </w:ins>
      <w:ins w:id="98" w:author="Brian Wortman" w:date="2014-04-24T13:17:00Z">
        <w:r w:rsidR="00D06A26">
          <w:t xml:space="preserve">it soon. </w:t>
        </w:r>
      </w:ins>
      <w:del w:id="99" w:author="Brian Wortman" w:date="2014-04-24T13:04:00Z">
        <w:r w:rsidR="004254E9" w:rsidRPr="00130755" w:rsidDel="00F81E4B">
          <w:delText>You'll learn</w:delText>
        </w:r>
        <w:r w:rsidR="00130755" w:rsidRPr="00130755" w:rsidDel="00F81E4B">
          <w:delText xml:space="preserve"> about </w:delText>
        </w:r>
      </w:del>
      <w:del w:id="100" w:author="Brian Wortman" w:date="2014-04-24T13:18:00Z">
        <w:r w:rsidR="00130755" w:rsidRPr="00130755" w:rsidDel="00D06A26">
          <w:delText xml:space="preserve">security </w:delText>
        </w:r>
      </w:del>
      <w:del w:id="101" w:author="Brian Wortman" w:date="2014-04-24T13:04:00Z">
        <w:r w:rsidR="00130755" w:rsidRPr="00130755" w:rsidDel="00F81E4B">
          <w:delText xml:space="preserve">and logging </w:delText>
        </w:r>
      </w:del>
      <w:del w:id="102" w:author="Brian Wortman" w:date="2014-04-24T13:18:00Z">
        <w:r w:rsidR="00130755" w:rsidRPr="00130755" w:rsidDel="00D06A26">
          <w:delText xml:space="preserve">in a later </w:delText>
        </w:r>
        <w:r w:rsidR="004254E9" w:rsidRPr="00130755" w:rsidDel="00D06A26">
          <w:delText xml:space="preserve">chapter. </w:delText>
        </w:r>
      </w:del>
      <w:r w:rsidR="004254E9" w:rsidRPr="00130755">
        <w:t>For</w:t>
      </w:r>
      <w:r w:rsidR="00130755" w:rsidRPr="00130755">
        <w:t xml:space="preserve"> now </w:t>
      </w:r>
      <w:del w:id="103" w:author="Brian Wortman" w:date="2014-04-24T13:04:00Z">
        <w:r w:rsidR="00130755" w:rsidRPr="00130755" w:rsidDel="00F81E4B">
          <w:delText xml:space="preserve">you </w:delText>
        </w:r>
      </w:del>
      <w:ins w:id="104" w:author="Brian Wortman" w:date="2014-04-24T13:04:00Z">
        <w:r w:rsidR="00F81E4B">
          <w:t xml:space="preserve">we </w:t>
        </w:r>
      </w:ins>
      <w:r w:rsidR="00130755" w:rsidRPr="00130755">
        <w:t>want to focus on</w:t>
      </w:r>
      <w:del w:id="105" w:author="Brian Wortman" w:date="2014-04-24T13:05:00Z">
        <w:r w:rsidR="00130755" w:rsidRPr="00130755" w:rsidDel="00F81E4B">
          <w:delText xml:space="preserve"> the controllers and their dependencies, as well as working with the NHibernate </w:delText>
        </w:r>
        <w:r w:rsidR="00130755" w:rsidRPr="00130755" w:rsidDel="00F81E4B">
          <w:rPr>
            <w:rStyle w:val="CodeInline"/>
          </w:rPr>
          <w:delText>ISession</w:delText>
        </w:r>
        <w:r w:rsidR="00130755" w:rsidRPr="00130755" w:rsidDel="00F81E4B">
          <w:delText xml:space="preserve"> object and its lifetime</w:delText>
        </w:r>
      </w:del>
      <w:ins w:id="106" w:author="Brian Wortman" w:date="2014-04-24T13:05:00Z">
        <w:r w:rsidR="00F81E4B">
          <w:t xml:space="preserve"> </w:t>
        </w:r>
      </w:ins>
      <w:ins w:id="107" w:author="Brian Wortman" w:date="2014-04-24T13:07:00Z">
        <w:r w:rsidR="00592E44">
          <w:t xml:space="preserve">getting the </w:t>
        </w:r>
      </w:ins>
      <w:ins w:id="108" w:author="Brian Wortman" w:date="2014-04-24T13:18:00Z">
        <w:r w:rsidR="00D06A26">
          <w:t xml:space="preserve">basic </w:t>
        </w:r>
      </w:ins>
      <w:ins w:id="109" w:author="Brian Wortman" w:date="2014-04-24T13:05:00Z">
        <w:r w:rsidR="00F81E4B">
          <w:t xml:space="preserve">infrastructure </w:t>
        </w:r>
      </w:ins>
      <w:ins w:id="110" w:author="Brian Wortman" w:date="2014-04-24T13:07:00Z">
        <w:r w:rsidR="00592E44">
          <w:t xml:space="preserve">in place </w:t>
        </w:r>
      </w:ins>
      <w:ins w:id="111" w:author="Brian Wortman" w:date="2014-04-24T13:05:00Z">
        <w:r w:rsidR="00F81E4B">
          <w:t xml:space="preserve">so that </w:t>
        </w:r>
      </w:ins>
      <w:ins w:id="112" w:author="Brian Wortman" w:date="2014-04-24T13:07:00Z">
        <w:r w:rsidR="00592E44">
          <w:t xml:space="preserve">we can </w:t>
        </w:r>
      </w:ins>
      <w:ins w:id="113" w:author="Brian Wortman" w:date="2014-04-24T13:12:00Z">
        <w:r>
          <w:t>begin implementing our task management business logic.</w:t>
        </w:r>
      </w:ins>
    </w:p>
    <w:p w14:paraId="29C4375A" w14:textId="7867FCEA" w:rsidR="00130755" w:rsidRPr="00130755" w:rsidRDefault="00D56720">
      <w:pPr>
        <w:pStyle w:val="BodyTextCont"/>
        <w:pPrChange w:id="114" w:author="Brian Wortman" w:date="2014-04-24T14:00:00Z">
          <w:pPr/>
        </w:pPrChange>
      </w:pPr>
      <w:ins w:id="115" w:author="Brian Wortman" w:date="2014-04-26T20:42:00Z">
        <w:r>
          <w:t>Yes, t</w:t>
        </w:r>
      </w:ins>
      <w:ins w:id="116" w:author="Brian Wortman" w:date="2014-04-25T21:19:00Z">
        <w:r w:rsidR="00AA296D" w:rsidRPr="00AA296D">
          <w:t xml:space="preserve">his is a lot </w:t>
        </w:r>
      </w:ins>
      <w:ins w:id="117" w:author="Brian Wortman" w:date="2014-04-26T20:45:00Z">
        <w:r>
          <w:t xml:space="preserve">of material </w:t>
        </w:r>
      </w:ins>
      <w:ins w:id="118" w:author="Brian Wortman" w:date="2014-04-25T21:19:00Z">
        <w:r w:rsidR="00AA296D" w:rsidRPr="00AA296D">
          <w:t xml:space="preserve">to cover in </w:t>
        </w:r>
      </w:ins>
      <w:ins w:id="119" w:author="Brian Wortman" w:date="2014-04-26T20:45:00Z">
        <w:r>
          <w:t xml:space="preserve">this </w:t>
        </w:r>
      </w:ins>
      <w:ins w:id="120" w:author="Brian Wortman" w:date="2014-04-26T20:47:00Z">
        <w:r w:rsidR="00E811A3">
          <w:t xml:space="preserve">rather </w:t>
        </w:r>
      </w:ins>
      <w:ins w:id="121" w:author="Brian Wortman" w:date="2014-04-25T21:19:00Z">
        <w:r>
          <w:t>long</w:t>
        </w:r>
        <w:r w:rsidR="00AA296D" w:rsidRPr="00AA296D">
          <w:t xml:space="preserve"> chapter</w:t>
        </w:r>
      </w:ins>
      <w:ins w:id="122" w:author="Brian Wortman" w:date="2014-04-26T20:42:00Z">
        <w:r>
          <w:t>. We'll take it step-by-step so that it will end up making sense in the end</w:t>
        </w:r>
      </w:ins>
      <w:ins w:id="123" w:author="Brian Wortman" w:date="2014-04-26T20:41:00Z">
        <w:r>
          <w:t xml:space="preserve">. </w:t>
        </w:r>
      </w:ins>
      <w:ins w:id="124" w:author="Brian Wortman" w:date="2014-04-25T21:21:00Z">
        <w:r w:rsidR="00AA296D">
          <w:t>Now l</w:t>
        </w:r>
      </w:ins>
      <w:ins w:id="125" w:author="Brian Wortman" w:date="2014-04-24T13:47:00Z">
        <w:r w:rsidR="00F75706">
          <w:t>et's get started</w:t>
        </w:r>
      </w:ins>
      <w:ins w:id="126" w:author="Brian Wortman" w:date="2014-04-26T20:46:00Z">
        <w:r w:rsidR="00E811A3">
          <w:t>…</w:t>
        </w:r>
      </w:ins>
      <w:del w:id="127" w:author="Brian Wortman" w:date="2014-04-24T13:10:00Z">
        <w:r w:rsidR="00130755" w:rsidRPr="00130755" w:rsidDel="00592E44">
          <w:delText>.</w:delText>
        </w:r>
      </w:del>
    </w:p>
    <w:p w14:paraId="678C4BB0" w14:textId="77777777" w:rsidR="00130755" w:rsidRPr="00130755" w:rsidRDefault="00130755" w:rsidP="00130755">
      <w:pPr>
        <w:pStyle w:val="Heading1"/>
      </w:pPr>
      <w:del w:id="128" w:author="Brian Wortman" w:date="2014-04-24T13:19:00Z">
        <w:r w:rsidRPr="00130755" w:rsidDel="00D06A26">
          <w:delText xml:space="preserve">Controller </w:delText>
        </w:r>
      </w:del>
      <w:ins w:id="129" w:author="Brian Wortman" w:date="2014-04-24T13:19:00Z">
        <w:r w:rsidR="00D06A26">
          <w:t>Routing</w:t>
        </w:r>
      </w:ins>
      <w:del w:id="130" w:author="Brian Wortman" w:date="2014-04-24T13:19:00Z">
        <w:r w:rsidRPr="00130755" w:rsidDel="00D06A26">
          <w:delText>Activation</w:delText>
        </w:r>
      </w:del>
    </w:p>
    <w:p w14:paraId="0C409088" w14:textId="77777777" w:rsidR="003922FA" w:rsidRDefault="00FD5BDF">
      <w:pPr>
        <w:pStyle w:val="BodyTextFirst"/>
        <w:rPr>
          <w:ins w:id="131" w:author="Brian Wortman" w:date="2014-04-24T20:36:00Z"/>
        </w:rPr>
        <w:pPrChange w:id="132" w:author="Brian Wortman" w:date="2014-04-24T20:23:00Z">
          <w:pPr/>
        </w:pPrChange>
      </w:pPr>
      <w:ins w:id="133" w:author="Brian Wortman" w:date="2014-04-24T20:17:00Z">
        <w:r>
          <w:t xml:space="preserve">Although </w:t>
        </w:r>
      </w:ins>
      <w:ins w:id="134" w:author="Brian Wortman" w:date="2014-04-24T20:20:00Z">
        <w:r>
          <w:t xml:space="preserve">a </w:t>
        </w:r>
      </w:ins>
      <w:ins w:id="135" w:author="Brian Wortman" w:date="2014-04-24T20:17:00Z">
        <w:r>
          <w:t xml:space="preserve">request to </w:t>
        </w:r>
      </w:ins>
      <w:ins w:id="136" w:author="Brian Wortman" w:date="2014-04-24T20:18:00Z">
        <w:r>
          <w:t xml:space="preserve">an ASP.NET Web API-based service can be processed by </w:t>
        </w:r>
      </w:ins>
      <w:ins w:id="137" w:author="Brian Wortman" w:date="2014-04-24T20:20:00Z">
        <w:r>
          <w:t xml:space="preserve">a </w:t>
        </w:r>
      </w:ins>
      <w:ins w:id="138" w:author="Brian Wortman" w:date="2014-04-24T20:18:00Z">
        <w:r>
          <w:t>message handler</w:t>
        </w:r>
      </w:ins>
      <w:ins w:id="139" w:author="Brian Wortman" w:date="2014-04-24T20:19:00Z">
        <w:r>
          <w:t xml:space="preserve"> without any </w:t>
        </w:r>
      </w:ins>
      <w:ins w:id="140" w:author="Brian Wortman" w:date="2014-04-24T20:21:00Z">
        <w:r>
          <w:t xml:space="preserve">need for a controller (and we'll see an example of this in a later chapter when we discuss processing SOAP messages for legacy </w:t>
        </w:r>
      </w:ins>
      <w:ins w:id="141" w:author="Brian Wortman" w:date="2014-04-24T20:22:00Z">
        <w:r w:rsidR="00506E69">
          <w:t xml:space="preserve">callers), ASP.NET Web API-based services </w:t>
        </w:r>
      </w:ins>
      <w:ins w:id="142" w:author="Brian Wortman" w:date="2014-04-24T20:25:00Z">
        <w:r w:rsidR="00506E69">
          <w:t xml:space="preserve">are normally configured to route messages to </w:t>
        </w:r>
      </w:ins>
      <w:ins w:id="143" w:author="Brian Wortman" w:date="2014-04-24T20:22:00Z">
        <w:r w:rsidR="00506E69">
          <w:t xml:space="preserve">controllers </w:t>
        </w:r>
      </w:ins>
      <w:ins w:id="144" w:author="Brian Wortman" w:date="2014-04-24T20:26:00Z">
        <w:r w:rsidR="00506E69">
          <w:t xml:space="preserve">for processing. </w:t>
        </w:r>
      </w:ins>
      <w:ins w:id="145" w:author="Brian Wortman" w:date="2014-04-24T20:32:00Z">
        <w:r w:rsidR="00C3004E">
          <w:lastRenderedPageBreak/>
          <w:t xml:space="preserve">Such an arrangement </w:t>
        </w:r>
      </w:ins>
      <w:ins w:id="146" w:author="Brian Wortman" w:date="2014-04-24T20:27:00Z">
        <w:r w:rsidR="003922FA">
          <w:t>allows services to benefit from model binding</w:t>
        </w:r>
      </w:ins>
      <w:ins w:id="147" w:author="Brian Wortman" w:date="2014-04-24T20:28:00Z">
        <w:r w:rsidR="003922FA">
          <w:t xml:space="preserve">, </w:t>
        </w:r>
      </w:ins>
      <w:ins w:id="148" w:author="Brian Wortman" w:date="2014-04-24T20:29:00Z">
        <w:r w:rsidR="003922FA">
          <w:t>controller</w:t>
        </w:r>
      </w:ins>
      <w:ins w:id="149" w:author="Brian Wortman" w:date="2014-04-24T20:30:00Z">
        <w:r w:rsidR="003922FA">
          <w:t>-</w:t>
        </w:r>
      </w:ins>
      <w:ins w:id="150" w:author="Brian Wortman" w:date="2014-04-24T20:29:00Z">
        <w:r w:rsidR="003922FA">
          <w:t xml:space="preserve"> </w:t>
        </w:r>
      </w:ins>
      <w:ins w:id="151" w:author="Brian Wortman" w:date="2014-04-25T20:31:00Z">
        <w:r w:rsidR="00260E82">
          <w:t>and</w:t>
        </w:r>
      </w:ins>
      <w:ins w:id="152" w:author="Brian Wortman" w:date="2014-04-24T20:29:00Z">
        <w:r w:rsidR="003922FA">
          <w:t xml:space="preserve"> action-specific filters</w:t>
        </w:r>
      </w:ins>
      <w:ins w:id="153" w:author="Brian Wortman" w:date="2014-04-25T09:28:00Z">
        <w:r w:rsidR="008F6EA7">
          <w:t>, and result conversion</w:t>
        </w:r>
      </w:ins>
      <w:ins w:id="154" w:author="Brian Wortman" w:date="2014-04-24T20:29:00Z">
        <w:r w:rsidR="003922FA">
          <w:t xml:space="preserve">; i.e., </w:t>
        </w:r>
      </w:ins>
      <w:ins w:id="155" w:author="Brian Wortman" w:date="2014-04-24T20:32:00Z">
        <w:r w:rsidR="00C3004E">
          <w:t xml:space="preserve">it </w:t>
        </w:r>
      </w:ins>
      <w:ins w:id="156" w:author="Brian Wortman" w:date="2014-04-24T20:29:00Z">
        <w:r w:rsidR="003922FA">
          <w:t xml:space="preserve">makes full utilization of the </w:t>
        </w:r>
      </w:ins>
      <w:ins w:id="157" w:author="Brian Wortman" w:date="2014-04-24T20:31:00Z">
        <w:r w:rsidR="003922FA">
          <w:t xml:space="preserve">ASP.NET Web API's </w:t>
        </w:r>
      </w:ins>
      <w:ins w:id="158" w:author="Brian Wortman" w:date="2014-04-24T20:29:00Z">
        <w:r w:rsidR="003922FA">
          <w:t>extensible processing pipeline.</w:t>
        </w:r>
      </w:ins>
      <w:ins w:id="159" w:author="Brian Wortman" w:date="2014-04-24T20:34:00Z">
        <w:r w:rsidR="00C3004E">
          <w:t xml:space="preserve"> This is the kind of arrangement we will be discussing in this chapter.</w:t>
        </w:r>
      </w:ins>
    </w:p>
    <w:p w14:paraId="23F572F8" w14:textId="77777777" w:rsidR="00C3004E" w:rsidRDefault="00C3004E">
      <w:pPr>
        <w:pStyle w:val="SideBarHead"/>
        <w:rPr>
          <w:ins w:id="160" w:author="Brian Wortman" w:date="2014-04-24T20:36:00Z"/>
        </w:rPr>
        <w:pPrChange w:id="161" w:author="Brian Wortman" w:date="2014-04-24T20:36:00Z">
          <w:pPr/>
        </w:pPrChange>
      </w:pPr>
      <w:ins w:id="162" w:author="Brian Wortman" w:date="2014-04-24T20:36:00Z">
        <w:r>
          <w:t>HTTP Message Lifecycle in ASP.NET Web API</w:t>
        </w:r>
      </w:ins>
    </w:p>
    <w:p w14:paraId="1A486B76" w14:textId="77777777" w:rsidR="00C3004E" w:rsidRDefault="00DA0BE2">
      <w:pPr>
        <w:pStyle w:val="SideBarBody"/>
        <w:rPr>
          <w:ins w:id="163" w:author="Brian Wortman" w:date="2014-04-24T20:43:00Z"/>
        </w:rPr>
        <w:pPrChange w:id="164" w:author="Brian Wortman" w:date="2014-04-24T20:37:00Z">
          <w:pPr/>
        </w:pPrChange>
      </w:pPr>
      <w:ins w:id="165" w:author="Brian Wortman" w:date="2014-04-24T20:37:00Z">
        <w:r>
          <w:t xml:space="preserve">The </w:t>
        </w:r>
      </w:ins>
      <w:ins w:id="166" w:author="Brian Wortman" w:date="2014-04-24T20:38:00Z">
        <w:r>
          <w:t xml:space="preserve">official Microsoft </w:t>
        </w:r>
      </w:ins>
      <w:ins w:id="167" w:author="Brian Wortman" w:date="2014-04-24T20:37:00Z">
        <w:r>
          <w:t xml:space="preserve">ASP.NET Web API </w:t>
        </w:r>
      </w:ins>
      <w:ins w:id="168" w:author="Brian Wortman" w:date="2014-04-24T20:38:00Z">
        <w:r>
          <w:t xml:space="preserve">site has an excellent poster illustrating the complete </w:t>
        </w:r>
      </w:ins>
      <w:ins w:id="169" w:author="Brian Wortman" w:date="2014-04-24T20:39:00Z">
        <w:r>
          <w:t>ASP.NET Web API</w:t>
        </w:r>
        <w:r w:rsidRPr="00DA0BE2">
          <w:t xml:space="preserve"> </w:t>
        </w:r>
      </w:ins>
      <w:ins w:id="170" w:author="Brian Wortman" w:date="2014-04-24T20:38:00Z">
        <w:r>
          <w:t>HTTP message lifecyc</w:t>
        </w:r>
      </w:ins>
      <w:ins w:id="171" w:author="Brian Wortman" w:date="2014-04-24T20:39:00Z">
        <w:r>
          <w:t>l</w:t>
        </w:r>
      </w:ins>
      <w:ins w:id="172" w:author="Brian Wortman" w:date="2014-04-24T20:38:00Z">
        <w:r>
          <w:t>e</w:t>
        </w:r>
      </w:ins>
      <w:ins w:id="173" w:author="Brian Wortman" w:date="2014-04-24T20:39:00Z">
        <w:r>
          <w:t>.</w:t>
        </w:r>
      </w:ins>
      <w:ins w:id="174" w:author="Brian Wortman" w:date="2014-04-24T20:40:00Z">
        <w:r>
          <w:t xml:space="preserve"> The poster is available at</w:t>
        </w:r>
      </w:ins>
      <w:ins w:id="175" w:author="Brian Wortman" w:date="2014-04-24T20:41:00Z">
        <w:r>
          <w:t xml:space="preserve"> </w:t>
        </w:r>
      </w:ins>
      <w:ins w:id="176" w:author="Brian Wortman" w:date="2014-04-24T20:42:00Z">
        <w:r w:rsidR="008A380E" w:rsidRPr="0014777F">
          <w:rPr>
            <w:rStyle w:val="CodeInline"/>
          </w:rPr>
          <w:fldChar w:fldCharType="begin"/>
        </w:r>
        <w:r w:rsidR="008A380E" w:rsidRPr="008F6EA7">
          <w:rPr>
            <w:rStyle w:val="CodeInline"/>
          </w:rPr>
          <w:instrText xml:space="preserve"> HYPERLINK "</w:instrText>
        </w:r>
      </w:ins>
      <w:ins w:id="177" w:author="Brian Wortman" w:date="2014-04-24T20:40:00Z">
        <w:r w:rsidR="008A380E" w:rsidRPr="008F6EA7">
          <w:rPr>
            <w:rStyle w:val="CodeInline"/>
            <w:rPrChange w:id="178" w:author="Brian Wortman" w:date="2014-04-25T09:30:00Z">
              <w:rPr/>
            </w:rPrChange>
          </w:rPr>
          <w:instrText>http://www.asp.net/posters/web-api/ASP.NET-Web-API-Poster.pdf</w:instrText>
        </w:r>
      </w:ins>
      <w:ins w:id="179" w:author="Brian Wortman" w:date="2014-04-24T20:42:00Z">
        <w:r w:rsidR="008A380E" w:rsidRPr="008F6EA7">
          <w:rPr>
            <w:rStyle w:val="CodeInline"/>
          </w:rPr>
          <w:instrText xml:space="preserve">" </w:instrText>
        </w:r>
        <w:r w:rsidR="008A380E" w:rsidRPr="0014777F">
          <w:rPr>
            <w:rStyle w:val="CodeInline"/>
            <w:rPrChange w:id="180" w:author="Brian Wortman" w:date="2014-04-25T09:30:00Z">
              <w:rPr>
                <w:rStyle w:val="CodeInline"/>
              </w:rPr>
            </w:rPrChange>
          </w:rPr>
          <w:fldChar w:fldCharType="separate"/>
        </w:r>
      </w:ins>
      <w:ins w:id="181" w:author="Brian Wortman" w:date="2014-04-24T20:40:00Z">
        <w:r w:rsidR="008A380E" w:rsidRPr="008F6EA7">
          <w:rPr>
            <w:rStyle w:val="CodeInline"/>
            <w:rPrChange w:id="182" w:author="Brian Wortman" w:date="2014-04-25T09:30:00Z">
              <w:rPr/>
            </w:rPrChange>
          </w:rPr>
          <w:t>http://www.asp.net/posters/web-api/ASP.NET-Web-API-Poster.pdf</w:t>
        </w:r>
      </w:ins>
      <w:ins w:id="183" w:author="Brian Wortman" w:date="2014-04-24T20:42:00Z">
        <w:r w:rsidR="008A380E" w:rsidRPr="0014777F">
          <w:rPr>
            <w:rStyle w:val="CodeInline"/>
          </w:rPr>
          <w:fldChar w:fldCharType="end"/>
        </w:r>
      </w:ins>
      <w:ins w:id="184" w:author="Brian Wortman" w:date="2014-04-24T20:40:00Z">
        <w:r w:rsidRPr="008F6EA7">
          <w:rPr>
            <w:rStyle w:val="CodeInline"/>
            <w:rPrChange w:id="185" w:author="Brian Wortman" w:date="2014-04-25T09:30:00Z">
              <w:rPr/>
            </w:rPrChange>
          </w:rPr>
          <w:t>.</w:t>
        </w:r>
      </w:ins>
      <w:ins w:id="186" w:author="Brian Wortman" w:date="2014-04-24T20:42:00Z">
        <w:r w:rsidR="008A380E">
          <w:t xml:space="preserve"> A highly-simplified version </w:t>
        </w:r>
      </w:ins>
      <w:ins w:id="187" w:author="Brian Wortman" w:date="2014-04-24T20:43:00Z">
        <w:r w:rsidR="008A380E">
          <w:t xml:space="preserve">illustrating </w:t>
        </w:r>
      </w:ins>
      <w:ins w:id="188" w:author="Brian Wortman" w:date="2014-04-24T21:08:00Z">
        <w:r w:rsidR="00D07AD0">
          <w:t xml:space="preserve">some main elements of </w:t>
        </w:r>
      </w:ins>
      <w:ins w:id="189" w:author="Brian Wortman" w:date="2014-04-24T20:43:00Z">
        <w:r w:rsidR="008A380E">
          <w:t>the processing pipeline is shown in Figure 5-1, below.</w:t>
        </w:r>
      </w:ins>
    </w:p>
    <w:p w14:paraId="674F5FC3" w14:textId="77777777" w:rsidR="008A380E" w:rsidRPr="0014777F" w:rsidRDefault="00E707B2">
      <w:pPr>
        <w:pStyle w:val="Figure"/>
        <w:rPr>
          <w:ins w:id="190" w:author="Brian Wortman" w:date="2014-04-24T20:37:00Z"/>
        </w:rPr>
        <w:pPrChange w:id="191" w:author="Brian Wortman" w:date="2014-04-24T21:11:00Z">
          <w:pPr/>
        </w:pPrChange>
      </w:pPr>
      <w:ins w:id="192" w:author="Brian Wortman" w:date="2014-04-24T20:48:00Z">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5pt;height:318.1pt" o:ole="">
              <v:imagedata r:id="rId11" o:title="" croptop="4080f" cropbottom="3307f"/>
            </v:shape>
            <o:OLEObject Type="Embed" ProgID="Visio.Drawing.15" ShapeID="_x0000_i1025" DrawAspect="Content" ObjectID="_1460059238" r:id="rId12"/>
          </w:object>
        </w:r>
      </w:ins>
    </w:p>
    <w:p w14:paraId="6B19AA22" w14:textId="77777777" w:rsidR="00C3004E" w:rsidRDefault="00D07AD0">
      <w:pPr>
        <w:pStyle w:val="FigureCaption"/>
        <w:rPr>
          <w:ins w:id="193" w:author="Brian Wortman" w:date="2014-04-24T20:37:00Z"/>
        </w:rPr>
        <w:pPrChange w:id="194" w:author="Brian Wortman" w:date="2014-04-24T21:11:00Z">
          <w:pPr/>
        </w:pPrChange>
      </w:pPr>
      <w:ins w:id="195" w:author="Brian Wortman" w:date="2014-04-24T21:08:00Z">
        <w:r>
          <w:t>Figure 5-1</w:t>
        </w:r>
      </w:ins>
      <w:ins w:id="196" w:author="Brian Wortman" w:date="2014-04-24T21:09:00Z">
        <w:r>
          <w:t>. ASP.NET Web API Messa</w:t>
        </w:r>
      </w:ins>
      <w:ins w:id="197" w:author="Brian Wortman" w:date="2014-04-24T21:10:00Z">
        <w:r>
          <w:t>ge Processing Pipeline</w:t>
        </w:r>
      </w:ins>
    </w:p>
    <w:p w14:paraId="52A0C293" w14:textId="58DBDBF0" w:rsidR="00C3004E" w:rsidRDefault="002138EB">
      <w:pPr>
        <w:pStyle w:val="SideBarLast"/>
        <w:rPr>
          <w:ins w:id="198" w:author="Brian Wortman" w:date="2014-04-24T20:37:00Z"/>
        </w:rPr>
        <w:pPrChange w:id="199" w:author="Brian Wortman" w:date="2014-04-24T21:10:00Z">
          <w:pPr/>
        </w:pPrChange>
      </w:pPr>
      <w:ins w:id="200" w:author="Brian Wortman" w:date="2014-04-24T21:10:00Z">
        <w:r>
          <w:t xml:space="preserve">Be sure to visit the </w:t>
        </w:r>
      </w:ins>
      <w:ins w:id="201" w:author="Brian Wortman" w:date="2014-04-24T21:21:00Z">
        <w:r w:rsidR="005B67E4">
          <w:t xml:space="preserve">official </w:t>
        </w:r>
      </w:ins>
      <w:ins w:id="202" w:author="Brian Wortman" w:date="2014-04-26T20:38:00Z">
        <w:r w:rsidR="008D1170">
          <w:t xml:space="preserve">Microsoft </w:t>
        </w:r>
      </w:ins>
      <w:ins w:id="203" w:author="Brian Wortman" w:date="2014-04-24T21:15:00Z">
        <w:r w:rsidR="006C2B93">
          <w:t xml:space="preserve">site for this poster and </w:t>
        </w:r>
      </w:ins>
      <w:ins w:id="204" w:author="Brian Wortman" w:date="2014-04-25T20:32:00Z">
        <w:r w:rsidR="00260E82">
          <w:t xml:space="preserve">many </w:t>
        </w:r>
      </w:ins>
      <w:ins w:id="205" w:author="Brian Wortman" w:date="2014-04-24T21:15:00Z">
        <w:r w:rsidR="006C2B93">
          <w:t xml:space="preserve">other </w:t>
        </w:r>
      </w:ins>
      <w:ins w:id="206" w:author="Brian Wortman" w:date="2014-04-24T21:18:00Z">
        <w:r w:rsidR="005B67E4">
          <w:t xml:space="preserve">useful </w:t>
        </w:r>
      </w:ins>
      <w:ins w:id="207" w:author="Brian Wortman" w:date="2014-04-24T21:15:00Z">
        <w:r w:rsidR="006C2B93">
          <w:t>resources.</w:t>
        </w:r>
      </w:ins>
    </w:p>
    <w:p w14:paraId="7C5574B7" w14:textId="77777777" w:rsidR="00C3004E" w:rsidRDefault="00C3004E">
      <w:pPr>
        <w:pStyle w:val="BodyTextFirst"/>
        <w:rPr>
          <w:ins w:id="208" w:author="Brian Wortman" w:date="2014-04-24T20:29:00Z"/>
        </w:rPr>
        <w:pPrChange w:id="209" w:author="Brian Wortman" w:date="2014-04-24T20:23:00Z">
          <w:pPr/>
        </w:pPrChange>
      </w:pPr>
    </w:p>
    <w:p w14:paraId="756B7F39" w14:textId="77777777" w:rsidR="00130755" w:rsidRDefault="00130755">
      <w:pPr>
        <w:pStyle w:val="BodyTextCont"/>
        <w:rPr>
          <w:ins w:id="210" w:author="Brian Wortman" w:date="2014-04-24T21:37:00Z"/>
        </w:rPr>
        <w:pPrChange w:id="211" w:author="Brian Wortman" w:date="2014-04-25T19:22:00Z">
          <w:pPr/>
        </w:pPrChange>
      </w:pPr>
      <w:del w:id="212" w:author="Brian Wortman" w:date="2014-04-24T21:23:00Z">
        <w:r w:rsidRPr="00130755" w:rsidDel="005B67E4">
          <w:delText xml:space="preserve">As you’ll see throughout this chapter, services in the ASP.NET MVC Framework (including the Web API) center on the controller. You don’t really have views, and the model is simply used to hold and move data around inside the application. However, the controller is used by the framework to respond to requests; it runs all of the logic the service requires. </w:delText>
        </w:r>
      </w:del>
      <w:del w:id="213" w:author="Brian Wortman" w:date="2014-04-24T21:24:00Z">
        <w:r w:rsidRPr="00130755" w:rsidDel="005B67E4">
          <w:delText>In other words, w</w:delText>
        </w:r>
      </w:del>
      <w:ins w:id="214" w:author="Brian Wortman" w:date="2014-04-24T21:24:00Z">
        <w:r w:rsidR="005B67E4">
          <w:t>W</w:t>
        </w:r>
      </w:ins>
      <w:r w:rsidRPr="00130755">
        <w:t>hen a</w:t>
      </w:r>
      <w:ins w:id="215" w:author="Brian Wortman" w:date="2014-04-24T21:30:00Z">
        <w:r w:rsidR="0081002D">
          <w:t xml:space="preserve"> service </w:t>
        </w:r>
      </w:ins>
      <w:del w:id="216" w:author="Brian Wortman" w:date="2014-04-24T21:30:00Z">
        <w:r w:rsidRPr="00130755" w:rsidDel="0081002D">
          <w:delText xml:space="preserve"> </w:delText>
        </w:r>
      </w:del>
      <w:del w:id="217" w:author="Brian Wortman" w:date="2014-04-24T21:29:00Z">
        <w:r w:rsidRPr="00130755" w:rsidDel="0081002D">
          <w:delText xml:space="preserve">web </w:delText>
        </w:r>
      </w:del>
      <w:r w:rsidRPr="00130755">
        <w:t>request comes over the network and into IIS</w:t>
      </w:r>
      <w:del w:id="218" w:author="Brian Wortman" w:date="2014-04-24T21:34:00Z">
        <w:r w:rsidRPr="00130755" w:rsidDel="00046696">
          <w:delText xml:space="preserve"> (or IIS Express or a self-hosted application)</w:delText>
        </w:r>
      </w:del>
      <w:r w:rsidRPr="00130755">
        <w:t xml:space="preserve">, it </w:t>
      </w:r>
      <w:ins w:id="219" w:author="Brian Wortman" w:date="2014-04-24T21:30:00Z">
        <w:r w:rsidR="0081002D">
          <w:t>routes it to an instance of the ASP.NET worker process.</w:t>
        </w:r>
      </w:ins>
      <w:ins w:id="220" w:author="Brian Wortman" w:date="2014-04-24T21:34:00Z">
        <w:r w:rsidR="00046696">
          <w:t xml:space="preserve"> </w:t>
        </w:r>
      </w:ins>
      <w:ins w:id="221" w:author="Brian Wortman" w:date="2014-04-24T21:30:00Z">
        <w:r w:rsidR="0081002D">
          <w:t>In</w:t>
        </w:r>
      </w:ins>
      <w:ins w:id="222" w:author="Brian Wortman" w:date="2014-04-24T21:31:00Z">
        <w:r w:rsidR="0081002D">
          <w:t>side</w:t>
        </w:r>
      </w:ins>
      <w:ins w:id="223" w:author="Brian Wortman" w:date="2014-04-24T21:30:00Z">
        <w:r w:rsidR="0081002D">
          <w:t xml:space="preserve"> this process</w:t>
        </w:r>
      </w:ins>
      <w:ins w:id="224" w:author="Brian Wortman" w:date="2014-04-24T21:31:00Z">
        <w:r w:rsidR="0081002D">
          <w:t xml:space="preserve"> </w:t>
        </w:r>
      </w:ins>
      <w:ins w:id="225" w:author="Brian Wortman" w:date="2014-04-25T09:32:00Z">
        <w:r w:rsidR="00EF79DF">
          <w:t>(</w:t>
        </w:r>
      </w:ins>
      <w:ins w:id="226" w:author="Brian Wortman" w:date="2014-04-25T09:33:00Z">
        <w:r w:rsidR="00EF79DF">
          <w:t xml:space="preserve">or equivalent host </w:t>
        </w:r>
        <w:proofErr w:type="spellStart"/>
        <w:r w:rsidR="00EF79DF">
          <w:t>processs</w:t>
        </w:r>
        <w:proofErr w:type="spellEnd"/>
        <w:r w:rsidR="00EF79DF">
          <w:t xml:space="preserve"> </w:t>
        </w:r>
      </w:ins>
      <w:ins w:id="227" w:author="Brian Wortman" w:date="2014-04-25T09:32:00Z">
        <w:r w:rsidR="00EF79DF" w:rsidRPr="00EF79DF">
          <w:t>for self-hosted applications and applications running in IIS Express)</w:t>
        </w:r>
      </w:ins>
      <w:ins w:id="228" w:author="Brian Wortman" w:date="2014-04-25T09:33:00Z">
        <w:r w:rsidR="00EF79DF">
          <w:t xml:space="preserve"> </w:t>
        </w:r>
      </w:ins>
      <w:ins w:id="229" w:author="Brian Wortman" w:date="2014-04-24T21:31:00Z">
        <w:r w:rsidR="0081002D">
          <w:t xml:space="preserve">the ASP.NET Web API framework </w:t>
        </w:r>
      </w:ins>
      <w:r w:rsidRPr="00130755">
        <w:t xml:space="preserve">uses the routes configured in </w:t>
      </w:r>
      <w:del w:id="230" w:author="Brian Wortman" w:date="2014-04-24T21:24:00Z">
        <w:r w:rsidRPr="00130755" w:rsidDel="005B67E4">
          <w:delText xml:space="preserve">your </w:delText>
        </w:r>
      </w:del>
      <w:ins w:id="231" w:author="Brian Wortman" w:date="2014-04-24T21:24:00Z">
        <w:r w:rsidR="005B67E4">
          <w:t xml:space="preserve">the </w:t>
        </w:r>
      </w:ins>
      <w:r w:rsidRPr="00130755">
        <w:t xml:space="preserve">application to determine which controller should respond to the request. When the appropriate controller class is found, </w:t>
      </w:r>
      <w:ins w:id="232" w:author="Brian Wortman" w:date="2014-04-25T18:10:00Z">
        <w:r w:rsidR="005D7925">
          <w:t xml:space="preserve">the </w:t>
        </w:r>
      </w:ins>
      <w:ins w:id="233" w:author="Brian Wortman" w:date="2014-04-24T21:25:00Z">
        <w:r w:rsidR="005B67E4">
          <w:t xml:space="preserve">ASP.NET Web API </w:t>
        </w:r>
      </w:ins>
      <w:ins w:id="234" w:author="Brian Wortman" w:date="2014-04-24T21:31:00Z">
        <w:r w:rsidR="00046696">
          <w:t xml:space="preserve">framework </w:t>
        </w:r>
      </w:ins>
      <w:del w:id="235" w:author="Brian Wortman" w:date="2014-04-24T21:25:00Z">
        <w:r w:rsidRPr="00130755" w:rsidDel="005B67E4">
          <w:delText>the MVC Framework</w:delText>
        </w:r>
        <w:r w:rsidRPr="00130755" w:rsidDel="005B67E4">
          <w:fldChar w:fldCharType="begin"/>
        </w:r>
        <w:r w:rsidRPr="00130755" w:rsidDel="005B67E4">
          <w:delInstrText xml:space="preserve"> XE "Controller activation:MVC Framework" </w:delInstrText>
        </w:r>
        <w:r w:rsidRPr="00130755" w:rsidDel="005B67E4">
          <w:fldChar w:fldCharType="end"/>
        </w:r>
        <w:r w:rsidRPr="00130755" w:rsidDel="005B67E4">
          <w:delText xml:space="preserve"> </w:delText>
        </w:r>
      </w:del>
      <w:r w:rsidRPr="00130755">
        <w:t xml:space="preserve">creates an instance of that </w:t>
      </w:r>
      <w:ins w:id="236" w:author="Brian Wortman" w:date="2014-04-24T21:31:00Z">
        <w:r w:rsidR="00046696">
          <w:t xml:space="preserve">controller </w:t>
        </w:r>
      </w:ins>
      <w:r w:rsidRPr="00130755">
        <w:t xml:space="preserve">class and forwards the web request to the appropriate controller </w:t>
      </w:r>
      <w:del w:id="237" w:author="Brian Wortman" w:date="2014-04-24T21:38:00Z">
        <w:r w:rsidRPr="00130755" w:rsidDel="009F1A54">
          <w:delText>method</w:delText>
        </w:r>
      </w:del>
      <w:ins w:id="238" w:author="Brian Wortman" w:date="2014-04-24T21:31:00Z">
        <w:r w:rsidR="00046696">
          <w:t>action</w:t>
        </w:r>
      </w:ins>
      <w:r w:rsidRPr="00130755">
        <w:t>.</w:t>
      </w:r>
    </w:p>
    <w:p w14:paraId="37FC9988" w14:textId="77777777" w:rsidR="009F1A54" w:rsidRPr="00130755" w:rsidDel="002237FE" w:rsidRDefault="009F1A54">
      <w:pPr>
        <w:pStyle w:val="BodyTextFirst"/>
        <w:rPr>
          <w:del w:id="239" w:author="Brian Wortman" w:date="2014-04-25T19:15:00Z"/>
        </w:rPr>
        <w:pPrChange w:id="240" w:author="Brian Wortman" w:date="2014-04-24T21:32:00Z">
          <w:pPr/>
        </w:pPrChange>
      </w:pPr>
    </w:p>
    <w:p w14:paraId="709AB891" w14:textId="77777777" w:rsidR="00130755" w:rsidRPr="00130755" w:rsidRDefault="00130755">
      <w:pPr>
        <w:pStyle w:val="BodyTextCont"/>
        <w:pPrChange w:id="241" w:author="Brian Wortman" w:date="2014-04-25T18:11:00Z">
          <w:pPr/>
        </w:pPrChange>
      </w:pPr>
      <w:r w:rsidRPr="00130755">
        <w:t xml:space="preserve">Let’s look at </w:t>
      </w:r>
      <w:ins w:id="242" w:author="Brian Wortman" w:date="2014-04-25T09:34:00Z">
        <w:r w:rsidR="00EF79DF">
          <w:t xml:space="preserve">some </w:t>
        </w:r>
      </w:ins>
      <w:del w:id="243" w:author="Brian Wortman" w:date="2014-04-25T09:35:00Z">
        <w:r w:rsidRPr="00130755" w:rsidDel="00EF79DF">
          <w:delText xml:space="preserve">an </w:delText>
        </w:r>
      </w:del>
      <w:r w:rsidRPr="00130755">
        <w:t>example</w:t>
      </w:r>
      <w:ins w:id="244" w:author="Brian Wortman" w:date="2014-04-25T09:35:00Z">
        <w:r w:rsidR="00EF79DF">
          <w:t>s</w:t>
        </w:r>
      </w:ins>
      <w:del w:id="245" w:author="Brian Wortman" w:date="2014-04-25T09:35:00Z">
        <w:r w:rsidRPr="00130755" w:rsidDel="00EF79DF">
          <w:delText xml:space="preserve"> from the task-management service</w:delText>
        </w:r>
      </w:del>
      <w:r w:rsidRPr="00130755">
        <w:t xml:space="preserve">. Suppose you have the following route configured in the </w:t>
      </w:r>
      <w:r w:rsidRPr="00130755">
        <w:rPr>
          <w:rStyle w:val="CodeInline"/>
        </w:rPr>
        <w:t>WebApiConfig.cs</w:t>
      </w:r>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77777777" w:rsidR="00130755" w:rsidRPr="005D7925" w:rsidRDefault="00130755">
      <w:pPr>
        <w:pStyle w:val="Code"/>
      </w:pPr>
      <w:r w:rsidRPr="005D7925">
        <w:t xml:space="preserve">        </w:t>
      </w:r>
      <w:del w:id="246" w:author="Brian Wortman" w:date="2014-04-25T18:13:00Z">
        <w:r w:rsidRPr="005D7925" w:rsidDel="005D7925">
          <w:delText xml:space="preserve"> </w:delText>
        </w:r>
      </w:del>
      <w:r w:rsidRPr="005D7925">
        <w:t>name: "DefaultApi",</w:t>
      </w:r>
    </w:p>
    <w:p w14:paraId="01A44494" w14:textId="77777777" w:rsidR="00130755" w:rsidRPr="005D7925" w:rsidRDefault="00130755">
      <w:pPr>
        <w:pStyle w:val="Code"/>
      </w:pPr>
      <w:r w:rsidRPr="005D7925">
        <w:t xml:space="preserve">        </w:t>
      </w:r>
      <w:del w:id="247" w:author="Brian Wortman" w:date="2014-04-25T18:13:00Z">
        <w:r w:rsidRPr="005D7925" w:rsidDel="005D7925">
          <w:delText xml:space="preserve"> </w:delText>
        </w:r>
      </w:del>
      <w:r w:rsidRPr="005D7925">
        <w:t>routeTemplate: "api/{controller}/{id}",</w:t>
      </w:r>
    </w:p>
    <w:p w14:paraId="15E7862F" w14:textId="77777777" w:rsidR="00130755" w:rsidRPr="005D7925" w:rsidRDefault="005D7925">
      <w:pPr>
        <w:pStyle w:val="Code"/>
      </w:pPr>
      <w:ins w:id="248" w:author="Brian Wortman" w:date="2014-04-25T18:13:00Z">
        <w:r>
          <w:t xml:space="preserve">        </w:t>
        </w:r>
      </w:ins>
      <w:r w:rsidR="00130755" w:rsidRPr="005D7925">
        <w:t>defaults: new {id = RouteParameter.Optional});</w:t>
      </w:r>
    </w:p>
    <w:p w14:paraId="6E137730" w14:textId="77777777" w:rsidR="00130755" w:rsidRPr="00130755" w:rsidRDefault="00130755">
      <w:pPr>
        <w:pStyle w:val="BodyTextCont"/>
        <w:pPrChange w:id="249" w:author="Brian Wortman" w:date="2014-04-25T19:06:00Z">
          <w:pPr/>
        </w:pPrChange>
      </w:pPr>
      <w:r w:rsidRPr="00130755">
        <w:t xml:space="preserve">Using the power of URL routing, the </w:t>
      </w:r>
      <w:del w:id="250" w:author="Brian Wortman" w:date="2014-04-25T18:15:00Z">
        <w:r w:rsidRPr="00130755" w:rsidDel="0093203F">
          <w:delText xml:space="preserve">MVC </w:delText>
        </w:r>
      </w:del>
      <w:ins w:id="251" w:author="Brian Wortman" w:date="2014-04-25T18:15:00Z">
        <w:r w:rsidR="0093203F">
          <w:t>framework</w:t>
        </w:r>
        <w:r w:rsidR="0093203F" w:rsidRPr="00130755">
          <w:t xml:space="preserve"> </w:t>
        </w:r>
      </w:ins>
      <w:del w:id="252" w:author="Brian Wortman" w:date="2014-04-25T18:15:00Z">
        <w:r w:rsidRPr="00130755" w:rsidDel="0093203F">
          <w:delText xml:space="preserve">engine </w:delText>
        </w:r>
      </w:del>
      <w:r w:rsidRPr="00130755">
        <w:t xml:space="preserve">will try to match the URLs of requests against this and other routes. In this particular route, </w:t>
      </w:r>
      <w:del w:id="253" w:author="Brian Wortman" w:date="2014-04-25T18:15:00Z">
        <w:r w:rsidRPr="00130755" w:rsidDel="0093203F">
          <w:delText xml:space="preserve">MVC </w:delText>
        </w:r>
      </w:del>
      <w:ins w:id="254" w:author="Brian Wortman" w:date="2014-04-25T18:15:00Z">
        <w:r w:rsidR="0093203F">
          <w:t xml:space="preserve">the framework </w:t>
        </w:r>
      </w:ins>
      <w:r w:rsidRPr="00130755">
        <w:t xml:space="preserve">will use the portion of the URL specified after </w:t>
      </w:r>
      <w:proofErr w:type="gramStart"/>
      <w:r w:rsidRPr="00130755">
        <w:rPr>
          <w:rStyle w:val="CodeInline"/>
        </w:rPr>
        <w:t>api</w:t>
      </w:r>
      <w:proofErr w:type="gramEnd"/>
      <w:r w:rsidRPr="00130755">
        <w:rPr>
          <w:rStyle w:val="CodeInline"/>
        </w:rPr>
        <w:t>/</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77777777" w:rsidR="00130755" w:rsidRPr="00130755" w:rsidRDefault="00130755">
      <w:pPr>
        <w:pStyle w:val="BodyTextCont"/>
        <w:pPrChange w:id="255" w:author="Brian Wortman" w:date="2014-04-25T19:07:00Z">
          <w:pPr/>
        </w:pPrChange>
      </w:pPr>
      <w:r w:rsidRPr="00130755">
        <w:t xml:space="preserve">In </w:t>
      </w:r>
      <w:ins w:id="256" w:author="Brian Wortman" w:date="2014-04-26T12:17:00Z">
        <w:r w:rsidR="00E707B2">
          <w:t>both cases</w:t>
        </w:r>
      </w:ins>
      <w:del w:id="257" w:author="Brian Wortman" w:date="2014-04-26T12:17:00Z">
        <w:r w:rsidRPr="00130755" w:rsidDel="00E707B2">
          <w:delText>either case</w:delText>
        </w:r>
      </w:del>
      <w:r w:rsidRPr="00130755">
        <w:t xml:space="preserve">, </w:t>
      </w:r>
      <w:del w:id="258" w:author="Brian Wortman" w:date="2014-04-25T19:07:00Z">
        <w:r w:rsidRPr="00130755" w:rsidDel="00D93EC9">
          <w:delText xml:space="preserve">MVC </w:delText>
        </w:r>
      </w:del>
      <w:ins w:id="259" w:author="Brian Wortman" w:date="2014-04-25T19:07:00Z">
        <w:r w:rsidR="00D93EC9">
          <w:t>the framework</w:t>
        </w:r>
        <w:r w:rsidR="00D93EC9" w:rsidRPr="00130755">
          <w:t xml:space="preserve"> </w:t>
        </w:r>
      </w:ins>
      <w:r w:rsidRPr="00130755">
        <w:t xml:space="preserve">would activate the controller class called </w:t>
      </w:r>
      <w:r w:rsidRPr="00130755">
        <w:rPr>
          <w:rStyle w:val="CodeInline"/>
        </w:rPr>
        <w:t>TasksController</w:t>
      </w:r>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r w:rsidRPr="00130755">
        <w:rPr>
          <w:rStyle w:val="CodeInline"/>
        </w:rPr>
        <w:t>TasksController</w:t>
      </w:r>
      <w:r w:rsidRPr="00130755">
        <w:t xml:space="preserve">. By convention, </w:t>
      </w:r>
      <w:del w:id="260" w:author="Brian Wortman" w:date="2014-04-25T19:07:00Z">
        <w:r w:rsidRPr="00130755" w:rsidDel="00D93EC9">
          <w:delText xml:space="preserve">MVC </w:delText>
        </w:r>
      </w:del>
      <w:ins w:id="261" w:author="Brian Wortman" w:date="2014-04-25T19:07:00Z">
        <w:r w:rsidR="00D93EC9">
          <w:t>the framework</w:t>
        </w:r>
        <w:r w:rsidR="00D93EC9" w:rsidRPr="00130755">
          <w:t xml:space="preserve"> </w:t>
        </w:r>
      </w:ins>
      <w:r w:rsidRPr="00130755">
        <w:t xml:space="preserve">will automatically append the word </w:t>
      </w:r>
      <w:r w:rsidRPr="00130755">
        <w:rPr>
          <w:rStyle w:val="CodeInline"/>
        </w:rPr>
        <w:t>Controller</w:t>
      </w:r>
      <w:r w:rsidRPr="00130755">
        <w:t xml:space="preserve"> to the name taken from the URL.</w:t>
      </w:r>
    </w:p>
    <w:p w14:paraId="7D9C4B25" w14:textId="77777777" w:rsidR="00130755" w:rsidRPr="00130755" w:rsidDel="00D93EC9" w:rsidRDefault="00130755" w:rsidP="00130755">
      <w:pPr>
        <w:rPr>
          <w:del w:id="262" w:author="Brian Wortman" w:date="2014-04-25T19:08:00Z"/>
        </w:rPr>
      </w:pPr>
      <w:r w:rsidRPr="00130755">
        <w:t xml:space="preserve">At this point, you may be asking the question, “Which controller </w:t>
      </w:r>
      <w:del w:id="263" w:author="Brian Wortman" w:date="2014-04-25T19:16:00Z">
        <w:r w:rsidRPr="00130755" w:rsidDel="002237FE">
          <w:delText xml:space="preserve">method </w:delText>
        </w:r>
      </w:del>
      <w:ins w:id="264" w:author="Brian Wortman" w:date="2014-04-25T19:16:00Z">
        <w:r w:rsidR="002237FE">
          <w:t>action</w:t>
        </w:r>
        <w:r w:rsidR="002237FE" w:rsidRPr="00130755">
          <w:t xml:space="preserve"> </w:t>
        </w:r>
      </w:ins>
      <w:ins w:id="265" w:author="Brian Wortman" w:date="2014-04-25T19:28:00Z">
        <w:r w:rsidR="00B47E8C">
          <w:t xml:space="preserve">method </w:t>
        </w:r>
      </w:ins>
      <w:r w:rsidRPr="00130755">
        <w:t xml:space="preserve">will get invoked?” </w:t>
      </w:r>
      <w:ins w:id="266" w:author="Brian Wortman" w:date="2014-04-25T19:11:00Z">
        <w:r w:rsidR="002237FE">
          <w:t xml:space="preserve">Well, unlike with ASP.NET MVC, </w:t>
        </w:r>
      </w:ins>
      <w:del w:id="267" w:author="Brian Wortman" w:date="2014-04-25T19:08:00Z">
        <w:r w:rsidRPr="00130755" w:rsidDel="00D93EC9">
          <w:delText xml:space="preserve">The answer depends on whether you’re using the </w:delText>
        </w:r>
        <w:r w:rsidRPr="00130755" w:rsidDel="00D93EC9">
          <w:fldChar w:fldCharType="begin"/>
        </w:r>
        <w:r w:rsidRPr="00130755" w:rsidDel="00D93EC9">
          <w:delInstrText xml:space="preserve"> XE "Controller activation:Web API" </w:delInstrText>
        </w:r>
        <w:r w:rsidRPr="00130755" w:rsidDel="00D93EC9">
          <w:fldChar w:fldCharType="end"/>
        </w:r>
        <w:r w:rsidRPr="00130755" w:rsidDel="00D93EC9">
          <w:delText xml:space="preserve">Web API. If not, the method has to be specified in the URL itself—also known as the action. In that case, when not using the Web API, the routes will look different—as they will need to have an </w:delText>
        </w:r>
        <w:r w:rsidRPr="00130755" w:rsidDel="00D93EC9">
          <w:rPr>
            <w:rStyle w:val="CodeInline"/>
          </w:rPr>
          <w:delText>{action}</w:delText>
        </w:r>
        <w:r w:rsidRPr="00130755" w:rsidDel="00D93EC9">
          <w:delText xml:space="preserve"> segment in addition to the </w:delText>
        </w:r>
        <w:r w:rsidRPr="00130755" w:rsidDel="00D93EC9">
          <w:rPr>
            <w:rStyle w:val="CodeInline"/>
          </w:rPr>
          <w:delText>{controller}</w:delText>
        </w:r>
        <w:r w:rsidRPr="00130755" w:rsidDel="00D93EC9">
          <w:delText xml:space="preserve"> segment. But since this is a book about the Web API, you will stick with the approach the Web API takes for method invocation.</w:delText>
        </w:r>
      </w:del>
    </w:p>
    <w:p w14:paraId="6FFBD162" w14:textId="77777777" w:rsidR="00130755" w:rsidRPr="00130755" w:rsidRDefault="00130755">
      <w:pPr>
        <w:pStyle w:val="BodyTextCont"/>
        <w:pPrChange w:id="268" w:author="Brian Wortman" w:date="2014-04-25T19:13:00Z">
          <w:pPr/>
        </w:pPrChange>
      </w:pPr>
      <w:del w:id="269" w:author="Brian Wortman" w:date="2014-04-25T19:12:00Z">
        <w:r w:rsidRPr="00130755" w:rsidDel="002237FE">
          <w:delText>You’re using the Web API,</w:delText>
        </w:r>
        <w:r w:rsidR="004254E9" w:rsidDel="002237FE">
          <w:delText xml:space="preserve"> </w:delText>
        </w:r>
        <w:r w:rsidRPr="00130755" w:rsidDel="002237FE">
          <w:delText xml:space="preserve">so </w:delText>
        </w:r>
      </w:del>
      <w:proofErr w:type="gramStart"/>
      <w:r w:rsidRPr="00130755">
        <w:t>the</w:t>
      </w:r>
      <w:proofErr w:type="gramEnd"/>
      <w:r w:rsidRPr="00130755">
        <w:t xml:space="preserve"> URL route </w:t>
      </w:r>
      <w:del w:id="270" w:author="Brian Wortman" w:date="2014-04-25T19:12:00Z">
        <w:r w:rsidRPr="00130755" w:rsidDel="002237FE">
          <w:delText xml:space="preserve">just shown </w:delText>
        </w:r>
      </w:del>
      <w:r w:rsidRPr="00130755">
        <w:t xml:space="preserve">doesn’t </w:t>
      </w:r>
      <w:ins w:id="271" w:author="Brian Wortman" w:date="2014-04-25T19:13:00Z">
        <w:r w:rsidR="002237FE">
          <w:t xml:space="preserve">have to </w:t>
        </w:r>
      </w:ins>
      <w:r w:rsidRPr="00130755">
        <w:t xml:space="preserve">include an </w:t>
      </w:r>
      <w:r w:rsidRPr="00130755">
        <w:rPr>
          <w:rStyle w:val="CodeInline"/>
        </w:rPr>
        <w:t>{action}</w:t>
      </w:r>
      <w:r w:rsidRPr="00130755">
        <w:t xml:space="preserve"> segment. This is because the </w:t>
      </w:r>
      <w:ins w:id="272" w:author="Brian Wortman" w:date="2014-04-25T19:12:00Z">
        <w:r w:rsidR="002237FE">
          <w:t xml:space="preserve">ASP.NET </w:t>
        </w:r>
      </w:ins>
      <w:r w:rsidRPr="00130755">
        <w:t xml:space="preserve">Web API </w:t>
      </w:r>
      <w:ins w:id="273" w:author="Brian Wortman" w:date="2014-04-25T19:12:00Z">
        <w:r w:rsidR="002237FE">
          <w:t xml:space="preserve">framework </w:t>
        </w:r>
      </w:ins>
      <w:r w:rsidRPr="00130755">
        <w:t xml:space="preserve">automatically invokes controller </w:t>
      </w:r>
      <w:del w:id="274" w:author="Brian Wortman" w:date="2014-04-25T19:16:00Z">
        <w:r w:rsidRPr="00130755" w:rsidDel="002237FE">
          <w:delText xml:space="preserve">methods </w:delText>
        </w:r>
      </w:del>
      <w:ins w:id="275" w:author="Brian Wortman" w:date="2014-04-25T19:28:00Z">
        <w:r w:rsidR="00B47E8C">
          <w:t>methods</w:t>
        </w:r>
      </w:ins>
      <w:ins w:id="276" w:author="Brian Wortman" w:date="2014-04-25T19:16:00Z">
        <w:r w:rsidR="002237FE" w:rsidRPr="00130755">
          <w:t xml:space="preserve"> </w:t>
        </w:r>
      </w:ins>
      <w:r w:rsidRPr="00130755">
        <w:t xml:space="preserve">based on the HTTP verb the caller is using. For example, if the caller performs a GET on the URL </w:t>
      </w:r>
      <w:r w:rsidRPr="00130755">
        <w:rPr>
          <w:rStyle w:val="CodeInline"/>
        </w:rPr>
        <w:t>/</w:t>
      </w:r>
      <w:proofErr w:type="spellStart"/>
      <w:r w:rsidRPr="00130755">
        <w:rPr>
          <w:rStyle w:val="CodeInline"/>
        </w:rPr>
        <w:t>api</w:t>
      </w:r>
      <w:proofErr w:type="spellEnd"/>
      <w:r w:rsidRPr="00130755">
        <w:rPr>
          <w:rStyle w:val="CodeInline"/>
        </w:rPr>
        <w:t>/tasks</w:t>
      </w:r>
      <w:r w:rsidRPr="00130755">
        <w:t xml:space="preserve">, </w:t>
      </w:r>
      <w:del w:id="277" w:author="Brian Wortman" w:date="2014-04-25T19:12:00Z">
        <w:r w:rsidRPr="00130755" w:rsidDel="002237FE">
          <w:delText xml:space="preserve">MVC (via the Web API) </w:delText>
        </w:r>
      </w:del>
      <w:ins w:id="278" w:author="Brian Wortman" w:date="2014-04-25T19:12:00Z">
        <w:r w:rsidR="002237FE">
          <w:t xml:space="preserve">the framework </w:t>
        </w:r>
      </w:ins>
      <w:r w:rsidRPr="00130755">
        <w:t xml:space="preserve">will invoke the </w:t>
      </w:r>
      <w:proofErr w:type="gramStart"/>
      <w:r w:rsidRPr="00130755">
        <w:rPr>
          <w:rStyle w:val="CodeInline"/>
        </w:rPr>
        <w:t>Get(</w:t>
      </w:r>
      <w:proofErr w:type="gramEnd"/>
      <w:r w:rsidRPr="00130755">
        <w:rPr>
          <w:rStyle w:val="CodeInline"/>
        </w:rPr>
        <w:t>)</w:t>
      </w:r>
      <w:r w:rsidRPr="00130755">
        <w:t xml:space="preserve"> </w:t>
      </w:r>
      <w:del w:id="279" w:author="Brian Wortman" w:date="2014-04-25T19:16:00Z">
        <w:r w:rsidRPr="00130755" w:rsidDel="00536D37">
          <w:delText xml:space="preserve">method </w:delText>
        </w:r>
      </w:del>
      <w:ins w:id="280" w:author="Brian Wortman" w:date="2014-04-25T19:16:00Z">
        <w:r w:rsidR="00536D37">
          <w:t>method</w:t>
        </w:r>
        <w:r w:rsidR="00536D37" w:rsidRPr="00130755">
          <w:t xml:space="preserve"> </w:t>
        </w:r>
      </w:ins>
      <w:r w:rsidRPr="00130755">
        <w:t xml:space="preserve">on the </w:t>
      </w:r>
      <w:proofErr w:type="spellStart"/>
      <w:r w:rsidRPr="00130755">
        <w:rPr>
          <w:rStyle w:val="CodeInline"/>
        </w:rPr>
        <w:t>TasksController</w:t>
      </w:r>
      <w:proofErr w:type="spellEnd"/>
      <w:ins w:id="281" w:author="Brian Wortman" w:date="2014-04-25T19:13:00Z">
        <w:r w:rsidR="002237FE">
          <w:rPr>
            <w:rStyle w:val="CodeInline"/>
          </w:rPr>
          <w:t xml:space="preserve"> </w:t>
        </w:r>
      </w:ins>
      <w:del w:id="282" w:author="Brian Wortman" w:date="2014-04-25T19:13:00Z">
        <w:r w:rsidRPr="00130755" w:rsidDel="002237FE">
          <w:delText xml:space="preserve">controller </w:delText>
        </w:r>
      </w:del>
      <w:r w:rsidRPr="00130755">
        <w:t xml:space="preserve">class. If the caller were performing a POST instead, then </w:t>
      </w:r>
      <w:del w:id="283" w:author="Brian Wortman" w:date="2014-04-25T19:13:00Z">
        <w:r w:rsidRPr="00130755" w:rsidDel="002237FE">
          <w:delText xml:space="preserve">MVC </w:delText>
        </w:r>
      </w:del>
      <w:ins w:id="284" w:author="Brian Wortman" w:date="2014-04-25T19:13:00Z">
        <w:r w:rsidR="002237FE">
          <w:t xml:space="preserve">the framework </w:t>
        </w:r>
      </w:ins>
      <w:r w:rsidRPr="00130755">
        <w:t xml:space="preserve">would invoke the </w:t>
      </w:r>
      <w:proofErr w:type="gramStart"/>
      <w:r w:rsidRPr="00130755">
        <w:rPr>
          <w:rStyle w:val="CodeInline"/>
        </w:rPr>
        <w:t>Post(</w:t>
      </w:r>
      <w:proofErr w:type="gramEnd"/>
      <w:r w:rsidRPr="00130755">
        <w:rPr>
          <w:rStyle w:val="CodeInline"/>
        </w:rPr>
        <w:t>)</w:t>
      </w:r>
      <w:r w:rsidRPr="00130755">
        <w:t xml:space="preserve"> </w:t>
      </w:r>
      <w:del w:id="285" w:author="Brian Wortman" w:date="2014-04-25T19:17:00Z">
        <w:r w:rsidRPr="00130755" w:rsidDel="00536D37">
          <w:delText>method</w:delText>
        </w:r>
        <w:r w:rsidRPr="00130755" w:rsidDel="00536D37">
          <w:fldChar w:fldCharType="begin"/>
        </w:r>
        <w:r w:rsidRPr="00130755" w:rsidDel="00536D37">
          <w:delInstrText xml:space="preserve"> XE "</w:delInstrText>
        </w:r>
        <w:r w:rsidRPr="00130755" w:rsidDel="00536D37">
          <w:rPr>
            <w:rStyle w:val="CodeInline"/>
          </w:rPr>
          <w:delInstrText>Controller activation:Post() method</w:delInstrText>
        </w:r>
        <w:r w:rsidRPr="00130755" w:rsidDel="00536D37">
          <w:delInstrText xml:space="preserve">" </w:delInstrText>
        </w:r>
        <w:r w:rsidRPr="00130755" w:rsidDel="00536D37">
          <w:fldChar w:fldCharType="end"/>
        </w:r>
        <w:r w:rsidRPr="00130755" w:rsidDel="00536D37">
          <w:delText xml:space="preserve"> </w:delText>
        </w:r>
      </w:del>
      <w:ins w:id="286" w:author="Brian Wortman" w:date="2014-04-25T19:20:00Z">
        <w:r w:rsidR="00536D37">
          <w:t xml:space="preserve">method </w:t>
        </w:r>
      </w:ins>
      <w:r w:rsidRPr="00130755">
        <w:t>on the controller.</w:t>
      </w:r>
    </w:p>
    <w:p w14:paraId="2A9CA20D" w14:textId="05916CC5" w:rsidR="00130755" w:rsidRPr="00130755" w:rsidRDefault="00130755">
      <w:pPr>
        <w:pStyle w:val="BodyTextCont"/>
        <w:pPrChange w:id="287" w:author="Brian Wortman" w:date="2014-04-25T19:23:00Z">
          <w:pPr/>
        </w:pPrChange>
      </w:pPr>
      <w:r w:rsidRPr="00130755">
        <w:t>As you can see in the preceding route configuration, there is an optional</w:t>
      </w:r>
      <w:ins w:id="288" w:author="Brian Wortman" w:date="2014-04-26T20:38:00Z">
        <w:r w:rsidR="008D1170">
          <w:t xml:space="preserve"> </w:t>
        </w:r>
      </w:ins>
      <w:r w:rsidRPr="00130755">
        <w:rPr>
          <w:rStyle w:val="CodeInline"/>
        </w:rPr>
        <w:t>{id}</w:t>
      </w:r>
      <w:r w:rsidRPr="00130755">
        <w:t xml:space="preserve"> segment in the URL mapping. If the caller includes some sort of identifier at the end of the URL, </w:t>
      </w:r>
      <w:del w:id="289" w:author="Brian Wortman" w:date="2014-04-25T19:23:00Z">
        <w:r w:rsidRPr="00130755" w:rsidDel="00D02969">
          <w:delText xml:space="preserve">then </w:delText>
        </w:r>
      </w:del>
      <w:ins w:id="290" w:author="Brian Wortman" w:date="2014-04-25T19:23:00Z">
        <w:r w:rsidR="00D02969">
          <w:t xml:space="preserve">the framework </w:t>
        </w:r>
      </w:ins>
      <w:del w:id="291" w:author="Brian Wortman" w:date="2014-04-25T19:23:00Z">
        <w:r w:rsidRPr="00130755" w:rsidDel="00D02969">
          <w:delText xml:space="preserve">MVC </w:delText>
        </w:r>
      </w:del>
      <w:r w:rsidRPr="00130755">
        <w:t xml:space="preserve">will </w:t>
      </w:r>
      <w:ins w:id="292" w:author="Brian Wortman" w:date="2014-04-25T19:23:00Z">
        <w:r w:rsidR="00D02969">
          <w:t xml:space="preserve">select </w:t>
        </w:r>
      </w:ins>
      <w:r w:rsidRPr="00130755">
        <w:t xml:space="preserve">invoke the corresponding </w:t>
      </w:r>
      <w:ins w:id="293" w:author="Brian Wortman" w:date="2014-04-25T19:23:00Z">
        <w:r w:rsidR="00D02969">
          <w:t xml:space="preserve">controller </w:t>
        </w:r>
      </w:ins>
      <w:r w:rsidRPr="00130755">
        <w:t xml:space="preserve">method that matches a signature containing a single argument. Table 5-1 shows a few </w:t>
      </w:r>
      <w:r w:rsidR="004254E9" w:rsidRPr="00130755">
        <w:t>examples based</w:t>
      </w:r>
      <w:r w:rsidRPr="00130755">
        <w:t xml:space="preserve"> on the task-management service’s </w:t>
      </w:r>
      <w:r w:rsidRPr="00130755">
        <w:rPr>
          <w:rStyle w:val="CodeInline"/>
        </w:rPr>
        <w:t>TasksController</w:t>
      </w:r>
      <w:r w:rsidRPr="00130755">
        <w:t>.</w:t>
      </w:r>
    </w:p>
    <w:p w14:paraId="56019387" w14:textId="0BD96EC9" w:rsidR="00130755" w:rsidRPr="00130755" w:rsidRDefault="00130755">
      <w:pPr>
        <w:pStyle w:val="TableCaption"/>
        <w:pPrChange w:id="294" w:author="Brian Wortman" w:date="2014-04-25T19:24:00Z">
          <w:pPr>
            <w:pStyle w:val="FigureCaption"/>
          </w:pPr>
        </w:pPrChange>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ins w:id="295" w:author="Brian Wortman" w:date="2014-04-26T20:38:00Z">
        <w:r w:rsidR="008D1170">
          <w:t>, Verbs,</w:t>
        </w:r>
      </w:ins>
      <w:r w:rsidRPr="00130755">
        <w:t xml:space="preserve"> and </w:t>
      </w:r>
      <w:ins w:id="296" w:author="Brian Wortman" w:date="2014-04-26T20:39:00Z">
        <w:r w:rsidR="008D1170">
          <w:t xml:space="preserve">Matching </w:t>
        </w:r>
      </w:ins>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02969" w:rsidRDefault="00130755">
            <w:pPr>
              <w:pStyle w:val="TableText"/>
              <w:rPr>
                <w:rStyle w:val="CodeInline"/>
                <w:rFonts w:ascii="Utopia" w:hAnsi="Utopia"/>
                <w:rPrChange w:id="297" w:author="Brian Wortman" w:date="2014-04-25T19:25:00Z">
                  <w:rPr>
                    <w:rStyle w:val="CodeInline"/>
                    <w:rFonts w:eastAsiaTheme="minorHAnsi" w:cstheme="minorBidi"/>
                    <w:b/>
                    <w:szCs w:val="22"/>
                  </w:rPr>
                </w:rPrChange>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77777777" w:rsidR="00130755" w:rsidRPr="00130755" w:rsidRDefault="00130755">
      <w:pPr>
        <w:pStyle w:val="BodyTextCont"/>
        <w:pPrChange w:id="298" w:author="Brian Wortman" w:date="2014-04-25T19:34:00Z">
          <w:pPr/>
        </w:pPrChange>
      </w:pPr>
      <w:del w:id="299" w:author="Brian Wortman" w:date="2014-04-26T12:19:00Z">
        <w:r w:rsidRPr="00130755" w:rsidDel="006362B1">
          <w:lastRenderedPageBreak/>
          <w:delText>By default, t</w:delText>
        </w:r>
      </w:del>
      <w:ins w:id="300" w:author="Brian Wortman" w:date="2014-04-26T12:19:00Z">
        <w:r w:rsidR="006362B1">
          <w:t>T</w:t>
        </w:r>
      </w:ins>
      <w:r w:rsidRPr="00130755">
        <w:t xml:space="preserve">he </w:t>
      </w:r>
      <w:proofErr w:type="spellStart"/>
      <w:r w:rsidRPr="00130755">
        <w:t>RESTful</w:t>
      </w:r>
      <w:proofErr w:type="spellEnd"/>
      <w:r w:rsidRPr="00130755">
        <w:t xml:space="preserve"> features</w:t>
      </w:r>
      <w:r w:rsidRPr="00130755">
        <w:fldChar w:fldCharType="begin"/>
      </w:r>
      <w:r w:rsidRPr="00130755">
        <w:instrText xml:space="preserve"> XE "Controller activation:RESTful features" </w:instrText>
      </w:r>
      <w:r w:rsidRPr="00130755">
        <w:fldChar w:fldCharType="end"/>
      </w:r>
      <w:r w:rsidRPr="00130755">
        <w:t xml:space="preserve"> of </w:t>
      </w:r>
      <w:del w:id="301" w:author="Brian Wortman" w:date="2014-04-25T19:31:00Z">
        <w:r w:rsidRPr="00130755" w:rsidDel="00B47E8C">
          <w:delText xml:space="preserve">the </w:delText>
        </w:r>
      </w:del>
      <w:ins w:id="302" w:author="Brian Wortman" w:date="2014-04-25T19:31:00Z">
        <w:r w:rsidR="00B47E8C">
          <w:t>ASP.NET</w:t>
        </w:r>
        <w:r w:rsidR="00B47E8C" w:rsidRPr="00130755">
          <w:t xml:space="preserve"> </w:t>
        </w:r>
      </w:ins>
      <w:r w:rsidRPr="00130755">
        <w:t>Web API help ensure that you are coding to the HTTP verbs discussed in Chapters 2 and 3. This is much cleaner and much truer to the REST style of services than using</w:t>
      </w:r>
      <w:ins w:id="303" w:author="Brian Wortman" w:date="2014-04-25T19:33:00Z">
        <w:r w:rsidR="00087318">
          <w:t xml:space="preserve">, say, </w:t>
        </w:r>
      </w:ins>
      <w:del w:id="304" w:author="Brian Wortman" w:date="2014-04-25T19:33:00Z">
        <w:r w:rsidRPr="00130755" w:rsidDel="00087318">
          <w:delText xml:space="preserve"> </w:delText>
        </w:r>
      </w:del>
      <w:r w:rsidRPr="00130755">
        <w:t>ASP.NET MVC</w:t>
      </w:r>
      <w:ins w:id="305" w:author="Brian Wortman" w:date="2014-04-25T19:33:00Z">
        <w:r w:rsidR="00087318">
          <w:t xml:space="preserve"> or WCF</w:t>
        </w:r>
      </w:ins>
      <w:del w:id="306" w:author="Brian Wortman" w:date="2014-04-25T19:33:00Z">
        <w:r w:rsidRPr="00130755" w:rsidDel="00087318">
          <w:delText xml:space="preserve"> without the Web API</w:delText>
        </w:r>
      </w:del>
      <w:r w:rsidRPr="00130755">
        <w:t>.</w:t>
      </w:r>
      <w:del w:id="307" w:author="Brian Wortman" w:date="2014-04-25T19:34:00Z">
        <w:r w:rsidRPr="00130755" w:rsidDel="00087318">
          <w:delText xml:space="preserve"> A little later, you’ll see some of the other benefits of using the Web API.</w:delText>
        </w:r>
      </w:del>
    </w:p>
    <w:p w14:paraId="302346AD" w14:textId="77777777" w:rsidR="00130755" w:rsidRPr="0014777F" w:rsidDel="00E81FBB" w:rsidRDefault="00130755">
      <w:pPr>
        <w:pStyle w:val="BodyTextCont"/>
        <w:rPr>
          <w:del w:id="308" w:author="Brian Wortman" w:date="2014-04-25T20:17:00Z"/>
        </w:rPr>
        <w:pPrChange w:id="309" w:author="Brian Wortman" w:date="2014-04-25T20:16:00Z">
          <w:pPr/>
        </w:pPrChange>
      </w:pPr>
      <w:r w:rsidRPr="00130755">
        <w:t xml:space="preserve">In addition to using arguments that come from the URL, you can add </w:t>
      </w:r>
      <w:del w:id="310" w:author="Brian Wortman" w:date="2014-04-25T19:39:00Z">
        <w:r w:rsidRPr="00130755" w:rsidDel="001D6AD9">
          <w:delText xml:space="preserve">additional </w:delText>
        </w:r>
      </w:del>
      <w:ins w:id="311" w:author="Brian Wortman" w:date="2014-04-25T19:34:00Z">
        <w:r w:rsidR="00087318">
          <w:t xml:space="preserve">method </w:t>
        </w:r>
      </w:ins>
      <w:r w:rsidRPr="00130755">
        <w:t xml:space="preserve">arguments for data that </w:t>
      </w:r>
      <w:ins w:id="312" w:author="Brian Wortman" w:date="2014-04-25T19:39:00Z">
        <w:r w:rsidR="001D6AD9">
          <w:t>arrives via the message body</w:t>
        </w:r>
      </w:ins>
      <w:ins w:id="313" w:author="Brian Wortman" w:date="2014-04-25T19:40:00Z">
        <w:r w:rsidR="001D6AD9">
          <w:t xml:space="preserve">. You can even add an argument of </w:t>
        </w:r>
      </w:ins>
      <w:del w:id="314" w:author="Brian Wortman" w:date="2014-04-25T19:40:00Z">
        <w:r w:rsidRPr="00130755" w:rsidDel="001D6AD9">
          <w:delText xml:space="preserve">represents your model object, as well as a </w:delText>
        </w:r>
      </w:del>
      <w:r w:rsidRPr="00130755">
        <w:t>.</w:t>
      </w:r>
      <w:r w:rsidRPr="0014777F">
        <w:t xml:space="preserve">NET type </w:t>
      </w:r>
      <w:del w:id="315" w:author="Brian Wortman" w:date="2014-04-25T19:40:00Z">
        <w:r w:rsidRPr="0014777F" w:rsidDel="001D6AD9">
          <w:delText xml:space="preserve">called </w:delText>
        </w:r>
      </w:del>
      <w:proofErr w:type="spellStart"/>
      <w:r w:rsidRPr="0014777F">
        <w:rPr>
          <w:rStyle w:val="CodeInline"/>
          <w:rFonts w:ascii="Utopia" w:hAnsi="Utopia"/>
        </w:rPr>
        <w:t>HttpRequestMessage</w:t>
      </w:r>
      <w:proofErr w:type="spellEnd"/>
      <w:ins w:id="316" w:author="Brian Wortman" w:date="2014-04-25T19:41:00Z">
        <w:r w:rsidR="001D6AD9" w:rsidRPr="00200A8F">
          <w:rPr>
            <w:rStyle w:val="CodeInline"/>
            <w:rFonts w:ascii="Utopia" w:hAnsi="Utopia"/>
          </w:rPr>
          <w:t xml:space="preserve">, which the framework </w:t>
        </w:r>
      </w:ins>
      <w:ins w:id="317" w:author="Brian Wortman" w:date="2014-04-25T19:42:00Z">
        <w:r w:rsidR="001D6AD9" w:rsidRPr="00E81FBB">
          <w:rPr>
            <w:rStyle w:val="CodeInline"/>
            <w:rFonts w:ascii="Utopia" w:hAnsi="Utopia"/>
            <w:rPrChange w:id="318" w:author="Brian Wortman" w:date="2014-04-25T20:16:00Z">
              <w:rPr>
                <w:rStyle w:val="CodeInline"/>
              </w:rPr>
            </w:rPrChange>
          </w:rPr>
          <w:t xml:space="preserve">will </w:t>
        </w:r>
      </w:ins>
      <w:ins w:id="319" w:author="Brian Wortman" w:date="2014-04-26T12:19:00Z">
        <w:r w:rsidR="006362B1">
          <w:rPr>
            <w:rStyle w:val="CodeInline"/>
          </w:rPr>
          <w:t>provide</w:t>
        </w:r>
      </w:ins>
      <w:ins w:id="320" w:author="Brian Wortman" w:date="2014-04-25T19:42:00Z">
        <w:r w:rsidR="001D6AD9" w:rsidRPr="0014777F">
          <w:rPr>
            <w:rStyle w:val="CodeInline"/>
            <w:rFonts w:ascii="Utopia" w:hAnsi="Utopia"/>
          </w:rPr>
          <w:t xml:space="preserve"> </w:t>
        </w:r>
      </w:ins>
      <w:ins w:id="321" w:author="Brian Wortman" w:date="2014-04-25T19:41:00Z">
        <w:r w:rsidR="001D6AD9" w:rsidRPr="0014777F">
          <w:rPr>
            <w:rStyle w:val="CodeInline"/>
            <w:rFonts w:ascii="Utopia" w:hAnsi="Utopia"/>
          </w:rPr>
          <w:t>automatically</w:t>
        </w:r>
      </w:ins>
      <w:r w:rsidRPr="0014777F">
        <w:t>.</w:t>
      </w:r>
      <w:ins w:id="322" w:author="Brian Wortman" w:date="2014-04-25T20:17:00Z">
        <w:r w:rsidR="00E81FBB">
          <w:t xml:space="preserve"> As an example, </w:t>
        </w:r>
      </w:ins>
    </w:p>
    <w:p w14:paraId="545B32E3" w14:textId="77777777" w:rsidR="00130755" w:rsidRPr="00130755" w:rsidRDefault="00130755">
      <w:pPr>
        <w:pStyle w:val="BodyTextCont"/>
        <w:pPrChange w:id="323" w:author="Brian Wortman" w:date="2014-04-25T20:17:00Z">
          <w:pPr/>
        </w:pPrChange>
      </w:pPr>
      <w:del w:id="324" w:author="Brian Wortman" w:date="2014-04-25T20:17:00Z">
        <w:r w:rsidRPr="00130755" w:rsidDel="00E81FBB">
          <w:delText>H</w:delText>
        </w:r>
      </w:del>
      <w:proofErr w:type="gramStart"/>
      <w:ins w:id="325" w:author="Brian Wortman" w:date="2014-04-25T20:17:00Z">
        <w:r w:rsidR="00E81FBB">
          <w:t>h</w:t>
        </w:r>
      </w:ins>
      <w:r w:rsidRPr="00130755">
        <w:t>ere’s</w:t>
      </w:r>
      <w:proofErr w:type="gramEnd"/>
      <w:r w:rsidRPr="00130755">
        <w:t xml:space="preserve"> the signature of </w:t>
      </w:r>
      <w:ins w:id="326" w:author="Brian Wortman" w:date="2014-04-25T20:18:00Z">
        <w:r w:rsidR="00E81FBB">
          <w:t>the</w:t>
        </w:r>
      </w:ins>
      <w:del w:id="327" w:author="Brian Wortman" w:date="2014-04-25T20:18:00Z">
        <w:r w:rsidRPr="00130755" w:rsidDel="00E81FBB">
          <w:delText>a</w:delText>
        </w:r>
      </w:del>
      <w:r w:rsidRPr="00130755">
        <w:t xml:space="preserve">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w:t>
      </w:r>
      <w:del w:id="328" w:author="Brian Wortman" w:date="2014-04-25T20:18:00Z">
        <w:r w:rsidRPr="00130755" w:rsidDel="00E81FBB">
          <w:delText xml:space="preserve">will </w:delText>
        </w:r>
      </w:del>
      <w:r w:rsidRPr="00130755">
        <w:t>exist</w:t>
      </w:r>
      <w:ins w:id="329" w:author="Brian Wortman" w:date="2014-04-25T20:18:00Z">
        <w:r w:rsidR="00E81FBB">
          <w:t>ed</w:t>
        </w:r>
      </w:ins>
      <w:r w:rsidRPr="00130755">
        <w:t xml:space="preserve"> on the</w:t>
      </w:r>
      <w:ins w:id="330" w:author="Brian Wortman" w:date="2014-04-25T20:18:00Z">
        <w:r w:rsidR="00E81FBB">
          <w:t xml:space="preserve"> </w:t>
        </w:r>
      </w:ins>
      <w:proofErr w:type="spellStart"/>
      <w:r w:rsidRPr="00130755">
        <w:rPr>
          <w:rStyle w:val="CodeInline"/>
        </w:rPr>
        <w:t>CategoriesController</w:t>
      </w:r>
      <w:proofErr w:type="spellEnd"/>
      <w:ins w:id="331" w:author="Brian Wortman" w:date="2014-04-25T20:18:00Z">
        <w:r w:rsidR="00E81FBB">
          <w:t xml:space="preserve"> in the previous edition of this book:</w:t>
        </w:r>
      </w:ins>
      <w:del w:id="332" w:author="Brian Wortman" w:date="2014-04-25T20:18:00Z">
        <w:r w:rsidRPr="00130755" w:rsidDel="00E81FBB">
          <w:delText>:</w:delText>
        </w:r>
      </w:del>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77777777" w:rsidR="00130755" w:rsidRPr="00130755" w:rsidRDefault="00130755">
      <w:pPr>
        <w:pStyle w:val="BodyTextCont"/>
        <w:pPrChange w:id="333" w:author="Brian Wortman" w:date="2014-04-25T20:19:00Z">
          <w:pPr/>
        </w:pPrChange>
      </w:pPr>
      <w:r w:rsidRPr="00130755">
        <w:t>Let’s examine each of these arguments</w:t>
      </w:r>
      <w:del w:id="334" w:author="Brian Wortman" w:date="2014-04-25T20:19:00Z">
        <w:r w:rsidRPr="00130755" w:rsidDel="00E81FBB">
          <w:delText>.</w:delText>
        </w:r>
      </w:del>
      <w:ins w:id="335" w:author="Brian Wortman" w:date="2014-04-25T20:19:00Z">
        <w:r w:rsidR="00E81FBB">
          <w:t>…</w:t>
        </w:r>
      </w:ins>
    </w:p>
    <w:p w14:paraId="1B073E2C" w14:textId="77777777" w:rsidR="00130755" w:rsidRPr="00130755" w:rsidRDefault="00130755" w:rsidP="00130755">
      <w:pPr>
        <w:pStyle w:val="Heading2"/>
      </w:pPr>
      <w:r w:rsidRPr="00130755">
        <w:t>Adding an HttpRequestMessage Argument</w:t>
      </w:r>
    </w:p>
    <w:p w14:paraId="7FE8F187" w14:textId="77777777" w:rsidR="00130755" w:rsidRPr="00130755" w:rsidRDefault="00130755">
      <w:pPr>
        <w:pStyle w:val="BodyTextFirst"/>
        <w:pPrChange w:id="336" w:author="Brian Wortman" w:date="2014-04-25T20:25:00Z">
          <w:pPr/>
        </w:pPrChange>
      </w:pPr>
      <w:r w:rsidRPr="00130755">
        <w:t xml:space="preserve">The </w:t>
      </w:r>
      <w:r w:rsidRPr="00130755">
        <w:fldChar w:fldCharType="begin"/>
      </w:r>
      <w:r w:rsidRPr="00130755">
        <w:instrText xml:space="preserve"> XE "Controller activation:HttpRequestMessage" </w:instrText>
      </w:r>
      <w:r w:rsidRPr="00130755">
        <w:fldChar w:fldCharType="end"/>
      </w:r>
      <w:r w:rsidRPr="00130755">
        <w:rPr>
          <w:rStyle w:val="CodeInline"/>
        </w:rPr>
        <w:t>HttpRequestMessage</w:t>
      </w:r>
      <w:r w:rsidRPr="00130755">
        <w:t xml:space="preserve"> is an object that you can use to examine all kinds of properties of the incoming request. </w:t>
      </w:r>
      <w:del w:id="337" w:author="Brian Wortman" w:date="2014-04-26T12:20:00Z">
        <w:r w:rsidRPr="00130755" w:rsidDel="006362B1">
          <w:delText xml:space="preserve">You </w:delText>
        </w:r>
      </w:del>
      <w:ins w:id="338" w:author="Brian Wortman" w:date="2014-04-26T12:20:00Z">
        <w:r w:rsidR="006362B1">
          <w:t xml:space="preserve">It provides </w:t>
        </w:r>
      </w:ins>
      <w:del w:id="339" w:author="Brian Wortman" w:date="2014-04-26T12:20:00Z">
        <w:r w:rsidRPr="00130755" w:rsidDel="006362B1">
          <w:delText xml:space="preserve">have </w:delText>
        </w:r>
      </w:del>
      <w:r w:rsidRPr="00130755">
        <w:t>access to the request headers, the body, the URL used to invoke the call, client certificates, and many other valuable properties. You</w:t>
      </w:r>
      <w:r w:rsidR="004254E9">
        <w:t xml:space="preserve"> </w:t>
      </w:r>
      <w:r w:rsidRPr="00130755">
        <w:t xml:space="preserve">can also use the </w:t>
      </w:r>
      <w:r w:rsidRPr="00130755">
        <w:rPr>
          <w:rStyle w:val="CodeInline"/>
        </w:rPr>
        <w:t>HttpRequestMessage</w:t>
      </w:r>
      <w:r w:rsidRPr="00130755">
        <w:t xml:space="preserve"> object to create a response that is pre-wired to the given request object.</w:t>
      </w:r>
      <w:del w:id="340" w:author="Brian Wortman" w:date="2014-04-25T20:26:00Z">
        <w:r w:rsidRPr="00130755" w:rsidDel="00E34C40">
          <w:delText xml:space="preserve"> In this </w:delText>
        </w:r>
        <w:r w:rsidRPr="00130755" w:rsidDel="00E34C40">
          <w:rPr>
            <w:rStyle w:val="CodeInline"/>
          </w:rPr>
          <w:delText>Post()</w:delText>
        </w:r>
        <w:r w:rsidRPr="00130755" w:rsidDel="00E34C40">
          <w:delText xml:space="preserve"> method,</w:delText>
        </w:r>
        <w:r w:rsidR="004254E9" w:rsidDel="00E34C40">
          <w:delText xml:space="preserve"> </w:delText>
        </w:r>
        <w:r w:rsidRPr="00130755" w:rsidDel="00E34C40">
          <w:delText>you will use it to return a response that includes the 201 HTTP response code, so you can give the caller the location (i.e., the address) of the newly created category.</w:delText>
        </w:r>
      </w:del>
    </w:p>
    <w:p w14:paraId="2686B630" w14:textId="77777777" w:rsidR="00130755" w:rsidRDefault="00130755">
      <w:pPr>
        <w:pStyle w:val="BodyTextCont"/>
        <w:rPr>
          <w:ins w:id="341" w:author="Brian Wortman" w:date="2014-04-24T20:11:00Z"/>
        </w:rPr>
        <w:pPrChange w:id="342" w:author="Brian Wortman" w:date="2014-04-25T20:26:00Z">
          <w:pPr/>
        </w:pPrChange>
      </w:pPr>
      <w:r w:rsidRPr="00130755">
        <w:t xml:space="preserve">Note that you could instead use the </w:t>
      </w:r>
      <w:r w:rsidRPr="00130755">
        <w:rPr>
          <w:rStyle w:val="CodeInline"/>
        </w:rPr>
        <w:t>ApiController</w:t>
      </w:r>
      <w:r w:rsidRPr="00130755">
        <w:t xml:space="preserve">’s </w:t>
      </w:r>
      <w:r w:rsidRPr="00130755">
        <w:rPr>
          <w:rStyle w:val="CodeInline"/>
        </w:rPr>
        <w:t>Request</w:t>
      </w:r>
      <w:r w:rsidRPr="00130755">
        <w:t xml:space="preserve"> property to access the same object. Since the Web API controllers all inherit from the </w:t>
      </w:r>
      <w:r w:rsidRPr="00130755">
        <w:rPr>
          <w:rStyle w:val="CodeInline"/>
        </w:rPr>
        <w:t>ApiController</w:t>
      </w:r>
      <w:r w:rsidRPr="00130755">
        <w:t xml:space="preserve"> base class, you can use this property anywhere you </w:t>
      </w:r>
      <w:r w:rsidR="004254E9" w:rsidRPr="00130755">
        <w:t xml:space="preserve">need </w:t>
      </w:r>
      <w:ins w:id="343" w:author="Brian Wortman" w:date="2014-04-25T20:26:00Z">
        <w:r w:rsidR="006B6BF5">
          <w:t xml:space="preserve">to </w:t>
        </w:r>
      </w:ins>
      <w:r w:rsidR="004254E9" w:rsidRPr="00130755">
        <w:t>within</w:t>
      </w:r>
      <w:r w:rsidRPr="00130755">
        <w:t xml:space="preserve"> the controller code. However, you should be careful not to couple your code to anything going on in a base class. Doing so generally makes it much more difficult to test, and it increases the fragility of your code. This is why </w:t>
      </w:r>
      <w:ins w:id="344" w:author="Brian Wortman" w:date="2014-04-25T20:26:00Z">
        <w:r w:rsidR="006B6BF5">
          <w:t>we</w:t>
        </w:r>
      </w:ins>
      <w:del w:id="345" w:author="Brian Wortman" w:date="2014-04-25T20:26:00Z">
        <w:r w:rsidRPr="00130755" w:rsidDel="006B6BF5">
          <w:delText>I</w:delText>
        </w:r>
      </w:del>
      <w:r w:rsidRPr="00130755">
        <w:t xml:space="preserve"> prefer to have the request object passed </w:t>
      </w:r>
      <w:del w:id="346" w:author="Brian Wortman" w:date="2014-04-25T20:27:00Z">
        <w:r w:rsidRPr="00130755" w:rsidDel="006B6BF5">
          <w:delText xml:space="preserve">into </w:delText>
        </w:r>
      </w:del>
      <w:ins w:id="347" w:author="Brian Wortman" w:date="2014-04-25T20:27:00Z">
        <w:r w:rsidR="006B6BF5">
          <w:t xml:space="preserve">in as an argument </w:t>
        </w:r>
      </w:ins>
      <w:del w:id="348" w:author="Brian Wortman" w:date="2014-04-25T20:27:00Z">
        <w:r w:rsidRPr="00130755" w:rsidDel="006B6BF5">
          <w:delText xml:space="preserve">me </w:delText>
        </w:r>
      </w:del>
      <w:r w:rsidRPr="00130755">
        <w:t>when needed.</w:t>
      </w:r>
      <w:del w:id="349" w:author="Brian Wortman" w:date="2014-04-25T20:29:00Z">
        <w:r w:rsidRPr="00130755" w:rsidDel="006B6BF5">
          <w:delText xml:space="preserve"> </w:delText>
        </w:r>
      </w:del>
      <w:del w:id="350" w:author="Brian Wortman" w:date="2014-04-25T20:27:00Z">
        <w:r w:rsidRPr="00130755" w:rsidDel="006B6BF5">
          <w:delText xml:space="preserve">That </w:delText>
        </w:r>
      </w:del>
      <w:del w:id="351" w:author="Brian Wortman" w:date="2014-04-25T20:29:00Z">
        <w:r w:rsidRPr="00130755" w:rsidDel="006B6BF5">
          <w:delText>makes it</w:delText>
        </w:r>
      </w:del>
      <w:del w:id="352" w:author="Brian Wortman" w:date="2014-04-25T20:27:00Z">
        <w:r w:rsidRPr="00130755" w:rsidDel="006B6BF5">
          <w:delText>’s</w:delText>
        </w:r>
      </w:del>
      <w:del w:id="353" w:author="Brian Wortman" w:date="2014-04-25T20:29:00Z">
        <w:r w:rsidRPr="00130755" w:rsidDel="006B6BF5">
          <w:delText xml:space="preserve"> </w:delText>
        </w:r>
      </w:del>
      <w:del w:id="354" w:author="Brian Wortman" w:date="2014-04-25T20:27:00Z">
        <w:r w:rsidRPr="00130755" w:rsidDel="006B6BF5">
          <w:delText xml:space="preserve">much </w:delText>
        </w:r>
      </w:del>
      <w:del w:id="355" w:author="Brian Wortman" w:date="2014-04-25T20:29:00Z">
        <w:r w:rsidRPr="00130755" w:rsidDel="006B6BF5">
          <w:delText xml:space="preserve">easier to mock up during tests; it also means </w:delText>
        </w:r>
      </w:del>
      <w:del w:id="356" w:author="Brian Wortman" w:date="2014-04-25T20:28:00Z">
        <w:r w:rsidRPr="00130755" w:rsidDel="006B6BF5">
          <w:delText xml:space="preserve">you’re </w:delText>
        </w:r>
      </w:del>
      <w:del w:id="357" w:author="Brian Wortman" w:date="2014-04-25T20:29:00Z">
        <w:r w:rsidRPr="00130755" w:rsidDel="006B6BF5">
          <w:delText xml:space="preserve">not coupled to the </w:delText>
        </w:r>
        <w:r w:rsidRPr="00130755" w:rsidDel="006B6BF5">
          <w:rPr>
            <w:rStyle w:val="CodeInline"/>
          </w:rPr>
          <w:delText>ApiController</w:delText>
        </w:r>
        <w:r w:rsidRPr="00130755" w:rsidDel="006B6BF5">
          <w:delText xml:space="preserve"> base class (</w:delText>
        </w:r>
      </w:del>
      <w:del w:id="358" w:author="Brian Wortman" w:date="2014-04-25T20:28:00Z">
        <w:r w:rsidRPr="00130755" w:rsidDel="006B6BF5">
          <w:delText>not as much</w:delText>
        </w:r>
      </w:del>
      <w:del w:id="359" w:author="Brian Wortman" w:date="2014-04-25T20:29:00Z">
        <w:r w:rsidRPr="00130755" w:rsidDel="006B6BF5">
          <w:delText>, at least).</w:delText>
        </w:r>
      </w:del>
    </w:p>
    <w:p w14:paraId="190829E1" w14:textId="77777777" w:rsidR="00453DED" w:rsidRPr="00130755" w:rsidDel="00453DED" w:rsidRDefault="00453DED" w:rsidP="00130755">
      <w:pPr>
        <w:rPr>
          <w:del w:id="360" w:author="Brian Wortman" w:date="2014-04-24T20:14:00Z"/>
        </w:rPr>
      </w:pPr>
    </w:p>
    <w:p w14:paraId="693B596E" w14:textId="77777777" w:rsidR="00130755" w:rsidRPr="00130755" w:rsidDel="00453DED" w:rsidRDefault="00130755" w:rsidP="00130755">
      <w:pPr>
        <w:pStyle w:val="SideBarHead"/>
        <w:rPr>
          <w:del w:id="361" w:author="Brian Wortman" w:date="2014-04-24T20:14:00Z"/>
        </w:rPr>
      </w:pPr>
      <w:del w:id="362" w:author="Brian Wortman" w:date="2014-04-24T20:14:00Z">
        <w:r w:rsidRPr="00130755" w:rsidDel="00453DED">
          <w:delText>Composition Over Inheritance</w:delText>
        </w:r>
      </w:del>
    </w:p>
    <w:p w14:paraId="24E2AFBF" w14:textId="77777777" w:rsidR="00130755" w:rsidRPr="00130755" w:rsidDel="00453DED" w:rsidRDefault="00130755" w:rsidP="00130755">
      <w:pPr>
        <w:pStyle w:val="SideBarBody"/>
        <w:rPr>
          <w:del w:id="363" w:author="Brian Wortman" w:date="2014-04-24T20:14:00Z"/>
        </w:rPr>
      </w:pPr>
      <w:del w:id="364" w:author="Brian Wortman" w:date="2014-04-24T20:14:00Z">
        <w:r w:rsidRPr="00130755" w:rsidDel="00453DED">
          <w:delText>There have been many books written in the last 10 or 15 years talking about various evolutions in the practice of object-oriented programming. One of the major shifts of the past 15 years is captured in the oft-quoted phrase, “composition over inheritance</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In short, an application’s code will be much less coupled—and much more testable and maintainable—if it utilizes composition of many smaller </w:delText>
        </w:r>
        <w:r w:rsidR="004254E9" w:rsidRPr="00130755" w:rsidDel="00453DED">
          <w:delText>classes instead</w:delText>
        </w:r>
        <w:r w:rsidRPr="00130755" w:rsidDel="00453DED">
          <w:delText xml:space="preserve"> of relying on a base class for desired behaviors. When a base class is packed with a wide variety of functionality, your class—even if it’s small—implicitly takes on the base class's full surface. Changes to the base class require full test regression of all classes that inherit from it—even if those classes aren’t using the base functionality that was modified.</w:delText>
        </w:r>
      </w:del>
    </w:p>
    <w:p w14:paraId="277D039C" w14:textId="77777777" w:rsidR="00130755" w:rsidRPr="00130755" w:rsidDel="00453DED" w:rsidRDefault="00130755" w:rsidP="00130755">
      <w:pPr>
        <w:pStyle w:val="SideBarBody"/>
        <w:rPr>
          <w:del w:id="365" w:author="Brian Wortman" w:date="2014-04-24T20:14:00Z"/>
        </w:rPr>
      </w:pPr>
      <w:del w:id="366" w:author="Brian Wortman" w:date="2014-04-24T20:14:00Z">
        <w:r w:rsidRPr="00130755" w:rsidDel="00453DED">
          <w:delText>Further, relying on a base class for behaviors forces the base class to take on more than one responsibility—and this is in direct conflict with the Single Responsibility Principle. You see, if you limit a base class’s responsibility (i.e., its functionality) to only one thing, but child classes require the use of more than a single behavior, then you are forced to use composition in providing these behaviors. And at that point, using a base class loses most of its intended appeal.</w:delText>
        </w:r>
      </w:del>
    </w:p>
    <w:p w14:paraId="02004D9E" w14:textId="77777777" w:rsidR="00130755" w:rsidRPr="00130755" w:rsidDel="00453DED" w:rsidRDefault="00130755" w:rsidP="00130755">
      <w:pPr>
        <w:pStyle w:val="SideBarBody"/>
        <w:rPr>
          <w:del w:id="367" w:author="Brian Wortman" w:date="2014-04-24T20:14:00Z"/>
        </w:rPr>
      </w:pPr>
      <w:del w:id="368" w:author="Brian Wortman" w:date="2014-04-24T20:14:00Z">
        <w:r w:rsidRPr="00130755" w:rsidDel="00453DED">
          <w:delText>If the concept of</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“composition over inheritance” is new to you, I encourage you to read Head First Design Patterns by Eric Freeman et </w:delText>
        </w:r>
        <w:r w:rsidR="004254E9" w:rsidRPr="00130755" w:rsidDel="00453DED">
          <w:delText>al (</w:delText>
        </w:r>
        <w:r w:rsidRPr="00130755" w:rsidDel="00453DED">
          <w:delText>O’Reilly, 2004). I think you will find its principles and presentation rather freeing, especially if you come from a strong 1990’s style OO background.</w:delText>
        </w:r>
      </w:del>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77777777" w:rsidR="00130755" w:rsidRPr="00130755" w:rsidRDefault="00130755">
      <w:pPr>
        <w:pStyle w:val="BodyTextFirst"/>
        <w:pPrChange w:id="369" w:author="Brian Wortman" w:date="2014-04-25T20:30:00Z">
          <w:pPr/>
        </w:pPrChange>
      </w:pPr>
      <w:r w:rsidRPr="00130755">
        <w:t xml:space="preserve">The second argument, the </w:t>
      </w:r>
      <w:r w:rsidRPr="00130755">
        <w:rPr>
          <w:rStyle w:val="CodeInline"/>
        </w:rPr>
        <w:t>Category</w:t>
      </w:r>
      <w:r w:rsidRPr="00130755">
        <w:t xml:space="preserve"> object, is also inserted auto-magically by </w:t>
      </w:r>
      <w:del w:id="370" w:author="Brian Wortman" w:date="2014-04-25T20:30:00Z">
        <w:r w:rsidRPr="00130755" w:rsidDel="006B6BF5">
          <w:delText>MVC</w:delText>
        </w:r>
      </w:del>
      <w:ins w:id="371" w:author="Brian Wortman" w:date="2014-04-25T20:30:00Z">
        <w:r w:rsidR="006B6BF5">
          <w:t>the framework</w:t>
        </w:r>
      </w:ins>
      <w:r w:rsidRPr="00130755">
        <w:t>. When the caller puts a JSON or XML</w:t>
      </w:r>
      <w:r w:rsidR="004254E9">
        <w:t xml:space="preserve"> </w:t>
      </w:r>
      <w:r w:rsidRPr="00130755">
        <w:t xml:space="preserve">representation of a specific model object into the body of an HTTP request, </w:t>
      </w:r>
      <w:del w:id="372" w:author="Brian Wortman" w:date="2014-04-25T20:30:00Z">
        <w:r w:rsidRPr="00130755" w:rsidDel="006B6BF5">
          <w:delText xml:space="preserve">MVC </w:delText>
        </w:r>
      </w:del>
      <w:ins w:id="373" w:author="Brian Wortman" w:date="2014-04-25T20:30:00Z">
        <w:r w:rsidR="006B6BF5">
          <w:t>the framework</w:t>
        </w:r>
        <w:r w:rsidR="006B6BF5" w:rsidRPr="00130755">
          <w:t xml:space="preserve"> </w:t>
        </w:r>
      </w:ins>
      <w:r w:rsidRPr="00130755">
        <w:t xml:space="preserve">will do the work of </w:t>
      </w:r>
      <w:del w:id="374" w:author="Brian Wortman" w:date="2014-04-26T12:32:00Z">
        <w:r w:rsidRPr="00130755" w:rsidDel="001435D3">
          <w:delText xml:space="preserve">converting </w:delText>
        </w:r>
      </w:del>
      <w:ins w:id="375" w:author="Brian Wortman" w:date="2014-04-26T12:32:00Z">
        <w:r w:rsidR="001435D3">
          <w:t>parsing</w:t>
        </w:r>
        <w:r w:rsidR="001435D3" w:rsidRPr="00130755">
          <w:t xml:space="preserve"> </w:t>
        </w:r>
      </w:ins>
      <w:r w:rsidRPr="00130755">
        <w:t>the textual data into an instance of that model type.</w:t>
      </w:r>
    </w:p>
    <w:p w14:paraId="4755F79E" w14:textId="77777777" w:rsidR="00130755" w:rsidRPr="00130755" w:rsidDel="00542E74" w:rsidRDefault="00130755">
      <w:pPr>
        <w:pStyle w:val="BodyTextCont"/>
        <w:rPr>
          <w:del w:id="376" w:author="Brian Wortman" w:date="2014-04-26T12:34:00Z"/>
        </w:rPr>
        <w:pPrChange w:id="377" w:author="Brian Wortman" w:date="2014-04-25T20:44:00Z">
          <w:pPr/>
        </w:pPrChange>
      </w:pPr>
      <w:del w:id="378" w:author="Brian Wortman" w:date="2014-04-26T12:34:00Z">
        <w:r w:rsidRPr="00130755" w:rsidDel="00542E74">
          <w:delText xml:space="preserve">For example, if a caller submits the following JSON in the body of a POST request to </w:delText>
        </w:r>
        <w:r w:rsidRPr="00130755" w:rsidDel="00542E74">
          <w:rPr>
            <w:rStyle w:val="CodeInline"/>
          </w:rPr>
          <w:delText>/api/categories</w:delText>
        </w:r>
        <w:r w:rsidRPr="00130755" w:rsidDel="00542E74">
          <w:delText xml:space="preserve">, </w:delText>
        </w:r>
      </w:del>
      <w:del w:id="379" w:author="Brian Wortman" w:date="2014-04-25T20:45:00Z">
        <w:r w:rsidRPr="00130755" w:rsidDel="00F83037">
          <w:delText xml:space="preserve">MVC </w:delText>
        </w:r>
      </w:del>
      <w:del w:id="380" w:author="Brian Wortman" w:date="2014-04-26T12:34:00Z">
        <w:r w:rsidRPr="00130755" w:rsidDel="00542E74">
          <w:delText xml:space="preserve">will convert the text to a </w:delText>
        </w:r>
        <w:r w:rsidRPr="00130755" w:rsidDel="00542E74">
          <w:rPr>
            <w:rStyle w:val="CodeInline"/>
          </w:rPr>
          <w:delText>Category</w:delText>
        </w:r>
        <w:r w:rsidRPr="00130755" w:rsidDel="00542E74">
          <w:delText xml:space="preserve"> object as the second parameter in the </w:delText>
        </w:r>
        <w:r w:rsidRPr="00130755" w:rsidDel="00542E74">
          <w:rPr>
            <w:rStyle w:val="CodeInline"/>
          </w:rPr>
          <w:delText>Post()</w:delText>
        </w:r>
        <w:r w:rsidRPr="00130755" w:rsidDel="00542E74">
          <w:delText xml:space="preserve"> method:</w:delText>
        </w:r>
      </w:del>
    </w:p>
    <w:p w14:paraId="480948C2" w14:textId="77777777" w:rsidR="00130755" w:rsidRPr="00130755" w:rsidDel="00542E74" w:rsidRDefault="00130755" w:rsidP="00130755">
      <w:pPr>
        <w:pStyle w:val="Code"/>
        <w:rPr>
          <w:del w:id="381" w:author="Brian Wortman" w:date="2014-04-26T12:34:00Z"/>
        </w:rPr>
      </w:pPr>
      <w:del w:id="382" w:author="Brian Wortman" w:date="2014-04-26T12:34:00Z">
        <w:r w:rsidRPr="00130755" w:rsidDel="00542E74">
          <w:delText>{"Name":"Blue","Description":"Deferred"}</w:delText>
        </w:r>
      </w:del>
    </w:p>
    <w:p w14:paraId="27390495" w14:textId="77777777" w:rsidR="00130755" w:rsidRPr="00130755" w:rsidRDefault="00130755">
      <w:pPr>
        <w:pStyle w:val="BodyTextCont"/>
        <w:pPrChange w:id="383" w:author="Brian Wortman" w:date="2014-04-25T20:45:00Z">
          <w:pPr/>
        </w:pPrChange>
      </w:pPr>
      <w:r w:rsidRPr="00130755">
        <w:t xml:space="preserve">The same applies to a PUT request where the URL also contains an identifier. Suppose you have the following </w:t>
      </w:r>
      <w:proofErr w:type="spellStart"/>
      <w:r w:rsidRPr="00130755">
        <w:rPr>
          <w:rStyle w:val="CodeInline"/>
        </w:rPr>
        <w:t>CategoriesController</w:t>
      </w:r>
      <w:proofErr w:type="spellEnd"/>
      <w:r w:rsidRPr="00130755">
        <w:t xml:space="preserve"> method:</w:t>
      </w:r>
    </w:p>
    <w:p w14:paraId="51719441" w14:textId="77777777" w:rsidR="00130755" w:rsidRPr="00130755" w:rsidDel="00F83037" w:rsidRDefault="00130755">
      <w:pPr>
        <w:pStyle w:val="Code"/>
        <w:rPr>
          <w:del w:id="384" w:author="Brian Wortman" w:date="2014-04-25T20:46:00Z"/>
        </w:rPr>
      </w:pPr>
      <w:del w:id="385" w:author="Brian Wortman" w:date="2014-04-25T20:46:00Z">
        <w:r w:rsidRPr="00130755" w:rsidDel="00F83037">
          <w:rPr>
            <w:highlight w:val="yellow"/>
          </w:rPr>
          <w:delText>Put(HttpRequestMessage request, long id, Category category)</w:delText>
        </w:r>
      </w:del>
    </w:p>
    <w:p w14:paraId="0D517070" w14:textId="77777777" w:rsidR="00F83037" w:rsidRDefault="00F83037">
      <w:pPr>
        <w:pStyle w:val="Code"/>
        <w:rPr>
          <w:ins w:id="386" w:author="Brian Wortman" w:date="2014-04-25T20:46:00Z"/>
        </w:rPr>
        <w:pPrChange w:id="387" w:author="Brian Wortman" w:date="2014-04-25T20:46:00Z">
          <w:pPr/>
        </w:pPrChange>
      </w:pPr>
      <w:ins w:id="388" w:author="Brian Wortman" w:date="2014-04-25T20:46:00Z">
        <w:r w:rsidRPr="00F83037">
          <w:t>Put(HttpRequestMessage request, long id, Category category)</w:t>
        </w:r>
      </w:ins>
    </w:p>
    <w:p w14:paraId="08531E9B" w14:textId="77777777" w:rsidR="00130755" w:rsidRPr="00130755" w:rsidRDefault="00130755">
      <w:pPr>
        <w:pStyle w:val="BodyTextCont"/>
        <w:pPrChange w:id="389" w:author="Brian Wortman" w:date="2014-04-25T20:46:00Z">
          <w:pPr/>
        </w:pPrChange>
      </w:pPr>
      <w:r w:rsidRPr="00130755">
        <w:t>Now suppose the caller submits a PUT request to the following UR</w:t>
      </w:r>
      <w:ins w:id="390" w:author="Brian Wortman" w:date="2014-04-26T12:35:00Z">
        <w:r w:rsidR="00542E74">
          <w:t>L</w:t>
        </w:r>
      </w:ins>
      <w:del w:id="391" w:author="Brian Wortman" w:date="2014-04-26T12:35:00Z">
        <w:r w:rsidRPr="00130755" w:rsidDel="00542E74">
          <w:delText>L</w:delText>
        </w:r>
      </w:del>
      <w:r w:rsidRPr="00130755">
        <w:t>:</w:t>
      </w:r>
    </w:p>
    <w:p w14:paraId="77C9D056" w14:textId="77777777" w:rsidR="00130755" w:rsidRPr="00130755" w:rsidRDefault="00130755" w:rsidP="00130755">
      <w:pPr>
        <w:pStyle w:val="Code"/>
      </w:pPr>
      <w:r w:rsidRPr="00130755">
        <w:t>/api/categories/123</w:t>
      </w:r>
    </w:p>
    <w:p w14:paraId="144A5DA5" w14:textId="77777777" w:rsidR="00B47E8C" w:rsidRDefault="00130755">
      <w:pPr>
        <w:pStyle w:val="BodyTextCont"/>
        <w:rPr>
          <w:ins w:id="392" w:author="Brian Wortman" w:date="2014-04-25T19:30:00Z"/>
        </w:rPr>
        <w:pPrChange w:id="393" w:author="Brian Wortman" w:date="2014-04-25T20:47:00Z">
          <w:pPr/>
        </w:pPrChange>
      </w:pPr>
      <w:r w:rsidRPr="00130755">
        <w:t>The</w:t>
      </w:r>
      <w:ins w:id="394" w:author="Brian Wortman" w:date="2014-04-26T12:24:00Z">
        <w:r w:rsidR="00A11842">
          <w:t xml:space="preserve"> framework </w:t>
        </w:r>
      </w:ins>
      <w:ins w:id="395" w:author="Brian Wortman" w:date="2014-04-26T12:35:00Z">
        <w:r w:rsidR="00542E74">
          <w:t xml:space="preserve">will </w:t>
        </w:r>
      </w:ins>
      <w:ins w:id="396" w:author="Brian Wortman" w:date="2014-04-26T12:27:00Z">
        <w:r w:rsidR="00A11842">
          <w:t xml:space="preserve">invoke </w:t>
        </w:r>
      </w:ins>
      <w:ins w:id="397" w:author="Brian Wortman" w:date="2014-04-26T12:28:00Z">
        <w:r w:rsidR="001435D3">
          <w:t xml:space="preserve">the controller's </w:t>
        </w:r>
      </w:ins>
      <w:ins w:id="398" w:author="Brian Wortman" w:date="2014-04-26T12:27:00Z">
        <w:r w:rsidR="00A11842">
          <w:t xml:space="preserve">Put </w:t>
        </w:r>
      </w:ins>
      <w:ins w:id="399" w:author="Brian Wortman" w:date="2014-04-26T12:28:00Z">
        <w:r w:rsidR="001435D3">
          <w:t xml:space="preserve">method </w:t>
        </w:r>
      </w:ins>
      <w:ins w:id="400" w:author="Brian Wortman" w:date="2014-04-26T12:27:00Z">
        <w:r w:rsidR="00A11842">
          <w:t xml:space="preserve">with </w:t>
        </w:r>
      </w:ins>
      <w:ins w:id="401" w:author="Brian Wortman" w:date="2014-04-26T12:31:00Z">
        <w:r w:rsidR="001435D3">
          <w:t xml:space="preserve">a </w:t>
        </w:r>
      </w:ins>
      <w:ins w:id="402" w:author="Brian Wortman" w:date="2014-04-26T12:29:00Z">
        <w:r w:rsidR="001435D3">
          <w:t xml:space="preserve">framework-provided </w:t>
        </w:r>
      </w:ins>
      <w:proofErr w:type="spellStart"/>
      <w:ins w:id="403" w:author="Brian Wortman" w:date="2014-04-26T12:31:00Z">
        <w:r w:rsidR="001435D3">
          <w:t>HttpRequestMessage</w:t>
        </w:r>
      </w:ins>
      <w:proofErr w:type="spellEnd"/>
      <w:ins w:id="404" w:author="Brian Wortman" w:date="2014-04-26T12:32:00Z">
        <w:r w:rsidR="001435D3">
          <w:t xml:space="preserve"> as the request parameter,</w:t>
        </w:r>
      </w:ins>
      <w:ins w:id="405" w:author="Brian Wortman" w:date="2014-04-26T12:29:00Z">
        <w:r w:rsidR="001435D3">
          <w:t xml:space="preserve"> </w:t>
        </w:r>
      </w:ins>
      <w:ins w:id="406" w:author="Brian Wortman" w:date="2014-04-26T12:27:00Z">
        <w:r w:rsidR="00A11842">
          <w:t xml:space="preserve">123 </w:t>
        </w:r>
      </w:ins>
      <w:ins w:id="407" w:author="Brian Wortman" w:date="2014-04-26T12:28:00Z">
        <w:r w:rsidR="001435D3">
          <w:t xml:space="preserve">as the id, </w:t>
        </w:r>
      </w:ins>
      <w:ins w:id="408" w:author="Brian Wortman" w:date="2014-04-26T12:32:00Z">
        <w:r w:rsidR="001435D3">
          <w:t xml:space="preserve">and </w:t>
        </w:r>
      </w:ins>
      <w:ins w:id="409" w:author="Brian Wortman" w:date="2014-04-26T12:35:00Z">
        <w:r w:rsidR="00542E74">
          <w:t xml:space="preserve">a </w:t>
        </w:r>
      </w:ins>
      <w:ins w:id="410" w:author="Brian Wortman" w:date="2014-04-26T12:29:00Z">
        <w:r w:rsidR="001435D3">
          <w:t xml:space="preserve">category </w:t>
        </w:r>
      </w:ins>
      <w:ins w:id="411" w:author="Brian Wortman" w:date="2014-04-26T12:28:00Z">
        <w:r w:rsidR="001435D3">
          <w:t xml:space="preserve">object </w:t>
        </w:r>
      </w:ins>
      <w:ins w:id="412" w:author="Brian Wortman" w:date="2014-04-26T12:35:00Z">
        <w:r w:rsidR="00542E74">
          <w:t xml:space="preserve">parsed from the message body </w:t>
        </w:r>
      </w:ins>
      <w:ins w:id="413" w:author="Brian Wortman" w:date="2014-04-26T12:29:00Z">
        <w:r w:rsidR="001435D3">
          <w:t>as the category</w:t>
        </w:r>
      </w:ins>
      <w:del w:id="414" w:author="Brian Wortman" w:date="2014-04-26T12:32:00Z">
        <w:r w:rsidRPr="00130755" w:rsidDel="001435D3">
          <w:delText xml:space="preserve"> </w:delText>
        </w:r>
        <w:r w:rsidRPr="00130755" w:rsidDel="001435D3">
          <w:rPr>
            <w:rStyle w:val="CodeInline"/>
          </w:rPr>
          <w:delText>id</w:delText>
        </w:r>
        <w:r w:rsidRPr="00130755" w:rsidDel="001435D3">
          <w:delText xml:space="preserve"> argument will contain </w:delText>
        </w:r>
        <w:r w:rsidRPr="00130755" w:rsidDel="001435D3">
          <w:rPr>
            <w:rStyle w:val="CodeInline"/>
          </w:rPr>
          <w:delText>123</w:delText>
        </w:r>
        <w:r w:rsidRPr="00130755" w:rsidDel="001435D3">
          <w:delText xml:space="preserve">, along with the </w:delText>
        </w:r>
        <w:r w:rsidRPr="00130755" w:rsidDel="001435D3">
          <w:rPr>
            <w:rStyle w:val="CodeInline"/>
          </w:rPr>
          <w:delText>category</w:delText>
        </w:r>
        <w:r w:rsidRPr="00130755" w:rsidDel="001435D3">
          <w:delText xml:space="preserve"> object from the request </w:delText>
        </w:r>
        <w:r w:rsidR="004254E9" w:rsidRPr="00130755" w:rsidDel="001435D3">
          <w:delText>body, as</w:delText>
        </w:r>
        <w:r w:rsidRPr="00130755" w:rsidDel="001435D3">
          <w:delText xml:space="preserve"> well as the </w:delText>
        </w:r>
        <w:r w:rsidRPr="00130755" w:rsidDel="001435D3">
          <w:rPr>
            <w:rStyle w:val="CodeInline"/>
          </w:rPr>
          <w:delText>request</w:delText>
        </w:r>
        <w:r w:rsidRPr="00130755" w:rsidDel="001435D3">
          <w:delText xml:space="preserve"> object itself.</w:delText>
        </w:r>
      </w:del>
      <w:ins w:id="415" w:author="Brian Wortman" w:date="2014-04-26T12:32:00Z">
        <w:r w:rsidR="001435D3">
          <w:t>.</w:t>
        </w:r>
      </w:ins>
      <w:r w:rsidRPr="00130755">
        <w:t xml:space="preserve"> This is quite amazing because</w:t>
      </w:r>
      <w:r w:rsidR="004254E9">
        <w:t xml:space="preserve"> </w:t>
      </w:r>
      <w:r w:rsidRPr="00130755">
        <w:t>you don’t need to do any special parsing of the JSON or XML content</w:t>
      </w:r>
      <w:ins w:id="416" w:author="Brian Wortman" w:date="2014-04-26T12:37:00Z">
        <w:r w:rsidR="00542E74">
          <w:t>; the framework does it for you</w:t>
        </w:r>
      </w:ins>
      <w:r w:rsidRPr="00130755">
        <w:t xml:space="preserve">. Nor do you need to define any data contracts, as would normally be </w:t>
      </w:r>
      <w:del w:id="417" w:author="Brian Wortman" w:date="2014-04-26T12:37:00Z">
        <w:r w:rsidRPr="00130755" w:rsidDel="00542E74">
          <w:delText xml:space="preserve">done </w:delText>
        </w:r>
      </w:del>
      <w:ins w:id="418" w:author="Brian Wortman" w:date="2014-04-26T12:37:00Z">
        <w:r w:rsidR="00542E74">
          <w:t xml:space="preserve">required </w:t>
        </w:r>
      </w:ins>
      <w:r w:rsidRPr="00130755">
        <w:t>in a WCF-based service. In line with the more recent trend towards “convention over configuration,” it just works!</w:t>
      </w:r>
    </w:p>
    <w:p w14:paraId="03F733B9" w14:textId="77777777" w:rsidR="00F83037" w:rsidRDefault="00B47E8C">
      <w:pPr>
        <w:pStyle w:val="Heading2"/>
        <w:rPr>
          <w:ins w:id="419" w:author="Brian Wortman" w:date="2014-04-25T20:48:00Z"/>
        </w:rPr>
        <w:pPrChange w:id="420" w:author="Brian Wortman" w:date="2014-04-25T19:30:00Z">
          <w:pPr/>
        </w:pPrChange>
      </w:pPr>
      <w:ins w:id="421" w:author="Brian Wortman" w:date="2014-04-25T19:30:00Z">
        <w:r>
          <w:t>Attribute-Based Routing</w:t>
        </w:r>
      </w:ins>
    </w:p>
    <w:p w14:paraId="3D87FD33" w14:textId="77777777" w:rsidR="00130755" w:rsidRDefault="00AA4F10">
      <w:pPr>
        <w:pStyle w:val="BodyTextFirst"/>
        <w:rPr>
          <w:ins w:id="422" w:author="Brian Wortman" w:date="2014-04-26T15:24:00Z"/>
        </w:rPr>
        <w:pPrChange w:id="423" w:author="Brian Wortman" w:date="2014-04-25T20:50:00Z">
          <w:pPr/>
        </w:pPrChange>
      </w:pPr>
      <w:ins w:id="424" w:author="Brian Wortman" w:date="2014-04-25T20:50:00Z">
        <w:r>
          <w:t>While certainly powerful, t</w:t>
        </w:r>
      </w:ins>
      <w:ins w:id="425" w:author="Brian Wortman" w:date="2014-04-25T20:49:00Z">
        <w:r>
          <w:t xml:space="preserve">he </w:t>
        </w:r>
      </w:ins>
      <w:ins w:id="426" w:author="Brian Wortman" w:date="2014-04-25T21:10:00Z">
        <w:r w:rsidR="005C3A8D">
          <w:t>convention-based</w:t>
        </w:r>
      </w:ins>
      <w:ins w:id="427" w:author="Brian Wortman" w:date="2014-04-25T20:49:00Z">
        <w:r>
          <w:t xml:space="preserve"> routing</w:t>
        </w:r>
      </w:ins>
      <w:r w:rsidR="00130755" w:rsidRPr="00130755">
        <w:fldChar w:fldCharType="begin"/>
      </w:r>
      <w:r w:rsidR="00130755" w:rsidRPr="00130755">
        <w:instrText xml:space="preserve"> XE "Controller activation:object argument" </w:instrText>
      </w:r>
      <w:r w:rsidR="00130755" w:rsidRPr="00130755">
        <w:fldChar w:fldCharType="end"/>
      </w:r>
      <w:ins w:id="428" w:author="Brian Wortman" w:date="2014-04-25T20:50:00Z">
        <w:r>
          <w:t xml:space="preserve"> in ASP.NET Web API version 1 had some limitations. For example, let's say w</w:t>
        </w:r>
        <w:r w:rsidR="005C3A8D">
          <w:t>e need</w:t>
        </w:r>
      </w:ins>
      <w:ins w:id="429" w:author="Brian Wortman" w:date="2014-04-25T21:10:00Z">
        <w:r w:rsidR="005C3A8D">
          <w:t>ed</w:t>
        </w:r>
      </w:ins>
      <w:ins w:id="430" w:author="Brian Wortman" w:date="2014-04-25T20:50:00Z">
        <w:r w:rsidR="005C3A8D">
          <w:t xml:space="preserve"> to support the following:</w:t>
        </w:r>
      </w:ins>
    </w:p>
    <w:p w14:paraId="250961D3" w14:textId="77777777" w:rsidR="009000A8" w:rsidRDefault="009000A8">
      <w:pPr>
        <w:pStyle w:val="BodyTextFirst"/>
        <w:rPr>
          <w:ins w:id="431" w:author="Brian Wortman" w:date="2014-04-25T20:54:00Z"/>
        </w:rPr>
        <w:pPrChange w:id="432" w:author="Brian Wortman" w:date="2014-04-25T20:50:00Z">
          <w:pPr/>
        </w:pPrChange>
      </w:pPr>
    </w:p>
    <w:p w14:paraId="73FA9C63" w14:textId="485EA860" w:rsidR="00AA4F10" w:rsidRDefault="009000A8">
      <w:pPr>
        <w:pStyle w:val="BodyTextFirst"/>
        <w:rPr>
          <w:ins w:id="433" w:author="Brian Wortman" w:date="2014-04-25T20:54:00Z"/>
        </w:rPr>
        <w:pPrChange w:id="434" w:author="Brian Wortman" w:date="2014-04-25T20:50:00Z">
          <w:pPr/>
        </w:pPrChange>
      </w:pPr>
      <w:ins w:id="435" w:author="Brian Wortman" w:date="2014-04-26T15:25:00Z">
        <w:r>
          <w:lastRenderedPageBreak/>
          <w:t>Table 5-2. URLs</w:t>
        </w:r>
      </w:ins>
      <w:ins w:id="436" w:author="Brian Wortman" w:date="2014-04-26T20:49:00Z">
        <w:r w:rsidR="00E811A3">
          <w:t>, Verbs,</w:t>
        </w:r>
      </w:ins>
      <w:ins w:id="437" w:author="Brian Wortman" w:date="2014-04-26T15:25:00Z">
        <w:r>
          <w:t xml:space="preserve"> and Controller Methods for Attribute-based Routing Example</w:t>
        </w:r>
      </w:ins>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rPr>
          <w:ins w:id="438"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rPr>
                <w:ins w:id="439" w:author="Brian Wortman" w:date="2014-04-25T20:54:00Z"/>
              </w:rPr>
            </w:pPr>
            <w:ins w:id="440" w:author="Brian Wortman" w:date="2014-04-25T20:54:00Z">
              <w:r w:rsidRPr="00130755">
                <w:t>URL</w:t>
              </w:r>
            </w:ins>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rPr>
                <w:ins w:id="441" w:author="Brian Wortman" w:date="2014-04-25T20:54:00Z"/>
              </w:rPr>
            </w:pPr>
            <w:ins w:id="442" w:author="Brian Wortman" w:date="2014-04-25T20:54:00Z">
              <w:r w:rsidRPr="00130755">
                <w:t>Verb</w:t>
              </w:r>
            </w:ins>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rPr>
                <w:ins w:id="443" w:author="Brian Wortman" w:date="2014-04-25T20:54:00Z"/>
              </w:rPr>
            </w:pPr>
            <w:ins w:id="444" w:author="Brian Wortman" w:date="2014-04-25T20:54:00Z">
              <w:r w:rsidRPr="00130755">
                <w:t>Controller Method</w:t>
              </w:r>
            </w:ins>
          </w:p>
        </w:tc>
      </w:tr>
      <w:tr w:rsidR="00AA4F10" w14:paraId="24918575" w14:textId="77777777" w:rsidTr="00E707B2">
        <w:trPr>
          <w:ins w:id="445"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AA4F10" w:rsidRDefault="00AA4F10" w:rsidP="00AA4F10">
            <w:pPr>
              <w:pStyle w:val="TableText"/>
              <w:rPr>
                <w:ins w:id="446" w:author="Brian Wortman" w:date="2014-04-25T20:54:00Z"/>
                <w:rStyle w:val="CodeInline"/>
              </w:rPr>
            </w:pPr>
            <w:ins w:id="447" w:author="Brian Wortman" w:date="2014-04-25T20:54:00Z">
              <w:r w:rsidRPr="00AA4F10">
                <w:rPr>
                  <w:rStyle w:val="CodeInline"/>
                </w:rPr>
                <w:t>/</w:t>
              </w:r>
              <w:proofErr w:type="spellStart"/>
              <w:r w:rsidRPr="00AA4F10">
                <w:rPr>
                  <w:rStyle w:val="CodeInline"/>
                </w:rPr>
                <w:t>api</w:t>
              </w:r>
              <w:proofErr w:type="spellEnd"/>
              <w:r w:rsidRPr="00AA4F10">
                <w:rPr>
                  <w:rStyle w:val="CodeInline"/>
                </w:rPr>
                <w:t>/tasks/123</w:t>
              </w:r>
            </w:ins>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6978" w:rsidRDefault="00AA4F10" w:rsidP="00AA4F10">
            <w:pPr>
              <w:pStyle w:val="TableText"/>
              <w:rPr>
                <w:ins w:id="448" w:author="Brian Wortman" w:date="2014-04-25T20:54:00Z"/>
              </w:rPr>
            </w:pPr>
            <w:ins w:id="449" w:author="Brian Wortman" w:date="2014-04-25T20:54:00Z">
              <w:r w:rsidRPr="00796978">
                <w:t>GET</w:t>
              </w:r>
            </w:ins>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AA4F10" w:rsidRDefault="00AA4F10" w:rsidP="00AA4F10">
            <w:pPr>
              <w:pStyle w:val="TableText"/>
              <w:rPr>
                <w:ins w:id="450" w:author="Brian Wortman" w:date="2014-04-25T20:54:00Z"/>
                <w:rStyle w:val="CodeInline"/>
              </w:rPr>
            </w:pPr>
            <w:ins w:id="451" w:author="Brian Wortman" w:date="2014-04-25T20:54:00Z">
              <w:r w:rsidRPr="00AA4F10">
                <w:rPr>
                  <w:rStyle w:val="CodeInline"/>
                </w:rPr>
                <w:t>Get(long id)</w:t>
              </w:r>
            </w:ins>
          </w:p>
        </w:tc>
      </w:tr>
      <w:tr w:rsidR="00AA4F10" w14:paraId="799D1FE4" w14:textId="77777777" w:rsidTr="00E707B2">
        <w:trPr>
          <w:ins w:id="452"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AA4F10" w:rsidRDefault="00AA4F10" w:rsidP="00AA4F10">
            <w:pPr>
              <w:pStyle w:val="TableText"/>
              <w:rPr>
                <w:ins w:id="453" w:author="Brian Wortman" w:date="2014-04-25T20:54:00Z"/>
                <w:rStyle w:val="CodeInline"/>
              </w:rPr>
            </w:pPr>
            <w:ins w:id="454" w:author="Brian Wortman" w:date="2014-04-25T20:54:00Z">
              <w:r>
                <w:rPr>
                  <w:rStyle w:val="CodeInline"/>
                </w:rPr>
                <w:t>/</w:t>
              </w:r>
              <w:proofErr w:type="spellStart"/>
              <w:r>
                <w:rPr>
                  <w:rStyle w:val="CodeInline"/>
                </w:rPr>
                <w:t>api</w:t>
              </w:r>
              <w:proofErr w:type="spellEnd"/>
              <w:r>
                <w:rPr>
                  <w:rStyle w:val="CodeInline"/>
                </w:rPr>
                <w:t>/tasks/</w:t>
              </w:r>
              <w:proofErr w:type="spellStart"/>
              <w:r>
                <w:rPr>
                  <w:rStyle w:val="CodeInline"/>
                </w:rPr>
                <w:t>abc</w:t>
              </w:r>
              <w:proofErr w:type="spellEnd"/>
            </w:ins>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6978" w:rsidRDefault="00AA4F10" w:rsidP="00AA4F10">
            <w:pPr>
              <w:pStyle w:val="TableText"/>
              <w:rPr>
                <w:ins w:id="455" w:author="Brian Wortman" w:date="2014-04-25T20:54:00Z"/>
              </w:rPr>
            </w:pPr>
            <w:ins w:id="456" w:author="Brian Wortman" w:date="2014-04-25T20:55:00Z">
              <w:r>
                <w:t>GET</w:t>
              </w:r>
            </w:ins>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AA4F10" w:rsidRDefault="00AA4F10">
            <w:pPr>
              <w:pStyle w:val="TableText"/>
              <w:rPr>
                <w:ins w:id="457" w:author="Brian Wortman" w:date="2014-04-25T20:54:00Z"/>
                <w:rStyle w:val="CodeInline"/>
              </w:rPr>
            </w:pPr>
            <w:ins w:id="458" w:author="Brian Wortman" w:date="2014-04-25T20:55:00Z">
              <w:r>
                <w:rPr>
                  <w:rStyle w:val="CodeInline"/>
                </w:rPr>
                <w:t>Get</w:t>
              </w:r>
            </w:ins>
            <w:ins w:id="459" w:author="Brian Wortman" w:date="2014-04-25T20:54:00Z">
              <w:r w:rsidRPr="00AA4F10">
                <w:rPr>
                  <w:rStyle w:val="CodeInline"/>
                </w:rPr>
                <w:t>(</w:t>
              </w:r>
            </w:ins>
            <w:ins w:id="460" w:author="Brian Wortman" w:date="2014-04-25T20:55:00Z">
              <w:r>
                <w:rPr>
                  <w:rStyle w:val="CodeInline"/>
                </w:rPr>
                <w:t>string</w:t>
              </w:r>
            </w:ins>
            <w:ins w:id="461" w:author="Brian Wortman" w:date="2014-04-25T20:54:00Z">
              <w:r w:rsidRPr="00AA4F10">
                <w:rPr>
                  <w:rStyle w:val="CodeInline"/>
                </w:rPr>
                <w:t xml:space="preserve"> </w:t>
              </w:r>
            </w:ins>
            <w:proofErr w:type="spellStart"/>
            <w:ins w:id="462" w:author="Brian Wortman" w:date="2014-04-25T20:55:00Z">
              <w:r>
                <w:rPr>
                  <w:rStyle w:val="CodeInline"/>
                </w:rPr>
                <w:t>taskNum</w:t>
              </w:r>
            </w:ins>
            <w:proofErr w:type="spellEnd"/>
            <w:ins w:id="463" w:author="Brian Wortman" w:date="2014-04-25T20:54:00Z">
              <w:r w:rsidRPr="00AA4F10">
                <w:rPr>
                  <w:rStyle w:val="CodeInline"/>
                </w:rPr>
                <w:t>)</w:t>
              </w:r>
            </w:ins>
          </w:p>
        </w:tc>
      </w:tr>
    </w:tbl>
    <w:p w14:paraId="1BDD6D95" w14:textId="77777777" w:rsidR="008B515F" w:rsidRDefault="008B515F">
      <w:pPr>
        <w:pStyle w:val="BodyTextCont"/>
        <w:rPr>
          <w:ins w:id="464" w:author="Brian Wortman" w:date="2014-04-25T21:33:00Z"/>
        </w:rPr>
        <w:pPrChange w:id="465" w:author="Brian Wortman" w:date="2014-04-25T21:35:00Z">
          <w:pPr/>
        </w:pPrChange>
      </w:pPr>
      <w:ins w:id="466" w:author="Brian Wortman" w:date="2014-04-25T21:33:00Z">
        <w:r>
          <w:t>Here's the controller</w:t>
        </w:r>
      </w:ins>
      <w:ins w:id="467" w:author="Brian Wortman" w:date="2014-04-25T21:35:00Z">
        <w:r>
          <w:t xml:space="preserve"> implementation</w:t>
        </w:r>
      </w:ins>
      <w:ins w:id="468" w:author="Brian Wortman" w:date="2014-04-25T21:33:00Z">
        <w:r>
          <w:t>:</w:t>
        </w:r>
      </w:ins>
    </w:p>
    <w:p w14:paraId="18C1BB6F" w14:textId="77777777" w:rsidR="008B515F" w:rsidRPr="008B515F" w:rsidRDefault="008B515F">
      <w:pPr>
        <w:pStyle w:val="Code"/>
        <w:rPr>
          <w:ins w:id="469" w:author="Brian Wortman" w:date="2014-04-25T21:34:00Z"/>
        </w:rPr>
        <w:pPrChange w:id="470" w:author="Brian Wortman" w:date="2014-04-25T21:35:00Z">
          <w:pPr>
            <w:pStyle w:val="BodyTextFirst"/>
          </w:pPr>
        </w:pPrChange>
      </w:pPr>
      <w:ins w:id="471" w:author="Brian Wortman" w:date="2014-04-25T21:34:00Z">
        <w:r w:rsidRPr="008B515F">
          <w:t>public class TasksController : ApiController</w:t>
        </w:r>
      </w:ins>
    </w:p>
    <w:p w14:paraId="5B403DAE" w14:textId="77777777" w:rsidR="008B515F" w:rsidRPr="008B515F" w:rsidRDefault="008B515F">
      <w:pPr>
        <w:pStyle w:val="Code"/>
        <w:rPr>
          <w:ins w:id="472" w:author="Brian Wortman" w:date="2014-04-25T21:34:00Z"/>
        </w:rPr>
        <w:pPrChange w:id="473" w:author="Brian Wortman" w:date="2014-04-25T21:35:00Z">
          <w:pPr>
            <w:pStyle w:val="BodyTextFirst"/>
          </w:pPr>
        </w:pPrChange>
      </w:pPr>
      <w:ins w:id="474" w:author="Brian Wortman" w:date="2014-04-25T21:34:00Z">
        <w:r w:rsidRPr="008B515F">
          <w:t>{</w:t>
        </w:r>
      </w:ins>
    </w:p>
    <w:p w14:paraId="4A8B2A6E" w14:textId="77777777" w:rsidR="008B515F" w:rsidRPr="008B515F" w:rsidRDefault="008B515F">
      <w:pPr>
        <w:pStyle w:val="Code"/>
        <w:rPr>
          <w:ins w:id="475" w:author="Brian Wortman" w:date="2014-04-25T21:34:00Z"/>
        </w:rPr>
        <w:pPrChange w:id="476" w:author="Brian Wortman" w:date="2014-04-25T21:35:00Z">
          <w:pPr>
            <w:pStyle w:val="BodyTextFirst"/>
          </w:pPr>
        </w:pPrChange>
      </w:pPr>
      <w:ins w:id="477" w:author="Brian Wortman" w:date="2014-04-25T21:34:00Z">
        <w:r w:rsidRPr="008B515F">
          <w:t xml:space="preserve">    public string Get(int id)</w:t>
        </w:r>
      </w:ins>
    </w:p>
    <w:p w14:paraId="57E79F37" w14:textId="77777777" w:rsidR="008B515F" w:rsidRPr="008B515F" w:rsidRDefault="008B515F">
      <w:pPr>
        <w:pStyle w:val="Code"/>
        <w:rPr>
          <w:ins w:id="478" w:author="Brian Wortman" w:date="2014-04-25T21:34:00Z"/>
        </w:rPr>
        <w:pPrChange w:id="479" w:author="Brian Wortman" w:date="2014-04-25T21:35:00Z">
          <w:pPr>
            <w:pStyle w:val="BodyTextFirst"/>
          </w:pPr>
        </w:pPrChange>
      </w:pPr>
      <w:ins w:id="480" w:author="Brian Wortman" w:date="2014-04-25T21:34:00Z">
        <w:r w:rsidRPr="008B515F">
          <w:t xml:space="preserve">    {</w:t>
        </w:r>
      </w:ins>
    </w:p>
    <w:p w14:paraId="6BD3F857" w14:textId="77777777" w:rsidR="008B515F" w:rsidRPr="008B515F" w:rsidRDefault="008B515F">
      <w:pPr>
        <w:pStyle w:val="Code"/>
        <w:rPr>
          <w:ins w:id="481" w:author="Brian Wortman" w:date="2014-04-25T21:34:00Z"/>
        </w:rPr>
        <w:pPrChange w:id="482" w:author="Brian Wortman" w:date="2014-04-25T21:35:00Z">
          <w:pPr>
            <w:pStyle w:val="BodyTextFirst"/>
          </w:pPr>
        </w:pPrChange>
      </w:pPr>
      <w:ins w:id="483" w:author="Brian Wortman" w:date="2014-04-25T21:34:00Z">
        <w:r w:rsidRPr="008B515F">
          <w:t xml:space="preserve">        return "In the Get(int id) overload, id = " + id;</w:t>
        </w:r>
      </w:ins>
    </w:p>
    <w:p w14:paraId="3DEB0902" w14:textId="77777777" w:rsidR="008B515F" w:rsidRPr="008B515F" w:rsidRDefault="008B515F">
      <w:pPr>
        <w:pStyle w:val="Code"/>
        <w:rPr>
          <w:ins w:id="484" w:author="Brian Wortman" w:date="2014-04-25T21:34:00Z"/>
        </w:rPr>
        <w:pPrChange w:id="485" w:author="Brian Wortman" w:date="2014-04-25T21:35:00Z">
          <w:pPr>
            <w:pStyle w:val="BodyTextFirst"/>
          </w:pPr>
        </w:pPrChange>
      </w:pPr>
      <w:ins w:id="486" w:author="Brian Wortman" w:date="2014-04-25T21:34:00Z">
        <w:r w:rsidRPr="008B515F">
          <w:t xml:space="preserve">    }</w:t>
        </w:r>
      </w:ins>
    </w:p>
    <w:p w14:paraId="7CC55EAD" w14:textId="77777777" w:rsidR="008B515F" w:rsidRPr="008B515F" w:rsidRDefault="008B515F">
      <w:pPr>
        <w:pStyle w:val="Code"/>
        <w:rPr>
          <w:ins w:id="487" w:author="Brian Wortman" w:date="2014-04-25T21:34:00Z"/>
        </w:rPr>
        <w:pPrChange w:id="488" w:author="Brian Wortman" w:date="2014-04-25T21:35:00Z">
          <w:pPr>
            <w:pStyle w:val="BodyTextFirst"/>
          </w:pPr>
        </w:pPrChange>
      </w:pPr>
    </w:p>
    <w:p w14:paraId="3ACE0198" w14:textId="77777777" w:rsidR="008B515F" w:rsidRPr="008B515F" w:rsidRDefault="008B515F">
      <w:pPr>
        <w:pStyle w:val="Code"/>
        <w:rPr>
          <w:ins w:id="489" w:author="Brian Wortman" w:date="2014-04-25T21:34:00Z"/>
        </w:rPr>
        <w:pPrChange w:id="490" w:author="Brian Wortman" w:date="2014-04-25T21:35:00Z">
          <w:pPr>
            <w:pStyle w:val="BodyTextFirst"/>
          </w:pPr>
        </w:pPrChange>
      </w:pPr>
      <w:ins w:id="491" w:author="Brian Wortman" w:date="2014-04-25T21:34:00Z">
        <w:r w:rsidRPr="008B515F">
          <w:t xml:space="preserve">    public string Get(string taskNum)</w:t>
        </w:r>
      </w:ins>
    </w:p>
    <w:p w14:paraId="0C1FE9AE" w14:textId="77777777" w:rsidR="008B515F" w:rsidRPr="008B515F" w:rsidRDefault="008B515F">
      <w:pPr>
        <w:pStyle w:val="Code"/>
        <w:rPr>
          <w:ins w:id="492" w:author="Brian Wortman" w:date="2014-04-25T21:34:00Z"/>
        </w:rPr>
        <w:pPrChange w:id="493" w:author="Brian Wortman" w:date="2014-04-25T21:35:00Z">
          <w:pPr>
            <w:pStyle w:val="BodyTextFirst"/>
          </w:pPr>
        </w:pPrChange>
      </w:pPr>
      <w:ins w:id="494" w:author="Brian Wortman" w:date="2014-04-25T21:34:00Z">
        <w:r w:rsidRPr="008B515F">
          <w:t xml:space="preserve">    {</w:t>
        </w:r>
      </w:ins>
    </w:p>
    <w:p w14:paraId="3F547A4C" w14:textId="77777777" w:rsidR="008B515F" w:rsidRPr="008B515F" w:rsidRDefault="008B515F">
      <w:pPr>
        <w:pStyle w:val="Code"/>
        <w:rPr>
          <w:ins w:id="495" w:author="Brian Wortman" w:date="2014-04-25T21:34:00Z"/>
        </w:rPr>
        <w:pPrChange w:id="496" w:author="Brian Wortman" w:date="2014-04-25T21:35:00Z">
          <w:pPr>
            <w:pStyle w:val="BodyTextFirst"/>
          </w:pPr>
        </w:pPrChange>
      </w:pPr>
      <w:ins w:id="497" w:author="Brian Wortman" w:date="2014-04-25T21:34:00Z">
        <w:r w:rsidRPr="008B515F">
          <w:t xml:space="preserve">        return "In the Get(string taskNum) overload, taskNum = " + taskNum;</w:t>
        </w:r>
      </w:ins>
    </w:p>
    <w:p w14:paraId="26E49765" w14:textId="77777777" w:rsidR="008B515F" w:rsidRPr="008B515F" w:rsidRDefault="008B515F">
      <w:pPr>
        <w:pStyle w:val="Code"/>
        <w:rPr>
          <w:ins w:id="498" w:author="Brian Wortman" w:date="2014-04-25T21:34:00Z"/>
        </w:rPr>
        <w:pPrChange w:id="499" w:author="Brian Wortman" w:date="2014-04-25T21:35:00Z">
          <w:pPr>
            <w:pStyle w:val="BodyTextFirst"/>
          </w:pPr>
        </w:pPrChange>
      </w:pPr>
      <w:ins w:id="500" w:author="Brian Wortman" w:date="2014-04-25T21:34:00Z">
        <w:r w:rsidRPr="008B515F">
          <w:t xml:space="preserve">    }</w:t>
        </w:r>
      </w:ins>
    </w:p>
    <w:p w14:paraId="2A90B2BE" w14:textId="77777777" w:rsidR="008B515F" w:rsidRDefault="008B515F">
      <w:pPr>
        <w:pStyle w:val="Code"/>
        <w:rPr>
          <w:ins w:id="501" w:author="Brian Wortman" w:date="2014-04-25T21:33:00Z"/>
        </w:rPr>
        <w:pPrChange w:id="502" w:author="Brian Wortman" w:date="2014-04-25T21:35:00Z">
          <w:pPr/>
        </w:pPrChange>
      </w:pPr>
      <w:ins w:id="503" w:author="Brian Wortman" w:date="2014-04-25T21:34:00Z">
        <w:r w:rsidRPr="008B515F">
          <w:t>}</w:t>
        </w:r>
      </w:ins>
    </w:p>
    <w:p w14:paraId="0C25ED95" w14:textId="7495815A" w:rsidR="00AA4F10" w:rsidRDefault="005C3A8D">
      <w:pPr>
        <w:pStyle w:val="BodyTextCont"/>
        <w:rPr>
          <w:ins w:id="504" w:author="Brian Wortman" w:date="2014-04-25T21:24:00Z"/>
        </w:rPr>
        <w:pPrChange w:id="505" w:author="Brian Wortman" w:date="2014-04-25T21:36:00Z">
          <w:pPr/>
        </w:pPrChange>
      </w:pPr>
      <w:ins w:id="506" w:author="Brian Wortman" w:date="2014-04-25T21:06:00Z">
        <w:r>
          <w:t xml:space="preserve">If </w:t>
        </w:r>
      </w:ins>
      <w:ins w:id="507" w:author="Brian Wortman" w:date="2014-04-25T21:10:00Z">
        <w:r>
          <w:t xml:space="preserve">convention-based routing were our only option </w:t>
        </w:r>
      </w:ins>
      <w:ins w:id="508" w:author="Brian Wortman" w:date="2014-04-25T21:06:00Z">
        <w:r>
          <w:t>we'd be out of luck</w:t>
        </w:r>
      </w:ins>
      <w:ins w:id="509" w:author="Brian Wortman" w:date="2014-04-25T22:28:00Z">
        <w:r w:rsidR="00BD4988">
          <w:t>. T</w:t>
        </w:r>
      </w:ins>
      <w:ins w:id="510" w:author="Brian Wortman" w:date="2014-04-25T21:06:00Z">
        <w:r>
          <w:t xml:space="preserve">he framework </w:t>
        </w:r>
      </w:ins>
      <w:ins w:id="511" w:author="Brian Wortman" w:date="2014-04-25T21:07:00Z">
        <w:r>
          <w:t>pick</w:t>
        </w:r>
      </w:ins>
      <w:ins w:id="512" w:author="Brian Wortman" w:date="2014-04-25T21:09:00Z">
        <w:r>
          <w:t>s</w:t>
        </w:r>
      </w:ins>
      <w:ins w:id="513" w:author="Brian Wortman" w:date="2014-04-25T21:07:00Z">
        <w:r>
          <w:t xml:space="preserve"> the first action method </w:t>
        </w:r>
      </w:ins>
      <w:ins w:id="514" w:author="Brian Wortman" w:date="2014-04-25T22:43:00Z">
        <w:r w:rsidR="00820DAE">
          <w:t xml:space="preserve">based on </w:t>
        </w:r>
      </w:ins>
      <w:ins w:id="515" w:author="Brian Wortman" w:date="2014-04-25T21:07:00Z">
        <w:r>
          <w:t xml:space="preserve">the </w:t>
        </w:r>
      </w:ins>
      <w:ins w:id="516" w:author="Brian Wortman" w:date="2014-04-25T22:34:00Z">
        <w:r w:rsidR="001B1F0B">
          <w:t>route</w:t>
        </w:r>
      </w:ins>
      <w:ins w:id="517" w:author="Brian Wortman" w:date="2014-04-25T21:08:00Z">
        <w:r>
          <w:t xml:space="preserve"> and verb</w:t>
        </w:r>
      </w:ins>
      <w:ins w:id="518" w:author="Brian Wortman" w:date="2014-04-25T22:58:00Z">
        <w:r w:rsidR="00957981">
          <w:t>, and</w:t>
        </w:r>
      </w:ins>
      <w:ins w:id="519" w:author="Brian Wortman" w:date="2014-04-25T22:37:00Z">
        <w:r w:rsidR="004841DD">
          <w:t xml:space="preserve"> </w:t>
        </w:r>
      </w:ins>
      <w:ins w:id="520" w:author="Brian Wortman" w:date="2014-04-25T21:11:00Z">
        <w:r w:rsidR="00D24E13">
          <w:t>it ignores other method overloads that would be more appropriate based on the parameter type(s).</w:t>
        </w:r>
      </w:ins>
      <w:ins w:id="521" w:author="Brian Wortman" w:date="2014-04-25T21:22:00Z">
        <w:r w:rsidR="00D8504C">
          <w:t xml:space="preserve"> To </w:t>
        </w:r>
      </w:ins>
      <w:ins w:id="522" w:author="Brian Wortman" w:date="2014-04-25T21:31:00Z">
        <w:r w:rsidR="00FE3171">
          <w:t>illustrate</w:t>
        </w:r>
      </w:ins>
      <w:ins w:id="523" w:author="Brian Wortman" w:date="2014-04-25T21:22:00Z">
        <w:r w:rsidR="00D8504C">
          <w:t xml:space="preserve">, here are some </w:t>
        </w:r>
      </w:ins>
      <w:ins w:id="524" w:author="Brian Wortman" w:date="2014-04-25T21:28:00Z">
        <w:r w:rsidR="00FE3171">
          <w:t>[</w:t>
        </w:r>
      </w:ins>
      <w:ins w:id="525" w:author="Brian Wortman" w:date="2014-04-25T21:29:00Z">
        <w:r w:rsidR="00FE3171">
          <w:t>excerpted</w:t>
        </w:r>
      </w:ins>
      <w:ins w:id="526" w:author="Brian Wortman" w:date="2014-04-25T21:28:00Z">
        <w:r w:rsidR="00FE3171">
          <w:t xml:space="preserve">] </w:t>
        </w:r>
      </w:ins>
      <w:ins w:id="527" w:author="Brian Wortman" w:date="2014-04-25T21:22:00Z">
        <w:r w:rsidR="00D8504C">
          <w:t xml:space="preserve">HTTP message requests and responses captured </w:t>
        </w:r>
      </w:ins>
      <w:ins w:id="528" w:author="Brian Wortman" w:date="2014-04-25T21:24:00Z">
        <w:r w:rsidR="00D8504C">
          <w:t xml:space="preserve">using </w:t>
        </w:r>
      </w:ins>
      <w:ins w:id="529" w:author="Brian Wortman" w:date="2014-04-25T21:22:00Z">
        <w:r w:rsidR="00D8504C">
          <w:t>Fiddler</w:t>
        </w:r>
      </w:ins>
      <w:ins w:id="530" w:author="Brian Wortman" w:date="2014-04-26T20:51:00Z">
        <w:r w:rsidR="00BE53CC">
          <w:t xml:space="preserve">, a popular </w:t>
        </w:r>
        <w:r w:rsidR="00E811A3" w:rsidRPr="00E811A3">
          <w:t xml:space="preserve">web debugging proxy </w:t>
        </w:r>
      </w:ins>
      <w:ins w:id="531" w:author="Brian Wortman" w:date="2014-04-26T20:52:00Z">
        <w:r w:rsidR="00BE53CC">
          <w:t>(</w:t>
        </w:r>
      </w:ins>
      <w:ins w:id="532" w:author="Brian Wortman" w:date="2014-04-26T20:51:00Z">
        <w:r w:rsidR="00E811A3" w:rsidRPr="00E811A3">
          <w:t>that you can download from</w:t>
        </w:r>
        <w:r w:rsidR="00BE53CC">
          <w:t xml:space="preserve"> </w:t>
        </w:r>
        <w:r w:rsidR="00BE53CC" w:rsidRPr="00BE53CC">
          <w:rPr>
            <w:rStyle w:val="CodeInline"/>
            <w:rPrChange w:id="533" w:author="Brian Wortman" w:date="2014-04-26T20:51:00Z">
              <w:rPr/>
            </w:rPrChange>
          </w:rPr>
          <w:t>http://www.telerik.com/fiddler</w:t>
        </w:r>
        <w:r w:rsidR="00BE53CC">
          <w:rPr>
            <w:rStyle w:val="CodeInline"/>
          </w:rPr>
          <w:t>)</w:t>
        </w:r>
      </w:ins>
      <w:ins w:id="534" w:author="Brian Wortman" w:date="2014-04-25T21:24:00Z">
        <w:r w:rsidR="00D8504C">
          <w:t>:</w:t>
        </w:r>
      </w:ins>
    </w:p>
    <w:p w14:paraId="26181657" w14:textId="77777777" w:rsidR="00D8504C" w:rsidRDefault="00D8504C">
      <w:pPr>
        <w:pStyle w:val="CodeCaption"/>
        <w:rPr>
          <w:ins w:id="535" w:author="Brian Wortman" w:date="2014-04-25T21:25:00Z"/>
        </w:rPr>
        <w:pPrChange w:id="536" w:author="Brian Wortman" w:date="2014-04-25T21:27:00Z">
          <w:pPr/>
        </w:pPrChange>
      </w:pPr>
      <w:ins w:id="537" w:author="Brian Wortman" w:date="2014-04-25T21:25:00Z">
        <w:r>
          <w:t>Request</w:t>
        </w:r>
      </w:ins>
      <w:ins w:id="538" w:author="Brian Wortman" w:date="2014-04-25T21:27:00Z">
        <w:r w:rsidR="00FE3171">
          <w:t xml:space="preserve"> #1</w:t>
        </w:r>
      </w:ins>
    </w:p>
    <w:p w14:paraId="051DDDB4" w14:textId="77777777" w:rsidR="00FE3171" w:rsidRPr="00FE3171" w:rsidRDefault="00FE3171">
      <w:pPr>
        <w:pStyle w:val="Code"/>
        <w:rPr>
          <w:ins w:id="539" w:author="Brian Wortman" w:date="2014-04-25T21:27:00Z"/>
        </w:rPr>
        <w:pPrChange w:id="540" w:author="Brian Wortman" w:date="2014-04-25T21:27:00Z">
          <w:pPr/>
        </w:pPrChange>
      </w:pPr>
      <w:ins w:id="541" w:author="Brian Wortman" w:date="2014-04-25T21:27:00Z">
        <w:r w:rsidRPr="00FE3171">
          <w:t>GET http://localhost:50101/api/tasks/123 HTTP/1.1</w:t>
        </w:r>
      </w:ins>
    </w:p>
    <w:p w14:paraId="65CEEA8D" w14:textId="77777777" w:rsidR="00D8504C" w:rsidRDefault="00FE3171">
      <w:pPr>
        <w:pStyle w:val="CodeCaption"/>
        <w:rPr>
          <w:ins w:id="542" w:author="Brian Wortman" w:date="2014-04-25T21:24:00Z"/>
        </w:rPr>
        <w:pPrChange w:id="543" w:author="Brian Wortman" w:date="2014-04-25T21:28:00Z">
          <w:pPr/>
        </w:pPrChange>
      </w:pPr>
      <w:ins w:id="544" w:author="Brian Wortman" w:date="2014-04-25T21:28:00Z">
        <w:r>
          <w:t>Response #1</w:t>
        </w:r>
      </w:ins>
    </w:p>
    <w:p w14:paraId="4E090AD9" w14:textId="77777777" w:rsidR="00FE3171" w:rsidRPr="00FE3171" w:rsidRDefault="00FE3171">
      <w:pPr>
        <w:pStyle w:val="Code"/>
        <w:rPr>
          <w:ins w:id="545" w:author="Brian Wortman" w:date="2014-04-25T21:28:00Z"/>
        </w:rPr>
        <w:pPrChange w:id="546" w:author="Brian Wortman" w:date="2014-04-25T21:28:00Z">
          <w:pPr/>
        </w:pPrChange>
      </w:pPr>
      <w:ins w:id="547" w:author="Brian Wortman" w:date="2014-04-25T21:28:00Z">
        <w:r w:rsidRPr="00FE3171">
          <w:t>HTTP/1.1 200 OK</w:t>
        </w:r>
      </w:ins>
    </w:p>
    <w:p w14:paraId="4BF208B0" w14:textId="77777777" w:rsidR="00D8504C" w:rsidRDefault="00FE3171">
      <w:pPr>
        <w:pStyle w:val="Code"/>
        <w:rPr>
          <w:ins w:id="548" w:author="Brian Wortman" w:date="2014-04-25T21:28:00Z"/>
        </w:rPr>
        <w:pPrChange w:id="549" w:author="Brian Wortman" w:date="2014-04-25T21:28:00Z">
          <w:pPr/>
        </w:pPrChange>
      </w:pPr>
      <w:ins w:id="550" w:author="Brian Wortman" w:date="2014-04-25T21:28:00Z">
        <w:r w:rsidRPr="00FE3171">
          <w:t>"In the Get(int id) overload, id = 123"</w:t>
        </w:r>
      </w:ins>
    </w:p>
    <w:p w14:paraId="1F442A52" w14:textId="77777777" w:rsidR="00FE3171" w:rsidRDefault="00FE3171">
      <w:pPr>
        <w:pStyle w:val="CodeCaption"/>
        <w:rPr>
          <w:ins w:id="551" w:author="Brian Wortman" w:date="2014-04-25T21:29:00Z"/>
        </w:rPr>
        <w:pPrChange w:id="552" w:author="Brian Wortman" w:date="2014-04-25T21:31:00Z">
          <w:pPr/>
        </w:pPrChange>
      </w:pPr>
      <w:ins w:id="553" w:author="Brian Wortman" w:date="2014-04-25T21:29:00Z">
        <w:r>
          <w:t>Request #2</w:t>
        </w:r>
      </w:ins>
    </w:p>
    <w:p w14:paraId="15185239" w14:textId="77777777" w:rsidR="00FE3171" w:rsidRPr="00FE3171" w:rsidRDefault="00FE3171">
      <w:pPr>
        <w:pStyle w:val="Code"/>
        <w:rPr>
          <w:ins w:id="554" w:author="Brian Wortman" w:date="2014-04-25T21:29:00Z"/>
        </w:rPr>
        <w:pPrChange w:id="555" w:author="Brian Wortman" w:date="2014-04-25T21:29:00Z">
          <w:pPr/>
        </w:pPrChange>
      </w:pPr>
      <w:ins w:id="556" w:author="Brian Wortman" w:date="2014-04-25T21:29:00Z">
        <w:r w:rsidRPr="00FE3171">
          <w:t>GET http://localhost:50101/api/tasks/abc HTTP/1.1</w:t>
        </w:r>
      </w:ins>
    </w:p>
    <w:p w14:paraId="611724A7" w14:textId="77777777" w:rsidR="00FE3171" w:rsidRDefault="00FE3171">
      <w:pPr>
        <w:pStyle w:val="CodeCaption"/>
        <w:rPr>
          <w:ins w:id="557" w:author="Brian Wortman" w:date="2014-04-25T21:30:00Z"/>
        </w:rPr>
        <w:pPrChange w:id="558" w:author="Brian Wortman" w:date="2014-04-25T21:31:00Z">
          <w:pPr/>
        </w:pPrChange>
      </w:pPr>
      <w:ins w:id="559" w:author="Brian Wortman" w:date="2014-04-25T21:30:00Z">
        <w:r>
          <w:t>Response #2</w:t>
        </w:r>
      </w:ins>
    </w:p>
    <w:p w14:paraId="4FE6139A" w14:textId="77777777" w:rsidR="00FE3171" w:rsidRPr="00FE3171" w:rsidRDefault="00FE3171">
      <w:pPr>
        <w:pStyle w:val="Code"/>
        <w:rPr>
          <w:ins w:id="560" w:author="Brian Wortman" w:date="2014-04-25T21:30:00Z"/>
        </w:rPr>
        <w:pPrChange w:id="561" w:author="Brian Wortman" w:date="2014-04-25T21:30:00Z">
          <w:pPr/>
        </w:pPrChange>
      </w:pPr>
      <w:ins w:id="562" w:author="Brian Wortman" w:date="2014-04-25T21:30:00Z">
        <w:r w:rsidRPr="00FE3171">
          <w:t>HTTP/1.1 400 Bad Request</w:t>
        </w:r>
      </w:ins>
    </w:p>
    <w:p w14:paraId="488ADB3A" w14:textId="77777777" w:rsidR="00FE3171" w:rsidRPr="00FE3171" w:rsidRDefault="00FE3171">
      <w:pPr>
        <w:pStyle w:val="Code"/>
        <w:rPr>
          <w:ins w:id="563" w:author="Brian Wortman" w:date="2014-04-25T21:30:00Z"/>
        </w:rPr>
        <w:pPrChange w:id="564" w:author="Brian Wortman" w:date="2014-04-25T21:30:00Z">
          <w:pPr/>
        </w:pPrChange>
      </w:pPr>
      <w:ins w:id="565" w:author="Brian Wortman" w:date="2014-04-25T21:30:00Z">
        <w:r w:rsidRPr="00FE3171">
          <w:t>{"Message":"The request is invalid.","MessageDetail":"The parameters dictionary contains a null entry</w:t>
        </w:r>
      </w:ins>
      <w:ins w:id="566" w:author="Brian Wortman" w:date="2014-04-26T12:39:00Z">
        <w:r w:rsidR="00832B8C">
          <w:t>…</w:t>
        </w:r>
      </w:ins>
    </w:p>
    <w:p w14:paraId="12092993" w14:textId="77777777" w:rsidR="004841DD" w:rsidRDefault="004841DD">
      <w:pPr>
        <w:pStyle w:val="BodyTextCont"/>
        <w:rPr>
          <w:ins w:id="567" w:author="Brian Wortman" w:date="2014-04-25T22:40:00Z"/>
        </w:rPr>
        <w:pPrChange w:id="568" w:author="Brian Wortman" w:date="2014-04-25T21:32:00Z">
          <w:pPr/>
        </w:pPrChange>
      </w:pPr>
      <w:ins w:id="569" w:author="Brian Wortman" w:date="2014-04-25T22:39:00Z">
        <w:r>
          <w:t>Things are even worse i</w:t>
        </w:r>
      </w:ins>
      <w:ins w:id="570" w:author="Brian Wortman" w:date="2014-04-25T22:38:00Z">
        <w:r>
          <w:t xml:space="preserve">f we rename the </w:t>
        </w:r>
        <w:proofErr w:type="spellStart"/>
        <w:r w:rsidRPr="004841DD">
          <w:rPr>
            <w:rStyle w:val="CodeInline"/>
            <w:rPrChange w:id="571" w:author="Brian Wortman" w:date="2014-04-25T22:39:00Z">
              <w:rPr/>
            </w:rPrChange>
          </w:rPr>
          <w:t>taskNum</w:t>
        </w:r>
        <w:proofErr w:type="spellEnd"/>
        <w:r>
          <w:t xml:space="preserve"> parameter to </w:t>
        </w:r>
        <w:r w:rsidRPr="004841DD">
          <w:rPr>
            <w:rStyle w:val="CodeInline"/>
            <w:rPrChange w:id="572" w:author="Brian Wortman" w:date="2014-04-25T22:39:00Z">
              <w:rPr/>
            </w:rPrChange>
          </w:rPr>
          <w:t>id</w:t>
        </w:r>
        <w:r>
          <w:t xml:space="preserve"> in order to match the </w:t>
        </w:r>
      </w:ins>
      <w:ins w:id="573" w:author="Brian Wortman" w:date="2014-04-25T22:59:00Z">
        <w:r w:rsidR="00957981">
          <w:t xml:space="preserve">configured </w:t>
        </w:r>
      </w:ins>
      <w:ins w:id="574" w:author="Brian Wortman" w:date="2014-04-25T22:38:00Z">
        <w:r>
          <w:t>route</w:t>
        </w:r>
      </w:ins>
      <w:ins w:id="575" w:author="Brian Wortman" w:date="2014-04-25T22:40:00Z">
        <w:r w:rsidR="00820DAE">
          <w:t xml:space="preserve">, </w:t>
        </w:r>
      </w:ins>
      <w:ins w:id="576" w:author="Brian Wortman" w:date="2014-04-25T22:41:00Z">
        <w:r w:rsidR="00820DAE">
          <w:t xml:space="preserve">so that the controller </w:t>
        </w:r>
      </w:ins>
      <w:ins w:id="577" w:author="Brian Wortman" w:date="2014-04-25T22:44:00Z">
        <w:r w:rsidR="00820DAE">
          <w:t>appears</w:t>
        </w:r>
      </w:ins>
      <w:ins w:id="578" w:author="Brian Wortman" w:date="2014-04-25T22:41:00Z">
        <w:r w:rsidR="00820DAE">
          <w:t xml:space="preserve"> </w:t>
        </w:r>
      </w:ins>
      <w:ins w:id="579" w:author="Brian Wortman" w:date="2014-04-25T22:40:00Z">
        <w:r w:rsidR="00820DAE">
          <w:t>as follows:</w:t>
        </w:r>
      </w:ins>
    </w:p>
    <w:p w14:paraId="048C964B" w14:textId="77777777" w:rsidR="00820DAE" w:rsidRPr="00820DAE" w:rsidRDefault="00820DAE">
      <w:pPr>
        <w:pStyle w:val="Code"/>
        <w:rPr>
          <w:ins w:id="580" w:author="Brian Wortman" w:date="2014-04-25T22:40:00Z"/>
        </w:rPr>
        <w:pPrChange w:id="581" w:author="Brian Wortman" w:date="2014-04-25T22:41:00Z">
          <w:pPr>
            <w:pStyle w:val="BodyTextCont"/>
          </w:pPr>
        </w:pPrChange>
      </w:pPr>
      <w:ins w:id="582" w:author="Brian Wortman" w:date="2014-04-25T22:40:00Z">
        <w:r w:rsidRPr="00820DAE">
          <w:lastRenderedPageBreak/>
          <w:t>public class TasksController : ApiController</w:t>
        </w:r>
      </w:ins>
    </w:p>
    <w:p w14:paraId="206E5CF7" w14:textId="77777777" w:rsidR="00820DAE" w:rsidRPr="00820DAE" w:rsidRDefault="00820DAE">
      <w:pPr>
        <w:pStyle w:val="Code"/>
        <w:rPr>
          <w:ins w:id="583" w:author="Brian Wortman" w:date="2014-04-25T22:40:00Z"/>
        </w:rPr>
        <w:pPrChange w:id="584" w:author="Brian Wortman" w:date="2014-04-25T22:41:00Z">
          <w:pPr>
            <w:pStyle w:val="BodyTextCont"/>
          </w:pPr>
        </w:pPrChange>
      </w:pPr>
      <w:ins w:id="585" w:author="Brian Wortman" w:date="2014-04-25T22:40:00Z">
        <w:r w:rsidRPr="00820DAE">
          <w:t>{</w:t>
        </w:r>
      </w:ins>
    </w:p>
    <w:p w14:paraId="44F13F87" w14:textId="77777777" w:rsidR="00820DAE" w:rsidRPr="00820DAE" w:rsidRDefault="00820DAE">
      <w:pPr>
        <w:pStyle w:val="Code"/>
        <w:rPr>
          <w:ins w:id="586" w:author="Brian Wortman" w:date="2014-04-25T22:40:00Z"/>
        </w:rPr>
        <w:pPrChange w:id="587" w:author="Brian Wortman" w:date="2014-04-25T22:41:00Z">
          <w:pPr>
            <w:pStyle w:val="BodyTextCont"/>
          </w:pPr>
        </w:pPrChange>
      </w:pPr>
      <w:ins w:id="588" w:author="Brian Wortman" w:date="2014-04-25T22:40:00Z">
        <w:r w:rsidRPr="00820DAE">
          <w:t xml:space="preserve">   public string Get(int id)</w:t>
        </w:r>
      </w:ins>
    </w:p>
    <w:p w14:paraId="761F090A" w14:textId="77777777" w:rsidR="00820DAE" w:rsidRPr="00820DAE" w:rsidRDefault="00820DAE">
      <w:pPr>
        <w:pStyle w:val="Code"/>
        <w:rPr>
          <w:ins w:id="589" w:author="Brian Wortman" w:date="2014-04-25T22:40:00Z"/>
        </w:rPr>
        <w:pPrChange w:id="590" w:author="Brian Wortman" w:date="2014-04-25T22:41:00Z">
          <w:pPr>
            <w:pStyle w:val="BodyTextCont"/>
          </w:pPr>
        </w:pPrChange>
      </w:pPr>
      <w:ins w:id="591" w:author="Brian Wortman" w:date="2014-04-25T22:40:00Z">
        <w:r w:rsidRPr="00820DAE">
          <w:t xml:space="preserve">   {</w:t>
        </w:r>
      </w:ins>
    </w:p>
    <w:p w14:paraId="1FAAAD29" w14:textId="77777777" w:rsidR="00820DAE" w:rsidRPr="00820DAE" w:rsidRDefault="00820DAE">
      <w:pPr>
        <w:pStyle w:val="Code"/>
        <w:rPr>
          <w:ins w:id="592" w:author="Brian Wortman" w:date="2014-04-25T22:40:00Z"/>
        </w:rPr>
        <w:pPrChange w:id="593" w:author="Brian Wortman" w:date="2014-04-25T22:41:00Z">
          <w:pPr>
            <w:pStyle w:val="BodyTextCont"/>
          </w:pPr>
        </w:pPrChange>
      </w:pPr>
      <w:ins w:id="594" w:author="Brian Wortman" w:date="2014-04-25T22:40:00Z">
        <w:r w:rsidRPr="00820DAE">
          <w:t xml:space="preserve">       return "In the Get(int id) method, id = " + id;</w:t>
        </w:r>
      </w:ins>
    </w:p>
    <w:p w14:paraId="71C1C05A" w14:textId="77777777" w:rsidR="00820DAE" w:rsidRPr="00820DAE" w:rsidRDefault="00820DAE">
      <w:pPr>
        <w:pStyle w:val="Code"/>
        <w:rPr>
          <w:ins w:id="595" w:author="Brian Wortman" w:date="2014-04-25T22:40:00Z"/>
        </w:rPr>
        <w:pPrChange w:id="596" w:author="Brian Wortman" w:date="2014-04-25T22:41:00Z">
          <w:pPr>
            <w:pStyle w:val="BodyTextCont"/>
          </w:pPr>
        </w:pPrChange>
      </w:pPr>
      <w:ins w:id="597" w:author="Brian Wortman" w:date="2014-04-25T22:40:00Z">
        <w:r w:rsidRPr="00820DAE">
          <w:t xml:space="preserve">   }</w:t>
        </w:r>
      </w:ins>
    </w:p>
    <w:p w14:paraId="30FD4152" w14:textId="77777777" w:rsidR="00820DAE" w:rsidRPr="00820DAE" w:rsidRDefault="00820DAE">
      <w:pPr>
        <w:pStyle w:val="Code"/>
        <w:rPr>
          <w:ins w:id="598" w:author="Brian Wortman" w:date="2014-04-25T22:40:00Z"/>
        </w:rPr>
        <w:pPrChange w:id="599" w:author="Brian Wortman" w:date="2014-04-25T22:41:00Z">
          <w:pPr>
            <w:pStyle w:val="BodyTextCont"/>
          </w:pPr>
        </w:pPrChange>
      </w:pPr>
    </w:p>
    <w:p w14:paraId="7EBFADBE" w14:textId="77777777" w:rsidR="00820DAE" w:rsidRPr="00820DAE" w:rsidRDefault="00820DAE">
      <w:pPr>
        <w:pStyle w:val="Code"/>
        <w:rPr>
          <w:ins w:id="600" w:author="Brian Wortman" w:date="2014-04-25T22:40:00Z"/>
        </w:rPr>
        <w:pPrChange w:id="601" w:author="Brian Wortman" w:date="2014-04-25T22:41:00Z">
          <w:pPr>
            <w:pStyle w:val="BodyTextCont"/>
          </w:pPr>
        </w:pPrChange>
      </w:pPr>
      <w:ins w:id="602" w:author="Brian Wortman" w:date="2014-04-25T22:40:00Z">
        <w:r w:rsidRPr="00820DAE">
          <w:t xml:space="preserve">   public string Get(string id)</w:t>
        </w:r>
      </w:ins>
    </w:p>
    <w:p w14:paraId="1A7952C1" w14:textId="77777777" w:rsidR="00820DAE" w:rsidRPr="00820DAE" w:rsidRDefault="00820DAE">
      <w:pPr>
        <w:pStyle w:val="Code"/>
        <w:rPr>
          <w:ins w:id="603" w:author="Brian Wortman" w:date="2014-04-25T22:40:00Z"/>
        </w:rPr>
        <w:pPrChange w:id="604" w:author="Brian Wortman" w:date="2014-04-25T22:41:00Z">
          <w:pPr>
            <w:pStyle w:val="BodyTextCont"/>
          </w:pPr>
        </w:pPrChange>
      </w:pPr>
      <w:ins w:id="605" w:author="Brian Wortman" w:date="2014-04-25T22:40:00Z">
        <w:r w:rsidRPr="00820DAE">
          <w:t xml:space="preserve">   {</w:t>
        </w:r>
      </w:ins>
    </w:p>
    <w:p w14:paraId="3B686BFD" w14:textId="77777777" w:rsidR="00820DAE" w:rsidRPr="00820DAE" w:rsidRDefault="00820DAE">
      <w:pPr>
        <w:pStyle w:val="Code"/>
        <w:rPr>
          <w:ins w:id="606" w:author="Brian Wortman" w:date="2014-04-25T22:40:00Z"/>
        </w:rPr>
        <w:pPrChange w:id="607" w:author="Brian Wortman" w:date="2014-04-25T22:41:00Z">
          <w:pPr>
            <w:pStyle w:val="BodyTextCont"/>
          </w:pPr>
        </w:pPrChange>
      </w:pPr>
      <w:ins w:id="608" w:author="Brian Wortman" w:date="2014-04-25T22:40:00Z">
        <w:r w:rsidRPr="00820DAE">
          <w:t xml:space="preserve">       return "In the Get(string id) method, id = " + id;</w:t>
        </w:r>
      </w:ins>
    </w:p>
    <w:p w14:paraId="30039364" w14:textId="77777777" w:rsidR="00820DAE" w:rsidRPr="00820DAE" w:rsidRDefault="00820DAE">
      <w:pPr>
        <w:pStyle w:val="Code"/>
        <w:rPr>
          <w:ins w:id="609" w:author="Brian Wortman" w:date="2014-04-25T22:40:00Z"/>
        </w:rPr>
        <w:pPrChange w:id="610" w:author="Brian Wortman" w:date="2014-04-25T22:41:00Z">
          <w:pPr>
            <w:pStyle w:val="BodyTextCont"/>
          </w:pPr>
        </w:pPrChange>
      </w:pPr>
      <w:ins w:id="611" w:author="Brian Wortman" w:date="2014-04-25T22:40:00Z">
        <w:r w:rsidRPr="00820DAE">
          <w:t xml:space="preserve">   }</w:t>
        </w:r>
      </w:ins>
    </w:p>
    <w:p w14:paraId="143A2BF0" w14:textId="77777777" w:rsidR="00820DAE" w:rsidRDefault="00820DAE">
      <w:pPr>
        <w:pStyle w:val="Code"/>
        <w:rPr>
          <w:ins w:id="612" w:author="Brian Wortman" w:date="2014-04-25T22:35:00Z"/>
        </w:rPr>
        <w:pPrChange w:id="613" w:author="Brian Wortman" w:date="2014-04-25T22:41:00Z">
          <w:pPr/>
        </w:pPrChange>
      </w:pPr>
      <w:ins w:id="614" w:author="Brian Wortman" w:date="2014-04-25T22:40:00Z">
        <w:r w:rsidRPr="00820DAE">
          <w:t>}</w:t>
        </w:r>
      </w:ins>
    </w:p>
    <w:p w14:paraId="16B44A0A" w14:textId="77777777" w:rsidR="00820DAE" w:rsidRDefault="002A5826">
      <w:pPr>
        <w:pStyle w:val="BodyTextCont"/>
        <w:rPr>
          <w:ins w:id="615" w:author="Brian Wortman" w:date="2014-04-25T22:42:00Z"/>
        </w:rPr>
        <w:pPrChange w:id="616" w:author="Brian Wortman" w:date="2014-04-25T21:32:00Z">
          <w:pPr/>
        </w:pPrChange>
      </w:pPr>
      <w:ins w:id="617" w:author="Brian Wortman" w:date="2014-04-25T22:54:00Z">
        <w:r>
          <w:t xml:space="preserve">So now we've </w:t>
        </w:r>
      </w:ins>
      <w:ins w:id="618" w:author="Brian Wortman" w:date="2014-04-25T22:55:00Z">
        <w:r>
          <w:t xml:space="preserve">not only </w:t>
        </w:r>
      </w:ins>
      <w:ins w:id="619" w:author="Brian Wortman" w:date="2014-04-25T22:56:00Z">
        <w:r>
          <w:t xml:space="preserve">compromised </w:t>
        </w:r>
      </w:ins>
      <w:ins w:id="620" w:author="Brian Wortman" w:date="2014-04-25T22:54:00Z">
        <w:r>
          <w:t xml:space="preserve">some </w:t>
        </w:r>
      </w:ins>
      <w:ins w:id="621" w:author="Brian Wortman" w:date="2014-04-25T22:56:00Z">
        <w:r>
          <w:t xml:space="preserve">of the </w:t>
        </w:r>
      </w:ins>
      <w:ins w:id="622" w:author="Brian Wortman" w:date="2014-04-25T22:54:00Z">
        <w:r>
          <w:t xml:space="preserve">semantic meaning </w:t>
        </w:r>
      </w:ins>
      <w:ins w:id="623" w:author="Brian Wortman" w:date="2014-04-25T22:56:00Z">
        <w:r>
          <w:t xml:space="preserve">in our business domain </w:t>
        </w:r>
      </w:ins>
      <w:ins w:id="624" w:author="Brian Wortman" w:date="2014-04-25T22:54:00Z">
        <w:r>
          <w:t xml:space="preserve">by </w:t>
        </w:r>
      </w:ins>
      <w:ins w:id="625" w:author="Brian Wortman" w:date="2014-04-25T22:55:00Z">
        <w:r>
          <w:t xml:space="preserve">renaming </w:t>
        </w:r>
      </w:ins>
      <w:ins w:id="626" w:author="Brian Wortman" w:date="2014-04-25T22:54:00Z">
        <w:r>
          <w:t>"</w:t>
        </w:r>
        <w:proofErr w:type="spellStart"/>
        <w:r>
          <w:t>taskNum</w:t>
        </w:r>
        <w:proofErr w:type="spellEnd"/>
        <w:r>
          <w:t xml:space="preserve">" </w:t>
        </w:r>
      </w:ins>
      <w:ins w:id="627" w:author="Brian Wortman" w:date="2014-04-25T22:55:00Z">
        <w:r>
          <w:t>to "id"</w:t>
        </w:r>
      </w:ins>
      <w:ins w:id="628" w:author="Brian Wortman" w:date="2014-04-25T23:08:00Z">
        <w:r w:rsidR="00265676">
          <w:t xml:space="preserve"> (in this example they are distinct concepts)</w:t>
        </w:r>
      </w:ins>
      <w:ins w:id="629" w:author="Brian Wortman" w:date="2014-04-25T22:55:00Z">
        <w:r>
          <w:t xml:space="preserve">, but </w:t>
        </w:r>
      </w:ins>
      <w:ins w:id="630" w:author="Brian Wortman" w:date="2014-04-25T22:57:00Z">
        <w:r>
          <w:t>we've</w:t>
        </w:r>
      </w:ins>
      <w:ins w:id="631" w:author="Brian Wortman" w:date="2014-04-25T22:41:00Z">
        <w:r w:rsidR="00820DAE">
          <w:t xml:space="preserve"> </w:t>
        </w:r>
      </w:ins>
      <w:ins w:id="632" w:author="Brian Wortman" w:date="2014-04-25T22:55:00Z">
        <w:r>
          <w:t xml:space="preserve">also </w:t>
        </w:r>
      </w:ins>
      <w:ins w:id="633" w:author="Brian Wortman" w:date="2014-04-25T22:57:00Z">
        <w:r>
          <w:t xml:space="preserve">put ourselves </w:t>
        </w:r>
      </w:ins>
      <w:ins w:id="634" w:author="Brian Wortman" w:date="2014-04-25T22:41:00Z">
        <w:r w:rsidR="00820DAE">
          <w:t xml:space="preserve">in a situation where </w:t>
        </w:r>
      </w:ins>
      <w:ins w:id="635" w:author="Brian Wortman" w:date="2014-04-25T22:44:00Z">
        <w:r w:rsidR="00820DAE">
          <w:t>we have mul</w:t>
        </w:r>
        <w:r w:rsidR="00D8126E">
          <w:t xml:space="preserve">tiple actions matching the </w:t>
        </w:r>
      </w:ins>
      <w:ins w:id="636" w:author="Brian Wortman" w:date="2014-04-25T22:57:00Z">
        <w:r>
          <w:t xml:space="preserve">configured </w:t>
        </w:r>
      </w:ins>
      <w:ins w:id="637" w:author="Brian Wortman" w:date="2014-04-25T22:44:00Z">
        <w:r w:rsidR="00D8126E">
          <w:t xml:space="preserve">route. </w:t>
        </w:r>
      </w:ins>
      <w:ins w:id="638" w:author="Brian Wortman" w:date="2014-04-25T22:47:00Z">
        <w:r w:rsidR="00D8126E">
          <w:t>Not taking the parameter types on the methods into account, t</w:t>
        </w:r>
      </w:ins>
      <w:ins w:id="639" w:author="Brian Wortman" w:date="2014-04-25T22:46:00Z">
        <w:r w:rsidR="00D8126E">
          <w:t xml:space="preserve">he framework </w:t>
        </w:r>
      </w:ins>
      <w:ins w:id="640" w:author="Brian Wortman" w:date="2014-04-25T22:47:00Z">
        <w:r w:rsidR="00D8126E">
          <w:t>has no way to determine which route is correct</w:t>
        </w:r>
      </w:ins>
      <w:ins w:id="641" w:author="Brian Wortman" w:date="2014-04-25T22:57:00Z">
        <w:r>
          <w:t>; t</w:t>
        </w:r>
      </w:ins>
      <w:ins w:id="642" w:author="Brian Wortman" w:date="2014-04-25T22:47:00Z">
        <w:r w:rsidR="00D8126E">
          <w:t xml:space="preserve">herefore, it </w:t>
        </w:r>
      </w:ins>
      <w:ins w:id="643" w:author="Brian Wortman" w:date="2014-04-25T23:16:00Z">
        <w:r w:rsidR="009D7066">
          <w:t xml:space="preserve">just </w:t>
        </w:r>
      </w:ins>
      <w:ins w:id="644" w:author="Brian Wortman" w:date="2014-04-25T22:47:00Z">
        <w:r w:rsidR="00D8126E">
          <w:t xml:space="preserve">gives up and </w:t>
        </w:r>
      </w:ins>
      <w:ins w:id="645" w:author="Brian Wortman" w:date="2014-04-25T22:46:00Z">
        <w:r w:rsidR="00D8126E">
          <w:t>responds with an internal server error:</w:t>
        </w:r>
      </w:ins>
    </w:p>
    <w:p w14:paraId="1D892FC9" w14:textId="77777777" w:rsidR="00820DAE" w:rsidRPr="00820DAE" w:rsidRDefault="00820DAE">
      <w:pPr>
        <w:pStyle w:val="Code"/>
        <w:rPr>
          <w:ins w:id="646" w:author="Brian Wortman" w:date="2014-04-25T22:42:00Z"/>
        </w:rPr>
        <w:pPrChange w:id="647" w:author="Brian Wortman" w:date="2014-04-25T22:42:00Z">
          <w:pPr/>
        </w:pPrChange>
      </w:pPr>
      <w:ins w:id="648" w:author="Brian Wortman" w:date="2014-04-25T22:42:00Z">
        <w:r w:rsidRPr="00820DAE">
          <w:t>HTTP/1.1 500 Internal Server Error</w:t>
        </w:r>
      </w:ins>
    </w:p>
    <w:p w14:paraId="32FAF6CE" w14:textId="77777777" w:rsidR="00820DAE" w:rsidRPr="00820DAE" w:rsidRDefault="00820DAE">
      <w:pPr>
        <w:pStyle w:val="Code"/>
        <w:rPr>
          <w:ins w:id="649" w:author="Brian Wortman" w:date="2014-04-25T22:42:00Z"/>
        </w:rPr>
        <w:pPrChange w:id="650" w:author="Brian Wortman" w:date="2014-04-25T22:42:00Z">
          <w:pPr/>
        </w:pPrChange>
      </w:pPr>
      <w:ins w:id="651" w:author="Brian Wortman" w:date="2014-04-25T22:42:00Z">
        <w:r w:rsidRPr="00820DAE">
          <w:t xml:space="preserve">{"Message":"An error has occurred.","ExceptionMessage":"Multiple actions were found that match the request: </w:t>
        </w:r>
      </w:ins>
      <w:ins w:id="652" w:author="Brian Wortman" w:date="2014-04-25T22:43:00Z">
        <w:r>
          <w:t>…</w:t>
        </w:r>
      </w:ins>
    </w:p>
    <w:p w14:paraId="60DB0CEF" w14:textId="77777777" w:rsidR="002A5ECC" w:rsidRDefault="002A5ECC">
      <w:pPr>
        <w:pStyle w:val="BodyTextCont"/>
        <w:rPr>
          <w:ins w:id="653" w:author="Brian Wortman" w:date="2014-04-25T21:41:00Z"/>
        </w:rPr>
        <w:pPrChange w:id="654" w:author="Brian Wortman" w:date="2014-04-25T21:32:00Z">
          <w:pPr/>
        </w:pPrChange>
      </w:pPr>
      <w:ins w:id="655" w:author="Brian Wortman" w:date="2014-04-25T21:39:00Z">
        <w:r>
          <w:t xml:space="preserve">The good news is </w:t>
        </w:r>
      </w:ins>
      <w:ins w:id="656" w:author="Brian Wortman" w:date="2014-04-25T21:40:00Z">
        <w:r>
          <w:t>that</w:t>
        </w:r>
      </w:ins>
      <w:ins w:id="657" w:author="Brian Wortman" w:date="2014-04-25T21:39:00Z">
        <w:r>
          <w:t xml:space="preserve"> attribute-based routing is now available</w:t>
        </w:r>
      </w:ins>
      <w:ins w:id="658" w:author="Brian Wortman" w:date="2014-04-25T21:40:00Z">
        <w:r>
          <w:t>, and it solves this and many other routing problems.</w:t>
        </w:r>
      </w:ins>
      <w:ins w:id="659" w:author="Brian Wortman" w:date="2014-04-25T21:41:00Z">
        <w:r>
          <w:t xml:space="preserve"> </w:t>
        </w:r>
      </w:ins>
      <w:ins w:id="660" w:author="Brian Wortman" w:date="2014-04-25T22:02:00Z">
        <w:r w:rsidR="00B26B64">
          <w:t>It is enabled by default</w:t>
        </w:r>
      </w:ins>
      <w:ins w:id="661" w:author="Brian Wortman" w:date="2014-04-25T22:03:00Z">
        <w:r w:rsidR="00B26B64">
          <w:t xml:space="preserve"> for ASP.NET Web API applications. </w:t>
        </w:r>
      </w:ins>
      <w:ins w:id="662" w:author="Brian Wortman" w:date="2014-04-25T21:41:00Z">
        <w:r>
          <w:t xml:space="preserve">Let's take a look at the controller code </w:t>
        </w:r>
      </w:ins>
      <w:ins w:id="663" w:author="Brian Wortman" w:date="2014-04-25T22:04:00Z">
        <w:r w:rsidR="00B26B64">
          <w:t xml:space="preserve">and </w:t>
        </w:r>
      </w:ins>
      <w:ins w:id="664" w:author="Brian Wortman" w:date="2014-04-26T13:19:00Z">
        <w:r w:rsidR="00047C76">
          <w:t xml:space="preserve">those same </w:t>
        </w:r>
      </w:ins>
      <w:ins w:id="665" w:author="Brian Wortman" w:date="2014-04-25T22:04:00Z">
        <w:r w:rsidR="00B26B64">
          <w:t xml:space="preserve">HTTP messages when </w:t>
        </w:r>
      </w:ins>
      <w:ins w:id="666" w:author="Brian Wortman" w:date="2014-04-25T21:41:00Z">
        <w:r>
          <w:t>attribute-based routing</w:t>
        </w:r>
      </w:ins>
      <w:ins w:id="667" w:author="Brian Wortman" w:date="2014-04-25T22:04:00Z">
        <w:r w:rsidR="00B26B64">
          <w:t xml:space="preserve"> is used</w:t>
        </w:r>
      </w:ins>
      <w:ins w:id="668" w:author="Brian Wortman" w:date="2014-04-25T21:41:00Z">
        <w:r w:rsidR="00832B8C">
          <w:t>.</w:t>
        </w:r>
      </w:ins>
    </w:p>
    <w:p w14:paraId="4E8C0D55" w14:textId="26903DA7" w:rsidR="00832B8C" w:rsidRDefault="00832B8C">
      <w:pPr>
        <w:pStyle w:val="BodyTextCont"/>
        <w:rPr>
          <w:ins w:id="669" w:author="Brian Wortman" w:date="2014-04-25T21:41:00Z"/>
        </w:rPr>
        <w:pPrChange w:id="670" w:author="Brian Wortman" w:date="2014-04-25T21:32:00Z">
          <w:pPr/>
        </w:pPrChange>
      </w:pPr>
      <w:ins w:id="671" w:author="Brian Wortman" w:date="2014-04-26T12:40:00Z">
        <w:r>
          <w:t>First, the controller</w:t>
        </w:r>
      </w:ins>
      <w:ins w:id="672" w:author="Brian Wortman" w:date="2014-04-26T13:19:00Z">
        <w:r w:rsidR="00047C76">
          <w:t xml:space="preserve"> code</w:t>
        </w:r>
      </w:ins>
      <w:ins w:id="673" w:author="Brian Wortman" w:date="2014-04-26T12:40:00Z">
        <w:r>
          <w:t xml:space="preserve">. Note the </w:t>
        </w:r>
      </w:ins>
      <w:ins w:id="674" w:author="Brian Wortman" w:date="2014-04-26T12:41:00Z">
        <w:r>
          <w:t xml:space="preserve">Route </w:t>
        </w:r>
      </w:ins>
      <w:ins w:id="675" w:author="Brian Wortman" w:date="2014-04-26T12:40:00Z">
        <w:r>
          <w:t>attributes over the methods</w:t>
        </w:r>
      </w:ins>
      <w:ins w:id="676" w:author="Brian Wortman" w:date="2014-04-26T13:14:00Z">
        <w:r w:rsidR="00BB32FB">
          <w:t xml:space="preserve">. Not only do they specify the </w:t>
        </w:r>
      </w:ins>
      <w:ins w:id="677" w:author="Brian Wortman" w:date="2014-04-26T13:16:00Z">
        <w:r w:rsidR="00BB32FB">
          <w:t xml:space="preserve">path to be matched against the URL, but they also contain constraints describing the </w:t>
        </w:r>
      </w:ins>
      <w:ins w:id="678" w:author="Brian Wortman" w:date="2014-04-26T13:17:00Z">
        <w:r w:rsidR="00BB32FB">
          <w:t xml:space="preserve">action parameters. This </w:t>
        </w:r>
      </w:ins>
      <w:ins w:id="679" w:author="Brian Wortman" w:date="2014-04-26T13:18:00Z">
        <w:r w:rsidR="00BB32FB">
          <w:t xml:space="preserve">enables the framework to make a more informed </w:t>
        </w:r>
      </w:ins>
      <w:ins w:id="680" w:author="Brian Wortman" w:date="2014-04-26T13:20:00Z">
        <w:r w:rsidR="00047C76">
          <w:t xml:space="preserve">action </w:t>
        </w:r>
      </w:ins>
      <w:ins w:id="681" w:author="Brian Wortman" w:date="2014-04-26T13:18:00Z">
        <w:r w:rsidR="00BB32FB">
          <w:t>method selection</w:t>
        </w:r>
      </w:ins>
      <w:ins w:id="682" w:author="Brian Wortman" w:date="2014-04-26T20:53:00Z">
        <w:r w:rsidR="00BE53CC">
          <w:t>, taking the parameter type into account</w:t>
        </w:r>
      </w:ins>
      <w:ins w:id="683" w:author="Brian Wortman" w:date="2014-04-26T13:18:00Z">
        <w:r w:rsidR="00BB32FB">
          <w:t>:</w:t>
        </w:r>
      </w:ins>
    </w:p>
    <w:p w14:paraId="6DE84DEB" w14:textId="77777777" w:rsidR="006332A7" w:rsidRPr="006332A7" w:rsidRDefault="006332A7">
      <w:pPr>
        <w:pStyle w:val="Code"/>
        <w:rPr>
          <w:ins w:id="684" w:author="Brian Wortman" w:date="2014-04-25T21:45:00Z"/>
        </w:rPr>
        <w:pPrChange w:id="685" w:author="Brian Wortman" w:date="2014-04-25T21:46:00Z">
          <w:pPr>
            <w:pStyle w:val="BodyTextCont"/>
          </w:pPr>
        </w:pPrChange>
      </w:pPr>
      <w:ins w:id="686" w:author="Brian Wortman" w:date="2014-04-25T21:45:00Z">
        <w:r w:rsidRPr="006332A7">
          <w:t>public class TasksController : ApiController</w:t>
        </w:r>
      </w:ins>
    </w:p>
    <w:p w14:paraId="04021AA0" w14:textId="77777777" w:rsidR="006332A7" w:rsidRPr="006332A7" w:rsidRDefault="006332A7">
      <w:pPr>
        <w:pStyle w:val="Code"/>
        <w:rPr>
          <w:ins w:id="687" w:author="Brian Wortman" w:date="2014-04-25T21:45:00Z"/>
        </w:rPr>
        <w:pPrChange w:id="688" w:author="Brian Wortman" w:date="2014-04-25T21:46:00Z">
          <w:pPr>
            <w:pStyle w:val="BodyTextCont"/>
          </w:pPr>
        </w:pPrChange>
      </w:pPr>
      <w:ins w:id="689" w:author="Brian Wortman" w:date="2014-04-25T21:45:00Z">
        <w:r w:rsidRPr="006332A7">
          <w:t>{</w:t>
        </w:r>
      </w:ins>
    </w:p>
    <w:p w14:paraId="5FC40F1D" w14:textId="77777777" w:rsidR="006332A7" w:rsidRPr="006332A7" w:rsidRDefault="006332A7">
      <w:pPr>
        <w:pStyle w:val="Code"/>
        <w:rPr>
          <w:ins w:id="690" w:author="Brian Wortman" w:date="2014-04-25T21:45:00Z"/>
        </w:rPr>
        <w:pPrChange w:id="691" w:author="Brian Wortman" w:date="2014-04-25T21:46:00Z">
          <w:pPr>
            <w:pStyle w:val="BodyTextCont"/>
          </w:pPr>
        </w:pPrChange>
      </w:pPr>
      <w:ins w:id="692" w:author="Brian Wortman" w:date="2014-04-25T21:45:00Z">
        <w:r w:rsidRPr="006332A7">
          <w:t xml:space="preserve">    [Route("api/tasks/{id:int}")]</w:t>
        </w:r>
      </w:ins>
    </w:p>
    <w:p w14:paraId="7F84C511" w14:textId="77777777" w:rsidR="006332A7" w:rsidRPr="006332A7" w:rsidRDefault="006332A7">
      <w:pPr>
        <w:pStyle w:val="Code"/>
        <w:rPr>
          <w:ins w:id="693" w:author="Brian Wortman" w:date="2014-04-25T21:45:00Z"/>
        </w:rPr>
        <w:pPrChange w:id="694" w:author="Brian Wortman" w:date="2014-04-25T21:46:00Z">
          <w:pPr>
            <w:pStyle w:val="BodyTextCont"/>
          </w:pPr>
        </w:pPrChange>
      </w:pPr>
      <w:ins w:id="695" w:author="Brian Wortman" w:date="2014-04-25T21:45:00Z">
        <w:r w:rsidRPr="006332A7">
          <w:t xml:space="preserve">    public string Get(int id)</w:t>
        </w:r>
      </w:ins>
    </w:p>
    <w:p w14:paraId="23890ED8" w14:textId="77777777" w:rsidR="006332A7" w:rsidRPr="006332A7" w:rsidRDefault="006332A7">
      <w:pPr>
        <w:pStyle w:val="Code"/>
        <w:rPr>
          <w:ins w:id="696" w:author="Brian Wortman" w:date="2014-04-25T21:45:00Z"/>
        </w:rPr>
        <w:pPrChange w:id="697" w:author="Brian Wortman" w:date="2014-04-25T21:46:00Z">
          <w:pPr>
            <w:pStyle w:val="BodyTextCont"/>
          </w:pPr>
        </w:pPrChange>
      </w:pPr>
      <w:ins w:id="698" w:author="Brian Wortman" w:date="2014-04-25T21:45:00Z">
        <w:r w:rsidRPr="006332A7">
          <w:t xml:space="preserve">    {</w:t>
        </w:r>
      </w:ins>
    </w:p>
    <w:p w14:paraId="5C0B3D13" w14:textId="77777777" w:rsidR="006332A7" w:rsidRPr="006332A7" w:rsidRDefault="006332A7">
      <w:pPr>
        <w:pStyle w:val="Code"/>
        <w:rPr>
          <w:ins w:id="699" w:author="Brian Wortman" w:date="2014-04-25T21:45:00Z"/>
        </w:rPr>
        <w:pPrChange w:id="700" w:author="Brian Wortman" w:date="2014-04-25T21:46:00Z">
          <w:pPr>
            <w:pStyle w:val="BodyTextCont"/>
          </w:pPr>
        </w:pPrChange>
      </w:pPr>
      <w:ins w:id="701" w:author="Brian Wortman" w:date="2014-04-25T21:45:00Z">
        <w:r w:rsidRPr="006332A7">
          <w:t xml:space="preserve">        return "In the Get(int id) overload, id = " + id;</w:t>
        </w:r>
      </w:ins>
    </w:p>
    <w:p w14:paraId="3632DC1E" w14:textId="77777777" w:rsidR="006332A7" w:rsidRPr="006332A7" w:rsidRDefault="006332A7">
      <w:pPr>
        <w:pStyle w:val="Code"/>
        <w:rPr>
          <w:ins w:id="702" w:author="Brian Wortman" w:date="2014-04-25T21:45:00Z"/>
        </w:rPr>
        <w:pPrChange w:id="703" w:author="Brian Wortman" w:date="2014-04-25T21:46:00Z">
          <w:pPr>
            <w:pStyle w:val="BodyTextCont"/>
          </w:pPr>
        </w:pPrChange>
      </w:pPr>
      <w:ins w:id="704" w:author="Brian Wortman" w:date="2014-04-25T21:45:00Z">
        <w:r w:rsidRPr="006332A7">
          <w:t xml:space="preserve">    }</w:t>
        </w:r>
      </w:ins>
    </w:p>
    <w:p w14:paraId="5833390C" w14:textId="77777777" w:rsidR="006332A7" w:rsidRPr="006332A7" w:rsidRDefault="006332A7">
      <w:pPr>
        <w:pStyle w:val="Code"/>
        <w:rPr>
          <w:ins w:id="705" w:author="Brian Wortman" w:date="2014-04-25T21:45:00Z"/>
        </w:rPr>
        <w:pPrChange w:id="706" w:author="Brian Wortman" w:date="2014-04-25T21:46:00Z">
          <w:pPr>
            <w:pStyle w:val="BodyTextCont"/>
          </w:pPr>
        </w:pPrChange>
      </w:pPr>
    </w:p>
    <w:p w14:paraId="40206C82" w14:textId="77777777" w:rsidR="006332A7" w:rsidRPr="006332A7" w:rsidRDefault="006332A7">
      <w:pPr>
        <w:pStyle w:val="Code"/>
        <w:rPr>
          <w:ins w:id="707" w:author="Brian Wortman" w:date="2014-04-25T21:45:00Z"/>
        </w:rPr>
        <w:pPrChange w:id="708" w:author="Brian Wortman" w:date="2014-04-25T21:46:00Z">
          <w:pPr>
            <w:pStyle w:val="BodyTextCont"/>
          </w:pPr>
        </w:pPrChange>
      </w:pPr>
      <w:ins w:id="709" w:author="Brian Wortman" w:date="2014-04-25T21:45:00Z">
        <w:r w:rsidRPr="006332A7">
          <w:t xml:space="preserve">    [Route("api/tasks/{tasknum:alpha}")]</w:t>
        </w:r>
      </w:ins>
    </w:p>
    <w:p w14:paraId="36EF8753" w14:textId="77777777" w:rsidR="006332A7" w:rsidRPr="006332A7" w:rsidRDefault="006332A7">
      <w:pPr>
        <w:pStyle w:val="Code"/>
        <w:rPr>
          <w:ins w:id="710" w:author="Brian Wortman" w:date="2014-04-25T21:45:00Z"/>
        </w:rPr>
        <w:pPrChange w:id="711" w:author="Brian Wortman" w:date="2014-04-25T21:46:00Z">
          <w:pPr>
            <w:pStyle w:val="BodyTextCont"/>
          </w:pPr>
        </w:pPrChange>
      </w:pPr>
      <w:ins w:id="712" w:author="Brian Wortman" w:date="2014-04-25T21:45:00Z">
        <w:r w:rsidRPr="006332A7">
          <w:t xml:space="preserve">    public string Get(string taskNum)</w:t>
        </w:r>
      </w:ins>
    </w:p>
    <w:p w14:paraId="1E275BAA" w14:textId="77777777" w:rsidR="006332A7" w:rsidRPr="006332A7" w:rsidRDefault="006332A7">
      <w:pPr>
        <w:pStyle w:val="Code"/>
        <w:rPr>
          <w:ins w:id="713" w:author="Brian Wortman" w:date="2014-04-25T21:45:00Z"/>
        </w:rPr>
        <w:pPrChange w:id="714" w:author="Brian Wortman" w:date="2014-04-25T21:46:00Z">
          <w:pPr>
            <w:pStyle w:val="BodyTextCont"/>
          </w:pPr>
        </w:pPrChange>
      </w:pPr>
      <w:ins w:id="715" w:author="Brian Wortman" w:date="2014-04-25T21:45:00Z">
        <w:r w:rsidRPr="006332A7">
          <w:t xml:space="preserve">    {</w:t>
        </w:r>
      </w:ins>
    </w:p>
    <w:p w14:paraId="66F43A6F" w14:textId="77777777" w:rsidR="006332A7" w:rsidRPr="006332A7" w:rsidRDefault="006332A7">
      <w:pPr>
        <w:pStyle w:val="Code"/>
        <w:rPr>
          <w:ins w:id="716" w:author="Brian Wortman" w:date="2014-04-25T21:45:00Z"/>
        </w:rPr>
        <w:pPrChange w:id="717" w:author="Brian Wortman" w:date="2014-04-25T21:46:00Z">
          <w:pPr>
            <w:pStyle w:val="BodyTextCont"/>
          </w:pPr>
        </w:pPrChange>
      </w:pPr>
      <w:ins w:id="718" w:author="Brian Wortman" w:date="2014-04-25T21:45:00Z">
        <w:r w:rsidRPr="006332A7">
          <w:t xml:space="preserve">        return "In the Get(string taskNum) overload, taskNum = " + taskNum;</w:t>
        </w:r>
      </w:ins>
    </w:p>
    <w:p w14:paraId="42729E93" w14:textId="77777777" w:rsidR="006332A7" w:rsidRPr="006332A7" w:rsidRDefault="006332A7">
      <w:pPr>
        <w:pStyle w:val="Code"/>
        <w:rPr>
          <w:ins w:id="719" w:author="Brian Wortman" w:date="2014-04-25T21:45:00Z"/>
        </w:rPr>
        <w:pPrChange w:id="720" w:author="Brian Wortman" w:date="2014-04-25T21:46:00Z">
          <w:pPr>
            <w:pStyle w:val="BodyTextCont"/>
          </w:pPr>
        </w:pPrChange>
      </w:pPr>
      <w:ins w:id="721" w:author="Brian Wortman" w:date="2014-04-25T21:45:00Z">
        <w:r w:rsidRPr="006332A7">
          <w:t xml:space="preserve">    }</w:t>
        </w:r>
      </w:ins>
    </w:p>
    <w:p w14:paraId="423A369C" w14:textId="77777777" w:rsidR="00FE3171" w:rsidRDefault="006332A7">
      <w:pPr>
        <w:pStyle w:val="Code"/>
        <w:rPr>
          <w:ins w:id="722" w:author="Brian Wortman" w:date="2014-04-25T21:29:00Z"/>
        </w:rPr>
        <w:pPrChange w:id="723" w:author="Brian Wortman" w:date="2014-04-25T22:05:00Z">
          <w:pPr/>
        </w:pPrChange>
      </w:pPr>
      <w:ins w:id="724" w:author="Brian Wortman" w:date="2014-04-25T21:45:00Z">
        <w:r w:rsidRPr="006332A7">
          <w:t>}</w:t>
        </w:r>
      </w:ins>
    </w:p>
    <w:p w14:paraId="4E4DC3E8" w14:textId="77777777" w:rsidR="00B26B64" w:rsidRDefault="00B26B64" w:rsidP="00B26B64">
      <w:pPr>
        <w:pStyle w:val="CodeCaption"/>
        <w:rPr>
          <w:ins w:id="725" w:author="Brian Wortman" w:date="2014-04-25T22:06:00Z"/>
        </w:rPr>
      </w:pPr>
      <w:ins w:id="726" w:author="Brian Wortman" w:date="2014-04-25T22:06:00Z">
        <w:r>
          <w:t>Request #1</w:t>
        </w:r>
      </w:ins>
    </w:p>
    <w:p w14:paraId="18616ED4" w14:textId="77777777" w:rsidR="00B26B64" w:rsidRPr="00FE3171" w:rsidRDefault="00B26B64" w:rsidP="00B26B64">
      <w:pPr>
        <w:pStyle w:val="Code"/>
        <w:rPr>
          <w:ins w:id="727" w:author="Brian Wortman" w:date="2014-04-25T22:06:00Z"/>
        </w:rPr>
      </w:pPr>
      <w:ins w:id="728" w:author="Brian Wortman" w:date="2014-04-25T22:06:00Z">
        <w:r w:rsidRPr="00FE3171">
          <w:t>GET http://localhost:50101/api/tasks/123 HTTP/1.1</w:t>
        </w:r>
      </w:ins>
    </w:p>
    <w:p w14:paraId="6CE582CB" w14:textId="77777777" w:rsidR="00B26B64" w:rsidRDefault="00B26B64" w:rsidP="00B26B64">
      <w:pPr>
        <w:pStyle w:val="CodeCaption"/>
        <w:rPr>
          <w:ins w:id="729" w:author="Brian Wortman" w:date="2014-04-25T22:06:00Z"/>
        </w:rPr>
      </w:pPr>
      <w:ins w:id="730" w:author="Brian Wortman" w:date="2014-04-25T22:06:00Z">
        <w:r>
          <w:t>Response #1</w:t>
        </w:r>
      </w:ins>
    </w:p>
    <w:p w14:paraId="3BD7A666" w14:textId="77777777" w:rsidR="00B26B64" w:rsidRPr="00FE3171" w:rsidRDefault="00B26B64" w:rsidP="00B26B64">
      <w:pPr>
        <w:pStyle w:val="Code"/>
        <w:rPr>
          <w:ins w:id="731" w:author="Brian Wortman" w:date="2014-04-25T22:06:00Z"/>
        </w:rPr>
      </w:pPr>
      <w:ins w:id="732" w:author="Brian Wortman" w:date="2014-04-25T22:06:00Z">
        <w:r w:rsidRPr="00FE3171">
          <w:lastRenderedPageBreak/>
          <w:t>HTTP/1.1 200 OK</w:t>
        </w:r>
      </w:ins>
    </w:p>
    <w:p w14:paraId="5B176C3F" w14:textId="77777777" w:rsidR="00B26B64" w:rsidRDefault="00B26B64" w:rsidP="00B26B64">
      <w:pPr>
        <w:pStyle w:val="Code"/>
        <w:rPr>
          <w:ins w:id="733" w:author="Brian Wortman" w:date="2014-04-25T22:06:00Z"/>
        </w:rPr>
      </w:pPr>
      <w:ins w:id="734" w:author="Brian Wortman" w:date="2014-04-25T22:06:00Z">
        <w:r w:rsidRPr="00FE3171">
          <w:t>"In the Get(int id) overload, id = 123"</w:t>
        </w:r>
      </w:ins>
    </w:p>
    <w:p w14:paraId="2CA09AE2" w14:textId="77777777" w:rsidR="00B26B64" w:rsidRDefault="00B26B64" w:rsidP="00B26B64">
      <w:pPr>
        <w:pStyle w:val="CodeCaption"/>
        <w:rPr>
          <w:ins w:id="735" w:author="Brian Wortman" w:date="2014-04-25T22:06:00Z"/>
        </w:rPr>
      </w:pPr>
      <w:ins w:id="736" w:author="Brian Wortman" w:date="2014-04-25T22:06:00Z">
        <w:r>
          <w:t>Request #2</w:t>
        </w:r>
      </w:ins>
    </w:p>
    <w:p w14:paraId="28629C75" w14:textId="77777777" w:rsidR="00B26B64" w:rsidRPr="00FE3171" w:rsidRDefault="00B26B64" w:rsidP="00B26B64">
      <w:pPr>
        <w:pStyle w:val="Code"/>
        <w:rPr>
          <w:ins w:id="737" w:author="Brian Wortman" w:date="2014-04-25T22:06:00Z"/>
        </w:rPr>
      </w:pPr>
      <w:ins w:id="738" w:author="Brian Wortman" w:date="2014-04-25T22:06:00Z">
        <w:r w:rsidRPr="00FE3171">
          <w:t>GET http://localhost:50101/api/tasks/abc HTTP/1.1</w:t>
        </w:r>
      </w:ins>
    </w:p>
    <w:p w14:paraId="6A18EB80" w14:textId="77777777" w:rsidR="00B26B64" w:rsidRDefault="00B26B64" w:rsidP="00B26B64">
      <w:pPr>
        <w:pStyle w:val="CodeCaption"/>
        <w:rPr>
          <w:ins w:id="739" w:author="Brian Wortman" w:date="2014-04-25T22:06:00Z"/>
        </w:rPr>
      </w:pPr>
      <w:ins w:id="740" w:author="Brian Wortman" w:date="2014-04-25T22:06:00Z">
        <w:r>
          <w:t>Response #2</w:t>
        </w:r>
      </w:ins>
    </w:p>
    <w:p w14:paraId="590F73C7" w14:textId="77777777" w:rsidR="00B26B64" w:rsidRPr="00B26B64" w:rsidRDefault="00B26B64">
      <w:pPr>
        <w:pStyle w:val="Code"/>
        <w:rPr>
          <w:ins w:id="741" w:author="Brian Wortman" w:date="2014-04-25T22:06:00Z"/>
        </w:rPr>
        <w:pPrChange w:id="742" w:author="Brian Wortman" w:date="2014-04-25T22:06:00Z">
          <w:pPr>
            <w:pStyle w:val="BodyTextFirst"/>
          </w:pPr>
        </w:pPrChange>
      </w:pPr>
      <w:ins w:id="743" w:author="Brian Wortman" w:date="2014-04-25T22:06:00Z">
        <w:r w:rsidRPr="00B26B64">
          <w:t>HTTP/1.1 200 OK</w:t>
        </w:r>
      </w:ins>
    </w:p>
    <w:p w14:paraId="40D970CF" w14:textId="77777777" w:rsidR="00FE3171" w:rsidRDefault="00B26B64">
      <w:pPr>
        <w:pStyle w:val="Code"/>
        <w:rPr>
          <w:ins w:id="744" w:author="Brian Wortman" w:date="2014-04-25T22:06:00Z"/>
        </w:rPr>
        <w:pPrChange w:id="745" w:author="Brian Wortman" w:date="2014-04-25T22:06:00Z">
          <w:pPr/>
        </w:pPrChange>
      </w:pPr>
      <w:ins w:id="746" w:author="Brian Wortman" w:date="2014-04-25T22:06:00Z">
        <w:r w:rsidRPr="00B26B64">
          <w:t>"In the Get(string taskNum) overload, taskNum = abc"</w:t>
        </w:r>
      </w:ins>
    </w:p>
    <w:p w14:paraId="70C99508" w14:textId="77777777" w:rsidR="005551D5" w:rsidRDefault="00B26B64">
      <w:pPr>
        <w:pStyle w:val="BodyTextCont"/>
        <w:rPr>
          <w:ins w:id="747" w:author="Brian Wortman" w:date="2014-04-25T23:13:00Z"/>
        </w:rPr>
        <w:pPrChange w:id="748" w:author="Brian Wortman" w:date="2014-04-25T22:07:00Z">
          <w:pPr/>
        </w:pPrChange>
      </w:pPr>
      <w:ins w:id="749" w:author="Brian Wortman" w:date="2014-04-25T22:07:00Z">
        <w:r>
          <w:t>That certainly looks better!</w:t>
        </w:r>
      </w:ins>
      <w:ins w:id="750" w:author="Brian Wortman" w:date="2014-04-25T23:11:00Z">
        <w:r w:rsidR="005551D5">
          <w:t xml:space="preserve"> </w:t>
        </w:r>
      </w:ins>
      <w:ins w:id="751" w:author="Brian Wortman" w:date="2014-04-25T23:17:00Z">
        <w:r w:rsidR="009D7066">
          <w:t xml:space="preserve">With that victory behind us, </w:t>
        </w:r>
      </w:ins>
      <w:ins w:id="752" w:author="Brian Wortman" w:date="2014-04-25T23:11:00Z">
        <w:r w:rsidR="005551D5">
          <w:t xml:space="preserve">we're </w:t>
        </w:r>
      </w:ins>
      <w:ins w:id="753" w:author="Brian Wortman" w:date="2014-04-25T23:17:00Z">
        <w:r w:rsidR="009D7066">
          <w:t xml:space="preserve">now </w:t>
        </w:r>
      </w:ins>
      <w:ins w:id="754" w:author="Brian Wortman" w:date="2014-04-25T23:11:00Z">
        <w:r w:rsidR="005551D5">
          <w:t xml:space="preserve">ready to dive into a </w:t>
        </w:r>
      </w:ins>
      <w:ins w:id="755" w:author="Brian Wortman" w:date="2014-04-25T23:12:00Z">
        <w:r w:rsidR="005551D5">
          <w:t xml:space="preserve">much more </w:t>
        </w:r>
      </w:ins>
      <w:ins w:id="756" w:author="Brian Wortman" w:date="2014-04-25T23:11:00Z">
        <w:r w:rsidR="005551D5">
          <w:t>complex example. L</w:t>
        </w:r>
      </w:ins>
      <w:ins w:id="757" w:author="Brian Wortman" w:date="2014-04-25T22:25:00Z">
        <w:r w:rsidR="00BD4988">
          <w:t xml:space="preserve">et's </w:t>
        </w:r>
      </w:ins>
      <w:ins w:id="758" w:author="Brian Wortman" w:date="2014-04-25T22:26:00Z">
        <w:r w:rsidR="00BD4988">
          <w:t xml:space="preserve">look at a controller that uses </w:t>
        </w:r>
      </w:ins>
      <w:ins w:id="759" w:author="Brian Wortman" w:date="2014-04-26T13:20:00Z">
        <w:r w:rsidR="00047C76">
          <w:t>the ASP.NET Web API's</w:t>
        </w:r>
      </w:ins>
      <w:ins w:id="760" w:author="Brian Wortman" w:date="2014-04-25T22:26:00Z">
        <w:r w:rsidR="00BD4988">
          <w:t xml:space="preserve"> </w:t>
        </w:r>
        <w:proofErr w:type="spellStart"/>
        <w:r w:rsidR="00BD4988">
          <w:t>RoutePrefixAttribute</w:t>
        </w:r>
        <w:proofErr w:type="spellEnd"/>
        <w:r w:rsidR="00BD4988">
          <w:t xml:space="preserve"> and </w:t>
        </w:r>
      </w:ins>
      <w:ins w:id="761" w:author="Brian Wortman" w:date="2014-04-25T22:27:00Z">
        <w:r w:rsidR="00BD4988">
          <w:t>a mix of attribute-based and convention-based routing</w:t>
        </w:r>
      </w:ins>
      <w:ins w:id="762" w:author="Brian Wortman" w:date="2014-04-25T23:05:00Z">
        <w:r w:rsidR="00265676">
          <w:t xml:space="preserve">. We'll also add a new convention-based route so that we can </w:t>
        </w:r>
      </w:ins>
      <w:ins w:id="763" w:author="Brian Wortman" w:date="2014-04-25T23:06:00Z">
        <w:r w:rsidR="00265676">
          <w:t xml:space="preserve">avoid </w:t>
        </w:r>
      </w:ins>
      <w:ins w:id="764" w:author="Brian Wortman" w:date="2014-04-25T23:08:00Z">
        <w:r w:rsidR="00265676">
          <w:t xml:space="preserve">conflating </w:t>
        </w:r>
      </w:ins>
      <w:ins w:id="765" w:author="Brian Wortman" w:date="2014-04-25T23:09:00Z">
        <w:r w:rsidR="005551D5">
          <w:t>"</w:t>
        </w:r>
        <w:proofErr w:type="spellStart"/>
        <w:r w:rsidR="005551D5">
          <w:t>taskNum</w:t>
        </w:r>
        <w:proofErr w:type="spellEnd"/>
        <w:r w:rsidR="005551D5">
          <w:t>" and "id".</w:t>
        </w:r>
      </w:ins>
    </w:p>
    <w:p w14:paraId="006739F6" w14:textId="77777777" w:rsidR="00B26B64" w:rsidRDefault="005551D5">
      <w:pPr>
        <w:pStyle w:val="BodyTextCont"/>
        <w:rPr>
          <w:ins w:id="766" w:author="Brian Wortman" w:date="2014-04-25T23:10:00Z"/>
        </w:rPr>
        <w:pPrChange w:id="767" w:author="Brian Wortman" w:date="2014-04-25T22:07:00Z">
          <w:pPr/>
        </w:pPrChange>
      </w:pPr>
      <w:ins w:id="768" w:author="Brian Wortman" w:date="2014-04-25T23:10:00Z">
        <w:r>
          <w:t>First</w:t>
        </w:r>
      </w:ins>
      <w:ins w:id="769" w:author="Brian Wortman" w:date="2014-04-25T23:19:00Z">
        <w:r w:rsidR="009D7066">
          <w:t>,</w:t>
        </w:r>
      </w:ins>
      <w:ins w:id="770" w:author="Brian Wortman" w:date="2014-04-25T23:10:00Z">
        <w:r>
          <w:t xml:space="preserve"> the convention-based route configuration</w:t>
        </w:r>
      </w:ins>
      <w:ins w:id="771" w:author="Brian Wortman" w:date="2014-04-25T23:18:00Z">
        <w:r w:rsidR="009D7066">
          <w:t xml:space="preserve">, this time showing the entire </w:t>
        </w:r>
        <w:proofErr w:type="spellStart"/>
        <w:r w:rsidR="009D7066" w:rsidRPr="00130755">
          <w:rPr>
            <w:rStyle w:val="CodeInline"/>
          </w:rPr>
          <w:t>WebApiConfig</w:t>
        </w:r>
        <w:proofErr w:type="spellEnd"/>
        <w:r w:rsidR="009D7066">
          <w:rPr>
            <w:rStyle w:val="CodeInline"/>
          </w:rPr>
          <w:t xml:space="preserve"> class</w:t>
        </w:r>
      </w:ins>
      <w:ins w:id="772" w:author="Brian Wortman" w:date="2014-04-26T13:22:00Z">
        <w:r w:rsidR="00047C76">
          <w:rPr>
            <w:rStyle w:val="CodeInline"/>
          </w:rPr>
          <w:t xml:space="preserve"> (note the new </w:t>
        </w:r>
        <w:proofErr w:type="spellStart"/>
        <w:r w:rsidR="00047C76" w:rsidRPr="005551D5">
          <w:t>FindByTaskNumberRoute</w:t>
        </w:r>
        <w:proofErr w:type="spellEnd"/>
        <w:r w:rsidR="00047C76">
          <w:t xml:space="preserve"> route</w:t>
        </w:r>
        <w:r w:rsidR="00047C76">
          <w:rPr>
            <w:rStyle w:val="CodeInline"/>
          </w:rPr>
          <w:t>)</w:t>
        </w:r>
      </w:ins>
      <w:ins w:id="773" w:author="Brian Wortman" w:date="2014-04-25T23:10:00Z">
        <w:r>
          <w:t>:</w:t>
        </w:r>
      </w:ins>
    </w:p>
    <w:p w14:paraId="13275522" w14:textId="77777777" w:rsidR="005551D5" w:rsidRPr="005551D5" w:rsidRDefault="005551D5">
      <w:pPr>
        <w:pStyle w:val="Code"/>
        <w:rPr>
          <w:ins w:id="774" w:author="Brian Wortman" w:date="2014-04-25T23:10:00Z"/>
        </w:rPr>
        <w:pPrChange w:id="775" w:author="Brian Wortman" w:date="2014-04-25T23:11:00Z">
          <w:pPr>
            <w:pStyle w:val="BodyTextCont"/>
          </w:pPr>
        </w:pPrChange>
      </w:pPr>
      <w:ins w:id="776" w:author="Brian Wortman" w:date="2014-04-25T23:10:00Z">
        <w:r w:rsidRPr="005551D5">
          <w:t>public static class WebApiConfig</w:t>
        </w:r>
      </w:ins>
    </w:p>
    <w:p w14:paraId="66F9A6C2" w14:textId="77777777" w:rsidR="005551D5" w:rsidRPr="005551D5" w:rsidRDefault="005551D5">
      <w:pPr>
        <w:pStyle w:val="Code"/>
        <w:rPr>
          <w:ins w:id="777" w:author="Brian Wortman" w:date="2014-04-25T23:10:00Z"/>
        </w:rPr>
        <w:pPrChange w:id="778" w:author="Brian Wortman" w:date="2014-04-25T23:11:00Z">
          <w:pPr>
            <w:pStyle w:val="BodyTextCont"/>
          </w:pPr>
        </w:pPrChange>
      </w:pPr>
      <w:ins w:id="779" w:author="Brian Wortman" w:date="2014-04-25T23:10:00Z">
        <w:r w:rsidRPr="005551D5">
          <w:t>{</w:t>
        </w:r>
      </w:ins>
    </w:p>
    <w:p w14:paraId="127F4B89" w14:textId="77777777" w:rsidR="005551D5" w:rsidRPr="005551D5" w:rsidRDefault="005551D5">
      <w:pPr>
        <w:pStyle w:val="Code"/>
        <w:rPr>
          <w:ins w:id="780" w:author="Brian Wortman" w:date="2014-04-25T23:10:00Z"/>
        </w:rPr>
        <w:pPrChange w:id="781" w:author="Brian Wortman" w:date="2014-04-25T23:11:00Z">
          <w:pPr>
            <w:pStyle w:val="BodyTextCont"/>
          </w:pPr>
        </w:pPrChange>
      </w:pPr>
      <w:ins w:id="782" w:author="Brian Wortman" w:date="2014-04-25T23:10:00Z">
        <w:r w:rsidRPr="005551D5">
          <w:t xml:space="preserve">    public static void Register(HttpConfiguration config)</w:t>
        </w:r>
      </w:ins>
    </w:p>
    <w:p w14:paraId="38817168" w14:textId="77777777" w:rsidR="005551D5" w:rsidRPr="005551D5" w:rsidRDefault="005551D5">
      <w:pPr>
        <w:pStyle w:val="Code"/>
        <w:rPr>
          <w:ins w:id="783" w:author="Brian Wortman" w:date="2014-04-25T23:10:00Z"/>
        </w:rPr>
        <w:pPrChange w:id="784" w:author="Brian Wortman" w:date="2014-04-25T23:11:00Z">
          <w:pPr>
            <w:pStyle w:val="BodyTextCont"/>
          </w:pPr>
        </w:pPrChange>
      </w:pPr>
      <w:ins w:id="785" w:author="Brian Wortman" w:date="2014-04-25T23:10:00Z">
        <w:r w:rsidRPr="005551D5">
          <w:t xml:space="preserve">    {</w:t>
        </w:r>
      </w:ins>
    </w:p>
    <w:p w14:paraId="58E863D1" w14:textId="77777777" w:rsidR="005551D5" w:rsidRPr="005551D5" w:rsidRDefault="005551D5">
      <w:pPr>
        <w:pStyle w:val="Code"/>
        <w:rPr>
          <w:ins w:id="786" w:author="Brian Wortman" w:date="2014-04-25T23:10:00Z"/>
        </w:rPr>
        <w:pPrChange w:id="787" w:author="Brian Wortman" w:date="2014-04-25T23:11:00Z">
          <w:pPr>
            <w:pStyle w:val="BodyTextCont"/>
          </w:pPr>
        </w:pPrChange>
      </w:pPr>
      <w:ins w:id="788" w:author="Brian Wortman" w:date="2014-04-25T23:10:00Z">
        <w:r w:rsidRPr="005551D5">
          <w:t xml:space="preserve">        // Enables attribute-based routing</w:t>
        </w:r>
      </w:ins>
    </w:p>
    <w:p w14:paraId="664A3C3D" w14:textId="77777777" w:rsidR="005551D5" w:rsidRPr="005551D5" w:rsidRDefault="005551D5">
      <w:pPr>
        <w:pStyle w:val="Code"/>
        <w:rPr>
          <w:ins w:id="789" w:author="Brian Wortman" w:date="2014-04-25T23:10:00Z"/>
        </w:rPr>
        <w:pPrChange w:id="790" w:author="Brian Wortman" w:date="2014-04-25T23:11:00Z">
          <w:pPr>
            <w:pStyle w:val="BodyTextCont"/>
          </w:pPr>
        </w:pPrChange>
      </w:pPr>
      <w:ins w:id="791" w:author="Brian Wortman" w:date="2014-04-25T23:10:00Z">
        <w:r w:rsidRPr="005551D5">
          <w:t xml:space="preserve">        config.MapHttpAttributeRoutes();</w:t>
        </w:r>
      </w:ins>
    </w:p>
    <w:p w14:paraId="48F5DEE7" w14:textId="77777777" w:rsidR="005551D5" w:rsidRPr="005551D5" w:rsidRDefault="005551D5">
      <w:pPr>
        <w:pStyle w:val="Code"/>
        <w:rPr>
          <w:ins w:id="792" w:author="Brian Wortman" w:date="2014-04-25T23:10:00Z"/>
        </w:rPr>
        <w:pPrChange w:id="793" w:author="Brian Wortman" w:date="2014-04-25T23:11:00Z">
          <w:pPr>
            <w:pStyle w:val="BodyTextCont"/>
          </w:pPr>
        </w:pPrChange>
      </w:pPr>
    </w:p>
    <w:p w14:paraId="1B752F98" w14:textId="77777777" w:rsidR="005551D5" w:rsidRPr="005551D5" w:rsidRDefault="005551D5">
      <w:pPr>
        <w:pStyle w:val="Code"/>
        <w:rPr>
          <w:ins w:id="794" w:author="Brian Wortman" w:date="2014-04-25T23:10:00Z"/>
        </w:rPr>
        <w:pPrChange w:id="795" w:author="Brian Wortman" w:date="2014-04-25T23:11:00Z">
          <w:pPr>
            <w:pStyle w:val="BodyTextCont"/>
          </w:pPr>
        </w:pPrChange>
      </w:pPr>
      <w:ins w:id="796" w:author="Brian Wortman" w:date="2014-04-25T23:10:00Z">
        <w:r w:rsidRPr="005551D5">
          <w:t xml:space="preserve">        // Matches route with the taskNum parameter</w:t>
        </w:r>
      </w:ins>
    </w:p>
    <w:p w14:paraId="79AF8E5E" w14:textId="77777777" w:rsidR="005551D5" w:rsidRPr="005551D5" w:rsidRDefault="005551D5">
      <w:pPr>
        <w:pStyle w:val="Code"/>
        <w:rPr>
          <w:ins w:id="797" w:author="Brian Wortman" w:date="2014-04-25T23:10:00Z"/>
        </w:rPr>
        <w:pPrChange w:id="798" w:author="Brian Wortman" w:date="2014-04-25T23:11:00Z">
          <w:pPr>
            <w:pStyle w:val="BodyTextCont"/>
          </w:pPr>
        </w:pPrChange>
      </w:pPr>
      <w:ins w:id="799" w:author="Brian Wortman" w:date="2014-04-25T23:10:00Z">
        <w:r w:rsidRPr="005551D5">
          <w:t xml:space="preserve">        config.Routes.MapHttpRoute(</w:t>
        </w:r>
      </w:ins>
    </w:p>
    <w:p w14:paraId="5EF5962C" w14:textId="77777777" w:rsidR="005551D5" w:rsidRPr="005551D5" w:rsidRDefault="005551D5">
      <w:pPr>
        <w:pStyle w:val="Code"/>
        <w:rPr>
          <w:ins w:id="800" w:author="Brian Wortman" w:date="2014-04-25T23:10:00Z"/>
        </w:rPr>
        <w:pPrChange w:id="801" w:author="Brian Wortman" w:date="2014-04-25T23:11:00Z">
          <w:pPr>
            <w:pStyle w:val="BodyTextCont"/>
          </w:pPr>
        </w:pPrChange>
      </w:pPr>
      <w:ins w:id="802" w:author="Brian Wortman" w:date="2014-04-25T23:10:00Z">
        <w:r w:rsidRPr="005551D5">
          <w:t xml:space="preserve">            name: "FindByTaskNumberRoute",</w:t>
        </w:r>
      </w:ins>
    </w:p>
    <w:p w14:paraId="0E8EF0BA" w14:textId="77777777" w:rsidR="005551D5" w:rsidRPr="005551D5" w:rsidRDefault="005551D5">
      <w:pPr>
        <w:pStyle w:val="Code"/>
        <w:rPr>
          <w:ins w:id="803" w:author="Brian Wortman" w:date="2014-04-25T23:10:00Z"/>
        </w:rPr>
        <w:pPrChange w:id="804" w:author="Brian Wortman" w:date="2014-04-25T23:11:00Z">
          <w:pPr>
            <w:pStyle w:val="BodyTextCont"/>
          </w:pPr>
        </w:pPrChange>
      </w:pPr>
      <w:ins w:id="805" w:author="Brian Wortman" w:date="2014-04-25T23:10:00Z">
        <w:r w:rsidRPr="005551D5">
          <w:t xml:space="preserve">            routeTemplate: "api/{controller}/{taskNum}",</w:t>
        </w:r>
      </w:ins>
    </w:p>
    <w:p w14:paraId="1CB5C1C6" w14:textId="77777777" w:rsidR="005551D5" w:rsidRPr="005551D5" w:rsidRDefault="005551D5">
      <w:pPr>
        <w:pStyle w:val="Code"/>
        <w:rPr>
          <w:ins w:id="806" w:author="Brian Wortman" w:date="2014-04-25T23:10:00Z"/>
        </w:rPr>
        <w:pPrChange w:id="807" w:author="Brian Wortman" w:date="2014-04-25T23:11:00Z">
          <w:pPr>
            <w:pStyle w:val="BodyTextCont"/>
          </w:pPr>
        </w:pPrChange>
      </w:pPr>
      <w:ins w:id="808" w:author="Brian Wortman" w:date="2014-04-25T23:10:00Z">
        <w:r w:rsidRPr="005551D5">
          <w:t xml:space="preserve">            defaults: new { taskNum = RouteParameter.Optional }</w:t>
        </w:r>
      </w:ins>
    </w:p>
    <w:p w14:paraId="03D7973C" w14:textId="77777777" w:rsidR="005551D5" w:rsidRPr="005551D5" w:rsidRDefault="005551D5">
      <w:pPr>
        <w:pStyle w:val="Code"/>
        <w:rPr>
          <w:ins w:id="809" w:author="Brian Wortman" w:date="2014-04-25T23:10:00Z"/>
        </w:rPr>
        <w:pPrChange w:id="810" w:author="Brian Wortman" w:date="2014-04-25T23:11:00Z">
          <w:pPr>
            <w:pStyle w:val="BodyTextCont"/>
          </w:pPr>
        </w:pPrChange>
      </w:pPr>
      <w:ins w:id="811" w:author="Brian Wortman" w:date="2014-04-25T23:10:00Z">
        <w:r w:rsidRPr="005551D5">
          <w:t xml:space="preserve">        );</w:t>
        </w:r>
      </w:ins>
    </w:p>
    <w:p w14:paraId="00D18529" w14:textId="77777777" w:rsidR="005551D5" w:rsidRPr="005551D5" w:rsidRDefault="005551D5">
      <w:pPr>
        <w:pStyle w:val="Code"/>
        <w:rPr>
          <w:ins w:id="812" w:author="Brian Wortman" w:date="2014-04-25T23:10:00Z"/>
        </w:rPr>
        <w:pPrChange w:id="813" w:author="Brian Wortman" w:date="2014-04-25T23:11:00Z">
          <w:pPr>
            <w:pStyle w:val="BodyTextCont"/>
          </w:pPr>
        </w:pPrChange>
      </w:pPr>
    </w:p>
    <w:p w14:paraId="00EE1764" w14:textId="77777777" w:rsidR="005551D5" w:rsidRPr="005551D5" w:rsidRDefault="005551D5">
      <w:pPr>
        <w:pStyle w:val="Code"/>
        <w:rPr>
          <w:ins w:id="814" w:author="Brian Wortman" w:date="2014-04-25T23:10:00Z"/>
        </w:rPr>
        <w:pPrChange w:id="815" w:author="Brian Wortman" w:date="2014-04-25T23:11:00Z">
          <w:pPr>
            <w:pStyle w:val="BodyTextCont"/>
          </w:pPr>
        </w:pPrChange>
      </w:pPr>
      <w:ins w:id="816" w:author="Brian Wortman" w:date="2014-04-25T23:10:00Z">
        <w:r w:rsidRPr="005551D5">
          <w:t xml:space="preserve">        // Default catch-all</w:t>
        </w:r>
      </w:ins>
    </w:p>
    <w:p w14:paraId="49041239" w14:textId="77777777" w:rsidR="005551D5" w:rsidRPr="005551D5" w:rsidRDefault="005551D5">
      <w:pPr>
        <w:pStyle w:val="Code"/>
        <w:rPr>
          <w:ins w:id="817" w:author="Brian Wortman" w:date="2014-04-25T23:10:00Z"/>
        </w:rPr>
        <w:pPrChange w:id="818" w:author="Brian Wortman" w:date="2014-04-25T23:11:00Z">
          <w:pPr>
            <w:pStyle w:val="BodyTextCont"/>
          </w:pPr>
        </w:pPrChange>
      </w:pPr>
      <w:ins w:id="819" w:author="Brian Wortman" w:date="2014-04-25T23:10:00Z">
        <w:r w:rsidRPr="005551D5">
          <w:t xml:space="preserve">        config.Routes.MapHttpRoute(</w:t>
        </w:r>
      </w:ins>
    </w:p>
    <w:p w14:paraId="3C3BF134" w14:textId="77777777" w:rsidR="005551D5" w:rsidRPr="005551D5" w:rsidRDefault="005551D5">
      <w:pPr>
        <w:pStyle w:val="Code"/>
        <w:rPr>
          <w:ins w:id="820" w:author="Brian Wortman" w:date="2014-04-25T23:10:00Z"/>
        </w:rPr>
        <w:pPrChange w:id="821" w:author="Brian Wortman" w:date="2014-04-25T23:11:00Z">
          <w:pPr>
            <w:pStyle w:val="BodyTextCont"/>
          </w:pPr>
        </w:pPrChange>
      </w:pPr>
      <w:ins w:id="822" w:author="Brian Wortman" w:date="2014-04-25T23:10:00Z">
        <w:r w:rsidRPr="005551D5">
          <w:t xml:space="preserve">            name: "DefaultApi",</w:t>
        </w:r>
      </w:ins>
    </w:p>
    <w:p w14:paraId="62A136F9" w14:textId="77777777" w:rsidR="005551D5" w:rsidRPr="005551D5" w:rsidRDefault="005551D5">
      <w:pPr>
        <w:pStyle w:val="Code"/>
        <w:rPr>
          <w:ins w:id="823" w:author="Brian Wortman" w:date="2014-04-25T23:10:00Z"/>
        </w:rPr>
        <w:pPrChange w:id="824" w:author="Brian Wortman" w:date="2014-04-25T23:11:00Z">
          <w:pPr>
            <w:pStyle w:val="BodyTextCont"/>
          </w:pPr>
        </w:pPrChange>
      </w:pPr>
      <w:ins w:id="825" w:author="Brian Wortman" w:date="2014-04-25T23:10:00Z">
        <w:r w:rsidRPr="005551D5">
          <w:t xml:space="preserve">            routeTemplate: "api/{controller}/{id}",</w:t>
        </w:r>
      </w:ins>
    </w:p>
    <w:p w14:paraId="5DC6DB8D" w14:textId="77777777" w:rsidR="005551D5" w:rsidRPr="005551D5" w:rsidRDefault="005551D5">
      <w:pPr>
        <w:pStyle w:val="Code"/>
        <w:rPr>
          <w:ins w:id="826" w:author="Brian Wortman" w:date="2014-04-25T23:10:00Z"/>
        </w:rPr>
        <w:pPrChange w:id="827" w:author="Brian Wortman" w:date="2014-04-25T23:11:00Z">
          <w:pPr>
            <w:pStyle w:val="BodyTextCont"/>
          </w:pPr>
        </w:pPrChange>
      </w:pPr>
      <w:ins w:id="828" w:author="Brian Wortman" w:date="2014-04-25T23:10:00Z">
        <w:r w:rsidRPr="005551D5">
          <w:t xml:space="preserve">            defaults: new { id = RouteParameter.Optional }</w:t>
        </w:r>
      </w:ins>
    </w:p>
    <w:p w14:paraId="30E19C0C" w14:textId="77777777" w:rsidR="005551D5" w:rsidRPr="005551D5" w:rsidRDefault="005551D5">
      <w:pPr>
        <w:pStyle w:val="Code"/>
        <w:rPr>
          <w:ins w:id="829" w:author="Brian Wortman" w:date="2014-04-25T23:10:00Z"/>
        </w:rPr>
        <w:pPrChange w:id="830" w:author="Brian Wortman" w:date="2014-04-25T23:11:00Z">
          <w:pPr>
            <w:pStyle w:val="BodyTextCont"/>
          </w:pPr>
        </w:pPrChange>
      </w:pPr>
      <w:ins w:id="831" w:author="Brian Wortman" w:date="2014-04-25T23:10:00Z">
        <w:r w:rsidRPr="005551D5">
          <w:t xml:space="preserve">        );</w:t>
        </w:r>
      </w:ins>
    </w:p>
    <w:p w14:paraId="5A2C3A72" w14:textId="77777777" w:rsidR="005551D5" w:rsidRPr="005551D5" w:rsidRDefault="005551D5">
      <w:pPr>
        <w:pStyle w:val="Code"/>
        <w:rPr>
          <w:ins w:id="832" w:author="Brian Wortman" w:date="2014-04-25T23:10:00Z"/>
        </w:rPr>
        <w:pPrChange w:id="833" w:author="Brian Wortman" w:date="2014-04-25T23:11:00Z">
          <w:pPr>
            <w:pStyle w:val="BodyTextCont"/>
          </w:pPr>
        </w:pPrChange>
      </w:pPr>
      <w:ins w:id="834" w:author="Brian Wortman" w:date="2014-04-25T23:10:00Z">
        <w:r w:rsidRPr="005551D5">
          <w:t xml:space="preserve">    }</w:t>
        </w:r>
      </w:ins>
    </w:p>
    <w:p w14:paraId="6DCB0931" w14:textId="77777777" w:rsidR="005551D5" w:rsidRDefault="005551D5">
      <w:pPr>
        <w:pStyle w:val="Code"/>
        <w:rPr>
          <w:ins w:id="835" w:author="Brian Wortman" w:date="2014-04-25T23:10:00Z"/>
        </w:rPr>
        <w:pPrChange w:id="836" w:author="Brian Wortman" w:date="2014-04-25T23:11:00Z">
          <w:pPr/>
        </w:pPrChange>
      </w:pPr>
      <w:ins w:id="837" w:author="Brian Wortman" w:date="2014-04-25T23:10:00Z">
        <w:r w:rsidRPr="005551D5">
          <w:t>}</w:t>
        </w:r>
      </w:ins>
    </w:p>
    <w:p w14:paraId="212C9E94" w14:textId="77777777" w:rsidR="005551D5" w:rsidRDefault="005551D5">
      <w:pPr>
        <w:pStyle w:val="BodyTextCont"/>
        <w:rPr>
          <w:ins w:id="838" w:author="Brian Wortman" w:date="2014-04-25T23:14:00Z"/>
        </w:rPr>
        <w:pPrChange w:id="839" w:author="Brian Wortman" w:date="2014-04-25T22:07:00Z">
          <w:pPr/>
        </w:pPrChange>
      </w:pPr>
      <w:ins w:id="840" w:author="Brian Wortman" w:date="2014-04-25T23:14:00Z">
        <w:r>
          <w:t xml:space="preserve">And </w:t>
        </w:r>
      </w:ins>
      <w:ins w:id="841" w:author="Brian Wortman" w:date="2014-04-25T23:19:00Z">
        <w:r w:rsidR="009D7066">
          <w:t xml:space="preserve">next, </w:t>
        </w:r>
      </w:ins>
      <w:ins w:id="842" w:author="Brian Wortman" w:date="2014-04-25T23:14:00Z">
        <w:r>
          <w:t>the controller</w:t>
        </w:r>
      </w:ins>
      <w:ins w:id="843" w:author="Brian Wortman" w:date="2014-04-26T12:45:00Z">
        <w:r w:rsidR="00555EE5">
          <w:t xml:space="preserve"> class</w:t>
        </w:r>
      </w:ins>
      <w:ins w:id="844" w:author="Brian Wortman" w:date="2014-04-25T23:14:00Z">
        <w:r>
          <w:t>:</w:t>
        </w:r>
      </w:ins>
    </w:p>
    <w:p w14:paraId="47CC5E52" w14:textId="77777777" w:rsidR="005551D5" w:rsidRPr="005551D5" w:rsidRDefault="005551D5">
      <w:pPr>
        <w:pStyle w:val="Code"/>
        <w:rPr>
          <w:ins w:id="845" w:author="Brian Wortman" w:date="2014-04-25T23:14:00Z"/>
        </w:rPr>
        <w:pPrChange w:id="846" w:author="Brian Wortman" w:date="2014-04-25T23:15:00Z">
          <w:pPr>
            <w:pStyle w:val="BodyTextCont"/>
          </w:pPr>
        </w:pPrChange>
      </w:pPr>
      <w:ins w:id="847" w:author="Brian Wortman" w:date="2014-04-25T23:14:00Z">
        <w:r w:rsidRPr="005551D5">
          <w:t>[RoutePrefixAttribute("api/employeeTasks")]</w:t>
        </w:r>
      </w:ins>
    </w:p>
    <w:p w14:paraId="064B3F5E" w14:textId="77777777" w:rsidR="005551D5" w:rsidRPr="005551D5" w:rsidRDefault="005551D5">
      <w:pPr>
        <w:pStyle w:val="Code"/>
        <w:rPr>
          <w:ins w:id="848" w:author="Brian Wortman" w:date="2014-04-25T23:14:00Z"/>
        </w:rPr>
        <w:pPrChange w:id="849" w:author="Brian Wortman" w:date="2014-04-25T23:15:00Z">
          <w:pPr>
            <w:pStyle w:val="BodyTextCont"/>
          </w:pPr>
        </w:pPrChange>
      </w:pPr>
      <w:ins w:id="850" w:author="Brian Wortman" w:date="2014-04-25T23:14:00Z">
        <w:r w:rsidRPr="005551D5">
          <w:t>public class TasksController : ApiController</w:t>
        </w:r>
      </w:ins>
    </w:p>
    <w:p w14:paraId="0FCAA8E2" w14:textId="77777777" w:rsidR="005551D5" w:rsidRPr="005551D5" w:rsidRDefault="005551D5">
      <w:pPr>
        <w:pStyle w:val="Code"/>
        <w:rPr>
          <w:ins w:id="851" w:author="Brian Wortman" w:date="2014-04-25T23:14:00Z"/>
        </w:rPr>
        <w:pPrChange w:id="852" w:author="Brian Wortman" w:date="2014-04-25T23:15:00Z">
          <w:pPr>
            <w:pStyle w:val="BodyTextCont"/>
          </w:pPr>
        </w:pPrChange>
      </w:pPr>
      <w:ins w:id="853" w:author="Brian Wortman" w:date="2014-04-25T23:14:00Z">
        <w:r w:rsidRPr="005551D5">
          <w:t>{</w:t>
        </w:r>
      </w:ins>
    </w:p>
    <w:p w14:paraId="6CBD8E43" w14:textId="77777777" w:rsidR="005551D5" w:rsidRPr="005551D5" w:rsidRDefault="005551D5">
      <w:pPr>
        <w:pStyle w:val="Code"/>
        <w:rPr>
          <w:ins w:id="854" w:author="Brian Wortman" w:date="2014-04-25T23:14:00Z"/>
        </w:rPr>
        <w:pPrChange w:id="855" w:author="Brian Wortman" w:date="2014-04-25T23:15:00Z">
          <w:pPr>
            <w:pStyle w:val="BodyTextCont"/>
          </w:pPr>
        </w:pPrChange>
      </w:pPr>
      <w:ins w:id="856" w:author="Brian Wortman" w:date="2014-04-25T23:14:00Z">
        <w:r w:rsidRPr="005551D5">
          <w:t xml:space="preserve">   [Route("{id:int:max(100)}")]</w:t>
        </w:r>
      </w:ins>
    </w:p>
    <w:p w14:paraId="3F0787F7" w14:textId="77777777" w:rsidR="005551D5" w:rsidRPr="005551D5" w:rsidRDefault="005551D5">
      <w:pPr>
        <w:pStyle w:val="Code"/>
        <w:rPr>
          <w:ins w:id="857" w:author="Brian Wortman" w:date="2014-04-25T23:14:00Z"/>
        </w:rPr>
        <w:pPrChange w:id="858" w:author="Brian Wortman" w:date="2014-04-25T23:15:00Z">
          <w:pPr>
            <w:pStyle w:val="BodyTextCont"/>
          </w:pPr>
        </w:pPrChange>
      </w:pPr>
      <w:ins w:id="859" w:author="Brian Wortman" w:date="2014-04-25T23:14:00Z">
        <w:r w:rsidRPr="005551D5">
          <w:t xml:space="preserve">   public string GetTaskWithAMaxIdOf100(int id)</w:t>
        </w:r>
      </w:ins>
    </w:p>
    <w:p w14:paraId="1EF7F0AA" w14:textId="77777777" w:rsidR="005551D5" w:rsidRPr="005551D5" w:rsidRDefault="005551D5">
      <w:pPr>
        <w:pStyle w:val="Code"/>
        <w:rPr>
          <w:ins w:id="860" w:author="Brian Wortman" w:date="2014-04-25T23:14:00Z"/>
        </w:rPr>
        <w:pPrChange w:id="861" w:author="Brian Wortman" w:date="2014-04-25T23:15:00Z">
          <w:pPr>
            <w:pStyle w:val="BodyTextCont"/>
          </w:pPr>
        </w:pPrChange>
      </w:pPr>
      <w:ins w:id="862" w:author="Brian Wortman" w:date="2014-04-25T23:14:00Z">
        <w:r w:rsidRPr="005551D5">
          <w:t xml:space="preserve">   {</w:t>
        </w:r>
      </w:ins>
    </w:p>
    <w:p w14:paraId="28D86CBF" w14:textId="77777777" w:rsidR="005551D5" w:rsidRPr="005551D5" w:rsidRDefault="005551D5">
      <w:pPr>
        <w:pStyle w:val="Code"/>
        <w:rPr>
          <w:ins w:id="863" w:author="Brian Wortman" w:date="2014-04-25T23:14:00Z"/>
        </w:rPr>
        <w:pPrChange w:id="864" w:author="Brian Wortman" w:date="2014-04-25T23:15:00Z">
          <w:pPr>
            <w:pStyle w:val="BodyTextCont"/>
          </w:pPr>
        </w:pPrChange>
      </w:pPr>
      <w:ins w:id="865" w:author="Brian Wortman" w:date="2014-04-25T23:14:00Z">
        <w:r w:rsidRPr="005551D5">
          <w:lastRenderedPageBreak/>
          <w:t xml:space="preserve">       return "In the GetTaskWithAMaxIdOf100(int id) method, id = " + id;</w:t>
        </w:r>
      </w:ins>
    </w:p>
    <w:p w14:paraId="11D09DB4" w14:textId="77777777" w:rsidR="005551D5" w:rsidRPr="005551D5" w:rsidRDefault="005551D5">
      <w:pPr>
        <w:pStyle w:val="Code"/>
        <w:rPr>
          <w:ins w:id="866" w:author="Brian Wortman" w:date="2014-04-25T23:14:00Z"/>
        </w:rPr>
        <w:pPrChange w:id="867" w:author="Brian Wortman" w:date="2014-04-25T23:15:00Z">
          <w:pPr>
            <w:pStyle w:val="BodyTextCont"/>
          </w:pPr>
        </w:pPrChange>
      </w:pPr>
      <w:ins w:id="868" w:author="Brian Wortman" w:date="2014-04-25T23:14:00Z">
        <w:r w:rsidRPr="005551D5">
          <w:t xml:space="preserve">   }</w:t>
        </w:r>
      </w:ins>
    </w:p>
    <w:p w14:paraId="0B3EAC5B" w14:textId="77777777" w:rsidR="005551D5" w:rsidRPr="005551D5" w:rsidRDefault="005551D5">
      <w:pPr>
        <w:pStyle w:val="Code"/>
        <w:rPr>
          <w:ins w:id="869" w:author="Brian Wortman" w:date="2014-04-25T23:14:00Z"/>
        </w:rPr>
        <w:pPrChange w:id="870" w:author="Brian Wortman" w:date="2014-04-25T23:15:00Z">
          <w:pPr>
            <w:pStyle w:val="BodyTextCont"/>
          </w:pPr>
        </w:pPrChange>
      </w:pPr>
    </w:p>
    <w:p w14:paraId="7E66C7BE" w14:textId="77777777" w:rsidR="005551D5" w:rsidRPr="005551D5" w:rsidRDefault="005551D5">
      <w:pPr>
        <w:pStyle w:val="Code"/>
        <w:rPr>
          <w:ins w:id="871" w:author="Brian Wortman" w:date="2014-04-25T23:14:00Z"/>
        </w:rPr>
        <w:pPrChange w:id="872" w:author="Brian Wortman" w:date="2014-04-25T23:15:00Z">
          <w:pPr>
            <w:pStyle w:val="BodyTextCont"/>
          </w:pPr>
        </w:pPrChange>
      </w:pPr>
      <w:ins w:id="873" w:author="Brian Wortman" w:date="2014-04-25T23:14:00Z">
        <w:r w:rsidRPr="005551D5">
          <w:t xml:space="preserve">   [Route("{id:int:min(101)}")]</w:t>
        </w:r>
      </w:ins>
    </w:p>
    <w:p w14:paraId="4809B610" w14:textId="77777777" w:rsidR="005551D5" w:rsidRPr="005551D5" w:rsidRDefault="005551D5">
      <w:pPr>
        <w:pStyle w:val="Code"/>
        <w:rPr>
          <w:ins w:id="874" w:author="Brian Wortman" w:date="2014-04-25T23:14:00Z"/>
        </w:rPr>
        <w:pPrChange w:id="875" w:author="Brian Wortman" w:date="2014-04-25T23:15:00Z">
          <w:pPr>
            <w:pStyle w:val="BodyTextCont"/>
          </w:pPr>
        </w:pPrChange>
      </w:pPr>
      <w:ins w:id="876" w:author="Brian Wortman" w:date="2014-04-25T23:14:00Z">
        <w:r w:rsidRPr="005551D5">
          <w:t xml:space="preserve">   [HttpGet]</w:t>
        </w:r>
      </w:ins>
    </w:p>
    <w:p w14:paraId="379A6F56" w14:textId="77777777" w:rsidR="005551D5" w:rsidRPr="005551D5" w:rsidRDefault="005551D5">
      <w:pPr>
        <w:pStyle w:val="Code"/>
        <w:rPr>
          <w:ins w:id="877" w:author="Brian Wortman" w:date="2014-04-25T23:14:00Z"/>
        </w:rPr>
        <w:pPrChange w:id="878" w:author="Brian Wortman" w:date="2014-04-25T23:15:00Z">
          <w:pPr>
            <w:pStyle w:val="BodyTextCont"/>
          </w:pPr>
        </w:pPrChange>
      </w:pPr>
      <w:ins w:id="879" w:author="Brian Wortman" w:date="2014-04-25T23:14:00Z">
        <w:r w:rsidRPr="005551D5">
          <w:t xml:space="preserve">   public string FindTaskWithAMinIdOf101(int id)</w:t>
        </w:r>
      </w:ins>
    </w:p>
    <w:p w14:paraId="3AAE02D2" w14:textId="77777777" w:rsidR="005551D5" w:rsidRPr="005551D5" w:rsidRDefault="005551D5">
      <w:pPr>
        <w:pStyle w:val="Code"/>
        <w:rPr>
          <w:ins w:id="880" w:author="Brian Wortman" w:date="2014-04-25T23:14:00Z"/>
        </w:rPr>
        <w:pPrChange w:id="881" w:author="Brian Wortman" w:date="2014-04-25T23:15:00Z">
          <w:pPr>
            <w:pStyle w:val="BodyTextCont"/>
          </w:pPr>
        </w:pPrChange>
      </w:pPr>
      <w:ins w:id="882" w:author="Brian Wortman" w:date="2014-04-25T23:14:00Z">
        <w:r w:rsidRPr="005551D5">
          <w:t xml:space="preserve">   {</w:t>
        </w:r>
      </w:ins>
    </w:p>
    <w:p w14:paraId="40AEFE31" w14:textId="77777777" w:rsidR="005551D5" w:rsidRPr="005551D5" w:rsidRDefault="005551D5">
      <w:pPr>
        <w:pStyle w:val="Code"/>
        <w:rPr>
          <w:ins w:id="883" w:author="Brian Wortman" w:date="2014-04-25T23:14:00Z"/>
        </w:rPr>
        <w:pPrChange w:id="884" w:author="Brian Wortman" w:date="2014-04-25T23:15:00Z">
          <w:pPr>
            <w:pStyle w:val="BodyTextCont"/>
          </w:pPr>
        </w:pPrChange>
      </w:pPr>
      <w:ins w:id="885" w:author="Brian Wortman" w:date="2014-04-25T23:14:00Z">
        <w:r w:rsidRPr="005551D5">
          <w:t xml:space="preserve">       return "In the FindTaskWithAMinIdOf101(int id) method, id = " + id;</w:t>
        </w:r>
      </w:ins>
    </w:p>
    <w:p w14:paraId="145A77B8" w14:textId="77777777" w:rsidR="005551D5" w:rsidRPr="005551D5" w:rsidRDefault="005551D5">
      <w:pPr>
        <w:pStyle w:val="Code"/>
        <w:rPr>
          <w:ins w:id="886" w:author="Brian Wortman" w:date="2014-04-25T23:14:00Z"/>
        </w:rPr>
        <w:pPrChange w:id="887" w:author="Brian Wortman" w:date="2014-04-25T23:15:00Z">
          <w:pPr>
            <w:pStyle w:val="BodyTextCont"/>
          </w:pPr>
        </w:pPrChange>
      </w:pPr>
      <w:ins w:id="888" w:author="Brian Wortman" w:date="2014-04-25T23:14:00Z">
        <w:r w:rsidRPr="005551D5">
          <w:t xml:space="preserve">   }</w:t>
        </w:r>
      </w:ins>
    </w:p>
    <w:p w14:paraId="6DAF801E" w14:textId="77777777" w:rsidR="005551D5" w:rsidRPr="005551D5" w:rsidRDefault="005551D5">
      <w:pPr>
        <w:pStyle w:val="Code"/>
        <w:rPr>
          <w:ins w:id="889" w:author="Brian Wortman" w:date="2014-04-25T23:14:00Z"/>
        </w:rPr>
        <w:pPrChange w:id="890" w:author="Brian Wortman" w:date="2014-04-25T23:15:00Z">
          <w:pPr>
            <w:pStyle w:val="BodyTextCont"/>
          </w:pPr>
        </w:pPrChange>
      </w:pPr>
    </w:p>
    <w:p w14:paraId="00D2FA89" w14:textId="77777777" w:rsidR="005551D5" w:rsidRPr="005551D5" w:rsidRDefault="005551D5">
      <w:pPr>
        <w:pStyle w:val="Code"/>
        <w:rPr>
          <w:ins w:id="891" w:author="Brian Wortman" w:date="2014-04-25T23:14:00Z"/>
        </w:rPr>
        <w:pPrChange w:id="892" w:author="Brian Wortman" w:date="2014-04-25T23:15:00Z">
          <w:pPr>
            <w:pStyle w:val="BodyTextCont"/>
          </w:pPr>
        </w:pPrChange>
      </w:pPr>
      <w:ins w:id="893" w:author="Brian Wortman" w:date="2014-04-25T23:14:00Z">
        <w:r w:rsidRPr="005551D5">
          <w:t xml:space="preserve">   public string Get(string taskNum)</w:t>
        </w:r>
      </w:ins>
    </w:p>
    <w:p w14:paraId="38E20228" w14:textId="77777777" w:rsidR="005551D5" w:rsidRPr="005551D5" w:rsidRDefault="005551D5">
      <w:pPr>
        <w:pStyle w:val="Code"/>
        <w:rPr>
          <w:ins w:id="894" w:author="Brian Wortman" w:date="2014-04-25T23:14:00Z"/>
        </w:rPr>
        <w:pPrChange w:id="895" w:author="Brian Wortman" w:date="2014-04-25T23:15:00Z">
          <w:pPr>
            <w:pStyle w:val="BodyTextCont"/>
          </w:pPr>
        </w:pPrChange>
      </w:pPr>
      <w:ins w:id="896" w:author="Brian Wortman" w:date="2014-04-25T23:14:00Z">
        <w:r w:rsidRPr="005551D5">
          <w:t xml:space="preserve">   {</w:t>
        </w:r>
      </w:ins>
    </w:p>
    <w:p w14:paraId="51798EB3" w14:textId="77777777" w:rsidR="005551D5" w:rsidRPr="005551D5" w:rsidRDefault="005551D5">
      <w:pPr>
        <w:pStyle w:val="Code"/>
        <w:rPr>
          <w:ins w:id="897" w:author="Brian Wortman" w:date="2014-04-25T23:14:00Z"/>
        </w:rPr>
        <w:pPrChange w:id="898" w:author="Brian Wortman" w:date="2014-04-25T23:15:00Z">
          <w:pPr>
            <w:pStyle w:val="BodyTextCont"/>
          </w:pPr>
        </w:pPrChange>
      </w:pPr>
      <w:ins w:id="899" w:author="Brian Wortman" w:date="2014-04-25T23:14:00Z">
        <w:r w:rsidRPr="005551D5">
          <w:t xml:space="preserve">       return "In the Get(string taskNum) method, taskNum = " + taskNum;</w:t>
        </w:r>
      </w:ins>
    </w:p>
    <w:p w14:paraId="3F6449FC" w14:textId="77777777" w:rsidR="005551D5" w:rsidRPr="005551D5" w:rsidRDefault="005551D5">
      <w:pPr>
        <w:pStyle w:val="Code"/>
        <w:rPr>
          <w:ins w:id="900" w:author="Brian Wortman" w:date="2014-04-25T23:14:00Z"/>
        </w:rPr>
        <w:pPrChange w:id="901" w:author="Brian Wortman" w:date="2014-04-25T23:15:00Z">
          <w:pPr>
            <w:pStyle w:val="BodyTextCont"/>
          </w:pPr>
        </w:pPrChange>
      </w:pPr>
      <w:ins w:id="902" w:author="Brian Wortman" w:date="2014-04-25T23:14:00Z">
        <w:r w:rsidRPr="005551D5">
          <w:t xml:space="preserve">   }</w:t>
        </w:r>
      </w:ins>
    </w:p>
    <w:p w14:paraId="0577240A" w14:textId="77777777" w:rsidR="005551D5" w:rsidRDefault="005551D5">
      <w:pPr>
        <w:pStyle w:val="Code"/>
        <w:rPr>
          <w:ins w:id="903" w:author="Brian Wortman" w:date="2014-04-25T23:10:00Z"/>
        </w:rPr>
        <w:pPrChange w:id="904" w:author="Brian Wortman" w:date="2014-04-25T23:15:00Z">
          <w:pPr/>
        </w:pPrChange>
      </w:pPr>
      <w:ins w:id="905" w:author="Brian Wortman" w:date="2014-04-25T23:14:00Z">
        <w:r w:rsidRPr="005551D5">
          <w:t>}</w:t>
        </w:r>
      </w:ins>
    </w:p>
    <w:p w14:paraId="46AE3ECB" w14:textId="77777777" w:rsidR="007F6726" w:rsidRDefault="007F6726">
      <w:pPr>
        <w:pStyle w:val="BodyTextCont"/>
        <w:rPr>
          <w:ins w:id="906" w:author="Brian Wortman" w:date="2014-04-26T12:49:00Z"/>
        </w:rPr>
        <w:pPrChange w:id="907" w:author="Brian Wortman" w:date="2014-04-25T22:07:00Z">
          <w:pPr/>
        </w:pPrChange>
      </w:pPr>
      <w:ins w:id="908" w:author="Brian Wortman" w:date="2014-04-26T12:49:00Z">
        <w:r>
          <w:t>There are a lot of things happening here</w:t>
        </w:r>
      </w:ins>
      <w:ins w:id="909" w:author="Brian Wortman" w:date="2014-04-26T13:07:00Z">
        <w:r w:rsidR="009C3028">
          <w:t xml:space="preserve"> (gee, that seems to be the theme of this chapter!)</w:t>
        </w:r>
      </w:ins>
      <w:ins w:id="910" w:author="Brian Wortman" w:date="2014-04-26T12:49:00Z">
        <w:r>
          <w:t>:</w:t>
        </w:r>
      </w:ins>
    </w:p>
    <w:p w14:paraId="25ABBD33" w14:textId="77777777" w:rsidR="005551D5" w:rsidRDefault="007F6726">
      <w:pPr>
        <w:pStyle w:val="BodyTextCont"/>
        <w:rPr>
          <w:ins w:id="911" w:author="Brian Wortman" w:date="2014-04-26T12:56:00Z"/>
        </w:rPr>
        <w:pPrChange w:id="912" w:author="Brian Wortman" w:date="2014-04-25T22:07:00Z">
          <w:pPr/>
        </w:pPrChange>
      </w:pPr>
      <w:ins w:id="913" w:author="Brian Wortman" w:date="2014-04-26T12:49:00Z">
        <w:r>
          <w:t xml:space="preserve">First, </w:t>
        </w:r>
      </w:ins>
      <w:ins w:id="914" w:author="Brian Wortman" w:date="2014-04-26T12:47:00Z">
        <w:r w:rsidR="00555EE5">
          <w:t xml:space="preserve">controller </w:t>
        </w:r>
      </w:ins>
      <w:ins w:id="915" w:author="Brian Wortman" w:date="2014-04-26T12:46:00Z">
        <w:r w:rsidR="00555EE5">
          <w:t xml:space="preserve">class' </w:t>
        </w:r>
        <w:proofErr w:type="spellStart"/>
        <w:r>
          <w:t>RoutePrefixAttribute</w:t>
        </w:r>
        <w:proofErr w:type="spellEnd"/>
        <w:r>
          <w:t xml:space="preserve"> is overriding the default behavior </w:t>
        </w:r>
      </w:ins>
      <w:ins w:id="916" w:author="Brian Wortman" w:date="2014-04-26T12:55:00Z">
        <w:r w:rsidR="00A23951">
          <w:t xml:space="preserve">where the framework determines the </w:t>
        </w:r>
      </w:ins>
      <w:ins w:id="917" w:author="Brian Wortman" w:date="2014-04-26T12:46:00Z">
        <w:r>
          <w:t xml:space="preserve">controller class by the route name. The normal route to activate this controller is </w:t>
        </w:r>
        <w:proofErr w:type="spellStart"/>
        <w:r w:rsidRPr="007F6726">
          <w:rPr>
            <w:rStyle w:val="CodeInline"/>
            <w:rPrChange w:id="918" w:author="Brian Wortman" w:date="2014-04-26T12:53:00Z">
              <w:rPr/>
            </w:rPrChange>
          </w:rPr>
          <w:t>api</w:t>
        </w:r>
        <w:proofErr w:type="spellEnd"/>
        <w:r w:rsidRPr="007F6726">
          <w:rPr>
            <w:rStyle w:val="CodeInline"/>
            <w:rPrChange w:id="919" w:author="Brian Wortman" w:date="2014-04-26T12:53:00Z">
              <w:rPr/>
            </w:rPrChange>
          </w:rPr>
          <w:t>/tasks</w:t>
        </w:r>
        <w:r>
          <w:t xml:space="preserve">, </w:t>
        </w:r>
      </w:ins>
      <w:ins w:id="920" w:author="Brian Wortman" w:date="2014-04-26T12:55:00Z">
        <w:r w:rsidR="00A23951">
          <w:t xml:space="preserve">as we've seen earlier, </w:t>
        </w:r>
      </w:ins>
      <w:ins w:id="921" w:author="Brian Wortman" w:date="2014-04-26T12:46:00Z">
        <w:r>
          <w:t xml:space="preserve">but this attribute has changed it to </w:t>
        </w:r>
        <w:proofErr w:type="spellStart"/>
        <w:r w:rsidRPr="007F6726">
          <w:rPr>
            <w:rStyle w:val="CodeInline"/>
            <w:rPrChange w:id="922" w:author="Brian Wortman" w:date="2014-04-26T12:53:00Z">
              <w:rPr/>
            </w:rPrChange>
          </w:rPr>
          <w:t>api</w:t>
        </w:r>
        <w:proofErr w:type="spellEnd"/>
        <w:r w:rsidRPr="007F6726">
          <w:rPr>
            <w:rStyle w:val="CodeInline"/>
            <w:rPrChange w:id="923" w:author="Brian Wortman" w:date="2014-04-26T12:53:00Z">
              <w:rPr/>
            </w:rPrChange>
          </w:rPr>
          <w:t>/</w:t>
        </w:r>
        <w:proofErr w:type="spellStart"/>
        <w:r w:rsidRPr="007F6726">
          <w:rPr>
            <w:rStyle w:val="CodeInline"/>
            <w:rPrChange w:id="924" w:author="Brian Wortman" w:date="2014-04-26T12:53:00Z">
              <w:rPr/>
            </w:rPrChange>
          </w:rPr>
          <w:t>employeeTasks</w:t>
        </w:r>
      </w:ins>
      <w:proofErr w:type="spellEnd"/>
      <w:ins w:id="925" w:author="Brian Wortman" w:date="2014-04-26T12:54:00Z">
        <w:r w:rsidR="00A23951">
          <w:t xml:space="preserve"> f</w:t>
        </w:r>
      </w:ins>
      <w:ins w:id="926" w:author="Brian Wortman" w:date="2014-04-26T12:53:00Z">
        <w:r w:rsidR="00A23951">
          <w:t>or</w:t>
        </w:r>
      </w:ins>
      <w:ins w:id="927" w:author="Brian Wortman" w:date="2014-04-26T12:54:00Z">
        <w:r w:rsidR="00A23951">
          <w:t xml:space="preserve"> all methods except the non-attributed, convention-based Get method.</w:t>
        </w:r>
      </w:ins>
    </w:p>
    <w:p w14:paraId="488623FF" w14:textId="77777777" w:rsidR="00A23951" w:rsidRDefault="00A23951">
      <w:pPr>
        <w:pStyle w:val="BodyTextCont"/>
        <w:rPr>
          <w:ins w:id="928" w:author="Brian Wortman" w:date="2014-04-25T22:25:00Z"/>
        </w:rPr>
        <w:pPrChange w:id="929" w:author="Brian Wortman" w:date="2014-04-25T22:07:00Z">
          <w:pPr/>
        </w:pPrChange>
      </w:pPr>
      <w:ins w:id="930" w:author="Brian Wortman" w:date="2014-04-26T12:56:00Z">
        <w:r>
          <w:t xml:space="preserve">Now look at the </w:t>
        </w:r>
        <w:r w:rsidRPr="00A23951">
          <w:rPr>
            <w:rStyle w:val="CodeInline"/>
            <w:rPrChange w:id="931" w:author="Brian Wortman" w:date="2014-04-26T12:56:00Z">
              <w:rPr/>
            </w:rPrChange>
          </w:rPr>
          <w:t>GetTaskWithAMaxIdOf100</w:t>
        </w:r>
        <w:r>
          <w:t xml:space="preserve"> method.</w:t>
        </w:r>
      </w:ins>
      <w:ins w:id="932" w:author="Brian Wortman" w:date="2014-04-26T12:57:00Z">
        <w:r>
          <w:t xml:space="preserve"> The method name begins with Get, which is normal for controller action methods that implement</w:t>
        </w:r>
      </w:ins>
      <w:ins w:id="933" w:author="Brian Wortman" w:date="2014-04-26T12:58:00Z">
        <w:r w:rsidR="004765E8">
          <w:t xml:space="preserve"> GET requests. However, </w:t>
        </w:r>
      </w:ins>
      <w:ins w:id="934" w:author="Brian Wortman" w:date="2014-04-26T13:00:00Z">
        <w:r w:rsidR="004765E8">
          <w:t xml:space="preserve">the Route attribute contains </w:t>
        </w:r>
      </w:ins>
      <w:ins w:id="935" w:author="Brian Wortman" w:date="2014-04-26T12:59:00Z">
        <w:r w:rsidR="004765E8">
          <w:t>a constraint limiting id to a</w:t>
        </w:r>
      </w:ins>
      <w:ins w:id="936" w:author="Brian Wortman" w:date="2014-04-26T13:22:00Z">
        <w:r w:rsidR="00047C76">
          <w:t>n integer with a</w:t>
        </w:r>
      </w:ins>
      <w:ins w:id="937" w:author="Brian Wortman" w:date="2014-04-26T12:59:00Z">
        <w:r w:rsidR="004765E8">
          <w:t xml:space="preserve"> maximum value of 100</w:t>
        </w:r>
      </w:ins>
      <w:ins w:id="938" w:author="Brian Wortman" w:date="2014-04-26T13:00:00Z">
        <w:r w:rsidR="004765E8">
          <w:t>.</w:t>
        </w:r>
      </w:ins>
    </w:p>
    <w:p w14:paraId="5D1FB8A3" w14:textId="3EF7646E" w:rsidR="00BD4988" w:rsidRDefault="004765E8">
      <w:pPr>
        <w:pStyle w:val="BodyTextCont"/>
        <w:rPr>
          <w:ins w:id="939" w:author="Brian Wortman" w:date="2014-04-25T22:25:00Z"/>
        </w:rPr>
        <w:pPrChange w:id="940" w:author="Brian Wortman" w:date="2014-04-26T13:07:00Z">
          <w:pPr/>
        </w:pPrChange>
      </w:pPr>
      <w:ins w:id="941" w:author="Brian Wortman" w:date="2014-04-26T13:01:00Z">
        <w:r>
          <w:t xml:space="preserve">The </w:t>
        </w:r>
        <w:r w:rsidRPr="004765E8">
          <w:t>FindTaskWithAMinIdOf101</w:t>
        </w:r>
        <w:r>
          <w:t xml:space="preserve"> method is even more interesting. </w:t>
        </w:r>
      </w:ins>
      <w:ins w:id="942" w:author="Brian Wortman" w:date="2014-04-26T13:04:00Z">
        <w:r w:rsidR="009C3028">
          <w:t xml:space="preserve">Note that </w:t>
        </w:r>
      </w:ins>
      <w:ins w:id="943" w:author="Brian Wortman" w:date="2014-04-26T13:03:00Z">
        <w:r w:rsidR="009C3028">
          <w:t>t</w:t>
        </w:r>
      </w:ins>
      <w:ins w:id="944" w:author="Brian Wortman" w:date="2014-04-26T13:01:00Z">
        <w:r>
          <w:t xml:space="preserve">he method name does not begin with Get (or </w:t>
        </w:r>
      </w:ins>
      <w:ins w:id="945" w:author="Brian Wortman" w:date="2014-04-26T20:55:00Z">
        <w:r w:rsidR="00BE53CC">
          <w:t>any other HTTP method name for that matter</w:t>
        </w:r>
      </w:ins>
      <w:ins w:id="946" w:author="Brian Wortman" w:date="2014-04-26T13:02:00Z">
        <w:r>
          <w:t xml:space="preserve">), so we've added an HttpGet attribute to the method to inform the framework that this </w:t>
        </w:r>
      </w:ins>
      <w:ins w:id="947" w:author="Brian Wortman" w:date="2014-04-26T13:03:00Z">
        <w:r>
          <w:t xml:space="preserve">is an action method </w:t>
        </w:r>
      </w:ins>
      <w:ins w:id="948" w:author="Brian Wortman" w:date="2014-04-26T13:04:00Z">
        <w:r w:rsidR="009C3028">
          <w:t xml:space="preserve">suitable </w:t>
        </w:r>
      </w:ins>
      <w:ins w:id="949" w:author="Brian Wortman" w:date="2014-04-26T13:03:00Z">
        <w:r>
          <w:t>for GET requests.</w:t>
        </w:r>
      </w:ins>
      <w:ins w:id="950" w:author="Brian Wortman" w:date="2014-04-26T13:04:00Z">
        <w:r w:rsidR="009C3028">
          <w:t xml:space="preserve"> Also note</w:t>
        </w:r>
      </w:ins>
      <w:ins w:id="951" w:author="Brian Wortman" w:date="2014-04-26T13:05:00Z">
        <w:r w:rsidR="009C3028">
          <w:t xml:space="preserve"> the Route attribute contains a constraint limiting id to a</w:t>
        </w:r>
      </w:ins>
      <w:ins w:id="952" w:author="Brian Wortman" w:date="2014-04-26T13:23:00Z">
        <w:r w:rsidR="00047C76">
          <w:t>n integer with a</w:t>
        </w:r>
      </w:ins>
      <w:ins w:id="953" w:author="Brian Wortman" w:date="2014-04-26T13:05:00Z">
        <w:r w:rsidR="009C3028">
          <w:t xml:space="preserve"> minimum value of 101.</w:t>
        </w:r>
      </w:ins>
    </w:p>
    <w:p w14:paraId="24FB3E9A" w14:textId="77777777" w:rsidR="00AA4F10" w:rsidRDefault="00472220">
      <w:pPr>
        <w:pStyle w:val="BodyTextCont"/>
        <w:rPr>
          <w:ins w:id="954" w:author="Brian Wortman" w:date="2014-04-25T23:01:00Z"/>
        </w:rPr>
        <w:pPrChange w:id="955" w:author="Brian Wortman" w:date="2014-04-26T13:30:00Z">
          <w:pPr/>
        </w:pPrChange>
      </w:pPr>
      <w:ins w:id="956" w:author="Brian Wortman" w:date="2014-04-26T13:30:00Z">
        <w:r>
          <w:t>And last but not least</w:t>
        </w:r>
      </w:ins>
      <w:ins w:id="957" w:author="Brian Wortman" w:date="2014-04-26T13:07:00Z">
        <w:r w:rsidR="009C3028">
          <w:t xml:space="preserve">, the Get method. </w:t>
        </w:r>
      </w:ins>
      <w:ins w:id="958" w:author="Brian Wortman" w:date="2014-04-26T13:23:00Z">
        <w:r w:rsidR="00047C76">
          <w:t>This is p</w:t>
        </w:r>
      </w:ins>
      <w:ins w:id="959" w:author="Brian Wortman" w:date="2014-04-26T13:07:00Z">
        <w:r w:rsidR="009C3028">
          <w:t>lain old vanilla, convention-based routing.</w:t>
        </w:r>
      </w:ins>
      <w:ins w:id="960" w:author="Brian Wortman" w:date="2014-04-26T13:08:00Z">
        <w:r w:rsidR="009C3028">
          <w:t xml:space="preserve"> But</w:t>
        </w:r>
        <w:r w:rsidR="00505EB7">
          <w:t xml:space="preserve"> do note that we had to add </w:t>
        </w:r>
      </w:ins>
      <w:ins w:id="961" w:author="Brian Wortman" w:date="2014-04-26T13:23:00Z">
        <w:r w:rsidR="00047C76">
          <w:t>that</w:t>
        </w:r>
      </w:ins>
      <w:ins w:id="962" w:author="Brian Wortman" w:date="2014-04-26T13:08:00Z">
        <w:r w:rsidR="00505EB7">
          <w:t xml:space="preserve"> route named </w:t>
        </w:r>
      </w:ins>
      <w:proofErr w:type="spellStart"/>
      <w:ins w:id="963" w:author="Brian Wortman" w:date="2014-04-26T13:09:00Z">
        <w:r w:rsidR="00505EB7" w:rsidRPr="005551D5">
          <w:t>FindByTaskNumberRoute</w:t>
        </w:r>
        <w:proofErr w:type="spellEnd"/>
        <w:r w:rsidR="00505EB7">
          <w:t xml:space="preserve"> to the </w:t>
        </w:r>
        <w:proofErr w:type="spellStart"/>
        <w:r w:rsidR="00505EB7" w:rsidRPr="005551D5">
          <w:t>WebApiConfig</w:t>
        </w:r>
        <w:proofErr w:type="spellEnd"/>
        <w:r w:rsidR="00505EB7">
          <w:t xml:space="preserve"> class </w:t>
        </w:r>
      </w:ins>
      <w:ins w:id="964" w:author="Brian Wortman" w:date="2014-04-26T13:31:00Z">
        <w:r>
          <w:t xml:space="preserve">to enable </w:t>
        </w:r>
      </w:ins>
      <w:ins w:id="965" w:author="Brian Wortman" w:date="2014-04-26T13:09:00Z">
        <w:r w:rsidR="00505EB7">
          <w:t xml:space="preserve">the </w:t>
        </w:r>
      </w:ins>
      <w:ins w:id="966" w:author="Brian Wortman" w:date="2014-04-26T13:31:00Z">
        <w:r>
          <w:t xml:space="preserve">framework to </w:t>
        </w:r>
      </w:ins>
      <w:ins w:id="967" w:author="Brian Wortman" w:date="2014-04-26T13:32:00Z">
        <w:r>
          <w:t xml:space="preserve">match </w:t>
        </w:r>
      </w:ins>
      <w:ins w:id="968" w:author="Brian Wortman" w:date="2014-04-26T13:33:00Z">
        <w:r>
          <w:t>this</w:t>
        </w:r>
      </w:ins>
      <w:ins w:id="969" w:author="Brian Wortman" w:date="2014-04-26T13:32:00Z">
        <w:r>
          <w:t xml:space="preserve"> action method with </w:t>
        </w:r>
      </w:ins>
      <w:ins w:id="970" w:author="Brian Wortman" w:date="2014-04-26T13:33:00Z">
        <w:r>
          <w:t xml:space="preserve">its </w:t>
        </w:r>
      </w:ins>
      <w:ins w:id="971" w:author="Brian Wortman" w:date="2014-04-26T13:23:00Z">
        <w:r w:rsidR="00047C76">
          <w:t>nonstandard "</w:t>
        </w:r>
        <w:proofErr w:type="spellStart"/>
        <w:r w:rsidR="00047C76">
          <w:t>taskNum</w:t>
        </w:r>
        <w:proofErr w:type="spellEnd"/>
        <w:r w:rsidR="00047C76">
          <w:t xml:space="preserve">" </w:t>
        </w:r>
      </w:ins>
      <w:ins w:id="972" w:author="Brian Wortman" w:date="2014-04-26T13:09:00Z">
        <w:r w:rsidR="00505EB7">
          <w:t>parameter</w:t>
        </w:r>
      </w:ins>
      <w:ins w:id="973" w:author="Brian Wortman" w:date="2014-04-26T13:10:00Z">
        <w:r w:rsidR="00505EB7">
          <w:t xml:space="preserve"> name.</w:t>
        </w:r>
      </w:ins>
    </w:p>
    <w:p w14:paraId="559D5750" w14:textId="77777777" w:rsidR="00957981" w:rsidRDefault="00472220">
      <w:pPr>
        <w:pStyle w:val="BodyTextCont"/>
        <w:rPr>
          <w:ins w:id="974" w:author="Brian Wortman" w:date="2014-04-26T13:33:00Z"/>
        </w:rPr>
        <w:pPrChange w:id="975" w:author="Brian Wortman" w:date="2014-04-26T13:40:00Z">
          <w:pPr/>
        </w:pPrChange>
      </w:pPr>
      <w:ins w:id="976" w:author="Brian Wortman" w:date="2014-04-26T13:29:00Z">
        <w:r>
          <w:t xml:space="preserve">We'll wrap up this section on routing </w:t>
        </w:r>
      </w:ins>
      <w:ins w:id="977" w:author="Brian Wortman" w:date="2014-04-26T13:33:00Z">
        <w:r>
          <w:t>by l</w:t>
        </w:r>
      </w:ins>
      <w:ins w:id="978" w:author="Brian Wortman" w:date="2014-04-26T13:24:00Z">
        <w:r w:rsidR="00891A7A">
          <w:t xml:space="preserve">ooking at the </w:t>
        </w:r>
      </w:ins>
      <w:proofErr w:type="spellStart"/>
      <w:ins w:id="979" w:author="Brian Wortman" w:date="2014-04-26T13:33:00Z">
        <w:r>
          <w:t>the</w:t>
        </w:r>
        <w:proofErr w:type="spellEnd"/>
        <w:r>
          <w:t xml:space="preserve"> </w:t>
        </w:r>
      </w:ins>
      <w:ins w:id="980" w:author="Brian Wortman" w:date="2014-04-26T13:26:00Z">
        <w:r w:rsidR="00891A7A" w:rsidRPr="00891A7A">
          <w:t>[excerpted] HTTP message requests and responses</w:t>
        </w:r>
      </w:ins>
      <w:ins w:id="981" w:author="Brian Wortman" w:date="2014-04-26T13:37:00Z">
        <w:r w:rsidR="0014777F">
          <w:t>,</w:t>
        </w:r>
      </w:ins>
      <w:ins w:id="982" w:author="Brian Wortman" w:date="2014-04-26T13:36:00Z">
        <w:r w:rsidR="0014777F">
          <w:t xml:space="preserve"> </w:t>
        </w:r>
      </w:ins>
      <w:ins w:id="983" w:author="Brian Wortman" w:date="2014-04-26T13:26:00Z">
        <w:r w:rsidR="00891A7A" w:rsidRPr="00891A7A">
          <w:t>captured using Fiddle</w:t>
        </w:r>
      </w:ins>
      <w:ins w:id="984" w:author="Brian Wortman" w:date="2014-04-26T13:33:00Z">
        <w:r>
          <w:t>r</w:t>
        </w:r>
      </w:ins>
      <w:ins w:id="985" w:author="Brian Wortman" w:date="2014-04-26T13:37:00Z">
        <w:r w:rsidR="0014777F">
          <w:t>,</w:t>
        </w:r>
      </w:ins>
      <w:ins w:id="986" w:author="Brian Wortman" w:date="2014-04-26T13:36:00Z">
        <w:r w:rsidR="0014777F">
          <w:t xml:space="preserve"> </w:t>
        </w:r>
      </w:ins>
      <w:ins w:id="987" w:author="Brian Wortman" w:date="2014-04-26T13:33:00Z">
        <w:r w:rsidR="0014777F">
          <w:t>with this highly-customized routing in place</w:t>
        </w:r>
      </w:ins>
      <w:ins w:id="988" w:author="Brian Wortman" w:date="2014-04-26T13:35:00Z">
        <w:r w:rsidR="0014777F">
          <w:t>…</w:t>
        </w:r>
      </w:ins>
    </w:p>
    <w:p w14:paraId="102B68D7" w14:textId="77777777" w:rsidR="00472220" w:rsidRDefault="0014777F">
      <w:pPr>
        <w:pStyle w:val="CodeCaption"/>
        <w:rPr>
          <w:ins w:id="989" w:author="Brian Wortman" w:date="2014-04-26T13:34:00Z"/>
        </w:rPr>
        <w:pPrChange w:id="990" w:author="Brian Wortman" w:date="2014-04-26T13:34:00Z">
          <w:pPr/>
        </w:pPrChange>
      </w:pPr>
      <w:ins w:id="991" w:author="Brian Wortman" w:date="2014-04-26T13:34:00Z">
        <w:r>
          <w:t>Request #1</w:t>
        </w:r>
      </w:ins>
    </w:p>
    <w:p w14:paraId="6C61AC3C" w14:textId="77777777" w:rsidR="0014777F" w:rsidRPr="0014777F" w:rsidRDefault="0014777F">
      <w:pPr>
        <w:pStyle w:val="Code"/>
        <w:rPr>
          <w:ins w:id="992" w:author="Brian Wortman" w:date="2014-04-26T13:38:00Z"/>
        </w:rPr>
        <w:pPrChange w:id="993" w:author="Brian Wortman" w:date="2014-04-26T13:38:00Z">
          <w:pPr/>
        </w:pPrChange>
      </w:pPr>
      <w:ins w:id="994" w:author="Brian Wortman" w:date="2014-04-26T13:38:00Z">
        <w:r w:rsidRPr="0014777F">
          <w:t>GET http://localhost:50101/api/employeeTasks/100 HTTP/1.1</w:t>
        </w:r>
      </w:ins>
    </w:p>
    <w:p w14:paraId="7A197979" w14:textId="77777777" w:rsidR="00472220" w:rsidRDefault="0014777F">
      <w:pPr>
        <w:pStyle w:val="CodeCaption"/>
        <w:rPr>
          <w:ins w:id="995" w:author="Brian Wortman" w:date="2014-04-26T13:38:00Z"/>
        </w:rPr>
        <w:pPrChange w:id="996" w:author="Brian Wortman" w:date="2014-04-26T13:41:00Z">
          <w:pPr/>
        </w:pPrChange>
      </w:pPr>
      <w:ins w:id="997" w:author="Brian Wortman" w:date="2014-04-26T13:38:00Z">
        <w:r>
          <w:t>Response #1</w:t>
        </w:r>
      </w:ins>
    </w:p>
    <w:p w14:paraId="3E560494" w14:textId="77777777" w:rsidR="0014777F" w:rsidRPr="0014777F" w:rsidRDefault="0014777F">
      <w:pPr>
        <w:pStyle w:val="Code"/>
        <w:rPr>
          <w:ins w:id="998" w:author="Brian Wortman" w:date="2014-04-26T13:39:00Z"/>
        </w:rPr>
        <w:pPrChange w:id="999" w:author="Brian Wortman" w:date="2014-04-26T13:40:00Z">
          <w:pPr/>
        </w:pPrChange>
      </w:pPr>
      <w:ins w:id="1000" w:author="Brian Wortman" w:date="2014-04-26T13:39:00Z">
        <w:r w:rsidRPr="0014777F">
          <w:t>HTTP/1.1 200 OK</w:t>
        </w:r>
      </w:ins>
    </w:p>
    <w:p w14:paraId="04FA71B8" w14:textId="77777777" w:rsidR="0014777F" w:rsidRDefault="0014777F">
      <w:pPr>
        <w:pStyle w:val="Code"/>
        <w:rPr>
          <w:ins w:id="1001" w:author="Brian Wortman" w:date="2014-04-26T13:38:00Z"/>
        </w:rPr>
        <w:pPrChange w:id="1002" w:author="Brian Wortman" w:date="2014-04-26T13:40:00Z">
          <w:pPr/>
        </w:pPrChange>
      </w:pPr>
      <w:ins w:id="1003" w:author="Brian Wortman" w:date="2014-04-26T13:39:00Z">
        <w:r w:rsidRPr="0014777F">
          <w:t>"In the GetTaskWithAMaxIdOf100(int id) method, id = 100"</w:t>
        </w:r>
      </w:ins>
    </w:p>
    <w:p w14:paraId="16E94C0E" w14:textId="77777777" w:rsidR="0014777F" w:rsidRDefault="0017720D">
      <w:pPr>
        <w:pStyle w:val="CodeCaption"/>
        <w:rPr>
          <w:ins w:id="1004" w:author="Brian Wortman" w:date="2014-04-26T13:41:00Z"/>
        </w:rPr>
        <w:pPrChange w:id="1005" w:author="Brian Wortman" w:date="2014-04-26T13:41:00Z">
          <w:pPr/>
        </w:pPrChange>
      </w:pPr>
      <w:ins w:id="1006" w:author="Brian Wortman" w:date="2014-04-26T13:41:00Z">
        <w:r>
          <w:t>Request #2</w:t>
        </w:r>
      </w:ins>
    </w:p>
    <w:p w14:paraId="0F176F02" w14:textId="77777777" w:rsidR="0017720D" w:rsidRDefault="0017720D">
      <w:pPr>
        <w:pStyle w:val="Code"/>
        <w:rPr>
          <w:ins w:id="1007" w:author="Brian Wortman" w:date="2014-04-26T13:34:00Z"/>
        </w:rPr>
        <w:pPrChange w:id="1008" w:author="Brian Wortman" w:date="2014-04-26T13:41:00Z">
          <w:pPr/>
        </w:pPrChange>
      </w:pPr>
      <w:ins w:id="1009" w:author="Brian Wortman" w:date="2014-04-26T13:41:00Z">
        <w:r w:rsidRPr="0017720D">
          <w:lastRenderedPageBreak/>
          <w:t>GET http://localhost:50101/api/employeeTasks/101 HTTP/1.1</w:t>
        </w:r>
      </w:ins>
    </w:p>
    <w:p w14:paraId="110A62DE" w14:textId="77777777" w:rsidR="00472220" w:rsidRDefault="0017720D">
      <w:pPr>
        <w:pStyle w:val="CodeCaption"/>
        <w:rPr>
          <w:ins w:id="1010" w:author="Brian Wortman" w:date="2014-04-26T13:41:00Z"/>
        </w:rPr>
        <w:pPrChange w:id="1011" w:author="Brian Wortman" w:date="2014-04-26T13:41:00Z">
          <w:pPr/>
        </w:pPrChange>
      </w:pPr>
      <w:ins w:id="1012" w:author="Brian Wortman" w:date="2014-04-26T13:41:00Z">
        <w:r>
          <w:t>Response #2</w:t>
        </w:r>
      </w:ins>
    </w:p>
    <w:p w14:paraId="567F8888" w14:textId="77777777" w:rsidR="0017720D" w:rsidRPr="0017720D" w:rsidRDefault="0017720D">
      <w:pPr>
        <w:pStyle w:val="Code"/>
        <w:rPr>
          <w:ins w:id="1013" w:author="Brian Wortman" w:date="2014-04-26T13:42:00Z"/>
        </w:rPr>
        <w:pPrChange w:id="1014" w:author="Brian Wortman" w:date="2014-04-26T13:42:00Z">
          <w:pPr/>
        </w:pPrChange>
      </w:pPr>
      <w:ins w:id="1015" w:author="Brian Wortman" w:date="2014-04-26T13:42:00Z">
        <w:r w:rsidRPr="0017720D">
          <w:t>HTTP/1.1 200 OK</w:t>
        </w:r>
      </w:ins>
    </w:p>
    <w:p w14:paraId="75A5B7D9" w14:textId="77777777" w:rsidR="0017720D" w:rsidRDefault="0017720D">
      <w:pPr>
        <w:pStyle w:val="Code"/>
        <w:rPr>
          <w:ins w:id="1016" w:author="Brian Wortman" w:date="2014-04-26T13:34:00Z"/>
        </w:rPr>
        <w:pPrChange w:id="1017" w:author="Brian Wortman" w:date="2014-04-26T13:42:00Z">
          <w:pPr/>
        </w:pPrChange>
      </w:pPr>
      <w:ins w:id="1018" w:author="Brian Wortman" w:date="2014-04-26T13:42:00Z">
        <w:r w:rsidRPr="0017720D">
          <w:t>"In the FindTaskWithAMinIdOf101(int id) method, id = 101"</w:t>
        </w:r>
      </w:ins>
    </w:p>
    <w:p w14:paraId="718AF5FE" w14:textId="77777777" w:rsidR="00472220" w:rsidRDefault="0017720D">
      <w:pPr>
        <w:pStyle w:val="CodeCaption"/>
        <w:rPr>
          <w:ins w:id="1019" w:author="Brian Wortman" w:date="2014-04-26T13:42:00Z"/>
        </w:rPr>
        <w:pPrChange w:id="1020" w:author="Brian Wortman" w:date="2014-04-26T13:42:00Z">
          <w:pPr/>
        </w:pPrChange>
      </w:pPr>
      <w:ins w:id="1021" w:author="Brian Wortman" w:date="2014-04-26T13:42:00Z">
        <w:r>
          <w:t>Request #3</w:t>
        </w:r>
      </w:ins>
    </w:p>
    <w:p w14:paraId="7B0BFC58" w14:textId="77777777" w:rsidR="0017720D" w:rsidRDefault="0017720D">
      <w:pPr>
        <w:pStyle w:val="Code"/>
        <w:rPr>
          <w:ins w:id="1022" w:author="Brian Wortman" w:date="2014-04-26T13:34:00Z"/>
        </w:rPr>
        <w:pPrChange w:id="1023" w:author="Brian Wortman" w:date="2014-04-26T13:42:00Z">
          <w:pPr/>
        </w:pPrChange>
      </w:pPr>
      <w:ins w:id="1024" w:author="Brian Wortman" w:date="2014-04-26T13:42:00Z">
        <w:r w:rsidRPr="0017720D">
          <w:t>GET http://localhost:50101/api/tasks/abc HTTP/1.1</w:t>
        </w:r>
      </w:ins>
    </w:p>
    <w:p w14:paraId="15DCAB8A" w14:textId="77777777" w:rsidR="00472220" w:rsidRDefault="0017720D">
      <w:pPr>
        <w:pStyle w:val="CodeCaption"/>
        <w:rPr>
          <w:ins w:id="1025" w:author="Brian Wortman" w:date="2014-04-26T13:34:00Z"/>
        </w:rPr>
        <w:pPrChange w:id="1026" w:author="Brian Wortman" w:date="2014-04-26T13:43:00Z">
          <w:pPr/>
        </w:pPrChange>
      </w:pPr>
      <w:ins w:id="1027" w:author="Brian Wortman" w:date="2014-04-26T13:43:00Z">
        <w:r>
          <w:t>Response #3</w:t>
        </w:r>
      </w:ins>
    </w:p>
    <w:p w14:paraId="4DAD9271" w14:textId="77777777" w:rsidR="0017720D" w:rsidRPr="0017720D" w:rsidRDefault="0017720D">
      <w:pPr>
        <w:pStyle w:val="Code"/>
        <w:rPr>
          <w:ins w:id="1028" w:author="Brian Wortman" w:date="2014-04-26T13:43:00Z"/>
        </w:rPr>
        <w:pPrChange w:id="1029" w:author="Brian Wortman" w:date="2014-04-26T13:43:00Z">
          <w:pPr/>
        </w:pPrChange>
      </w:pPr>
      <w:ins w:id="1030" w:author="Brian Wortman" w:date="2014-04-26T13:43:00Z">
        <w:r w:rsidRPr="0017720D">
          <w:t>HTTP/1.1 200 OK</w:t>
        </w:r>
      </w:ins>
    </w:p>
    <w:p w14:paraId="16D7D391" w14:textId="77777777" w:rsidR="00472220" w:rsidRDefault="0017720D">
      <w:pPr>
        <w:pStyle w:val="Code"/>
        <w:rPr>
          <w:ins w:id="1031" w:author="Brian Wortman" w:date="2014-04-25T23:01:00Z"/>
        </w:rPr>
        <w:pPrChange w:id="1032" w:author="Brian Wortman" w:date="2014-04-26T13:43:00Z">
          <w:pPr/>
        </w:pPrChange>
      </w:pPr>
      <w:ins w:id="1033" w:author="Brian Wortman" w:date="2014-04-26T13:43:00Z">
        <w:r w:rsidRPr="0017720D">
          <w:t>"In the Get(string taskNum) method, taskNum = abc"</w:t>
        </w:r>
      </w:ins>
    </w:p>
    <w:p w14:paraId="70DC2555" w14:textId="77777777" w:rsidR="00EE135F" w:rsidRDefault="00EE135F">
      <w:pPr>
        <w:pStyle w:val="BodyTextCont"/>
        <w:rPr>
          <w:ins w:id="1034" w:author="Brian Wortman" w:date="2014-04-26T13:57:00Z"/>
        </w:rPr>
        <w:pPrChange w:id="1035" w:author="Brian Wortman" w:date="2014-04-26T13:55:00Z">
          <w:pPr/>
        </w:pPrChange>
      </w:pPr>
      <w:ins w:id="1036" w:author="Brian Wortman" w:date="2014-04-26T13:56:00Z">
        <w:r>
          <w:t xml:space="preserve">Excellent! </w:t>
        </w:r>
      </w:ins>
      <w:ins w:id="1037" w:author="Brian Wortman" w:date="2014-04-26T13:59:00Z">
        <w:r>
          <w:t>J</w:t>
        </w:r>
      </w:ins>
      <w:ins w:id="1038" w:author="Brian Wortman" w:date="2014-04-26T13:56:00Z">
        <w:r>
          <w:t>ust what we expected</w:t>
        </w:r>
      </w:ins>
      <w:ins w:id="1039" w:author="Brian Wortman" w:date="2014-04-26T14:17:00Z">
        <w:r w:rsidR="00B74FD3">
          <w:t>.</w:t>
        </w:r>
      </w:ins>
      <w:ins w:id="1040" w:author="Brian Wortman" w:date="2014-04-26T13:59:00Z">
        <w:r w:rsidRPr="00EE135F">
          <w:t xml:space="preserve"> </w:t>
        </w:r>
      </w:ins>
      <w:ins w:id="1041" w:author="Brian Wortman" w:date="2014-04-26T14:00:00Z">
        <w:r w:rsidR="006F4C6A">
          <w:t xml:space="preserve">And though we've reconfigured paths, added constraints, and changed controller method names, </w:t>
        </w:r>
      </w:ins>
      <w:ins w:id="1042" w:author="Brian Wortman" w:date="2014-04-26T14:16:00Z">
        <w:r w:rsidR="00B74FD3">
          <w:t xml:space="preserve">we've been able to maintain the </w:t>
        </w:r>
      </w:ins>
      <w:ins w:id="1043" w:author="Brian Wortman" w:date="2014-04-26T14:15:00Z">
        <w:r w:rsidR="00B74FD3">
          <w:t xml:space="preserve">characteristics of a </w:t>
        </w:r>
        <w:proofErr w:type="spellStart"/>
        <w:r w:rsidR="00B74FD3">
          <w:t>RESTful</w:t>
        </w:r>
        <w:proofErr w:type="spellEnd"/>
        <w:r w:rsidR="00B74FD3">
          <w:t xml:space="preserve"> interface</w:t>
        </w:r>
      </w:ins>
      <w:ins w:id="1044" w:author="Brian Wortman" w:date="2014-04-26T14:17:00Z">
        <w:r w:rsidR="00B74FD3">
          <w:t xml:space="preserve"> throughout </w:t>
        </w:r>
      </w:ins>
      <w:ins w:id="1045" w:author="Brian Wortman" w:date="2014-04-26T14:18:00Z">
        <w:r w:rsidR="00B74FD3">
          <w:t xml:space="preserve">the course of </w:t>
        </w:r>
      </w:ins>
      <w:ins w:id="1046" w:author="Brian Wortman" w:date="2014-04-26T14:17:00Z">
        <w:r w:rsidR="00B74FD3">
          <w:t>this little exercise</w:t>
        </w:r>
      </w:ins>
      <w:ins w:id="1047" w:author="Brian Wortman" w:date="2014-04-26T13:59:00Z">
        <w:r w:rsidRPr="00EE135F">
          <w:t>.</w:t>
        </w:r>
      </w:ins>
    </w:p>
    <w:p w14:paraId="48912EE8" w14:textId="77777777" w:rsidR="00A4689C" w:rsidRDefault="00EE135F">
      <w:pPr>
        <w:pStyle w:val="BodyTextCont"/>
        <w:rPr>
          <w:ins w:id="1048" w:author="Brian Wortman" w:date="2014-04-26T14:19:00Z"/>
        </w:rPr>
        <w:pPrChange w:id="1049" w:author="Brian Wortman" w:date="2014-04-26T13:55:00Z">
          <w:pPr/>
        </w:pPrChange>
      </w:pPr>
      <w:ins w:id="1050" w:author="Brian Wortman" w:date="2014-04-26T13:57:00Z">
        <w:r>
          <w:t>At this point, w</w:t>
        </w:r>
      </w:ins>
      <w:ins w:id="1051" w:author="Brian Wortman" w:date="2014-04-26T13:47:00Z">
        <w:r w:rsidR="00A74497">
          <w:t xml:space="preserve">e've touched on some of the </w:t>
        </w:r>
      </w:ins>
      <w:ins w:id="1052" w:author="Brian Wortman" w:date="2014-04-26T13:57:00Z">
        <w:r>
          <w:t xml:space="preserve">main </w:t>
        </w:r>
      </w:ins>
      <w:ins w:id="1053" w:author="Brian Wortman" w:date="2014-04-26T13:47:00Z">
        <w:r w:rsidR="00A74497">
          <w:t xml:space="preserve">capabilities of attribute-based routing, </w:t>
        </w:r>
      </w:ins>
      <w:ins w:id="1054" w:author="Brian Wortman" w:date="2014-04-26T13:57:00Z">
        <w:r>
          <w:t xml:space="preserve">and </w:t>
        </w:r>
      </w:ins>
      <w:ins w:id="1055" w:author="Brian Wortman" w:date="2014-04-26T13:47:00Z">
        <w:r w:rsidR="00A74497">
          <w:t>we know enough to move forward with our task serv</w:t>
        </w:r>
        <w:r w:rsidR="00A4689C">
          <w:t>ice implementation.</w:t>
        </w:r>
      </w:ins>
      <w:ins w:id="1056" w:author="Brian Wortman" w:date="2014-04-26T13:55:00Z">
        <w:r>
          <w:t xml:space="preserve"> </w:t>
        </w:r>
      </w:ins>
      <w:ins w:id="1057" w:author="Brian Wortman" w:date="2014-04-26T13:47:00Z">
        <w:r w:rsidR="00A4689C">
          <w:t xml:space="preserve">If you'd like to dive deeper, we recommend you visit </w:t>
        </w:r>
      </w:ins>
      <w:ins w:id="1058" w:author="Brian Wortman" w:date="2014-04-26T13:50:00Z">
        <w:r w:rsidR="00A4689C">
          <w:t xml:space="preserve">the </w:t>
        </w:r>
        <w:r w:rsidR="00A4689C" w:rsidRPr="00A4689C">
          <w:t>official Microsoft ASP.NET Web API sit</w:t>
        </w:r>
        <w:r w:rsidR="00A4689C">
          <w:t xml:space="preserve">e. </w:t>
        </w:r>
      </w:ins>
      <w:ins w:id="1059" w:author="Brian Wortman" w:date="2014-04-26T13:53:00Z">
        <w:r w:rsidR="00A4689C">
          <w:t xml:space="preserve">There you'll find </w:t>
        </w:r>
      </w:ins>
      <w:ins w:id="1060" w:author="Brian Wortman" w:date="2014-04-26T13:50:00Z">
        <w:r w:rsidR="00A4689C">
          <w:t xml:space="preserve">an excellent piece </w:t>
        </w:r>
      </w:ins>
      <w:ins w:id="1061" w:author="Brian Wortman" w:date="2014-04-26T13:53:00Z">
        <w:r w:rsidR="00A4689C">
          <w:t xml:space="preserve">by Mike Wasson entitled </w:t>
        </w:r>
        <w:r w:rsidR="00A4689C" w:rsidRPr="00A4689C">
          <w:t>Attribute Routing in Web API 2</w:t>
        </w:r>
      </w:ins>
      <w:ins w:id="1062" w:author="Brian Wortman" w:date="2014-04-26T13:54:00Z">
        <w:r>
          <w:t>. Be sure to check it out!</w:t>
        </w:r>
      </w:ins>
    </w:p>
    <w:p w14:paraId="04C14C08" w14:textId="77777777" w:rsidR="00ED66F7" w:rsidRDefault="00ED66F7">
      <w:pPr>
        <w:pStyle w:val="Heading1"/>
        <w:rPr>
          <w:ins w:id="1063" w:author="Brian Wortman" w:date="2014-04-26T13:54:00Z"/>
        </w:rPr>
        <w:pPrChange w:id="1064" w:author="Brian Wortman" w:date="2014-04-26T14:20:00Z">
          <w:pPr/>
        </w:pPrChange>
      </w:pPr>
      <w:ins w:id="1065" w:author="Brian Wortman" w:date="2014-04-26T14:20:00Z">
        <w:r>
          <w:t>Versioning</w:t>
        </w:r>
      </w:ins>
    </w:p>
    <w:p w14:paraId="068E88E8" w14:textId="528F363D" w:rsidR="002000EC" w:rsidRDefault="009616D0" w:rsidP="00F54912">
      <w:pPr>
        <w:pStyle w:val="BodyTextFirst"/>
        <w:rPr>
          <w:ins w:id="1066" w:author="Brian Wortman" w:date="2014-04-26T14:53:00Z"/>
        </w:rPr>
      </w:pPr>
      <w:ins w:id="1067" w:author="Brian Wortman" w:date="2014-04-26T14:32:00Z">
        <w:r>
          <w:t xml:space="preserve">In this section we are going to </w:t>
        </w:r>
        <w:r w:rsidR="00F31360">
          <w:t xml:space="preserve">implement </w:t>
        </w:r>
      </w:ins>
      <w:ins w:id="1068" w:author="Brian Wortman" w:date="2014-04-26T14:38:00Z">
        <w:r w:rsidR="00F31360">
          <w:t xml:space="preserve">the </w:t>
        </w:r>
      </w:ins>
      <w:ins w:id="1069" w:author="Brian Wortman" w:date="2014-04-26T14:32:00Z">
        <w:r w:rsidR="00F31360">
          <w:t xml:space="preserve">first </w:t>
        </w:r>
      </w:ins>
      <w:ins w:id="1070" w:author="Brian Wortman" w:date="2014-04-26T14:38:00Z">
        <w:r w:rsidR="00F31360" w:rsidRPr="00F31360">
          <w:t xml:space="preserve">controller action method </w:t>
        </w:r>
        <w:r w:rsidR="00F31360">
          <w:t xml:space="preserve">in our </w:t>
        </w:r>
      </w:ins>
      <w:ins w:id="1071" w:author="Brian Wortman" w:date="2014-04-26T14:32:00Z">
        <w:r w:rsidR="00F31360">
          <w:t>task management service.</w:t>
        </w:r>
      </w:ins>
      <w:ins w:id="1072" w:author="Brian Wortman" w:date="2014-04-26T16:01:00Z">
        <w:r w:rsidR="00941924">
          <w:t xml:space="preserve"> </w:t>
        </w:r>
      </w:ins>
      <w:ins w:id="1073" w:author="Brian Wortman" w:date="2014-04-26T14:38:00Z">
        <w:r w:rsidR="00F31360">
          <w:t xml:space="preserve">Before we start slinging code, </w:t>
        </w:r>
      </w:ins>
      <w:ins w:id="1074" w:author="Brian Wortman" w:date="2014-04-26T14:42:00Z">
        <w:r w:rsidR="0058152F">
          <w:t xml:space="preserve">though, </w:t>
        </w:r>
      </w:ins>
      <w:ins w:id="1075" w:author="Brian Wortman" w:date="2014-04-26T14:38:00Z">
        <w:r w:rsidR="00F31360">
          <w:t xml:space="preserve">we need to </w:t>
        </w:r>
      </w:ins>
      <w:ins w:id="1076" w:author="Brian Wortman" w:date="2014-04-26T14:43:00Z">
        <w:r w:rsidR="0058152F">
          <w:t xml:space="preserve">consider </w:t>
        </w:r>
      </w:ins>
      <w:ins w:id="1077" w:author="Brian Wortman" w:date="2014-04-26T14:42:00Z">
        <w:r w:rsidR="0058152F">
          <w:t>the</w:t>
        </w:r>
      </w:ins>
      <w:ins w:id="1078" w:author="Brian Wortman" w:date="2014-04-26T14:38:00Z">
        <w:r w:rsidR="00F31360">
          <w:t xml:space="preserve"> </w:t>
        </w:r>
        <w:proofErr w:type="spellStart"/>
        <w:proofErr w:type="gramStart"/>
        <w:r w:rsidR="00F31360">
          <w:t>api</w:t>
        </w:r>
        <w:proofErr w:type="spellEnd"/>
        <w:proofErr w:type="gramEnd"/>
        <w:r w:rsidR="00F31360">
          <w:t xml:space="preserve"> design</w:t>
        </w:r>
      </w:ins>
      <w:ins w:id="1079" w:author="Brian Wortman" w:date="2014-04-26T14:42:00Z">
        <w:r w:rsidR="0058152F">
          <w:t xml:space="preserve"> we documented in Chapter 3. It is lacking an important feature</w:t>
        </w:r>
      </w:ins>
      <w:ins w:id="1080" w:author="Brian Wortman" w:date="2014-04-26T14:46:00Z">
        <w:r w:rsidR="00CA5AD9">
          <w:t xml:space="preserve">; one that should be addressed before we "break ground". </w:t>
        </w:r>
      </w:ins>
      <w:ins w:id="1081" w:author="Brian Wortman" w:date="2014-04-26T14:47:00Z">
        <w:r w:rsidR="00CA5AD9">
          <w:t xml:space="preserve">Security? Well, yes, but we're going to cover that later. Localization? Ok, yes, but let's assume that's not a requirement. How about versioning? </w:t>
        </w:r>
        <w:r w:rsidR="000B3BCC">
          <w:t>Correct! A</w:t>
        </w:r>
      </w:ins>
      <w:ins w:id="1082" w:author="Brian Wortman" w:date="2014-04-26T14:51:00Z">
        <w:r w:rsidR="002000EC">
          <w:t xml:space="preserve">nd in case it's not </w:t>
        </w:r>
      </w:ins>
      <w:ins w:id="1083" w:author="Brian Wortman" w:date="2014-04-26T20:57:00Z">
        <w:r w:rsidR="004C643D">
          <w:t xml:space="preserve">totally </w:t>
        </w:r>
      </w:ins>
      <w:ins w:id="1084" w:author="Brian Wortman" w:date="2014-04-26T14:51:00Z">
        <w:r w:rsidR="002000EC">
          <w:t>obvious from the title of this section,</w:t>
        </w:r>
      </w:ins>
      <w:ins w:id="1085" w:author="Brian Wortman" w:date="2014-04-26T14:52:00Z">
        <w:r w:rsidR="002000EC">
          <w:t xml:space="preserve"> </w:t>
        </w:r>
      </w:ins>
      <w:ins w:id="1086" w:author="Brian Wortman" w:date="2014-04-26T14:53:00Z">
        <w:r w:rsidR="002000EC">
          <w:t xml:space="preserve">we will </w:t>
        </w:r>
      </w:ins>
      <w:ins w:id="1087" w:author="Brian Wortman" w:date="2014-04-26T15:29:00Z">
        <w:r w:rsidR="003F5C48">
          <w:t>create</w:t>
        </w:r>
      </w:ins>
      <w:ins w:id="1088" w:author="Brian Wortman" w:date="2014-04-26T14:53:00Z">
        <w:r w:rsidR="002000EC">
          <w:t xml:space="preserve"> our first controller action method in a way that supports </w:t>
        </w:r>
      </w:ins>
      <w:ins w:id="1089" w:author="Brian Wortman" w:date="2014-04-26T15:04:00Z">
        <w:r w:rsidR="00BF0160">
          <w:t xml:space="preserve">API </w:t>
        </w:r>
      </w:ins>
      <w:ins w:id="1090" w:author="Brian Wortman" w:date="2014-04-26T14:53:00Z">
        <w:r w:rsidR="002000EC">
          <w:t>versioning.</w:t>
        </w:r>
      </w:ins>
    </w:p>
    <w:p w14:paraId="2526D006" w14:textId="77777777" w:rsidR="009616D0" w:rsidRDefault="002000EC">
      <w:pPr>
        <w:pStyle w:val="SideBarHead"/>
        <w:rPr>
          <w:ins w:id="1091" w:author="Brian Wortman" w:date="2014-04-26T14:41:00Z"/>
        </w:rPr>
        <w:pPrChange w:id="1092" w:author="Brian Wortman" w:date="2014-04-26T14:56:00Z">
          <w:pPr>
            <w:pStyle w:val="BodyTextFirst"/>
          </w:pPr>
        </w:pPrChange>
      </w:pPr>
      <w:ins w:id="1093" w:author="Brian Wortman" w:date="2014-04-26T14:53:00Z">
        <w:r>
          <w:t xml:space="preserve"> </w:t>
        </w:r>
      </w:ins>
      <w:ins w:id="1094" w:author="Brian Wortman" w:date="2014-04-26T14:57:00Z">
        <w:r w:rsidR="000B3BCC">
          <w:t>Implementation versioning</w:t>
        </w:r>
      </w:ins>
      <w:ins w:id="1095" w:author="Brian Wortman" w:date="2014-04-26T15:01:00Z">
        <w:r w:rsidR="00BF0160">
          <w:t xml:space="preserve">, </w:t>
        </w:r>
      </w:ins>
      <w:ins w:id="1096" w:author="Brian Wortman" w:date="2014-04-26T14:57:00Z">
        <w:r w:rsidR="000B3BCC">
          <w:t xml:space="preserve">api </w:t>
        </w:r>
        <w:commentRangeStart w:id="1097"/>
        <w:r w:rsidR="000B3BCC">
          <w:t>versioning</w:t>
        </w:r>
      </w:ins>
      <w:commentRangeEnd w:id="1097"/>
      <w:ins w:id="1098" w:author="Brian Wortman" w:date="2014-04-26T14:59:00Z">
        <w:r w:rsidR="000B3BCC">
          <w:rPr>
            <w:rFonts w:asciiTheme="minorHAnsi" w:hAnsiTheme="minorHAnsi"/>
            <w:b w:val="0"/>
            <w:caps w:val="0"/>
          </w:rPr>
          <w:commentReference w:id="1097"/>
        </w:r>
      </w:ins>
      <w:ins w:id="1099" w:author="Brian Wortman" w:date="2014-04-26T15:01:00Z">
        <w:r w:rsidR="00BF0160">
          <w:t>, content versioning</w:t>
        </w:r>
      </w:ins>
    </w:p>
    <w:p w14:paraId="5D07424E" w14:textId="77777777" w:rsidR="000B3BCC" w:rsidRDefault="000B3BCC">
      <w:pPr>
        <w:pStyle w:val="SideBarBody"/>
        <w:rPr>
          <w:ins w:id="1100" w:author="Brian Wortman" w:date="2014-04-26T14:59:00Z"/>
        </w:rPr>
        <w:pPrChange w:id="1101" w:author="Brian Wortman" w:date="2014-04-26T14:57:00Z">
          <w:pPr>
            <w:pStyle w:val="BodyTextFirst"/>
          </w:pPr>
        </w:pPrChange>
      </w:pPr>
      <w:ins w:id="1102" w:author="Brian Wortman" w:date="2014-04-26T14:57:00Z">
        <w:r>
          <w:t>TODO</w:t>
        </w:r>
      </w:ins>
      <w:ins w:id="1103" w:author="Brian Wortman" w:date="2014-04-26T14:59:00Z">
        <w:r>
          <w:t>:</w:t>
        </w:r>
      </w:ins>
    </w:p>
    <w:p w14:paraId="7A879927" w14:textId="77777777" w:rsidR="0058152F" w:rsidRDefault="000B3BCC">
      <w:pPr>
        <w:pStyle w:val="SideBarLast"/>
        <w:rPr>
          <w:ins w:id="1104" w:author="Brian Wortman" w:date="2014-04-26T14:57:00Z"/>
        </w:rPr>
        <w:pPrChange w:id="1105" w:author="Brian Wortman" w:date="2014-04-26T14:59:00Z">
          <w:pPr>
            <w:pStyle w:val="BodyTextFirst"/>
          </w:pPr>
        </w:pPrChange>
      </w:pPr>
      <w:ins w:id="1106" w:author="Brian Wortman" w:date="2014-04-26T14:57:00Z">
        <w:r>
          <w:t xml:space="preserve">Here we need a short </w:t>
        </w:r>
      </w:ins>
      <w:ins w:id="1107" w:author="Brian Wortman" w:date="2014-04-26T14:58:00Z">
        <w:r>
          <w:t xml:space="preserve">explanation that </w:t>
        </w:r>
      </w:ins>
      <w:ins w:id="1108" w:author="Brian Wortman" w:date="2014-04-26T15:02:00Z">
        <w:r w:rsidR="00BF0160">
          <w:t>explains/</w:t>
        </w:r>
      </w:ins>
      <w:ins w:id="1109" w:author="Brian Wortman" w:date="2014-04-26T14:58:00Z">
        <w:r>
          <w:t>contrasts implementation versioning</w:t>
        </w:r>
      </w:ins>
      <w:ins w:id="1110" w:author="Brian Wortman" w:date="2014-04-26T15:02:00Z">
        <w:r w:rsidR="00BF0160">
          <w:t>,</w:t>
        </w:r>
      </w:ins>
      <w:ins w:id="1111" w:author="Brian Wortman" w:date="2014-04-26T14:58:00Z">
        <w:r>
          <w:t xml:space="preserve"> API versioning</w:t>
        </w:r>
      </w:ins>
      <w:ins w:id="1112" w:author="Brian Wortman" w:date="2014-04-26T15:02:00Z">
        <w:r w:rsidR="00BF0160">
          <w:t>, and content versioning</w:t>
        </w:r>
      </w:ins>
      <w:ins w:id="1113" w:author="Brian Wortman" w:date="2014-04-26T14:58:00Z">
        <w:r>
          <w:t>.</w:t>
        </w:r>
      </w:ins>
    </w:p>
    <w:p w14:paraId="3F0B5FCF" w14:textId="77777777" w:rsidR="00F54912" w:rsidRPr="00F54912" w:rsidRDefault="00F54912">
      <w:pPr>
        <w:pStyle w:val="BodyTextCont"/>
        <w:rPr>
          <w:ins w:id="1114" w:author="Brian Wortman" w:date="2014-04-26T14:26:00Z"/>
        </w:rPr>
        <w:pPrChange w:id="1115" w:author="Brian Wortman" w:date="2014-04-26T21:09:00Z">
          <w:pPr>
            <w:pStyle w:val="BodyTextFirst"/>
          </w:pPr>
        </w:pPrChange>
      </w:pPr>
      <w:ins w:id="1116" w:author="Brian Wortman" w:date="2014-04-26T14:26:00Z">
        <w:r w:rsidRPr="00F54912">
          <w:t xml:space="preserve">Currently there are four basic approaches to versioning the </w:t>
        </w:r>
        <w:proofErr w:type="spellStart"/>
        <w:r w:rsidRPr="00F54912">
          <w:t>RESTful</w:t>
        </w:r>
        <w:proofErr w:type="spellEnd"/>
        <w:r w:rsidRPr="00F54912">
          <w:t xml:space="preserve"> way:</w:t>
        </w:r>
      </w:ins>
    </w:p>
    <w:p w14:paraId="32675EBE" w14:textId="77777777" w:rsidR="009616D0" w:rsidRDefault="00F54912">
      <w:pPr>
        <w:pStyle w:val="NumList"/>
        <w:rPr>
          <w:ins w:id="1117" w:author="Brian Wortman" w:date="2014-04-26T14:30:00Z"/>
        </w:rPr>
        <w:pPrChange w:id="1118" w:author="Brian Wortman" w:date="2014-04-26T15:14:00Z">
          <w:pPr>
            <w:pStyle w:val="BodyTextFirst"/>
          </w:pPr>
        </w:pPrChange>
      </w:pPr>
      <w:ins w:id="1119" w:author="Brian Wortman" w:date="2014-04-26T14:26:00Z">
        <w:r w:rsidRPr="00F54912">
          <w:t>URI Path.</w:t>
        </w:r>
      </w:ins>
    </w:p>
    <w:p w14:paraId="42AA70FF" w14:textId="77777777" w:rsidR="00F54912" w:rsidRPr="00F54912" w:rsidRDefault="00F54912">
      <w:pPr>
        <w:pStyle w:val="BulletSubList"/>
        <w:rPr>
          <w:ins w:id="1120" w:author="Brian Wortman" w:date="2014-04-26T14:26:00Z"/>
        </w:rPr>
        <w:pPrChange w:id="1121" w:author="Brian Wortman" w:date="2014-04-26T14:30:00Z">
          <w:pPr>
            <w:pStyle w:val="BodyTextFirst"/>
          </w:pPr>
        </w:pPrChange>
      </w:pPr>
      <w:ins w:id="1122" w:author="Brian Wortman" w:date="2014-04-26T14:26:00Z">
        <w:r w:rsidRPr="00F54912">
          <w:rPr>
            <w:rStyle w:val="CodeInline"/>
            <w:rPrChange w:id="1123" w:author="Brian Wortman" w:date="2014-04-26T14:30:00Z">
              <w:rPr/>
            </w:rPrChange>
          </w:rPr>
          <w:lastRenderedPageBreak/>
          <w:t>http://api/v2/</w:t>
        </w:r>
      </w:ins>
      <w:ins w:id="1124" w:author="Brian Wortman" w:date="2014-04-26T14:28:00Z">
        <w:r w:rsidRPr="00F54912">
          <w:rPr>
            <w:rStyle w:val="CodeInline"/>
            <w:rPrChange w:id="1125" w:author="Brian Wortman" w:date="2014-04-26T14:30:00Z">
              <w:rPr/>
            </w:rPrChange>
          </w:rPr>
          <w:t>Tasks</w:t>
        </w:r>
      </w:ins>
      <w:ins w:id="1126" w:author="Brian Wortman" w:date="2014-04-26T14:26:00Z">
        <w:r w:rsidRPr="00F54912">
          <w:rPr>
            <w:rStyle w:val="CodeInline"/>
            <w:rPrChange w:id="1127" w:author="Brian Wortman" w:date="2014-04-26T14:30:00Z">
              <w:rPr/>
            </w:rPrChange>
          </w:rPr>
          <w:t>/{</w:t>
        </w:r>
      </w:ins>
      <w:ins w:id="1128" w:author="Brian Wortman" w:date="2014-04-26T14:28:00Z">
        <w:r w:rsidRPr="00F54912">
          <w:rPr>
            <w:rStyle w:val="CodeInline"/>
            <w:rPrChange w:id="1129" w:author="Brian Wortman" w:date="2014-04-26T14:30:00Z">
              <w:rPr/>
            </w:rPrChange>
          </w:rPr>
          <w:t>Task</w:t>
        </w:r>
      </w:ins>
      <w:ins w:id="1130" w:author="Brian Wortman" w:date="2014-04-26T14:26:00Z">
        <w:r w:rsidRPr="00F54912">
          <w:rPr>
            <w:rStyle w:val="CodeInline"/>
            <w:rPrChange w:id="1131" w:author="Brian Wortman" w:date="2014-04-26T14:30:00Z">
              <w:rPr/>
            </w:rPrChange>
          </w:rPr>
          <w:t>Id}</w:t>
        </w:r>
      </w:ins>
    </w:p>
    <w:p w14:paraId="1FBDB58A" w14:textId="77777777" w:rsidR="009616D0" w:rsidRDefault="00F54912">
      <w:pPr>
        <w:pStyle w:val="NumList"/>
        <w:rPr>
          <w:ins w:id="1132" w:author="Brian Wortman" w:date="2014-04-26T14:31:00Z"/>
        </w:rPr>
        <w:pPrChange w:id="1133" w:author="Brian Wortman" w:date="2014-04-26T15:14:00Z">
          <w:pPr>
            <w:pStyle w:val="BodyTextFirst"/>
          </w:pPr>
        </w:pPrChange>
      </w:pPr>
      <w:ins w:id="1134" w:author="Brian Wortman" w:date="2014-04-26T14:26:00Z">
        <w:r w:rsidRPr="00F54912">
          <w:t>URI Parameter.</w:t>
        </w:r>
      </w:ins>
    </w:p>
    <w:p w14:paraId="4BEA2CE0" w14:textId="77777777" w:rsidR="00F54912" w:rsidRPr="00F54912" w:rsidRDefault="00F54912">
      <w:pPr>
        <w:pStyle w:val="BulletSubList"/>
        <w:rPr>
          <w:ins w:id="1135" w:author="Brian Wortman" w:date="2014-04-26T14:26:00Z"/>
        </w:rPr>
        <w:pPrChange w:id="1136" w:author="Brian Wortman" w:date="2014-04-26T14:31:00Z">
          <w:pPr>
            <w:pStyle w:val="BodyTextFirst"/>
          </w:pPr>
        </w:pPrChange>
      </w:pPr>
      <w:ins w:id="1137" w:author="Brian Wortman" w:date="2014-04-26T14:26:00Z">
        <w:r w:rsidRPr="00F54912">
          <w:rPr>
            <w:rStyle w:val="CodeInline"/>
            <w:rPrChange w:id="1138" w:author="Brian Wortman" w:date="2014-04-26T14:30:00Z">
              <w:rPr/>
            </w:rPrChange>
          </w:rPr>
          <w:t>http://api/</w:t>
        </w:r>
      </w:ins>
      <w:ins w:id="1139" w:author="Brian Wortman" w:date="2014-04-26T14:28:00Z">
        <w:r w:rsidRPr="00F54912">
          <w:rPr>
            <w:rStyle w:val="CodeInline"/>
            <w:rPrChange w:id="1140" w:author="Brian Wortman" w:date="2014-04-26T14:30:00Z">
              <w:rPr/>
            </w:rPrChange>
          </w:rPr>
          <w:t>Tasks</w:t>
        </w:r>
      </w:ins>
      <w:ins w:id="1141" w:author="Brian Wortman" w:date="2014-04-26T14:26:00Z">
        <w:r w:rsidRPr="00F54912">
          <w:rPr>
            <w:rStyle w:val="CodeInline"/>
            <w:rPrChange w:id="1142" w:author="Brian Wortman" w:date="2014-04-26T14:30:00Z">
              <w:rPr/>
            </w:rPrChange>
          </w:rPr>
          <w:t>/{</w:t>
        </w:r>
      </w:ins>
      <w:ins w:id="1143" w:author="Brian Wortman" w:date="2014-04-26T14:28:00Z">
        <w:r w:rsidRPr="00F54912">
          <w:rPr>
            <w:rStyle w:val="CodeInline"/>
            <w:rPrChange w:id="1144" w:author="Brian Wortman" w:date="2014-04-26T14:30:00Z">
              <w:rPr/>
            </w:rPrChange>
          </w:rPr>
          <w:t>Task</w:t>
        </w:r>
      </w:ins>
      <w:ins w:id="1145" w:author="Brian Wortman" w:date="2014-04-26T14:26:00Z">
        <w:r w:rsidRPr="00F54912">
          <w:rPr>
            <w:rStyle w:val="CodeInline"/>
            <w:rPrChange w:id="1146" w:author="Brian Wortman" w:date="2014-04-26T14:30:00Z">
              <w:rPr/>
            </w:rPrChange>
          </w:rPr>
          <w:t>Id}?v=2</w:t>
        </w:r>
      </w:ins>
    </w:p>
    <w:p w14:paraId="71C85AA0" w14:textId="77777777" w:rsidR="00F54912" w:rsidRDefault="00F54912">
      <w:pPr>
        <w:pStyle w:val="NumList"/>
        <w:rPr>
          <w:ins w:id="1147" w:author="Brian Wortman" w:date="2014-04-26T14:31:00Z"/>
        </w:rPr>
        <w:pPrChange w:id="1148" w:author="Brian Wortman" w:date="2014-04-26T15:14:00Z">
          <w:pPr>
            <w:pStyle w:val="BodyTextFirst"/>
          </w:pPr>
        </w:pPrChange>
      </w:pPr>
      <w:ins w:id="1149" w:author="Brian Wortman" w:date="2014-04-26T14:26:00Z">
        <w:r w:rsidRPr="00F54912">
          <w:t>Content Negotiation. This is done in the HTTP header.</w:t>
        </w:r>
      </w:ins>
    </w:p>
    <w:p w14:paraId="2E499061" w14:textId="77777777" w:rsidR="00F54912" w:rsidRPr="00F54912" w:rsidRDefault="00F54912">
      <w:pPr>
        <w:pStyle w:val="BulletSubList"/>
        <w:rPr>
          <w:ins w:id="1150" w:author="Brian Wortman" w:date="2014-04-26T14:26:00Z"/>
        </w:rPr>
        <w:pPrChange w:id="1151" w:author="Brian Wortman" w:date="2014-04-26T14:30:00Z">
          <w:pPr>
            <w:pStyle w:val="BodyTextFirst"/>
          </w:pPr>
        </w:pPrChange>
      </w:pPr>
      <w:ins w:id="1152" w:author="Brian Wortman" w:date="2014-04-26T14:26:00Z">
        <w:r w:rsidRPr="009616D0">
          <w:rPr>
            <w:rStyle w:val="CodeInline"/>
            <w:rPrChange w:id="1153" w:author="Brian Wortman" w:date="2014-04-26T14:31:00Z">
              <w:rPr/>
            </w:rPrChange>
          </w:rPr>
          <w:t>Content Type: application/vnd.</w:t>
        </w:r>
      </w:ins>
      <w:ins w:id="1154" w:author="Brian Wortman" w:date="2014-04-26T14:29:00Z">
        <w:r w:rsidRPr="009616D0">
          <w:rPr>
            <w:rStyle w:val="CodeInline"/>
            <w:rPrChange w:id="1155" w:author="Brian Wortman" w:date="2014-04-26T14:31:00Z">
              <w:rPr/>
            </w:rPrChange>
          </w:rPr>
          <w:t>taskManagerApp</w:t>
        </w:r>
      </w:ins>
      <w:ins w:id="1156" w:author="Brian Wortman" w:date="2014-04-26T14:26:00Z">
        <w:r w:rsidRPr="009616D0">
          <w:rPr>
            <w:rStyle w:val="CodeInline"/>
            <w:rPrChange w:id="1157" w:author="Brian Wortman" w:date="2014-04-26T14:31:00Z">
              <w:rPr/>
            </w:rPrChange>
          </w:rPr>
          <w:t>.v2.param.json</w:t>
        </w:r>
      </w:ins>
    </w:p>
    <w:p w14:paraId="5734B493" w14:textId="77777777" w:rsidR="009616D0" w:rsidRDefault="00F54912">
      <w:pPr>
        <w:pStyle w:val="NumList"/>
        <w:rPr>
          <w:ins w:id="1158" w:author="Brian Wortman" w:date="2014-04-26T14:32:00Z"/>
        </w:rPr>
        <w:pPrChange w:id="1159" w:author="Brian Wortman" w:date="2014-04-26T15:14:00Z">
          <w:pPr/>
        </w:pPrChange>
      </w:pPr>
      <w:ins w:id="1160" w:author="Brian Wortman" w:date="2014-04-26T14:26:00Z">
        <w:r w:rsidRPr="00200A8F">
          <w:t>Request Header. This is also done in the HTTP header.</w:t>
        </w:r>
      </w:ins>
    </w:p>
    <w:p w14:paraId="1C00555A" w14:textId="77777777" w:rsidR="00A74497" w:rsidRPr="009616D0" w:rsidRDefault="00F54912">
      <w:pPr>
        <w:pStyle w:val="BulletSubList"/>
        <w:rPr>
          <w:ins w:id="1161" w:author="Brian Wortman" w:date="2014-04-26T14:26:00Z"/>
          <w:rStyle w:val="CodeInline"/>
          <w:rPrChange w:id="1162" w:author="Brian Wortman" w:date="2014-04-26T14:32:00Z">
            <w:rPr>
              <w:ins w:id="1163" w:author="Brian Wortman" w:date="2014-04-26T14:26:00Z"/>
            </w:rPr>
          </w:rPrChange>
        </w:rPr>
        <w:pPrChange w:id="1164" w:author="Brian Wortman" w:date="2014-04-26T14:32:00Z">
          <w:pPr/>
        </w:pPrChange>
      </w:pPr>
      <w:ins w:id="1165" w:author="Brian Wortman" w:date="2014-04-26T14:26:00Z">
        <w:r w:rsidRPr="009616D0">
          <w:rPr>
            <w:rStyle w:val="CodeInline"/>
            <w:rPrChange w:id="1166" w:author="Brian Wortman" w:date="2014-04-26T14:32:00Z">
              <w:rPr/>
            </w:rPrChange>
          </w:rPr>
          <w:t>x-</w:t>
        </w:r>
      </w:ins>
      <w:proofErr w:type="spellStart"/>
      <w:ins w:id="1167" w:author="Brian Wortman" w:date="2014-04-26T14:29:00Z">
        <w:r w:rsidRPr="009616D0">
          <w:rPr>
            <w:rStyle w:val="CodeInline"/>
            <w:rPrChange w:id="1168" w:author="Brian Wortman" w:date="2014-04-26T14:32:00Z">
              <w:rPr/>
            </w:rPrChange>
          </w:rPr>
          <w:t>taskManagerApp</w:t>
        </w:r>
      </w:ins>
      <w:proofErr w:type="spellEnd"/>
      <w:ins w:id="1169" w:author="Brian Wortman" w:date="2014-04-26T14:26:00Z">
        <w:r w:rsidRPr="009616D0">
          <w:rPr>
            <w:rStyle w:val="CodeInline"/>
            <w:rPrChange w:id="1170" w:author="Brian Wortman" w:date="2014-04-26T14:32:00Z">
              <w:rPr/>
            </w:rPrChange>
          </w:rPr>
          <w:t>-version: 2</w:t>
        </w:r>
      </w:ins>
    </w:p>
    <w:p w14:paraId="53D73164" w14:textId="77777777" w:rsidR="00F54912" w:rsidRDefault="00F54912">
      <w:pPr>
        <w:pStyle w:val="BodyTextFirst"/>
        <w:rPr>
          <w:ins w:id="1171" w:author="Brian Wortman" w:date="2014-04-26T14:26:00Z"/>
        </w:rPr>
        <w:pPrChange w:id="1172" w:author="Brian Wortman" w:date="2014-04-25T20:50:00Z">
          <w:pPr/>
        </w:pPrChange>
      </w:pPr>
    </w:p>
    <w:p w14:paraId="018E9F0D" w14:textId="773FB831" w:rsidR="00F54912" w:rsidRDefault="00D06020">
      <w:pPr>
        <w:pStyle w:val="BodyTextCont"/>
        <w:rPr>
          <w:ins w:id="1173" w:author="Brian Wortman" w:date="2014-04-26T15:19:00Z"/>
        </w:rPr>
        <w:pPrChange w:id="1174" w:author="Brian Wortman" w:date="2014-04-26T15:15:00Z">
          <w:pPr/>
        </w:pPrChange>
      </w:pPr>
      <w:ins w:id="1175" w:author="Brian Wortman" w:date="2014-04-26T15:06:00Z">
        <w:r>
          <w:t>Out there on the Web you can find passionate arguments for each of the</w:t>
        </w:r>
      </w:ins>
      <w:ins w:id="1176" w:author="Brian Wortman" w:date="2014-04-26T15:07:00Z">
        <w:r>
          <w:t>se</w:t>
        </w:r>
      </w:ins>
      <w:ins w:id="1177" w:author="Brian Wortman" w:date="2014-04-26T15:17:00Z">
        <w:r w:rsidR="00127C7B">
          <w:t>, and even combinations of these,</w:t>
        </w:r>
      </w:ins>
      <w:ins w:id="1178" w:author="Brian Wortman" w:date="2014-04-26T15:06:00Z">
        <w:r>
          <w:t xml:space="preserve"> different approaches</w:t>
        </w:r>
      </w:ins>
      <w:ins w:id="1179" w:author="Brian Wortman" w:date="2014-04-26T15:10:00Z">
        <w:r>
          <w:t xml:space="preserve">. </w:t>
        </w:r>
      </w:ins>
      <w:ins w:id="1180" w:author="Brian Wortman" w:date="2014-04-26T15:11:00Z">
        <w:r w:rsidR="00F552B7">
          <w:t xml:space="preserve">We encourage you to research </w:t>
        </w:r>
      </w:ins>
      <w:ins w:id="1181" w:author="Brian Wortman" w:date="2014-04-26T15:17:00Z">
        <w:r w:rsidR="00127C7B">
          <w:t xml:space="preserve">this on your own </w:t>
        </w:r>
      </w:ins>
      <w:ins w:id="1182" w:author="Brian Wortman" w:date="2014-04-26T15:12:00Z">
        <w:r w:rsidR="00F552B7">
          <w:t xml:space="preserve">and determine what best fits your current project. However, for the sake of maintaining focus on the ASP.NET Web API we </w:t>
        </w:r>
      </w:ins>
      <w:ins w:id="1183" w:author="Brian Wortman" w:date="2014-04-26T15:13:00Z">
        <w:r w:rsidR="00F552B7">
          <w:t xml:space="preserve">have decided to </w:t>
        </w:r>
      </w:ins>
      <w:ins w:id="1184" w:author="Brian Wortman" w:date="2014-04-26T15:15:00Z">
        <w:r w:rsidR="00F552B7">
          <w:t>use the first option</w:t>
        </w:r>
      </w:ins>
      <w:ins w:id="1185" w:author="Brian Wortman" w:date="2014-04-26T15:16:00Z">
        <w:r w:rsidR="00127C7B">
          <w:t xml:space="preserve"> </w:t>
        </w:r>
      </w:ins>
      <w:ins w:id="1186" w:author="Brian Wortman" w:date="2014-04-26T15:18:00Z">
        <w:r w:rsidR="00127C7B">
          <w:t>in our task management service</w:t>
        </w:r>
      </w:ins>
      <w:ins w:id="1187" w:author="Brian Wortman" w:date="2014-04-26T15:15:00Z">
        <w:r w:rsidR="00F552B7">
          <w:t xml:space="preserve">. We are </w:t>
        </w:r>
      </w:ins>
      <w:ins w:id="1188" w:author="Brian Wortman" w:date="2014-04-26T15:03:00Z">
        <w:r w:rsidR="00BF0160" w:rsidRPr="00BF0160">
          <w:t>combining API and content versioning</w:t>
        </w:r>
      </w:ins>
      <w:ins w:id="1189" w:author="Brian Wortman" w:date="2014-04-26T15:16:00Z">
        <w:r w:rsidR="00127C7B">
          <w:t>, so</w:t>
        </w:r>
      </w:ins>
      <w:ins w:id="1190" w:author="Brian Wortman" w:date="2014-04-26T15:03:00Z">
        <w:r w:rsidR="00BF0160" w:rsidRPr="00BF0160">
          <w:t xml:space="preserve"> a change to the resource content (e.g., changing </w:t>
        </w:r>
      </w:ins>
      <w:ins w:id="1191" w:author="Brian Wortman" w:date="2014-04-26T20:58:00Z">
        <w:r w:rsidR="004C643D">
          <w:t>properties on a Web model class</w:t>
        </w:r>
      </w:ins>
      <w:ins w:id="1192" w:author="Brian Wortman" w:date="2014-04-26T15:03:00Z">
        <w:r w:rsidR="00BF0160" w:rsidRPr="00BF0160">
          <w:t>) constitutes a change to the API.</w:t>
        </w:r>
      </w:ins>
    </w:p>
    <w:p w14:paraId="57786168" w14:textId="1EF012E4" w:rsidR="00127C7B" w:rsidRDefault="00127C7B">
      <w:pPr>
        <w:pStyle w:val="BodyTextCont"/>
        <w:rPr>
          <w:ins w:id="1193" w:author="Brian Wortman" w:date="2014-04-26T15:20:00Z"/>
        </w:rPr>
        <w:pPrChange w:id="1194" w:author="Brian Wortman" w:date="2014-04-26T15:15:00Z">
          <w:pPr/>
        </w:pPrChange>
      </w:pPr>
      <w:ins w:id="1195" w:author="Brian Wortman" w:date="2014-04-26T15:19:00Z">
        <w:r>
          <w:t xml:space="preserve">With that as an introduction, we will be implementing </w:t>
        </w:r>
      </w:ins>
      <w:ins w:id="1196" w:author="Brian Wortman" w:date="2014-04-26T15:22:00Z">
        <w:r w:rsidR="009000A8">
          <w:t xml:space="preserve">a controller action method to match </w:t>
        </w:r>
      </w:ins>
      <w:ins w:id="1197" w:author="Brian Wortman" w:date="2014-04-26T20:59:00Z">
        <w:r w:rsidR="004C643D">
          <w:t xml:space="preserve">the </w:t>
        </w:r>
      </w:ins>
      <w:ins w:id="1198" w:author="Brian Wortman" w:date="2014-04-26T15:22:00Z">
        <w:r w:rsidR="009000A8">
          <w:t>request</w:t>
        </w:r>
      </w:ins>
      <w:ins w:id="1199" w:author="Brian Wortman" w:date="2014-04-26T20:59:00Z">
        <w:r w:rsidR="004C643D">
          <w:t xml:space="preserve"> shown in Table 5-3</w:t>
        </w:r>
      </w:ins>
      <w:ins w:id="1200" w:author="Brian Wortman" w:date="2014-04-26T15:34:00Z">
        <w:r w:rsidR="00715CED">
          <w:t>, so go ahead and open the solution in Visual Studio</w:t>
        </w:r>
      </w:ins>
      <w:ins w:id="1201" w:author="Brian Wortman" w:date="2014-04-26T15:22:00Z">
        <w:r w:rsidR="009000A8">
          <w:t>:</w:t>
        </w:r>
      </w:ins>
    </w:p>
    <w:p w14:paraId="403DA8A7" w14:textId="77777777" w:rsidR="00127C7B" w:rsidRDefault="009000A8">
      <w:pPr>
        <w:pStyle w:val="TableCaption"/>
        <w:rPr>
          <w:ins w:id="1202" w:author="Brian Wortman" w:date="2014-04-26T15:20:00Z"/>
        </w:rPr>
        <w:pPrChange w:id="1203" w:author="Brian Wortman" w:date="2014-04-26T15:28:00Z">
          <w:pPr/>
        </w:pPrChange>
      </w:pPr>
      <w:ins w:id="1204" w:author="Brian Wortman" w:date="2014-04-26T15:26:00Z">
        <w:r>
          <w:t>Table 5-3</w:t>
        </w:r>
        <w:r w:rsidR="003D4D9D">
          <w:t xml:space="preserve">. URL and </w:t>
        </w:r>
      </w:ins>
      <w:ins w:id="1205" w:author="Brian Wortman" w:date="2014-04-26T15:27:00Z">
        <w:r w:rsidR="003D4D9D">
          <w:t xml:space="preserve">HTTP Verb for </w:t>
        </w:r>
      </w:ins>
      <w:ins w:id="1206" w:author="Brian Wortman" w:date="2014-04-26T15:28:00Z">
        <w:r w:rsidR="003D4D9D">
          <w:t>Versioned POST</w:t>
        </w:r>
      </w:ins>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rPr>
          <w:ins w:id="1207" w:author="Brian Wortman" w:date="2014-04-26T15:21:00Z"/>
        </w:trPr>
        <w:tc>
          <w:tcPr>
            <w:tcW w:w="3235" w:type="dxa"/>
          </w:tcPr>
          <w:p w14:paraId="187BD3C1" w14:textId="77777777" w:rsidR="00127C7B" w:rsidRPr="00127C7B" w:rsidRDefault="00127C7B" w:rsidP="00127C7B">
            <w:pPr>
              <w:pStyle w:val="TableHead"/>
              <w:rPr>
                <w:ins w:id="1208" w:author="Brian Wortman" w:date="2014-04-26T15:21:00Z"/>
              </w:rPr>
            </w:pPr>
            <w:ins w:id="1209" w:author="Brian Wortman" w:date="2014-04-26T15:21:00Z">
              <w:r w:rsidRPr="00127C7B">
                <w:t>URI</w:t>
              </w:r>
            </w:ins>
          </w:p>
        </w:tc>
        <w:tc>
          <w:tcPr>
            <w:tcW w:w="1080" w:type="dxa"/>
          </w:tcPr>
          <w:p w14:paraId="617758B8" w14:textId="77777777" w:rsidR="00127C7B" w:rsidRPr="00127C7B" w:rsidRDefault="00127C7B" w:rsidP="00127C7B">
            <w:pPr>
              <w:pStyle w:val="TableHead"/>
              <w:rPr>
                <w:ins w:id="1210" w:author="Brian Wortman" w:date="2014-04-26T15:21:00Z"/>
              </w:rPr>
            </w:pPr>
            <w:ins w:id="1211" w:author="Brian Wortman" w:date="2014-04-26T15:21:00Z">
              <w:r w:rsidRPr="00127C7B">
                <w:t>Verb</w:t>
              </w:r>
            </w:ins>
          </w:p>
        </w:tc>
        <w:tc>
          <w:tcPr>
            <w:tcW w:w="4410" w:type="dxa"/>
          </w:tcPr>
          <w:p w14:paraId="3A93813B" w14:textId="77777777" w:rsidR="00127C7B" w:rsidRPr="00127C7B" w:rsidRDefault="00127C7B" w:rsidP="00127C7B">
            <w:pPr>
              <w:pStyle w:val="TableHead"/>
              <w:rPr>
                <w:ins w:id="1212" w:author="Brian Wortman" w:date="2014-04-26T15:21:00Z"/>
              </w:rPr>
            </w:pPr>
            <w:ins w:id="1213" w:author="Brian Wortman" w:date="2014-04-26T15:21:00Z">
              <w:r w:rsidRPr="00127C7B">
                <w:t>Description</w:t>
              </w:r>
            </w:ins>
          </w:p>
        </w:tc>
      </w:tr>
      <w:tr w:rsidR="00127C7B" w14:paraId="73E4425E" w14:textId="77777777" w:rsidTr="008D1170">
        <w:trPr>
          <w:ins w:id="1214" w:author="Brian Wortman" w:date="2014-04-26T15:21:00Z"/>
        </w:trPr>
        <w:tc>
          <w:tcPr>
            <w:tcW w:w="3235" w:type="dxa"/>
          </w:tcPr>
          <w:p w14:paraId="4D40659E" w14:textId="77777777" w:rsidR="00127C7B" w:rsidRPr="00127C7B" w:rsidRDefault="00127C7B">
            <w:pPr>
              <w:pStyle w:val="TableText"/>
              <w:rPr>
                <w:ins w:id="1215" w:author="Brian Wortman" w:date="2014-04-26T15:21:00Z"/>
                <w:rStyle w:val="CodeInline"/>
                <w:rFonts w:eastAsiaTheme="minorHAnsi" w:cstheme="minorBidi"/>
                <w:szCs w:val="22"/>
              </w:rPr>
            </w:pPr>
            <w:ins w:id="1216" w:author="Brian Wortman" w:date="2014-04-26T15:21:00Z">
              <w:r w:rsidRPr="00127C7B">
                <w:rPr>
                  <w:rStyle w:val="CodeInline"/>
                </w:rPr>
                <w:t>/</w:t>
              </w:r>
              <w:proofErr w:type="spellStart"/>
              <w:r w:rsidRPr="00127C7B">
                <w:rPr>
                  <w:rStyle w:val="CodeInline"/>
                </w:rPr>
                <w:t>api</w:t>
              </w:r>
              <w:proofErr w:type="spellEnd"/>
              <w:r w:rsidRPr="00127C7B">
                <w:rPr>
                  <w:rStyle w:val="CodeInline"/>
                </w:rPr>
                <w:t>/</w:t>
              </w:r>
            </w:ins>
            <w:ins w:id="1217" w:author="Brian Wortman" w:date="2014-04-26T15:23:00Z">
              <w:r w:rsidR="009000A8">
                <w:rPr>
                  <w:rStyle w:val="CodeInline"/>
                </w:rPr>
                <w:t>{</w:t>
              </w:r>
              <w:proofErr w:type="spellStart"/>
              <w:r w:rsidR="009000A8">
                <w:rPr>
                  <w:rStyle w:val="CodeInline"/>
                </w:rPr>
                <w:t>apiVersion</w:t>
              </w:r>
              <w:proofErr w:type="spellEnd"/>
              <w:r w:rsidR="009000A8">
                <w:rPr>
                  <w:rStyle w:val="CodeInline"/>
                </w:rPr>
                <w:t>}/</w:t>
              </w:r>
            </w:ins>
            <w:ins w:id="1218" w:author="Brian Wortman" w:date="2014-04-26T15:21:00Z">
              <w:r w:rsidRPr="00127C7B">
                <w:rPr>
                  <w:rStyle w:val="CodeInline"/>
                </w:rPr>
                <w:t>tasks</w:t>
              </w:r>
            </w:ins>
          </w:p>
        </w:tc>
        <w:tc>
          <w:tcPr>
            <w:tcW w:w="1080" w:type="dxa"/>
          </w:tcPr>
          <w:p w14:paraId="3A874846" w14:textId="77777777" w:rsidR="00127C7B" w:rsidRPr="00127C7B" w:rsidRDefault="00127C7B" w:rsidP="00127C7B">
            <w:pPr>
              <w:pStyle w:val="TableText"/>
              <w:rPr>
                <w:ins w:id="1219" w:author="Brian Wortman" w:date="2014-04-26T15:21:00Z"/>
              </w:rPr>
            </w:pPr>
            <w:ins w:id="1220" w:author="Brian Wortman" w:date="2014-04-26T15:21:00Z">
              <w:r w:rsidRPr="00127C7B">
                <w:t>POST</w:t>
              </w:r>
            </w:ins>
          </w:p>
        </w:tc>
        <w:tc>
          <w:tcPr>
            <w:tcW w:w="4410" w:type="dxa"/>
          </w:tcPr>
          <w:p w14:paraId="72EC7227" w14:textId="77777777" w:rsidR="00127C7B" w:rsidRPr="00127C7B" w:rsidRDefault="00127C7B" w:rsidP="00127C7B">
            <w:pPr>
              <w:pStyle w:val="TableText"/>
              <w:rPr>
                <w:ins w:id="1221" w:author="Brian Wortman" w:date="2014-04-26T15:21:00Z"/>
              </w:rPr>
            </w:pPr>
            <w:ins w:id="1222" w:author="Brian Wortman" w:date="2014-04-26T15:21:00Z">
              <w:r w:rsidRPr="00127C7B">
                <w:t>Creates a new task; returns the new task in the response</w:t>
              </w:r>
            </w:ins>
          </w:p>
        </w:tc>
      </w:tr>
    </w:tbl>
    <w:p w14:paraId="16D30843" w14:textId="6858B5EE" w:rsidR="00127C7B" w:rsidRDefault="00715CED">
      <w:pPr>
        <w:pStyle w:val="Heading2"/>
        <w:rPr>
          <w:ins w:id="1223" w:author="Brian Wortman" w:date="2014-04-26T15:23:00Z"/>
        </w:rPr>
        <w:pPrChange w:id="1224" w:author="Brian Wortman" w:date="2014-04-26T15:35:00Z">
          <w:pPr/>
        </w:pPrChange>
      </w:pPr>
      <w:ins w:id="1225" w:author="Brian Wortman" w:date="2014-04-26T15:35:00Z">
        <w:r>
          <w:t>Implementing POST</w:t>
        </w:r>
      </w:ins>
    </w:p>
    <w:p w14:paraId="38F0AC69" w14:textId="62E9B218" w:rsidR="009000A8" w:rsidRDefault="00715CED">
      <w:pPr>
        <w:pStyle w:val="BodyTextFirst"/>
        <w:rPr>
          <w:ins w:id="1226" w:author="Brian Wortman" w:date="2014-04-26T15:36:00Z"/>
        </w:rPr>
        <w:pPrChange w:id="1227" w:author="Brian Wortman" w:date="2014-04-26T15:36:00Z">
          <w:pPr/>
        </w:pPrChange>
      </w:pPr>
      <w:ins w:id="1228" w:author="Brian Wortman" w:date="2014-04-26T15:36:00Z">
        <w:r>
          <w:t xml:space="preserve">Add two folders to the Controllers folder; "V1" and "V2", respectively. The API project should </w:t>
        </w:r>
      </w:ins>
      <w:ins w:id="1229" w:author="Brian Wortman" w:date="2014-04-26T15:40:00Z">
        <w:r w:rsidR="002A7CEE">
          <w:t xml:space="preserve">then </w:t>
        </w:r>
      </w:ins>
      <w:ins w:id="1230" w:author="Brian Wortman" w:date="2014-04-26T15:36:00Z">
        <w:r>
          <w:t>look like this:</w:t>
        </w:r>
      </w:ins>
    </w:p>
    <w:p w14:paraId="027B48F5" w14:textId="19B21642" w:rsidR="00715CED" w:rsidRDefault="00715CED">
      <w:pPr>
        <w:pStyle w:val="BodyTextFirst"/>
        <w:rPr>
          <w:ins w:id="1231" w:author="Brian Wortman" w:date="2014-04-26T15:37:00Z"/>
        </w:rPr>
        <w:pPrChange w:id="1232" w:author="Brian Wortman" w:date="2014-04-26T15:36:00Z">
          <w:pPr/>
        </w:pPrChange>
      </w:pPr>
      <w:ins w:id="1233" w:author="Brian Wortman" w:date="2014-04-26T15:38:00Z">
        <w:r w:rsidRPr="00200A8F">
          <w:rPr>
            <w:noProof/>
            <w:rPrChange w:id="1234" w:author="Unknown">
              <w:rPr>
                <w:noProof/>
              </w:rPr>
            </w:rPrChange>
          </w:rPr>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2898" cy="2038635"/>
                      </a:xfrm>
                      <a:prstGeom prst="rect">
                        <a:avLst/>
                      </a:prstGeom>
                    </pic:spPr>
                  </pic:pic>
                </a:graphicData>
              </a:graphic>
            </wp:inline>
          </w:drawing>
        </w:r>
      </w:ins>
    </w:p>
    <w:p w14:paraId="0210269A" w14:textId="7750696F" w:rsidR="00715CED" w:rsidRDefault="002A7CEE">
      <w:pPr>
        <w:pStyle w:val="FigureCaption"/>
        <w:rPr>
          <w:ins w:id="1235" w:author="Brian Wortman" w:date="2014-04-26T15:37:00Z"/>
        </w:rPr>
        <w:pPrChange w:id="1236" w:author="Brian Wortman" w:date="2014-04-26T15:40:00Z">
          <w:pPr/>
        </w:pPrChange>
      </w:pPr>
      <w:ins w:id="1237" w:author="Brian Wortman" w:date="2014-04-26T15:39:00Z">
        <w:r>
          <w:lastRenderedPageBreak/>
          <w:t>Figure 5-1. API Project with Version-specific Controller Folders</w:t>
        </w:r>
      </w:ins>
    </w:p>
    <w:p w14:paraId="40A5932C" w14:textId="61933421" w:rsidR="00715CED" w:rsidRDefault="002A7CEE">
      <w:pPr>
        <w:pStyle w:val="BodyTextCont"/>
        <w:rPr>
          <w:ins w:id="1238" w:author="Brian Wortman" w:date="2014-04-26T15:37:00Z"/>
        </w:rPr>
        <w:pPrChange w:id="1239" w:author="Brian Wortman" w:date="2014-04-26T15:53:00Z">
          <w:pPr/>
        </w:pPrChange>
      </w:pPr>
      <w:ins w:id="1240" w:author="Brian Wortman" w:date="2014-04-26T15:41:00Z">
        <w:r>
          <w:t xml:space="preserve">Add a new </w:t>
        </w:r>
      </w:ins>
      <w:ins w:id="1241" w:author="Brian Wortman" w:date="2014-04-26T15:53:00Z">
        <w:r w:rsidR="00A374D9">
          <w:t xml:space="preserve">controller </w:t>
        </w:r>
      </w:ins>
      <w:ins w:id="1242" w:author="Brian Wortman" w:date="2014-04-26T15:41:00Z">
        <w:r>
          <w:t xml:space="preserve">named </w:t>
        </w:r>
        <w:proofErr w:type="spellStart"/>
        <w:r>
          <w:t>TasksController</w:t>
        </w:r>
        <w:proofErr w:type="spellEnd"/>
        <w:r>
          <w:t xml:space="preserve"> to each</w:t>
        </w:r>
      </w:ins>
      <w:ins w:id="1243" w:author="Brian Wortman" w:date="2014-04-26T15:47:00Z">
        <w:r w:rsidR="000D569D">
          <w:t xml:space="preserve"> (see Figures 5-2 and 5-3)</w:t>
        </w:r>
      </w:ins>
      <w:ins w:id="1244" w:author="Brian Wortman" w:date="2014-04-26T15:41:00Z">
        <w:r>
          <w:t>.</w:t>
        </w:r>
      </w:ins>
    </w:p>
    <w:p w14:paraId="2B0BE5CA" w14:textId="461CC2C1" w:rsidR="00715CED" w:rsidRDefault="000D569D">
      <w:pPr>
        <w:pStyle w:val="BodyTextFirst"/>
        <w:rPr>
          <w:ins w:id="1245" w:author="Brian Wortman" w:date="2014-04-26T15:45:00Z"/>
        </w:rPr>
        <w:pPrChange w:id="1246" w:author="Brian Wortman" w:date="2014-04-26T15:36:00Z">
          <w:pPr/>
        </w:pPrChange>
      </w:pPr>
      <w:ins w:id="1247" w:author="Brian Wortman" w:date="2014-04-26T15:45:00Z">
        <w:r w:rsidRPr="00200A8F">
          <w:rPr>
            <w:noProof/>
            <w:rPrChange w:id="1248" w:author="Unknown">
              <w:rPr>
                <w:noProof/>
              </w:rPr>
            </w:rPrChange>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153920"/>
                      </a:xfrm>
                      <a:prstGeom prst="rect">
                        <a:avLst/>
                      </a:prstGeom>
                    </pic:spPr>
                  </pic:pic>
                </a:graphicData>
              </a:graphic>
            </wp:inline>
          </w:drawing>
        </w:r>
      </w:ins>
    </w:p>
    <w:p w14:paraId="201AD9C3" w14:textId="036F9918" w:rsidR="000D569D" w:rsidRDefault="00A374D9">
      <w:pPr>
        <w:pStyle w:val="FigureCaption"/>
        <w:rPr>
          <w:ins w:id="1249" w:author="Brian Wortman" w:date="2014-04-26T15:45:00Z"/>
        </w:rPr>
        <w:pPrChange w:id="1250" w:author="Brian Wortman" w:date="2014-04-26T15:50:00Z">
          <w:pPr/>
        </w:pPrChange>
      </w:pPr>
      <w:ins w:id="1251" w:author="Brian Wortman" w:date="2014-04-26T15:50:00Z">
        <w:r>
          <w:t>Figure 5-2</w:t>
        </w:r>
      </w:ins>
      <w:ins w:id="1252" w:author="Brian Wortman" w:date="2014-04-26T15:51:00Z">
        <w:r>
          <w:t>.</w:t>
        </w:r>
      </w:ins>
      <w:ins w:id="1253" w:author="Brian Wortman" w:date="2014-04-26T15:50:00Z">
        <w:r>
          <w:t xml:space="preserve"> Adding a Controller</w:t>
        </w:r>
      </w:ins>
    </w:p>
    <w:p w14:paraId="4120C895" w14:textId="77777777" w:rsidR="000D569D" w:rsidRDefault="000D569D">
      <w:pPr>
        <w:pStyle w:val="BodyTextFirst"/>
        <w:rPr>
          <w:ins w:id="1254" w:author="Brian Wortman" w:date="2014-04-26T15:46:00Z"/>
        </w:rPr>
        <w:pPrChange w:id="1255" w:author="Brian Wortman" w:date="2014-04-26T15:36:00Z">
          <w:pPr/>
        </w:pPrChange>
      </w:pPr>
    </w:p>
    <w:p w14:paraId="2D6613AD" w14:textId="080953B4" w:rsidR="000D569D" w:rsidRDefault="000D569D">
      <w:pPr>
        <w:pStyle w:val="BodyTextFirst"/>
        <w:rPr>
          <w:ins w:id="1256" w:author="Brian Wortman" w:date="2014-04-26T15:46:00Z"/>
        </w:rPr>
        <w:pPrChange w:id="1257" w:author="Brian Wortman" w:date="2014-04-26T15:36:00Z">
          <w:pPr/>
        </w:pPrChange>
      </w:pPr>
      <w:ins w:id="1258" w:author="Brian Wortman" w:date="2014-04-26T15:46:00Z">
        <w:r w:rsidRPr="00200A8F">
          <w:rPr>
            <w:noProof/>
            <w:rPrChange w:id="1259" w:author="Unknown">
              <w:rPr>
                <w:noProof/>
              </w:rPr>
            </w:rPrChange>
          </w:rPr>
          <w:lastRenderedPageBreak/>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068" cy="3567443"/>
                      </a:xfrm>
                      <a:prstGeom prst="rect">
                        <a:avLst/>
                      </a:prstGeom>
                    </pic:spPr>
                  </pic:pic>
                </a:graphicData>
              </a:graphic>
            </wp:inline>
          </w:drawing>
        </w:r>
      </w:ins>
    </w:p>
    <w:p w14:paraId="3C8D4E26" w14:textId="7B1170B1" w:rsidR="000D569D" w:rsidRDefault="00A374D9">
      <w:pPr>
        <w:pStyle w:val="FigureCaption"/>
        <w:rPr>
          <w:ins w:id="1260" w:author="Brian Wortman" w:date="2014-04-26T15:46:00Z"/>
        </w:rPr>
        <w:pPrChange w:id="1261" w:author="Brian Wortman" w:date="2014-04-26T15:51:00Z">
          <w:pPr/>
        </w:pPrChange>
      </w:pPr>
      <w:ins w:id="1262" w:author="Brian Wortman" w:date="2014-04-26T15:51:00Z">
        <w:r>
          <w:t>Figure 5-3. Specifying</w:t>
        </w:r>
      </w:ins>
      <w:ins w:id="1263" w:author="Brian Wortman" w:date="2014-04-26T21:00:00Z">
        <w:r w:rsidR="004C643D">
          <w:t xml:space="preserve"> the</w:t>
        </w:r>
      </w:ins>
      <w:ins w:id="1264" w:author="Brian Wortman" w:date="2014-04-26T15:51:00Z">
        <w:r>
          <w:t xml:space="preserve"> Empty Controller Scaffold</w:t>
        </w:r>
      </w:ins>
    </w:p>
    <w:p w14:paraId="1487F4F5" w14:textId="782D4308" w:rsidR="001479E1" w:rsidRDefault="00A374D9">
      <w:pPr>
        <w:pStyle w:val="BodyTextCont"/>
        <w:rPr>
          <w:ins w:id="1265" w:author="Brian Wortman" w:date="2014-04-26T16:09:00Z"/>
        </w:rPr>
        <w:pPrChange w:id="1266" w:author="Brian Wortman" w:date="2014-04-26T16:05:00Z">
          <w:pPr/>
        </w:pPrChange>
      </w:pPr>
      <w:ins w:id="1267" w:author="Brian Wortman" w:date="2014-04-26T15:54:00Z">
        <w:r>
          <w:t xml:space="preserve">Now there will be two </w:t>
        </w:r>
        <w:proofErr w:type="spellStart"/>
        <w:r>
          <w:t>TaskController</w:t>
        </w:r>
        <w:proofErr w:type="spellEnd"/>
        <w:r>
          <w:t xml:space="preserve"> classes in the project, but </w:t>
        </w:r>
        <w:r w:rsidRPr="00A374D9">
          <w:t>the project will compile because they are in different namespaces.</w:t>
        </w:r>
      </w:ins>
      <w:ins w:id="1268" w:author="Brian Wortman" w:date="2014-04-26T16:06:00Z">
        <w:r w:rsidR="001479E1">
          <w:t xml:space="preserve"> However, requests will always be routed to the </w:t>
        </w:r>
      </w:ins>
      <w:ins w:id="1269" w:author="Brian Wortman" w:date="2014-04-26T16:07:00Z">
        <w:r w:rsidR="001479E1">
          <w:t xml:space="preserve">controller in the </w:t>
        </w:r>
        <w:r w:rsidR="001479E1" w:rsidRPr="001479E1">
          <w:rPr>
            <w:rStyle w:val="CodeInline"/>
            <w:rPrChange w:id="1270" w:author="Brian Wortman" w:date="2014-04-26T16:07:00Z">
              <w:rPr/>
            </w:rPrChange>
          </w:rPr>
          <w:t>WebApi2Book.Web.Api.Controllers.V1</w:t>
        </w:r>
        <w:r w:rsidR="001479E1">
          <w:t xml:space="preserve"> namespace</w:t>
        </w:r>
      </w:ins>
      <w:ins w:id="1271" w:author="Brian Wortman" w:date="2014-04-26T16:08:00Z">
        <w:r w:rsidR="001479E1">
          <w:t xml:space="preserve"> because the framework only matches on the controller class name without regard to the controller class' namespace.</w:t>
        </w:r>
      </w:ins>
      <w:ins w:id="1272" w:author="Brian Wortman" w:date="2014-04-26T16:10:00Z">
        <w:r w:rsidR="000C296D">
          <w:t xml:space="preserve"> This is the case with both convention- and attribute-based routing.</w:t>
        </w:r>
      </w:ins>
    </w:p>
    <w:p w14:paraId="179CFB32" w14:textId="1DAFD29E" w:rsidR="00A374D9" w:rsidRDefault="001479E1">
      <w:pPr>
        <w:pStyle w:val="BodyTextCont"/>
        <w:rPr>
          <w:ins w:id="1273" w:author="Brian Wortman" w:date="2014-04-26T21:04:00Z"/>
        </w:rPr>
        <w:pPrChange w:id="1274" w:author="Brian Wortman" w:date="2014-04-26T16:05:00Z">
          <w:pPr/>
        </w:pPrChange>
      </w:pPr>
      <w:ins w:id="1275" w:author="Brian Wortman" w:date="2014-04-26T16:05:00Z">
        <w:r>
          <w:t xml:space="preserve">To </w:t>
        </w:r>
      </w:ins>
      <w:proofErr w:type="spellStart"/>
      <w:ins w:id="1276" w:author="Brian Wortman" w:date="2014-04-26T16:09:00Z">
        <w:r>
          <w:t>workaround</w:t>
        </w:r>
        <w:proofErr w:type="spellEnd"/>
        <w:r>
          <w:t xml:space="preserve"> this shortcoming </w:t>
        </w:r>
      </w:ins>
      <w:ins w:id="1277" w:author="Brian Wortman" w:date="2014-04-26T21:35:00Z">
        <w:r w:rsidR="0091195F">
          <w:t xml:space="preserve">(and to show off some ASP.NET Web API 2 goodness) </w:t>
        </w:r>
      </w:ins>
      <w:ins w:id="1278" w:author="Brian Wortman" w:date="2014-04-26T16:09:00Z">
        <w:r>
          <w:t>w</w:t>
        </w:r>
      </w:ins>
      <w:ins w:id="1279" w:author="Brian Wortman" w:date="2014-04-26T16:05:00Z">
        <w:r>
          <w:t xml:space="preserve">e will use </w:t>
        </w:r>
        <w:r w:rsidRPr="001479E1">
          <w:t xml:space="preserve">attribute-based routing </w:t>
        </w:r>
      </w:ins>
      <w:ins w:id="1280" w:author="Brian Wortman" w:date="2014-04-26T16:11:00Z">
        <w:r w:rsidR="000C296D">
          <w:t xml:space="preserve">with custom constraints, and we will also add </w:t>
        </w:r>
      </w:ins>
      <w:ins w:id="1281" w:author="Brian Wortman" w:date="2014-04-26T16:05:00Z">
        <w:r w:rsidRPr="001479E1">
          <w:t>a custom controller selector.</w:t>
        </w:r>
      </w:ins>
      <w:ins w:id="1282" w:author="Brian Wortman" w:date="2014-04-26T21:27:00Z">
        <w:r w:rsidR="00AA69FE" w:rsidRPr="00AA69FE">
          <w:t xml:space="preserve"> First, let's deal with </w:t>
        </w:r>
        <w:r w:rsidR="00AA69FE">
          <w:t>the constraint…</w:t>
        </w:r>
      </w:ins>
    </w:p>
    <w:p w14:paraId="5CDEB3FD" w14:textId="0F0D8285" w:rsidR="00A80674" w:rsidRDefault="00A80674">
      <w:pPr>
        <w:pStyle w:val="Heading3"/>
        <w:rPr>
          <w:ins w:id="1283" w:author="Brian Wortman" w:date="2014-04-26T16:12:00Z"/>
        </w:rPr>
        <w:pPrChange w:id="1284" w:author="Brian Wortman" w:date="2014-04-26T21:05:00Z">
          <w:pPr/>
        </w:pPrChange>
      </w:pPr>
      <w:ins w:id="1285" w:author="Brian Wortman" w:date="2014-04-26T21:04:00Z">
        <w:r>
          <w:t xml:space="preserve">A Custom </w:t>
        </w:r>
      </w:ins>
      <w:proofErr w:type="spellStart"/>
      <w:ins w:id="1286" w:author="Brian Wortman" w:date="2014-04-26T21:05:00Z">
        <w:r w:rsidRPr="00A80674">
          <w:t>IHttpRouteConstraint</w:t>
        </w:r>
      </w:ins>
      <w:proofErr w:type="spellEnd"/>
    </w:p>
    <w:p w14:paraId="2085A46A" w14:textId="782B7530" w:rsidR="000C296D" w:rsidRDefault="000C296D">
      <w:pPr>
        <w:pStyle w:val="BodyTextFirst"/>
        <w:rPr>
          <w:ins w:id="1287" w:author="Brian Wortman" w:date="2014-04-26T16:16:00Z"/>
        </w:rPr>
        <w:pPrChange w:id="1288" w:author="Brian Wortman" w:date="2014-04-26T21:27:00Z">
          <w:pPr/>
        </w:pPrChange>
      </w:pPr>
      <w:ins w:id="1289" w:author="Brian Wortman" w:date="2014-04-26T16:13:00Z">
        <w:r>
          <w:t xml:space="preserve">Add a folder named Routing to the </w:t>
        </w:r>
      </w:ins>
      <w:ins w:id="1290" w:author="Brian Wortman" w:date="2014-04-26T16:14:00Z">
        <w:r w:rsidRPr="000C296D">
          <w:t xml:space="preserve">WebApi2Book.Web.Common </w:t>
        </w:r>
        <w:r>
          <w:t>project, and then a</w:t>
        </w:r>
      </w:ins>
      <w:ins w:id="1291" w:author="Brian Wortman" w:date="2014-04-26T16:12:00Z">
        <w:r>
          <w:t xml:space="preserve">dd a class named </w:t>
        </w:r>
        <w:proofErr w:type="spellStart"/>
        <w:r>
          <w:t>ApiVersionConstraint</w:t>
        </w:r>
        <w:proofErr w:type="spellEnd"/>
        <w:r>
          <w:t xml:space="preserve"> to the </w:t>
        </w:r>
      </w:ins>
      <w:ins w:id="1292" w:author="Brian Wortman" w:date="2014-04-26T16:14:00Z">
        <w:r>
          <w:t>new folder.</w:t>
        </w:r>
      </w:ins>
      <w:ins w:id="1293" w:author="Brian Wortman" w:date="2014-04-26T16:16:00Z">
        <w:r w:rsidR="00853687">
          <w:t xml:space="preserve"> </w:t>
        </w:r>
        <w:commentRangeStart w:id="1294"/>
        <w:r w:rsidR="00853687">
          <w:t>Implement the class as follows:</w:t>
        </w:r>
      </w:ins>
      <w:commentRangeEnd w:id="1294"/>
      <w:ins w:id="1295" w:author="Brian Wortman" w:date="2014-04-26T16:19:00Z">
        <w:r w:rsidR="00853687">
          <w:rPr>
            <w:rFonts w:asciiTheme="minorHAnsi" w:hAnsiTheme="minorHAnsi"/>
            <w:sz w:val="22"/>
          </w:rPr>
          <w:commentReference w:id="1294"/>
        </w:r>
      </w:ins>
    </w:p>
    <w:p w14:paraId="28B4E6E8" w14:textId="77777777" w:rsidR="00853687" w:rsidRPr="00853687" w:rsidRDefault="00853687">
      <w:pPr>
        <w:pStyle w:val="Code"/>
        <w:rPr>
          <w:ins w:id="1296" w:author="Brian Wortman" w:date="2014-04-26T16:17:00Z"/>
        </w:rPr>
        <w:pPrChange w:id="1297" w:author="Brian Wortman" w:date="2014-04-26T16:17:00Z">
          <w:pPr>
            <w:pStyle w:val="BodyTextCont"/>
          </w:pPr>
        </w:pPrChange>
      </w:pPr>
      <w:ins w:id="1298" w:author="Brian Wortman" w:date="2014-04-26T16:17:00Z">
        <w:r w:rsidRPr="00853687">
          <w:t>using System.Collections.Generic;</w:t>
        </w:r>
      </w:ins>
    </w:p>
    <w:p w14:paraId="3F0B277A" w14:textId="77777777" w:rsidR="00853687" w:rsidRPr="00853687" w:rsidRDefault="00853687">
      <w:pPr>
        <w:pStyle w:val="Code"/>
        <w:rPr>
          <w:ins w:id="1299" w:author="Brian Wortman" w:date="2014-04-26T16:17:00Z"/>
        </w:rPr>
        <w:pPrChange w:id="1300" w:author="Brian Wortman" w:date="2014-04-26T16:17:00Z">
          <w:pPr>
            <w:pStyle w:val="BodyTextCont"/>
          </w:pPr>
        </w:pPrChange>
      </w:pPr>
      <w:ins w:id="1301" w:author="Brian Wortman" w:date="2014-04-26T16:17:00Z">
        <w:r w:rsidRPr="00853687">
          <w:t>using System.Net.Http;</w:t>
        </w:r>
      </w:ins>
    </w:p>
    <w:p w14:paraId="29F63AF4" w14:textId="77777777" w:rsidR="00853687" w:rsidRPr="00853687" w:rsidRDefault="00853687">
      <w:pPr>
        <w:pStyle w:val="Code"/>
        <w:rPr>
          <w:ins w:id="1302" w:author="Brian Wortman" w:date="2014-04-26T16:17:00Z"/>
        </w:rPr>
        <w:pPrChange w:id="1303" w:author="Brian Wortman" w:date="2014-04-26T16:17:00Z">
          <w:pPr>
            <w:pStyle w:val="BodyTextCont"/>
          </w:pPr>
        </w:pPrChange>
      </w:pPr>
      <w:ins w:id="1304" w:author="Brian Wortman" w:date="2014-04-26T16:17:00Z">
        <w:r w:rsidRPr="00853687">
          <w:t>using System.Web.Http.Routing;</w:t>
        </w:r>
      </w:ins>
    </w:p>
    <w:p w14:paraId="66406EFE" w14:textId="77777777" w:rsidR="00853687" w:rsidRPr="00853687" w:rsidRDefault="00853687">
      <w:pPr>
        <w:pStyle w:val="Code"/>
        <w:rPr>
          <w:ins w:id="1305" w:author="Brian Wortman" w:date="2014-04-26T16:17:00Z"/>
        </w:rPr>
        <w:pPrChange w:id="1306" w:author="Brian Wortman" w:date="2014-04-26T16:17:00Z">
          <w:pPr>
            <w:pStyle w:val="BodyTextCont"/>
          </w:pPr>
        </w:pPrChange>
      </w:pPr>
    </w:p>
    <w:p w14:paraId="50EEE3A2" w14:textId="77777777" w:rsidR="00853687" w:rsidRPr="00853687" w:rsidRDefault="00853687">
      <w:pPr>
        <w:pStyle w:val="Code"/>
        <w:rPr>
          <w:ins w:id="1307" w:author="Brian Wortman" w:date="2014-04-26T16:17:00Z"/>
        </w:rPr>
        <w:pPrChange w:id="1308" w:author="Brian Wortman" w:date="2014-04-26T16:17:00Z">
          <w:pPr>
            <w:pStyle w:val="BodyTextCont"/>
          </w:pPr>
        </w:pPrChange>
      </w:pPr>
      <w:ins w:id="1309" w:author="Brian Wortman" w:date="2014-04-26T16:17:00Z">
        <w:r w:rsidRPr="00853687">
          <w:t>namespace WebApi2Book.Web.Common.Routing</w:t>
        </w:r>
      </w:ins>
    </w:p>
    <w:p w14:paraId="779FA420" w14:textId="77777777" w:rsidR="00853687" w:rsidRPr="00853687" w:rsidRDefault="00853687">
      <w:pPr>
        <w:pStyle w:val="Code"/>
        <w:rPr>
          <w:ins w:id="1310" w:author="Brian Wortman" w:date="2014-04-26T16:17:00Z"/>
        </w:rPr>
        <w:pPrChange w:id="1311" w:author="Brian Wortman" w:date="2014-04-26T16:17:00Z">
          <w:pPr>
            <w:pStyle w:val="BodyTextCont"/>
          </w:pPr>
        </w:pPrChange>
      </w:pPr>
      <w:ins w:id="1312" w:author="Brian Wortman" w:date="2014-04-26T16:17:00Z">
        <w:r w:rsidRPr="00853687">
          <w:t>{</w:t>
        </w:r>
      </w:ins>
    </w:p>
    <w:p w14:paraId="42685D81" w14:textId="77777777" w:rsidR="00853687" w:rsidRPr="00853687" w:rsidRDefault="00853687">
      <w:pPr>
        <w:pStyle w:val="Code"/>
        <w:rPr>
          <w:ins w:id="1313" w:author="Brian Wortman" w:date="2014-04-26T16:17:00Z"/>
        </w:rPr>
        <w:pPrChange w:id="1314" w:author="Brian Wortman" w:date="2014-04-26T16:17:00Z">
          <w:pPr>
            <w:pStyle w:val="BodyTextCont"/>
          </w:pPr>
        </w:pPrChange>
      </w:pPr>
      <w:ins w:id="1315" w:author="Brian Wortman" w:date="2014-04-26T16:17:00Z">
        <w:r w:rsidRPr="00853687">
          <w:lastRenderedPageBreak/>
          <w:t xml:space="preserve">    public class ApiVersionConstraint : IHttpRouteConstraint</w:t>
        </w:r>
      </w:ins>
    </w:p>
    <w:p w14:paraId="38D7FDB3" w14:textId="77777777" w:rsidR="00853687" w:rsidRPr="00853687" w:rsidRDefault="00853687">
      <w:pPr>
        <w:pStyle w:val="Code"/>
        <w:rPr>
          <w:ins w:id="1316" w:author="Brian Wortman" w:date="2014-04-26T16:17:00Z"/>
        </w:rPr>
        <w:pPrChange w:id="1317" w:author="Brian Wortman" w:date="2014-04-26T16:17:00Z">
          <w:pPr>
            <w:pStyle w:val="BodyTextCont"/>
          </w:pPr>
        </w:pPrChange>
      </w:pPr>
      <w:ins w:id="1318" w:author="Brian Wortman" w:date="2014-04-26T16:17:00Z">
        <w:r w:rsidRPr="00853687">
          <w:t xml:space="preserve">    {</w:t>
        </w:r>
      </w:ins>
    </w:p>
    <w:p w14:paraId="512C7BB7" w14:textId="77777777" w:rsidR="00853687" w:rsidRPr="00853687" w:rsidRDefault="00853687">
      <w:pPr>
        <w:pStyle w:val="Code"/>
        <w:rPr>
          <w:ins w:id="1319" w:author="Brian Wortman" w:date="2014-04-26T16:17:00Z"/>
        </w:rPr>
        <w:pPrChange w:id="1320" w:author="Brian Wortman" w:date="2014-04-26T16:17:00Z">
          <w:pPr>
            <w:pStyle w:val="BodyTextCont"/>
          </w:pPr>
        </w:pPrChange>
      </w:pPr>
      <w:ins w:id="1321" w:author="Brian Wortman" w:date="2014-04-26T16:17:00Z">
        <w:r w:rsidRPr="00853687">
          <w:t xml:space="preserve">        public ApiVersionConstraint(string allowedVersion)</w:t>
        </w:r>
      </w:ins>
    </w:p>
    <w:p w14:paraId="32930475" w14:textId="77777777" w:rsidR="00853687" w:rsidRPr="00853687" w:rsidRDefault="00853687">
      <w:pPr>
        <w:pStyle w:val="Code"/>
        <w:rPr>
          <w:ins w:id="1322" w:author="Brian Wortman" w:date="2014-04-26T16:17:00Z"/>
        </w:rPr>
        <w:pPrChange w:id="1323" w:author="Brian Wortman" w:date="2014-04-26T16:17:00Z">
          <w:pPr>
            <w:pStyle w:val="BodyTextCont"/>
          </w:pPr>
        </w:pPrChange>
      </w:pPr>
      <w:ins w:id="1324" w:author="Brian Wortman" w:date="2014-04-26T16:17:00Z">
        <w:r w:rsidRPr="00853687">
          <w:t xml:space="preserve">        {</w:t>
        </w:r>
      </w:ins>
    </w:p>
    <w:p w14:paraId="4D1EC256" w14:textId="77777777" w:rsidR="00853687" w:rsidRPr="00853687" w:rsidRDefault="00853687">
      <w:pPr>
        <w:pStyle w:val="Code"/>
        <w:rPr>
          <w:ins w:id="1325" w:author="Brian Wortman" w:date="2014-04-26T16:17:00Z"/>
        </w:rPr>
        <w:pPrChange w:id="1326" w:author="Brian Wortman" w:date="2014-04-26T16:17:00Z">
          <w:pPr>
            <w:pStyle w:val="BodyTextCont"/>
          </w:pPr>
        </w:pPrChange>
      </w:pPr>
      <w:ins w:id="1327" w:author="Brian Wortman" w:date="2014-04-26T16:17:00Z">
        <w:r w:rsidRPr="00853687">
          <w:t xml:space="preserve">            AllowedVersion = allowedVersion.ToLowerInvariant();</w:t>
        </w:r>
      </w:ins>
    </w:p>
    <w:p w14:paraId="3012422C" w14:textId="77777777" w:rsidR="00853687" w:rsidRPr="00853687" w:rsidRDefault="00853687">
      <w:pPr>
        <w:pStyle w:val="Code"/>
        <w:rPr>
          <w:ins w:id="1328" w:author="Brian Wortman" w:date="2014-04-26T16:17:00Z"/>
        </w:rPr>
        <w:pPrChange w:id="1329" w:author="Brian Wortman" w:date="2014-04-26T16:17:00Z">
          <w:pPr>
            <w:pStyle w:val="BodyTextCont"/>
          </w:pPr>
        </w:pPrChange>
      </w:pPr>
      <w:ins w:id="1330" w:author="Brian Wortman" w:date="2014-04-26T16:17:00Z">
        <w:r w:rsidRPr="00853687">
          <w:t xml:space="preserve">        }</w:t>
        </w:r>
      </w:ins>
    </w:p>
    <w:p w14:paraId="47815F29" w14:textId="77777777" w:rsidR="00853687" w:rsidRPr="00853687" w:rsidRDefault="00853687">
      <w:pPr>
        <w:pStyle w:val="Code"/>
        <w:rPr>
          <w:ins w:id="1331" w:author="Brian Wortman" w:date="2014-04-26T16:17:00Z"/>
        </w:rPr>
        <w:pPrChange w:id="1332" w:author="Brian Wortman" w:date="2014-04-26T16:17:00Z">
          <w:pPr>
            <w:pStyle w:val="BodyTextCont"/>
          </w:pPr>
        </w:pPrChange>
      </w:pPr>
    </w:p>
    <w:p w14:paraId="492C852E" w14:textId="77777777" w:rsidR="00853687" w:rsidRPr="00853687" w:rsidRDefault="00853687">
      <w:pPr>
        <w:pStyle w:val="Code"/>
        <w:rPr>
          <w:ins w:id="1333" w:author="Brian Wortman" w:date="2014-04-26T16:17:00Z"/>
        </w:rPr>
        <w:pPrChange w:id="1334" w:author="Brian Wortman" w:date="2014-04-26T16:17:00Z">
          <w:pPr>
            <w:pStyle w:val="BodyTextCont"/>
          </w:pPr>
        </w:pPrChange>
      </w:pPr>
      <w:ins w:id="1335" w:author="Brian Wortman" w:date="2014-04-26T16:17:00Z">
        <w:r w:rsidRPr="00853687">
          <w:t xml:space="preserve">        public string AllowedVersion { get; private set; }</w:t>
        </w:r>
      </w:ins>
    </w:p>
    <w:p w14:paraId="4BFE1505" w14:textId="77777777" w:rsidR="00853687" w:rsidRPr="00853687" w:rsidRDefault="00853687">
      <w:pPr>
        <w:pStyle w:val="Code"/>
        <w:rPr>
          <w:ins w:id="1336" w:author="Brian Wortman" w:date="2014-04-26T16:17:00Z"/>
        </w:rPr>
        <w:pPrChange w:id="1337" w:author="Brian Wortman" w:date="2014-04-26T16:17:00Z">
          <w:pPr>
            <w:pStyle w:val="BodyTextCont"/>
          </w:pPr>
        </w:pPrChange>
      </w:pPr>
    </w:p>
    <w:p w14:paraId="6D793C74" w14:textId="77777777" w:rsidR="00853687" w:rsidRPr="00853687" w:rsidRDefault="00853687">
      <w:pPr>
        <w:pStyle w:val="Code"/>
        <w:rPr>
          <w:ins w:id="1338" w:author="Brian Wortman" w:date="2014-04-26T16:17:00Z"/>
        </w:rPr>
        <w:pPrChange w:id="1339" w:author="Brian Wortman" w:date="2014-04-26T16:17:00Z">
          <w:pPr>
            <w:pStyle w:val="BodyTextCont"/>
          </w:pPr>
        </w:pPrChange>
      </w:pPr>
      <w:ins w:id="1340" w:author="Brian Wortman" w:date="2014-04-26T16:17:00Z">
        <w:r w:rsidRPr="00853687">
          <w:t xml:space="preserve">        public bool Match(HttpRequestMessage request, IHttpRoute route, string parameterName,</w:t>
        </w:r>
      </w:ins>
    </w:p>
    <w:p w14:paraId="5F110D99" w14:textId="77777777" w:rsidR="00853687" w:rsidRPr="00853687" w:rsidRDefault="00853687">
      <w:pPr>
        <w:pStyle w:val="Code"/>
        <w:rPr>
          <w:ins w:id="1341" w:author="Brian Wortman" w:date="2014-04-26T16:17:00Z"/>
        </w:rPr>
        <w:pPrChange w:id="1342" w:author="Brian Wortman" w:date="2014-04-26T16:17:00Z">
          <w:pPr>
            <w:pStyle w:val="BodyTextCont"/>
          </w:pPr>
        </w:pPrChange>
      </w:pPr>
      <w:ins w:id="1343" w:author="Brian Wortman" w:date="2014-04-26T16:17:00Z">
        <w:r w:rsidRPr="00853687">
          <w:t xml:space="preserve">            IDictionary&lt;string, object&gt; values, HttpRouteDirection routeDirection)</w:t>
        </w:r>
      </w:ins>
    </w:p>
    <w:p w14:paraId="2C43904F" w14:textId="77777777" w:rsidR="00853687" w:rsidRPr="00853687" w:rsidRDefault="00853687">
      <w:pPr>
        <w:pStyle w:val="Code"/>
        <w:rPr>
          <w:ins w:id="1344" w:author="Brian Wortman" w:date="2014-04-26T16:17:00Z"/>
        </w:rPr>
        <w:pPrChange w:id="1345" w:author="Brian Wortman" w:date="2014-04-26T16:17:00Z">
          <w:pPr>
            <w:pStyle w:val="BodyTextCont"/>
          </w:pPr>
        </w:pPrChange>
      </w:pPr>
      <w:ins w:id="1346" w:author="Brian Wortman" w:date="2014-04-26T16:17:00Z">
        <w:r w:rsidRPr="00853687">
          <w:t xml:space="preserve">        {</w:t>
        </w:r>
      </w:ins>
    </w:p>
    <w:p w14:paraId="3703E57D" w14:textId="77777777" w:rsidR="00853687" w:rsidRPr="00853687" w:rsidRDefault="00853687">
      <w:pPr>
        <w:pStyle w:val="Code"/>
        <w:rPr>
          <w:ins w:id="1347" w:author="Brian Wortman" w:date="2014-04-26T16:17:00Z"/>
        </w:rPr>
        <w:pPrChange w:id="1348" w:author="Brian Wortman" w:date="2014-04-26T16:17:00Z">
          <w:pPr>
            <w:pStyle w:val="BodyTextCont"/>
          </w:pPr>
        </w:pPrChange>
      </w:pPr>
      <w:ins w:id="1349" w:author="Brian Wortman" w:date="2014-04-26T16:17:00Z">
        <w:r w:rsidRPr="00853687">
          <w:t xml:space="preserve">            object value;</w:t>
        </w:r>
      </w:ins>
    </w:p>
    <w:p w14:paraId="2B87CE7E" w14:textId="77777777" w:rsidR="00853687" w:rsidRPr="00853687" w:rsidRDefault="00853687">
      <w:pPr>
        <w:pStyle w:val="Code"/>
        <w:rPr>
          <w:ins w:id="1350" w:author="Brian Wortman" w:date="2014-04-26T16:17:00Z"/>
        </w:rPr>
        <w:pPrChange w:id="1351" w:author="Brian Wortman" w:date="2014-04-26T16:17:00Z">
          <w:pPr>
            <w:pStyle w:val="BodyTextCont"/>
          </w:pPr>
        </w:pPrChange>
      </w:pPr>
      <w:ins w:id="1352" w:author="Brian Wortman" w:date="2014-04-26T16:17:00Z">
        <w:r w:rsidRPr="00853687">
          <w:t xml:space="preserve">            if (values.TryGetValue(parameterName, out value) &amp;&amp; value != null)</w:t>
        </w:r>
      </w:ins>
    </w:p>
    <w:p w14:paraId="140988B3" w14:textId="77777777" w:rsidR="00853687" w:rsidRPr="00853687" w:rsidRDefault="00853687">
      <w:pPr>
        <w:pStyle w:val="Code"/>
        <w:rPr>
          <w:ins w:id="1353" w:author="Brian Wortman" w:date="2014-04-26T16:17:00Z"/>
        </w:rPr>
        <w:pPrChange w:id="1354" w:author="Brian Wortman" w:date="2014-04-26T16:17:00Z">
          <w:pPr>
            <w:pStyle w:val="BodyTextCont"/>
          </w:pPr>
        </w:pPrChange>
      </w:pPr>
      <w:ins w:id="1355" w:author="Brian Wortman" w:date="2014-04-26T16:17:00Z">
        <w:r w:rsidRPr="00853687">
          <w:t xml:space="preserve">            {</w:t>
        </w:r>
      </w:ins>
    </w:p>
    <w:p w14:paraId="4CCDF519" w14:textId="77777777" w:rsidR="00853687" w:rsidRPr="00853687" w:rsidRDefault="00853687">
      <w:pPr>
        <w:pStyle w:val="Code"/>
        <w:rPr>
          <w:ins w:id="1356" w:author="Brian Wortman" w:date="2014-04-26T16:17:00Z"/>
        </w:rPr>
        <w:pPrChange w:id="1357" w:author="Brian Wortman" w:date="2014-04-26T16:17:00Z">
          <w:pPr>
            <w:pStyle w:val="BodyTextCont"/>
          </w:pPr>
        </w:pPrChange>
      </w:pPr>
      <w:ins w:id="1358" w:author="Brian Wortman" w:date="2014-04-26T16:17:00Z">
        <w:r w:rsidRPr="00853687">
          <w:t xml:space="preserve">                return AllowedVersion.Equals(value.ToString().ToLowerInvariant());</w:t>
        </w:r>
      </w:ins>
    </w:p>
    <w:p w14:paraId="14409128" w14:textId="77777777" w:rsidR="00853687" w:rsidRPr="00853687" w:rsidRDefault="00853687">
      <w:pPr>
        <w:pStyle w:val="Code"/>
        <w:rPr>
          <w:ins w:id="1359" w:author="Brian Wortman" w:date="2014-04-26T16:17:00Z"/>
        </w:rPr>
        <w:pPrChange w:id="1360" w:author="Brian Wortman" w:date="2014-04-26T16:17:00Z">
          <w:pPr>
            <w:pStyle w:val="BodyTextCont"/>
          </w:pPr>
        </w:pPrChange>
      </w:pPr>
      <w:ins w:id="1361" w:author="Brian Wortman" w:date="2014-04-26T16:17:00Z">
        <w:r w:rsidRPr="00853687">
          <w:t xml:space="preserve">            }</w:t>
        </w:r>
      </w:ins>
    </w:p>
    <w:p w14:paraId="0C0D738A" w14:textId="77777777" w:rsidR="00853687" w:rsidRPr="00853687" w:rsidRDefault="00853687">
      <w:pPr>
        <w:pStyle w:val="Code"/>
        <w:rPr>
          <w:ins w:id="1362" w:author="Brian Wortman" w:date="2014-04-26T16:17:00Z"/>
        </w:rPr>
        <w:pPrChange w:id="1363" w:author="Brian Wortman" w:date="2014-04-26T16:17:00Z">
          <w:pPr>
            <w:pStyle w:val="BodyTextCont"/>
          </w:pPr>
        </w:pPrChange>
      </w:pPr>
      <w:ins w:id="1364" w:author="Brian Wortman" w:date="2014-04-26T16:17:00Z">
        <w:r w:rsidRPr="00853687">
          <w:t xml:space="preserve">            return false;</w:t>
        </w:r>
      </w:ins>
    </w:p>
    <w:p w14:paraId="7B163DF6" w14:textId="77777777" w:rsidR="00853687" w:rsidRPr="00853687" w:rsidRDefault="00853687">
      <w:pPr>
        <w:pStyle w:val="Code"/>
        <w:rPr>
          <w:ins w:id="1365" w:author="Brian Wortman" w:date="2014-04-26T16:17:00Z"/>
        </w:rPr>
        <w:pPrChange w:id="1366" w:author="Brian Wortman" w:date="2014-04-26T16:17:00Z">
          <w:pPr>
            <w:pStyle w:val="BodyTextCont"/>
          </w:pPr>
        </w:pPrChange>
      </w:pPr>
      <w:ins w:id="1367" w:author="Brian Wortman" w:date="2014-04-26T16:17:00Z">
        <w:r w:rsidRPr="00853687">
          <w:t xml:space="preserve">        }</w:t>
        </w:r>
      </w:ins>
    </w:p>
    <w:p w14:paraId="1F53F57D" w14:textId="77777777" w:rsidR="00853687" w:rsidRPr="00853687" w:rsidRDefault="00853687">
      <w:pPr>
        <w:pStyle w:val="Code"/>
        <w:rPr>
          <w:ins w:id="1368" w:author="Brian Wortman" w:date="2014-04-26T16:17:00Z"/>
        </w:rPr>
        <w:pPrChange w:id="1369" w:author="Brian Wortman" w:date="2014-04-26T16:17:00Z">
          <w:pPr>
            <w:pStyle w:val="BodyTextCont"/>
          </w:pPr>
        </w:pPrChange>
      </w:pPr>
      <w:ins w:id="1370" w:author="Brian Wortman" w:date="2014-04-26T16:17:00Z">
        <w:r w:rsidRPr="00853687">
          <w:t xml:space="preserve">    }</w:t>
        </w:r>
      </w:ins>
    </w:p>
    <w:p w14:paraId="22A19624" w14:textId="72FD7E45" w:rsidR="00853687" w:rsidRDefault="00853687">
      <w:pPr>
        <w:pStyle w:val="Code"/>
        <w:rPr>
          <w:ins w:id="1371" w:author="Brian Wortman" w:date="2014-04-26T16:16:00Z"/>
        </w:rPr>
        <w:pPrChange w:id="1372" w:author="Brian Wortman" w:date="2014-04-26T16:17:00Z">
          <w:pPr/>
        </w:pPrChange>
      </w:pPr>
      <w:ins w:id="1373" w:author="Brian Wortman" w:date="2014-04-26T16:17:00Z">
        <w:r w:rsidRPr="00853687">
          <w:t>}</w:t>
        </w:r>
      </w:ins>
    </w:p>
    <w:p w14:paraId="0AEC68B4" w14:textId="2E66857B" w:rsidR="00853687" w:rsidRDefault="00A74054">
      <w:pPr>
        <w:pStyle w:val="BodyTextCont"/>
        <w:rPr>
          <w:ins w:id="1374" w:author="Brian Wortman" w:date="2014-04-26T21:07:00Z"/>
        </w:rPr>
        <w:pPrChange w:id="1375" w:author="Brian Wortman" w:date="2014-04-26T16:05:00Z">
          <w:pPr/>
        </w:pPrChange>
      </w:pPr>
      <w:ins w:id="1376" w:author="Brian Wortman" w:date="2014-04-26T16:21:00Z">
        <w:r>
          <w:t xml:space="preserve">This class implements the </w:t>
        </w:r>
        <w:proofErr w:type="spellStart"/>
        <w:r w:rsidRPr="00A74054">
          <w:t>IHttpRouteConstraint.Match</w:t>
        </w:r>
        <w:proofErr w:type="spellEnd"/>
        <w:r>
          <w:t xml:space="preserve"> method</w:t>
        </w:r>
      </w:ins>
      <w:ins w:id="1377" w:author="Brian Wortman" w:date="2014-04-26T16:22:00Z">
        <w:r>
          <w:t xml:space="preserve">. Match will return true if the </w:t>
        </w:r>
      </w:ins>
      <w:ins w:id="1378" w:author="Brian Wortman" w:date="2014-04-26T16:24:00Z">
        <w:r>
          <w:t xml:space="preserve">specified parameter name equals the </w:t>
        </w:r>
        <w:proofErr w:type="spellStart"/>
        <w:r>
          <w:t>AllowedVersion</w:t>
        </w:r>
        <w:proofErr w:type="spellEnd"/>
        <w:r w:rsidR="008D268F">
          <w:t xml:space="preserve"> property</w:t>
        </w:r>
      </w:ins>
      <w:ins w:id="1379" w:author="Brian Wortman" w:date="2014-04-26T16:27:00Z">
        <w:r w:rsidR="008D268F">
          <w:t>, which is initialized in the constructor</w:t>
        </w:r>
      </w:ins>
      <w:ins w:id="1380" w:author="Brian Wortman" w:date="2014-04-26T16:24:00Z">
        <w:r w:rsidR="008D268F">
          <w:t>.</w:t>
        </w:r>
      </w:ins>
      <w:ins w:id="1381" w:author="Brian Wortman" w:date="2014-04-26T16:26:00Z">
        <w:r w:rsidR="008D268F">
          <w:t xml:space="preserve"> But where does </w:t>
        </w:r>
      </w:ins>
      <w:ins w:id="1382" w:author="Brian Wortman" w:date="2014-04-26T16:27:00Z">
        <w:r w:rsidR="008D268F">
          <w:t xml:space="preserve">the constructor </w:t>
        </w:r>
      </w:ins>
      <w:ins w:id="1383" w:author="Brian Wortman" w:date="2014-04-26T16:26:00Z">
        <w:r w:rsidR="008D268F">
          <w:t xml:space="preserve">get this </w:t>
        </w:r>
      </w:ins>
      <w:ins w:id="1384" w:author="Brian Wortman" w:date="2014-04-26T21:37:00Z">
        <w:r w:rsidR="000161EA">
          <w:t>value</w:t>
        </w:r>
      </w:ins>
      <w:ins w:id="1385" w:author="Brian Wortman" w:date="2014-04-26T16:26:00Z">
        <w:r w:rsidR="008D268F">
          <w:t>?</w:t>
        </w:r>
      </w:ins>
      <w:ins w:id="1386" w:author="Brian Wortman" w:date="2014-04-26T16:28:00Z">
        <w:r w:rsidR="008D268F">
          <w:t xml:space="preserve"> It gets it from a </w:t>
        </w:r>
        <w:proofErr w:type="spellStart"/>
        <w:r w:rsidR="008D268F">
          <w:t>RoutePrefixAttribute</w:t>
        </w:r>
        <w:proofErr w:type="spellEnd"/>
        <w:r w:rsidR="008D268F">
          <w:t>, which we'll implement now.</w:t>
        </w:r>
      </w:ins>
    </w:p>
    <w:p w14:paraId="6AF40CF3" w14:textId="2FA1B134" w:rsidR="00161103" w:rsidRDefault="00161103">
      <w:pPr>
        <w:pStyle w:val="Heading3"/>
        <w:rPr>
          <w:ins w:id="1387" w:author="Brian Wortman" w:date="2014-04-26T16:16:00Z"/>
        </w:rPr>
        <w:pPrChange w:id="1388" w:author="Brian Wortman" w:date="2014-04-26T21:08:00Z">
          <w:pPr/>
        </w:pPrChange>
      </w:pPr>
      <w:ins w:id="1389" w:author="Brian Wortman" w:date="2014-04-26T21:07:00Z">
        <w:r>
          <w:t xml:space="preserve">A Custom </w:t>
        </w:r>
        <w:proofErr w:type="spellStart"/>
        <w:r>
          <w:t>RoutePrefixAttribute</w:t>
        </w:r>
      </w:ins>
      <w:proofErr w:type="spellEnd"/>
    </w:p>
    <w:p w14:paraId="690BD1B9" w14:textId="52D80D7D" w:rsidR="00ED2CD1" w:rsidRDefault="00ED2CD1">
      <w:pPr>
        <w:pStyle w:val="BodyTextFirst"/>
        <w:rPr>
          <w:ins w:id="1390" w:author="Brian Wortman" w:date="2014-04-26T16:16:00Z"/>
        </w:rPr>
        <w:pPrChange w:id="1391" w:author="Brian Wortman" w:date="2014-04-26T21:12:00Z">
          <w:pPr/>
        </w:pPrChange>
      </w:pPr>
      <w:ins w:id="1392" w:author="Brian Wortman" w:date="2014-04-26T16:30:00Z">
        <w:r>
          <w:t xml:space="preserve">Add a class named </w:t>
        </w:r>
      </w:ins>
      <w:ins w:id="1393" w:author="Brian Wortman" w:date="2014-04-26T16:31:00Z">
        <w:r w:rsidRPr="00ED2CD1">
          <w:t>ApiVersion1RoutePrefixAttribute</w:t>
        </w:r>
        <w:r>
          <w:t xml:space="preserve"> to the </w:t>
        </w:r>
      </w:ins>
      <w:ins w:id="1394" w:author="Brian Wortman" w:date="2014-04-26T16:32:00Z">
        <w:r w:rsidRPr="00ED2CD1">
          <w:t>WebApi2Book.Web.Common.Routing</w:t>
        </w:r>
        <w:r>
          <w:t xml:space="preserve"> folder.</w:t>
        </w:r>
      </w:ins>
      <w:ins w:id="1395" w:author="Brian Wortman" w:date="2014-04-26T16:33:00Z">
        <w:r>
          <w:t xml:space="preserve"> Implement it as follows:</w:t>
        </w:r>
      </w:ins>
    </w:p>
    <w:p w14:paraId="12F5DD68" w14:textId="77777777" w:rsidR="00161103" w:rsidRPr="00161103" w:rsidRDefault="00161103">
      <w:pPr>
        <w:pStyle w:val="Code"/>
        <w:rPr>
          <w:ins w:id="1396" w:author="Brian Wortman" w:date="2014-04-26T21:09:00Z"/>
        </w:rPr>
        <w:pPrChange w:id="1397" w:author="Brian Wortman" w:date="2014-04-26T21:09:00Z">
          <w:pPr>
            <w:pStyle w:val="BodyTextCont"/>
          </w:pPr>
        </w:pPrChange>
      </w:pPr>
      <w:ins w:id="1398" w:author="Brian Wortman" w:date="2014-04-26T21:09:00Z">
        <w:r w:rsidRPr="00161103">
          <w:t>using System.Web.Http;</w:t>
        </w:r>
      </w:ins>
    </w:p>
    <w:p w14:paraId="7D3B99BF" w14:textId="77777777" w:rsidR="00161103" w:rsidRPr="00161103" w:rsidRDefault="00161103">
      <w:pPr>
        <w:pStyle w:val="Code"/>
        <w:rPr>
          <w:ins w:id="1399" w:author="Brian Wortman" w:date="2014-04-26T21:09:00Z"/>
        </w:rPr>
        <w:pPrChange w:id="1400" w:author="Brian Wortman" w:date="2014-04-26T21:09:00Z">
          <w:pPr>
            <w:pStyle w:val="BodyTextCont"/>
          </w:pPr>
        </w:pPrChange>
      </w:pPr>
    </w:p>
    <w:p w14:paraId="728632B7" w14:textId="77777777" w:rsidR="00161103" w:rsidRPr="00161103" w:rsidRDefault="00161103">
      <w:pPr>
        <w:pStyle w:val="Code"/>
        <w:rPr>
          <w:ins w:id="1401" w:author="Brian Wortman" w:date="2014-04-26T21:09:00Z"/>
        </w:rPr>
        <w:pPrChange w:id="1402" w:author="Brian Wortman" w:date="2014-04-26T21:09:00Z">
          <w:pPr>
            <w:pStyle w:val="BodyTextCont"/>
          </w:pPr>
        </w:pPrChange>
      </w:pPr>
      <w:ins w:id="1403" w:author="Brian Wortman" w:date="2014-04-26T21:09:00Z">
        <w:r w:rsidRPr="00161103">
          <w:t>namespace WebApi2Book.Web.Common.Routing</w:t>
        </w:r>
      </w:ins>
    </w:p>
    <w:p w14:paraId="215479EA" w14:textId="77777777" w:rsidR="00161103" w:rsidRPr="00161103" w:rsidRDefault="00161103">
      <w:pPr>
        <w:pStyle w:val="Code"/>
        <w:rPr>
          <w:ins w:id="1404" w:author="Brian Wortman" w:date="2014-04-26T21:09:00Z"/>
        </w:rPr>
        <w:pPrChange w:id="1405" w:author="Brian Wortman" w:date="2014-04-26T21:09:00Z">
          <w:pPr>
            <w:pStyle w:val="BodyTextCont"/>
          </w:pPr>
        </w:pPrChange>
      </w:pPr>
      <w:ins w:id="1406" w:author="Brian Wortman" w:date="2014-04-26T21:09:00Z">
        <w:r w:rsidRPr="00161103">
          <w:t>{</w:t>
        </w:r>
      </w:ins>
    </w:p>
    <w:p w14:paraId="40D5BAFB" w14:textId="77777777" w:rsidR="00161103" w:rsidRPr="00161103" w:rsidRDefault="00161103">
      <w:pPr>
        <w:pStyle w:val="Code"/>
        <w:rPr>
          <w:ins w:id="1407" w:author="Brian Wortman" w:date="2014-04-26T21:09:00Z"/>
        </w:rPr>
        <w:pPrChange w:id="1408" w:author="Brian Wortman" w:date="2014-04-26T21:09:00Z">
          <w:pPr>
            <w:pStyle w:val="BodyTextCont"/>
          </w:pPr>
        </w:pPrChange>
      </w:pPr>
      <w:ins w:id="1409" w:author="Brian Wortman" w:date="2014-04-26T21:09:00Z">
        <w:r w:rsidRPr="00161103">
          <w:t xml:space="preserve">    public class ApiVersion1RoutePrefixAttribute : RoutePrefixAttribute</w:t>
        </w:r>
      </w:ins>
    </w:p>
    <w:p w14:paraId="62731921" w14:textId="77777777" w:rsidR="00161103" w:rsidRPr="00161103" w:rsidRDefault="00161103">
      <w:pPr>
        <w:pStyle w:val="Code"/>
        <w:rPr>
          <w:ins w:id="1410" w:author="Brian Wortman" w:date="2014-04-26T21:09:00Z"/>
        </w:rPr>
        <w:pPrChange w:id="1411" w:author="Brian Wortman" w:date="2014-04-26T21:09:00Z">
          <w:pPr>
            <w:pStyle w:val="BodyTextCont"/>
          </w:pPr>
        </w:pPrChange>
      </w:pPr>
      <w:ins w:id="1412" w:author="Brian Wortman" w:date="2014-04-26T21:09:00Z">
        <w:r w:rsidRPr="00161103">
          <w:t xml:space="preserve">    {</w:t>
        </w:r>
      </w:ins>
    </w:p>
    <w:p w14:paraId="7498010B" w14:textId="77777777" w:rsidR="00161103" w:rsidRPr="00161103" w:rsidRDefault="00161103">
      <w:pPr>
        <w:pStyle w:val="Code"/>
        <w:rPr>
          <w:ins w:id="1413" w:author="Brian Wortman" w:date="2014-04-26T21:09:00Z"/>
        </w:rPr>
        <w:pPrChange w:id="1414" w:author="Brian Wortman" w:date="2014-04-26T21:09:00Z">
          <w:pPr>
            <w:pStyle w:val="BodyTextCont"/>
          </w:pPr>
        </w:pPrChange>
      </w:pPr>
      <w:ins w:id="1415" w:author="Brian Wortman" w:date="2014-04-26T21:09:00Z">
        <w:r w:rsidRPr="00161103">
          <w:t xml:space="preserve">        private const string RouteBase = "api/{apiVersion:apiVersionConstraint(v1)}";</w:t>
        </w:r>
      </w:ins>
    </w:p>
    <w:p w14:paraId="066CFF15" w14:textId="77777777" w:rsidR="00161103" w:rsidRPr="00161103" w:rsidRDefault="00161103">
      <w:pPr>
        <w:pStyle w:val="Code"/>
        <w:rPr>
          <w:ins w:id="1416" w:author="Brian Wortman" w:date="2014-04-26T21:09:00Z"/>
        </w:rPr>
        <w:pPrChange w:id="1417" w:author="Brian Wortman" w:date="2014-04-26T21:09:00Z">
          <w:pPr>
            <w:pStyle w:val="BodyTextCont"/>
          </w:pPr>
        </w:pPrChange>
      </w:pPr>
      <w:ins w:id="1418" w:author="Brian Wortman" w:date="2014-04-26T21:09:00Z">
        <w:r w:rsidRPr="00161103">
          <w:t xml:space="preserve">        private const string PrefixRouteBase = RouteBase + "/";</w:t>
        </w:r>
      </w:ins>
    </w:p>
    <w:p w14:paraId="1E827451" w14:textId="77777777" w:rsidR="00161103" w:rsidRPr="00161103" w:rsidRDefault="00161103">
      <w:pPr>
        <w:pStyle w:val="Code"/>
        <w:rPr>
          <w:ins w:id="1419" w:author="Brian Wortman" w:date="2014-04-26T21:09:00Z"/>
        </w:rPr>
        <w:pPrChange w:id="1420" w:author="Brian Wortman" w:date="2014-04-26T21:09:00Z">
          <w:pPr>
            <w:pStyle w:val="BodyTextCont"/>
          </w:pPr>
        </w:pPrChange>
      </w:pPr>
    </w:p>
    <w:p w14:paraId="0DB4F6EF" w14:textId="77777777" w:rsidR="00161103" w:rsidRPr="00161103" w:rsidRDefault="00161103">
      <w:pPr>
        <w:pStyle w:val="Code"/>
        <w:rPr>
          <w:ins w:id="1421" w:author="Brian Wortman" w:date="2014-04-26T21:09:00Z"/>
        </w:rPr>
        <w:pPrChange w:id="1422" w:author="Brian Wortman" w:date="2014-04-26T21:09:00Z">
          <w:pPr>
            <w:pStyle w:val="BodyTextCont"/>
          </w:pPr>
        </w:pPrChange>
      </w:pPr>
      <w:ins w:id="1423" w:author="Brian Wortman" w:date="2014-04-26T21:09:00Z">
        <w:r w:rsidRPr="00161103">
          <w:t xml:space="preserve">        public ApiVersion1RoutePrefixAttribute(string routePrefix)</w:t>
        </w:r>
      </w:ins>
    </w:p>
    <w:p w14:paraId="7271E871" w14:textId="77777777" w:rsidR="00161103" w:rsidRPr="00161103" w:rsidRDefault="00161103">
      <w:pPr>
        <w:pStyle w:val="Code"/>
        <w:rPr>
          <w:ins w:id="1424" w:author="Brian Wortman" w:date="2014-04-26T21:09:00Z"/>
        </w:rPr>
        <w:pPrChange w:id="1425" w:author="Brian Wortman" w:date="2014-04-26T21:09:00Z">
          <w:pPr>
            <w:pStyle w:val="BodyTextCont"/>
          </w:pPr>
        </w:pPrChange>
      </w:pPr>
      <w:ins w:id="1426" w:author="Brian Wortman" w:date="2014-04-26T21:09:00Z">
        <w:r w:rsidRPr="00161103">
          <w:t xml:space="preserve">            : base(string.IsNullOrWhiteSpace(routePrefix) ? RouteBase : PrefixRouteBase + routePrefix)</w:t>
        </w:r>
      </w:ins>
    </w:p>
    <w:p w14:paraId="16EF2B0B" w14:textId="77777777" w:rsidR="00161103" w:rsidRPr="00161103" w:rsidRDefault="00161103">
      <w:pPr>
        <w:pStyle w:val="Code"/>
        <w:rPr>
          <w:ins w:id="1427" w:author="Brian Wortman" w:date="2014-04-26T21:09:00Z"/>
        </w:rPr>
        <w:pPrChange w:id="1428" w:author="Brian Wortman" w:date="2014-04-26T21:09:00Z">
          <w:pPr>
            <w:pStyle w:val="BodyTextCont"/>
          </w:pPr>
        </w:pPrChange>
      </w:pPr>
      <w:ins w:id="1429" w:author="Brian Wortman" w:date="2014-04-26T21:09:00Z">
        <w:r w:rsidRPr="00161103">
          <w:t xml:space="preserve">        {</w:t>
        </w:r>
      </w:ins>
    </w:p>
    <w:p w14:paraId="7052FF5D" w14:textId="77777777" w:rsidR="00161103" w:rsidRPr="00161103" w:rsidRDefault="00161103">
      <w:pPr>
        <w:pStyle w:val="Code"/>
        <w:rPr>
          <w:ins w:id="1430" w:author="Brian Wortman" w:date="2014-04-26T21:09:00Z"/>
        </w:rPr>
        <w:pPrChange w:id="1431" w:author="Brian Wortman" w:date="2014-04-26T21:09:00Z">
          <w:pPr>
            <w:pStyle w:val="BodyTextCont"/>
          </w:pPr>
        </w:pPrChange>
      </w:pPr>
      <w:ins w:id="1432" w:author="Brian Wortman" w:date="2014-04-26T21:09:00Z">
        <w:r w:rsidRPr="00161103">
          <w:t xml:space="preserve">        }</w:t>
        </w:r>
      </w:ins>
    </w:p>
    <w:p w14:paraId="3B1B7FBB" w14:textId="77777777" w:rsidR="00161103" w:rsidRPr="00161103" w:rsidRDefault="00161103">
      <w:pPr>
        <w:pStyle w:val="Code"/>
        <w:rPr>
          <w:ins w:id="1433" w:author="Brian Wortman" w:date="2014-04-26T21:09:00Z"/>
        </w:rPr>
        <w:pPrChange w:id="1434" w:author="Brian Wortman" w:date="2014-04-26T21:09:00Z">
          <w:pPr>
            <w:pStyle w:val="BodyTextCont"/>
          </w:pPr>
        </w:pPrChange>
      </w:pPr>
      <w:ins w:id="1435" w:author="Brian Wortman" w:date="2014-04-26T21:09:00Z">
        <w:r w:rsidRPr="00161103">
          <w:t xml:space="preserve">    }</w:t>
        </w:r>
      </w:ins>
    </w:p>
    <w:p w14:paraId="1256E55F" w14:textId="290006F8" w:rsidR="00853687" w:rsidRDefault="00161103">
      <w:pPr>
        <w:pStyle w:val="Code"/>
        <w:rPr>
          <w:ins w:id="1436" w:author="Brian Wortman" w:date="2014-04-26T16:16:00Z"/>
        </w:rPr>
        <w:pPrChange w:id="1437" w:author="Brian Wortman" w:date="2014-04-26T21:09:00Z">
          <w:pPr/>
        </w:pPrChange>
      </w:pPr>
      <w:ins w:id="1438" w:author="Brian Wortman" w:date="2014-04-26T21:09:00Z">
        <w:r w:rsidRPr="00161103">
          <w:t>}</w:t>
        </w:r>
      </w:ins>
    </w:p>
    <w:p w14:paraId="6CA09E65" w14:textId="08A1EE87" w:rsidR="004B6FCB" w:rsidRDefault="006A0563">
      <w:pPr>
        <w:pStyle w:val="BodyTextCont"/>
        <w:rPr>
          <w:ins w:id="1439" w:author="Brian Wortman" w:date="2014-04-26T21:19:00Z"/>
        </w:rPr>
        <w:pPrChange w:id="1440" w:author="Brian Wortman" w:date="2014-04-26T16:05:00Z">
          <w:pPr/>
        </w:pPrChange>
      </w:pPr>
      <w:ins w:id="1441" w:author="Brian Wortman" w:date="2014-04-26T21:11:00Z">
        <w:r>
          <w:t xml:space="preserve">The main purpose of this class is to encapsulate </w:t>
        </w:r>
      </w:ins>
      <w:ins w:id="1442" w:author="Brian Wortman" w:date="2014-04-26T21:12:00Z">
        <w:r>
          <w:t>the "</w:t>
        </w:r>
        <w:proofErr w:type="spellStart"/>
        <w:r>
          <w:t>api</w:t>
        </w:r>
        <w:proofErr w:type="spellEnd"/>
        <w:r>
          <w:t>/v1" part of the route so that we don't have to copy and paste it all over the place</w:t>
        </w:r>
      </w:ins>
      <w:ins w:id="1443" w:author="Brian Wortman" w:date="2014-04-26T21:41:00Z">
        <w:r w:rsidR="00CF404E">
          <w:t>; i</w:t>
        </w:r>
      </w:ins>
      <w:ins w:id="1444" w:author="Brian Wortman" w:date="2014-04-26T21:40:00Z">
        <w:r w:rsidR="000161EA">
          <w:t xml:space="preserve">t's </w:t>
        </w:r>
      </w:ins>
      <w:ins w:id="1445" w:author="Brian Wortman" w:date="2014-04-26T21:41:00Z">
        <w:r w:rsidR="00CF404E">
          <w:t xml:space="preserve">just </w:t>
        </w:r>
      </w:ins>
      <w:ins w:id="1446" w:author="Brian Wortman" w:date="2014-04-26T21:40:00Z">
        <w:r w:rsidR="000161EA">
          <w:t xml:space="preserve">a bit of syntactic sugar. </w:t>
        </w:r>
      </w:ins>
      <w:ins w:id="1447" w:author="Brian Wortman" w:date="2014-04-26T21:16:00Z">
        <w:r w:rsidR="004B6FCB">
          <w:t>O</w:t>
        </w:r>
      </w:ins>
      <w:ins w:id="1448" w:author="Brian Wortman" w:date="2014-04-26T21:12:00Z">
        <w:r>
          <w:t xml:space="preserve">h, and it also allows us to demonstrate that cool new ASP.NET Web </w:t>
        </w:r>
        <w:r w:rsidR="004B6FCB">
          <w:t xml:space="preserve">API 2 constraint we just </w:t>
        </w:r>
        <w:proofErr w:type="gramStart"/>
        <w:r w:rsidR="004B6FCB">
          <w:t xml:space="preserve">added </w:t>
        </w:r>
      </w:ins>
      <w:proofErr w:type="gramEnd"/>
      <w:ins w:id="1449" w:author="Brian Wortman" w:date="2014-04-26T21:17:00Z">
        <w:r w:rsidR="004B6FCB" w:rsidRPr="004B6FCB">
          <w:sym w:font="Wingdings" w:char="F04A"/>
        </w:r>
        <w:r w:rsidR="004B6FCB">
          <w:t>.</w:t>
        </w:r>
      </w:ins>
    </w:p>
    <w:p w14:paraId="3B44B8D7" w14:textId="5B0E40D6" w:rsidR="004B6FCB" w:rsidRDefault="004B6FCB">
      <w:pPr>
        <w:pStyle w:val="BodyTextCont"/>
        <w:rPr>
          <w:ins w:id="1450" w:author="Brian Wortman" w:date="2014-04-26T21:19:00Z"/>
        </w:rPr>
        <w:pPrChange w:id="1451" w:author="Brian Wortman" w:date="2014-04-26T16:05:00Z">
          <w:pPr/>
        </w:pPrChange>
      </w:pPr>
      <w:ins w:id="1452" w:author="Brian Wortman" w:date="2014-04-26T21:17:00Z">
        <w:r>
          <w:lastRenderedPageBreak/>
          <w:t xml:space="preserve">Let's add an </w:t>
        </w:r>
      </w:ins>
      <w:ins w:id="1453" w:author="Brian Wortman" w:date="2014-04-26T21:18:00Z">
        <w:r w:rsidRPr="004B6FCB">
          <w:t>ApiVersion1RoutePrefix</w:t>
        </w:r>
        <w:r>
          <w:t xml:space="preserve">Attribute to the appropriate </w:t>
        </w:r>
        <w:proofErr w:type="spellStart"/>
        <w:r>
          <w:t>TasksController</w:t>
        </w:r>
      </w:ins>
      <w:proofErr w:type="spellEnd"/>
      <w:ins w:id="1454" w:author="Brian Wortman" w:date="2014-04-26T21:19:00Z">
        <w:r>
          <w:t>, and then we'll review what's going on with all this. Here's the controller with the attribute applied to it:</w:t>
        </w:r>
      </w:ins>
    </w:p>
    <w:p w14:paraId="599E00F5" w14:textId="77777777" w:rsidR="004B6FCB" w:rsidRPr="004B6FCB" w:rsidRDefault="004B6FCB">
      <w:pPr>
        <w:pStyle w:val="Code"/>
        <w:rPr>
          <w:ins w:id="1455" w:author="Brian Wortman" w:date="2014-04-26T21:21:00Z"/>
        </w:rPr>
        <w:pPrChange w:id="1456" w:author="Brian Wortman" w:date="2014-04-26T21:21:00Z">
          <w:pPr>
            <w:pStyle w:val="BodyTextCont"/>
          </w:pPr>
        </w:pPrChange>
      </w:pPr>
      <w:ins w:id="1457" w:author="Brian Wortman" w:date="2014-04-26T21:21:00Z">
        <w:r w:rsidRPr="004B6FCB">
          <w:t>using System.Web.Http;</w:t>
        </w:r>
      </w:ins>
    </w:p>
    <w:p w14:paraId="1D979BEF" w14:textId="77777777" w:rsidR="004B6FCB" w:rsidRPr="004B6FCB" w:rsidRDefault="004B6FCB">
      <w:pPr>
        <w:pStyle w:val="Code"/>
        <w:rPr>
          <w:ins w:id="1458" w:author="Brian Wortman" w:date="2014-04-26T21:21:00Z"/>
        </w:rPr>
        <w:pPrChange w:id="1459" w:author="Brian Wortman" w:date="2014-04-26T21:21:00Z">
          <w:pPr>
            <w:pStyle w:val="BodyTextCont"/>
          </w:pPr>
        </w:pPrChange>
      </w:pPr>
      <w:ins w:id="1460" w:author="Brian Wortman" w:date="2014-04-26T21:21:00Z">
        <w:r w:rsidRPr="004B6FCB">
          <w:t>using WebApi2Book.Web.Common.Routing;</w:t>
        </w:r>
      </w:ins>
    </w:p>
    <w:p w14:paraId="5C45ED00" w14:textId="77777777" w:rsidR="004B6FCB" w:rsidRPr="004B6FCB" w:rsidRDefault="004B6FCB">
      <w:pPr>
        <w:pStyle w:val="Code"/>
        <w:rPr>
          <w:ins w:id="1461" w:author="Brian Wortman" w:date="2014-04-26T21:21:00Z"/>
        </w:rPr>
        <w:pPrChange w:id="1462" w:author="Brian Wortman" w:date="2014-04-26T21:21:00Z">
          <w:pPr>
            <w:pStyle w:val="BodyTextCont"/>
          </w:pPr>
        </w:pPrChange>
      </w:pPr>
    </w:p>
    <w:p w14:paraId="01A1F64A" w14:textId="77777777" w:rsidR="004B6FCB" w:rsidRPr="004B6FCB" w:rsidRDefault="004B6FCB">
      <w:pPr>
        <w:pStyle w:val="Code"/>
        <w:rPr>
          <w:ins w:id="1463" w:author="Brian Wortman" w:date="2014-04-26T21:21:00Z"/>
        </w:rPr>
        <w:pPrChange w:id="1464" w:author="Brian Wortman" w:date="2014-04-26T21:21:00Z">
          <w:pPr>
            <w:pStyle w:val="BodyTextCont"/>
          </w:pPr>
        </w:pPrChange>
      </w:pPr>
      <w:ins w:id="1465" w:author="Brian Wortman" w:date="2014-04-26T21:21:00Z">
        <w:r w:rsidRPr="004B6FCB">
          <w:t>namespace WebApi2Book.Web.Api.Controllers.V1</w:t>
        </w:r>
      </w:ins>
    </w:p>
    <w:p w14:paraId="3D722DD4" w14:textId="77777777" w:rsidR="004B6FCB" w:rsidRPr="004B6FCB" w:rsidRDefault="004B6FCB">
      <w:pPr>
        <w:pStyle w:val="Code"/>
        <w:rPr>
          <w:ins w:id="1466" w:author="Brian Wortman" w:date="2014-04-26T21:21:00Z"/>
        </w:rPr>
        <w:pPrChange w:id="1467" w:author="Brian Wortman" w:date="2014-04-26T21:21:00Z">
          <w:pPr>
            <w:pStyle w:val="BodyTextCont"/>
          </w:pPr>
        </w:pPrChange>
      </w:pPr>
      <w:ins w:id="1468" w:author="Brian Wortman" w:date="2014-04-26T21:21:00Z">
        <w:r w:rsidRPr="004B6FCB">
          <w:t>{</w:t>
        </w:r>
      </w:ins>
    </w:p>
    <w:p w14:paraId="6054F9A7" w14:textId="77777777" w:rsidR="004B6FCB" w:rsidRPr="004B6FCB" w:rsidRDefault="004B6FCB">
      <w:pPr>
        <w:pStyle w:val="Code"/>
        <w:rPr>
          <w:ins w:id="1469" w:author="Brian Wortman" w:date="2014-04-26T21:21:00Z"/>
        </w:rPr>
        <w:pPrChange w:id="1470" w:author="Brian Wortman" w:date="2014-04-26T21:21:00Z">
          <w:pPr>
            <w:pStyle w:val="BodyTextCont"/>
          </w:pPr>
        </w:pPrChange>
      </w:pPr>
      <w:ins w:id="1471" w:author="Brian Wortman" w:date="2014-04-26T21:21:00Z">
        <w:r w:rsidRPr="004B6FCB">
          <w:t xml:space="preserve">    [ApiVersion1RoutePrefix("tasks")]</w:t>
        </w:r>
      </w:ins>
    </w:p>
    <w:p w14:paraId="36FA6697" w14:textId="77777777" w:rsidR="004B6FCB" w:rsidRPr="004B6FCB" w:rsidRDefault="004B6FCB">
      <w:pPr>
        <w:pStyle w:val="Code"/>
        <w:rPr>
          <w:ins w:id="1472" w:author="Brian Wortman" w:date="2014-04-26T21:21:00Z"/>
        </w:rPr>
        <w:pPrChange w:id="1473" w:author="Brian Wortman" w:date="2014-04-26T21:21:00Z">
          <w:pPr>
            <w:pStyle w:val="BodyTextCont"/>
          </w:pPr>
        </w:pPrChange>
      </w:pPr>
      <w:ins w:id="1474" w:author="Brian Wortman" w:date="2014-04-26T21:21:00Z">
        <w:r w:rsidRPr="004B6FCB">
          <w:t xml:space="preserve">    public class TasksController : ApiController</w:t>
        </w:r>
      </w:ins>
    </w:p>
    <w:p w14:paraId="3F3E906A" w14:textId="77777777" w:rsidR="004B6FCB" w:rsidRPr="004B6FCB" w:rsidRDefault="004B6FCB">
      <w:pPr>
        <w:pStyle w:val="Code"/>
        <w:rPr>
          <w:ins w:id="1475" w:author="Brian Wortman" w:date="2014-04-26T21:21:00Z"/>
        </w:rPr>
        <w:pPrChange w:id="1476" w:author="Brian Wortman" w:date="2014-04-26T21:21:00Z">
          <w:pPr>
            <w:pStyle w:val="BodyTextCont"/>
          </w:pPr>
        </w:pPrChange>
      </w:pPr>
      <w:ins w:id="1477" w:author="Brian Wortman" w:date="2014-04-26T21:21:00Z">
        <w:r w:rsidRPr="004B6FCB">
          <w:t xml:space="preserve">    {</w:t>
        </w:r>
      </w:ins>
    </w:p>
    <w:p w14:paraId="5E36F904" w14:textId="77777777" w:rsidR="004B6FCB" w:rsidRPr="004B6FCB" w:rsidRDefault="004B6FCB">
      <w:pPr>
        <w:pStyle w:val="Code"/>
        <w:rPr>
          <w:ins w:id="1478" w:author="Brian Wortman" w:date="2014-04-26T21:21:00Z"/>
        </w:rPr>
        <w:pPrChange w:id="1479" w:author="Brian Wortman" w:date="2014-04-26T21:21:00Z">
          <w:pPr>
            <w:pStyle w:val="BodyTextCont"/>
          </w:pPr>
        </w:pPrChange>
      </w:pPr>
      <w:ins w:id="1480" w:author="Brian Wortman" w:date="2014-04-26T21:21:00Z">
        <w:r w:rsidRPr="004B6FCB">
          <w:t xml:space="preserve">    }</w:t>
        </w:r>
      </w:ins>
    </w:p>
    <w:p w14:paraId="50F3EA84" w14:textId="7DFBE55E" w:rsidR="004B6FCB" w:rsidRDefault="004B6FCB">
      <w:pPr>
        <w:pStyle w:val="Code"/>
        <w:rPr>
          <w:ins w:id="1481" w:author="Brian Wortman" w:date="2014-04-26T21:19:00Z"/>
        </w:rPr>
        <w:pPrChange w:id="1482" w:author="Brian Wortman" w:date="2014-04-26T21:21:00Z">
          <w:pPr/>
        </w:pPrChange>
      </w:pPr>
      <w:ins w:id="1483" w:author="Brian Wortman" w:date="2014-04-26T21:21:00Z">
        <w:r w:rsidRPr="004B6FCB">
          <w:t>}</w:t>
        </w:r>
      </w:ins>
    </w:p>
    <w:p w14:paraId="3878A897" w14:textId="4BDCE6FD" w:rsidR="004B6FCB" w:rsidRDefault="00B55303">
      <w:pPr>
        <w:pStyle w:val="BodyTextCont"/>
        <w:rPr>
          <w:ins w:id="1484" w:author="Brian Wortman" w:date="2014-04-26T21:23:00Z"/>
        </w:rPr>
        <w:pPrChange w:id="1485" w:author="Brian Wortman" w:date="2014-04-26T16:05:00Z">
          <w:pPr/>
        </w:pPrChange>
      </w:pPr>
      <w:ins w:id="1486" w:author="Brian Wortman" w:date="2014-04-26T21:23:00Z">
        <w:r>
          <w:t xml:space="preserve">Looking at the </w:t>
        </w:r>
        <w:r w:rsidRPr="00161103">
          <w:t>ApiVersion1RoutePrefixAttribute</w:t>
        </w:r>
        <w:r w:rsidRPr="00B55303">
          <w:t xml:space="preserve"> </w:t>
        </w:r>
        <w:r>
          <w:t xml:space="preserve">class and the </w:t>
        </w:r>
        <w:proofErr w:type="spellStart"/>
        <w:r>
          <w:t>TasksController</w:t>
        </w:r>
        <w:proofErr w:type="spellEnd"/>
        <w:r>
          <w:t xml:space="preserve"> class we can see that t</w:t>
        </w:r>
      </w:ins>
      <w:ins w:id="1487" w:author="Brian Wortman" w:date="2014-04-26T21:22:00Z">
        <w:r>
          <w:t>his is equivalent to</w:t>
        </w:r>
      </w:ins>
      <w:ins w:id="1488" w:author="Brian Wortman" w:date="2014-04-26T21:39:00Z">
        <w:r w:rsidR="000161EA">
          <w:t xml:space="preserve"> the following</w:t>
        </w:r>
      </w:ins>
      <w:ins w:id="1489" w:author="Brian Wortman" w:date="2014-04-26T21:23:00Z">
        <w:r>
          <w:t>:</w:t>
        </w:r>
      </w:ins>
    </w:p>
    <w:p w14:paraId="49162483" w14:textId="77777777" w:rsidR="00B55303" w:rsidRPr="00200A8F" w:rsidRDefault="00B55303">
      <w:pPr>
        <w:pStyle w:val="Code"/>
        <w:rPr>
          <w:ins w:id="1490" w:author="Brian Wortman" w:date="2014-04-26T21:24:00Z"/>
        </w:rPr>
      </w:pPr>
      <w:ins w:id="1491" w:author="Brian Wortman" w:date="2014-04-26T21:24:00Z">
        <w:r w:rsidRPr="00200A8F">
          <w:t>using System.Web.Http;</w:t>
        </w:r>
      </w:ins>
    </w:p>
    <w:p w14:paraId="71839725" w14:textId="77777777" w:rsidR="00B55303" w:rsidRPr="00B55303" w:rsidRDefault="00B55303">
      <w:pPr>
        <w:pStyle w:val="Code"/>
        <w:rPr>
          <w:ins w:id="1492" w:author="Brian Wortman" w:date="2014-04-26T21:24:00Z"/>
        </w:rPr>
      </w:pPr>
      <w:ins w:id="1493" w:author="Brian Wortman" w:date="2014-04-26T21:24:00Z">
        <w:r w:rsidRPr="00B55303">
          <w:t>using WebApi2Book.Web.Common.Routing;</w:t>
        </w:r>
      </w:ins>
    </w:p>
    <w:p w14:paraId="604A5350" w14:textId="77777777" w:rsidR="00B55303" w:rsidRPr="00B55303" w:rsidRDefault="00B55303">
      <w:pPr>
        <w:pStyle w:val="Code"/>
        <w:rPr>
          <w:ins w:id="1494" w:author="Brian Wortman" w:date="2014-04-26T21:24:00Z"/>
        </w:rPr>
      </w:pPr>
    </w:p>
    <w:p w14:paraId="1E6AFB0E" w14:textId="77777777" w:rsidR="00B55303" w:rsidRPr="00B55303" w:rsidRDefault="00B55303">
      <w:pPr>
        <w:pStyle w:val="Code"/>
        <w:rPr>
          <w:ins w:id="1495" w:author="Brian Wortman" w:date="2014-04-26T21:24:00Z"/>
        </w:rPr>
      </w:pPr>
      <w:ins w:id="1496" w:author="Brian Wortman" w:date="2014-04-26T21:24:00Z">
        <w:r w:rsidRPr="00B55303">
          <w:t>namespace WebApi2Book.Web.Api.Controllers.V1</w:t>
        </w:r>
      </w:ins>
    </w:p>
    <w:p w14:paraId="092E1D82" w14:textId="77777777" w:rsidR="00B55303" w:rsidRPr="00B55303" w:rsidRDefault="00B55303">
      <w:pPr>
        <w:pStyle w:val="Code"/>
        <w:rPr>
          <w:ins w:id="1497" w:author="Brian Wortman" w:date="2014-04-26T21:24:00Z"/>
        </w:rPr>
      </w:pPr>
      <w:ins w:id="1498" w:author="Brian Wortman" w:date="2014-04-26T21:24:00Z">
        <w:r w:rsidRPr="00B55303">
          <w:t>{</w:t>
        </w:r>
      </w:ins>
    </w:p>
    <w:p w14:paraId="492EBA66" w14:textId="4B00EC8D" w:rsidR="00B55303" w:rsidRPr="00200A8F" w:rsidRDefault="00B55303">
      <w:pPr>
        <w:pStyle w:val="Code"/>
        <w:rPr>
          <w:ins w:id="1499" w:author="Brian Wortman" w:date="2014-04-26T21:24:00Z"/>
        </w:rPr>
      </w:pPr>
      <w:ins w:id="1500" w:author="Brian Wortman" w:date="2014-04-26T21:24:00Z">
        <w:r>
          <w:t xml:space="preserve">   </w:t>
        </w:r>
        <w:bookmarkStart w:id="1501" w:name="OLE_LINK1"/>
        <w:bookmarkStart w:id="1502" w:name="OLE_LINK2"/>
        <w:r>
          <w:t xml:space="preserve"> [</w:t>
        </w:r>
        <w:r w:rsidRPr="00B55303">
          <w:t>RoutePrefix("</w:t>
        </w:r>
      </w:ins>
      <w:ins w:id="1503" w:author="Brian Wortman" w:date="2014-04-26T21:25:00Z">
        <w:r w:rsidRPr="00B55303">
          <w:t>api/{apiVersion:apiVersionConstraint(v1)}</w:t>
        </w:r>
      </w:ins>
      <w:ins w:id="1504" w:author="Brian Wortman" w:date="2014-04-26T21:29:00Z">
        <w:r w:rsidR="00AA69FE">
          <w:t>/tasks</w:t>
        </w:r>
      </w:ins>
      <w:ins w:id="1505" w:author="Brian Wortman" w:date="2014-04-26T21:25:00Z">
        <w:r w:rsidRPr="00B55303">
          <w:t>"</w:t>
        </w:r>
      </w:ins>
      <w:ins w:id="1506" w:author="Brian Wortman" w:date="2014-04-26T21:24:00Z">
        <w:r w:rsidRPr="00200A8F">
          <w:t>)]</w:t>
        </w:r>
        <w:bookmarkEnd w:id="1501"/>
        <w:bookmarkEnd w:id="1502"/>
      </w:ins>
    </w:p>
    <w:p w14:paraId="20B1C169" w14:textId="77777777" w:rsidR="00B55303" w:rsidRPr="00B55303" w:rsidRDefault="00B55303">
      <w:pPr>
        <w:pStyle w:val="Code"/>
        <w:rPr>
          <w:ins w:id="1507" w:author="Brian Wortman" w:date="2014-04-26T21:24:00Z"/>
        </w:rPr>
      </w:pPr>
      <w:ins w:id="1508" w:author="Brian Wortman" w:date="2014-04-26T21:24:00Z">
        <w:r w:rsidRPr="00B55303">
          <w:t xml:space="preserve">    public class TasksController : ApiController</w:t>
        </w:r>
      </w:ins>
    </w:p>
    <w:p w14:paraId="5E559144" w14:textId="77777777" w:rsidR="00B55303" w:rsidRPr="00B55303" w:rsidRDefault="00B55303">
      <w:pPr>
        <w:pStyle w:val="Code"/>
        <w:rPr>
          <w:ins w:id="1509" w:author="Brian Wortman" w:date="2014-04-26T21:24:00Z"/>
        </w:rPr>
      </w:pPr>
      <w:ins w:id="1510" w:author="Brian Wortman" w:date="2014-04-26T21:24:00Z">
        <w:r w:rsidRPr="00B55303">
          <w:t xml:space="preserve">    {</w:t>
        </w:r>
      </w:ins>
    </w:p>
    <w:p w14:paraId="13B2B96B" w14:textId="77777777" w:rsidR="00B55303" w:rsidRPr="00B55303" w:rsidRDefault="00B55303">
      <w:pPr>
        <w:pStyle w:val="Code"/>
        <w:rPr>
          <w:ins w:id="1511" w:author="Brian Wortman" w:date="2014-04-26T21:24:00Z"/>
        </w:rPr>
      </w:pPr>
      <w:ins w:id="1512" w:author="Brian Wortman" w:date="2014-04-26T21:24:00Z">
        <w:r w:rsidRPr="00B55303">
          <w:t xml:space="preserve">    }</w:t>
        </w:r>
      </w:ins>
    </w:p>
    <w:p w14:paraId="4A7FFDEF" w14:textId="77777777" w:rsidR="00B55303" w:rsidRPr="00B55303" w:rsidRDefault="00B55303">
      <w:pPr>
        <w:pStyle w:val="Code"/>
        <w:rPr>
          <w:ins w:id="1513" w:author="Brian Wortman" w:date="2014-04-26T21:24:00Z"/>
        </w:rPr>
      </w:pPr>
      <w:ins w:id="1514" w:author="Brian Wortman" w:date="2014-04-26T21:24:00Z">
        <w:r w:rsidRPr="00B55303">
          <w:t>}</w:t>
        </w:r>
      </w:ins>
    </w:p>
    <w:p w14:paraId="46766413" w14:textId="278583EB" w:rsidR="00B55303" w:rsidRDefault="00AA69FE">
      <w:pPr>
        <w:pStyle w:val="BodyTextCont"/>
        <w:rPr>
          <w:ins w:id="1515" w:author="Brian Wortman" w:date="2014-04-26T22:50:00Z"/>
        </w:rPr>
        <w:pPrChange w:id="1516" w:author="Brian Wortman" w:date="2014-04-26T16:05:00Z">
          <w:pPr/>
        </w:pPrChange>
      </w:pPr>
      <w:ins w:id="1517" w:author="Brian Wortman" w:date="2014-04-26T21:30:00Z">
        <w:r>
          <w:t xml:space="preserve">Recalling what we learned in the Attribute-Based Routing section earlier in the chapter we </w:t>
        </w:r>
      </w:ins>
      <w:ins w:id="1518" w:author="Brian Wortman" w:date="2014-04-26T21:31:00Z">
        <w:r w:rsidR="0091195F">
          <w:t xml:space="preserve">now recognize that the </w:t>
        </w:r>
      </w:ins>
      <w:proofErr w:type="spellStart"/>
      <w:ins w:id="1519" w:author="Brian Wortman" w:date="2014-04-26T21:32:00Z">
        <w:r w:rsidR="0091195F">
          <w:t>RoutePrefix</w:t>
        </w:r>
        <w:proofErr w:type="spellEnd"/>
        <w:r w:rsidR="0091195F">
          <w:t xml:space="preserve"> attribute is configured to match a URL path of </w:t>
        </w:r>
        <w:proofErr w:type="spellStart"/>
        <w:r w:rsidR="0091195F">
          <w:t>api</w:t>
        </w:r>
        <w:proofErr w:type="spellEnd"/>
        <w:r w:rsidR="0091195F">
          <w:t>/{</w:t>
        </w:r>
        <w:proofErr w:type="spellStart"/>
        <w:r w:rsidR="0091195F">
          <w:t>apiVersion</w:t>
        </w:r>
        <w:proofErr w:type="spellEnd"/>
        <w:r w:rsidR="0091195F">
          <w:t xml:space="preserve">}/tasks, where the </w:t>
        </w:r>
        <w:proofErr w:type="spellStart"/>
        <w:r w:rsidR="0091195F">
          <w:t>apiVersion</w:t>
        </w:r>
        <w:proofErr w:type="spellEnd"/>
        <w:r w:rsidR="0091195F">
          <w:t xml:space="preserve"> parameter is constrained </w:t>
        </w:r>
      </w:ins>
      <w:ins w:id="1520" w:author="Brian Wortman" w:date="2014-04-26T21:34:00Z">
        <w:r w:rsidR="0091195F">
          <w:t xml:space="preserve">by our custom </w:t>
        </w:r>
        <w:proofErr w:type="spellStart"/>
        <w:r w:rsidR="0091195F">
          <w:t>IHttpRouteConstraint</w:t>
        </w:r>
        <w:proofErr w:type="spellEnd"/>
        <w:r w:rsidR="0091195F">
          <w:t xml:space="preserve"> </w:t>
        </w:r>
      </w:ins>
      <w:ins w:id="1521" w:author="Brian Wortman" w:date="2014-04-26T21:32:00Z">
        <w:r w:rsidR="0091195F">
          <w:t>to a value of "v1".</w:t>
        </w:r>
      </w:ins>
      <w:ins w:id="1522" w:author="Brian Wortman" w:date="2014-04-26T21:48:00Z">
        <w:r w:rsidR="00A93236">
          <w:t xml:space="preserve"> Make sense?</w:t>
        </w:r>
      </w:ins>
    </w:p>
    <w:p w14:paraId="5302EE5A" w14:textId="17009BD0" w:rsidR="00397E12" w:rsidRDefault="002E357E">
      <w:pPr>
        <w:pStyle w:val="BodyTextCont"/>
        <w:rPr>
          <w:ins w:id="1523" w:author="Brian Wortman" w:date="2014-04-26T22:53:00Z"/>
        </w:rPr>
        <w:pPrChange w:id="1524" w:author="Brian Wortman" w:date="2014-04-26T16:05:00Z">
          <w:pPr/>
        </w:pPrChange>
      </w:pPr>
      <w:ins w:id="1525" w:author="Brian Wortman" w:date="2014-04-26T22:50:00Z">
        <w:r>
          <w:t>Go ahead and stub-in implementations f</w:t>
        </w:r>
        <w:r w:rsidR="00397E12">
          <w:t>or both controllers as follows</w:t>
        </w:r>
      </w:ins>
      <w:ins w:id="1526" w:author="Brian Wortman" w:date="2014-04-26T22:54:00Z">
        <w:r w:rsidR="00397E12">
          <w:t>. We'll flesh out the implementation later</w:t>
        </w:r>
      </w:ins>
      <w:ins w:id="1527" w:author="Brian Wortman" w:date="2014-04-26T22:55:00Z">
        <w:r w:rsidR="00397E12">
          <w:t>; f</w:t>
        </w:r>
      </w:ins>
      <w:ins w:id="1528" w:author="Brian Wortman" w:date="2014-04-26T22:54:00Z">
        <w:r w:rsidR="00397E12">
          <w:t>or now, we're trying to demonstrate that we can properly support versioned routes</w:t>
        </w:r>
      </w:ins>
      <w:ins w:id="1529" w:author="Brian Wortman" w:date="2014-04-26T22:50:00Z">
        <w:r w:rsidR="00397E12">
          <w:t xml:space="preserve">. First, </w:t>
        </w:r>
      </w:ins>
      <w:ins w:id="1530" w:author="Brian Wortman" w:date="2014-04-26T22:58:00Z">
        <w:r w:rsidR="00397E12">
          <w:t xml:space="preserve">implement </w:t>
        </w:r>
      </w:ins>
      <w:ins w:id="1531" w:author="Brian Wortman" w:date="2014-04-26T22:50:00Z">
        <w:r w:rsidR="00397E12">
          <w:t>the V1 controller</w:t>
        </w:r>
      </w:ins>
      <w:ins w:id="1532" w:author="Brian Wortman" w:date="2014-04-26T22:56:00Z">
        <w:r w:rsidR="00397E12">
          <w:t>…</w:t>
        </w:r>
      </w:ins>
    </w:p>
    <w:p w14:paraId="6EF7F74F" w14:textId="77777777" w:rsidR="00397E12" w:rsidRPr="00397E12" w:rsidRDefault="00397E12">
      <w:pPr>
        <w:pStyle w:val="Code"/>
        <w:rPr>
          <w:ins w:id="1533" w:author="Brian Wortman" w:date="2014-04-26T22:54:00Z"/>
        </w:rPr>
        <w:pPrChange w:id="1534" w:author="Brian Wortman" w:date="2014-04-26T22:54:00Z">
          <w:pPr>
            <w:pStyle w:val="BodyTextCont"/>
          </w:pPr>
        </w:pPrChange>
      </w:pPr>
      <w:ins w:id="1535" w:author="Brian Wortman" w:date="2014-04-26T22:54:00Z">
        <w:r w:rsidRPr="00397E12">
          <w:t>using System.Net.Http;</w:t>
        </w:r>
      </w:ins>
    </w:p>
    <w:p w14:paraId="39D79713" w14:textId="77777777" w:rsidR="00397E12" w:rsidRPr="00397E12" w:rsidRDefault="00397E12">
      <w:pPr>
        <w:pStyle w:val="Code"/>
        <w:rPr>
          <w:ins w:id="1536" w:author="Brian Wortman" w:date="2014-04-26T22:54:00Z"/>
        </w:rPr>
        <w:pPrChange w:id="1537" w:author="Brian Wortman" w:date="2014-04-26T22:54:00Z">
          <w:pPr>
            <w:pStyle w:val="BodyTextCont"/>
          </w:pPr>
        </w:pPrChange>
      </w:pPr>
      <w:ins w:id="1538" w:author="Brian Wortman" w:date="2014-04-26T22:54:00Z">
        <w:r w:rsidRPr="00397E12">
          <w:t>using System.Web.Http;</w:t>
        </w:r>
      </w:ins>
    </w:p>
    <w:p w14:paraId="1ECB73AB" w14:textId="77777777" w:rsidR="00397E12" w:rsidRPr="00397E12" w:rsidRDefault="00397E12">
      <w:pPr>
        <w:pStyle w:val="Code"/>
        <w:rPr>
          <w:ins w:id="1539" w:author="Brian Wortman" w:date="2014-04-26T22:54:00Z"/>
        </w:rPr>
        <w:pPrChange w:id="1540" w:author="Brian Wortman" w:date="2014-04-26T22:54:00Z">
          <w:pPr>
            <w:pStyle w:val="BodyTextCont"/>
          </w:pPr>
        </w:pPrChange>
      </w:pPr>
      <w:ins w:id="1541" w:author="Brian Wortman" w:date="2014-04-26T22:54:00Z">
        <w:r w:rsidRPr="00397E12">
          <w:t>using WebApi2Book.Web.Common.Routing;</w:t>
        </w:r>
      </w:ins>
    </w:p>
    <w:p w14:paraId="7E2130B2" w14:textId="77777777" w:rsidR="00397E12" w:rsidRPr="00397E12" w:rsidRDefault="00397E12">
      <w:pPr>
        <w:pStyle w:val="Code"/>
        <w:rPr>
          <w:ins w:id="1542" w:author="Brian Wortman" w:date="2014-04-26T22:54:00Z"/>
        </w:rPr>
        <w:pPrChange w:id="1543" w:author="Brian Wortman" w:date="2014-04-26T22:54:00Z">
          <w:pPr>
            <w:pStyle w:val="BodyTextCont"/>
          </w:pPr>
        </w:pPrChange>
      </w:pPr>
    </w:p>
    <w:p w14:paraId="5A562B1A" w14:textId="77777777" w:rsidR="00397E12" w:rsidRPr="00397E12" w:rsidRDefault="00397E12">
      <w:pPr>
        <w:pStyle w:val="Code"/>
        <w:rPr>
          <w:ins w:id="1544" w:author="Brian Wortman" w:date="2014-04-26T22:54:00Z"/>
        </w:rPr>
        <w:pPrChange w:id="1545" w:author="Brian Wortman" w:date="2014-04-26T22:54:00Z">
          <w:pPr>
            <w:pStyle w:val="BodyTextCont"/>
          </w:pPr>
        </w:pPrChange>
      </w:pPr>
      <w:ins w:id="1546" w:author="Brian Wortman" w:date="2014-04-26T22:54:00Z">
        <w:r w:rsidRPr="00397E12">
          <w:t>namespace WebApi2Book.Web.Api.Controllers.V1</w:t>
        </w:r>
      </w:ins>
    </w:p>
    <w:p w14:paraId="36C069D3" w14:textId="77777777" w:rsidR="00397E12" w:rsidRPr="00397E12" w:rsidRDefault="00397E12">
      <w:pPr>
        <w:pStyle w:val="Code"/>
        <w:rPr>
          <w:ins w:id="1547" w:author="Brian Wortman" w:date="2014-04-26T22:54:00Z"/>
        </w:rPr>
        <w:pPrChange w:id="1548" w:author="Brian Wortman" w:date="2014-04-26T22:54:00Z">
          <w:pPr>
            <w:pStyle w:val="BodyTextCont"/>
          </w:pPr>
        </w:pPrChange>
      </w:pPr>
      <w:ins w:id="1549" w:author="Brian Wortman" w:date="2014-04-26T22:54:00Z">
        <w:r w:rsidRPr="00397E12">
          <w:t>{</w:t>
        </w:r>
      </w:ins>
    </w:p>
    <w:p w14:paraId="0EA89447" w14:textId="77777777" w:rsidR="00397E12" w:rsidRPr="00397E12" w:rsidRDefault="00397E12">
      <w:pPr>
        <w:pStyle w:val="Code"/>
        <w:rPr>
          <w:ins w:id="1550" w:author="Brian Wortman" w:date="2014-04-26T22:54:00Z"/>
        </w:rPr>
        <w:pPrChange w:id="1551" w:author="Brian Wortman" w:date="2014-04-26T22:54:00Z">
          <w:pPr>
            <w:pStyle w:val="BodyTextCont"/>
          </w:pPr>
        </w:pPrChange>
      </w:pPr>
      <w:ins w:id="1552" w:author="Brian Wortman" w:date="2014-04-26T22:54:00Z">
        <w:r w:rsidRPr="00397E12">
          <w:t xml:space="preserve">    [ApiVersion1RoutePrefix("tasks")]</w:t>
        </w:r>
      </w:ins>
    </w:p>
    <w:p w14:paraId="744D2C59" w14:textId="77777777" w:rsidR="00397E12" w:rsidRPr="00397E12" w:rsidRDefault="00397E12">
      <w:pPr>
        <w:pStyle w:val="Code"/>
        <w:rPr>
          <w:ins w:id="1553" w:author="Brian Wortman" w:date="2014-04-26T22:54:00Z"/>
        </w:rPr>
        <w:pPrChange w:id="1554" w:author="Brian Wortman" w:date="2014-04-26T22:54:00Z">
          <w:pPr>
            <w:pStyle w:val="BodyTextCont"/>
          </w:pPr>
        </w:pPrChange>
      </w:pPr>
      <w:ins w:id="1555" w:author="Brian Wortman" w:date="2014-04-26T22:54:00Z">
        <w:r w:rsidRPr="00397E12">
          <w:t xml:space="preserve">    public class TasksController : ApiController</w:t>
        </w:r>
      </w:ins>
    </w:p>
    <w:p w14:paraId="4FAB5A40" w14:textId="77777777" w:rsidR="00397E12" w:rsidRPr="00397E12" w:rsidRDefault="00397E12">
      <w:pPr>
        <w:pStyle w:val="Code"/>
        <w:rPr>
          <w:ins w:id="1556" w:author="Brian Wortman" w:date="2014-04-26T22:54:00Z"/>
        </w:rPr>
        <w:pPrChange w:id="1557" w:author="Brian Wortman" w:date="2014-04-26T22:54:00Z">
          <w:pPr>
            <w:pStyle w:val="BodyTextCont"/>
          </w:pPr>
        </w:pPrChange>
      </w:pPr>
      <w:ins w:id="1558" w:author="Brian Wortman" w:date="2014-04-26T22:54:00Z">
        <w:r w:rsidRPr="00397E12">
          <w:t xml:space="preserve">    {</w:t>
        </w:r>
      </w:ins>
    </w:p>
    <w:p w14:paraId="7BB23644" w14:textId="77777777" w:rsidR="00397E12" w:rsidRPr="00397E12" w:rsidRDefault="00397E12">
      <w:pPr>
        <w:pStyle w:val="Code"/>
        <w:rPr>
          <w:ins w:id="1559" w:author="Brian Wortman" w:date="2014-04-26T22:54:00Z"/>
        </w:rPr>
        <w:pPrChange w:id="1560" w:author="Brian Wortman" w:date="2014-04-26T22:54:00Z">
          <w:pPr>
            <w:pStyle w:val="BodyTextCont"/>
          </w:pPr>
        </w:pPrChange>
      </w:pPr>
      <w:ins w:id="1561" w:author="Brian Wortman" w:date="2014-04-26T22:54:00Z">
        <w:r w:rsidRPr="00397E12">
          <w:t xml:space="preserve">        [Route("", Name = "AddTaskRoute")]</w:t>
        </w:r>
      </w:ins>
    </w:p>
    <w:p w14:paraId="7ED8D9EB" w14:textId="77777777" w:rsidR="00397E12" w:rsidRPr="00397E12" w:rsidRDefault="00397E12">
      <w:pPr>
        <w:pStyle w:val="Code"/>
        <w:rPr>
          <w:ins w:id="1562" w:author="Brian Wortman" w:date="2014-04-26T22:54:00Z"/>
        </w:rPr>
        <w:pPrChange w:id="1563" w:author="Brian Wortman" w:date="2014-04-26T22:54:00Z">
          <w:pPr>
            <w:pStyle w:val="BodyTextCont"/>
          </w:pPr>
        </w:pPrChange>
      </w:pPr>
      <w:ins w:id="1564" w:author="Brian Wortman" w:date="2014-04-26T22:54:00Z">
        <w:r w:rsidRPr="00397E12">
          <w:t xml:space="preserve">        [HttpPost]</w:t>
        </w:r>
      </w:ins>
    </w:p>
    <w:p w14:paraId="602CF917" w14:textId="77777777" w:rsidR="00397E12" w:rsidRPr="00397E12" w:rsidRDefault="00397E12">
      <w:pPr>
        <w:pStyle w:val="Code"/>
        <w:rPr>
          <w:ins w:id="1565" w:author="Brian Wortman" w:date="2014-04-26T22:54:00Z"/>
        </w:rPr>
        <w:pPrChange w:id="1566" w:author="Brian Wortman" w:date="2014-04-26T22:54:00Z">
          <w:pPr>
            <w:pStyle w:val="BodyTextCont"/>
          </w:pPr>
        </w:pPrChange>
      </w:pPr>
      <w:ins w:id="1567" w:author="Brian Wortman" w:date="2014-04-26T22:54:00Z">
        <w:r w:rsidRPr="00397E12">
          <w:t xml:space="preserve">        public string AddTask(HttpRequestMessage requestMessage, Models.Task newTask)</w:t>
        </w:r>
      </w:ins>
    </w:p>
    <w:p w14:paraId="385CD6C6" w14:textId="77777777" w:rsidR="00397E12" w:rsidRPr="00397E12" w:rsidRDefault="00397E12">
      <w:pPr>
        <w:pStyle w:val="Code"/>
        <w:rPr>
          <w:ins w:id="1568" w:author="Brian Wortman" w:date="2014-04-26T22:54:00Z"/>
        </w:rPr>
        <w:pPrChange w:id="1569" w:author="Brian Wortman" w:date="2014-04-26T22:54:00Z">
          <w:pPr>
            <w:pStyle w:val="BodyTextCont"/>
          </w:pPr>
        </w:pPrChange>
      </w:pPr>
      <w:ins w:id="1570" w:author="Brian Wortman" w:date="2014-04-26T22:54:00Z">
        <w:r w:rsidRPr="00397E12">
          <w:t xml:space="preserve">        {</w:t>
        </w:r>
      </w:ins>
    </w:p>
    <w:p w14:paraId="5CA84797" w14:textId="77777777" w:rsidR="00397E12" w:rsidRPr="00397E12" w:rsidRDefault="00397E12">
      <w:pPr>
        <w:pStyle w:val="Code"/>
        <w:rPr>
          <w:ins w:id="1571" w:author="Brian Wortman" w:date="2014-04-26T22:54:00Z"/>
        </w:rPr>
        <w:pPrChange w:id="1572" w:author="Brian Wortman" w:date="2014-04-26T22:54:00Z">
          <w:pPr>
            <w:pStyle w:val="BodyTextCont"/>
          </w:pPr>
        </w:pPrChange>
      </w:pPr>
      <w:ins w:id="1573" w:author="Brian Wortman" w:date="2014-04-26T22:54:00Z">
        <w:r w:rsidRPr="00397E12">
          <w:t xml:space="preserve">            return "In v1, newTask.Subject = " + newTask.Subject;</w:t>
        </w:r>
      </w:ins>
    </w:p>
    <w:p w14:paraId="3ECF47A5" w14:textId="77777777" w:rsidR="00397E12" w:rsidRPr="00397E12" w:rsidRDefault="00397E12">
      <w:pPr>
        <w:pStyle w:val="Code"/>
        <w:rPr>
          <w:ins w:id="1574" w:author="Brian Wortman" w:date="2014-04-26T22:54:00Z"/>
        </w:rPr>
        <w:pPrChange w:id="1575" w:author="Brian Wortman" w:date="2014-04-26T22:54:00Z">
          <w:pPr>
            <w:pStyle w:val="BodyTextCont"/>
          </w:pPr>
        </w:pPrChange>
      </w:pPr>
      <w:ins w:id="1576" w:author="Brian Wortman" w:date="2014-04-26T22:54:00Z">
        <w:r w:rsidRPr="00397E12">
          <w:t xml:space="preserve">        }</w:t>
        </w:r>
      </w:ins>
    </w:p>
    <w:p w14:paraId="30FC4BFA" w14:textId="77777777" w:rsidR="00397E12" w:rsidRPr="00397E12" w:rsidRDefault="00397E12">
      <w:pPr>
        <w:pStyle w:val="Code"/>
        <w:rPr>
          <w:ins w:id="1577" w:author="Brian Wortman" w:date="2014-04-26T22:54:00Z"/>
        </w:rPr>
        <w:pPrChange w:id="1578" w:author="Brian Wortman" w:date="2014-04-26T22:54:00Z">
          <w:pPr>
            <w:pStyle w:val="BodyTextCont"/>
          </w:pPr>
        </w:pPrChange>
      </w:pPr>
      <w:ins w:id="1579" w:author="Brian Wortman" w:date="2014-04-26T22:54:00Z">
        <w:r w:rsidRPr="00397E12">
          <w:t xml:space="preserve">    }</w:t>
        </w:r>
      </w:ins>
    </w:p>
    <w:p w14:paraId="4750E03B" w14:textId="59FB70CA" w:rsidR="00397E12" w:rsidRDefault="00397E12">
      <w:pPr>
        <w:pStyle w:val="Code"/>
        <w:rPr>
          <w:ins w:id="1580" w:author="Brian Wortman" w:date="2014-04-26T22:53:00Z"/>
        </w:rPr>
        <w:pPrChange w:id="1581" w:author="Brian Wortman" w:date="2014-04-26T22:54:00Z">
          <w:pPr/>
        </w:pPrChange>
      </w:pPr>
      <w:ins w:id="1582" w:author="Brian Wortman" w:date="2014-04-26T22:54:00Z">
        <w:r w:rsidRPr="00397E12">
          <w:t>}</w:t>
        </w:r>
      </w:ins>
    </w:p>
    <w:p w14:paraId="04B71F83" w14:textId="3C5AC660" w:rsidR="00397E12" w:rsidRDefault="00397E12">
      <w:pPr>
        <w:pStyle w:val="BodyTextCont"/>
        <w:rPr>
          <w:ins w:id="1583" w:author="Brian Wortman" w:date="2014-04-26T22:56:00Z"/>
        </w:rPr>
        <w:pPrChange w:id="1584" w:author="Brian Wortman" w:date="2014-04-26T16:05:00Z">
          <w:pPr/>
        </w:pPrChange>
      </w:pPr>
      <w:ins w:id="1585" w:author="Brian Wortman" w:date="2014-04-26T22:56:00Z">
        <w:r>
          <w:lastRenderedPageBreak/>
          <w:t xml:space="preserve">And now </w:t>
        </w:r>
      </w:ins>
      <w:ins w:id="1586" w:author="Brian Wortman" w:date="2014-04-26T22:58:00Z">
        <w:r w:rsidR="009634AF">
          <w:t>implement</w:t>
        </w:r>
      </w:ins>
      <w:ins w:id="1587" w:author="Brian Wortman" w:date="2014-04-26T22:56:00Z">
        <w:r w:rsidR="009634AF">
          <w:t xml:space="preserve"> the V2 controller</w:t>
        </w:r>
      </w:ins>
      <w:ins w:id="1588" w:author="Brian Wortman" w:date="2014-04-26T22:58:00Z">
        <w:r w:rsidR="009634AF">
          <w:t>…</w:t>
        </w:r>
      </w:ins>
    </w:p>
    <w:p w14:paraId="5F4CB822" w14:textId="77777777" w:rsidR="00397E12" w:rsidRPr="00397E12" w:rsidRDefault="00397E12">
      <w:pPr>
        <w:pStyle w:val="Code"/>
        <w:rPr>
          <w:ins w:id="1589" w:author="Brian Wortman" w:date="2014-04-26T22:57:00Z"/>
        </w:rPr>
        <w:pPrChange w:id="1590" w:author="Brian Wortman" w:date="2014-04-26T22:57:00Z">
          <w:pPr>
            <w:pStyle w:val="BodyTextCont"/>
          </w:pPr>
        </w:pPrChange>
      </w:pPr>
      <w:ins w:id="1591" w:author="Brian Wortman" w:date="2014-04-26T22:57:00Z">
        <w:r w:rsidRPr="00397E12">
          <w:t>using System.Net.Http;</w:t>
        </w:r>
      </w:ins>
    </w:p>
    <w:p w14:paraId="1D40C76C" w14:textId="77777777" w:rsidR="00397E12" w:rsidRPr="00397E12" w:rsidRDefault="00397E12">
      <w:pPr>
        <w:pStyle w:val="Code"/>
        <w:rPr>
          <w:ins w:id="1592" w:author="Brian Wortman" w:date="2014-04-26T22:57:00Z"/>
        </w:rPr>
        <w:pPrChange w:id="1593" w:author="Brian Wortman" w:date="2014-04-26T22:57:00Z">
          <w:pPr>
            <w:pStyle w:val="BodyTextCont"/>
          </w:pPr>
        </w:pPrChange>
      </w:pPr>
      <w:ins w:id="1594" w:author="Brian Wortman" w:date="2014-04-26T22:57:00Z">
        <w:r w:rsidRPr="00397E12">
          <w:t>using System.Web.Http;</w:t>
        </w:r>
      </w:ins>
    </w:p>
    <w:p w14:paraId="592F3042" w14:textId="77777777" w:rsidR="00397E12" w:rsidRPr="00397E12" w:rsidRDefault="00397E12">
      <w:pPr>
        <w:pStyle w:val="Code"/>
        <w:rPr>
          <w:ins w:id="1595" w:author="Brian Wortman" w:date="2014-04-26T22:57:00Z"/>
        </w:rPr>
        <w:pPrChange w:id="1596" w:author="Brian Wortman" w:date="2014-04-26T22:57:00Z">
          <w:pPr>
            <w:pStyle w:val="BodyTextCont"/>
          </w:pPr>
        </w:pPrChange>
      </w:pPr>
    </w:p>
    <w:p w14:paraId="025B2C65" w14:textId="77777777" w:rsidR="00397E12" w:rsidRPr="00397E12" w:rsidRDefault="00397E12">
      <w:pPr>
        <w:pStyle w:val="Code"/>
        <w:rPr>
          <w:ins w:id="1597" w:author="Brian Wortman" w:date="2014-04-26T22:57:00Z"/>
        </w:rPr>
        <w:pPrChange w:id="1598" w:author="Brian Wortman" w:date="2014-04-26T22:57:00Z">
          <w:pPr>
            <w:pStyle w:val="BodyTextCont"/>
          </w:pPr>
        </w:pPrChange>
      </w:pPr>
      <w:ins w:id="1599" w:author="Brian Wortman" w:date="2014-04-26T22:57:00Z">
        <w:r w:rsidRPr="00397E12">
          <w:t>namespace WebApi2Book.Web.Api.Controllers.V2</w:t>
        </w:r>
      </w:ins>
    </w:p>
    <w:p w14:paraId="7EC2DF0D" w14:textId="77777777" w:rsidR="00397E12" w:rsidRPr="00397E12" w:rsidRDefault="00397E12">
      <w:pPr>
        <w:pStyle w:val="Code"/>
        <w:rPr>
          <w:ins w:id="1600" w:author="Brian Wortman" w:date="2014-04-26T22:57:00Z"/>
        </w:rPr>
        <w:pPrChange w:id="1601" w:author="Brian Wortman" w:date="2014-04-26T22:57:00Z">
          <w:pPr>
            <w:pStyle w:val="BodyTextCont"/>
          </w:pPr>
        </w:pPrChange>
      </w:pPr>
      <w:ins w:id="1602" w:author="Brian Wortman" w:date="2014-04-26T22:57:00Z">
        <w:r w:rsidRPr="00397E12">
          <w:t>{</w:t>
        </w:r>
      </w:ins>
    </w:p>
    <w:p w14:paraId="14F3F70E" w14:textId="77777777" w:rsidR="00397E12" w:rsidRPr="00397E12" w:rsidRDefault="00397E12">
      <w:pPr>
        <w:pStyle w:val="Code"/>
        <w:rPr>
          <w:ins w:id="1603" w:author="Brian Wortman" w:date="2014-04-26T22:57:00Z"/>
        </w:rPr>
        <w:pPrChange w:id="1604" w:author="Brian Wortman" w:date="2014-04-26T22:57:00Z">
          <w:pPr>
            <w:pStyle w:val="BodyTextCont"/>
          </w:pPr>
        </w:pPrChange>
      </w:pPr>
      <w:ins w:id="1605" w:author="Brian Wortman" w:date="2014-04-26T22:57:00Z">
        <w:r w:rsidRPr="00397E12">
          <w:t xml:space="preserve">    [RoutePrefix("api/{apiVersion:apiVersionConstraint(v2)}/tasks")]</w:t>
        </w:r>
      </w:ins>
    </w:p>
    <w:p w14:paraId="6E598BE8" w14:textId="77777777" w:rsidR="00397E12" w:rsidRPr="00397E12" w:rsidRDefault="00397E12">
      <w:pPr>
        <w:pStyle w:val="Code"/>
        <w:rPr>
          <w:ins w:id="1606" w:author="Brian Wortman" w:date="2014-04-26T22:57:00Z"/>
        </w:rPr>
        <w:pPrChange w:id="1607" w:author="Brian Wortman" w:date="2014-04-26T22:57:00Z">
          <w:pPr>
            <w:pStyle w:val="BodyTextCont"/>
          </w:pPr>
        </w:pPrChange>
      </w:pPr>
      <w:ins w:id="1608" w:author="Brian Wortman" w:date="2014-04-26T22:57:00Z">
        <w:r w:rsidRPr="00397E12">
          <w:t xml:space="preserve">    public class TasksController : ApiController</w:t>
        </w:r>
      </w:ins>
    </w:p>
    <w:p w14:paraId="7C59297B" w14:textId="77777777" w:rsidR="00397E12" w:rsidRPr="00397E12" w:rsidRDefault="00397E12">
      <w:pPr>
        <w:pStyle w:val="Code"/>
        <w:rPr>
          <w:ins w:id="1609" w:author="Brian Wortman" w:date="2014-04-26T22:57:00Z"/>
        </w:rPr>
        <w:pPrChange w:id="1610" w:author="Brian Wortman" w:date="2014-04-26T22:57:00Z">
          <w:pPr>
            <w:pStyle w:val="BodyTextCont"/>
          </w:pPr>
        </w:pPrChange>
      </w:pPr>
      <w:ins w:id="1611" w:author="Brian Wortman" w:date="2014-04-26T22:57:00Z">
        <w:r w:rsidRPr="00397E12">
          <w:t xml:space="preserve">    {</w:t>
        </w:r>
      </w:ins>
    </w:p>
    <w:p w14:paraId="03994A99" w14:textId="77777777" w:rsidR="00397E12" w:rsidRPr="00397E12" w:rsidRDefault="00397E12">
      <w:pPr>
        <w:pStyle w:val="Code"/>
        <w:rPr>
          <w:ins w:id="1612" w:author="Brian Wortman" w:date="2014-04-26T22:57:00Z"/>
        </w:rPr>
        <w:pPrChange w:id="1613" w:author="Brian Wortman" w:date="2014-04-26T22:57:00Z">
          <w:pPr>
            <w:pStyle w:val="BodyTextCont"/>
          </w:pPr>
        </w:pPrChange>
      </w:pPr>
      <w:ins w:id="1614" w:author="Brian Wortman" w:date="2014-04-26T22:57:00Z">
        <w:r w:rsidRPr="00397E12">
          <w:t xml:space="preserve">        [Route("", Name = "AddTaskRouteV2")]</w:t>
        </w:r>
      </w:ins>
    </w:p>
    <w:p w14:paraId="2ACF8D40" w14:textId="77777777" w:rsidR="00397E12" w:rsidRPr="00397E12" w:rsidRDefault="00397E12">
      <w:pPr>
        <w:pStyle w:val="Code"/>
        <w:rPr>
          <w:ins w:id="1615" w:author="Brian Wortman" w:date="2014-04-26T22:57:00Z"/>
        </w:rPr>
        <w:pPrChange w:id="1616" w:author="Brian Wortman" w:date="2014-04-26T22:57:00Z">
          <w:pPr>
            <w:pStyle w:val="BodyTextCont"/>
          </w:pPr>
        </w:pPrChange>
      </w:pPr>
      <w:ins w:id="1617" w:author="Brian Wortman" w:date="2014-04-26T22:57:00Z">
        <w:r w:rsidRPr="00397E12">
          <w:t xml:space="preserve">        [HttpPost]</w:t>
        </w:r>
      </w:ins>
    </w:p>
    <w:p w14:paraId="776A9688" w14:textId="77777777" w:rsidR="00397E12" w:rsidRPr="00397E12" w:rsidRDefault="00397E12">
      <w:pPr>
        <w:pStyle w:val="Code"/>
        <w:rPr>
          <w:ins w:id="1618" w:author="Brian Wortman" w:date="2014-04-26T22:57:00Z"/>
        </w:rPr>
        <w:pPrChange w:id="1619" w:author="Brian Wortman" w:date="2014-04-26T22:57:00Z">
          <w:pPr>
            <w:pStyle w:val="BodyTextCont"/>
          </w:pPr>
        </w:pPrChange>
      </w:pPr>
      <w:ins w:id="1620" w:author="Brian Wortman" w:date="2014-04-26T22:57:00Z">
        <w:r w:rsidRPr="00397E12">
          <w:t xml:space="preserve">        public string AddTask(HttpRequestMessage requestMessage, Models.Task newTask)</w:t>
        </w:r>
      </w:ins>
    </w:p>
    <w:p w14:paraId="4F1DC7C8" w14:textId="77777777" w:rsidR="00397E12" w:rsidRPr="00397E12" w:rsidRDefault="00397E12">
      <w:pPr>
        <w:pStyle w:val="Code"/>
        <w:rPr>
          <w:ins w:id="1621" w:author="Brian Wortman" w:date="2014-04-26T22:57:00Z"/>
        </w:rPr>
        <w:pPrChange w:id="1622" w:author="Brian Wortman" w:date="2014-04-26T22:57:00Z">
          <w:pPr>
            <w:pStyle w:val="BodyTextCont"/>
          </w:pPr>
        </w:pPrChange>
      </w:pPr>
      <w:ins w:id="1623" w:author="Brian Wortman" w:date="2014-04-26T22:57:00Z">
        <w:r w:rsidRPr="00397E12">
          <w:t xml:space="preserve">        {</w:t>
        </w:r>
      </w:ins>
    </w:p>
    <w:p w14:paraId="44861E8B" w14:textId="77777777" w:rsidR="00397E12" w:rsidRPr="00397E12" w:rsidRDefault="00397E12">
      <w:pPr>
        <w:pStyle w:val="Code"/>
        <w:rPr>
          <w:ins w:id="1624" w:author="Brian Wortman" w:date="2014-04-26T22:57:00Z"/>
        </w:rPr>
        <w:pPrChange w:id="1625" w:author="Brian Wortman" w:date="2014-04-26T22:57:00Z">
          <w:pPr>
            <w:pStyle w:val="BodyTextCont"/>
          </w:pPr>
        </w:pPrChange>
      </w:pPr>
      <w:ins w:id="1626" w:author="Brian Wortman" w:date="2014-04-26T22:57:00Z">
        <w:r w:rsidRPr="00397E12">
          <w:t xml:space="preserve">            return "In v2, newTask.Subject = " + newTask.Subject;</w:t>
        </w:r>
      </w:ins>
    </w:p>
    <w:p w14:paraId="684EA0FF" w14:textId="77777777" w:rsidR="00397E12" w:rsidRPr="00397E12" w:rsidRDefault="00397E12">
      <w:pPr>
        <w:pStyle w:val="Code"/>
        <w:rPr>
          <w:ins w:id="1627" w:author="Brian Wortman" w:date="2014-04-26T22:57:00Z"/>
        </w:rPr>
        <w:pPrChange w:id="1628" w:author="Brian Wortman" w:date="2014-04-26T22:57:00Z">
          <w:pPr>
            <w:pStyle w:val="BodyTextCont"/>
          </w:pPr>
        </w:pPrChange>
      </w:pPr>
      <w:ins w:id="1629" w:author="Brian Wortman" w:date="2014-04-26T22:57:00Z">
        <w:r w:rsidRPr="00397E12">
          <w:t xml:space="preserve">        }</w:t>
        </w:r>
      </w:ins>
    </w:p>
    <w:p w14:paraId="2B83430F" w14:textId="77777777" w:rsidR="00397E12" w:rsidRPr="00397E12" w:rsidRDefault="00397E12">
      <w:pPr>
        <w:pStyle w:val="Code"/>
        <w:rPr>
          <w:ins w:id="1630" w:author="Brian Wortman" w:date="2014-04-26T22:57:00Z"/>
        </w:rPr>
        <w:pPrChange w:id="1631" w:author="Brian Wortman" w:date="2014-04-26T22:57:00Z">
          <w:pPr>
            <w:pStyle w:val="BodyTextCont"/>
          </w:pPr>
        </w:pPrChange>
      </w:pPr>
      <w:ins w:id="1632" w:author="Brian Wortman" w:date="2014-04-26T22:57:00Z">
        <w:r w:rsidRPr="00397E12">
          <w:t xml:space="preserve">    }</w:t>
        </w:r>
      </w:ins>
    </w:p>
    <w:p w14:paraId="7FF1610A" w14:textId="65B069EB" w:rsidR="00397E12" w:rsidRDefault="00397E12">
      <w:pPr>
        <w:pStyle w:val="Code"/>
        <w:rPr>
          <w:ins w:id="1633" w:author="Brian Wortman" w:date="2014-04-26T22:53:00Z"/>
        </w:rPr>
        <w:pPrChange w:id="1634" w:author="Brian Wortman" w:date="2014-04-26T22:57:00Z">
          <w:pPr/>
        </w:pPrChange>
      </w:pPr>
      <w:ins w:id="1635" w:author="Brian Wortman" w:date="2014-04-26T22:57:00Z">
        <w:r w:rsidRPr="00397E12">
          <w:t>}</w:t>
        </w:r>
      </w:ins>
    </w:p>
    <w:p w14:paraId="71C94975" w14:textId="134E6F3D" w:rsidR="002E357E" w:rsidRDefault="002E357E">
      <w:pPr>
        <w:pStyle w:val="BodyTextCont"/>
        <w:rPr>
          <w:ins w:id="1636" w:author="Brian Wortman" w:date="2014-04-26T22:49:00Z"/>
        </w:rPr>
        <w:pPrChange w:id="1637" w:author="Brian Wortman" w:date="2014-04-26T16:05:00Z">
          <w:pPr/>
        </w:pPrChange>
      </w:pPr>
      <w:ins w:id="1638" w:author="Brian Wortman" w:date="2014-04-26T22:50:00Z">
        <w:r>
          <w:t xml:space="preserve">Note that for the V2 controller we're using the </w:t>
        </w:r>
        <w:proofErr w:type="spellStart"/>
        <w:r>
          <w:t>RoutePrefix</w:t>
        </w:r>
        <w:proofErr w:type="spellEnd"/>
        <w:r>
          <w:t xml:space="preserve"> attribute directly rather than </w:t>
        </w:r>
        <w:proofErr w:type="spellStart"/>
        <w:r>
          <w:t>subclassing</w:t>
        </w:r>
        <w:proofErr w:type="spellEnd"/>
        <w:r>
          <w:t xml:space="preserve"> it</w:t>
        </w:r>
      </w:ins>
      <w:ins w:id="1639" w:author="Brian Wortman" w:date="2014-04-26T22:58:00Z">
        <w:r w:rsidR="009634AF">
          <w:t>. T</w:t>
        </w:r>
      </w:ins>
      <w:ins w:id="1640" w:author="Brian Wortman" w:date="2014-04-26T22:50:00Z">
        <w:r>
          <w:t xml:space="preserve">he purpose is to emphasize that the custom </w:t>
        </w:r>
      </w:ins>
      <w:ins w:id="1641" w:author="Brian Wortman" w:date="2014-04-26T22:52:00Z">
        <w:r w:rsidRPr="004B6FCB">
          <w:t>ApiVersion1RoutePrefix</w:t>
        </w:r>
        <w:r w:rsidRPr="002E357E">
          <w:t>Attribute</w:t>
        </w:r>
        <w:r>
          <w:t xml:space="preserve"> is merely syntactic sugar; it doesn't affect the processing in any way.</w:t>
        </w:r>
      </w:ins>
    </w:p>
    <w:p w14:paraId="4F0580E0" w14:textId="240D7F84" w:rsidR="002E357E" w:rsidRDefault="009634AF">
      <w:pPr>
        <w:pStyle w:val="BodyTextCont"/>
        <w:rPr>
          <w:ins w:id="1642" w:author="Brian Wortman" w:date="2014-04-26T21:48:00Z"/>
        </w:rPr>
        <w:pPrChange w:id="1643" w:author="Brian Wortman" w:date="2014-04-26T16:05:00Z">
          <w:pPr/>
        </w:pPrChange>
      </w:pPr>
      <w:ins w:id="1644" w:author="Brian Wortman" w:date="2014-04-26T22:59:00Z">
        <w:r>
          <w:t xml:space="preserve">Ok, now we're almost ready to process a message. </w:t>
        </w:r>
      </w:ins>
      <w:ins w:id="1645" w:author="Brian Wortman" w:date="2014-04-26T23:14:00Z">
        <w:r w:rsidR="00E9562E">
          <w:t>First,</w:t>
        </w:r>
      </w:ins>
      <w:ins w:id="1646" w:author="Brian Wortman" w:date="2014-04-26T22:59:00Z">
        <w:r>
          <w:t xml:space="preserve"> we </w:t>
        </w:r>
      </w:ins>
      <w:ins w:id="1647" w:author="Brian Wortman" w:date="2014-04-26T22:47:00Z">
        <w:r w:rsidR="002E357E">
          <w:t>need to implement the c</w:t>
        </w:r>
      </w:ins>
      <w:ins w:id="1648" w:author="Brian Wortman" w:date="2014-04-26T22:48:00Z">
        <w:r w:rsidR="002E357E">
          <w:t>ustom controller selector</w:t>
        </w:r>
        <w:r>
          <w:t xml:space="preserve">, and then we need to wire up the </w:t>
        </w:r>
      </w:ins>
      <w:ins w:id="1649" w:author="Brian Wortman" w:date="2014-04-26T23:00:00Z">
        <w:r>
          <w:t xml:space="preserve">custom </w:t>
        </w:r>
      </w:ins>
      <w:ins w:id="1650" w:author="Brian Wortman" w:date="2014-04-26T22:48:00Z">
        <w:r>
          <w:t>constraint</w:t>
        </w:r>
      </w:ins>
      <w:ins w:id="1651" w:author="Brian Wortman" w:date="2014-04-26T23:00:00Z">
        <w:r>
          <w:t xml:space="preserve"> and the custom controller selector with the ASP.NET Web API framework. </w:t>
        </w:r>
      </w:ins>
      <w:ins w:id="1652" w:author="Brian Wortman" w:date="2014-04-26T23:14:00Z">
        <w:r w:rsidR="00E9562E">
          <w:t>So w</w:t>
        </w:r>
      </w:ins>
      <w:ins w:id="1653" w:author="Brian Wortman" w:date="2014-04-26T23:00:00Z">
        <w:r>
          <w:t>ithout further ado…</w:t>
        </w:r>
      </w:ins>
    </w:p>
    <w:p w14:paraId="1454E6E2" w14:textId="768BA221" w:rsidR="00A80674" w:rsidRDefault="00A80674">
      <w:pPr>
        <w:pStyle w:val="Heading3"/>
        <w:rPr>
          <w:ins w:id="1654" w:author="Brian Wortman" w:date="2014-04-26T16:16:00Z"/>
        </w:rPr>
        <w:pPrChange w:id="1655" w:author="Brian Wortman" w:date="2014-04-26T21:05:00Z">
          <w:pPr/>
        </w:pPrChange>
      </w:pPr>
      <w:ins w:id="1656" w:author="Brian Wortman" w:date="2014-04-26T21:05:00Z">
        <w:r>
          <w:t xml:space="preserve">A Custom </w:t>
        </w:r>
        <w:proofErr w:type="spellStart"/>
        <w:r w:rsidRPr="00A80674">
          <w:t>IHttpControllerSelector</w:t>
        </w:r>
      </w:ins>
      <w:proofErr w:type="spellEnd"/>
    </w:p>
    <w:p w14:paraId="5F1EB4C8" w14:textId="77777777" w:rsidR="00853687" w:rsidRDefault="00853687">
      <w:pPr>
        <w:pStyle w:val="BodyTextCont"/>
        <w:rPr>
          <w:ins w:id="1657" w:author="Brian Wortman" w:date="2014-04-26T23:03:00Z"/>
        </w:rPr>
        <w:pPrChange w:id="1658" w:author="Brian Wortman" w:date="2014-04-26T16:05:00Z">
          <w:pPr/>
        </w:pPrChange>
      </w:pPr>
      <w:bookmarkStart w:id="1659" w:name="_GoBack"/>
      <w:bookmarkEnd w:id="1659"/>
    </w:p>
    <w:p w14:paraId="04D49124" w14:textId="77777777" w:rsidR="00913045" w:rsidRDefault="00913045">
      <w:pPr>
        <w:pStyle w:val="BodyTextCont"/>
        <w:rPr>
          <w:ins w:id="1660" w:author="Brian Wortman" w:date="2014-04-26T23:03:00Z"/>
        </w:rPr>
        <w:pPrChange w:id="1661" w:author="Brian Wortman" w:date="2014-04-26T16:05:00Z">
          <w:pPr/>
        </w:pPrChange>
      </w:pPr>
    </w:p>
    <w:p w14:paraId="69D0D0A4" w14:textId="77777777" w:rsidR="00913045" w:rsidRDefault="00913045">
      <w:pPr>
        <w:pStyle w:val="BodyTextCont"/>
        <w:rPr>
          <w:ins w:id="1662" w:author="Brian Wortman" w:date="2014-04-26T23:03:00Z"/>
        </w:rPr>
        <w:pPrChange w:id="1663" w:author="Brian Wortman" w:date="2014-04-26T16:05:00Z">
          <w:pPr/>
        </w:pPrChange>
      </w:pPr>
    </w:p>
    <w:p w14:paraId="0AE1171F" w14:textId="7840B72E" w:rsidR="00913045" w:rsidRDefault="00913045">
      <w:pPr>
        <w:pStyle w:val="Heading3"/>
        <w:rPr>
          <w:ins w:id="1664" w:author="Brian Wortman" w:date="2014-04-26T16:03:00Z"/>
        </w:rPr>
        <w:pPrChange w:id="1665" w:author="Brian Wortman" w:date="2014-04-26T23:04:00Z">
          <w:pPr/>
        </w:pPrChange>
      </w:pPr>
      <w:ins w:id="1666" w:author="Brian Wortman" w:date="2014-04-26T23:03:00Z">
        <w:r>
          <w:t>Configuration</w:t>
        </w:r>
      </w:ins>
    </w:p>
    <w:p w14:paraId="2FAECCF7" w14:textId="77777777" w:rsidR="002E357E" w:rsidRDefault="002E357E" w:rsidP="002E357E">
      <w:pPr>
        <w:pStyle w:val="BodyTextCont"/>
        <w:rPr>
          <w:ins w:id="1667" w:author="Brian Wortman" w:date="2014-04-26T22:48:00Z"/>
        </w:rPr>
      </w:pPr>
      <w:ins w:id="1668" w:author="Brian Wortman" w:date="2014-04-26T22:48:00Z">
        <w:r>
          <w:t xml:space="preserve">Now we need to register our constraint with ASP.NET Web API so that it gets applied to incoming requests. We do so by adding the following bolded lines to the bottom of the </w:t>
        </w:r>
        <w:proofErr w:type="spellStart"/>
        <w:r>
          <w:t>WebApiConfig</w:t>
        </w:r>
        <w:proofErr w:type="spellEnd"/>
        <w:r>
          <w:t xml:space="preserve"> class' Register method, shown here in its entirety:</w:t>
        </w:r>
      </w:ins>
    </w:p>
    <w:p w14:paraId="5FF9E56A" w14:textId="77777777" w:rsidR="002E357E" w:rsidRPr="00200A8F" w:rsidRDefault="002E357E" w:rsidP="002E357E">
      <w:pPr>
        <w:pStyle w:val="Code"/>
        <w:rPr>
          <w:ins w:id="1669" w:author="Brian Wortman" w:date="2014-04-26T22:48:00Z"/>
        </w:rPr>
      </w:pPr>
      <w:ins w:id="1670" w:author="Brian Wortman" w:date="2014-04-26T22:48:00Z">
        <w:r w:rsidRPr="00200A8F">
          <w:t>public static void Register(HttpConfiguration config)</w:t>
        </w:r>
      </w:ins>
    </w:p>
    <w:p w14:paraId="10E2EA81" w14:textId="77777777" w:rsidR="002E357E" w:rsidRPr="00200A8F" w:rsidRDefault="002E357E" w:rsidP="002E357E">
      <w:pPr>
        <w:pStyle w:val="Code"/>
        <w:rPr>
          <w:ins w:id="1671" w:author="Brian Wortman" w:date="2014-04-26T22:48:00Z"/>
        </w:rPr>
      </w:pPr>
      <w:ins w:id="1672" w:author="Brian Wortman" w:date="2014-04-26T22:48:00Z">
        <w:r w:rsidRPr="00200A8F">
          <w:t>{</w:t>
        </w:r>
      </w:ins>
    </w:p>
    <w:p w14:paraId="6C4B05EA" w14:textId="77777777" w:rsidR="002E357E" w:rsidRPr="00200A8F" w:rsidRDefault="002E357E" w:rsidP="002E357E">
      <w:pPr>
        <w:pStyle w:val="Code"/>
        <w:rPr>
          <w:ins w:id="1673" w:author="Brian Wortman" w:date="2014-04-26T22:48:00Z"/>
        </w:rPr>
      </w:pPr>
      <w:ins w:id="1674" w:author="Brian Wortman" w:date="2014-04-26T22:48:00Z">
        <w:r w:rsidRPr="00200A8F">
          <w:t xml:space="preserve">    // Web API configuration and services</w:t>
        </w:r>
      </w:ins>
    </w:p>
    <w:p w14:paraId="152EE4E9" w14:textId="77777777" w:rsidR="002E357E" w:rsidRPr="00200A8F" w:rsidRDefault="002E357E" w:rsidP="002E357E">
      <w:pPr>
        <w:pStyle w:val="Code"/>
        <w:rPr>
          <w:ins w:id="1675" w:author="Brian Wortman" w:date="2014-04-26T22:48:00Z"/>
        </w:rPr>
      </w:pPr>
    </w:p>
    <w:p w14:paraId="43107EB5" w14:textId="77777777" w:rsidR="002E357E" w:rsidRPr="00200A8F" w:rsidRDefault="002E357E" w:rsidP="002E357E">
      <w:pPr>
        <w:pStyle w:val="Code"/>
        <w:rPr>
          <w:ins w:id="1676" w:author="Brian Wortman" w:date="2014-04-26T22:48:00Z"/>
        </w:rPr>
      </w:pPr>
      <w:ins w:id="1677" w:author="Brian Wortman" w:date="2014-04-26T22:48:00Z">
        <w:r w:rsidRPr="00200A8F">
          <w:t xml:space="preserve">    // Web API routes</w:t>
        </w:r>
      </w:ins>
    </w:p>
    <w:p w14:paraId="6AD9CB34" w14:textId="77777777" w:rsidR="002E357E" w:rsidRPr="00200A8F" w:rsidRDefault="002E357E" w:rsidP="002E357E">
      <w:pPr>
        <w:pStyle w:val="Code"/>
        <w:rPr>
          <w:ins w:id="1678" w:author="Brian Wortman" w:date="2014-04-26T22:48:00Z"/>
        </w:rPr>
      </w:pPr>
      <w:ins w:id="1679" w:author="Brian Wortman" w:date="2014-04-26T22:48:00Z">
        <w:r w:rsidRPr="00200A8F">
          <w:t xml:space="preserve">    config.MapHttpAttributeRoutes();</w:t>
        </w:r>
      </w:ins>
    </w:p>
    <w:p w14:paraId="405587D8" w14:textId="77777777" w:rsidR="002E357E" w:rsidRPr="00200A8F" w:rsidRDefault="002E357E" w:rsidP="002E357E">
      <w:pPr>
        <w:pStyle w:val="Code"/>
        <w:rPr>
          <w:ins w:id="1680" w:author="Brian Wortman" w:date="2014-04-26T22:48:00Z"/>
        </w:rPr>
      </w:pPr>
    </w:p>
    <w:p w14:paraId="2C495059" w14:textId="77777777" w:rsidR="002E357E" w:rsidRPr="00200A8F" w:rsidRDefault="002E357E" w:rsidP="002E357E">
      <w:pPr>
        <w:pStyle w:val="Code"/>
        <w:rPr>
          <w:ins w:id="1681" w:author="Brian Wortman" w:date="2014-04-26T22:48:00Z"/>
        </w:rPr>
      </w:pPr>
      <w:ins w:id="1682" w:author="Brian Wortman" w:date="2014-04-26T22:48:00Z">
        <w:r w:rsidRPr="00200A8F">
          <w:t xml:space="preserve">    config.Routes.MapHttpRoute(</w:t>
        </w:r>
      </w:ins>
    </w:p>
    <w:p w14:paraId="139C28DF" w14:textId="77777777" w:rsidR="002E357E" w:rsidRPr="00200A8F" w:rsidRDefault="002E357E" w:rsidP="002E357E">
      <w:pPr>
        <w:pStyle w:val="Code"/>
        <w:rPr>
          <w:ins w:id="1683" w:author="Brian Wortman" w:date="2014-04-26T22:48:00Z"/>
        </w:rPr>
      </w:pPr>
      <w:ins w:id="1684" w:author="Brian Wortman" w:date="2014-04-26T22:48:00Z">
        <w:r w:rsidRPr="00200A8F">
          <w:t xml:space="preserve">        name: "DefaultApi",</w:t>
        </w:r>
      </w:ins>
    </w:p>
    <w:p w14:paraId="68D8B1E0" w14:textId="77777777" w:rsidR="002E357E" w:rsidRPr="00200A8F" w:rsidRDefault="002E357E" w:rsidP="002E357E">
      <w:pPr>
        <w:pStyle w:val="Code"/>
        <w:rPr>
          <w:ins w:id="1685" w:author="Brian Wortman" w:date="2014-04-26T22:48:00Z"/>
        </w:rPr>
      </w:pPr>
      <w:ins w:id="1686" w:author="Brian Wortman" w:date="2014-04-26T22:48:00Z">
        <w:r w:rsidRPr="00200A8F">
          <w:t xml:space="preserve">        routeTemplate: "api/{controller}/{id}",</w:t>
        </w:r>
      </w:ins>
    </w:p>
    <w:p w14:paraId="5C2CC76C" w14:textId="77777777" w:rsidR="002E357E" w:rsidRPr="00200A8F" w:rsidRDefault="002E357E" w:rsidP="002E357E">
      <w:pPr>
        <w:pStyle w:val="Code"/>
        <w:rPr>
          <w:ins w:id="1687" w:author="Brian Wortman" w:date="2014-04-26T22:48:00Z"/>
        </w:rPr>
      </w:pPr>
      <w:ins w:id="1688" w:author="Brian Wortman" w:date="2014-04-26T22:48:00Z">
        <w:r w:rsidRPr="00200A8F">
          <w:t xml:space="preserve">        defaults: new { id = RouteParameter.Optional }</w:t>
        </w:r>
      </w:ins>
    </w:p>
    <w:p w14:paraId="3CEB6D66" w14:textId="77777777" w:rsidR="002E357E" w:rsidRPr="00200A8F" w:rsidRDefault="002E357E" w:rsidP="002E357E">
      <w:pPr>
        <w:pStyle w:val="Code"/>
        <w:rPr>
          <w:ins w:id="1689" w:author="Brian Wortman" w:date="2014-04-26T22:48:00Z"/>
        </w:rPr>
      </w:pPr>
      <w:ins w:id="1690" w:author="Brian Wortman" w:date="2014-04-26T22:48:00Z">
        <w:r w:rsidRPr="00200A8F">
          <w:t xml:space="preserve">    );</w:t>
        </w:r>
      </w:ins>
    </w:p>
    <w:p w14:paraId="2ED0C2DD" w14:textId="77777777" w:rsidR="002E357E" w:rsidRPr="00200A8F" w:rsidRDefault="002E357E" w:rsidP="002E357E">
      <w:pPr>
        <w:pStyle w:val="Code"/>
        <w:rPr>
          <w:ins w:id="1691" w:author="Brian Wortman" w:date="2014-04-26T22:48:00Z"/>
        </w:rPr>
      </w:pPr>
    </w:p>
    <w:p w14:paraId="19D065D7" w14:textId="77777777" w:rsidR="002E357E" w:rsidRPr="00752667" w:rsidRDefault="002E357E" w:rsidP="002E357E">
      <w:pPr>
        <w:pStyle w:val="Code"/>
        <w:rPr>
          <w:ins w:id="1692" w:author="Brian Wortman" w:date="2014-04-26T22:48:00Z"/>
          <w:rStyle w:val="CodeBold"/>
        </w:rPr>
      </w:pPr>
      <w:ins w:id="1693" w:author="Brian Wortman" w:date="2014-04-26T22:48:00Z">
        <w:r w:rsidRPr="00752667">
          <w:rPr>
            <w:rStyle w:val="CodeBold"/>
          </w:rPr>
          <w:t xml:space="preserve">    var constraintsResolver = new DefaultInlineConstraintResolver();</w:t>
        </w:r>
      </w:ins>
    </w:p>
    <w:p w14:paraId="6ADF9C81" w14:textId="77777777" w:rsidR="002E357E" w:rsidRPr="00752667" w:rsidRDefault="002E357E" w:rsidP="002E357E">
      <w:pPr>
        <w:pStyle w:val="Code"/>
        <w:rPr>
          <w:ins w:id="1694" w:author="Brian Wortman" w:date="2014-04-26T22:48:00Z"/>
          <w:rStyle w:val="CodeBold"/>
        </w:rPr>
      </w:pPr>
      <w:ins w:id="1695" w:author="Brian Wortman" w:date="2014-04-26T22:48:00Z">
        <w:r w:rsidRPr="00752667">
          <w:rPr>
            <w:rStyle w:val="CodeBold"/>
          </w:rPr>
          <w:t xml:space="preserve">    constraintsResolver.ConstraintMap.Add("apiVersionConstraint", typeof(ApiVersionConstraint));</w:t>
        </w:r>
      </w:ins>
    </w:p>
    <w:p w14:paraId="1F83F1EF" w14:textId="77777777" w:rsidR="002E357E" w:rsidRPr="00752667" w:rsidRDefault="002E357E" w:rsidP="002E357E">
      <w:pPr>
        <w:pStyle w:val="Code"/>
        <w:rPr>
          <w:ins w:id="1696" w:author="Brian Wortman" w:date="2014-04-26T22:48:00Z"/>
          <w:rStyle w:val="CodeBold"/>
        </w:rPr>
      </w:pPr>
      <w:ins w:id="1697" w:author="Brian Wortman" w:date="2014-04-26T22:48:00Z">
        <w:r w:rsidRPr="00752667">
          <w:rPr>
            <w:rStyle w:val="CodeBold"/>
          </w:rPr>
          <w:t xml:space="preserve">    config.MapHttpAttributeRoutes(constraintsResolver);</w:t>
        </w:r>
      </w:ins>
    </w:p>
    <w:p w14:paraId="23E5150C" w14:textId="77777777" w:rsidR="002E357E" w:rsidRDefault="002E357E" w:rsidP="002E357E">
      <w:pPr>
        <w:pStyle w:val="Code"/>
        <w:rPr>
          <w:ins w:id="1698" w:author="Brian Wortman" w:date="2014-04-26T22:48:00Z"/>
        </w:rPr>
      </w:pPr>
      <w:ins w:id="1699" w:author="Brian Wortman" w:date="2014-04-26T22:48:00Z">
        <w:r w:rsidRPr="00200A8F">
          <w:t>}</w:t>
        </w:r>
      </w:ins>
    </w:p>
    <w:p w14:paraId="2665422E" w14:textId="77777777" w:rsidR="002E357E" w:rsidRDefault="002E357E" w:rsidP="002E357E">
      <w:pPr>
        <w:pStyle w:val="BodyTextCont"/>
        <w:rPr>
          <w:ins w:id="1700" w:author="Brian Wortman" w:date="2014-04-26T22:48:00Z"/>
        </w:rPr>
      </w:pPr>
    </w:p>
    <w:p w14:paraId="15A8A9DE" w14:textId="77777777" w:rsidR="002E357E" w:rsidRDefault="002E357E" w:rsidP="002E357E">
      <w:pPr>
        <w:pStyle w:val="BodyTextCont"/>
        <w:rPr>
          <w:ins w:id="1701" w:author="Brian Wortman" w:date="2014-04-26T22:48:00Z"/>
        </w:rPr>
      </w:pPr>
    </w:p>
    <w:p w14:paraId="0289643F" w14:textId="77777777" w:rsidR="002E357E" w:rsidRDefault="002E357E" w:rsidP="002E357E">
      <w:pPr>
        <w:pStyle w:val="BodyTextCont"/>
        <w:rPr>
          <w:ins w:id="1702" w:author="Brian Wortman" w:date="2014-04-26T22:48:00Z"/>
        </w:rPr>
      </w:pPr>
    </w:p>
    <w:p w14:paraId="4470969D" w14:textId="77777777" w:rsidR="002E357E" w:rsidRDefault="002E357E" w:rsidP="002E357E">
      <w:pPr>
        <w:pStyle w:val="BodyTextCont"/>
        <w:rPr>
          <w:ins w:id="1703" w:author="Brian Wortman" w:date="2014-04-26T22:48:00Z"/>
        </w:rPr>
      </w:pPr>
    </w:p>
    <w:p w14:paraId="7A63F203" w14:textId="77777777" w:rsidR="00941924" w:rsidRDefault="00941924">
      <w:pPr>
        <w:pStyle w:val="BodyTextFirst"/>
        <w:rPr>
          <w:ins w:id="1704" w:author="Brian Wortman" w:date="2014-04-26T16:03:00Z"/>
        </w:rPr>
        <w:pPrChange w:id="1705" w:author="Brian Wortman" w:date="2014-04-26T15:36:00Z">
          <w:pPr/>
        </w:pPrChange>
      </w:pPr>
    </w:p>
    <w:p w14:paraId="6748630F" w14:textId="77777777" w:rsidR="00941924" w:rsidRDefault="00941924">
      <w:pPr>
        <w:pStyle w:val="BodyTextFirst"/>
        <w:rPr>
          <w:ins w:id="1706" w:author="Brian Wortman" w:date="2014-04-26T16:03:00Z"/>
        </w:rPr>
        <w:pPrChange w:id="1707" w:author="Brian Wortman" w:date="2014-04-26T15:36:00Z">
          <w:pPr/>
        </w:pPrChange>
      </w:pPr>
    </w:p>
    <w:p w14:paraId="5F0D2DF5" w14:textId="77777777" w:rsidR="00941924" w:rsidRDefault="00941924">
      <w:pPr>
        <w:pStyle w:val="BodyTextFirst"/>
        <w:rPr>
          <w:ins w:id="1708" w:author="Brian Wortman" w:date="2014-04-26T16:03:00Z"/>
        </w:rPr>
        <w:pPrChange w:id="1709" w:author="Brian Wortman" w:date="2014-04-26T15:36:00Z">
          <w:pPr/>
        </w:pPrChange>
      </w:pPr>
    </w:p>
    <w:p w14:paraId="17A90558" w14:textId="77777777" w:rsidR="00941924" w:rsidRDefault="00941924">
      <w:pPr>
        <w:pStyle w:val="BodyTextFirst"/>
        <w:rPr>
          <w:ins w:id="1710" w:author="Brian Wortman" w:date="2014-04-26T16:03:00Z"/>
        </w:rPr>
        <w:pPrChange w:id="1711" w:author="Brian Wortman" w:date="2014-04-26T15:36:00Z">
          <w:pPr/>
        </w:pPrChange>
      </w:pPr>
    </w:p>
    <w:p w14:paraId="4A3EC5AD" w14:textId="77777777" w:rsidR="00941924" w:rsidRDefault="00941924">
      <w:pPr>
        <w:pStyle w:val="BodyTextFirst"/>
        <w:rPr>
          <w:ins w:id="1712" w:author="Brian Wortman" w:date="2014-04-26T16:03:00Z"/>
        </w:rPr>
        <w:pPrChange w:id="1713" w:author="Brian Wortman" w:date="2014-04-26T15:36:00Z">
          <w:pPr/>
        </w:pPrChange>
      </w:pPr>
    </w:p>
    <w:p w14:paraId="65326D57" w14:textId="77777777" w:rsidR="00941924" w:rsidRPr="00130755" w:rsidRDefault="00941924">
      <w:pPr>
        <w:pStyle w:val="BodyTextFirst"/>
        <w:pPrChange w:id="1714" w:author="Brian Wortman" w:date="2014-04-26T15:36:00Z">
          <w:pPr/>
        </w:pPrChange>
      </w:pPr>
    </w:p>
    <w:p w14:paraId="04130939" w14:textId="77777777" w:rsidR="00130755" w:rsidRPr="00130755" w:rsidRDefault="00130755" w:rsidP="00130755">
      <w:pPr>
        <w:pStyle w:val="Heading1"/>
      </w:pPr>
      <w:r w:rsidRPr="00130755">
        <w:t>Dependencies</w:t>
      </w:r>
    </w:p>
    <w:p w14:paraId="69557159" w14:textId="77777777" w:rsidR="00130755" w:rsidRPr="00130755" w:rsidRDefault="00130755" w:rsidP="00130755">
      <w:r w:rsidRPr="00130755">
        <w:t xml:space="preserve">If your controllers are going to do anything useful, they will need to use functionality brought in from other classes. An obvious example of this would be a database repository—that is, an object from which you can query the database and also save changes back to the database. Another example might be an object that represents the current user context, from which you can grab the user’s name, email address, and so on. </w:t>
      </w:r>
      <w:r w:rsidR="004254E9" w:rsidRPr="00130755">
        <w:t>These are</w:t>
      </w:r>
      <w:r w:rsidRPr="00130755">
        <w:t xml:space="preserve"> considered dependencies of your controller class. That is, your controller depends on them for functionality and behavior not implemented within the controller itself. And if you’re following the Single Responsibility Principle, your controller class won’t be doing much of anything, which means it should require at least a few external dependencies. In short, if your controller needs to do anything that isn’t simply responding to a web request, then that behavior should be pushed off to a separate class and used by the controller (through composition—not inheritance!). The following list illustrates some of the kinds of behaviors that would be used by a controller (in a general sense, not necessarily in the task-management service</w:t>
      </w:r>
      <w:r w:rsidRPr="00130755">
        <w:fldChar w:fldCharType="begin"/>
      </w:r>
      <w:r w:rsidRPr="00130755">
        <w:instrText xml:space="preserve"> XE "Controller dependencies:task-management service" </w:instrText>
      </w:r>
      <w:r w:rsidRPr="00130755">
        <w:fldChar w:fldCharType="end"/>
      </w:r>
      <w:r w:rsidRPr="00130755">
        <w:t>):</w:t>
      </w:r>
    </w:p>
    <w:p w14:paraId="0DEA5287" w14:textId="77777777" w:rsidR="00130755" w:rsidRPr="00130755" w:rsidRDefault="00130755" w:rsidP="00130755">
      <w:pPr>
        <w:pStyle w:val="Bullet"/>
      </w:pPr>
      <w:r w:rsidRPr="00130755">
        <w:t>Database repository</w:t>
      </w:r>
    </w:p>
    <w:p w14:paraId="716CCDCC" w14:textId="77777777" w:rsidR="00130755" w:rsidRPr="00130755" w:rsidRDefault="00130755" w:rsidP="00130755">
      <w:pPr>
        <w:pStyle w:val="Bullet"/>
      </w:pPr>
      <w:r w:rsidRPr="00130755">
        <w:t>Financial calculators</w:t>
      </w:r>
    </w:p>
    <w:p w14:paraId="761FF342" w14:textId="77777777" w:rsidR="00130755" w:rsidRPr="00130755" w:rsidRDefault="00130755" w:rsidP="00130755">
      <w:pPr>
        <w:pStyle w:val="Bullet"/>
      </w:pPr>
      <w:r w:rsidRPr="00130755">
        <w:t>Transaction posting</w:t>
      </w:r>
    </w:p>
    <w:p w14:paraId="42C41766" w14:textId="77777777" w:rsidR="00130755" w:rsidRPr="00130755" w:rsidRDefault="00130755" w:rsidP="00130755">
      <w:pPr>
        <w:pStyle w:val="Bullet"/>
      </w:pPr>
      <w:r w:rsidRPr="00130755">
        <w:rPr>
          <w:rStyle w:val="CodeInline"/>
        </w:rPr>
        <w:t>DateTime</w:t>
      </w:r>
      <w:r w:rsidRPr="00130755">
        <w:t xml:space="preserve"> adapter</w:t>
      </w:r>
    </w:p>
    <w:p w14:paraId="77C27799" w14:textId="77777777" w:rsidR="00130755" w:rsidRPr="00130755" w:rsidRDefault="00130755" w:rsidP="00130755">
      <w:pPr>
        <w:pStyle w:val="Bullet"/>
      </w:pPr>
      <w:r w:rsidRPr="00130755">
        <w:t>File adapter</w:t>
      </w:r>
    </w:p>
    <w:p w14:paraId="7A7316B9" w14:textId="77777777" w:rsidR="00130755" w:rsidRPr="00130755" w:rsidRDefault="00130755" w:rsidP="00130755">
      <w:pPr>
        <w:pStyle w:val="Bullet"/>
      </w:pPr>
      <w:r w:rsidRPr="00130755">
        <w:lastRenderedPageBreak/>
        <w:t>Environment adapter</w:t>
      </w:r>
    </w:p>
    <w:p w14:paraId="2C3BB803" w14:textId="77777777" w:rsidR="00130755" w:rsidRPr="00130755" w:rsidRDefault="00130755" w:rsidP="00130755">
      <w:pPr>
        <w:pStyle w:val="Bullet"/>
      </w:pPr>
      <w:r w:rsidRPr="00130755">
        <w:t>User management class</w:t>
      </w:r>
    </w:p>
    <w:p w14:paraId="0A0F07DC" w14:textId="77777777" w:rsidR="00130755" w:rsidRPr="00130755" w:rsidRDefault="00130755" w:rsidP="00130755">
      <w:pPr>
        <w:pStyle w:val="Bullet"/>
      </w:pPr>
      <w:r w:rsidRPr="00130755">
        <w:t>Validation classes</w:t>
      </w:r>
    </w:p>
    <w:p w14:paraId="7DAD424F" w14:textId="77777777" w:rsidR="00130755" w:rsidRPr="00130755" w:rsidRDefault="00130755" w:rsidP="00130755">
      <w:pPr>
        <w:pStyle w:val="Bullet"/>
      </w:pPr>
      <w:r w:rsidRPr="00130755">
        <w:t>Logger</w:t>
      </w:r>
    </w:p>
    <w:p w14:paraId="7AD5C429" w14:textId="77777777" w:rsidR="00130755" w:rsidRPr="00130755" w:rsidRDefault="00130755" w:rsidP="00130755">
      <w:pPr>
        <w:pStyle w:val="Bullet"/>
      </w:pPr>
      <w:r w:rsidRPr="00130755">
        <w:t>Cache management</w:t>
      </w:r>
    </w:p>
    <w:p w14:paraId="75D355A6" w14:textId="77777777" w:rsidR="00130755" w:rsidRPr="00130755" w:rsidRDefault="00130755" w:rsidP="00130755">
      <w:pPr>
        <w:pStyle w:val="Bullet"/>
      </w:pPr>
      <w:r w:rsidRPr="00130755">
        <w:t>Exception wrappers</w:t>
      </w:r>
    </w:p>
    <w:p w14:paraId="4789ABC7" w14:textId="77777777" w:rsidR="00130755" w:rsidRPr="00130755" w:rsidRDefault="00130755" w:rsidP="00130755">
      <w:r w:rsidRPr="00130755">
        <w:t>Again, the main idea is that the methods in the controllers should not be doing much more than simply using the functionality offered by various dependencies. And that brings us to the point of this section: managing dependencies within the application. Once you adopt the approach of using dependencies for most/all functionality, you need a pattern and tool for configuring and obtaining those dependencies. The easiest way to remember the overall pattern is with these two separate steps:</w:t>
      </w:r>
    </w:p>
    <w:p w14:paraId="078FCF7B" w14:textId="77777777" w:rsidR="00130755" w:rsidRPr="00130755" w:rsidRDefault="00130755" w:rsidP="00130755">
      <w:pPr>
        <w:pStyle w:val="NumList"/>
      </w:pPr>
      <w:r w:rsidRPr="00130755">
        <w:t>Push all dependencies up to the constructor.</w:t>
      </w:r>
    </w:p>
    <w:p w14:paraId="33176186" w14:textId="77777777" w:rsidR="00130755" w:rsidRPr="00130755" w:rsidRDefault="00130755" w:rsidP="00130755">
      <w:pPr>
        <w:pStyle w:val="NumList"/>
      </w:pPr>
      <w:r w:rsidRPr="00130755">
        <w:t>Configure the application to use dependency injection.</w:t>
      </w:r>
    </w:p>
    <w:p w14:paraId="2305223B" w14:textId="77777777" w:rsidR="00130755" w:rsidRPr="00130755" w:rsidRDefault="00130755" w:rsidP="00130755">
      <w:pPr>
        <w:pStyle w:val="Heading2"/>
      </w:pPr>
      <w:r w:rsidRPr="00130755">
        <w:fldChar w:fldCharType="begin"/>
      </w:r>
      <w:r w:rsidRPr="00130755">
        <w:instrText xml:space="preserve"> XE "Controller dependencies:constructor injection" </w:instrText>
      </w:r>
      <w:r w:rsidRPr="00130755">
        <w:fldChar w:fldCharType="end"/>
      </w:r>
      <w:r w:rsidRPr="00130755">
        <w:t>Constructor Injection of Dependencies</w:t>
      </w:r>
    </w:p>
    <w:p w14:paraId="16FEEF07" w14:textId="77777777" w:rsidR="00130755" w:rsidRDefault="00130755" w:rsidP="00130755">
      <w:pPr>
        <w:rPr>
          <w:ins w:id="1715" w:author="Brian Wortman" w:date="2014-04-24T20:15:00Z"/>
        </w:rPr>
      </w:pPr>
      <w:r w:rsidRPr="00130755">
        <w:t xml:space="preserve">The concept of pushing all of the dependencies up to the constructor is really quite simple, but it can be tough to grasp and put into practice for the Dependency Injection novice. Think of it this way: a class should not use any behavior that does not come through the constructor. </w:t>
      </w:r>
      <w:r w:rsidR="004254E9" w:rsidRPr="00130755">
        <w:t>None. Zero</w:t>
      </w:r>
      <w:r w:rsidRPr="00130755">
        <w:t xml:space="preserve">. Zip. This includes even seemingly harmless classes such as </w:t>
      </w:r>
      <w:r w:rsidRPr="00130755">
        <w:rPr>
          <w:rStyle w:val="CodeInline"/>
        </w:rPr>
        <w:t>System.DateTime</w:t>
      </w:r>
      <w:r w:rsidRPr="00130755">
        <w:t xml:space="preserve">, </w:t>
      </w:r>
      <w:r w:rsidRPr="00130755">
        <w:rPr>
          <w:rStyle w:val="CodeInline"/>
        </w:rPr>
        <w:t>System.IO.File</w:t>
      </w:r>
      <w:r w:rsidRPr="00130755">
        <w:t xml:space="preserve">, </w:t>
      </w:r>
      <w:r w:rsidRPr="00130755">
        <w:rPr>
          <w:rStyle w:val="CodeInline"/>
        </w:rPr>
        <w:t>System.Environment</w:t>
      </w:r>
      <w:r w:rsidRPr="00130755">
        <w:t xml:space="preserve"> and many other basic utility classes within the .NET Framework. It also includes the types of behaviors listed in the previous section. If your class is using anything that isn’t implemented in that class, it needs to be injected in through the constructor. Period.</w:t>
      </w:r>
      <w:r w:rsidR="004254E9">
        <w:t xml:space="preserve"> </w:t>
      </w:r>
      <w:r w:rsidRPr="00130755">
        <w:t>You</w:t>
      </w:r>
      <w:r w:rsidR="004254E9">
        <w:t xml:space="preserve"> </w:t>
      </w:r>
      <w:r w:rsidRPr="00130755">
        <w:t xml:space="preserve">even want to avoid the use of static properties and methods. If your code needs to use the static </w:t>
      </w:r>
      <w:r w:rsidRPr="00130755">
        <w:rPr>
          <w:rStyle w:val="CodeInline"/>
        </w:rPr>
        <w:t>DateTime.Now</w:t>
      </w:r>
      <w:r w:rsidRPr="00130755">
        <w:t xml:space="preserve"> property, for example, you should wrap it in an injectable adapter class. You can find an example of this in this book’s sample code (and also a bit later in this chapter in the </w:t>
      </w:r>
      <w:proofErr w:type="spellStart"/>
      <w:r w:rsidRPr="00130755">
        <w:rPr>
          <w:rStyle w:val="CodeInline"/>
        </w:rPr>
        <w:t>DateTimeAdapter</w:t>
      </w:r>
      <w:proofErr w:type="spellEnd"/>
      <w:r w:rsidRPr="00130755">
        <w:t xml:space="preserve"> class).</w:t>
      </w:r>
    </w:p>
    <w:p w14:paraId="4D249EDB" w14:textId="77777777" w:rsidR="00453DED" w:rsidRPr="00130755" w:rsidDel="00453DED" w:rsidRDefault="00453DED" w:rsidP="00130755">
      <w:pPr>
        <w:rPr>
          <w:del w:id="1716" w:author="Brian Wortman" w:date="2014-04-24T20:15:00Z"/>
        </w:rPr>
      </w:pPr>
    </w:p>
    <w:p w14:paraId="10EF240F" w14:textId="77777777" w:rsidR="00130755" w:rsidRPr="00130755" w:rsidDel="00453DED" w:rsidRDefault="00130755" w:rsidP="00130755">
      <w:pPr>
        <w:pStyle w:val="SideBarHead"/>
        <w:rPr>
          <w:del w:id="1717" w:author="Brian Wortman" w:date="2014-04-24T20:15:00Z"/>
        </w:rPr>
      </w:pPr>
      <w:del w:id="1718" w:author="Brian Wortman" w:date="2014-04-24T20:15:00Z">
        <w:r w:rsidRPr="00130755" w:rsidDel="00453DED">
          <w:delText>A Short Bit on Dependency Injection</w:delText>
        </w:r>
      </w:del>
    </w:p>
    <w:p w14:paraId="41470786" w14:textId="77777777" w:rsidR="00130755" w:rsidRPr="00130755" w:rsidDel="00453DED" w:rsidRDefault="00130755" w:rsidP="00130755">
      <w:pPr>
        <w:pStyle w:val="SideBarBody"/>
        <w:rPr>
          <w:del w:id="1719" w:author="Brian Wortman" w:date="2014-04-24T20:15:00Z"/>
        </w:rPr>
      </w:pPr>
      <w:del w:id="1720" w:author="Brian Wortman" w:date="2014-04-24T20:15:00Z">
        <w:r w:rsidRPr="00130755" w:rsidDel="00453DED">
          <w:delText xml:space="preserve">The topic of </w:delText>
        </w:r>
        <w:r w:rsidRPr="00130755" w:rsidDel="00453DED">
          <w:fldChar w:fldCharType="begin"/>
        </w:r>
        <w:r w:rsidRPr="00130755" w:rsidDel="00453DED">
          <w:delInstrText xml:space="preserve"> XE "Controller dependencies:dependency injection" </w:delInstrText>
        </w:r>
        <w:r w:rsidRPr="00130755" w:rsidDel="00453DED">
          <w:fldChar w:fldCharType="end"/>
        </w:r>
        <w:r w:rsidRPr="00130755" w:rsidDel="00453DED">
          <w:delText>Dependency Injection (DI)</w:delText>
        </w:r>
        <w:r w:rsidRPr="00130755" w:rsidDel="00453DED">
          <w:fldChar w:fldCharType="begin"/>
        </w:r>
        <w:r w:rsidRPr="00130755" w:rsidDel="00453DED">
          <w:delInstrText xml:space="preserve"> XE "Dependency injection (DI)" </w:delInstrText>
        </w:r>
        <w:r w:rsidRPr="00130755" w:rsidDel="00453DED">
          <w:fldChar w:fldCharType="end"/>
        </w:r>
        <w:r w:rsidRPr="00130755" w:rsidDel="00453DED">
          <w:delText xml:space="preserve"> is quite a bit larger than space allows. There are many tools out there to facilitate DI across many technologies, and many approaches and techniques. For example, rather than using constructor injection, you can use property or method injection. For a good overview of DI, check out Martin Fowler’s article from a few years ago:</w:delText>
        </w:r>
      </w:del>
    </w:p>
    <w:p w14:paraId="5CF882BC" w14:textId="77777777" w:rsidR="00130755" w:rsidRPr="00130755" w:rsidDel="00453DED" w:rsidRDefault="00130755" w:rsidP="00130755">
      <w:pPr>
        <w:pStyle w:val="Code"/>
        <w:rPr>
          <w:del w:id="1721" w:author="Brian Wortman" w:date="2014-04-24T20:15:00Z"/>
          <w:rStyle w:val="CodeInline"/>
        </w:rPr>
      </w:pPr>
      <w:del w:id="1722" w:author="Brian Wortman" w:date="2014-04-24T20:15:00Z">
        <w:r w:rsidRPr="00130755" w:rsidDel="00453DED">
          <w:rPr>
            <w:rStyle w:val="CodeInline"/>
          </w:rPr>
          <w:delText>http://martinfowler.com/articles/injection.html</w:delText>
        </w:r>
      </w:del>
    </w:p>
    <w:p w14:paraId="44BC4515" w14:textId="77777777" w:rsidR="00130755" w:rsidRPr="00130755" w:rsidDel="00453DED" w:rsidRDefault="00130755" w:rsidP="00130755">
      <w:pPr>
        <w:pStyle w:val="SideBarBody"/>
        <w:rPr>
          <w:del w:id="1723" w:author="Brian Wortman" w:date="2014-04-24T20:15:00Z"/>
        </w:rPr>
      </w:pPr>
      <w:del w:id="1724" w:author="Brian Wortman" w:date="2014-04-24T20:15:00Z">
        <w:r w:rsidRPr="00130755" w:rsidDel="00453DED">
          <w:delText>This book simply illustrates the happy path of DI, which is quite sufficient for building just about any RESTful service with MVC 4. However, this book assumes you can look up other sources for a more in-depth education on the subject.</w:delText>
        </w:r>
      </w:del>
    </w:p>
    <w:p w14:paraId="05B307DB" w14:textId="77777777" w:rsidR="00130755" w:rsidRPr="00130755" w:rsidRDefault="00130755" w:rsidP="00130755">
      <w:r w:rsidRPr="00130755">
        <w:t xml:space="preserve">Suppose that in the </w:t>
      </w:r>
      <w:r w:rsidRPr="00130755">
        <w:rPr>
          <w:rStyle w:val="CodeInline"/>
        </w:rPr>
        <w:t>TasksController</w:t>
      </w:r>
      <w:r w:rsidRPr="00130755">
        <w:t xml:space="preserve">’s </w:t>
      </w:r>
      <w:proofErr w:type="gramStart"/>
      <w:r w:rsidRPr="00130755">
        <w:rPr>
          <w:rStyle w:val="CodeInline"/>
        </w:rPr>
        <w:t>Post(</w:t>
      </w:r>
      <w:proofErr w:type="gramEnd"/>
      <w:r w:rsidRPr="00130755">
        <w:rPr>
          <w:rStyle w:val="CodeInline"/>
        </w:rPr>
        <w:t>)</w:t>
      </w:r>
      <w:r w:rsidRPr="00130755">
        <w:t xml:space="preserve"> method</w:t>
      </w:r>
      <w:r w:rsidR="004254E9">
        <w:t xml:space="preserve"> </w:t>
      </w:r>
      <w:r w:rsidRPr="00130755">
        <w:t xml:space="preserve">you want to know the current date and time, so that you can set the </w:t>
      </w:r>
      <w:r w:rsidRPr="00130755">
        <w:rPr>
          <w:rStyle w:val="CodeInline"/>
        </w:rPr>
        <w:t>CreatedDate</w:t>
      </w:r>
      <w:r w:rsidRPr="00130755">
        <w:t xml:space="preserve"> property on a newly created task. Rather than coupling yourself to the .NET </w:t>
      </w:r>
      <w:r w:rsidRPr="00130755">
        <w:rPr>
          <w:rStyle w:val="CodeInline"/>
        </w:rPr>
        <w:t>DateTime</w:t>
      </w:r>
      <w:r w:rsidRPr="00130755">
        <w:t xml:space="preserve"> class directly, you’re going to use DI to inject in a </w:t>
      </w:r>
      <w:r w:rsidRPr="00130755">
        <w:rPr>
          <w:rStyle w:val="CodeInline"/>
        </w:rPr>
        <w:t>DateTime</w:t>
      </w:r>
      <w:r w:rsidRPr="00130755">
        <w:t xml:space="preserve"> adapter. This is what the constructor code (and corresponding private field) might look like:</w:t>
      </w:r>
    </w:p>
    <w:p w14:paraId="40410C23" w14:textId="77777777" w:rsidR="00130755" w:rsidRPr="00130755" w:rsidRDefault="00130755" w:rsidP="00130755">
      <w:pPr>
        <w:pStyle w:val="Code"/>
      </w:pPr>
      <w:r w:rsidRPr="00130755">
        <w:lastRenderedPageBreak/>
        <w:t xml:space="preserve">        private readonly IDateTime _dateTime;</w:t>
      </w:r>
    </w:p>
    <w:p w14:paraId="1A7B81AB" w14:textId="77777777" w:rsidR="00130755" w:rsidRPr="00130755" w:rsidRDefault="00130755" w:rsidP="00130755">
      <w:pPr>
        <w:pStyle w:val="Code"/>
      </w:pPr>
    </w:p>
    <w:p w14:paraId="0F2A46A1" w14:textId="77777777" w:rsidR="00130755" w:rsidRPr="00130755" w:rsidRDefault="00130755" w:rsidP="00130755">
      <w:pPr>
        <w:pStyle w:val="Code"/>
      </w:pPr>
      <w:r w:rsidRPr="00130755">
        <w:t xml:space="preserve">        public TasksController(IDateTime dateTime)</w:t>
      </w:r>
    </w:p>
    <w:p w14:paraId="63E4493B" w14:textId="77777777" w:rsidR="00130755" w:rsidRPr="00130755" w:rsidRDefault="00130755" w:rsidP="00130755">
      <w:pPr>
        <w:pStyle w:val="Code"/>
      </w:pPr>
      <w:r w:rsidRPr="00130755">
        <w:t xml:space="preserve">        {</w:t>
      </w:r>
    </w:p>
    <w:p w14:paraId="47DA45DC" w14:textId="77777777" w:rsidR="00130755" w:rsidRPr="00130755" w:rsidRDefault="00130755" w:rsidP="00130755">
      <w:pPr>
        <w:pStyle w:val="Code"/>
      </w:pPr>
      <w:r w:rsidRPr="00130755">
        <w:t xml:space="preserve">            _dateTime = dateTime;</w:t>
      </w:r>
    </w:p>
    <w:p w14:paraId="1BB6D234" w14:textId="77777777" w:rsidR="00130755" w:rsidRPr="00130755" w:rsidRDefault="00130755" w:rsidP="00130755">
      <w:pPr>
        <w:pStyle w:val="Code"/>
      </w:pPr>
      <w:r w:rsidRPr="00130755">
        <w:t xml:space="preserve">        }</w:t>
      </w:r>
    </w:p>
    <w:p w14:paraId="4FAAE118" w14:textId="77777777" w:rsidR="00130755" w:rsidRPr="00130755" w:rsidRDefault="00130755" w:rsidP="00130755">
      <w:r w:rsidRPr="00130755">
        <w:t xml:space="preserve">The </w:t>
      </w:r>
      <w:r w:rsidRPr="00130755">
        <w:rPr>
          <w:rStyle w:val="CodeInline"/>
        </w:rPr>
        <w:t>IDateTime</w:t>
      </w:r>
      <w:r w:rsidRPr="00130755">
        <w:t xml:space="preserve"> interface, and corresponding default implementation that gets injected into the constructor (you’ll look at the DI configuration in a minute), look like this:</w:t>
      </w:r>
      <w:r w:rsidRPr="00130755">
        <w:fldChar w:fldCharType="begin"/>
      </w:r>
      <w:r w:rsidRPr="00130755">
        <w:instrText xml:space="preserve"> XE "Controller dependencies:dependency injection" </w:instrText>
      </w:r>
      <w:r w:rsidRPr="00130755">
        <w:fldChar w:fldCharType="end"/>
      </w:r>
      <w:r w:rsidRPr="00130755">
        <w:fldChar w:fldCharType="begin"/>
      </w:r>
      <w:r w:rsidRPr="00130755">
        <w:instrText xml:space="preserve"> XE "Dependency injection (DI)" </w:instrText>
      </w:r>
      <w:r w:rsidRPr="00130755">
        <w:fldChar w:fldCharType="end"/>
      </w:r>
    </w:p>
    <w:p w14:paraId="698A2524" w14:textId="77777777" w:rsidR="00130755" w:rsidRPr="00130755" w:rsidRDefault="00130755" w:rsidP="00130755">
      <w:pPr>
        <w:pStyle w:val="Code"/>
      </w:pPr>
      <w:r w:rsidRPr="00130755">
        <w:t xml:space="preserve">    public interface IDateTime</w:t>
      </w:r>
    </w:p>
    <w:p w14:paraId="73BFC498" w14:textId="77777777" w:rsidR="00130755" w:rsidRPr="00130755" w:rsidRDefault="00130755" w:rsidP="00130755">
      <w:pPr>
        <w:pStyle w:val="Code"/>
      </w:pPr>
      <w:r w:rsidRPr="00130755">
        <w:t xml:space="preserve">    {</w:t>
      </w:r>
    </w:p>
    <w:p w14:paraId="1EE5F85A" w14:textId="77777777" w:rsidR="00130755" w:rsidRPr="00130755" w:rsidRDefault="00130755" w:rsidP="00130755">
      <w:pPr>
        <w:pStyle w:val="Code"/>
      </w:pPr>
      <w:r w:rsidRPr="00130755">
        <w:t xml:space="preserve">        DateTime UtcNow { get; }</w:t>
      </w:r>
    </w:p>
    <w:p w14:paraId="7775555B" w14:textId="77777777" w:rsidR="00130755" w:rsidRPr="00130755" w:rsidRDefault="00130755" w:rsidP="00130755">
      <w:pPr>
        <w:pStyle w:val="Code"/>
      </w:pPr>
      <w:r w:rsidRPr="00130755">
        <w:t xml:space="preserve">    }</w:t>
      </w:r>
    </w:p>
    <w:p w14:paraId="6B587AE4" w14:textId="77777777" w:rsidR="00130755" w:rsidRPr="00130755" w:rsidRDefault="00130755" w:rsidP="00130755">
      <w:pPr>
        <w:pStyle w:val="Code"/>
      </w:pPr>
    </w:p>
    <w:p w14:paraId="3C6F8054" w14:textId="77777777" w:rsidR="00130755" w:rsidRPr="00130755" w:rsidRDefault="00130755" w:rsidP="00130755">
      <w:pPr>
        <w:pStyle w:val="Code"/>
      </w:pPr>
      <w:r w:rsidRPr="00130755">
        <w:t xml:space="preserve">    public class DateTimeAdapter : IDateTime</w:t>
      </w:r>
    </w:p>
    <w:p w14:paraId="1C9AE7F7" w14:textId="77777777" w:rsidR="00130755" w:rsidRPr="00130755" w:rsidRDefault="00130755" w:rsidP="00130755">
      <w:pPr>
        <w:pStyle w:val="Code"/>
      </w:pPr>
      <w:r w:rsidRPr="00130755">
        <w:t xml:space="preserve">    {</w:t>
      </w:r>
    </w:p>
    <w:p w14:paraId="7DC1B336" w14:textId="77777777" w:rsidR="00130755" w:rsidRPr="00130755" w:rsidRDefault="00130755" w:rsidP="00130755">
      <w:pPr>
        <w:pStyle w:val="Code"/>
      </w:pPr>
      <w:r w:rsidRPr="00130755">
        <w:t xml:space="preserve">        public DateTime UtcNow</w:t>
      </w:r>
    </w:p>
    <w:p w14:paraId="0B051F93" w14:textId="77777777" w:rsidR="00130755" w:rsidRPr="00130755" w:rsidRDefault="00130755" w:rsidP="00130755">
      <w:pPr>
        <w:pStyle w:val="Code"/>
      </w:pPr>
      <w:r w:rsidRPr="00130755">
        <w:t xml:space="preserve">        {</w:t>
      </w:r>
    </w:p>
    <w:p w14:paraId="5E98EEBE" w14:textId="77777777" w:rsidR="00130755" w:rsidRPr="00130755" w:rsidRDefault="00130755" w:rsidP="00130755">
      <w:pPr>
        <w:pStyle w:val="Code"/>
      </w:pPr>
      <w:r w:rsidRPr="00130755">
        <w:t xml:space="preserve">            get { return DateTime.UtcNow; }</w:t>
      </w:r>
    </w:p>
    <w:p w14:paraId="2C0BCC89" w14:textId="77777777" w:rsidR="00130755" w:rsidRPr="00130755" w:rsidRDefault="00130755" w:rsidP="00130755">
      <w:pPr>
        <w:pStyle w:val="Code"/>
      </w:pPr>
      <w:r w:rsidRPr="00130755">
        <w:t xml:space="preserve">        }</w:t>
      </w:r>
    </w:p>
    <w:p w14:paraId="5BB2719E" w14:textId="77777777" w:rsidR="00130755" w:rsidRPr="00130755" w:rsidRDefault="00130755" w:rsidP="00130755">
      <w:pPr>
        <w:pStyle w:val="Code"/>
      </w:pPr>
      <w:r w:rsidRPr="00130755">
        <w:t xml:space="preserve">    }</w:t>
      </w:r>
    </w:p>
    <w:p w14:paraId="67BDB009" w14:textId="77777777" w:rsidR="00130755" w:rsidRPr="00130755" w:rsidRDefault="00130755" w:rsidP="00130755">
      <w:r w:rsidRPr="00130755">
        <w:t>Somewhere in the controller code,</w:t>
      </w:r>
      <w:r w:rsidR="004254E9">
        <w:t xml:space="preserve"> </w:t>
      </w:r>
      <w:r w:rsidRPr="00130755">
        <w:t xml:space="preserve">you can then use the private </w:t>
      </w:r>
      <w:r w:rsidRPr="00130755">
        <w:rPr>
          <w:rStyle w:val="CodeInline"/>
        </w:rPr>
        <w:t>_dateTime</w:t>
      </w:r>
      <w:r w:rsidRPr="00130755">
        <w:t xml:space="preserve"> field to grab the current date and time of the system:</w:t>
      </w:r>
    </w:p>
    <w:p w14:paraId="731729D9" w14:textId="77777777" w:rsidR="00130755" w:rsidRPr="00130755" w:rsidRDefault="00130755" w:rsidP="00130755">
      <w:pPr>
        <w:pStyle w:val="Code"/>
      </w:pPr>
      <w:r w:rsidRPr="00130755">
        <w:t xml:space="preserve">    var task = new Task</w:t>
      </w:r>
    </w:p>
    <w:p w14:paraId="5AAD6F34" w14:textId="77777777" w:rsidR="00130755" w:rsidRPr="00130755" w:rsidRDefault="00130755" w:rsidP="00130755">
      <w:pPr>
        <w:pStyle w:val="Code"/>
      </w:pPr>
      <w:r w:rsidRPr="00130755">
        <w:t xml:space="preserve">                   {</w:t>
      </w:r>
    </w:p>
    <w:p w14:paraId="4A900404" w14:textId="77777777" w:rsidR="00130755" w:rsidRPr="00130755" w:rsidRDefault="00130755" w:rsidP="00130755">
      <w:pPr>
        <w:pStyle w:val="Code"/>
      </w:pPr>
      <w:r w:rsidRPr="00130755">
        <w:t xml:space="preserve">                       // …</w:t>
      </w:r>
    </w:p>
    <w:p w14:paraId="11F6FD66" w14:textId="77777777" w:rsidR="00130755" w:rsidRPr="00130755" w:rsidRDefault="00130755" w:rsidP="00130755">
      <w:pPr>
        <w:pStyle w:val="Code"/>
      </w:pPr>
      <w:r w:rsidRPr="00130755">
        <w:t xml:space="preserve">                       CreatedDate = _dateTime.UtcNow</w:t>
      </w:r>
    </w:p>
    <w:p w14:paraId="4B63F3C4" w14:textId="77777777" w:rsidR="00130755" w:rsidRPr="00130755" w:rsidRDefault="00130755" w:rsidP="00130755">
      <w:pPr>
        <w:pStyle w:val="Code"/>
      </w:pPr>
      <w:r w:rsidRPr="00130755">
        <w:t xml:space="preserve">                   };</w:t>
      </w:r>
    </w:p>
    <w:p w14:paraId="548B8B81" w14:textId="77777777" w:rsidR="00130755" w:rsidRPr="00130755" w:rsidRDefault="00130755" w:rsidP="00130755">
      <w:r w:rsidRPr="00130755">
        <w:t xml:space="preserve">You simply follow this same pattern for all other dependencies, even for other .NET Framework classes. Another classic example is the use of </w:t>
      </w:r>
      <w:r w:rsidRPr="00130755">
        <w:rPr>
          <w:rStyle w:val="CodeInline"/>
        </w:rPr>
        <w:t>Environment.MachineName</w:t>
      </w:r>
      <w:r w:rsidRPr="00130755">
        <w:t>. This should also be wrapped in an adapter and injected in through the constructor. Not only do you decouple the code from something outside of the application (in this case, the name of the machine you’re on), but it also provides for much better testability. This is because you can now use a Mock during unit test execution and explicitly set the machine name property, as opposed to relying on the name of whatever machine the tests happen to be running on.</w:t>
      </w:r>
    </w:p>
    <w:p w14:paraId="0873C3E3" w14:textId="77777777" w:rsidR="00130755" w:rsidRPr="00130755" w:rsidRDefault="00130755" w:rsidP="00130755">
      <w:r w:rsidRPr="00130755">
        <w:t xml:space="preserve">To summarize this section, remember that all functionality used by a class must be pushed up to the constructor as a dependency. Further, those dependencies should come in the form of an interface, whether you write it yourself (e.g., an adapter) or there is one already available for you to use (e.g., a log4net </w:t>
      </w:r>
      <w:r w:rsidRPr="00130755">
        <w:rPr>
          <w:rStyle w:val="CodeInline"/>
        </w:rPr>
        <w:t>ILog</w:t>
      </w:r>
      <w:r w:rsidRPr="00130755">
        <w:t xml:space="preserve"> interface).</w:t>
      </w:r>
      <w:r w:rsidRPr="00130755">
        <w:fldChar w:fldCharType="begin"/>
      </w:r>
      <w:r w:rsidRPr="00130755">
        <w:instrText xml:space="preserve"> XE "Controller dependencies:dependency injection" </w:instrText>
      </w:r>
      <w:r w:rsidRPr="00130755">
        <w:fldChar w:fldCharType="end"/>
      </w:r>
      <w:r w:rsidRPr="00130755">
        <w:fldChar w:fldCharType="begin"/>
      </w:r>
      <w:r w:rsidRPr="00130755">
        <w:instrText xml:space="preserve"> XE "Dependency injection (DI)" </w:instrText>
      </w:r>
      <w:r w:rsidRPr="00130755">
        <w:fldChar w:fldCharType="end"/>
      </w:r>
    </w:p>
    <w:p w14:paraId="5C2E7DC8" w14:textId="77777777" w:rsidR="00130755" w:rsidRPr="00130755" w:rsidRDefault="00130755" w:rsidP="00130755">
      <w:r w:rsidRPr="00130755">
        <w:lastRenderedPageBreak/>
        <w:t>Now that you’ve established the need and basic use of this very important pattern, let’s look at how you might configure a DI tool to give you what you need at runtime.</w:t>
      </w:r>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r w:rsidRPr="00130755">
        <w:t>Ninject Dependency Injection</w:t>
      </w:r>
      <w:r w:rsidRPr="00130755">
        <w:fldChar w:fldCharType="begin"/>
      </w:r>
      <w:r w:rsidRPr="00130755">
        <w:instrText xml:space="preserve"> XE "Ninject dependency injection" </w:instrText>
      </w:r>
      <w:r w:rsidRPr="00130755">
        <w:fldChar w:fldCharType="end"/>
      </w:r>
    </w:p>
    <w:p w14:paraId="4BBCFC22" w14:textId="77777777" w:rsidR="00130755" w:rsidRPr="00130755" w:rsidRDefault="00130755" w:rsidP="00130755">
      <w:r w:rsidRPr="00130755">
        <w:t>For the task-management service, I’ve chosen to use the open source Ninject dependency injection tool. Ninject is easy to use and seems to be the most popular approach these days (within the .NET community). However, the same principles apply to all DI tools—you just need to account for the differences in syntax.</w:t>
      </w:r>
    </w:p>
    <w:p w14:paraId="2C218FE0" w14:textId="77777777" w:rsidR="00130755" w:rsidRPr="00130755" w:rsidRDefault="00130755" w:rsidP="00130755">
      <w:r w:rsidRPr="00130755">
        <w:t>There are three things you need to take care of regarding Ninject in the service. The first two need to be done in any kind of application, while the third is somewhat unique to an MVC 4 Web API service. Table 5-2 briefly describes each of these three activities.</w:t>
      </w:r>
    </w:p>
    <w:p w14:paraId="1E9950F4" w14:textId="77777777" w:rsidR="00130755" w:rsidRPr="00130755" w:rsidRDefault="00130755" w:rsidP="00130755">
      <w:pPr>
        <w:pStyle w:val="FigureCaption"/>
      </w:pPr>
      <w:r w:rsidRPr="00130755">
        <w:t>Table 5-2. Three Ninject–related activities</w:t>
      </w:r>
    </w:p>
    <w:tbl>
      <w:tblPr>
        <w:tblStyle w:val="TableGrid"/>
        <w:tblW w:w="0" w:type="auto"/>
        <w:tblLook w:val="04A0" w:firstRow="1" w:lastRow="0" w:firstColumn="1" w:lastColumn="0" w:noHBand="0" w:noVBand="1"/>
      </w:tblPr>
      <w:tblGrid>
        <w:gridCol w:w="1908"/>
        <w:gridCol w:w="3348"/>
      </w:tblGrid>
      <w:tr w:rsidR="00130755" w14:paraId="345896C9" w14:textId="77777777" w:rsidTr="00130755">
        <w:tc>
          <w:tcPr>
            <w:tcW w:w="1908" w:type="dxa"/>
            <w:tcBorders>
              <w:top w:val="single" w:sz="4" w:space="0" w:color="auto"/>
              <w:left w:val="single" w:sz="4" w:space="0" w:color="auto"/>
              <w:bottom w:val="single" w:sz="4" w:space="0" w:color="auto"/>
              <w:right w:val="single" w:sz="4" w:space="0" w:color="auto"/>
            </w:tcBorders>
            <w:hideMark/>
          </w:tcPr>
          <w:p w14:paraId="7AC36C8A" w14:textId="77777777" w:rsidR="00130755" w:rsidRPr="00130755" w:rsidRDefault="00130755">
            <w:pPr>
              <w:pStyle w:val="TableHead"/>
            </w:pPr>
            <w:r w:rsidRPr="00130755">
              <w:t>Activity</w:t>
            </w:r>
          </w:p>
        </w:tc>
        <w:tc>
          <w:tcPr>
            <w:tcW w:w="3348" w:type="dxa"/>
            <w:tcBorders>
              <w:top w:val="single" w:sz="4" w:space="0" w:color="auto"/>
              <w:left w:val="single" w:sz="4" w:space="0" w:color="auto"/>
              <w:bottom w:val="single" w:sz="4" w:space="0" w:color="auto"/>
              <w:right w:val="single" w:sz="4" w:space="0" w:color="auto"/>
            </w:tcBorders>
            <w:hideMark/>
          </w:tcPr>
          <w:p w14:paraId="3627EA69" w14:textId="77777777" w:rsidR="00130755" w:rsidRPr="00130755" w:rsidRDefault="00130755">
            <w:pPr>
              <w:pStyle w:val="TableHead"/>
            </w:pPr>
            <w:r w:rsidRPr="00130755">
              <w:t>Description</w:t>
            </w:r>
          </w:p>
        </w:tc>
      </w:tr>
      <w:tr w:rsidR="00130755" w14:paraId="72941046" w14:textId="77777777" w:rsidTr="00130755">
        <w:tc>
          <w:tcPr>
            <w:tcW w:w="1908" w:type="dxa"/>
            <w:tcBorders>
              <w:top w:val="single" w:sz="4" w:space="0" w:color="auto"/>
              <w:left w:val="single" w:sz="4" w:space="0" w:color="auto"/>
              <w:bottom w:val="single" w:sz="4" w:space="0" w:color="auto"/>
              <w:right w:val="single" w:sz="4" w:space="0" w:color="auto"/>
            </w:tcBorders>
            <w:hideMark/>
          </w:tcPr>
          <w:p w14:paraId="459D724A" w14:textId="77777777" w:rsidR="00130755" w:rsidRPr="00130755" w:rsidRDefault="00130755">
            <w:pPr>
              <w:pStyle w:val="TableText"/>
            </w:pPr>
            <w:r w:rsidRPr="00130755">
              <w:t>Container configuration</w:t>
            </w:r>
          </w:p>
        </w:tc>
        <w:tc>
          <w:tcPr>
            <w:tcW w:w="3348" w:type="dxa"/>
            <w:tcBorders>
              <w:top w:val="single" w:sz="4" w:space="0" w:color="auto"/>
              <w:left w:val="single" w:sz="4" w:space="0" w:color="auto"/>
              <w:bottom w:val="single" w:sz="4" w:space="0" w:color="auto"/>
              <w:right w:val="single" w:sz="4" w:space="0" w:color="auto"/>
            </w:tcBorders>
            <w:hideMark/>
          </w:tcPr>
          <w:p w14:paraId="44364F7C" w14:textId="77777777" w:rsidR="00130755" w:rsidRPr="00130755" w:rsidRDefault="00130755">
            <w:pPr>
              <w:pStyle w:val="TableText"/>
            </w:pPr>
            <w:r w:rsidRPr="00130755">
              <w:t>Make sure a DI container is created during application start-up and remains in memory until the application shuts down.</w:t>
            </w:r>
          </w:p>
        </w:tc>
      </w:tr>
      <w:tr w:rsidR="00130755" w14:paraId="58997D41" w14:textId="77777777" w:rsidTr="00130755">
        <w:tc>
          <w:tcPr>
            <w:tcW w:w="1908" w:type="dxa"/>
            <w:tcBorders>
              <w:top w:val="single" w:sz="4" w:space="0" w:color="auto"/>
              <w:left w:val="single" w:sz="4" w:space="0" w:color="auto"/>
              <w:bottom w:val="single" w:sz="4" w:space="0" w:color="auto"/>
              <w:right w:val="single" w:sz="4" w:space="0" w:color="auto"/>
            </w:tcBorders>
            <w:hideMark/>
          </w:tcPr>
          <w:p w14:paraId="35415187" w14:textId="77777777" w:rsidR="00130755" w:rsidRPr="00130755" w:rsidRDefault="00130755">
            <w:pPr>
              <w:pStyle w:val="TableText"/>
            </w:pPr>
            <w:r w:rsidRPr="00130755">
              <w:t>Container bindings</w:t>
            </w:r>
          </w:p>
        </w:tc>
        <w:tc>
          <w:tcPr>
            <w:tcW w:w="3348" w:type="dxa"/>
            <w:tcBorders>
              <w:top w:val="single" w:sz="4" w:space="0" w:color="auto"/>
              <w:left w:val="single" w:sz="4" w:space="0" w:color="auto"/>
              <w:bottom w:val="single" w:sz="4" w:space="0" w:color="auto"/>
              <w:right w:val="single" w:sz="4" w:space="0" w:color="auto"/>
            </w:tcBorders>
            <w:hideMark/>
          </w:tcPr>
          <w:p w14:paraId="25E18AE0" w14:textId="77777777" w:rsidR="00130755" w:rsidRPr="00130755" w:rsidRDefault="00130755">
            <w:pPr>
              <w:pStyle w:val="TableText"/>
            </w:pPr>
            <w:r w:rsidRPr="00130755">
              <w:t>This is where you link interfaces to concrete implementations, such as</w:t>
            </w:r>
            <w:r w:rsidR="004254E9">
              <w:t xml:space="preserve"> </w:t>
            </w:r>
            <w:r w:rsidRPr="00130755">
              <w:rPr>
                <w:rStyle w:val="CodeInline"/>
              </w:rPr>
              <w:t>IDateTime</w:t>
            </w:r>
            <w:r w:rsidRPr="00130755">
              <w:sym w:font="Wingdings 3" w:char="F086"/>
            </w:r>
            <w:r w:rsidRPr="00130755">
              <w:rPr>
                <w:rStyle w:val="CodeInline"/>
              </w:rPr>
              <w:t>DateTimeAdapter</w:t>
            </w:r>
            <w:r w:rsidRPr="00130755">
              <w:t>.</w:t>
            </w:r>
          </w:p>
        </w:tc>
      </w:tr>
      <w:tr w:rsidR="00130755" w14:paraId="41563A7C" w14:textId="77777777" w:rsidTr="00130755">
        <w:tc>
          <w:tcPr>
            <w:tcW w:w="1908" w:type="dxa"/>
            <w:tcBorders>
              <w:top w:val="single" w:sz="4" w:space="0" w:color="auto"/>
              <w:left w:val="single" w:sz="4" w:space="0" w:color="auto"/>
              <w:bottom w:val="single" w:sz="4" w:space="0" w:color="auto"/>
              <w:right w:val="single" w:sz="4" w:space="0" w:color="auto"/>
            </w:tcBorders>
            <w:hideMark/>
          </w:tcPr>
          <w:p w14:paraId="13670434" w14:textId="77777777" w:rsidR="00130755" w:rsidRPr="00130755" w:rsidRDefault="00130755">
            <w:pPr>
              <w:pStyle w:val="TableText"/>
            </w:pPr>
            <w:r w:rsidRPr="00130755">
              <w:rPr>
                <w:rStyle w:val="CodeInline"/>
              </w:rPr>
              <w:t>IDependencyResolver</w:t>
            </w:r>
            <w:r w:rsidRPr="00130755">
              <w:t xml:space="preserve"> for Ninject</w:t>
            </w:r>
          </w:p>
        </w:tc>
        <w:tc>
          <w:tcPr>
            <w:tcW w:w="3348" w:type="dxa"/>
            <w:tcBorders>
              <w:top w:val="single" w:sz="4" w:space="0" w:color="auto"/>
              <w:left w:val="single" w:sz="4" w:space="0" w:color="auto"/>
              <w:bottom w:val="single" w:sz="4" w:space="0" w:color="auto"/>
              <w:right w:val="single" w:sz="4" w:space="0" w:color="auto"/>
            </w:tcBorders>
            <w:hideMark/>
          </w:tcPr>
          <w:p w14:paraId="7218ED58" w14:textId="77777777" w:rsidR="00130755" w:rsidRPr="00130755" w:rsidRDefault="00130755">
            <w:pPr>
              <w:pStyle w:val="TableText"/>
            </w:pPr>
            <w:r w:rsidRPr="00130755">
              <w:t xml:space="preserve">This tells MVC 4 / Web API to </w:t>
            </w:r>
            <w:r w:rsidR="004254E9" w:rsidRPr="00130755">
              <w:t>ask for</w:t>
            </w:r>
            <w:r w:rsidRPr="00130755">
              <w:t xml:space="preserve"> all </w:t>
            </w:r>
            <w:r w:rsidR="004254E9" w:rsidRPr="00130755">
              <w:t>dependencies. This</w:t>
            </w:r>
            <w:r w:rsidRPr="00130755">
              <w:t xml:space="preserve"> is the key that allows you to push dependencies up to the constructor on the controllers.</w:t>
            </w:r>
            <w:r w:rsidRPr="00130755">
              <w:fldChar w:fldCharType="begin"/>
            </w:r>
            <w:r w:rsidRPr="00130755">
              <w:instrText xml:space="preserve"> XE "Controller dependencies:Ninject" </w:instrText>
            </w:r>
            <w:r w:rsidRPr="00130755">
              <w:fldChar w:fldCharType="end"/>
            </w:r>
          </w:p>
        </w:tc>
      </w:tr>
    </w:tbl>
    <w:p w14:paraId="240E8815" w14:textId="77777777" w:rsidR="00130755" w:rsidRPr="00130755" w:rsidRDefault="00130755" w:rsidP="00130755"/>
    <w:p w14:paraId="5C8749B8" w14:textId="77777777" w:rsidR="00130755" w:rsidRPr="00130755" w:rsidRDefault="00130755" w:rsidP="00130755">
      <w:pPr>
        <w:pStyle w:val="Heading2"/>
      </w:pPr>
      <w:r w:rsidRPr="00130755">
        <w:t>Container Configuration</w:t>
      </w:r>
      <w:r w:rsidRPr="00130755">
        <w:fldChar w:fldCharType="begin"/>
      </w:r>
      <w:r w:rsidRPr="00130755">
        <w:instrText xml:space="preserve"> XE "Controller dependencies:container configuration" </w:instrText>
      </w:r>
      <w:r w:rsidRPr="00130755">
        <w:fldChar w:fldCharType="end"/>
      </w:r>
    </w:p>
    <w:p w14:paraId="4D240B9C" w14:textId="77777777" w:rsidR="00130755" w:rsidRPr="00130755" w:rsidRDefault="00130755" w:rsidP="00130755">
      <w:r w:rsidRPr="00130755">
        <w:t xml:space="preserve">In order for the DI container to be useful for creating objects and injecting them into constructors (as well as to control the lifetime of those objects), the container must be available for the entire duration that the application is running. In other words, </w:t>
      </w:r>
      <w:r w:rsidR="00F230B6" w:rsidRPr="00130755">
        <w:t>a single</w:t>
      </w:r>
      <w:r w:rsidRPr="00130755">
        <w:t xml:space="preserve"> container instance must meet three criteria:</w:t>
      </w:r>
    </w:p>
    <w:p w14:paraId="7ADE2B7F" w14:textId="77777777" w:rsidR="00130755" w:rsidRPr="00130755" w:rsidRDefault="00130755" w:rsidP="00130755">
      <w:pPr>
        <w:pStyle w:val="Bullet"/>
      </w:pPr>
      <w:r w:rsidRPr="00130755">
        <w:t>Be created as one of the first things that happens when the application starts up</w:t>
      </w:r>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lastRenderedPageBreak/>
        <w:t>Be destroyed as one of the last steps the application takes during shutdown</w:t>
      </w:r>
    </w:p>
    <w:p w14:paraId="7BAFFD1C" w14:textId="77777777" w:rsidR="00130755" w:rsidRPr="00130755" w:rsidRDefault="00130755" w:rsidP="00130755">
      <w:r w:rsidRPr="00130755">
        <w:t xml:space="preserve">While it is certainly possible to wire up Ninject manually, the easiest and most reliable option for making sure the container is always available is to simply install the </w:t>
      </w:r>
      <w:r w:rsidRPr="00130755">
        <w:rPr>
          <w:rStyle w:val="CodeInline"/>
        </w:rPr>
        <w:t>Ninject.Web.Common</w:t>
      </w:r>
      <w:r w:rsidRPr="00130755">
        <w:t xml:space="preserve"> NuGet package. If you were following the steps in Chapter 4, then you already did this. It handles creating and destroying a container instance—within those startup and shutdown methods. All of this happens within a class that gets added to the </w:t>
      </w:r>
      <w:r w:rsidRPr="00130755">
        <w:rPr>
          <w:rStyle w:val="CodeInline"/>
        </w:rPr>
        <w:t>app_start</w:t>
      </w:r>
      <w:r w:rsidRPr="00130755">
        <w:t xml:space="preserve"> folder in the MVC project.</w:t>
      </w:r>
    </w:p>
    <w:p w14:paraId="298E0F8A" w14:textId="77777777" w:rsidR="00130755" w:rsidRPr="00130755" w:rsidRDefault="00130755" w:rsidP="00130755">
      <w:r w:rsidRPr="00130755">
        <w:t xml:space="preserve">The bottom </w:t>
      </w:r>
      <w:r w:rsidR="00F230B6" w:rsidRPr="00130755">
        <w:t>line: Installing</w:t>
      </w:r>
      <w:r w:rsidRPr="00130755">
        <w:t xml:space="preserve"> the </w:t>
      </w:r>
      <w:r w:rsidRPr="00130755">
        <w:rPr>
          <w:rStyle w:val="CodeInline"/>
        </w:rPr>
        <w:t>Ninject.Web.Common</w:t>
      </w:r>
      <w:r w:rsidRPr="00130755">
        <w:t xml:space="preserve"> NuGet package is all you need to do to properly configure Ninject to work in an MVC 4 and Web API project. Pretty easy!</w:t>
      </w:r>
      <w:r w:rsidRPr="00130755">
        <w:fldChar w:fldCharType="begin"/>
      </w:r>
      <w:r w:rsidRPr="00130755">
        <w:instrText xml:space="preserve"> XE "Controller dependencies:container configuration" </w:instrText>
      </w:r>
      <w:r w:rsidRPr="00130755">
        <w:fldChar w:fldCharType="end"/>
      </w:r>
    </w:p>
    <w:p w14:paraId="49F6D80E" w14:textId="77777777" w:rsidR="00130755" w:rsidRPr="00130755" w:rsidRDefault="00130755" w:rsidP="00130755">
      <w:pPr>
        <w:pStyle w:val="Heading2"/>
      </w:pPr>
      <w:r w:rsidRPr="00130755">
        <w:t>Container Bindings</w:t>
      </w:r>
    </w:p>
    <w:p w14:paraId="1DCB7066" w14:textId="77777777" w:rsidR="00130755" w:rsidRPr="00130755" w:rsidRDefault="00130755" w:rsidP="00130755">
      <w:r w:rsidRPr="00130755">
        <w:t xml:space="preserve">Once the container itself is configured to be around while the application is running, you need to give it the type mappings. This is essentially just mapping interface types to implementation types—and in some cases, to implementation methods. In the previous example, where you looked at how the </w:t>
      </w:r>
      <w:r w:rsidRPr="00130755">
        <w:rPr>
          <w:rStyle w:val="CodeInline"/>
        </w:rPr>
        <w:t>IDateTime</w:t>
      </w:r>
      <w:r w:rsidRPr="00130755">
        <w:t xml:space="preserve"> interface</w:t>
      </w:r>
      <w:r w:rsidRPr="00130755">
        <w:fldChar w:fldCharType="begin"/>
      </w:r>
      <w:r w:rsidRPr="00130755">
        <w:instrText xml:space="preserve"> XE "</w:instrText>
      </w:r>
      <w:r w:rsidRPr="00130755">
        <w:rPr>
          <w:rStyle w:val="CodeInline"/>
        </w:rPr>
        <w:instrText>Controller dependencies:container bindings:IDateTime interface</w:instrText>
      </w:r>
      <w:r w:rsidRPr="00130755">
        <w:instrText xml:space="preserve">" </w:instrText>
      </w:r>
      <w:r w:rsidRPr="00130755">
        <w:fldChar w:fldCharType="end"/>
      </w:r>
      <w:r w:rsidRPr="00130755">
        <w:t xml:space="preserve"> is injected into the</w:t>
      </w:r>
      <w:r w:rsidR="00F230B6">
        <w:t xml:space="preserve"> </w:t>
      </w:r>
      <w:r w:rsidRPr="00130755">
        <w:rPr>
          <w:rStyle w:val="CodeInline"/>
        </w:rPr>
        <w:t>TasksController</w:t>
      </w:r>
      <w:r w:rsidRPr="00130755">
        <w:t xml:space="preserve">, the implementation would be the </w:t>
      </w:r>
      <w:r w:rsidRPr="00130755">
        <w:rPr>
          <w:rStyle w:val="CodeInline"/>
        </w:rPr>
        <w:t>DateTimeAdapter</w:t>
      </w:r>
      <w:r w:rsidRPr="00130755">
        <w:t xml:space="preserve"> class. This particular </w:t>
      </w:r>
      <w:r w:rsidR="00F230B6" w:rsidRPr="00130755">
        <w:t>mapping uses</w:t>
      </w:r>
      <w:r w:rsidRPr="00130755">
        <w:t xml:space="preserve"> Ninject and would look like this:</w:t>
      </w:r>
    </w:p>
    <w:p w14:paraId="20A3AE55" w14:textId="77777777" w:rsidR="00130755" w:rsidRPr="00130755" w:rsidRDefault="00130755" w:rsidP="00130755">
      <w:pPr>
        <w:pStyle w:val="Code"/>
      </w:pPr>
      <w:r w:rsidRPr="00130755">
        <w:t>container.Bind&lt;IDateTime&gt;().To&lt;DateTimeAdapter&gt;();</w:t>
      </w:r>
    </w:p>
    <w:p w14:paraId="4263ABF9" w14:textId="77777777" w:rsidR="00130755" w:rsidRPr="00130755" w:rsidRDefault="00130755" w:rsidP="00130755">
      <w:r w:rsidRPr="00130755">
        <w:t xml:space="preserve">Notice that you aren’t actually creating an instance of </w:t>
      </w:r>
      <w:r w:rsidRPr="00130755">
        <w:rPr>
          <w:rStyle w:val="CodeInline"/>
        </w:rPr>
        <w:t>DateTimeAdapter</w:t>
      </w:r>
      <w:r w:rsidRPr="00130755">
        <w:t>—you’ll let Ninject do that for you as such instances are required.</w:t>
      </w:r>
    </w:p>
    <w:p w14:paraId="04C95909" w14:textId="77777777" w:rsidR="00130755" w:rsidRPr="00130755" w:rsidRDefault="00130755" w:rsidP="00130755">
      <w:r w:rsidRPr="00130755">
        <w:t xml:space="preserve">You also need to map the log4net interface </w:t>
      </w:r>
      <w:r w:rsidRPr="00130755">
        <w:rPr>
          <w:rStyle w:val="CodeInline"/>
        </w:rPr>
        <w:t>ILog</w:t>
      </w:r>
      <w:r w:rsidRPr="00130755">
        <w:t xml:space="preserve"> to a specific logger. In this case, you’ll create an instance of the logger and tell Ninject to use it only—and not create its own instances. This is because the log4net logger must be created a certain way using the log4net </w:t>
      </w:r>
      <w:r w:rsidRPr="00130755">
        <w:rPr>
          <w:rStyle w:val="CodeInline"/>
        </w:rPr>
        <w:t>LogManager</w:t>
      </w:r>
      <w:r w:rsidRPr="00130755">
        <w:t xml:space="preserve"> class. Nevertheless, registering an instance is similar to registering a type mapping, as shown here:</w:t>
      </w:r>
    </w:p>
    <w:p w14:paraId="3B695F20" w14:textId="77777777" w:rsidR="00130755" w:rsidRPr="00130755" w:rsidRDefault="00130755" w:rsidP="00130755">
      <w:pPr>
        <w:pStyle w:val="Code"/>
      </w:pPr>
      <w:r w:rsidRPr="00130755">
        <w:t>log4net.Config.XmlConfigurator.Configure();</w:t>
      </w:r>
    </w:p>
    <w:p w14:paraId="54731296" w14:textId="77777777" w:rsidR="00130755" w:rsidRPr="00130755" w:rsidRDefault="00130755" w:rsidP="00130755">
      <w:pPr>
        <w:pStyle w:val="Code"/>
      </w:pPr>
      <w:r w:rsidRPr="00130755">
        <w:rPr>
          <w:highlight w:val="yellow"/>
        </w:rPr>
        <w:t>var loggerForWebSite = LogManager.GetLogger("Mvc4ServicesBookWebsite");</w:t>
      </w:r>
    </w:p>
    <w:p w14:paraId="5D9CD4AA" w14:textId="77777777" w:rsidR="00130755" w:rsidRPr="00130755" w:rsidRDefault="00130755" w:rsidP="00130755">
      <w:pPr>
        <w:pStyle w:val="Code"/>
      </w:pPr>
      <w:r w:rsidRPr="00130755">
        <w:t>container.Bind&lt;ILog&gt;().ToConstant(loggerForWebSite);</w:t>
      </w:r>
    </w:p>
    <w:p w14:paraId="6497653B" w14:textId="77777777" w:rsidR="00130755" w:rsidRPr="00130755" w:rsidRDefault="00130755" w:rsidP="00130755">
      <w:r w:rsidRPr="00130755">
        <w:t xml:space="preserve">Assuming that you used the log4net </w:t>
      </w:r>
      <w:r w:rsidRPr="00130755">
        <w:rPr>
          <w:rStyle w:val="CodeInline"/>
        </w:rPr>
        <w:t>web.config</w:t>
      </w:r>
      <w:r w:rsidRPr="00130755">
        <w:rPr>
          <w:rStyle w:val="CodeInline"/>
        </w:rPr>
        <w:fldChar w:fldCharType="begin"/>
      </w:r>
      <w:r w:rsidRPr="00130755">
        <w:instrText xml:space="preserve"> XE "Controller dependencies:container bindings:log4net web.config" </w:instrText>
      </w:r>
      <w:r w:rsidRPr="00130755">
        <w:rPr>
          <w:rStyle w:val="CodeInline"/>
        </w:rPr>
        <w:fldChar w:fldCharType="end"/>
      </w:r>
      <w:r w:rsidRPr="00130755">
        <w:t xml:space="preserve"> section specified in Chapter 4, the first line (where you</w:t>
      </w:r>
      <w:r w:rsidR="00F230B6">
        <w:t xml:space="preserve"> </w:t>
      </w:r>
      <w:r w:rsidRPr="00130755">
        <w:t xml:space="preserve">call the log4net </w:t>
      </w:r>
      <w:r w:rsidRPr="00130755">
        <w:rPr>
          <w:rStyle w:val="CodeBold"/>
        </w:rPr>
        <w:t>Configuration</w:t>
      </w:r>
      <w:r w:rsidRPr="00130755">
        <w:t xml:space="preserve"> object’s </w:t>
      </w:r>
      <w:r w:rsidRPr="00130755">
        <w:rPr>
          <w:rStyle w:val="CodeInline"/>
        </w:rPr>
        <w:t>Configure()</w:t>
      </w:r>
      <w:r w:rsidRPr="00130755">
        <w:t xml:space="preserve"> method) will read that configuration information and use it to wire up the loggers and their properties. Next, you can use the </w:t>
      </w:r>
      <w:r w:rsidRPr="00130755">
        <w:rPr>
          <w:rStyle w:val="CodeInline"/>
        </w:rPr>
        <w:t>LogManager</w:t>
      </w:r>
      <w:r w:rsidRPr="00130755">
        <w:t xml:space="preserve"> to get an instance of a logger—which you immediately stick into the Ninject container. Therefore all subsequent calls to </w:t>
      </w:r>
      <w:r w:rsidRPr="00130755">
        <w:rPr>
          <w:rStyle w:val="CodeInline"/>
        </w:rPr>
        <w:t>container.Get&lt;ILog&gt;()</w:t>
      </w:r>
      <w:r w:rsidRPr="00130755">
        <w:t xml:space="preserve">—or, all constructor-injected </w:t>
      </w:r>
      <w:r w:rsidRPr="00130755">
        <w:rPr>
          <w:rStyle w:val="CodeInline"/>
        </w:rPr>
        <w:t>ILog</w:t>
      </w:r>
      <w:r w:rsidRPr="00130755">
        <w:t xml:space="preserve"> arguments—will use the </w:t>
      </w:r>
      <w:r w:rsidRPr="00130755">
        <w:rPr>
          <w:rStyle w:val="CodeInline"/>
        </w:rPr>
        <w:t>loggerForWebSite</w:t>
      </w:r>
      <w:r w:rsidRPr="00130755">
        <w:t xml:space="preserve"> </w:t>
      </w:r>
      <w:r w:rsidR="00F230B6" w:rsidRPr="00130755">
        <w:t>instance. The</w:t>
      </w:r>
      <w:r w:rsidRPr="00130755">
        <w:t xml:space="preserve"> main difference is that you are mapping </w:t>
      </w:r>
      <w:r w:rsidRPr="00130755">
        <w:lastRenderedPageBreak/>
        <w:t>the</w:t>
      </w:r>
      <w:r w:rsidR="00F230B6">
        <w:t xml:space="preserve"> </w:t>
      </w:r>
      <w:r w:rsidRPr="00130755">
        <w:rPr>
          <w:rStyle w:val="CodeInline"/>
        </w:rPr>
        <w:t>ILog</w:t>
      </w:r>
      <w:r w:rsidRPr="00130755">
        <w:t>interface</w:t>
      </w:r>
      <w:r w:rsidR="00F230B6">
        <w:t xml:space="preserve"> </w:t>
      </w:r>
      <w:r w:rsidRPr="00130755">
        <w:t xml:space="preserve">to the logger object you created. You do this using the </w:t>
      </w:r>
      <w:r w:rsidRPr="00130755">
        <w:rPr>
          <w:rStyle w:val="CodeInline"/>
        </w:rPr>
        <w:t>ToConstant()</w:t>
      </w:r>
      <w:r w:rsidRPr="00130755">
        <w:t xml:space="preserve"> method</w:t>
      </w:r>
      <w:r w:rsidRPr="00130755">
        <w:fldChar w:fldCharType="begin"/>
      </w:r>
      <w:r w:rsidRPr="00130755">
        <w:instrText xml:space="preserve"> XE "</w:instrText>
      </w:r>
      <w:r w:rsidRPr="00130755">
        <w:rPr>
          <w:rStyle w:val="CodeInline"/>
        </w:rPr>
        <w:instrText>Controller dependencies:container bindings:ToConstant() method</w:instrText>
      </w:r>
      <w:r w:rsidRPr="00130755">
        <w:instrText xml:space="preserve">" </w:instrText>
      </w:r>
      <w:r w:rsidRPr="00130755">
        <w:fldChar w:fldCharType="end"/>
      </w:r>
      <w:r w:rsidRPr="00130755">
        <w:t xml:space="preserve"> on the Ninject container.</w:t>
      </w:r>
    </w:p>
    <w:p w14:paraId="1F1382B8" w14:textId="77777777" w:rsidR="00130755" w:rsidRPr="00130755" w:rsidRDefault="00130755" w:rsidP="00130755">
      <w:r w:rsidRPr="00130755">
        <w:t xml:space="preserve">You can make all of these mappings from within the </w:t>
      </w:r>
      <w:r w:rsidRPr="00130755">
        <w:rPr>
          <w:rStyle w:val="CodeInline"/>
        </w:rPr>
        <w:t>NinjectWebCommon</w:t>
      </w:r>
      <w:r w:rsidRPr="00130755">
        <w:t xml:space="preserve"> class</w:t>
      </w:r>
      <w:r w:rsidRPr="00130755">
        <w:fldChar w:fldCharType="begin"/>
      </w:r>
      <w:r w:rsidRPr="00130755">
        <w:instrText xml:space="preserve"> XE "</w:instrText>
      </w:r>
      <w:r w:rsidRPr="00130755">
        <w:rPr>
          <w:rStyle w:val="CodeInline"/>
        </w:rPr>
        <w:instrText>NinjectWebCommon</w:instrText>
      </w:r>
      <w:r w:rsidRPr="00130755">
        <w:instrText xml:space="preserve"> class" </w:instrText>
      </w:r>
      <w:r w:rsidRPr="00130755">
        <w:fldChar w:fldCharType="end"/>
      </w:r>
      <w:r w:rsidRPr="00130755">
        <w:t xml:space="preserve"> that the </w:t>
      </w:r>
      <w:r w:rsidRPr="00130755">
        <w:rPr>
          <w:rStyle w:val="CodeInline"/>
        </w:rPr>
        <w:t>Ninject.Web.Common</w:t>
      </w:r>
      <w:r w:rsidRPr="00130755">
        <w:t xml:space="preserve"> package adds to the </w:t>
      </w:r>
      <w:r w:rsidRPr="00130755">
        <w:rPr>
          <w:rStyle w:val="CodeInline"/>
        </w:rPr>
        <w:t>app_start</w:t>
      </w:r>
      <w:r w:rsidRPr="00130755">
        <w:t xml:space="preserve"> folder</w:t>
      </w:r>
      <w:r w:rsidRPr="00130755">
        <w:fldChar w:fldCharType="begin"/>
      </w:r>
      <w:r w:rsidRPr="00130755">
        <w:instrText xml:space="preserve"> XE "</w:instrText>
      </w:r>
      <w:r w:rsidRPr="00130755">
        <w:rPr>
          <w:rStyle w:val="CodeInline"/>
        </w:rPr>
        <w:instrText>Controller dependencies:container bindings:app_start folder</w:instrText>
      </w:r>
      <w:r w:rsidRPr="00130755">
        <w:instrText xml:space="preserve">" </w:instrText>
      </w:r>
      <w:r w:rsidRPr="00130755">
        <w:fldChar w:fldCharType="end"/>
      </w:r>
      <w:r w:rsidRPr="00130755">
        <w:t xml:space="preserve">. </w:t>
      </w:r>
      <w:r w:rsidRPr="00130755">
        <w:rPr>
          <w:highlight w:val="yellow"/>
        </w:rPr>
        <w:t xml:space="preserve">The package installer creates a static method called </w:t>
      </w:r>
      <w:r w:rsidRPr="00130755">
        <w:rPr>
          <w:rStyle w:val="CodeInline"/>
        </w:rPr>
        <w:t>RegisterServices()</w:t>
      </w:r>
      <w:r w:rsidRPr="00130755">
        <w:rPr>
          <w:highlight w:val="yellow"/>
        </w:rPr>
        <w:t xml:space="preserve"> that takes the current container (called an </w:t>
      </w:r>
      <w:r w:rsidRPr="00130755">
        <w:rPr>
          <w:rStyle w:val="CodeInline"/>
        </w:rPr>
        <w:t>IKernel</w:t>
      </w:r>
      <w:r w:rsidRPr="00130755">
        <w:rPr>
          <w:highlight w:val="yellow"/>
        </w:rPr>
        <w:t xml:space="preserve"> in Ninject).You can use this method to make similar type mappings to those just </w:t>
      </w:r>
      <w:r w:rsidR="00F230B6" w:rsidRPr="00130755">
        <w:rPr>
          <w:highlight w:val="yellow"/>
        </w:rPr>
        <w:t>shown.</w:t>
      </w:r>
      <w:r w:rsidR="00F230B6" w:rsidRPr="00130755">
        <w:t xml:space="preserve"> The</w:t>
      </w:r>
      <w:r w:rsidRPr="00130755">
        <w:t xml:space="preserve"> code for the task-management service that goes along with this book includes a separate class to handle all of the type mapping. This code simply </w:t>
      </w:r>
      <w:r w:rsidR="00F230B6" w:rsidRPr="00130755">
        <w:t>calls that</w:t>
      </w:r>
      <w:r w:rsidRPr="00130755">
        <w:t xml:space="preserve"> class from within the stubbed </w:t>
      </w:r>
      <w:r w:rsidRPr="00130755">
        <w:rPr>
          <w:rStyle w:val="CodeInline"/>
        </w:rPr>
        <w:t>RegisterServices()</w:t>
      </w:r>
      <w:r w:rsidRPr="00130755">
        <w:t xml:space="preserve"> method</w:t>
      </w:r>
      <w:r w:rsidRPr="00130755">
        <w:fldChar w:fldCharType="begin"/>
      </w:r>
      <w:r w:rsidRPr="00130755">
        <w:instrText xml:space="preserve"> XE "</w:instrText>
      </w:r>
      <w:r w:rsidRPr="00130755">
        <w:rPr>
          <w:rStyle w:val="CodeInline"/>
        </w:rPr>
        <w:instrText>RegisterServices()</w:instrText>
      </w:r>
      <w:r w:rsidRPr="00130755">
        <w:instrText xml:space="preserve"> method" </w:instrText>
      </w:r>
      <w:r w:rsidRPr="00130755">
        <w:fldChar w:fldCharType="end"/>
      </w:r>
      <w:r w:rsidRPr="00130755">
        <w:t xml:space="preserve">. That class is called </w:t>
      </w:r>
      <w:r w:rsidRPr="00130755">
        <w:rPr>
          <w:rStyle w:val="CodeInline"/>
        </w:rPr>
        <w:t>NinjectConfigurator</w:t>
      </w:r>
      <w:r w:rsidRPr="00130755">
        <w:t xml:space="preserve">, and it is shown in the next code snippet, with most of the mappings already present. Review the code to see how the </w:t>
      </w:r>
      <w:r w:rsidRPr="00130755">
        <w:rPr>
          <w:rStyle w:val="CodeInline"/>
        </w:rPr>
        <w:t>Configure()</w:t>
      </w:r>
      <w:r w:rsidRPr="00130755">
        <w:t xml:space="preserve"> method</w:t>
      </w:r>
      <w:r w:rsidRPr="00130755">
        <w:fldChar w:fldCharType="begin"/>
      </w:r>
      <w:r w:rsidRPr="00130755">
        <w:instrText xml:space="preserve"> XE "</w:instrText>
      </w:r>
      <w:r w:rsidRPr="00130755">
        <w:rPr>
          <w:rStyle w:val="CodeInline"/>
        </w:rPr>
        <w:instrText>Controller dependencies:container bindings:Configure() method</w:instrText>
      </w:r>
      <w:r w:rsidRPr="00130755">
        <w:instrText xml:space="preserve">" </w:instrText>
      </w:r>
      <w:r w:rsidRPr="00130755">
        <w:fldChar w:fldCharType="end"/>
      </w:r>
      <w:r w:rsidRPr="00130755">
        <w:t xml:space="preserve"> takes an </w:t>
      </w:r>
      <w:r w:rsidRPr="00130755">
        <w:rPr>
          <w:rStyle w:val="CodeInline"/>
        </w:rPr>
        <w:t>IKernel</w:t>
      </w:r>
      <w:r w:rsidRPr="00130755">
        <w:t xml:space="preserve">, and then uses that to register all of the type mappings. And remember that this is called from the </w:t>
      </w:r>
      <w:r w:rsidRPr="00130755">
        <w:rPr>
          <w:rStyle w:val="CodeInline"/>
        </w:rPr>
        <w:t>RegisterServices()</w:t>
      </w:r>
      <w:r w:rsidRPr="00130755">
        <w:t xml:space="preserve"> method, which is called during application start-up. In short, all of these mappings are created during start-up before any of the controller methods are ever executed. As you’ll see in the next section, this is important because the controllers actually need these objects to be injected into them when they are activated by MVC.</w:t>
      </w:r>
    </w:p>
    <w:p w14:paraId="4A8A911A" w14:textId="77777777" w:rsidR="00130755" w:rsidRPr="00130755" w:rsidRDefault="00130755" w:rsidP="00130755">
      <w:r w:rsidRPr="00130755">
        <w:t>Here’s the code for most of the Ninject mappings being done in the</w:t>
      </w:r>
      <w:r w:rsidR="00F230B6">
        <w:t xml:space="preserve"> </w:t>
      </w:r>
      <w:r w:rsidRPr="00130755">
        <w:rPr>
          <w:rStyle w:val="CodeInline"/>
        </w:rPr>
        <w:t>NinjectConfigurator</w:t>
      </w:r>
      <w:r w:rsidRPr="00130755">
        <w:t xml:space="preserve"> class</w:t>
      </w:r>
      <w:r w:rsidRPr="00130755">
        <w:fldChar w:fldCharType="begin"/>
      </w:r>
      <w:r w:rsidRPr="00130755">
        <w:instrText xml:space="preserve"> XE "</w:instrText>
      </w:r>
      <w:r w:rsidRPr="00130755">
        <w:rPr>
          <w:rStyle w:val="CodeInline"/>
        </w:rPr>
        <w:instrText>Controller dependencies:container bindings:NinjectConfigurator class</w:instrText>
      </w:r>
      <w:r w:rsidRPr="00130755">
        <w:instrText xml:space="preserve">" </w:instrText>
      </w:r>
      <w:r w:rsidRPr="00130755">
        <w:fldChar w:fldCharType="end"/>
      </w:r>
      <w:r w:rsidRPr="00130755">
        <w:t>:</w:t>
      </w:r>
    </w:p>
    <w:p w14:paraId="40ED7E7E" w14:textId="77777777" w:rsidR="00130755" w:rsidRPr="00130755" w:rsidRDefault="00130755" w:rsidP="00130755">
      <w:pPr>
        <w:pStyle w:val="Code"/>
        <w:rPr>
          <w:highlight w:val="white"/>
        </w:rPr>
      </w:pPr>
      <w:r w:rsidRPr="00130755">
        <w:rPr>
          <w:highlight w:val="white"/>
        </w:rPr>
        <w:t>///&lt;summary&gt;</w:t>
      </w:r>
    </w:p>
    <w:p w14:paraId="721A7EC3" w14:textId="77777777" w:rsidR="00130755" w:rsidRPr="00130755" w:rsidRDefault="00130755" w:rsidP="00130755">
      <w:pPr>
        <w:pStyle w:val="Code"/>
        <w:rPr>
          <w:highlight w:val="white"/>
        </w:rPr>
      </w:pPr>
      <w:r w:rsidRPr="00130755">
        <w:rPr>
          <w:highlight w:val="white"/>
        </w:rPr>
        <w:t>/// Class used to set up the Ninject DI container.</w:t>
      </w:r>
    </w:p>
    <w:p w14:paraId="7D7DFA9E" w14:textId="77777777" w:rsidR="00130755" w:rsidRPr="00130755" w:rsidRDefault="00130755" w:rsidP="00130755">
      <w:pPr>
        <w:pStyle w:val="Code"/>
        <w:rPr>
          <w:highlight w:val="white"/>
        </w:rPr>
      </w:pPr>
      <w:r w:rsidRPr="00130755">
        <w:rPr>
          <w:highlight w:val="white"/>
        </w:rPr>
        <w:t>///&lt;/summary&gt;</w:t>
      </w:r>
    </w:p>
    <w:p w14:paraId="6504824C" w14:textId="77777777" w:rsidR="00130755" w:rsidRPr="00130755" w:rsidRDefault="00130755" w:rsidP="00130755">
      <w:pPr>
        <w:pStyle w:val="Code"/>
        <w:rPr>
          <w:highlight w:val="white"/>
        </w:rPr>
      </w:pPr>
      <w:r w:rsidRPr="00130755">
        <w:rPr>
          <w:highlight w:val="white"/>
        </w:rPr>
        <w:t>public class NinjectConfigurator</w:t>
      </w:r>
    </w:p>
    <w:p w14:paraId="79078408" w14:textId="77777777" w:rsidR="00130755" w:rsidRPr="00130755" w:rsidRDefault="00130755" w:rsidP="00130755">
      <w:pPr>
        <w:pStyle w:val="Code"/>
        <w:rPr>
          <w:highlight w:val="white"/>
        </w:rPr>
      </w:pPr>
      <w:r w:rsidRPr="00130755">
        <w:rPr>
          <w:highlight w:val="white"/>
        </w:rPr>
        <w:t>{</w:t>
      </w:r>
    </w:p>
    <w:p w14:paraId="306132B9" w14:textId="77777777" w:rsidR="00130755" w:rsidRPr="00130755" w:rsidRDefault="00130755" w:rsidP="00130755">
      <w:pPr>
        <w:pStyle w:val="Code"/>
        <w:rPr>
          <w:highlight w:val="white"/>
        </w:rPr>
      </w:pPr>
      <w:r w:rsidRPr="00130755">
        <w:rPr>
          <w:highlight w:val="white"/>
        </w:rPr>
        <w:t>///&lt;summary&gt;</w:t>
      </w:r>
    </w:p>
    <w:p w14:paraId="1BE3BAF3" w14:textId="77777777" w:rsidR="00130755" w:rsidRPr="00130755" w:rsidRDefault="00130755" w:rsidP="00130755">
      <w:pPr>
        <w:pStyle w:val="Code"/>
        <w:rPr>
          <w:highlight w:val="yellow"/>
        </w:rPr>
      </w:pPr>
      <w:r w:rsidRPr="00130755">
        <w:rPr>
          <w:highlight w:val="yellow"/>
        </w:rPr>
        <w:t xml:space="preserve">    /// Entry method used by caller to configure the given </w:t>
      </w:r>
    </w:p>
    <w:p w14:paraId="0A87CAA8" w14:textId="77777777" w:rsidR="00130755" w:rsidRPr="00130755" w:rsidRDefault="00130755" w:rsidP="00130755">
      <w:pPr>
        <w:pStyle w:val="Code"/>
        <w:rPr>
          <w:highlight w:val="white"/>
        </w:rPr>
      </w:pPr>
      <w:r w:rsidRPr="00130755">
        <w:rPr>
          <w:highlight w:val="white"/>
        </w:rPr>
        <w:t xml:space="preserve">/// container with all of this application's </w:t>
      </w:r>
    </w:p>
    <w:p w14:paraId="1676425C" w14:textId="77777777" w:rsidR="00130755" w:rsidRPr="00130755" w:rsidRDefault="00130755" w:rsidP="00130755">
      <w:pPr>
        <w:pStyle w:val="Code"/>
        <w:rPr>
          <w:highlight w:val="yellow"/>
        </w:rPr>
      </w:pPr>
      <w:r w:rsidRPr="00130755">
        <w:rPr>
          <w:highlight w:val="yellow"/>
        </w:rPr>
        <w:t xml:space="preserve">    /// dependencies. Also configures the container as this</w:t>
      </w:r>
    </w:p>
    <w:p w14:paraId="51DC8728" w14:textId="77777777" w:rsidR="00130755" w:rsidRPr="00130755" w:rsidRDefault="00130755" w:rsidP="00130755">
      <w:pPr>
        <w:pStyle w:val="Code"/>
        <w:rPr>
          <w:highlight w:val="white"/>
        </w:rPr>
      </w:pPr>
      <w:r w:rsidRPr="00130755">
        <w:rPr>
          <w:highlight w:val="white"/>
        </w:rPr>
        <w:t>/// application's dependency resolver.</w:t>
      </w:r>
    </w:p>
    <w:p w14:paraId="1439EB2A" w14:textId="77777777" w:rsidR="00130755" w:rsidRPr="00130755" w:rsidRDefault="00130755" w:rsidP="00130755">
      <w:pPr>
        <w:pStyle w:val="Code"/>
        <w:rPr>
          <w:highlight w:val="white"/>
        </w:rPr>
      </w:pPr>
      <w:r w:rsidRPr="00130755">
        <w:rPr>
          <w:highlight w:val="white"/>
        </w:rPr>
        <w:t>///&lt;/summary&gt;</w:t>
      </w:r>
    </w:p>
    <w:p w14:paraId="0CFF77BD" w14:textId="77777777" w:rsidR="00130755" w:rsidRPr="00130755" w:rsidRDefault="00130755" w:rsidP="00130755">
      <w:pPr>
        <w:pStyle w:val="Code"/>
        <w:rPr>
          <w:highlight w:val="white"/>
        </w:rPr>
      </w:pPr>
      <w:r w:rsidRPr="00130755">
        <w:rPr>
          <w:highlight w:val="white"/>
        </w:rPr>
        <w:t xml:space="preserve">    public void Configure(IKernel container)</w:t>
      </w:r>
    </w:p>
    <w:p w14:paraId="3FA13A18" w14:textId="77777777" w:rsidR="00130755" w:rsidRPr="00130755" w:rsidRDefault="00130755" w:rsidP="00130755">
      <w:pPr>
        <w:pStyle w:val="Code"/>
        <w:rPr>
          <w:highlight w:val="white"/>
        </w:rPr>
      </w:pPr>
      <w:r w:rsidRPr="00130755">
        <w:rPr>
          <w:highlight w:val="white"/>
        </w:rPr>
        <w:t xml:space="preserve">    {</w:t>
      </w:r>
    </w:p>
    <w:p w14:paraId="273E798C" w14:textId="77777777" w:rsidR="00130755" w:rsidRPr="00130755" w:rsidRDefault="00130755" w:rsidP="00130755">
      <w:pPr>
        <w:pStyle w:val="Code"/>
        <w:rPr>
          <w:highlight w:val="white"/>
        </w:rPr>
      </w:pPr>
      <w:r w:rsidRPr="00130755">
        <w:rPr>
          <w:highlight w:val="white"/>
        </w:rPr>
        <w:t xml:space="preserve">        // Add all bindings/dependencies</w:t>
      </w:r>
    </w:p>
    <w:p w14:paraId="22C9A6A2" w14:textId="77777777" w:rsidR="00130755" w:rsidRPr="00130755" w:rsidRDefault="00130755" w:rsidP="00130755">
      <w:pPr>
        <w:pStyle w:val="Code"/>
        <w:rPr>
          <w:highlight w:val="white"/>
        </w:rPr>
      </w:pPr>
      <w:r w:rsidRPr="00130755">
        <w:rPr>
          <w:highlight w:val="white"/>
        </w:rPr>
        <w:t xml:space="preserve">        AddBindings(container);</w:t>
      </w:r>
    </w:p>
    <w:p w14:paraId="2D0A663A" w14:textId="77777777" w:rsidR="00130755" w:rsidRPr="00130755" w:rsidRDefault="00130755" w:rsidP="00130755">
      <w:pPr>
        <w:pStyle w:val="Code"/>
        <w:rPr>
          <w:highlight w:val="white"/>
        </w:rPr>
      </w:pPr>
    </w:p>
    <w:p w14:paraId="03007C97" w14:textId="77777777" w:rsidR="00130755" w:rsidRPr="00130755" w:rsidRDefault="00130755" w:rsidP="00130755">
      <w:pPr>
        <w:pStyle w:val="Code"/>
        <w:rPr>
          <w:highlight w:val="yellow"/>
        </w:rPr>
      </w:pPr>
      <w:r w:rsidRPr="00130755">
        <w:rPr>
          <w:highlight w:val="yellow"/>
        </w:rPr>
        <w:t xml:space="preserve">        // Use the container and the NinjectDependencyResolver as</w:t>
      </w:r>
    </w:p>
    <w:p w14:paraId="44B86534" w14:textId="77777777" w:rsidR="00130755" w:rsidRPr="00130755" w:rsidRDefault="00130755" w:rsidP="00130755">
      <w:pPr>
        <w:pStyle w:val="Code"/>
        <w:rPr>
          <w:highlight w:val="white"/>
        </w:rPr>
      </w:pPr>
      <w:r w:rsidRPr="00130755">
        <w:rPr>
          <w:highlight w:val="white"/>
        </w:rPr>
        <w:t xml:space="preserve">        // application's resolver</w:t>
      </w:r>
    </w:p>
    <w:p w14:paraId="710F4625" w14:textId="77777777" w:rsidR="00130755" w:rsidRPr="00130755" w:rsidRDefault="00130755" w:rsidP="00130755">
      <w:pPr>
        <w:pStyle w:val="Code"/>
        <w:rPr>
          <w:highlight w:val="yellow"/>
        </w:rPr>
      </w:pPr>
      <w:r w:rsidRPr="00130755">
        <w:rPr>
          <w:highlight w:val="yellow"/>
        </w:rPr>
        <w:t xml:space="preserve">        var resolver = new NinjectDependencyResolver(container);</w:t>
      </w:r>
    </w:p>
    <w:p w14:paraId="7202EA81" w14:textId="77777777" w:rsidR="00130755" w:rsidRPr="00130755" w:rsidRDefault="00130755" w:rsidP="00130755">
      <w:pPr>
        <w:pStyle w:val="Code"/>
        <w:rPr>
          <w:highlight w:val="yellow"/>
        </w:rPr>
      </w:pPr>
      <w:r w:rsidRPr="00130755">
        <w:rPr>
          <w:highlight w:val="yellow"/>
        </w:rPr>
        <w:t xml:space="preserve">        GlobalConfiguration.Configuration.DependencyResolver = resolver;</w:t>
      </w:r>
    </w:p>
    <w:p w14:paraId="74EB5ACF" w14:textId="77777777" w:rsidR="00130755" w:rsidRPr="00130755" w:rsidRDefault="00130755" w:rsidP="00130755">
      <w:pPr>
        <w:pStyle w:val="Code"/>
        <w:rPr>
          <w:highlight w:val="white"/>
        </w:rPr>
      </w:pPr>
      <w:r w:rsidRPr="00130755">
        <w:rPr>
          <w:highlight w:val="white"/>
        </w:rPr>
        <w:t xml:space="preserve">    }</w:t>
      </w:r>
    </w:p>
    <w:p w14:paraId="0407B276" w14:textId="77777777" w:rsidR="00130755" w:rsidRPr="00130755" w:rsidRDefault="00130755" w:rsidP="00130755">
      <w:pPr>
        <w:pStyle w:val="Code"/>
        <w:rPr>
          <w:highlight w:val="white"/>
        </w:rPr>
      </w:pPr>
    </w:p>
    <w:p w14:paraId="365604B3" w14:textId="77777777" w:rsidR="00130755" w:rsidRPr="00130755" w:rsidRDefault="00130755" w:rsidP="00130755">
      <w:pPr>
        <w:pStyle w:val="Code"/>
        <w:rPr>
          <w:highlight w:val="white"/>
        </w:rPr>
      </w:pPr>
      <w:r w:rsidRPr="00130755">
        <w:rPr>
          <w:highlight w:val="white"/>
        </w:rPr>
        <w:t>///&lt;summary&gt;</w:t>
      </w:r>
    </w:p>
    <w:p w14:paraId="1CFF2AD6" w14:textId="77777777" w:rsidR="00130755" w:rsidRPr="00130755" w:rsidRDefault="00130755" w:rsidP="00130755">
      <w:pPr>
        <w:pStyle w:val="Code"/>
        <w:rPr>
          <w:highlight w:val="white"/>
        </w:rPr>
      </w:pPr>
      <w:r w:rsidRPr="00130755">
        <w:rPr>
          <w:highlight w:val="white"/>
        </w:rPr>
        <w:t>/// Add all bindings/dependencies to the container</w:t>
      </w:r>
    </w:p>
    <w:p w14:paraId="041B0520" w14:textId="77777777" w:rsidR="00130755" w:rsidRPr="00130755" w:rsidRDefault="00130755" w:rsidP="00130755">
      <w:pPr>
        <w:pStyle w:val="Code"/>
        <w:rPr>
          <w:highlight w:val="white"/>
        </w:rPr>
      </w:pPr>
      <w:r w:rsidRPr="00130755">
        <w:rPr>
          <w:highlight w:val="white"/>
        </w:rPr>
        <w:t>///&lt;/summary&gt;</w:t>
      </w:r>
    </w:p>
    <w:p w14:paraId="1BA044A4" w14:textId="77777777" w:rsidR="00130755" w:rsidRPr="00130755" w:rsidRDefault="00130755" w:rsidP="00130755">
      <w:pPr>
        <w:pStyle w:val="Code"/>
        <w:rPr>
          <w:highlight w:val="white"/>
        </w:rPr>
      </w:pPr>
      <w:r w:rsidRPr="00130755">
        <w:rPr>
          <w:highlight w:val="white"/>
        </w:rPr>
        <w:lastRenderedPageBreak/>
        <w:t xml:space="preserve">    private void AddBindings(IKernel container)</w:t>
      </w:r>
    </w:p>
    <w:p w14:paraId="6E75FAE7" w14:textId="77777777" w:rsidR="00130755" w:rsidRPr="00130755" w:rsidRDefault="00130755" w:rsidP="00130755">
      <w:pPr>
        <w:pStyle w:val="Code"/>
        <w:rPr>
          <w:highlight w:val="white"/>
        </w:rPr>
      </w:pPr>
      <w:r w:rsidRPr="00130755">
        <w:rPr>
          <w:highlight w:val="white"/>
        </w:rPr>
        <w:t xml:space="preserve">    {</w:t>
      </w:r>
    </w:p>
    <w:p w14:paraId="3F275A04" w14:textId="77777777" w:rsidR="00130755" w:rsidRPr="00130755" w:rsidRDefault="00130755" w:rsidP="00130755">
      <w:pPr>
        <w:pStyle w:val="Code"/>
        <w:rPr>
          <w:highlight w:val="white"/>
        </w:rPr>
      </w:pPr>
      <w:r w:rsidRPr="00130755">
        <w:rPr>
          <w:highlight w:val="white"/>
        </w:rPr>
        <w:t xml:space="preserve">        ConfigureNHibernate(container);</w:t>
      </w:r>
      <w:r w:rsidRPr="00130755">
        <w:rPr>
          <w:highlight w:val="white"/>
        </w:rPr>
        <w:fldChar w:fldCharType="begin"/>
      </w:r>
      <w:r w:rsidRPr="00130755">
        <w:instrText xml:space="preserve"> XE "Controller dependencies:container bindings:NinjectConfigurator class" </w:instrText>
      </w:r>
      <w:r w:rsidRPr="00130755">
        <w:rPr>
          <w:highlight w:val="white"/>
        </w:rPr>
        <w:fldChar w:fldCharType="end"/>
      </w:r>
    </w:p>
    <w:p w14:paraId="63B52D15" w14:textId="77777777" w:rsidR="00130755" w:rsidRPr="00130755" w:rsidRDefault="00130755" w:rsidP="00130755">
      <w:pPr>
        <w:pStyle w:val="Code"/>
        <w:rPr>
          <w:highlight w:val="white"/>
        </w:rPr>
      </w:pPr>
    </w:p>
    <w:p w14:paraId="388F7278" w14:textId="77777777" w:rsidR="00130755" w:rsidRPr="00130755" w:rsidRDefault="00130755" w:rsidP="00130755">
      <w:pPr>
        <w:pStyle w:val="Code"/>
        <w:rPr>
          <w:highlight w:val="white"/>
        </w:rPr>
      </w:pPr>
      <w:r w:rsidRPr="00130755">
        <w:rPr>
          <w:highlight w:val="white"/>
        </w:rPr>
        <w:t xml:space="preserve">        ConfigureLog4net(container);</w:t>
      </w:r>
    </w:p>
    <w:p w14:paraId="72273863" w14:textId="77777777" w:rsidR="00130755" w:rsidRPr="00130755" w:rsidRDefault="00130755" w:rsidP="00130755">
      <w:pPr>
        <w:pStyle w:val="Code"/>
        <w:rPr>
          <w:highlight w:val="white"/>
        </w:rPr>
      </w:pPr>
    </w:p>
    <w:p w14:paraId="65AB2327" w14:textId="77777777" w:rsidR="00130755" w:rsidRPr="00130755" w:rsidRDefault="00130755" w:rsidP="00130755">
      <w:pPr>
        <w:pStyle w:val="Code"/>
        <w:rPr>
          <w:highlight w:val="yellow"/>
        </w:rPr>
      </w:pPr>
      <w:r w:rsidRPr="00130755">
        <w:rPr>
          <w:highlight w:val="yellow"/>
        </w:rPr>
        <w:t xml:space="preserve">        container.Bind&lt;IDateTime&gt;().To&lt;DateTimeAdapter&gt;();</w:t>
      </w:r>
    </w:p>
    <w:p w14:paraId="71706C4D" w14:textId="77777777" w:rsidR="00130755" w:rsidRPr="00130755" w:rsidRDefault="00130755" w:rsidP="00130755">
      <w:pPr>
        <w:pStyle w:val="Code"/>
        <w:rPr>
          <w:highlight w:val="yellow"/>
        </w:rPr>
      </w:pPr>
      <w:r w:rsidRPr="00130755">
        <w:rPr>
          <w:highlight w:val="yellow"/>
        </w:rPr>
        <w:t xml:space="preserve">        container.Bind&lt;IDatabaseValueParser&gt;().To&lt;DatabaseValueParser&gt;();</w:t>
      </w:r>
    </w:p>
    <w:p w14:paraId="00F7BDB6" w14:textId="77777777" w:rsidR="00130755" w:rsidRPr="00130755" w:rsidRDefault="00130755" w:rsidP="00130755">
      <w:pPr>
        <w:pStyle w:val="Code"/>
        <w:rPr>
          <w:highlight w:val="white"/>
        </w:rPr>
      </w:pPr>
    </w:p>
    <w:p w14:paraId="3B35ACC9" w14:textId="77777777" w:rsidR="00130755" w:rsidRPr="00130755" w:rsidRDefault="00130755" w:rsidP="00130755">
      <w:pPr>
        <w:pStyle w:val="Code"/>
        <w:rPr>
          <w:highlight w:val="yellow"/>
        </w:rPr>
      </w:pPr>
      <w:r w:rsidRPr="00130755">
        <w:rPr>
          <w:highlight w:val="yellow"/>
        </w:rPr>
        <w:t xml:space="preserve">        container.Bind&lt;IHttpCategoryFetcher&gt;().To&lt;HttpCategoryFetcher&gt;();</w:t>
      </w:r>
    </w:p>
    <w:p w14:paraId="1532614E" w14:textId="77777777" w:rsidR="00130755" w:rsidRPr="00130755" w:rsidRDefault="00130755" w:rsidP="00130755">
      <w:pPr>
        <w:pStyle w:val="Code"/>
        <w:rPr>
          <w:highlight w:val="yellow"/>
        </w:rPr>
      </w:pPr>
      <w:r w:rsidRPr="00130755">
        <w:rPr>
          <w:highlight w:val="yellow"/>
        </w:rPr>
        <w:t xml:space="preserve">        container.Bind&lt;IHttpPriorityFetcher&gt;().To&lt;HttpPriorityFetcher&gt;();</w:t>
      </w:r>
    </w:p>
    <w:p w14:paraId="48CBBAD0" w14:textId="77777777" w:rsidR="00130755" w:rsidRPr="00130755" w:rsidRDefault="00130755" w:rsidP="00130755">
      <w:pPr>
        <w:pStyle w:val="Code"/>
        <w:rPr>
          <w:highlight w:val="yellow"/>
        </w:rPr>
      </w:pPr>
      <w:r w:rsidRPr="00130755">
        <w:rPr>
          <w:highlight w:val="yellow"/>
        </w:rPr>
        <w:t xml:space="preserve">        container.Bind&lt;IHttpStatusFetcher&gt;().To&lt;HttpStatusFetcher&gt;();</w:t>
      </w:r>
    </w:p>
    <w:p w14:paraId="4ACA905C" w14:textId="77777777" w:rsidR="00130755" w:rsidRPr="00130755" w:rsidRDefault="00130755" w:rsidP="00130755">
      <w:pPr>
        <w:pStyle w:val="Code"/>
        <w:rPr>
          <w:highlight w:val="yellow"/>
        </w:rPr>
      </w:pPr>
      <w:r w:rsidRPr="00130755">
        <w:rPr>
          <w:highlight w:val="yellow"/>
        </w:rPr>
        <w:t xml:space="preserve">        container.Bind&lt;IHttpUserFetcher&gt;().To&lt;HttpUserFetcher&gt;();</w:t>
      </w:r>
    </w:p>
    <w:p w14:paraId="5810E83F" w14:textId="77777777" w:rsidR="00130755" w:rsidRPr="00130755" w:rsidRDefault="00130755" w:rsidP="00130755">
      <w:pPr>
        <w:pStyle w:val="Code"/>
        <w:rPr>
          <w:highlight w:val="yellow"/>
        </w:rPr>
      </w:pPr>
      <w:r w:rsidRPr="00130755">
        <w:rPr>
          <w:highlight w:val="yellow"/>
        </w:rPr>
        <w:t xml:space="preserve">        container.Bind&lt;IHttpTaskFetcher&gt;().To&lt;HttpTaskFetcher&gt;();</w:t>
      </w:r>
    </w:p>
    <w:p w14:paraId="1BAA9606" w14:textId="77777777" w:rsidR="00130755" w:rsidRPr="00130755" w:rsidRDefault="00130755" w:rsidP="00130755">
      <w:pPr>
        <w:pStyle w:val="Code"/>
        <w:rPr>
          <w:highlight w:val="white"/>
        </w:rPr>
      </w:pPr>
    </w:p>
    <w:p w14:paraId="7A4A358C" w14:textId="77777777" w:rsidR="00130755" w:rsidRPr="00130755" w:rsidRDefault="00130755" w:rsidP="00130755">
      <w:pPr>
        <w:pStyle w:val="Code"/>
        <w:rPr>
          <w:highlight w:val="yellow"/>
        </w:rPr>
      </w:pPr>
      <w:r w:rsidRPr="00130755">
        <w:rPr>
          <w:highlight w:val="yellow"/>
        </w:rPr>
        <w:t xml:space="preserve">        container.Bind&lt;IUserManager&gt;().To&lt;UserManager&gt;();</w:t>
      </w:r>
    </w:p>
    <w:p w14:paraId="0BF5461B" w14:textId="77777777" w:rsidR="00130755" w:rsidRPr="00130755" w:rsidRDefault="00130755" w:rsidP="00130755">
      <w:pPr>
        <w:pStyle w:val="Code"/>
        <w:rPr>
          <w:highlight w:val="yellow"/>
        </w:rPr>
      </w:pPr>
      <w:r w:rsidRPr="00130755">
        <w:rPr>
          <w:highlight w:val="yellow"/>
        </w:rPr>
        <w:t xml:space="preserve">        container.Bind&lt;IMembershipAdapter&gt;().To&lt;MembershipAdapter&gt;();</w:t>
      </w:r>
    </w:p>
    <w:p w14:paraId="5B8F323A" w14:textId="77777777" w:rsidR="00130755" w:rsidRPr="00130755" w:rsidRDefault="00130755" w:rsidP="00130755">
      <w:pPr>
        <w:pStyle w:val="Code"/>
        <w:rPr>
          <w:highlight w:val="yellow"/>
        </w:rPr>
      </w:pPr>
      <w:r w:rsidRPr="00130755">
        <w:rPr>
          <w:highlight w:val="yellow"/>
        </w:rPr>
        <w:t xml:space="preserve">        container.Bind&lt;ICategoryMapper&gt;().To&lt;CategoryMapper&gt;();</w:t>
      </w:r>
    </w:p>
    <w:p w14:paraId="1F86D2A8" w14:textId="77777777" w:rsidR="00130755" w:rsidRPr="00130755" w:rsidRDefault="00130755" w:rsidP="00130755">
      <w:pPr>
        <w:pStyle w:val="Code"/>
        <w:rPr>
          <w:highlight w:val="yellow"/>
        </w:rPr>
      </w:pPr>
      <w:r w:rsidRPr="00130755">
        <w:rPr>
          <w:highlight w:val="yellow"/>
        </w:rPr>
        <w:t xml:space="preserve">        container.Bind&lt;IPriorityMapper&gt;().To&lt;PriorityMapper&gt;();</w:t>
      </w:r>
    </w:p>
    <w:p w14:paraId="124C4CFA" w14:textId="77777777" w:rsidR="00130755" w:rsidRPr="00130755" w:rsidRDefault="00130755" w:rsidP="00130755">
      <w:pPr>
        <w:pStyle w:val="Code"/>
        <w:rPr>
          <w:highlight w:val="yellow"/>
        </w:rPr>
      </w:pPr>
      <w:r w:rsidRPr="00130755">
        <w:rPr>
          <w:highlight w:val="yellow"/>
        </w:rPr>
        <w:t xml:space="preserve">        container.Bind&lt;IStatusMapper&gt;().To&lt;StatusMapper&gt;();</w:t>
      </w:r>
    </w:p>
    <w:p w14:paraId="1431D369" w14:textId="77777777" w:rsidR="00130755" w:rsidRPr="00130755" w:rsidRDefault="00130755" w:rsidP="00130755">
      <w:pPr>
        <w:pStyle w:val="Code"/>
        <w:rPr>
          <w:highlight w:val="yellow"/>
        </w:rPr>
      </w:pPr>
      <w:r w:rsidRPr="00130755">
        <w:rPr>
          <w:highlight w:val="yellow"/>
        </w:rPr>
        <w:t xml:space="preserve">        container.Bind&lt;IUserMapper&gt;().To&lt;UserMapper&gt;();</w:t>
      </w:r>
    </w:p>
    <w:p w14:paraId="56882CA6" w14:textId="77777777" w:rsidR="00130755" w:rsidRPr="00130755" w:rsidRDefault="00130755" w:rsidP="00130755">
      <w:pPr>
        <w:pStyle w:val="Code"/>
        <w:rPr>
          <w:highlight w:val="white"/>
        </w:rPr>
      </w:pPr>
    </w:p>
    <w:p w14:paraId="4125BD69" w14:textId="77777777" w:rsidR="00130755" w:rsidRPr="00130755" w:rsidRDefault="00130755" w:rsidP="00130755">
      <w:pPr>
        <w:pStyle w:val="Code"/>
        <w:rPr>
          <w:highlight w:val="yellow"/>
        </w:rPr>
      </w:pPr>
      <w:r w:rsidRPr="00130755">
        <w:rPr>
          <w:highlight w:val="yellow"/>
        </w:rPr>
        <w:t xml:space="preserve">        container.Bind&lt;ISqlCommandFactory&gt;().To&lt;SqlCommandFactory&gt;();</w:t>
      </w:r>
    </w:p>
    <w:p w14:paraId="5FE04E91" w14:textId="77777777" w:rsidR="00130755" w:rsidRPr="00130755" w:rsidRDefault="00130755" w:rsidP="00130755">
      <w:pPr>
        <w:pStyle w:val="Code"/>
        <w:rPr>
          <w:highlight w:val="yellow"/>
        </w:rPr>
      </w:pPr>
      <w:r w:rsidRPr="00130755">
        <w:rPr>
          <w:highlight w:val="yellow"/>
        </w:rPr>
        <w:t xml:space="preserve">        container.Bind&lt;IUserRepository&gt;().To&lt;UserRepository&gt;();</w:t>
      </w:r>
    </w:p>
    <w:p w14:paraId="3B330052" w14:textId="77777777" w:rsidR="00130755" w:rsidRPr="00130755" w:rsidRDefault="00130755" w:rsidP="00130755">
      <w:pPr>
        <w:pStyle w:val="Code"/>
        <w:rPr>
          <w:highlight w:val="white"/>
        </w:rPr>
      </w:pPr>
    </w:p>
    <w:p w14:paraId="2EA015FE" w14:textId="77777777" w:rsidR="00130755" w:rsidRPr="00130755" w:rsidRDefault="00130755" w:rsidP="00130755">
      <w:pPr>
        <w:pStyle w:val="Code"/>
        <w:rPr>
          <w:highlight w:val="yellow"/>
        </w:rPr>
      </w:pPr>
      <w:r w:rsidRPr="00130755">
        <w:rPr>
          <w:highlight w:val="yellow"/>
        </w:rPr>
        <w:t xml:space="preserve">        container.Bind&lt;IUserSession&gt;().ToMethod(CreateUserSession).InRequestScope();</w:t>
      </w:r>
    </w:p>
    <w:p w14:paraId="4E7880B2" w14:textId="77777777" w:rsidR="00130755" w:rsidRPr="00130755" w:rsidRDefault="00130755" w:rsidP="00130755">
      <w:pPr>
        <w:pStyle w:val="Code"/>
        <w:rPr>
          <w:highlight w:val="white"/>
        </w:rPr>
      </w:pPr>
      <w:r w:rsidRPr="00130755">
        <w:rPr>
          <w:highlight w:val="white"/>
        </w:rPr>
        <w:t xml:space="preserve">    }</w:t>
      </w:r>
    </w:p>
    <w:p w14:paraId="7FEE1B2E" w14:textId="77777777" w:rsidR="00130755" w:rsidRPr="00130755" w:rsidRDefault="00130755" w:rsidP="00130755">
      <w:pPr>
        <w:pStyle w:val="Code"/>
        <w:rPr>
          <w:highlight w:val="white"/>
        </w:rPr>
      </w:pPr>
    </w:p>
    <w:p w14:paraId="6C95B0D7" w14:textId="77777777" w:rsidR="00130755" w:rsidRPr="00130755" w:rsidRDefault="00130755" w:rsidP="00130755">
      <w:pPr>
        <w:pStyle w:val="Code"/>
        <w:rPr>
          <w:highlight w:val="white"/>
        </w:rPr>
      </w:pPr>
      <w:r w:rsidRPr="00130755">
        <w:rPr>
          <w:highlight w:val="white"/>
        </w:rPr>
        <w:t>///&lt;summary&gt;</w:t>
      </w:r>
    </w:p>
    <w:p w14:paraId="45AE0F22" w14:textId="77777777" w:rsidR="00130755" w:rsidRPr="00130755" w:rsidRDefault="00130755" w:rsidP="00130755">
      <w:pPr>
        <w:pStyle w:val="Code"/>
        <w:rPr>
          <w:highlight w:val="yellow"/>
        </w:rPr>
      </w:pPr>
      <w:r w:rsidRPr="00130755">
        <w:rPr>
          <w:highlight w:val="yellow"/>
        </w:rPr>
        <w:t xml:space="preserve">    /// Set up log4net for this application, including putting it in the </w:t>
      </w:r>
      <w:r w:rsidRPr="00130755">
        <w:rPr>
          <w:highlight w:val="yellow"/>
        </w:rPr>
        <w:fldChar w:fldCharType="begin"/>
      </w:r>
      <w:r w:rsidRPr="00130755">
        <w:instrText xml:space="preserve"> XE "Controller dependencies:container bindings:NinjectConfigurator class" </w:instrText>
      </w:r>
      <w:r w:rsidRPr="00130755">
        <w:rPr>
          <w:highlight w:val="yellow"/>
        </w:rPr>
        <w:fldChar w:fldCharType="end"/>
      </w:r>
    </w:p>
    <w:p w14:paraId="41875BE6" w14:textId="77777777" w:rsidR="00130755" w:rsidRPr="00130755" w:rsidRDefault="00130755" w:rsidP="00130755">
      <w:pPr>
        <w:pStyle w:val="Code"/>
        <w:rPr>
          <w:highlight w:val="white"/>
        </w:rPr>
      </w:pPr>
      <w:r w:rsidRPr="00130755">
        <w:rPr>
          <w:highlight w:val="white"/>
        </w:rPr>
        <w:t>/// given container.</w:t>
      </w:r>
    </w:p>
    <w:p w14:paraId="00DD6A83" w14:textId="77777777" w:rsidR="00130755" w:rsidRPr="00130755" w:rsidRDefault="00130755" w:rsidP="00130755">
      <w:pPr>
        <w:pStyle w:val="Code"/>
        <w:rPr>
          <w:highlight w:val="white"/>
        </w:rPr>
      </w:pPr>
      <w:r w:rsidRPr="00130755">
        <w:rPr>
          <w:highlight w:val="white"/>
        </w:rPr>
        <w:t>///&lt;/summary&gt;</w:t>
      </w:r>
    </w:p>
    <w:p w14:paraId="494BE2E7" w14:textId="77777777" w:rsidR="00130755" w:rsidRPr="00130755" w:rsidRDefault="00130755" w:rsidP="00130755">
      <w:pPr>
        <w:pStyle w:val="Code"/>
        <w:rPr>
          <w:highlight w:val="white"/>
        </w:rPr>
      </w:pPr>
      <w:r w:rsidRPr="00130755">
        <w:rPr>
          <w:highlight w:val="white"/>
        </w:rPr>
        <w:t xml:space="preserve">    private void ConfigureLog4net(IKernel container)</w:t>
      </w:r>
    </w:p>
    <w:p w14:paraId="7F4CA469" w14:textId="77777777" w:rsidR="00130755" w:rsidRPr="00130755" w:rsidRDefault="00130755" w:rsidP="00130755">
      <w:pPr>
        <w:pStyle w:val="Code"/>
        <w:rPr>
          <w:highlight w:val="white"/>
        </w:rPr>
      </w:pPr>
      <w:r w:rsidRPr="00130755">
        <w:rPr>
          <w:highlight w:val="white"/>
        </w:rPr>
        <w:t xml:space="preserve">    {</w:t>
      </w:r>
    </w:p>
    <w:p w14:paraId="3A4C5C69" w14:textId="77777777" w:rsidR="00130755" w:rsidRPr="00130755" w:rsidRDefault="00130755" w:rsidP="00130755">
      <w:pPr>
        <w:pStyle w:val="Code"/>
        <w:rPr>
          <w:highlight w:val="white"/>
        </w:rPr>
      </w:pPr>
      <w:r w:rsidRPr="00130755">
        <w:rPr>
          <w:highlight w:val="white"/>
        </w:rPr>
        <w:t xml:space="preserve">        log4net.Config.XmlConfigurator.Configure();</w:t>
      </w:r>
    </w:p>
    <w:p w14:paraId="1E82032F" w14:textId="77777777" w:rsidR="00130755" w:rsidRPr="00130755" w:rsidRDefault="00130755" w:rsidP="00130755">
      <w:pPr>
        <w:pStyle w:val="Code"/>
        <w:rPr>
          <w:highlight w:val="yellow"/>
        </w:rPr>
      </w:pPr>
      <w:r w:rsidRPr="00130755">
        <w:rPr>
          <w:highlight w:val="yellow"/>
        </w:rPr>
        <w:t xml:space="preserve">        var loggerForWebSite = LogManager.GetLogger("Mvc4ServicesBookWebsite");</w:t>
      </w:r>
    </w:p>
    <w:p w14:paraId="7CC0F025" w14:textId="77777777" w:rsidR="00130755" w:rsidRPr="00130755" w:rsidRDefault="00130755" w:rsidP="00130755">
      <w:pPr>
        <w:pStyle w:val="Code"/>
        <w:rPr>
          <w:highlight w:val="yellow"/>
        </w:rPr>
      </w:pPr>
      <w:r w:rsidRPr="00130755">
        <w:rPr>
          <w:highlight w:val="yellow"/>
        </w:rPr>
        <w:t xml:space="preserve">        container.Bind&lt;ILog&gt;().ToConstant(loggerForWebSite);</w:t>
      </w:r>
    </w:p>
    <w:p w14:paraId="10C9C5FD" w14:textId="77777777" w:rsidR="00130755" w:rsidRPr="00130755" w:rsidRDefault="00130755" w:rsidP="00130755">
      <w:pPr>
        <w:pStyle w:val="Code"/>
        <w:rPr>
          <w:highlight w:val="white"/>
        </w:rPr>
      </w:pPr>
      <w:r w:rsidRPr="00130755">
        <w:rPr>
          <w:highlight w:val="white"/>
        </w:rPr>
        <w:t xml:space="preserve">    }</w:t>
      </w:r>
    </w:p>
    <w:p w14:paraId="27BD28D8" w14:textId="77777777" w:rsidR="00130755" w:rsidRPr="00130755" w:rsidRDefault="00130755" w:rsidP="00130755">
      <w:pPr>
        <w:pStyle w:val="Code"/>
        <w:rPr>
          <w:highlight w:val="white"/>
        </w:rPr>
      </w:pPr>
    </w:p>
    <w:p w14:paraId="1ED4A736" w14:textId="77777777" w:rsidR="00130755" w:rsidRPr="00130755" w:rsidRDefault="00130755" w:rsidP="00130755">
      <w:pPr>
        <w:pStyle w:val="Code"/>
        <w:rPr>
          <w:highlight w:val="white"/>
        </w:rPr>
      </w:pPr>
      <w:r w:rsidRPr="00130755">
        <w:rPr>
          <w:highlight w:val="white"/>
        </w:rPr>
        <w:t>///&lt;summary&gt;</w:t>
      </w:r>
    </w:p>
    <w:p w14:paraId="5F1F73B2" w14:textId="77777777" w:rsidR="00130755" w:rsidRPr="00130755" w:rsidRDefault="00130755" w:rsidP="00130755">
      <w:pPr>
        <w:pStyle w:val="Code"/>
        <w:rPr>
          <w:highlight w:val="white"/>
        </w:rPr>
      </w:pPr>
      <w:r w:rsidRPr="00130755">
        <w:rPr>
          <w:highlight w:val="white"/>
        </w:rPr>
        <w:t xml:space="preserve">/// Used to fetch the current thread's principal as </w:t>
      </w:r>
    </w:p>
    <w:p w14:paraId="54A64C87" w14:textId="77777777" w:rsidR="00130755" w:rsidRPr="00130755" w:rsidRDefault="00130755" w:rsidP="00130755">
      <w:pPr>
        <w:pStyle w:val="Code"/>
        <w:rPr>
          <w:highlight w:val="white"/>
        </w:rPr>
      </w:pPr>
      <w:r w:rsidRPr="00130755">
        <w:rPr>
          <w:highlight w:val="white"/>
        </w:rPr>
        <w:t>/// an &lt;see cref="IUserSession"/&gt; object.</w:t>
      </w:r>
    </w:p>
    <w:p w14:paraId="0AD2C138" w14:textId="77777777" w:rsidR="00130755" w:rsidRPr="00130755" w:rsidRDefault="00130755" w:rsidP="00130755">
      <w:pPr>
        <w:pStyle w:val="Code"/>
        <w:rPr>
          <w:highlight w:val="white"/>
        </w:rPr>
      </w:pPr>
      <w:r w:rsidRPr="00130755">
        <w:rPr>
          <w:highlight w:val="white"/>
        </w:rPr>
        <w:t>///&lt;/summary&gt;</w:t>
      </w:r>
    </w:p>
    <w:p w14:paraId="524B4394" w14:textId="77777777" w:rsidR="00130755" w:rsidRPr="00130755" w:rsidRDefault="00130755" w:rsidP="00130755">
      <w:pPr>
        <w:pStyle w:val="Code"/>
        <w:rPr>
          <w:highlight w:val="white"/>
        </w:rPr>
      </w:pPr>
      <w:r w:rsidRPr="00130755">
        <w:rPr>
          <w:highlight w:val="white"/>
        </w:rPr>
        <w:t xml:space="preserve">    private IUserSession CreateUserSession(IContext arg)</w:t>
      </w:r>
    </w:p>
    <w:p w14:paraId="2C6C747C" w14:textId="77777777" w:rsidR="00130755" w:rsidRPr="00130755" w:rsidRDefault="00130755" w:rsidP="00130755">
      <w:pPr>
        <w:pStyle w:val="Code"/>
        <w:rPr>
          <w:highlight w:val="white"/>
        </w:rPr>
      </w:pPr>
      <w:r w:rsidRPr="00130755">
        <w:rPr>
          <w:highlight w:val="white"/>
        </w:rPr>
        <w:t xml:space="preserve">    {</w:t>
      </w:r>
    </w:p>
    <w:p w14:paraId="57BD8C37" w14:textId="77777777" w:rsidR="00130755" w:rsidRPr="00130755" w:rsidRDefault="00130755" w:rsidP="00130755">
      <w:pPr>
        <w:pStyle w:val="Code"/>
        <w:rPr>
          <w:highlight w:val="yellow"/>
        </w:rPr>
      </w:pPr>
      <w:r w:rsidRPr="00130755">
        <w:rPr>
          <w:highlight w:val="yellow"/>
        </w:rPr>
        <w:t xml:space="preserve">        return new UserSession(Thread.CurrentPrincipal as GenericPrincipal);</w:t>
      </w:r>
    </w:p>
    <w:p w14:paraId="1DB90BA6" w14:textId="77777777" w:rsidR="00130755" w:rsidRPr="00130755" w:rsidRDefault="00130755" w:rsidP="00130755">
      <w:pPr>
        <w:pStyle w:val="Code"/>
        <w:rPr>
          <w:highlight w:val="white"/>
        </w:rPr>
      </w:pPr>
      <w:r w:rsidRPr="00130755">
        <w:rPr>
          <w:highlight w:val="white"/>
        </w:rPr>
        <w:t xml:space="preserve">    }</w:t>
      </w:r>
    </w:p>
    <w:p w14:paraId="5F00A7D5" w14:textId="77777777" w:rsidR="00130755" w:rsidRPr="00130755" w:rsidRDefault="00130755" w:rsidP="00130755">
      <w:pPr>
        <w:pStyle w:val="Code"/>
        <w:rPr>
          <w:highlight w:val="white"/>
        </w:rPr>
      </w:pPr>
    </w:p>
    <w:p w14:paraId="37338FFD" w14:textId="77777777" w:rsidR="00130755" w:rsidRPr="00130755" w:rsidRDefault="00130755" w:rsidP="00130755">
      <w:pPr>
        <w:pStyle w:val="Code"/>
        <w:rPr>
          <w:highlight w:val="white"/>
        </w:rPr>
      </w:pPr>
      <w:r w:rsidRPr="00130755">
        <w:rPr>
          <w:highlight w:val="white"/>
        </w:rPr>
        <w:t>///&lt;summary&gt;</w:t>
      </w:r>
    </w:p>
    <w:p w14:paraId="5027AF2E" w14:textId="77777777" w:rsidR="00130755" w:rsidRPr="00130755" w:rsidRDefault="00130755" w:rsidP="00130755">
      <w:pPr>
        <w:pStyle w:val="Code"/>
        <w:rPr>
          <w:highlight w:val="yellow"/>
        </w:rPr>
      </w:pPr>
      <w:r w:rsidRPr="00130755">
        <w:rPr>
          <w:highlight w:val="yellow"/>
        </w:rPr>
        <w:t xml:space="preserve">    /// Sets up NHibernate, and adds an ISessionFactory to the given</w:t>
      </w:r>
    </w:p>
    <w:p w14:paraId="1D78627C" w14:textId="77777777" w:rsidR="00130755" w:rsidRPr="00130755" w:rsidRDefault="00130755" w:rsidP="00130755">
      <w:pPr>
        <w:pStyle w:val="Code"/>
        <w:rPr>
          <w:highlight w:val="white"/>
        </w:rPr>
      </w:pPr>
      <w:r w:rsidRPr="00130755">
        <w:rPr>
          <w:highlight w:val="white"/>
        </w:rPr>
        <w:t>/// container.</w:t>
      </w:r>
    </w:p>
    <w:p w14:paraId="2E6702AB" w14:textId="77777777" w:rsidR="00130755" w:rsidRPr="00130755" w:rsidRDefault="00130755" w:rsidP="00130755">
      <w:pPr>
        <w:pStyle w:val="Code"/>
        <w:rPr>
          <w:highlight w:val="white"/>
        </w:rPr>
      </w:pPr>
      <w:r w:rsidRPr="00130755">
        <w:rPr>
          <w:highlight w:val="white"/>
        </w:rPr>
        <w:t>///&lt;/summary&gt;</w:t>
      </w:r>
    </w:p>
    <w:p w14:paraId="40DE28DF" w14:textId="77777777" w:rsidR="00130755" w:rsidRPr="00130755" w:rsidRDefault="00130755" w:rsidP="00130755">
      <w:pPr>
        <w:pStyle w:val="Code"/>
        <w:rPr>
          <w:highlight w:val="white"/>
        </w:rPr>
      </w:pPr>
      <w:r w:rsidRPr="00130755">
        <w:rPr>
          <w:highlight w:val="white"/>
        </w:rPr>
        <w:lastRenderedPageBreak/>
        <w:t xml:space="preserve">    private void ConfigureNHibernate(IKernel container)</w:t>
      </w:r>
    </w:p>
    <w:p w14:paraId="25D2C92E" w14:textId="77777777" w:rsidR="00130755" w:rsidRPr="00130755" w:rsidRDefault="00130755" w:rsidP="00130755">
      <w:pPr>
        <w:pStyle w:val="Code"/>
        <w:rPr>
          <w:highlight w:val="white"/>
        </w:rPr>
      </w:pPr>
      <w:r w:rsidRPr="00130755">
        <w:rPr>
          <w:highlight w:val="white"/>
        </w:rPr>
        <w:t xml:space="preserve">    {</w:t>
      </w:r>
    </w:p>
    <w:p w14:paraId="227CBF35" w14:textId="77777777" w:rsidR="00130755" w:rsidRPr="00130755" w:rsidRDefault="00130755" w:rsidP="00130755">
      <w:pPr>
        <w:pStyle w:val="Code"/>
        <w:rPr>
          <w:highlight w:val="white"/>
        </w:rPr>
      </w:pPr>
      <w:r w:rsidRPr="00130755">
        <w:rPr>
          <w:highlight w:val="white"/>
        </w:rPr>
        <w:t xml:space="preserve">        // Build the NHibernate ISessionFactory object</w:t>
      </w:r>
    </w:p>
    <w:p w14:paraId="26C01166" w14:textId="77777777" w:rsidR="00130755" w:rsidRPr="00130755" w:rsidRDefault="00130755" w:rsidP="00130755">
      <w:pPr>
        <w:pStyle w:val="Code"/>
        <w:rPr>
          <w:highlight w:val="white"/>
        </w:rPr>
      </w:pPr>
      <w:r w:rsidRPr="00130755">
        <w:rPr>
          <w:highlight w:val="white"/>
        </w:rPr>
        <w:t xml:space="preserve">        var sessionFactory = FluentNHibernate</w:t>
      </w:r>
    </w:p>
    <w:p w14:paraId="316831EC" w14:textId="77777777" w:rsidR="00130755" w:rsidRPr="00130755" w:rsidRDefault="00130755" w:rsidP="00130755">
      <w:pPr>
        <w:pStyle w:val="Code"/>
        <w:rPr>
          <w:highlight w:val="white"/>
        </w:rPr>
      </w:pPr>
      <w:r w:rsidRPr="00130755">
        <w:rPr>
          <w:highlight w:val="white"/>
        </w:rPr>
        <w:t xml:space="preserve">            .Cfg.Fluently.Configure()</w:t>
      </w:r>
    </w:p>
    <w:p w14:paraId="05500999" w14:textId="77777777" w:rsidR="00130755" w:rsidRPr="00130755" w:rsidRDefault="00130755" w:rsidP="00130755">
      <w:pPr>
        <w:pStyle w:val="Code"/>
        <w:rPr>
          <w:highlight w:val="white"/>
        </w:rPr>
      </w:pPr>
      <w:r w:rsidRPr="00130755">
        <w:rPr>
          <w:highlight w:val="white"/>
        </w:rPr>
        <w:t xml:space="preserve">            .Database(</w:t>
      </w:r>
    </w:p>
    <w:p w14:paraId="6A8CE468" w14:textId="77777777" w:rsidR="00130755" w:rsidRPr="00130755" w:rsidRDefault="00130755" w:rsidP="00130755">
      <w:pPr>
        <w:pStyle w:val="Code"/>
        <w:rPr>
          <w:highlight w:val="yellow"/>
        </w:rPr>
      </w:pPr>
      <w:r w:rsidRPr="00130755">
        <w:rPr>
          <w:highlight w:val="yellow"/>
        </w:rPr>
        <w:t xml:space="preserve">                MsSqlConfiguration.MsSql2008.ConnectionString(</w:t>
      </w:r>
    </w:p>
    <w:p w14:paraId="3A2361F8" w14:textId="77777777" w:rsidR="00130755" w:rsidRPr="00130755" w:rsidRDefault="00130755" w:rsidP="00130755">
      <w:pPr>
        <w:pStyle w:val="Code"/>
        <w:rPr>
          <w:highlight w:val="yellow"/>
        </w:rPr>
      </w:pPr>
      <w:r w:rsidRPr="00130755">
        <w:rPr>
          <w:highlight w:val="yellow"/>
        </w:rPr>
        <w:t xml:space="preserve">                    c =&gt; c.FromConnectionStringWithKey("Mvc4ServicesDb")))</w:t>
      </w:r>
    </w:p>
    <w:p w14:paraId="7A72280E" w14:textId="77777777" w:rsidR="00130755" w:rsidRPr="00130755" w:rsidRDefault="00130755" w:rsidP="00130755">
      <w:pPr>
        <w:pStyle w:val="Code"/>
        <w:rPr>
          <w:highlight w:val="white"/>
        </w:rPr>
      </w:pPr>
      <w:r w:rsidRPr="00130755">
        <w:rPr>
          <w:highlight w:val="white"/>
        </w:rPr>
        <w:t xml:space="preserve">            .CurrentSessionContext("web")</w:t>
      </w:r>
    </w:p>
    <w:p w14:paraId="08778D70" w14:textId="77777777" w:rsidR="00130755" w:rsidRPr="00130755" w:rsidRDefault="00130755" w:rsidP="00130755">
      <w:pPr>
        <w:pStyle w:val="Code"/>
        <w:rPr>
          <w:highlight w:val="yellow"/>
        </w:rPr>
      </w:pPr>
      <w:r w:rsidRPr="00130755">
        <w:rPr>
          <w:highlight w:val="yellow"/>
        </w:rPr>
        <w:t xml:space="preserve">            .Mappings(m =&gt; m.FluentMappings.AddFromAssemblyOf&lt;SqlCommandFactory&gt;())</w:t>
      </w:r>
    </w:p>
    <w:p w14:paraId="6D79A7F9" w14:textId="77777777" w:rsidR="00130755" w:rsidRPr="00130755" w:rsidRDefault="00130755" w:rsidP="00130755">
      <w:pPr>
        <w:pStyle w:val="Code"/>
        <w:rPr>
          <w:highlight w:val="white"/>
        </w:rPr>
      </w:pPr>
      <w:r w:rsidRPr="00130755">
        <w:rPr>
          <w:highlight w:val="white"/>
        </w:rPr>
        <w:t xml:space="preserve">            .BuildSessionFactory();</w:t>
      </w:r>
    </w:p>
    <w:p w14:paraId="6F2DF4B0" w14:textId="77777777" w:rsidR="00130755" w:rsidRPr="00130755" w:rsidRDefault="00130755" w:rsidP="00130755">
      <w:pPr>
        <w:pStyle w:val="Code"/>
        <w:rPr>
          <w:highlight w:val="white"/>
        </w:rPr>
      </w:pPr>
    </w:p>
    <w:p w14:paraId="5111003E" w14:textId="77777777" w:rsidR="00130755" w:rsidRPr="00130755" w:rsidRDefault="00130755" w:rsidP="00130755">
      <w:pPr>
        <w:pStyle w:val="Code"/>
        <w:rPr>
          <w:highlight w:val="yellow"/>
        </w:rPr>
      </w:pPr>
      <w:r w:rsidRPr="00130755">
        <w:rPr>
          <w:highlight w:val="yellow"/>
        </w:rPr>
        <w:t xml:space="preserve">        // Add the ISessionFactory instance to the container</w:t>
      </w:r>
      <w:r w:rsidRPr="00130755">
        <w:rPr>
          <w:highlight w:val="yellow"/>
        </w:rPr>
        <w:fldChar w:fldCharType="begin"/>
      </w:r>
      <w:r w:rsidRPr="00130755">
        <w:instrText xml:space="preserve"> XE "Controller dependencies:container bindings:NinjectConfigurator class" </w:instrText>
      </w:r>
      <w:r w:rsidRPr="00130755">
        <w:rPr>
          <w:highlight w:val="yellow"/>
        </w:rPr>
        <w:fldChar w:fldCharType="end"/>
      </w:r>
    </w:p>
    <w:p w14:paraId="1443318E" w14:textId="77777777" w:rsidR="00130755" w:rsidRPr="00130755" w:rsidRDefault="00130755" w:rsidP="00130755">
      <w:pPr>
        <w:pStyle w:val="Code"/>
        <w:rPr>
          <w:highlight w:val="yellow"/>
        </w:rPr>
      </w:pPr>
      <w:r w:rsidRPr="00130755">
        <w:rPr>
          <w:highlight w:val="yellow"/>
        </w:rPr>
        <w:t xml:space="preserve">        container.Bind&lt;ISessionFactory&gt;().ToConstant(sessionFactory);</w:t>
      </w:r>
    </w:p>
    <w:p w14:paraId="70D0BEB1" w14:textId="77777777" w:rsidR="00130755" w:rsidRPr="00130755" w:rsidRDefault="00130755" w:rsidP="00130755">
      <w:pPr>
        <w:pStyle w:val="Code"/>
        <w:rPr>
          <w:highlight w:val="white"/>
        </w:rPr>
      </w:pPr>
    </w:p>
    <w:p w14:paraId="13308FA7" w14:textId="77777777" w:rsidR="00130755" w:rsidRPr="00130755" w:rsidRDefault="00130755" w:rsidP="00130755">
      <w:pPr>
        <w:pStyle w:val="Code"/>
        <w:rPr>
          <w:highlight w:val="yellow"/>
        </w:rPr>
      </w:pPr>
      <w:r w:rsidRPr="00130755">
        <w:rPr>
          <w:highlight w:val="yellow"/>
        </w:rPr>
        <w:t xml:space="preserve">        // Configure a resolver method to be used for creating ISession objects</w:t>
      </w:r>
    </w:p>
    <w:p w14:paraId="4903BD2E" w14:textId="77777777" w:rsidR="00130755" w:rsidRPr="00130755" w:rsidRDefault="00130755" w:rsidP="00130755">
      <w:pPr>
        <w:pStyle w:val="Code"/>
        <w:rPr>
          <w:highlight w:val="yellow"/>
        </w:rPr>
      </w:pPr>
      <w:r w:rsidRPr="00130755">
        <w:rPr>
          <w:highlight w:val="yellow"/>
        </w:rPr>
        <w:t xml:space="preserve">        container.Bind&lt;ISession&gt;().ToMethod(CreateSession);</w:t>
      </w:r>
    </w:p>
    <w:p w14:paraId="2F7D5A70" w14:textId="77777777" w:rsidR="00130755" w:rsidRPr="00130755" w:rsidRDefault="00130755" w:rsidP="00130755">
      <w:pPr>
        <w:pStyle w:val="Code"/>
        <w:rPr>
          <w:highlight w:val="white"/>
        </w:rPr>
      </w:pPr>
      <w:r w:rsidRPr="00130755">
        <w:rPr>
          <w:highlight w:val="white"/>
        </w:rPr>
        <w:t xml:space="preserve">    }</w:t>
      </w:r>
    </w:p>
    <w:p w14:paraId="77035486" w14:textId="77777777" w:rsidR="00130755" w:rsidRPr="00130755" w:rsidRDefault="00130755" w:rsidP="00130755">
      <w:pPr>
        <w:pStyle w:val="Code"/>
        <w:rPr>
          <w:highlight w:val="white"/>
        </w:rPr>
      </w:pPr>
    </w:p>
    <w:p w14:paraId="55CE90B7" w14:textId="77777777" w:rsidR="00130755" w:rsidRPr="00130755" w:rsidRDefault="00130755" w:rsidP="00130755">
      <w:pPr>
        <w:pStyle w:val="Code"/>
        <w:rPr>
          <w:highlight w:val="white"/>
        </w:rPr>
      </w:pPr>
      <w:r w:rsidRPr="00130755">
        <w:rPr>
          <w:highlight w:val="white"/>
        </w:rPr>
        <w:t>///&lt;summary&gt;</w:t>
      </w:r>
    </w:p>
    <w:p w14:paraId="70929604" w14:textId="77777777" w:rsidR="00130755" w:rsidRPr="00130755" w:rsidRDefault="00130755" w:rsidP="00130755">
      <w:pPr>
        <w:pStyle w:val="Code"/>
        <w:rPr>
          <w:highlight w:val="yellow"/>
        </w:rPr>
      </w:pPr>
      <w:r w:rsidRPr="00130755">
        <w:rPr>
          <w:highlight w:val="yellow"/>
        </w:rPr>
        <w:t xml:space="preserve">    /// Method used to create instances of ISession objects</w:t>
      </w:r>
    </w:p>
    <w:p w14:paraId="429219FA" w14:textId="77777777" w:rsidR="00130755" w:rsidRPr="00130755" w:rsidRDefault="00130755" w:rsidP="00130755">
      <w:pPr>
        <w:pStyle w:val="Code"/>
        <w:rPr>
          <w:highlight w:val="white"/>
        </w:rPr>
      </w:pPr>
      <w:r w:rsidRPr="00130755">
        <w:rPr>
          <w:highlight w:val="white"/>
        </w:rPr>
        <w:t>/// and bind them to the HTTP context.</w:t>
      </w:r>
    </w:p>
    <w:p w14:paraId="79FB75D7" w14:textId="77777777" w:rsidR="00130755" w:rsidRPr="00130755" w:rsidRDefault="00130755" w:rsidP="00130755">
      <w:pPr>
        <w:pStyle w:val="Code"/>
        <w:rPr>
          <w:highlight w:val="white"/>
        </w:rPr>
      </w:pPr>
      <w:r w:rsidRPr="00130755">
        <w:rPr>
          <w:highlight w:val="white"/>
        </w:rPr>
        <w:t>///&lt;/summary&gt;</w:t>
      </w:r>
    </w:p>
    <w:p w14:paraId="3EE4BA22" w14:textId="77777777" w:rsidR="00130755" w:rsidRPr="00130755" w:rsidRDefault="00130755" w:rsidP="00130755">
      <w:pPr>
        <w:pStyle w:val="Code"/>
        <w:rPr>
          <w:highlight w:val="white"/>
        </w:rPr>
      </w:pPr>
      <w:r w:rsidRPr="00130755">
        <w:rPr>
          <w:highlight w:val="white"/>
        </w:rPr>
        <w:t xml:space="preserve">    private ISession CreateSession(IContext context)</w:t>
      </w:r>
    </w:p>
    <w:p w14:paraId="67C57C19" w14:textId="77777777" w:rsidR="00130755" w:rsidRPr="00130755" w:rsidRDefault="00130755" w:rsidP="00130755">
      <w:pPr>
        <w:pStyle w:val="Code"/>
        <w:rPr>
          <w:highlight w:val="white"/>
        </w:rPr>
      </w:pPr>
      <w:r w:rsidRPr="00130755">
        <w:rPr>
          <w:highlight w:val="white"/>
        </w:rPr>
        <w:t xml:space="preserve">    {</w:t>
      </w:r>
    </w:p>
    <w:p w14:paraId="1E36AB71" w14:textId="77777777" w:rsidR="00130755" w:rsidRPr="00130755" w:rsidRDefault="00130755" w:rsidP="00130755">
      <w:pPr>
        <w:pStyle w:val="Code"/>
        <w:rPr>
          <w:highlight w:val="yellow"/>
        </w:rPr>
      </w:pPr>
      <w:r w:rsidRPr="00130755">
        <w:rPr>
          <w:highlight w:val="yellow"/>
        </w:rPr>
        <w:t xml:space="preserve">        var sessionFactory = context.Kernel.Get&lt;ISessionFactory&gt;();</w:t>
      </w:r>
    </w:p>
    <w:p w14:paraId="325BD828" w14:textId="77777777" w:rsidR="00130755" w:rsidRPr="00130755" w:rsidRDefault="00130755" w:rsidP="00130755">
      <w:pPr>
        <w:pStyle w:val="Code"/>
        <w:rPr>
          <w:highlight w:val="yellow"/>
        </w:rPr>
      </w:pPr>
      <w:r w:rsidRPr="00130755">
        <w:rPr>
          <w:highlight w:val="yellow"/>
        </w:rPr>
        <w:t xml:space="preserve">        if (!CurrentSessionContext.HasBind(sessionFactory))</w:t>
      </w:r>
    </w:p>
    <w:p w14:paraId="088042A9" w14:textId="77777777" w:rsidR="00130755" w:rsidRPr="00130755" w:rsidRDefault="00130755" w:rsidP="00130755">
      <w:pPr>
        <w:pStyle w:val="Code"/>
        <w:rPr>
          <w:highlight w:val="white"/>
        </w:rPr>
      </w:pPr>
      <w:r w:rsidRPr="00130755">
        <w:rPr>
          <w:highlight w:val="white"/>
        </w:rPr>
        <w:t xml:space="preserve">        {</w:t>
      </w:r>
    </w:p>
    <w:p w14:paraId="3B8A15DA" w14:textId="77777777" w:rsidR="00130755" w:rsidRPr="00130755" w:rsidRDefault="00130755" w:rsidP="00130755">
      <w:pPr>
        <w:pStyle w:val="Code"/>
        <w:rPr>
          <w:highlight w:val="yellow"/>
        </w:rPr>
      </w:pPr>
      <w:r w:rsidRPr="00130755">
        <w:rPr>
          <w:highlight w:val="yellow"/>
        </w:rPr>
        <w:t xml:space="preserve">            // Open new ISession and bind it to the current session context</w:t>
      </w:r>
    </w:p>
    <w:p w14:paraId="3B751879" w14:textId="77777777" w:rsidR="00130755" w:rsidRPr="00130755" w:rsidRDefault="00130755" w:rsidP="00130755">
      <w:pPr>
        <w:pStyle w:val="Code"/>
        <w:rPr>
          <w:highlight w:val="white"/>
        </w:rPr>
      </w:pPr>
      <w:r w:rsidRPr="00130755">
        <w:rPr>
          <w:highlight w:val="white"/>
        </w:rPr>
        <w:t xml:space="preserve">            var session = sessionFactory.OpenSession();</w:t>
      </w:r>
    </w:p>
    <w:p w14:paraId="1638B05A" w14:textId="77777777" w:rsidR="00130755" w:rsidRPr="00130755" w:rsidRDefault="00130755" w:rsidP="00130755">
      <w:pPr>
        <w:pStyle w:val="Code"/>
        <w:rPr>
          <w:highlight w:val="white"/>
        </w:rPr>
      </w:pPr>
      <w:r w:rsidRPr="00130755">
        <w:rPr>
          <w:highlight w:val="white"/>
        </w:rPr>
        <w:t xml:space="preserve">            CurrentSessionContext.Bind(session);</w:t>
      </w:r>
    </w:p>
    <w:p w14:paraId="17D230BC" w14:textId="77777777" w:rsidR="00130755" w:rsidRPr="00130755" w:rsidRDefault="00130755" w:rsidP="00130755">
      <w:pPr>
        <w:pStyle w:val="Code"/>
        <w:rPr>
          <w:highlight w:val="white"/>
        </w:rPr>
      </w:pPr>
      <w:r w:rsidRPr="00130755">
        <w:rPr>
          <w:highlight w:val="white"/>
        </w:rPr>
        <w:t xml:space="preserve">        }</w:t>
      </w:r>
    </w:p>
    <w:p w14:paraId="75A44D12" w14:textId="77777777" w:rsidR="00130755" w:rsidRPr="00130755" w:rsidRDefault="00130755" w:rsidP="00130755">
      <w:pPr>
        <w:pStyle w:val="Code"/>
        <w:rPr>
          <w:highlight w:val="white"/>
        </w:rPr>
      </w:pPr>
    </w:p>
    <w:p w14:paraId="3B2DB542" w14:textId="77777777" w:rsidR="00130755" w:rsidRPr="00130755" w:rsidRDefault="00130755" w:rsidP="00130755">
      <w:pPr>
        <w:pStyle w:val="Code"/>
        <w:rPr>
          <w:highlight w:val="white"/>
        </w:rPr>
      </w:pPr>
      <w:r w:rsidRPr="00130755">
        <w:rPr>
          <w:highlight w:val="white"/>
        </w:rPr>
        <w:t xml:space="preserve">        return sessionFactory.GetCurrentSession();</w:t>
      </w:r>
    </w:p>
    <w:p w14:paraId="638F796B" w14:textId="77777777" w:rsidR="00130755" w:rsidRPr="00130755" w:rsidRDefault="00130755" w:rsidP="00130755">
      <w:pPr>
        <w:pStyle w:val="Code"/>
        <w:rPr>
          <w:highlight w:val="white"/>
        </w:rPr>
      </w:pPr>
      <w:r w:rsidRPr="00130755">
        <w:rPr>
          <w:highlight w:val="white"/>
        </w:rPr>
        <w:t xml:space="preserve">    }</w:t>
      </w:r>
      <w:r w:rsidRPr="00130755">
        <w:rPr>
          <w:highlight w:val="white"/>
        </w:rPr>
        <w:fldChar w:fldCharType="begin"/>
      </w:r>
      <w:r w:rsidRPr="00130755">
        <w:instrText xml:space="preserve"> XE "Controller dependencies:container bindings:NinjectConfigurator class" </w:instrText>
      </w:r>
      <w:r w:rsidRPr="00130755">
        <w:rPr>
          <w:highlight w:val="white"/>
        </w:rPr>
        <w:fldChar w:fldCharType="end"/>
      </w:r>
    </w:p>
    <w:p w14:paraId="1231F2EA" w14:textId="77777777" w:rsidR="00130755" w:rsidRPr="00130755" w:rsidRDefault="00130755" w:rsidP="00130755">
      <w:pPr>
        <w:pStyle w:val="Code"/>
      </w:pPr>
      <w:r w:rsidRPr="00130755">
        <w:rPr>
          <w:highlight w:val="white"/>
        </w:rPr>
        <w:t>}</w:t>
      </w:r>
    </w:p>
    <w:p w14:paraId="2140A3D9" w14:textId="77777777" w:rsidR="00130755" w:rsidRPr="00130755" w:rsidRDefault="00130755" w:rsidP="00130755">
      <w:r w:rsidRPr="00130755">
        <w:t xml:space="preserve">As you build the code for the task-management service—and as the code evolves over time—you will find yourself coming back to this </w:t>
      </w:r>
      <w:r w:rsidRPr="00130755">
        <w:rPr>
          <w:rStyle w:val="CodeInline"/>
        </w:rPr>
        <w:t>NinjectConfigurator</w:t>
      </w:r>
      <w:r w:rsidRPr="00130755">
        <w:t xml:space="preserve"> class</w:t>
      </w:r>
      <w:r w:rsidRPr="00130755">
        <w:fldChar w:fldCharType="begin"/>
      </w:r>
      <w:r w:rsidRPr="00130755">
        <w:instrText xml:space="preserve"> XE "</w:instrText>
      </w:r>
      <w:r w:rsidRPr="00130755">
        <w:rPr>
          <w:rStyle w:val="CodeInline"/>
        </w:rPr>
        <w:instrText>NinjectConfigurator</w:instrText>
      </w:r>
      <w:r w:rsidRPr="00130755">
        <w:instrText xml:space="preserve"> class" </w:instrText>
      </w:r>
      <w:r w:rsidRPr="00130755">
        <w:fldChar w:fldCharType="end"/>
      </w:r>
      <w:r w:rsidRPr="00130755">
        <w:t xml:space="preserve"> over and over. This is because the classes you use for various behaviors will continue to change as the application evolves. Simply put, these mappings are not etched in stone, and you should expect to massage them as time goes on.</w:t>
      </w:r>
    </w:p>
    <w:p w14:paraId="47DA6F15" w14:textId="77777777" w:rsidR="00130755" w:rsidRPr="00130755" w:rsidRDefault="00130755" w:rsidP="00130755">
      <w:r w:rsidRPr="00130755">
        <w:t xml:space="preserve">Now take a look at the third line in the </w:t>
      </w:r>
      <w:r w:rsidRPr="00130755">
        <w:rPr>
          <w:rStyle w:val="CodeInline"/>
        </w:rPr>
        <w:t>Configure()</w:t>
      </w:r>
      <w:r w:rsidRPr="00130755">
        <w:t xml:space="preserve"> method</w:t>
      </w:r>
      <w:r w:rsidRPr="00130755">
        <w:fldChar w:fldCharType="begin"/>
      </w:r>
      <w:r w:rsidRPr="00130755">
        <w:instrText xml:space="preserve"> XE "</w:instrText>
      </w:r>
      <w:r w:rsidRPr="00130755">
        <w:rPr>
          <w:rStyle w:val="CodeInline"/>
        </w:rPr>
        <w:instrText>Controller dependencies:container bindings:Configure() method</w:instrText>
      </w:r>
      <w:r w:rsidRPr="00130755">
        <w:instrText xml:space="preserve">" </w:instrText>
      </w:r>
      <w:r w:rsidRPr="00130755">
        <w:fldChar w:fldCharType="end"/>
      </w:r>
      <w:r w:rsidRPr="00130755">
        <w:t>. This is where the code creates the dependency resolver that MVC will use to resolve all dependencies.</w:t>
      </w:r>
    </w:p>
    <w:p w14:paraId="21E45BC3" w14:textId="77777777" w:rsidR="00130755" w:rsidRPr="00130755" w:rsidRDefault="00130755" w:rsidP="00130755"/>
    <w:p w14:paraId="50A1073A" w14:textId="77777777" w:rsidR="00130755" w:rsidRPr="00130755" w:rsidRDefault="00130755" w:rsidP="00130755">
      <w:pPr>
        <w:pStyle w:val="Heading2"/>
      </w:pPr>
      <w:r w:rsidRPr="00130755">
        <w:lastRenderedPageBreak/>
        <w:t>IDependencyResolver</w:t>
      </w:r>
      <w:r w:rsidRPr="00130755">
        <w:fldChar w:fldCharType="begin"/>
      </w:r>
      <w:r w:rsidRPr="00130755">
        <w:instrText xml:space="preserve"> XE "Controller dependencies:IDependencyResolver" </w:instrText>
      </w:r>
      <w:r w:rsidRPr="00130755">
        <w:fldChar w:fldCharType="end"/>
      </w:r>
      <w:r w:rsidRPr="00130755">
        <w:t xml:space="preserve"> for Ninject</w:t>
      </w:r>
    </w:p>
    <w:p w14:paraId="4C9F2F89" w14:textId="77777777" w:rsidR="00130755" w:rsidRPr="00130755" w:rsidRDefault="00130755" w:rsidP="00130755">
      <w:r w:rsidRPr="00130755">
        <w:t>So far you’ve configured two things with the container</w:t>
      </w:r>
      <w:r w:rsidRPr="00130755">
        <w:fldChar w:fldCharType="begin"/>
      </w:r>
      <w:r w:rsidRPr="00130755">
        <w:instrText xml:space="preserve"> XE "Controller dependencies:IDependencyResolver:container" </w:instrText>
      </w:r>
      <w:r w:rsidRPr="00130755">
        <w:fldChar w:fldCharType="end"/>
      </w:r>
      <w:r w:rsidRPr="00130755">
        <w:t>:</w:t>
      </w:r>
    </w:p>
    <w:p w14:paraId="11EF7117" w14:textId="77777777" w:rsidR="00130755" w:rsidRPr="00130755" w:rsidRDefault="00130755" w:rsidP="00130755">
      <w:pPr>
        <w:pStyle w:val="Bullet"/>
      </w:pPr>
      <w:r w:rsidRPr="00130755">
        <w:t xml:space="preserve">You configured a Ninject container instance to be available to the application during its entire lifetime. You did this by installing the </w:t>
      </w:r>
      <w:r w:rsidRPr="00130755">
        <w:rPr>
          <w:rStyle w:val="CodeInline"/>
        </w:rPr>
        <w:t>Ninject.Web.Common</w:t>
      </w:r>
      <w:r w:rsidRPr="00130755">
        <w:t xml:space="preserve"> NuGet package into the MVC project.</w:t>
      </w:r>
    </w:p>
    <w:p w14:paraId="29D23C6C" w14:textId="77777777" w:rsidR="00130755" w:rsidRPr="00130755" w:rsidRDefault="00130755" w:rsidP="00130755">
      <w:pPr>
        <w:pStyle w:val="Bullet"/>
      </w:pPr>
      <w:r w:rsidRPr="00130755">
        <w:t xml:space="preserve">You registered all of the type mappings (at least, the ones you know about so far) in the Ninject container instance with the </w:t>
      </w:r>
      <w:r w:rsidRPr="00130755">
        <w:rPr>
          <w:rStyle w:val="CodeInline"/>
        </w:rPr>
        <w:t>NinjectConfigurator</w:t>
      </w:r>
      <w:r w:rsidRPr="00130755">
        <w:t xml:space="preserve"> class that is used from the </w:t>
      </w:r>
      <w:r w:rsidRPr="00130755">
        <w:rPr>
          <w:rStyle w:val="CodeInline"/>
        </w:rPr>
        <w:t>NinjectWebCommon.RegisterServices()</w:t>
      </w:r>
      <w:r w:rsidRPr="00130755">
        <w:t xml:space="preserve"> method.</w:t>
      </w:r>
    </w:p>
    <w:p w14:paraId="0164D680" w14:textId="77777777" w:rsidR="00130755" w:rsidRPr="00130755" w:rsidRDefault="00130755" w:rsidP="00130755">
      <w:r w:rsidRPr="00130755">
        <w:t>Finally, you need to tell MVC</w:t>
      </w:r>
      <w:r w:rsidRPr="00130755">
        <w:fldChar w:fldCharType="begin"/>
      </w:r>
      <w:r w:rsidRPr="00130755">
        <w:instrText xml:space="preserve"> XE "Controller dependencies:IDependencyResolver:MVC" </w:instrText>
      </w:r>
      <w:r w:rsidRPr="00130755">
        <w:fldChar w:fldCharType="end"/>
      </w:r>
      <w:r w:rsidRPr="00130755">
        <w:t xml:space="preserve"> to actually use this container instance when activating the controllers. This involves two main steps:</w:t>
      </w:r>
    </w:p>
    <w:p w14:paraId="1485A91F" w14:textId="77777777" w:rsidR="00130755" w:rsidRPr="00130755" w:rsidRDefault="00130755" w:rsidP="00130755">
      <w:pPr>
        <w:pStyle w:val="NumList"/>
      </w:pPr>
      <w:r w:rsidRPr="00130755">
        <w:t xml:space="preserve">Create an implementation of </w:t>
      </w:r>
      <w:r w:rsidRPr="00130755">
        <w:rPr>
          <w:rStyle w:val="CodeInline"/>
        </w:rPr>
        <w:t>IDependencyResolver</w:t>
      </w:r>
      <w:r w:rsidRPr="00130755">
        <w:t>in which you use the Ninject container to resolve the requested dependencies.</w:t>
      </w:r>
    </w:p>
    <w:p w14:paraId="66B5BBB7" w14:textId="77777777" w:rsidR="00130755" w:rsidRPr="00130755" w:rsidRDefault="00130755" w:rsidP="00130755">
      <w:pPr>
        <w:pStyle w:val="NumList"/>
      </w:pPr>
      <w:r w:rsidRPr="00130755">
        <w:t>Register an instance of the</w:t>
      </w:r>
      <w:r w:rsidR="00F230B6">
        <w:t xml:space="preserve"> </w:t>
      </w:r>
      <w:r w:rsidRPr="00130755">
        <w:rPr>
          <w:rStyle w:val="CodeInline"/>
        </w:rPr>
        <w:t>IDependencyResolver</w:t>
      </w:r>
      <w:r w:rsidRPr="00130755">
        <w:t xml:space="preserve"> implementation with MVC.</w:t>
      </w:r>
      <w:r w:rsidRPr="00130755">
        <w:fldChar w:fldCharType="begin"/>
      </w:r>
      <w:r w:rsidRPr="00130755">
        <w:instrText xml:space="preserve"> XE "Controller dependencies:IDependencyResolver:MVC" </w:instrText>
      </w:r>
      <w:r w:rsidRPr="00130755">
        <w:fldChar w:fldCharType="end"/>
      </w:r>
    </w:p>
    <w:p w14:paraId="64EF3C53" w14:textId="77777777" w:rsidR="00130755" w:rsidRPr="00130755" w:rsidRDefault="00130755" w:rsidP="00130755">
      <w:r w:rsidRPr="00130755">
        <w:t xml:space="preserve">Here is the </w:t>
      </w:r>
      <w:r w:rsidRPr="00130755">
        <w:rPr>
          <w:rStyle w:val="CodeInline"/>
        </w:rPr>
        <w:t>NinjectDependencyResolver</w:t>
      </w:r>
      <w:r w:rsidRPr="00130755">
        <w:t xml:space="preserve"> you will find in the example code for this book. Note that it takes an instance of a Ninject container in its constructor</w:t>
      </w:r>
      <w:r w:rsidRPr="00130755">
        <w:fldChar w:fldCharType="begin"/>
      </w:r>
      <w:r w:rsidRPr="00130755">
        <w:instrText xml:space="preserve"> XE "Controller dependencies:IDependencyResolver:constructor" </w:instrText>
      </w:r>
      <w:r w:rsidRPr="00130755">
        <w:fldChar w:fldCharType="end"/>
      </w:r>
    </w:p>
    <w:p w14:paraId="48EA2068" w14:textId="77777777" w:rsidR="00130755" w:rsidRPr="00B7514A" w:rsidRDefault="00130755" w:rsidP="00B7514A">
      <w:pPr>
        <w:pStyle w:val="Code"/>
      </w:pPr>
      <w:r w:rsidRPr="00B7514A">
        <w:rPr>
          <w:highlight w:val="yellow"/>
        </w:rPr>
        <w:t>public class NinjectDependencyResolver : IDependencyResolver</w:t>
      </w:r>
    </w:p>
    <w:p w14:paraId="58EA10F8" w14:textId="77777777" w:rsidR="00130755" w:rsidRPr="00B7514A" w:rsidRDefault="00130755" w:rsidP="00B7514A">
      <w:pPr>
        <w:pStyle w:val="Code"/>
      </w:pPr>
      <w:r w:rsidRPr="00B7514A">
        <w:t xml:space="preserve">    {</w:t>
      </w:r>
    </w:p>
    <w:p w14:paraId="2699D61C" w14:textId="77777777" w:rsidR="00130755" w:rsidRPr="00B7514A" w:rsidRDefault="00130755" w:rsidP="00B7514A">
      <w:pPr>
        <w:pStyle w:val="Code"/>
      </w:pPr>
      <w:r w:rsidRPr="00B7514A">
        <w:t xml:space="preserve">        private readonly IKernel _container;</w:t>
      </w:r>
    </w:p>
    <w:p w14:paraId="76B7A5BE" w14:textId="77777777" w:rsidR="00130755" w:rsidRPr="00B7514A" w:rsidRDefault="00130755" w:rsidP="00B7514A">
      <w:pPr>
        <w:pStyle w:val="Code"/>
      </w:pPr>
    </w:p>
    <w:p w14:paraId="7E5E655A" w14:textId="77777777" w:rsidR="00130755" w:rsidRPr="00B7514A" w:rsidRDefault="00130755" w:rsidP="00B7514A">
      <w:pPr>
        <w:pStyle w:val="Code"/>
      </w:pPr>
      <w:r w:rsidRPr="00B7514A">
        <w:t xml:space="preserve">        public IKernel Container</w:t>
      </w:r>
    </w:p>
    <w:p w14:paraId="06632D4D" w14:textId="77777777" w:rsidR="00130755" w:rsidRPr="00B7514A" w:rsidRDefault="00130755" w:rsidP="00B7514A">
      <w:pPr>
        <w:pStyle w:val="Code"/>
      </w:pPr>
      <w:r w:rsidRPr="00B7514A">
        <w:t xml:space="preserve">        {</w:t>
      </w:r>
    </w:p>
    <w:p w14:paraId="25CDA357" w14:textId="77777777" w:rsidR="00130755" w:rsidRPr="00B7514A" w:rsidRDefault="00130755" w:rsidP="00B7514A">
      <w:pPr>
        <w:pStyle w:val="Code"/>
      </w:pPr>
      <w:r w:rsidRPr="00B7514A">
        <w:t xml:space="preserve">            get { return _container; }</w:t>
      </w:r>
    </w:p>
    <w:p w14:paraId="5CFFF534" w14:textId="77777777" w:rsidR="00130755" w:rsidRPr="00B7514A" w:rsidRDefault="00130755" w:rsidP="00B7514A">
      <w:pPr>
        <w:pStyle w:val="Code"/>
      </w:pPr>
      <w:r w:rsidRPr="00B7514A">
        <w:t xml:space="preserve">        }</w:t>
      </w:r>
    </w:p>
    <w:p w14:paraId="626EB95C" w14:textId="77777777" w:rsidR="00130755" w:rsidRPr="00B7514A" w:rsidRDefault="00130755" w:rsidP="00B7514A">
      <w:pPr>
        <w:pStyle w:val="Code"/>
      </w:pPr>
    </w:p>
    <w:p w14:paraId="4CC9E6B9" w14:textId="77777777" w:rsidR="00130755" w:rsidRPr="00B7514A" w:rsidRDefault="00130755" w:rsidP="00B7514A">
      <w:pPr>
        <w:pStyle w:val="Code"/>
      </w:pPr>
      <w:r w:rsidRPr="00B7514A">
        <w:rPr>
          <w:highlight w:val="yellow"/>
        </w:rPr>
        <w:t>public NinjectDependencyResolver(IKernel container)</w:t>
      </w:r>
    </w:p>
    <w:p w14:paraId="78A51B0C" w14:textId="77777777" w:rsidR="00130755" w:rsidRPr="00B7514A" w:rsidRDefault="00130755" w:rsidP="00B7514A">
      <w:pPr>
        <w:pStyle w:val="Code"/>
      </w:pPr>
      <w:r w:rsidRPr="00B7514A">
        <w:t xml:space="preserve">        {</w:t>
      </w:r>
    </w:p>
    <w:p w14:paraId="710BA560" w14:textId="77777777" w:rsidR="00130755" w:rsidRPr="00B7514A" w:rsidRDefault="00130755" w:rsidP="00B7514A">
      <w:pPr>
        <w:pStyle w:val="Code"/>
      </w:pPr>
      <w:r w:rsidRPr="00B7514A">
        <w:t xml:space="preserve">            _container = container;</w:t>
      </w:r>
    </w:p>
    <w:p w14:paraId="66D44431" w14:textId="77777777" w:rsidR="00130755" w:rsidRPr="00B7514A" w:rsidRDefault="00130755" w:rsidP="00B7514A">
      <w:pPr>
        <w:pStyle w:val="Code"/>
      </w:pPr>
      <w:r w:rsidRPr="00B7514A">
        <w:t xml:space="preserve">        }</w:t>
      </w:r>
    </w:p>
    <w:p w14:paraId="7848F06D" w14:textId="77777777" w:rsidR="00130755" w:rsidRPr="00B7514A" w:rsidRDefault="00130755" w:rsidP="00B7514A">
      <w:pPr>
        <w:pStyle w:val="Code"/>
      </w:pPr>
    </w:p>
    <w:p w14:paraId="213C83A1" w14:textId="77777777" w:rsidR="00130755" w:rsidRPr="00B7514A" w:rsidRDefault="00130755" w:rsidP="00B7514A">
      <w:pPr>
        <w:pStyle w:val="Code"/>
      </w:pPr>
      <w:r w:rsidRPr="00B7514A">
        <w:t xml:space="preserve">        public object GetService(Type serviceType)</w:t>
      </w:r>
    </w:p>
    <w:p w14:paraId="29927F0C" w14:textId="77777777" w:rsidR="00130755" w:rsidRPr="00B7514A" w:rsidRDefault="00130755" w:rsidP="00B7514A">
      <w:pPr>
        <w:pStyle w:val="Code"/>
      </w:pPr>
      <w:r w:rsidRPr="00B7514A">
        <w:t xml:space="preserve">        {</w:t>
      </w:r>
    </w:p>
    <w:p w14:paraId="7420B4BD" w14:textId="77777777" w:rsidR="00130755" w:rsidRPr="00B7514A" w:rsidRDefault="00130755" w:rsidP="00B7514A">
      <w:pPr>
        <w:pStyle w:val="Code"/>
      </w:pPr>
      <w:r w:rsidRPr="00B7514A">
        <w:t xml:space="preserve">            return _container.TryGet(serviceType);</w:t>
      </w:r>
    </w:p>
    <w:p w14:paraId="25C2BE82" w14:textId="77777777" w:rsidR="00130755" w:rsidRPr="00B7514A" w:rsidRDefault="00130755" w:rsidP="00B7514A">
      <w:pPr>
        <w:pStyle w:val="Code"/>
      </w:pPr>
      <w:r w:rsidRPr="00B7514A">
        <w:t xml:space="preserve">        }</w:t>
      </w:r>
    </w:p>
    <w:p w14:paraId="3B1340D7" w14:textId="77777777" w:rsidR="00130755" w:rsidRPr="00B7514A" w:rsidRDefault="00130755" w:rsidP="00B7514A">
      <w:pPr>
        <w:pStyle w:val="Code"/>
      </w:pPr>
    </w:p>
    <w:p w14:paraId="6CAB5A1C" w14:textId="77777777" w:rsidR="00130755" w:rsidRPr="00B7514A" w:rsidRDefault="00130755" w:rsidP="00B7514A">
      <w:pPr>
        <w:pStyle w:val="Code"/>
      </w:pPr>
      <w:r w:rsidRPr="00B7514A">
        <w:rPr>
          <w:highlight w:val="yellow"/>
        </w:rPr>
        <w:t>public IEnumerable&lt;object&gt; GetServices(Type serviceType)</w:t>
      </w:r>
    </w:p>
    <w:p w14:paraId="04ACD47E" w14:textId="77777777" w:rsidR="00130755" w:rsidRPr="00B7514A" w:rsidRDefault="00130755" w:rsidP="00B7514A">
      <w:pPr>
        <w:pStyle w:val="Code"/>
      </w:pPr>
      <w:r w:rsidRPr="00B7514A">
        <w:t xml:space="preserve">        {</w:t>
      </w:r>
    </w:p>
    <w:p w14:paraId="7560A409" w14:textId="77777777" w:rsidR="00130755" w:rsidRPr="00B7514A" w:rsidRDefault="00130755" w:rsidP="00B7514A">
      <w:pPr>
        <w:pStyle w:val="Code"/>
      </w:pPr>
      <w:r w:rsidRPr="00B7514A">
        <w:t xml:space="preserve">            return _container.GetAll(serviceType);</w:t>
      </w:r>
    </w:p>
    <w:p w14:paraId="1781EB4D" w14:textId="77777777" w:rsidR="00130755" w:rsidRPr="00B7514A" w:rsidRDefault="00130755" w:rsidP="00B7514A">
      <w:pPr>
        <w:pStyle w:val="Code"/>
      </w:pPr>
      <w:r w:rsidRPr="00B7514A">
        <w:t xml:space="preserve">        }</w:t>
      </w:r>
    </w:p>
    <w:p w14:paraId="6E2CB087" w14:textId="77777777" w:rsidR="00130755" w:rsidRPr="00B7514A" w:rsidRDefault="00130755" w:rsidP="00B7514A">
      <w:pPr>
        <w:pStyle w:val="Code"/>
      </w:pPr>
    </w:p>
    <w:p w14:paraId="437D16CA" w14:textId="77777777" w:rsidR="00130755" w:rsidRPr="00B7514A" w:rsidRDefault="00130755" w:rsidP="00B7514A">
      <w:pPr>
        <w:pStyle w:val="Code"/>
      </w:pPr>
      <w:r w:rsidRPr="00B7514A">
        <w:t xml:space="preserve">        public IDependencyScope BeginScope()</w:t>
      </w:r>
    </w:p>
    <w:p w14:paraId="30E02504" w14:textId="77777777" w:rsidR="00130755" w:rsidRPr="00B7514A" w:rsidRDefault="00130755" w:rsidP="00B7514A">
      <w:pPr>
        <w:pStyle w:val="Code"/>
      </w:pPr>
      <w:r w:rsidRPr="00B7514A">
        <w:t xml:space="preserve">        {</w:t>
      </w:r>
    </w:p>
    <w:p w14:paraId="21F8D7EE" w14:textId="77777777" w:rsidR="00130755" w:rsidRPr="00B7514A" w:rsidRDefault="00130755" w:rsidP="00B7514A">
      <w:pPr>
        <w:pStyle w:val="Code"/>
      </w:pPr>
      <w:r w:rsidRPr="00B7514A">
        <w:lastRenderedPageBreak/>
        <w:t xml:space="preserve">            return this;</w:t>
      </w:r>
    </w:p>
    <w:p w14:paraId="62809841" w14:textId="77777777" w:rsidR="00130755" w:rsidRPr="00B7514A" w:rsidRDefault="00130755" w:rsidP="00B7514A">
      <w:pPr>
        <w:pStyle w:val="Code"/>
      </w:pPr>
      <w:r w:rsidRPr="00B7514A">
        <w:t xml:space="preserve">        }</w:t>
      </w:r>
    </w:p>
    <w:p w14:paraId="7A5DEACC" w14:textId="77777777" w:rsidR="00130755" w:rsidRPr="00B7514A" w:rsidRDefault="00130755" w:rsidP="00B7514A">
      <w:pPr>
        <w:pStyle w:val="Code"/>
      </w:pPr>
    </w:p>
    <w:p w14:paraId="0005979D" w14:textId="77777777" w:rsidR="00130755" w:rsidRPr="00B7514A" w:rsidRDefault="00130755" w:rsidP="00B7514A">
      <w:pPr>
        <w:pStyle w:val="Code"/>
      </w:pPr>
      <w:r w:rsidRPr="00B7514A">
        <w:t xml:space="preserve">        public void Dispose()</w:t>
      </w:r>
    </w:p>
    <w:p w14:paraId="71960D1E" w14:textId="77777777" w:rsidR="00130755" w:rsidRPr="00B7514A" w:rsidRDefault="00130755" w:rsidP="00B7514A">
      <w:pPr>
        <w:pStyle w:val="Code"/>
      </w:pPr>
      <w:r w:rsidRPr="00B7514A">
        <w:t xml:space="preserve">        {</w:t>
      </w:r>
    </w:p>
    <w:p w14:paraId="248222C0" w14:textId="77777777" w:rsidR="00130755" w:rsidRPr="00B7514A" w:rsidRDefault="00130755" w:rsidP="00B7514A">
      <w:pPr>
        <w:pStyle w:val="Code"/>
      </w:pPr>
      <w:r w:rsidRPr="00B7514A">
        <w:t xml:space="preserve">            // noop</w:t>
      </w:r>
    </w:p>
    <w:p w14:paraId="2F7BE1EA" w14:textId="77777777" w:rsidR="00130755" w:rsidRPr="00B7514A" w:rsidRDefault="00130755" w:rsidP="00B7514A">
      <w:pPr>
        <w:pStyle w:val="Code"/>
      </w:pPr>
      <w:r w:rsidRPr="00B7514A">
        <w:t xml:space="preserve">        }</w:t>
      </w:r>
    </w:p>
    <w:p w14:paraId="3E969065" w14:textId="77777777" w:rsidR="00130755" w:rsidRPr="00B7514A" w:rsidRDefault="00130755" w:rsidP="00B7514A">
      <w:pPr>
        <w:pStyle w:val="Code"/>
      </w:pPr>
      <w:r w:rsidRPr="00B7514A">
        <w:t xml:space="preserve">    }</w:t>
      </w:r>
      <w:r w:rsidRPr="00B7514A">
        <w:fldChar w:fldCharType="begin"/>
      </w:r>
      <w:r w:rsidRPr="00B7514A">
        <w:instrText xml:space="preserve"> XE "Controller dependencies:IDependencyResolver:constructor" </w:instrText>
      </w:r>
      <w:r w:rsidRPr="00B7514A">
        <w:fldChar w:fldCharType="end"/>
      </w:r>
    </w:p>
    <w:p w14:paraId="312E49FC" w14:textId="77777777" w:rsidR="00130755" w:rsidRPr="00130755" w:rsidRDefault="00130755" w:rsidP="00130755">
      <w:r w:rsidRPr="00130755">
        <w:t xml:space="preserve">The methods to note are the </w:t>
      </w:r>
      <w:r w:rsidRPr="00130755">
        <w:rPr>
          <w:rStyle w:val="CodeInline"/>
        </w:rPr>
        <w:t>GetService()</w:t>
      </w:r>
      <w:r w:rsidRPr="00130755">
        <w:t xml:space="preserve"> and </w:t>
      </w:r>
      <w:r w:rsidRPr="00130755">
        <w:rPr>
          <w:rStyle w:val="CodeInline"/>
        </w:rPr>
        <w:t>GetServices()</w:t>
      </w:r>
      <w:r w:rsidRPr="00130755">
        <w:t xml:space="preserve">. All you’re really doing is using the Ninject container to get object instances for the requested service types. Note that, in the </w:t>
      </w:r>
      <w:r w:rsidRPr="00130755">
        <w:rPr>
          <w:rStyle w:val="CodeInline"/>
        </w:rPr>
        <w:t>GetService()</w:t>
      </w:r>
      <w:r w:rsidRPr="00130755">
        <w:t xml:space="preserve"> method</w:t>
      </w:r>
      <w:r w:rsidRPr="00130755">
        <w:fldChar w:fldCharType="begin"/>
      </w:r>
      <w:r w:rsidRPr="00130755">
        <w:instrText xml:space="preserve"> XE "</w:instrText>
      </w:r>
      <w:r w:rsidRPr="00130755">
        <w:rPr>
          <w:rStyle w:val="CodeInline"/>
        </w:rPr>
        <w:instrText>Controller dependencies:IDependencyResolver:GetService() method</w:instrText>
      </w:r>
      <w:r w:rsidRPr="00130755">
        <w:instrText xml:space="preserve">" </w:instrText>
      </w:r>
      <w:r w:rsidRPr="00130755">
        <w:fldChar w:fldCharType="end"/>
      </w:r>
      <w:r w:rsidRPr="00130755">
        <w:t>,</w:t>
      </w:r>
      <w:r w:rsidR="00F230B6">
        <w:t xml:space="preserve"> </w:t>
      </w:r>
      <w:r w:rsidRPr="00130755">
        <w:t xml:space="preserve">you are using the </w:t>
      </w:r>
      <w:r w:rsidRPr="00130755">
        <w:rPr>
          <w:rStyle w:val="CodeInline"/>
        </w:rPr>
        <w:t>TryGet()</w:t>
      </w:r>
      <w:r w:rsidRPr="00130755">
        <w:t xml:space="preserve"> </w:t>
      </w:r>
      <w:r w:rsidR="00F230B6" w:rsidRPr="00130755">
        <w:t>method instead</w:t>
      </w:r>
      <w:r w:rsidRPr="00130755">
        <w:t xml:space="preserve"> of the </w:t>
      </w:r>
      <w:r w:rsidRPr="00130755">
        <w:rPr>
          <w:rStyle w:val="CodeInline"/>
        </w:rPr>
        <w:t>Get()</w:t>
      </w:r>
      <w:r w:rsidRPr="00130755">
        <w:t xml:space="preserve"> method. This is because the</w:t>
      </w:r>
      <w:r w:rsidR="00F230B6">
        <w:t xml:space="preserve"> </w:t>
      </w:r>
      <w:r w:rsidRPr="00130755">
        <w:rPr>
          <w:rStyle w:val="CodeInline"/>
        </w:rPr>
        <w:t>NinjectDependencyResolver</w:t>
      </w:r>
      <w:r w:rsidRPr="00130755">
        <w:t xml:space="preserve"> class will be used to resolve all dependencies, not just ones that you know about. Internally, the MVC Framework will be looking for other dependencies it needs (i.e., dependencies you don’t even know about). Thus,</w:t>
      </w:r>
      <w:r w:rsidR="00F230B6">
        <w:t xml:space="preserve"> </w:t>
      </w:r>
      <w:r w:rsidRPr="00130755">
        <w:t>you need to make sure you don’t blow up if you’re asked for something you haven’t registered.</w:t>
      </w:r>
    </w:p>
    <w:p w14:paraId="57D91379" w14:textId="77777777" w:rsidR="00130755" w:rsidRPr="00130755" w:rsidRDefault="00130755" w:rsidP="00130755">
      <w:r w:rsidRPr="00130755">
        <w:t>Once you have the</w:t>
      </w:r>
      <w:r w:rsidR="00F230B6">
        <w:t xml:space="preserve"> </w:t>
      </w:r>
      <w:r w:rsidRPr="00130755">
        <w:rPr>
          <w:rStyle w:val="CodeInline"/>
        </w:rPr>
        <w:t>IDependencyResolver</w:t>
      </w:r>
      <w:r w:rsidRPr="00130755">
        <w:t xml:space="preserve"> class</w:t>
      </w:r>
      <w:r w:rsidRPr="00130755">
        <w:fldChar w:fldCharType="begin"/>
      </w:r>
      <w:r w:rsidRPr="00130755">
        <w:instrText xml:space="preserve"> XE "</w:instrText>
      </w:r>
      <w:r w:rsidRPr="00130755">
        <w:rPr>
          <w:rStyle w:val="CodeInline"/>
        </w:rPr>
        <w:instrText>IDependencyResolver</w:instrText>
      </w:r>
      <w:r w:rsidRPr="00130755">
        <w:instrText xml:space="preserve"> class" </w:instrText>
      </w:r>
      <w:r w:rsidRPr="00130755">
        <w:fldChar w:fldCharType="end"/>
      </w:r>
      <w:r w:rsidRPr="00130755">
        <w:t>, you just need to run the following code to register it with MVC (as shown previously in the</w:t>
      </w:r>
      <w:r w:rsidR="00F230B6">
        <w:t xml:space="preserve"> </w:t>
      </w:r>
      <w:r w:rsidRPr="00130755">
        <w:rPr>
          <w:rStyle w:val="CodeInline"/>
        </w:rPr>
        <w:t>NinjectConfigurator</w:t>
      </w:r>
      <w:r w:rsidRPr="00130755">
        <w:t xml:space="preserve"> class):</w:t>
      </w:r>
    </w:p>
    <w:p w14:paraId="3DCCFB5F" w14:textId="77777777" w:rsidR="00130755" w:rsidRPr="00130755" w:rsidRDefault="00130755" w:rsidP="00130755">
      <w:pPr>
        <w:pStyle w:val="Code"/>
      </w:pPr>
      <w:r w:rsidRPr="00130755">
        <w:t>var resolver = new NinjectDependencyResolver(container);</w:t>
      </w:r>
    </w:p>
    <w:p w14:paraId="7BD4535C" w14:textId="77777777" w:rsidR="00130755" w:rsidRPr="00130755" w:rsidRDefault="00130755" w:rsidP="00130755">
      <w:pPr>
        <w:pStyle w:val="Code"/>
      </w:pPr>
      <w:r w:rsidRPr="00130755">
        <w:rPr>
          <w:highlight w:val="yellow"/>
        </w:rPr>
        <w:t>GlobalConfiguration.Configuration.DependencyResolver = resolver;</w:t>
      </w:r>
    </w:p>
    <w:p w14:paraId="1B8EE730" w14:textId="77777777" w:rsidR="00130755" w:rsidRPr="00130755" w:rsidRDefault="00130755" w:rsidP="00130755">
      <w:r w:rsidRPr="00130755">
        <w:t>And that’s it! At this point MVC will hit the configured Ninject container</w:t>
      </w:r>
      <w:r w:rsidRPr="00130755">
        <w:fldChar w:fldCharType="begin"/>
      </w:r>
      <w:r w:rsidRPr="00130755">
        <w:instrText xml:space="preserve"> XE "Controller dependencies:IDependencyResolver:Ninject container" </w:instrText>
      </w:r>
      <w:r w:rsidRPr="00130755">
        <w:fldChar w:fldCharType="end"/>
      </w:r>
      <w:r w:rsidRPr="00130755">
        <w:t xml:space="preserve"> instance to resolve any dependencies needed during controller activation.</w:t>
      </w:r>
    </w:p>
    <w:p w14:paraId="5447CC2A" w14:textId="77777777" w:rsidR="00130755" w:rsidRPr="00130755" w:rsidRDefault="00130755" w:rsidP="00130755">
      <w:pPr>
        <w:pStyle w:val="Heading1"/>
      </w:pPr>
      <w:r w:rsidRPr="00130755">
        <w:t>NHibernate Configuration and Mappings</w:t>
      </w:r>
    </w:p>
    <w:p w14:paraId="61705C25" w14:textId="77777777" w:rsidR="00130755" w:rsidRPr="00130755" w:rsidRDefault="00130755" w:rsidP="00130755">
      <w:r w:rsidRPr="00130755">
        <w:t>It’s time to turn your attention to configuring NHibernate to work against the database and with the domain model classes. You’ll be using the Fluent NHibernate library for both, instead of relying on XML files.</w:t>
      </w:r>
    </w:p>
    <w:p w14:paraId="2E8BDF12" w14:textId="77777777" w:rsidR="00130755" w:rsidRPr="00130755" w:rsidRDefault="00130755" w:rsidP="00130755">
      <w:pPr>
        <w:pStyle w:val="Heading2"/>
      </w:pPr>
      <w:r w:rsidRPr="00130755">
        <w:t>Database Configuration</w:t>
      </w:r>
    </w:p>
    <w:p w14:paraId="46F97108" w14:textId="77777777" w:rsidR="00130755" w:rsidRPr="00130755" w:rsidRDefault="00130755" w:rsidP="00130755">
      <w:r w:rsidRPr="00130755">
        <w:t>As with any approach to data access, at some point you must tell the underlying framework how to connect to the database. And because NHibernate is database-provider agnostic, you must also tell it which provider you’re using—and even which version of which provider. This allows NHibernate to load the appropriate driver for communicating with the database and when dynamically generating the DML (Data Manipulation Language).</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w:t>
      </w:r>
      <w:r w:rsidRPr="00130755">
        <w:lastRenderedPageBreak/>
        <w:t>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NHibernate is that you can—in theory—change database providers without having to change anything about your domain model or any code that uses it.</w:t>
      </w:r>
    </w:p>
    <w:p w14:paraId="6A722249" w14:textId="77777777" w:rsidR="00130755" w:rsidRPr="00130755" w:rsidRDefault="00130755" w:rsidP="00130755">
      <w:r w:rsidRPr="00130755">
        <w:t>You would, of course, need to update the NHibernate configuration and mapping definitions. It is for this reason that the data layer is separated into two projects in Visual Studio</w:t>
      </w:r>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77777777" w:rsidR="00130755" w:rsidRPr="00130755" w:rsidRDefault="00130755" w:rsidP="00130755">
      <w:pPr>
        <w:pStyle w:val="Bullet"/>
      </w:pPr>
      <w:r w:rsidRPr="00130755">
        <w:t xml:space="preserve">One is called </w:t>
      </w:r>
      <w:r w:rsidRPr="00130755">
        <w:rPr>
          <w:rStyle w:val="CodeInline"/>
        </w:rPr>
        <w:t>Data</w:t>
      </w:r>
      <w:r w:rsidRPr="00130755">
        <w:t>, and it is purely database-provider agnostic.</w:t>
      </w:r>
    </w:p>
    <w:p w14:paraId="3248EE60" w14:textId="77777777" w:rsidR="00130755" w:rsidRPr="00130755" w:rsidRDefault="00130755" w:rsidP="00130755">
      <w:pPr>
        <w:pStyle w:val="Bullet"/>
      </w:pPr>
      <w:r w:rsidRPr="00130755">
        <w:t>One is specific to the provider.</w:t>
      </w:r>
    </w:p>
    <w:p w14:paraId="32EDAB72" w14:textId="77777777" w:rsidR="00130755" w:rsidRPr="00130755" w:rsidRDefault="00130755" w:rsidP="00130755">
      <w:r w:rsidRPr="00130755">
        <w:t xml:space="preserve">The </w:t>
      </w:r>
      <w:r w:rsidRPr="00130755">
        <w:rPr>
          <w:rStyle w:val="CodeInline"/>
        </w:rPr>
        <w:t>Data</w:t>
      </w:r>
      <w:r w:rsidRPr="00130755">
        <w:t xml:space="preserve"> project includes the entire domain model</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classes), as well as the repository interfaces. Neither of these is dependent on a specific database provider; that is</w:t>
      </w:r>
      <w:r w:rsidR="00F230B6" w:rsidRPr="00130755">
        <w:t>, the</w:t>
      </w:r>
      <w:r w:rsidRPr="00130755">
        <w:t xml:space="preserve"> domain model will be the same whether you’re working with SQL Server or Oracle.</w:t>
      </w:r>
    </w:p>
    <w:p w14:paraId="62D714B2" w14:textId="77777777" w:rsidR="00130755" w:rsidRPr="00130755" w:rsidRDefault="00130755" w:rsidP="00130755">
      <w:r w:rsidRPr="00130755">
        <w:t xml:space="preserve">The second project, named similar to </w:t>
      </w:r>
      <w:r w:rsidRPr="00130755">
        <w:rPr>
          <w:rStyle w:val="CodeInline"/>
        </w:rPr>
        <w:t>Data.SqlServer</w:t>
      </w:r>
      <w:r w:rsidRPr="00130755">
        <w:t xml:space="preserve"> or </w:t>
      </w:r>
      <w:r w:rsidRPr="00130755">
        <w:rPr>
          <w:rStyle w:val="CodeInline"/>
        </w:rPr>
        <w:t>Data.Oracle</w:t>
      </w:r>
      <w:r w:rsidRPr="00130755">
        <w:t>, will contain the repository implementations and the domain model NHibernate mapping definitions. This approach is used because both of these will likely change when swapping out database providers.</w:t>
      </w:r>
    </w:p>
    <w:p w14:paraId="7041DA29" w14:textId="77777777" w:rsidR="00130755" w:rsidRPr="00130755" w:rsidRDefault="00130755" w:rsidP="00130755">
      <w:r w:rsidRPr="00130755">
        <w:t>The database configuration is generally just a small bit of code located somewhere in the application’s start-up logic. Or, rather than in code, it can exist as XML in the application’s</w:t>
      </w:r>
      <w:r w:rsidR="00F230B6">
        <w:t xml:space="preserve"> </w:t>
      </w:r>
      <w:r w:rsidRPr="00130755">
        <w:rPr>
          <w:rStyle w:val="CodeInline"/>
        </w:rPr>
        <w:t>config</w:t>
      </w:r>
      <w:r w:rsidRPr="00130755">
        <w:t xml:space="preserve"> file. That means it is very easy to update this configuration, should you decide to switch from SQL Server to Oracle.</w:t>
      </w:r>
    </w:p>
    <w:p w14:paraId="295B4D82" w14:textId="77777777" w:rsidR="00130755" w:rsidRPr="00130755" w:rsidRDefault="00130755" w:rsidP="00130755">
      <w:r w:rsidRPr="00130755">
        <w:t xml:space="preserve">Let’s take a look at the database configuration for the task-management service. Again, you’re using Fluent NHibernate to make this work (instead of XML configuration files). You can find the following code in the </w:t>
      </w:r>
      <w:r w:rsidRPr="00130755">
        <w:rPr>
          <w:rStyle w:val="CodeInline"/>
        </w:rPr>
        <w:t>NinjectConfigurator</w:t>
      </w:r>
      <w:r w:rsidRPr="00130755">
        <w:t xml:space="preserve"> class discussed previously:</w:t>
      </w:r>
    </w:p>
    <w:p w14:paraId="2EB93C62" w14:textId="77777777" w:rsidR="00130755" w:rsidRPr="00130755" w:rsidRDefault="00130755" w:rsidP="00130755">
      <w:pPr>
        <w:pStyle w:val="Code"/>
      </w:pPr>
      <w:r w:rsidRPr="00130755">
        <w:t>var sessionFactory = FluentNHibernate</w:t>
      </w:r>
    </w:p>
    <w:p w14:paraId="134E525F" w14:textId="77777777" w:rsidR="00130755" w:rsidRPr="00130755" w:rsidRDefault="00130755" w:rsidP="00130755">
      <w:pPr>
        <w:pStyle w:val="Code"/>
      </w:pPr>
      <w:r w:rsidRPr="00130755">
        <w:t xml:space="preserve">     .Cfg.Fluently.Configure()</w:t>
      </w:r>
    </w:p>
    <w:p w14:paraId="3EBAC706" w14:textId="77777777" w:rsidR="00130755" w:rsidRPr="00130755" w:rsidRDefault="00130755" w:rsidP="00130755">
      <w:pPr>
        <w:pStyle w:val="Code"/>
      </w:pPr>
      <w:r w:rsidRPr="00130755">
        <w:t xml:space="preserve">     .Database(</w:t>
      </w:r>
    </w:p>
    <w:p w14:paraId="1E721A15" w14:textId="77777777" w:rsidR="00130755" w:rsidRPr="00130755" w:rsidRDefault="00130755" w:rsidP="00130755">
      <w:pPr>
        <w:pStyle w:val="Code"/>
      </w:pPr>
      <w:r w:rsidRPr="00130755">
        <w:t xml:space="preserve">          MsSqlConfiguration.MsSql2008.ConnectionString(</w:t>
      </w:r>
    </w:p>
    <w:p w14:paraId="1A5F567F" w14:textId="77777777" w:rsidR="00130755" w:rsidRPr="00130755" w:rsidRDefault="00130755" w:rsidP="00130755">
      <w:pPr>
        <w:pStyle w:val="Code"/>
      </w:pPr>
      <w:r w:rsidRPr="00130755">
        <w:rPr>
          <w:highlight w:val="yellow"/>
        </w:rPr>
        <w:t>c =&gt; c.FromConnectionStringWithKey("Mvc4ServicesDb"))</w:t>
      </w:r>
    </w:p>
    <w:p w14:paraId="568608D2" w14:textId="77777777" w:rsidR="00130755" w:rsidRPr="00130755" w:rsidRDefault="00130755" w:rsidP="00130755">
      <w:pPr>
        <w:pStyle w:val="Code"/>
      </w:pPr>
      <w:r w:rsidRPr="00130755">
        <w:t xml:space="preserve">     .CurrentSessionContext("web")</w:t>
      </w:r>
    </w:p>
    <w:p w14:paraId="6F0D5374" w14:textId="77777777" w:rsidR="00130755" w:rsidRPr="00130755" w:rsidRDefault="00130755" w:rsidP="00130755">
      <w:pPr>
        <w:pStyle w:val="Code"/>
      </w:pPr>
      <w:r w:rsidRPr="00130755">
        <w:t xml:space="preserve">     .Mappings(m =&gt; m.FluentMappings.AddFromAssemblyOf&lt;CommonRepository&gt;())</w:t>
      </w:r>
    </w:p>
    <w:p w14:paraId="6D4769F2" w14:textId="77777777" w:rsidR="00130755" w:rsidRPr="00130755" w:rsidRDefault="00130755" w:rsidP="00130755">
      <w:pPr>
        <w:pStyle w:val="Code"/>
      </w:pPr>
      <w:r w:rsidRPr="00130755">
        <w:t xml:space="preserve">     .BuildSessionFactory();</w:t>
      </w:r>
    </w:p>
    <w:p w14:paraId="67B85CD3" w14:textId="77777777" w:rsidR="00130755" w:rsidRPr="00130755" w:rsidRDefault="00130755" w:rsidP="00130755">
      <w:pPr>
        <w:pStyle w:val="Code"/>
      </w:pPr>
    </w:p>
    <w:p w14:paraId="26CE0ADB" w14:textId="77777777" w:rsidR="00130755" w:rsidRPr="00130755" w:rsidRDefault="00130755" w:rsidP="00130755">
      <w:pPr>
        <w:pStyle w:val="Code"/>
        <w:rPr>
          <w:highlight w:val="yellow"/>
        </w:rPr>
      </w:pPr>
      <w:r w:rsidRPr="00130755">
        <w:rPr>
          <w:highlight w:val="yellow"/>
        </w:rPr>
        <w:t>container.Bind&lt;ISessionFactory&gt;().ToConstant(sessionFactory);</w:t>
      </w:r>
    </w:p>
    <w:p w14:paraId="4983453B" w14:textId="77777777" w:rsidR="00130755" w:rsidRPr="00130755" w:rsidRDefault="00130755" w:rsidP="00130755">
      <w:pPr>
        <w:pStyle w:val="Code"/>
        <w:rPr>
          <w:highlight w:val="white"/>
        </w:rPr>
      </w:pPr>
      <w:r w:rsidRPr="00130755">
        <w:rPr>
          <w:highlight w:val="white"/>
        </w:rPr>
        <w:t>container.Bind&lt;ISession&gt;().ToMethod(CreateSession);</w:t>
      </w:r>
    </w:p>
    <w:p w14:paraId="4C03C1D3" w14:textId="77777777" w:rsidR="00130755" w:rsidRPr="00130755" w:rsidRDefault="00130755" w:rsidP="00130755">
      <w:r w:rsidRPr="00130755">
        <w:t>In the preceding code,</w:t>
      </w:r>
      <w:r w:rsidR="00F230B6">
        <w:t xml:space="preserve"> </w:t>
      </w:r>
      <w:r w:rsidRPr="00130755">
        <w:t xml:space="preserve">you set four properties, and then build the </w:t>
      </w:r>
      <w:r w:rsidRPr="00130755">
        <w:rPr>
          <w:rStyle w:val="CodeInline"/>
        </w:rPr>
        <w:t>ISessionFactory</w:t>
      </w:r>
      <w:r w:rsidRPr="00130755">
        <w:t xml:space="preserve"> object</w:t>
      </w:r>
      <w:r w:rsidRPr="00130755">
        <w:fldChar w:fldCharType="begin"/>
      </w:r>
      <w:r w:rsidRPr="00130755">
        <w:instrText xml:space="preserve"> XE "</w:instrText>
      </w:r>
      <w:r w:rsidRPr="00130755">
        <w:rPr>
          <w:rStyle w:val="CodeInline"/>
        </w:rPr>
        <w:instrText>NHibernate configuration and mappings:database configuration:ISessionFactory object</w:instrText>
      </w:r>
      <w:r w:rsidRPr="00130755">
        <w:instrText xml:space="preserve">" </w:instrText>
      </w:r>
      <w:r w:rsidRPr="00130755">
        <w:fldChar w:fldCharType="end"/>
      </w:r>
      <w:r w:rsidRPr="00130755">
        <w:t>. Let’s take a closer look at those properties:</w:t>
      </w:r>
    </w:p>
    <w:p w14:paraId="472F89E1" w14:textId="77777777" w:rsidR="00130755" w:rsidRPr="00130755" w:rsidRDefault="00130755" w:rsidP="00130755">
      <w:pPr>
        <w:pStyle w:val="Bullet"/>
      </w:pPr>
      <w:r w:rsidRPr="00130755">
        <w:lastRenderedPageBreak/>
        <w:t>The first property indicates that you are using SQL Server—and even that you’re using version 2008 (which is compatible with 2012).</w:t>
      </w:r>
    </w:p>
    <w:p w14:paraId="05C9487F" w14:textId="77777777" w:rsidR="00130755" w:rsidRPr="00130755" w:rsidRDefault="00130755" w:rsidP="00130755">
      <w:pPr>
        <w:pStyle w:val="Bullet"/>
      </w:pPr>
      <w:r w:rsidRPr="00130755">
        <w:t xml:space="preserve">The second property specifies the database connection </w:t>
      </w:r>
      <w:r w:rsidR="00F230B6" w:rsidRPr="00130755">
        <w:t>string and</w:t>
      </w:r>
      <w:r w:rsidRPr="00130755">
        <w:t xml:space="preserve"> that you want it to load from the </w:t>
      </w:r>
      <w:r w:rsidRPr="00130755">
        <w:rPr>
          <w:rStyle w:val="CodeInline"/>
        </w:rPr>
        <w:t>web.config</w:t>
      </w:r>
      <w:r w:rsidRPr="00130755">
        <w:t xml:space="preserve"> file’s </w:t>
      </w:r>
      <w:r w:rsidRPr="00130755">
        <w:rPr>
          <w:rStyle w:val="CodeInline"/>
        </w:rPr>
        <w:t>Mvc4ServicesDb</w:t>
      </w:r>
      <w:r w:rsidRPr="00130755">
        <w:t xml:space="preserve"> connection string value.</w:t>
      </w:r>
    </w:p>
    <w:p w14:paraId="15EED5C1" w14:textId="77777777" w:rsidR="00130755" w:rsidRPr="00130755" w:rsidRDefault="00130755" w:rsidP="00130755">
      <w:pPr>
        <w:pStyle w:val="Bullet"/>
      </w:pPr>
      <w:r w:rsidRPr="00130755">
        <w:t>The third property tells NHibernate that you plan to use its web implementation to manage the current session object. You’ll explore session management more in the next section, but it essentially lets</w:t>
      </w:r>
      <w:r w:rsidR="00F230B6">
        <w:t xml:space="preserve"> </w:t>
      </w:r>
      <w:r w:rsidRPr="00130755">
        <w:t>you scope a single database session to a single web request (i.e., one database session per call).</w:t>
      </w:r>
    </w:p>
    <w:p w14:paraId="068B07A3" w14:textId="77777777" w:rsidR="00130755" w:rsidRPr="00130755" w:rsidRDefault="00130755" w:rsidP="00130755">
      <w:pPr>
        <w:pStyle w:val="Bullet"/>
      </w:pPr>
      <w:r w:rsidRPr="00130755">
        <w:t>The fourth property tells NHibernate which assembly to use to load mappings. The</w:t>
      </w:r>
      <w:r w:rsidRPr="00130755">
        <w:rPr>
          <w:rStyle w:val="CodeInline"/>
        </w:rPr>
        <w:t>Data.SqlServer</w:t>
      </w:r>
      <w:r w:rsidRPr="00130755">
        <w:t xml:space="preserve"> project contains all of those mappings, so I 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77777777" w:rsidR="00130755" w:rsidRPr="00130755" w:rsidRDefault="00130755" w:rsidP="00130755">
      <w:r w:rsidRPr="00130755">
        <w:t xml:space="preserve">Finally, you call </w:t>
      </w:r>
      <w:r w:rsidRPr="00130755">
        <w:rPr>
          <w:rStyle w:val="CodeInline"/>
        </w:rPr>
        <w:t>BuildSessionFactory()</w:t>
      </w:r>
      <w:r w:rsidRPr="00130755">
        <w:t xml:space="preserve">, which returns a fully configured NHibernate </w:t>
      </w:r>
      <w:r w:rsidRPr="00130755">
        <w:rPr>
          <w:rStyle w:val="CodeInline"/>
        </w:rPr>
        <w:t>ISessionFactory</w:t>
      </w:r>
      <w:r w:rsidRPr="00130755">
        <w:t xml:space="preserve"> instance. Next</w:t>
      </w:r>
      <w:r w:rsidR="00F230B6">
        <w:t xml:space="preserve"> </w:t>
      </w:r>
      <w:r w:rsidRPr="00130755">
        <w:t xml:space="preserve">you put the </w:t>
      </w:r>
      <w:r w:rsidRPr="00130755">
        <w:rPr>
          <w:rStyle w:val="CodeInline"/>
        </w:rPr>
        <w:t>ISessionFactory</w:t>
      </w:r>
      <w:r w:rsidRPr="00130755">
        <w:t xml:space="preserve"> instance into the Ninject container with this statement:</w:t>
      </w:r>
    </w:p>
    <w:p w14:paraId="79EB6027" w14:textId="77777777" w:rsidR="00130755" w:rsidRPr="00130755" w:rsidRDefault="00130755" w:rsidP="00130755">
      <w:pPr>
        <w:pStyle w:val="Code"/>
      </w:pPr>
      <w:r w:rsidRPr="00130755">
        <w:rPr>
          <w:highlight w:val="yellow"/>
        </w:rPr>
        <w:t>container.Bind&lt;ISessionFactory&gt;().ToConstant(sessionFactory);</w:t>
      </w:r>
    </w:p>
    <w:p w14:paraId="55D4A99C" w14:textId="77777777" w:rsidR="00130755" w:rsidRPr="00130755" w:rsidRDefault="00130755" w:rsidP="00130755">
      <w:r w:rsidRPr="00130755">
        <w:t xml:space="preserve">The statement that follows, where you tell Ninject how to get </w:t>
      </w:r>
      <w:r w:rsidRPr="00130755">
        <w:rPr>
          <w:rStyle w:val="CodeInline"/>
        </w:rPr>
        <w:t>ISession</w:t>
      </w:r>
      <w:r w:rsidRPr="00130755">
        <w:t xml:space="preserve"> objects, will be discussed in the next section. For now, just understand that you’ve configured NHibernate to be able to talk to the database.</w:t>
      </w:r>
    </w:p>
    <w:p w14:paraId="5A7B9FCF" w14:textId="77777777" w:rsidR="00130755" w:rsidRPr="00130755" w:rsidRDefault="00130755" w:rsidP="00130755">
      <w:pPr>
        <w:pStyle w:val="Heading2"/>
      </w:pPr>
      <w:r w:rsidRPr="00130755">
        <w:t>Model Mapping</w:t>
      </w:r>
      <w:r w:rsidRPr="00130755">
        <w:fldChar w:fldCharType="begin"/>
      </w:r>
      <w:r w:rsidRPr="00130755">
        <w:instrText xml:space="preserve"> XE "NHibernate configuration and mappings:model mapping" </w:instrText>
      </w:r>
      <w:r w:rsidRPr="00130755">
        <w:fldChar w:fldCharType="end"/>
      </w:r>
    </w:p>
    <w:p w14:paraId="53AEB5BE" w14:textId="77777777" w:rsidR="00130755" w:rsidRPr="00130755" w:rsidRDefault="00130755" w:rsidP="00130755">
      <w:r w:rsidRPr="00130755">
        <w:t xml:space="preserve">Next, you need to provide all of the code that will map between the domain model classes (i.e., the Plain Old CLR Objects, or POCOs) and the database’s tables and columns. Depending on the database model you’re trying to map—and depending on much you are trying to abstract away the model itself—building these mappings can be anywhere from very simple to very complex. The task-management service will be on the very simple end of the scale to map. This is because the database has been modeled to be exactly what you want to expose in the service, so all of the tables and columns pretty much match what the service consumer will end up seeing. However, the mapping would be more involved if you were trying to build this REST service on some legacy database that had older style table and column names, and it wasn’t normalized the same way. Feel free to Google around and buy any one of several good NHibernate books if you need to go beyond the rather trivial mappings shown here. For a great getting-started guide on Fluent NHibernate, try reading the project’s Wiki at </w:t>
      </w:r>
      <w:r w:rsidRPr="00130755">
        <w:rPr>
          <w:rStyle w:val="CodeInline"/>
        </w:rPr>
        <w:t>https://github.com/jagregory/fluent-nhibernate/wiki</w:t>
      </w:r>
      <w:r w:rsidRPr="00130755">
        <w:t>.</w:t>
      </w:r>
      <w:r w:rsidRPr="00130755">
        <w:fldChar w:fldCharType="begin"/>
      </w:r>
      <w:r w:rsidRPr="00130755">
        <w:instrText xml:space="preserve"> XE "NHibernate configuration and mappings:model mapping" </w:instrText>
      </w:r>
      <w:r w:rsidRPr="00130755">
        <w:fldChar w:fldCharType="end"/>
      </w:r>
    </w:p>
    <w:p w14:paraId="707F294A" w14:textId="77777777" w:rsidR="00130755" w:rsidRPr="00130755" w:rsidRDefault="00130755" w:rsidP="00130755">
      <w:pPr>
        <w:pStyle w:val="Heading2"/>
      </w:pPr>
      <w:r w:rsidRPr="00130755">
        <w:lastRenderedPageBreak/>
        <w:t>The Mapping Classes</w:t>
      </w:r>
    </w:p>
    <w:p w14:paraId="595FF1F8" w14:textId="77777777" w:rsidR="00130755" w:rsidRPr="00130755" w:rsidRDefault="00130755" w:rsidP="00130755">
      <w:r w:rsidRPr="00130755">
        <w:t>Since you’ve already gone through the model classes in Chapter 4, as well as the data model itself, these mapping definitions</w:t>
      </w:r>
      <w:r w:rsidRPr="00130755">
        <w:fldChar w:fldCharType="begin"/>
      </w:r>
      <w:r w:rsidRPr="00130755">
        <w:instrText xml:space="preserve"> XE "NHibernate configuration and mappings:classes:definitions" </w:instrText>
      </w:r>
      <w:r w:rsidRPr="00130755">
        <w:fldChar w:fldCharType="end"/>
      </w:r>
      <w:r w:rsidRPr="00130755">
        <w:t xml:space="preserve"> should be fairly self-explanatory. All of them are shown below, and I’ll point out a few key things following the code. Note that all of these mapping classes are located in the </w:t>
      </w:r>
      <w:r w:rsidRPr="00130755">
        <w:rPr>
          <w:rStyle w:val="CodeInline"/>
        </w:rPr>
        <w:t>Mapping</w:t>
      </w:r>
      <w:r w:rsidRPr="00130755">
        <w:t xml:space="preserve"> folder within the </w:t>
      </w:r>
      <w:r w:rsidRPr="00130755">
        <w:rPr>
          <w:rStyle w:val="CodeInline"/>
        </w:rPr>
        <w:t>MVC4ServicesBook.Data.SqlServer</w:t>
      </w:r>
      <w:r w:rsidRPr="00130755">
        <w:t xml:space="preserve"> project:</w:t>
      </w:r>
    </w:p>
    <w:p w14:paraId="50D29B1F" w14:textId="77777777" w:rsidR="00130755" w:rsidRPr="00130755" w:rsidRDefault="00130755" w:rsidP="00130755">
      <w:pPr>
        <w:pStyle w:val="Code"/>
      </w:pPr>
      <w:r w:rsidRPr="00130755">
        <w:t xml:space="preserve">    public class CategoryMap : VersionedClassMap&lt;User&gt;</w:t>
      </w:r>
    </w:p>
    <w:p w14:paraId="3A95E0E9" w14:textId="77777777" w:rsidR="00130755" w:rsidRPr="00130755" w:rsidRDefault="00130755" w:rsidP="00130755">
      <w:pPr>
        <w:pStyle w:val="Code"/>
      </w:pPr>
      <w:r w:rsidRPr="00130755">
        <w:t xml:space="preserve">    {</w:t>
      </w:r>
    </w:p>
    <w:p w14:paraId="22E20CA9" w14:textId="77777777" w:rsidR="00130755" w:rsidRPr="00130755" w:rsidRDefault="00130755" w:rsidP="00130755">
      <w:pPr>
        <w:pStyle w:val="Code"/>
      </w:pPr>
      <w:r w:rsidRPr="00130755">
        <w:t xml:space="preserve">        public CategoryMap()</w:t>
      </w:r>
    </w:p>
    <w:p w14:paraId="550C63D8" w14:textId="77777777" w:rsidR="00130755" w:rsidRPr="00130755" w:rsidRDefault="00130755" w:rsidP="00130755">
      <w:pPr>
        <w:pStyle w:val="Code"/>
      </w:pPr>
      <w:r w:rsidRPr="00130755">
        <w:t xml:space="preserve">        {</w:t>
      </w:r>
    </w:p>
    <w:p w14:paraId="575F3500" w14:textId="77777777" w:rsidR="00130755" w:rsidRPr="00130755" w:rsidRDefault="00130755" w:rsidP="00130755">
      <w:pPr>
        <w:pStyle w:val="Code"/>
      </w:pPr>
      <w:r w:rsidRPr="00130755">
        <w:t xml:space="preserve">            Id(x =&gt; x.CategoryId);</w:t>
      </w:r>
    </w:p>
    <w:p w14:paraId="7A81318A" w14:textId="77777777" w:rsidR="00130755" w:rsidRPr="00130755" w:rsidRDefault="00130755" w:rsidP="00130755">
      <w:pPr>
        <w:pStyle w:val="Code"/>
      </w:pPr>
      <w:r w:rsidRPr="00130755">
        <w:t xml:space="preserve">            Map(x =&gt; x.Name).Not.Nullable();</w:t>
      </w:r>
    </w:p>
    <w:p w14:paraId="49567497" w14:textId="77777777" w:rsidR="00130755" w:rsidRPr="00130755" w:rsidRDefault="00130755" w:rsidP="00130755">
      <w:pPr>
        <w:pStyle w:val="Code"/>
      </w:pPr>
      <w:r w:rsidRPr="00130755">
        <w:t xml:space="preserve">            Map(x =&gt; x.Description).Nullable();</w:t>
      </w:r>
    </w:p>
    <w:p w14:paraId="14C3AFA2" w14:textId="77777777" w:rsidR="00130755" w:rsidRPr="00130755" w:rsidRDefault="00130755" w:rsidP="00130755">
      <w:pPr>
        <w:pStyle w:val="Code"/>
      </w:pPr>
      <w:r w:rsidRPr="00130755">
        <w:t xml:space="preserve">        }</w:t>
      </w:r>
    </w:p>
    <w:p w14:paraId="3235871C" w14:textId="77777777" w:rsidR="00130755" w:rsidRPr="00130755" w:rsidRDefault="00130755" w:rsidP="00130755">
      <w:pPr>
        <w:pStyle w:val="Code"/>
      </w:pPr>
      <w:r w:rsidRPr="00130755">
        <w:t xml:space="preserve">    }</w:t>
      </w:r>
    </w:p>
    <w:p w14:paraId="4A8D0BEC" w14:textId="77777777" w:rsidR="00130755" w:rsidRPr="00130755" w:rsidRDefault="00130755" w:rsidP="00130755">
      <w:pPr>
        <w:pStyle w:val="Code"/>
      </w:pPr>
    </w:p>
    <w:p w14:paraId="200F32E7" w14:textId="77777777" w:rsidR="00130755" w:rsidRPr="00130755" w:rsidRDefault="00130755" w:rsidP="00130755">
      <w:pPr>
        <w:pStyle w:val="Code"/>
      </w:pPr>
      <w:r w:rsidRPr="00130755">
        <w:t xml:space="preserve">    public class PriorityMap : VersionedClassMap&lt;User&gt;</w:t>
      </w:r>
    </w:p>
    <w:p w14:paraId="02209D6A" w14:textId="77777777" w:rsidR="00130755" w:rsidRPr="00130755" w:rsidRDefault="00130755" w:rsidP="00130755">
      <w:pPr>
        <w:pStyle w:val="Code"/>
      </w:pPr>
      <w:r w:rsidRPr="00130755">
        <w:t xml:space="preserve">    {</w:t>
      </w:r>
    </w:p>
    <w:p w14:paraId="3843A8A6" w14:textId="77777777" w:rsidR="00130755" w:rsidRPr="00130755" w:rsidRDefault="00130755" w:rsidP="00130755">
      <w:pPr>
        <w:pStyle w:val="Code"/>
      </w:pPr>
      <w:r w:rsidRPr="00130755">
        <w:t xml:space="preserve">        public PriorityMap()</w:t>
      </w:r>
    </w:p>
    <w:p w14:paraId="16A9CA8A" w14:textId="77777777" w:rsidR="00130755" w:rsidRPr="00130755" w:rsidRDefault="00130755" w:rsidP="00130755">
      <w:pPr>
        <w:pStyle w:val="Code"/>
      </w:pPr>
      <w:r w:rsidRPr="00130755">
        <w:t xml:space="preserve">        {</w:t>
      </w:r>
    </w:p>
    <w:p w14:paraId="0ACBDFA3" w14:textId="77777777" w:rsidR="00130755" w:rsidRPr="00130755" w:rsidRDefault="00130755" w:rsidP="00130755">
      <w:pPr>
        <w:pStyle w:val="Code"/>
      </w:pPr>
      <w:r w:rsidRPr="00130755">
        <w:t xml:space="preserve">            Id(x =&gt; x.PriorityId);</w:t>
      </w:r>
    </w:p>
    <w:p w14:paraId="4A4F18FA" w14:textId="77777777" w:rsidR="00130755" w:rsidRPr="00130755" w:rsidRDefault="00130755" w:rsidP="00130755">
      <w:pPr>
        <w:pStyle w:val="Code"/>
      </w:pPr>
      <w:r w:rsidRPr="00130755">
        <w:t xml:space="preserve">            Map(x =&gt; x.Name).Not.Nullable();</w:t>
      </w:r>
    </w:p>
    <w:p w14:paraId="577E0177" w14:textId="77777777" w:rsidR="00130755" w:rsidRPr="00130755" w:rsidRDefault="00130755" w:rsidP="00130755">
      <w:pPr>
        <w:pStyle w:val="Code"/>
      </w:pPr>
      <w:r w:rsidRPr="00130755">
        <w:t xml:space="preserve">            Map(x =&gt; x.Ordinal).Not.Nullable();</w:t>
      </w:r>
    </w:p>
    <w:p w14:paraId="180B197C" w14:textId="77777777" w:rsidR="00130755" w:rsidRPr="00130755" w:rsidRDefault="00130755" w:rsidP="00130755">
      <w:pPr>
        <w:pStyle w:val="Code"/>
      </w:pPr>
      <w:r w:rsidRPr="00130755">
        <w:t xml:space="preserve">        }</w:t>
      </w:r>
    </w:p>
    <w:p w14:paraId="7CDD690F" w14:textId="77777777" w:rsidR="00130755" w:rsidRPr="00130755" w:rsidRDefault="00130755" w:rsidP="00130755">
      <w:pPr>
        <w:pStyle w:val="Code"/>
      </w:pPr>
      <w:r w:rsidRPr="00130755">
        <w:t xml:space="preserve">    }</w:t>
      </w:r>
    </w:p>
    <w:p w14:paraId="55145B6F" w14:textId="77777777" w:rsidR="00130755" w:rsidRPr="00130755" w:rsidRDefault="00130755" w:rsidP="00130755">
      <w:pPr>
        <w:pStyle w:val="Code"/>
      </w:pPr>
    </w:p>
    <w:p w14:paraId="09049C40" w14:textId="77777777" w:rsidR="00130755" w:rsidRPr="00130755" w:rsidRDefault="00130755" w:rsidP="00130755">
      <w:pPr>
        <w:pStyle w:val="Code"/>
      </w:pPr>
      <w:r w:rsidRPr="00130755">
        <w:t xml:space="preserve">    public class StatusMap : VersionedClassMap&lt;User&gt;</w:t>
      </w:r>
    </w:p>
    <w:p w14:paraId="10EAFE72" w14:textId="77777777" w:rsidR="00130755" w:rsidRPr="00130755" w:rsidRDefault="00130755" w:rsidP="00130755">
      <w:pPr>
        <w:pStyle w:val="Code"/>
      </w:pPr>
      <w:r w:rsidRPr="00130755">
        <w:t xml:space="preserve">    {</w:t>
      </w:r>
    </w:p>
    <w:p w14:paraId="223021EC" w14:textId="77777777" w:rsidR="00130755" w:rsidRPr="00130755" w:rsidRDefault="00130755" w:rsidP="00130755">
      <w:pPr>
        <w:pStyle w:val="Code"/>
      </w:pPr>
      <w:r w:rsidRPr="00130755">
        <w:t xml:space="preserve">        public StatusMap()</w:t>
      </w:r>
    </w:p>
    <w:p w14:paraId="2B9231A7" w14:textId="77777777" w:rsidR="00130755" w:rsidRPr="00130755" w:rsidRDefault="00130755" w:rsidP="00130755">
      <w:pPr>
        <w:pStyle w:val="Code"/>
      </w:pPr>
      <w:r w:rsidRPr="00130755">
        <w:t xml:space="preserve">        {</w:t>
      </w:r>
    </w:p>
    <w:p w14:paraId="2287A21F" w14:textId="77777777" w:rsidR="00130755" w:rsidRPr="00130755" w:rsidRDefault="00130755" w:rsidP="00130755">
      <w:pPr>
        <w:pStyle w:val="Code"/>
      </w:pPr>
      <w:r w:rsidRPr="00130755">
        <w:t xml:space="preserve">            Id(x =&gt; x.StatusId);</w:t>
      </w:r>
    </w:p>
    <w:p w14:paraId="4863398E" w14:textId="77777777" w:rsidR="00130755" w:rsidRPr="00130755" w:rsidRDefault="00130755" w:rsidP="00130755">
      <w:pPr>
        <w:pStyle w:val="Code"/>
      </w:pPr>
      <w:r w:rsidRPr="00130755">
        <w:t xml:space="preserve">            Map(x =&gt; x.Name).Not.Nullable();</w:t>
      </w:r>
    </w:p>
    <w:p w14:paraId="21A3E291" w14:textId="77777777" w:rsidR="00130755" w:rsidRPr="00130755" w:rsidRDefault="00130755" w:rsidP="00130755">
      <w:pPr>
        <w:pStyle w:val="Code"/>
      </w:pPr>
      <w:r w:rsidRPr="00130755">
        <w:t xml:space="preserve">            Map(x =&gt; x.Ordinal).Not.Nullable();</w:t>
      </w:r>
    </w:p>
    <w:p w14:paraId="27379052" w14:textId="77777777" w:rsidR="00130755" w:rsidRPr="00130755" w:rsidRDefault="00130755" w:rsidP="00130755">
      <w:pPr>
        <w:pStyle w:val="Code"/>
      </w:pPr>
      <w:r w:rsidRPr="00130755">
        <w:t xml:space="preserve">        }</w:t>
      </w:r>
    </w:p>
    <w:p w14:paraId="19A863BF" w14:textId="77777777" w:rsidR="00130755" w:rsidRPr="00130755" w:rsidRDefault="00130755" w:rsidP="00130755">
      <w:pPr>
        <w:pStyle w:val="Code"/>
      </w:pPr>
      <w:r w:rsidRPr="00130755">
        <w:t xml:space="preserve">    }</w:t>
      </w:r>
    </w:p>
    <w:p w14:paraId="6C075493" w14:textId="77777777" w:rsidR="00130755" w:rsidRPr="00130755" w:rsidRDefault="00130755" w:rsidP="00130755">
      <w:pPr>
        <w:pStyle w:val="Code"/>
      </w:pPr>
    </w:p>
    <w:p w14:paraId="70448276" w14:textId="77777777" w:rsidR="00130755" w:rsidRPr="00130755" w:rsidRDefault="00130755" w:rsidP="00130755">
      <w:pPr>
        <w:pStyle w:val="Code"/>
      </w:pPr>
      <w:r w:rsidRPr="00130755">
        <w:t xml:space="preserve">    public class TaskMap : </w:t>
      </w:r>
      <w:r w:rsidRPr="00130755">
        <w:fldChar w:fldCharType="begin"/>
      </w:r>
      <w:r w:rsidRPr="00130755">
        <w:instrText xml:space="preserve"> XE "NHibernate configuration and mappings:classes:definitions" </w:instrText>
      </w:r>
      <w:r w:rsidRPr="00130755">
        <w:fldChar w:fldCharType="end"/>
      </w:r>
      <w:r w:rsidRPr="00130755">
        <w:t>VersionedClassMap&lt;User&gt;</w:t>
      </w:r>
    </w:p>
    <w:p w14:paraId="0F4DDAD6" w14:textId="77777777" w:rsidR="00130755" w:rsidRPr="00130755" w:rsidRDefault="00130755" w:rsidP="00130755">
      <w:pPr>
        <w:pStyle w:val="Code"/>
      </w:pPr>
      <w:r w:rsidRPr="00130755">
        <w:t xml:space="preserve">    {</w:t>
      </w:r>
    </w:p>
    <w:p w14:paraId="38D101DC" w14:textId="77777777" w:rsidR="00130755" w:rsidRPr="00130755" w:rsidRDefault="00130755" w:rsidP="00130755">
      <w:pPr>
        <w:pStyle w:val="Code"/>
      </w:pPr>
      <w:r w:rsidRPr="00130755">
        <w:t xml:space="preserve">        public TaskMap()</w:t>
      </w:r>
    </w:p>
    <w:p w14:paraId="45411EA7" w14:textId="77777777" w:rsidR="00130755" w:rsidRPr="00130755" w:rsidRDefault="00130755" w:rsidP="00130755">
      <w:pPr>
        <w:pStyle w:val="Code"/>
      </w:pPr>
      <w:r w:rsidRPr="00130755">
        <w:t xml:space="preserve">        {</w:t>
      </w:r>
    </w:p>
    <w:p w14:paraId="6E41BC50" w14:textId="77777777" w:rsidR="00130755" w:rsidRPr="00130755" w:rsidRDefault="00130755" w:rsidP="00130755">
      <w:pPr>
        <w:pStyle w:val="Code"/>
      </w:pPr>
      <w:r w:rsidRPr="00130755">
        <w:t xml:space="preserve">            Id(x =&gt; x.TaskId);</w:t>
      </w:r>
    </w:p>
    <w:p w14:paraId="6AE24C7C" w14:textId="77777777" w:rsidR="00130755" w:rsidRPr="00130755" w:rsidRDefault="00130755" w:rsidP="00130755">
      <w:pPr>
        <w:pStyle w:val="Code"/>
      </w:pPr>
      <w:r w:rsidRPr="00130755">
        <w:t xml:space="preserve">            Map(x =&gt; x.Subject).Not.Nullable();</w:t>
      </w:r>
    </w:p>
    <w:p w14:paraId="069D21F8" w14:textId="77777777" w:rsidR="00130755" w:rsidRPr="00130755" w:rsidRDefault="00130755" w:rsidP="00130755">
      <w:pPr>
        <w:pStyle w:val="Code"/>
      </w:pPr>
      <w:r w:rsidRPr="00130755">
        <w:t xml:space="preserve">            Map(x =&gt; x.StartDate).Nullable();</w:t>
      </w:r>
    </w:p>
    <w:p w14:paraId="552CD061" w14:textId="77777777" w:rsidR="00130755" w:rsidRPr="00130755" w:rsidRDefault="00130755" w:rsidP="00130755">
      <w:pPr>
        <w:pStyle w:val="Code"/>
      </w:pPr>
      <w:r w:rsidRPr="00130755">
        <w:t xml:space="preserve">            Map(x =&gt; x.DueDate).Nullable();</w:t>
      </w:r>
    </w:p>
    <w:p w14:paraId="3342F64D" w14:textId="77777777" w:rsidR="00130755" w:rsidRPr="00130755" w:rsidRDefault="00130755" w:rsidP="00130755">
      <w:pPr>
        <w:pStyle w:val="Code"/>
      </w:pPr>
      <w:r w:rsidRPr="00130755">
        <w:t xml:space="preserve">            Map(x =&gt; x.DateCompleted).Nullable();</w:t>
      </w:r>
    </w:p>
    <w:p w14:paraId="2AEFB261" w14:textId="77777777" w:rsidR="00130755" w:rsidRPr="00130755" w:rsidRDefault="00130755" w:rsidP="00130755">
      <w:pPr>
        <w:pStyle w:val="Code"/>
      </w:pPr>
    </w:p>
    <w:p w14:paraId="489AF4E0" w14:textId="77777777" w:rsidR="00130755" w:rsidRPr="00130755" w:rsidRDefault="00130755" w:rsidP="00130755">
      <w:pPr>
        <w:pStyle w:val="Code"/>
      </w:pPr>
      <w:r w:rsidRPr="00130755">
        <w:t xml:space="preserve">            References(x =&gt; x.Status, "StatusId");</w:t>
      </w:r>
    </w:p>
    <w:p w14:paraId="7BB113B5" w14:textId="77777777" w:rsidR="00130755" w:rsidRPr="00130755" w:rsidRDefault="00130755" w:rsidP="00130755">
      <w:pPr>
        <w:pStyle w:val="Code"/>
      </w:pPr>
      <w:r w:rsidRPr="00130755">
        <w:t xml:space="preserve">            References(x =&gt; x.Priority, "PriorityId");</w:t>
      </w:r>
    </w:p>
    <w:p w14:paraId="534DFAE4" w14:textId="77777777" w:rsidR="00130755" w:rsidRPr="00130755" w:rsidRDefault="00130755" w:rsidP="00130755">
      <w:pPr>
        <w:pStyle w:val="Code"/>
      </w:pPr>
      <w:r w:rsidRPr="00130755">
        <w:rPr>
          <w:highlight w:val="yellow"/>
        </w:rPr>
        <w:lastRenderedPageBreak/>
        <w:t>References(x =&gt; x.CreatedBy, "CreatedUserId");</w:t>
      </w:r>
    </w:p>
    <w:p w14:paraId="719EEBA5" w14:textId="77777777" w:rsidR="00130755" w:rsidRPr="00130755" w:rsidRDefault="00130755" w:rsidP="00130755">
      <w:pPr>
        <w:pStyle w:val="Code"/>
      </w:pPr>
    </w:p>
    <w:p w14:paraId="78C30B94" w14:textId="77777777" w:rsidR="00130755" w:rsidRPr="00130755" w:rsidRDefault="00130755" w:rsidP="00130755">
      <w:pPr>
        <w:pStyle w:val="Code"/>
        <w:rPr>
          <w:highlight w:val="yellow"/>
        </w:rPr>
      </w:pPr>
      <w:r w:rsidRPr="00130755">
        <w:rPr>
          <w:highlight w:val="yellow"/>
        </w:rPr>
        <w:t>HasManyToMany(x =&gt; x.Users)</w:t>
      </w:r>
    </w:p>
    <w:p w14:paraId="6DA029AB" w14:textId="77777777" w:rsidR="00130755" w:rsidRPr="00130755" w:rsidRDefault="00130755" w:rsidP="00130755">
      <w:pPr>
        <w:pStyle w:val="Code"/>
      </w:pPr>
      <w:r w:rsidRPr="00130755">
        <w:rPr>
          <w:highlight w:val="yellow"/>
        </w:rPr>
        <w:t>.Access.ReadOnlyPropertyThroughCamelCaseField(Prefix.Underscore)</w:t>
      </w:r>
    </w:p>
    <w:p w14:paraId="346B7D88" w14:textId="77777777" w:rsidR="00130755" w:rsidRPr="00130755" w:rsidRDefault="00130755" w:rsidP="00130755">
      <w:pPr>
        <w:pStyle w:val="Code"/>
      </w:pPr>
      <w:r w:rsidRPr="00130755">
        <w:t xml:space="preserve">                .Table("TaskUser")</w:t>
      </w:r>
    </w:p>
    <w:p w14:paraId="1ABBA05A" w14:textId="77777777" w:rsidR="00130755" w:rsidRPr="00130755" w:rsidRDefault="00130755" w:rsidP="00130755">
      <w:pPr>
        <w:pStyle w:val="Code"/>
      </w:pPr>
      <w:r w:rsidRPr="00130755">
        <w:t xml:space="preserve">                .ParentKeyColumn("TaskId")</w:t>
      </w:r>
    </w:p>
    <w:p w14:paraId="2B035D49" w14:textId="77777777" w:rsidR="00130755" w:rsidRPr="00130755" w:rsidRDefault="00130755" w:rsidP="00130755">
      <w:pPr>
        <w:pStyle w:val="Code"/>
      </w:pPr>
      <w:r w:rsidRPr="00130755">
        <w:t xml:space="preserve">                .ChildKeyColumn("UserId");</w:t>
      </w:r>
    </w:p>
    <w:p w14:paraId="3B1E8306" w14:textId="77777777" w:rsidR="00130755" w:rsidRPr="00130755" w:rsidRDefault="00130755" w:rsidP="00130755">
      <w:pPr>
        <w:pStyle w:val="Code"/>
      </w:pPr>
    </w:p>
    <w:p w14:paraId="1C955E4A" w14:textId="77777777" w:rsidR="00130755" w:rsidRPr="00130755" w:rsidRDefault="00130755" w:rsidP="00130755">
      <w:pPr>
        <w:pStyle w:val="Code"/>
      </w:pPr>
      <w:r w:rsidRPr="00130755">
        <w:rPr>
          <w:highlight w:val="yellow"/>
        </w:rPr>
        <w:t>HasManyToMany(x =&gt; x.Categories)           .Access.ReadOnlyPropertyThroughCamelCaseField(Prefix.Underscore)</w:t>
      </w:r>
    </w:p>
    <w:p w14:paraId="294EFFF2" w14:textId="77777777" w:rsidR="00130755" w:rsidRPr="00130755" w:rsidRDefault="00130755" w:rsidP="00130755">
      <w:pPr>
        <w:pStyle w:val="Code"/>
      </w:pPr>
      <w:r w:rsidRPr="00130755">
        <w:t xml:space="preserve">                .Table("TaskCategory")</w:t>
      </w:r>
    </w:p>
    <w:p w14:paraId="56BDB031" w14:textId="77777777" w:rsidR="00130755" w:rsidRPr="00130755" w:rsidRDefault="00130755" w:rsidP="00130755">
      <w:pPr>
        <w:pStyle w:val="Code"/>
      </w:pPr>
      <w:r w:rsidRPr="00130755">
        <w:t xml:space="preserve">                .ParentKeyColumn("TaskId")</w:t>
      </w:r>
    </w:p>
    <w:p w14:paraId="461D3A5E" w14:textId="77777777" w:rsidR="00130755" w:rsidRPr="00130755" w:rsidRDefault="00130755" w:rsidP="00130755">
      <w:pPr>
        <w:pStyle w:val="Code"/>
      </w:pPr>
      <w:r w:rsidRPr="00130755">
        <w:t xml:space="preserve">                .ChildKeyColumn("CategoryId");</w:t>
      </w:r>
    </w:p>
    <w:p w14:paraId="6A54F792" w14:textId="77777777" w:rsidR="00130755" w:rsidRPr="00130755" w:rsidRDefault="00130755" w:rsidP="00130755">
      <w:pPr>
        <w:pStyle w:val="Code"/>
      </w:pPr>
      <w:r w:rsidRPr="00130755">
        <w:t xml:space="preserve">        }</w:t>
      </w:r>
    </w:p>
    <w:p w14:paraId="58AA8A8F" w14:textId="77777777" w:rsidR="00130755" w:rsidRPr="00130755" w:rsidRDefault="00130755" w:rsidP="00130755">
      <w:pPr>
        <w:pStyle w:val="Code"/>
      </w:pPr>
      <w:r w:rsidRPr="00130755">
        <w:t xml:space="preserve">    }</w:t>
      </w:r>
    </w:p>
    <w:p w14:paraId="219266B8" w14:textId="77777777" w:rsidR="00130755" w:rsidRPr="00130755" w:rsidRDefault="00130755" w:rsidP="00130755">
      <w:pPr>
        <w:pStyle w:val="Code"/>
      </w:pPr>
    </w:p>
    <w:p w14:paraId="087B615C" w14:textId="77777777" w:rsidR="00130755" w:rsidRPr="00130755" w:rsidRDefault="00130755" w:rsidP="00130755">
      <w:pPr>
        <w:pStyle w:val="Code"/>
      </w:pPr>
      <w:r w:rsidRPr="00130755">
        <w:t xml:space="preserve">    public class UserMap : VersionedClassMap&lt;User&gt;</w:t>
      </w:r>
    </w:p>
    <w:p w14:paraId="0052C8F6" w14:textId="77777777" w:rsidR="00130755" w:rsidRPr="00130755" w:rsidRDefault="00130755" w:rsidP="00130755">
      <w:pPr>
        <w:pStyle w:val="Code"/>
      </w:pPr>
      <w:r w:rsidRPr="00130755">
        <w:t xml:space="preserve">    {</w:t>
      </w:r>
    </w:p>
    <w:p w14:paraId="02F4443C" w14:textId="77777777" w:rsidR="00130755" w:rsidRPr="00130755" w:rsidRDefault="00130755" w:rsidP="00130755">
      <w:pPr>
        <w:pStyle w:val="Code"/>
      </w:pPr>
      <w:r w:rsidRPr="00130755">
        <w:t xml:space="preserve">        public UserMap()</w:t>
      </w:r>
    </w:p>
    <w:p w14:paraId="6FEA747B" w14:textId="77777777" w:rsidR="00130755" w:rsidRPr="00130755" w:rsidRDefault="00130755" w:rsidP="00130755">
      <w:pPr>
        <w:pStyle w:val="Code"/>
      </w:pPr>
      <w:r w:rsidRPr="00130755">
        <w:t xml:space="preserve">        {</w:t>
      </w:r>
    </w:p>
    <w:p w14:paraId="1083943A" w14:textId="77777777" w:rsidR="00130755" w:rsidRPr="00130755" w:rsidRDefault="00130755" w:rsidP="00130755">
      <w:pPr>
        <w:pStyle w:val="Code"/>
      </w:pPr>
      <w:r w:rsidRPr="00130755">
        <w:t xml:space="preserve">            Table("AllUsers");</w:t>
      </w:r>
    </w:p>
    <w:p w14:paraId="22DA2AF2" w14:textId="77777777" w:rsidR="00130755" w:rsidRPr="00130755" w:rsidRDefault="00130755" w:rsidP="00130755">
      <w:pPr>
        <w:pStyle w:val="Code"/>
      </w:pPr>
    </w:p>
    <w:p w14:paraId="26AE5065" w14:textId="77777777" w:rsidR="00130755" w:rsidRPr="00130755" w:rsidRDefault="00130755" w:rsidP="00130755">
      <w:pPr>
        <w:pStyle w:val="Code"/>
      </w:pPr>
      <w:r w:rsidRPr="00130755">
        <w:t xml:space="preserve">            Id(x =&gt; x.UserId).CustomType&lt;Guid&gt;();</w:t>
      </w:r>
    </w:p>
    <w:p w14:paraId="084EFB4D" w14:textId="77777777" w:rsidR="00130755" w:rsidRPr="00130755" w:rsidRDefault="00130755" w:rsidP="00130755">
      <w:pPr>
        <w:pStyle w:val="Code"/>
      </w:pPr>
      <w:r w:rsidRPr="00130755">
        <w:t xml:space="preserve">            Map(x =&gt; x.Firstname).Not.Nullable();</w:t>
      </w:r>
    </w:p>
    <w:p w14:paraId="590B6CD2" w14:textId="77777777" w:rsidR="00130755" w:rsidRPr="00130755" w:rsidRDefault="00130755" w:rsidP="00130755">
      <w:pPr>
        <w:pStyle w:val="Code"/>
      </w:pPr>
      <w:r w:rsidRPr="00130755">
        <w:t xml:space="preserve">            Map(x =&gt; x.Lastname).Not.Nullable();</w:t>
      </w:r>
    </w:p>
    <w:p w14:paraId="265AA8CE" w14:textId="77777777" w:rsidR="00130755" w:rsidRPr="00130755" w:rsidRDefault="00130755" w:rsidP="00130755">
      <w:pPr>
        <w:pStyle w:val="Code"/>
      </w:pPr>
      <w:r w:rsidRPr="00130755">
        <w:t xml:space="preserve">            Map(x =&gt; x.Email).Nullable();</w:t>
      </w:r>
    </w:p>
    <w:p w14:paraId="7F0AAB9E" w14:textId="77777777" w:rsidR="00130755" w:rsidRPr="00130755" w:rsidRDefault="00130755" w:rsidP="00130755">
      <w:pPr>
        <w:pStyle w:val="Code"/>
      </w:pPr>
      <w:r w:rsidRPr="00130755">
        <w:t xml:space="preserve">        }</w:t>
      </w:r>
    </w:p>
    <w:p w14:paraId="5766C2DC" w14:textId="77777777"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mappings:classes:definitions" </w:instrText>
      </w:r>
      <w:r w:rsidRPr="00130755">
        <w:fldChar w:fldCharType="end"/>
      </w:r>
    </w:p>
    <w:p w14:paraId="1C4E5282" w14:textId="77777777" w:rsidR="00130755" w:rsidRPr="00130755" w:rsidRDefault="00130755" w:rsidP="00130755">
      <w:r w:rsidRPr="00130755">
        <w:t xml:space="preserve">The first thing you might notice is that all of the mapping code is contained within each class’s constructor. Second, notice the use of the </w:t>
      </w:r>
      <w:r w:rsidRPr="00130755">
        <w:rPr>
          <w:rStyle w:val="CodeInline"/>
        </w:rPr>
        <w:t>VersionedClassMap&lt;T&gt;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allows you to automatically take advantage of NHibernate’s ability to check for dirty records in the database, based on a </w:t>
      </w:r>
      <w:r w:rsidRPr="00130755">
        <w:rPr>
          <w:rStyle w:val="CodeInline"/>
        </w:rPr>
        <w:t>Rowversion</w:t>
      </w:r>
      <w:r w:rsidRPr="00130755">
        <w:t xml:space="preserve"> column on each </w:t>
      </w:r>
      <w:r w:rsidR="00F230B6" w:rsidRPr="00130755">
        <w:t>table. The</w:t>
      </w:r>
      <w:r w:rsidRPr="00130755">
        <w:t xml:space="preserve"> definition of this base class looks </w:t>
      </w:r>
      <w:r w:rsidR="00F230B6" w:rsidRPr="00130755">
        <w:t>like this</w:t>
      </w:r>
      <w:r w:rsidRPr="00130755">
        <w:t>:</w:t>
      </w:r>
    </w:p>
    <w:p w14:paraId="03BFFDE0" w14:textId="77777777" w:rsidR="00130755" w:rsidRPr="00130755" w:rsidRDefault="00130755" w:rsidP="00130755">
      <w:pPr>
        <w:pStyle w:val="Code"/>
      </w:pPr>
      <w:r w:rsidRPr="00130755">
        <w:rPr>
          <w:highlight w:val="yellow"/>
        </w:rPr>
        <w:t>public abstract class VersionedClassMap&lt;T&gt; : ClassMap&lt;T&gt; where T : IVersionedModelObject</w:t>
      </w:r>
    </w:p>
    <w:p w14:paraId="777B3A23" w14:textId="77777777" w:rsidR="00130755" w:rsidRPr="00130755" w:rsidRDefault="00130755" w:rsidP="00130755">
      <w:pPr>
        <w:pStyle w:val="Code"/>
      </w:pPr>
      <w:r w:rsidRPr="00130755">
        <w:t xml:space="preserve">    {</w:t>
      </w:r>
    </w:p>
    <w:p w14:paraId="4D7240A8" w14:textId="77777777" w:rsidR="00130755" w:rsidRPr="00130755" w:rsidRDefault="00130755" w:rsidP="00130755">
      <w:pPr>
        <w:pStyle w:val="Code"/>
      </w:pPr>
      <w:r w:rsidRPr="00130755">
        <w:t xml:space="preserve">        protected VersionedClassMap()</w:t>
      </w:r>
    </w:p>
    <w:p w14:paraId="33275542" w14:textId="77777777" w:rsidR="00130755" w:rsidRPr="00130755" w:rsidRDefault="00130755" w:rsidP="00130755">
      <w:pPr>
        <w:pStyle w:val="Code"/>
      </w:pPr>
      <w:r w:rsidRPr="00130755">
        <w:t xml:space="preserve">        {</w:t>
      </w:r>
    </w:p>
    <w:p w14:paraId="06FE91DB" w14:textId="77777777" w:rsidR="00130755" w:rsidRPr="00130755" w:rsidRDefault="00130755" w:rsidP="00130755">
      <w:pPr>
        <w:pStyle w:val="Code"/>
      </w:pPr>
      <w:r w:rsidRPr="00130755">
        <w:rPr>
          <w:highlight w:val="yellow"/>
        </w:rPr>
        <w:t>Version(x =&gt; x.Version).Column("ts").CustomSqlType("Rowversion").Generated.Always().UnsavedValue("null");</w:t>
      </w:r>
    </w:p>
    <w:p w14:paraId="6F2E3FF8" w14:textId="77777777" w:rsidR="00130755" w:rsidRPr="00130755" w:rsidRDefault="00130755" w:rsidP="00130755">
      <w:pPr>
        <w:pStyle w:val="Code"/>
      </w:pPr>
      <w:r w:rsidRPr="00130755">
        <w:t xml:space="preserve">        }</w:t>
      </w:r>
    </w:p>
    <w:p w14:paraId="5C58FCE3" w14:textId="77777777" w:rsidR="00130755" w:rsidRPr="00130755" w:rsidRDefault="00130755" w:rsidP="00130755">
      <w:pPr>
        <w:pStyle w:val="Code"/>
      </w:pPr>
      <w:r w:rsidRPr="00130755">
        <w:t xml:space="preserve">    }</w:t>
      </w:r>
    </w:p>
    <w:p w14:paraId="5CEA6A9A" w14:textId="77777777" w:rsidR="00130755" w:rsidRPr="00130755" w:rsidRDefault="00130755" w:rsidP="00130755">
      <w:r w:rsidRPr="00130755">
        <w:t>That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can be broken down as follows:</w:t>
      </w:r>
    </w:p>
    <w:p w14:paraId="2808837E" w14:textId="77777777" w:rsidR="00130755" w:rsidRPr="00130755" w:rsidRDefault="00130755" w:rsidP="00130755">
      <w:pPr>
        <w:pStyle w:val="Bullet"/>
      </w:pPr>
      <w:r w:rsidRPr="00130755">
        <w:t xml:space="preserve">Use the </w:t>
      </w:r>
      <w:r w:rsidRPr="00130755">
        <w:rPr>
          <w:rStyle w:val="CodeInline"/>
        </w:rPr>
        <w:t>Version</w:t>
      </w:r>
      <w:r w:rsidRPr="00130755">
        <w:t xml:space="preserve"> property on each domain model class.</w:t>
      </w:r>
    </w:p>
    <w:p w14:paraId="69A941AD" w14:textId="77777777" w:rsidR="00130755" w:rsidRPr="00130755" w:rsidRDefault="00130755" w:rsidP="00130755">
      <w:pPr>
        <w:pStyle w:val="Bullet"/>
      </w:pPr>
      <w:r w:rsidRPr="00130755">
        <w:t xml:space="preserve">The database column is named </w:t>
      </w:r>
      <w:r w:rsidRPr="00130755">
        <w:rPr>
          <w:rStyle w:val="CodeInline"/>
        </w:rPr>
        <w:t>ts</w:t>
      </w:r>
      <w:r w:rsidRPr="00130755">
        <w:t>.</w:t>
      </w:r>
    </w:p>
    <w:p w14:paraId="1D497FF0" w14:textId="77777777" w:rsidR="00130755" w:rsidRPr="00130755" w:rsidRDefault="00130755" w:rsidP="00130755">
      <w:pPr>
        <w:pStyle w:val="Bullet"/>
      </w:pPr>
      <w:r w:rsidRPr="00130755">
        <w:t xml:space="preserve">The SQL data type is a </w:t>
      </w:r>
      <w:r w:rsidRPr="00130755">
        <w:rPr>
          <w:rStyle w:val="CodeInline"/>
        </w:rPr>
        <w:t>Rowversion</w:t>
      </w:r>
      <w:r w:rsidRPr="00130755">
        <w:t>.</w:t>
      </w:r>
    </w:p>
    <w:p w14:paraId="27BDD7DB" w14:textId="77777777" w:rsidR="00130755" w:rsidRPr="00130755" w:rsidRDefault="00130755" w:rsidP="00130755">
      <w:pPr>
        <w:pStyle w:val="Bullet"/>
      </w:pPr>
      <w:r w:rsidRPr="00130755">
        <w:lastRenderedPageBreak/>
        <w:t>NHibernate should always let the database generate the value—as opposed to you or NHibernate supplying the value.</w:t>
      </w:r>
    </w:p>
    <w:p w14:paraId="390EB2D8" w14:textId="77777777" w:rsidR="00130755" w:rsidRPr="00130755" w:rsidRDefault="00130755" w:rsidP="00130755">
      <w:pPr>
        <w:pStyle w:val="Bullet"/>
      </w:pPr>
      <w:r w:rsidRPr="00130755">
        <w:t xml:space="preserve">Prior to a database save, the in-memory value of the </w:t>
      </w:r>
      <w:r w:rsidRPr="00130755">
        <w:rPr>
          <w:rStyle w:val="CodeInline"/>
        </w:rPr>
        <w:t>Version</w:t>
      </w:r>
      <w:r w:rsidRPr="00130755">
        <w:t xml:space="preserve"> property will just be </w:t>
      </w:r>
      <w:r w:rsidRPr="00130755">
        <w:rPr>
          <w:rStyle w:val="CodeInline"/>
        </w:rPr>
        <w:t>null</w:t>
      </w:r>
      <w:r w:rsidRPr="00130755">
        <w:t>.</w:t>
      </w:r>
    </w:p>
    <w:p w14:paraId="03EFCA7C" w14:textId="77777777" w:rsidR="00130755" w:rsidRPr="00130755" w:rsidRDefault="00130755" w:rsidP="00130755">
      <w:r w:rsidRPr="00130755">
        <w:t xml:space="preserve">Again, all of this is to let NHibernate protect it (and you!) against trying to update dirty records (i.e., records that were updated by someone else after the data was read). Placing this statement in the constructor of the base class means it will automatically be executed by every </w:t>
      </w:r>
      <w:r w:rsidRPr="00130755">
        <w:rPr>
          <w:rStyle w:val="CodeInline"/>
        </w:rPr>
        <w:t>ClassMap</w:t>
      </w:r>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w:t>
      </w:r>
      <w:r w:rsidR="00384824" w:rsidRPr="00130755">
        <w:t>the</w:t>
      </w:r>
      <w:r w:rsidR="00384824" w:rsidRPr="00130755">
        <w:rPr>
          <w:rStyle w:val="CodeInline"/>
        </w:rPr>
        <w:t xml:space="preserve"> Mapping</w:t>
      </w:r>
      <w:r w:rsidRPr="00130755">
        <w:t xml:space="preserve"> folder. The </w:t>
      </w:r>
      <w:r w:rsidRPr="00130755">
        <w:rPr>
          <w:rStyle w:val="CodeInline"/>
        </w:rPr>
        <w:t>IVersionedModelObject</w:t>
      </w:r>
      <w:r w:rsidRPr="00130755">
        <w:t xml:space="preserve"> interface just ensures that the model class contains a </w:t>
      </w:r>
      <w:r w:rsidRPr="00130755">
        <w:rPr>
          <w:rStyle w:val="CodeInline"/>
        </w:rPr>
        <w:t>Version</w:t>
      </w:r>
      <w:r w:rsidRPr="00130755">
        <w:t xml:space="preserve"> property. Each of the model classes implements this interface.</w:t>
      </w:r>
    </w:p>
    <w:p w14:paraId="2137AB80" w14:textId="77777777" w:rsidR="00130755" w:rsidRPr="00130755" w:rsidRDefault="00130755" w:rsidP="00130755">
      <w:r w:rsidRPr="00130755">
        <w:t xml:space="preserve">The </w:t>
      </w:r>
      <w:r w:rsidRPr="00130755">
        <w:rPr>
          <w:rStyle w:val="CodeInline"/>
        </w:rPr>
        <w:t>ClassMap&lt;T&gt;</w:t>
      </w:r>
      <w:r w:rsidRPr="00130755">
        <w:t xml:space="preserve"> base class</w:t>
      </w:r>
      <w:r w:rsidRPr="00130755">
        <w:fldChar w:fldCharType="begin"/>
      </w:r>
      <w:r w:rsidRPr="00130755">
        <w:instrText xml:space="preserve"> XE "</w:instrText>
      </w:r>
      <w:r w:rsidRPr="00130755">
        <w:rPr>
          <w:rStyle w:val="CodeInline"/>
        </w:rPr>
        <w:instrText>ClassMap&lt;T&gt;</w:instrText>
      </w:r>
      <w:r w:rsidRPr="00130755">
        <w:instrText xml:space="preserve"> base class" </w:instrText>
      </w:r>
      <w:r w:rsidRPr="00130755">
        <w:fldChar w:fldCharType="end"/>
      </w:r>
      <w:r w:rsidRPr="00130755">
        <w:t xml:space="preserve"> is defined in the Fluent NHibernate library, and it simply provides a means of configuring a model class’s mapping through code (as opposed to using XML files). You do </w:t>
      </w:r>
      <w:r w:rsidR="00384824" w:rsidRPr="00130755">
        <w:t>this in</w:t>
      </w:r>
      <w:r w:rsidRPr="00130755">
        <w:t xml:space="preserve"> the mapping class’s constructor. For example, the </w:t>
      </w:r>
      <w:r w:rsidRPr="00130755">
        <w:rPr>
          <w:rStyle w:val="CodeInline"/>
        </w:rPr>
        <w:t>CategoryMap</w:t>
      </w:r>
      <w:r w:rsidRPr="00130755">
        <w:t xml:space="preserve"> mapping class contains the mapping for the </w:t>
      </w:r>
      <w:r w:rsidRPr="00130755">
        <w:rPr>
          <w:rStyle w:val="CodeInline"/>
        </w:rPr>
        <w:t>Category</w:t>
      </w:r>
      <w:r w:rsidRPr="00130755">
        <w:t xml:space="preserve"> model class.</w:t>
      </w:r>
    </w:p>
    <w:p w14:paraId="6FBB06AB" w14:textId="77777777" w:rsidR="00130755" w:rsidRPr="00130755" w:rsidRDefault="00130755" w:rsidP="00130755">
      <w:r w:rsidRPr="00130755">
        <w:t xml:space="preserve">The two main </w:t>
      </w:r>
      <w:r w:rsidRPr="00130755">
        <w:rPr>
          <w:rStyle w:val="CodeInline"/>
        </w:rPr>
        <w:t>ClassMap&lt;T&gt;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NHibernate which property on the model class is used as the object identifier. This method also includes an overload to specify the table’s key column—if it happens to not match the property name given.</w:t>
      </w:r>
    </w:p>
    <w:p w14:paraId="74FBBEA9" w14:textId="77777777" w:rsidR="00130755" w:rsidRPr="00130755" w:rsidRDefault="00130755" w:rsidP="00130755">
      <w:r w:rsidRPr="00130755">
        <w:t xml:space="preserve">The </w:t>
      </w:r>
      <w:r w:rsidRPr="00130755">
        <w:rPr>
          <w:rStyle w:val="CodeInline"/>
        </w:rPr>
        <w:t>Map()</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mappings:classes:Map() method</w:instrText>
      </w:r>
      <w:r w:rsidRPr="00130755">
        <w:instrText xml:space="preserve">" </w:instrText>
      </w:r>
      <w:r w:rsidRPr="00130755">
        <w:fldChar w:fldCharType="end"/>
      </w:r>
      <w:r w:rsidRPr="00130755">
        <w:t xml:space="preserve"> is used in a similar fashion, although not for the object’s identifier. By default, NHibernate will assume the mapped column name is the same as the given property name. If it’s not, a different overload can be used to specify the column name. Additionally, because this is a fluent-style interface, you can chain other property and column specifics together. For example, the </w:t>
      </w:r>
      <w:r w:rsidRPr="00130755">
        <w:rPr>
          <w:rStyle w:val="CodeInline"/>
        </w:rPr>
        <w:t>UserMap</w:t>
      </w:r>
      <w:r w:rsidRPr="00130755">
        <w:t xml:space="preserve"> class’s </w:t>
      </w:r>
      <w:r w:rsidRPr="00130755">
        <w:rPr>
          <w:rStyle w:val="CodeInline"/>
        </w:rPr>
        <w:t>Firstname</w:t>
      </w:r>
      <w:r w:rsidRPr="00130755">
        <w:t xml:space="preserve"> mapping also includes a specification telling NHibernate to treat the column as not nullable.</w:t>
      </w:r>
    </w:p>
    <w:p w14:paraId="78CE5300" w14:textId="77777777" w:rsidR="00130755" w:rsidRPr="00130755" w:rsidRDefault="00130755" w:rsidP="00130755">
      <w:r w:rsidRPr="00130755">
        <w:t xml:space="preserve">You should see one </w:t>
      </w:r>
      <w:r w:rsidRPr="00130755">
        <w:rPr>
          <w:rStyle w:val="CodeInline"/>
        </w:rPr>
        <w:t>ClassMap&lt;T&gt;</w:t>
      </w:r>
      <w:r w:rsidRPr="00130755">
        <w:t xml:space="preserve"> implementation for each model class.</w:t>
      </w:r>
    </w:p>
    <w:p w14:paraId="1E531FB6" w14:textId="77777777" w:rsidR="00130755" w:rsidRPr="00130755" w:rsidRDefault="00130755" w:rsidP="00130755">
      <w:pPr>
        <w:pStyle w:val="Heading2"/>
      </w:pPr>
      <w:r w:rsidRPr="00130755">
        <w:t>Project and File Organization</w:t>
      </w:r>
      <w:r w:rsidRPr="00130755">
        <w:fldChar w:fldCharType="begin"/>
      </w:r>
      <w:r w:rsidRPr="00130755">
        <w:instrText xml:space="preserve"> XE "NHibernate configuration and mappings:project and file organization" </w:instrText>
      </w:r>
      <w:r w:rsidRPr="00130755">
        <w:fldChar w:fldCharType="end"/>
      </w:r>
    </w:p>
    <w:p w14:paraId="75F45491" w14:textId="77777777" w:rsidR="00130755" w:rsidRPr="00130755" w:rsidRDefault="00130755" w:rsidP="00130755">
      <w:r w:rsidRPr="00130755">
        <w:t xml:space="preserve">This could be confusing. To help visualize these classes, look at </w:t>
      </w:r>
      <w:r w:rsidR="00384824" w:rsidRPr="00130755">
        <w:t>their file</w:t>
      </w:r>
      <w:r w:rsidRPr="00130755">
        <w:t xml:space="preserve"> folders in Visual Studio (see Figures 5-1 and 5-2). Notice how the model classes are in the </w:t>
      </w:r>
      <w:r w:rsidRPr="00130755">
        <w:rPr>
          <w:rStyle w:val="CodeInline"/>
        </w:rPr>
        <w:t>Data</w:t>
      </w:r>
      <w:r w:rsidRPr="00130755">
        <w:t xml:space="preserve"> project, whereas the mapping classes are in the </w:t>
      </w:r>
      <w:r w:rsidRPr="00130755">
        <w:rPr>
          <w:rStyle w:val="CodeInline"/>
        </w:rPr>
        <w:t>Data.SqlServer</w:t>
      </w:r>
      <w:r w:rsidRPr="00130755">
        <w:t xml:space="preserve"> project.</w:t>
      </w:r>
    </w:p>
    <w:p w14:paraId="395D3B82" w14:textId="77777777" w:rsidR="00130755" w:rsidRPr="00130755" w:rsidRDefault="00130755" w:rsidP="00130755"/>
    <w:p w14:paraId="48C0B561" w14:textId="77777777" w:rsidR="00130755" w:rsidRPr="00130755" w:rsidRDefault="00130755" w:rsidP="00130755"/>
    <w:p w14:paraId="23FB2B33" w14:textId="77777777" w:rsidR="00130755" w:rsidRPr="00130755" w:rsidRDefault="00130755" w:rsidP="00130755">
      <w:pPr>
        <w:pStyle w:val="FigureCaption"/>
      </w:pPr>
      <w:r w:rsidRPr="00130755">
        <w:t>Figure 5-1. The domain model classes</w:t>
      </w:r>
    </w:p>
    <w:p w14:paraId="75B4F8A6" w14:textId="77777777" w:rsidR="00130755" w:rsidRPr="00130755" w:rsidRDefault="00130755" w:rsidP="00130755"/>
    <w:p w14:paraId="3AB3F031" w14:textId="77777777" w:rsidR="00130755" w:rsidRPr="00130755" w:rsidRDefault="00130755" w:rsidP="00130755">
      <w:pPr>
        <w:pStyle w:val="FigureCaption"/>
      </w:pPr>
      <w:r w:rsidRPr="00130755">
        <w:t>Figure 5-2. The NHibernate mapping classes</w:t>
      </w:r>
    </w:p>
    <w:p w14:paraId="24125341" w14:textId="77777777" w:rsidR="00130755" w:rsidRPr="00130755" w:rsidRDefault="00130755" w:rsidP="00130755">
      <w:r w:rsidRPr="00130755">
        <w:t xml:space="preserve">The </w:t>
      </w:r>
      <w:r w:rsidRPr="00130755">
        <w:rPr>
          <w:rStyle w:val="CodeInline"/>
        </w:rPr>
        <w:t>Category</w:t>
      </w:r>
      <w:r w:rsidRPr="00130755">
        <w:t xml:space="preserve">, </w:t>
      </w:r>
      <w:r w:rsidRPr="00130755">
        <w:rPr>
          <w:rStyle w:val="CodeInline"/>
        </w:rPr>
        <w:t>Priority</w:t>
      </w:r>
      <w:r w:rsidRPr="00130755">
        <w:t xml:space="preserve">, and </w:t>
      </w:r>
      <w:r w:rsidRPr="00130755">
        <w:rPr>
          <w:rStyle w:val="CodeInline"/>
        </w:rPr>
        <w:t>Status</w:t>
      </w:r>
      <w:r w:rsidRPr="00130755">
        <w:t xml:space="preserve"> mapping classes are pretty straightforward. They each have three properties mapped, the first of which is the class’s identifier. You don’t need to specify the column name because the column name happens to match the property name.</w:t>
      </w:r>
    </w:p>
    <w:p w14:paraId="6E10BB14" w14:textId="77777777" w:rsidR="00130755" w:rsidRPr="00130755" w:rsidRDefault="00130755" w:rsidP="00130755">
      <w:pPr>
        <w:pStyle w:val="Heading2"/>
      </w:pPr>
      <w:r w:rsidRPr="00130755">
        <w:t>Model Relationships</w:t>
      </w:r>
    </w:p>
    <w:p w14:paraId="12E5DFA3" w14:textId="77777777" w:rsidR="00130755" w:rsidRPr="00130755" w:rsidRDefault="00130755" w:rsidP="00130755">
      <w:r w:rsidRPr="00130755">
        <w:t xml:space="preserve">The </w:t>
      </w:r>
      <w:r w:rsidRPr="00130755">
        <w:fldChar w:fldCharType="begin"/>
      </w:r>
      <w:r w:rsidRPr="00130755">
        <w:instrText xml:space="preserve"> XE "NHibernate configuration and mappings:relationships:TaskMap class" </w:instrText>
      </w:r>
      <w:r w:rsidRPr="00130755">
        <w:fldChar w:fldCharType="end"/>
      </w:r>
      <w:r w:rsidRPr="00130755">
        <w:rPr>
          <w:rStyle w:val="CodeInline"/>
        </w:rPr>
        <w:t>TaskMap</w:t>
      </w:r>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Pr="00130755">
        <w:t xml:space="preserve"> is a little more </w:t>
      </w:r>
      <w:r w:rsidR="00384824" w:rsidRPr="00130755">
        <w:t>complicated; it</w:t>
      </w:r>
      <w:r w:rsidRPr="00130755">
        <w:t xml:space="preserve"> contains three many-to-one references and two many-to-many relationships. The many-to-one references are simple—the task has a reference to a </w:t>
      </w:r>
      <w:r w:rsidRPr="00130755">
        <w:rPr>
          <w:rStyle w:val="CodeInline"/>
        </w:rPr>
        <w:t>Status</w:t>
      </w:r>
      <w:r w:rsidRPr="00130755">
        <w:t xml:space="preserve">, another reference to a </w:t>
      </w:r>
      <w:r w:rsidRPr="00130755">
        <w:rPr>
          <w:rStyle w:val="CodeInline"/>
        </w:rPr>
        <w:t>Priority</w:t>
      </w:r>
      <w:r w:rsidRPr="00130755">
        <w:t xml:space="preserve">, and another reference to a </w:t>
      </w:r>
      <w:r w:rsidRPr="00130755">
        <w:rPr>
          <w:rStyle w:val="CodeInline"/>
        </w:rPr>
        <w:t>User</w:t>
      </w:r>
      <w:r w:rsidRPr="00130755">
        <w:t xml:space="preserve"> (to track who created the task).</w:t>
      </w:r>
    </w:p>
    <w:p w14:paraId="17C11CF3" w14:textId="77777777" w:rsidR="00130755" w:rsidRPr="00130755" w:rsidRDefault="00130755" w:rsidP="00130755">
      <w:r w:rsidRPr="00130755">
        <w:t>The many-to-many relationships</w:t>
      </w:r>
      <w:r w:rsidRPr="00130755">
        <w:fldChar w:fldCharType="begin"/>
      </w:r>
      <w:r w:rsidRPr="00130755">
        <w:instrText xml:space="preserve"> XE "NHibernate configuration and mappings:relationships:many-to-many" </w:instrText>
      </w:r>
      <w:r w:rsidRPr="00130755">
        <w:fldChar w:fldCharType="end"/>
      </w:r>
      <w:r w:rsidRPr="00130755">
        <w:t xml:space="preserve"> are a little more complicated because you must identify the linking table in the database, as well as the linking table’s parent and child columns. For example, to link a set of categories to a task, the </w:t>
      </w:r>
      <w:r w:rsidRPr="00130755">
        <w:rPr>
          <w:rStyle w:val="CodeInline"/>
        </w:rPr>
        <w:t>TaskCategory</w:t>
      </w:r>
      <w:r w:rsidRPr="00130755">
        <w:t xml:space="preserve"> table will contain a record for each category linked to that task. The categories will be loaded into the </w:t>
      </w:r>
      <w:r w:rsidRPr="00130755">
        <w:rPr>
          <w:rStyle w:val="CodeInline"/>
        </w:rPr>
        <w:t>Categories</w:t>
      </w:r>
      <w:r w:rsidRPr="00130755">
        <w:t xml:space="preserve"> collection property on the </w:t>
      </w:r>
      <w:r w:rsidRPr="00130755">
        <w:rPr>
          <w:rStyle w:val="CodeInline"/>
        </w:rPr>
        <w:t>Task</w:t>
      </w:r>
      <w:r w:rsidRPr="00130755">
        <w:t xml:space="preserve"> object.</w:t>
      </w:r>
    </w:p>
    <w:p w14:paraId="66805A9C" w14:textId="77777777" w:rsidR="00130755" w:rsidRPr="00130755" w:rsidRDefault="00130755" w:rsidP="00130755">
      <w:r w:rsidRPr="00130755">
        <w:t xml:space="preserve">Regarding collections, </w:t>
      </w:r>
      <w:r w:rsidR="00384824" w:rsidRPr="00130755">
        <w:t>the</w:t>
      </w:r>
      <w:r w:rsidR="00384824" w:rsidRPr="00130755">
        <w:rPr>
          <w:rStyle w:val="CodeInline"/>
        </w:rPr>
        <w:t xml:space="preserve"> Task</w:t>
      </w:r>
      <w:r w:rsidRPr="00130755">
        <w:t xml:space="preserve"> class defines the </w:t>
      </w:r>
      <w:r w:rsidRPr="00130755">
        <w:rPr>
          <w:rStyle w:val="CodeInline"/>
        </w:rPr>
        <w:t>Categories</w:t>
      </w:r>
      <w:r w:rsidRPr="00130755">
        <w:t xml:space="preserve"> property like this:</w:t>
      </w:r>
    </w:p>
    <w:p w14:paraId="652105AF" w14:textId="77777777" w:rsidR="00130755" w:rsidRPr="00130755" w:rsidRDefault="00130755" w:rsidP="00130755">
      <w:pPr>
        <w:pStyle w:val="Code"/>
      </w:pPr>
      <w:r w:rsidRPr="00130755">
        <w:rPr>
          <w:highlight w:val="yellow"/>
        </w:rPr>
        <w:t>private readonly IList&lt;Category&gt; _categories = new List&lt;Category&gt;();</w:t>
      </w:r>
    </w:p>
    <w:p w14:paraId="3EE403CF" w14:textId="77777777" w:rsidR="00130755" w:rsidRPr="00130755" w:rsidRDefault="00130755" w:rsidP="00130755">
      <w:pPr>
        <w:pStyle w:val="Code"/>
      </w:pPr>
      <w:r w:rsidRPr="00130755">
        <w:t xml:space="preserve">        public virtual IList&lt;Category&gt; Categories</w:t>
      </w:r>
    </w:p>
    <w:p w14:paraId="4C72F1FE" w14:textId="77777777" w:rsidR="00130755" w:rsidRPr="00130755" w:rsidRDefault="00130755" w:rsidP="00130755">
      <w:pPr>
        <w:pStyle w:val="Code"/>
      </w:pPr>
      <w:r w:rsidRPr="00130755">
        <w:t xml:space="preserve">        {</w:t>
      </w:r>
    </w:p>
    <w:p w14:paraId="70BA7649" w14:textId="77777777" w:rsidR="00130755" w:rsidRPr="00130755" w:rsidRDefault="00130755" w:rsidP="00130755">
      <w:pPr>
        <w:pStyle w:val="Code"/>
      </w:pPr>
      <w:r w:rsidRPr="00130755">
        <w:t xml:space="preserve">            get { return _categories; }</w:t>
      </w:r>
    </w:p>
    <w:p w14:paraId="3C58C6A1" w14:textId="77777777" w:rsidR="00130755" w:rsidRPr="00130755" w:rsidRDefault="00130755" w:rsidP="00130755">
      <w:pPr>
        <w:pStyle w:val="Code"/>
      </w:pPr>
      <w:r w:rsidRPr="00130755">
        <w:t xml:space="preserve">        }</w:t>
      </w:r>
    </w:p>
    <w:p w14:paraId="34C8EEEC" w14:textId="77777777" w:rsidR="00130755" w:rsidRPr="00130755" w:rsidRDefault="00130755" w:rsidP="00130755">
      <w:r w:rsidRPr="00130755">
        <w:t xml:space="preserve">You define the property with only a getter, to prevent the developer from replacing the entire collection. You also want to create an empty collection upon class instantiation, which allows the developer 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r w:rsidRPr="00130755">
        <w:rPr>
          <w:rStyle w:val="CodeInline"/>
        </w:rPr>
        <w:t>TaskMap</w:t>
      </w:r>
      <w:r w:rsidRPr="00130755">
        <w:t xml:space="preserve"> class defines the </w:t>
      </w:r>
      <w:r w:rsidRPr="00130755">
        <w:rPr>
          <w:rStyle w:val="CodeInline"/>
        </w:rPr>
        <w:t>Categories</w:t>
      </w:r>
      <w:r w:rsidRPr="00130755">
        <w:t xml:space="preserve"> property map with this bit of code:</w:t>
      </w:r>
    </w:p>
    <w:p w14:paraId="1B82A4CF" w14:textId="77777777" w:rsidR="00130755" w:rsidRPr="00130755" w:rsidRDefault="00130755" w:rsidP="00130755">
      <w:pPr>
        <w:pStyle w:val="Code"/>
      </w:pPr>
      <w:r w:rsidRPr="00130755">
        <w:rPr>
          <w:highlight w:val="yellow"/>
        </w:rPr>
        <w:lastRenderedPageBreak/>
        <w:t>.Access.ReadOnlyPropertyThroughCamelCaseField(Prefix.Underscore)</w:t>
      </w:r>
    </w:p>
    <w:p w14:paraId="7DF96134" w14:textId="77777777" w:rsidR="00130755" w:rsidRPr="00130755" w:rsidRDefault="00130755" w:rsidP="00130755">
      <w:r w:rsidRPr="00130755">
        <w:t xml:space="preserve">This tells NHibernate to “access the </w:t>
      </w:r>
      <w:r w:rsidRPr="00130755">
        <w:rPr>
          <w:rStyle w:val="CodeInline"/>
        </w:rPr>
        <w:t>Categories</w:t>
      </w:r>
      <w:r w:rsidRPr="00130755">
        <w:t xml:space="preserve"> read-only property through a camel-cased field that is named with an underscore prefix.”</w:t>
      </w:r>
    </w:p>
    <w:p w14:paraId="6312F715" w14:textId="77777777" w:rsidR="00130755" w:rsidRPr="00130755" w:rsidRDefault="00130755" w:rsidP="00130755">
      <w:r w:rsidRPr="00130755">
        <w:t xml:space="preserve">Finally, note the use of the </w:t>
      </w:r>
      <w:r w:rsidRPr="00130755">
        <w:rPr>
          <w:rStyle w:val="CodeInline"/>
        </w:rPr>
        <w:t>Table()</w:t>
      </w:r>
      <w:r w:rsidRPr="00130755">
        <w:t xml:space="preserve"> function in the </w:t>
      </w:r>
      <w:r w:rsidRPr="00130755">
        <w:rPr>
          <w:rStyle w:val="CodeInline"/>
        </w:rPr>
        <w:t>UserMap</w:t>
      </w:r>
      <w:r w:rsidRPr="00130755">
        <w:t xml:space="preserve"> class. This is used because the name of the table is actually different from the name of the model class. In fact, in this particular case, the underlying table is actually a view. The </w:t>
      </w:r>
      <w:r w:rsidRPr="00130755">
        <w:fldChar w:fldCharType="begin"/>
      </w:r>
      <w:r w:rsidRPr="00130755">
        <w:instrText xml:space="preserve"> XE "NHibernate configuration and mappings:relationships:Table() function" </w:instrText>
      </w:r>
      <w:r w:rsidRPr="00130755">
        <w:fldChar w:fldCharType="end"/>
      </w:r>
      <w:r w:rsidRPr="00130755">
        <w:rPr>
          <w:rStyle w:val="CodeInline"/>
        </w:rPr>
        <w:t>Table()</w:t>
      </w:r>
      <w:r w:rsidRPr="00130755">
        <w:t xml:space="preserve"> function tells NHibernate to use the </w:t>
      </w:r>
      <w:r w:rsidRPr="00130755">
        <w:rPr>
          <w:rStyle w:val="CodeInline"/>
        </w:rPr>
        <w:t>AllUsers</w:t>
      </w:r>
      <w:r w:rsidRPr="00130755">
        <w:t xml:space="preserve"> view when constructing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But because </w:t>
      </w:r>
      <w:r w:rsidRPr="00130755">
        <w:rPr>
          <w:rStyle w:val="CodeInline"/>
        </w:rPr>
        <w:t>AllUsers</w:t>
      </w:r>
      <w:r w:rsidRPr="00130755">
        <w:t xml:space="preserve"> is actually a database view, you will only use NHibernate to fetch users. For saving user data, you will utilize a set of stored procedures.</w:t>
      </w:r>
    </w:p>
    <w:p w14:paraId="699DCFBF" w14:textId="77777777" w:rsidR="00130755" w:rsidRPr="00130755" w:rsidRDefault="00130755" w:rsidP="00130755">
      <w:r w:rsidRPr="00130755">
        <w:t xml:space="preserve">You do this because, for the users in the system, you are supplementing ASP.NET Membership tables with your own, so it’s not a typical case of running just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on a single table. However, the rest of the model classes map directly to single tables, so NHibernate can be used for all SQL operations</w:t>
      </w:r>
      <w:r w:rsidRPr="00130755">
        <w:fldChar w:fldCharType="begin"/>
      </w:r>
      <w:r w:rsidRPr="00130755">
        <w:instrText xml:space="preserve"> XE "NHibernate configuration and mappings:relationships:SQL operations" </w:instrText>
      </w:r>
      <w:r w:rsidRPr="00130755">
        <w:fldChar w:fldCharType="end"/>
      </w:r>
      <w:r w:rsidRPr="00130755">
        <w:t xml:space="preserve"> (including saving new or updated records).</w:t>
      </w:r>
    </w:p>
    <w:p w14:paraId="6637BA89" w14:textId="77777777" w:rsidR="00130755" w:rsidRPr="00130755" w:rsidRDefault="00130755" w:rsidP="00130755">
      <w:r w:rsidRPr="00130755">
        <w:t>Take a moment to recall the previous discussion on NHibernate configuration and the manner in which</w:t>
      </w:r>
      <w:r w:rsidR="00384824">
        <w:t xml:space="preserve"> </w:t>
      </w:r>
      <w:r w:rsidRPr="00130755">
        <w:t xml:space="preserve">you tell NHibernate to find these mapping classes (i.e., the </w:t>
      </w:r>
      <w:r w:rsidRPr="00130755">
        <w:rPr>
          <w:rStyle w:val="CodeInline"/>
        </w:rPr>
        <w:t>AddFromAssemblyOf&lt;T&gt;()</w:t>
      </w:r>
      <w:r w:rsidRPr="00130755">
        <w:t xml:space="preserve"> method on the Fluent NHibernate configuration statement). NHibernate will look for and instantiate all </w:t>
      </w:r>
      <w:r w:rsidRPr="00130755">
        <w:rPr>
          <w:rStyle w:val="CodeInline"/>
        </w:rPr>
        <w:t>ClassMap&lt;T&gt;</w:t>
      </w:r>
      <w:r w:rsidRPr="00130755">
        <w:t xml:space="preserve"> implementations when the </w:t>
      </w:r>
      <w:r w:rsidRPr="00130755">
        <w:rPr>
          <w:rStyle w:val="CodeInline"/>
        </w:rPr>
        <w:t>BuildSessionFactory()</w:t>
      </w:r>
      <w:r w:rsidRPr="00130755">
        <w:t xml:space="preserve"> method</w:t>
      </w:r>
      <w:r w:rsidRPr="00130755">
        <w:fldChar w:fldCharType="begin"/>
      </w:r>
      <w:r w:rsidRPr="00130755">
        <w:instrText xml:space="preserve"> XE "</w:instrText>
      </w:r>
      <w:r w:rsidRPr="00130755">
        <w:rPr>
          <w:rStyle w:val="CodeInline"/>
        </w:rPr>
        <w:instrText>BuildSessionFactory()</w:instrText>
      </w:r>
      <w:r w:rsidRPr="00130755">
        <w:instrText xml:space="preserve"> method" </w:instrText>
      </w:r>
      <w:r w:rsidRPr="00130755">
        <w:fldChar w:fldCharType="end"/>
      </w:r>
      <w:r w:rsidRPr="00130755">
        <w:t xml:space="preserve"> is executed. At this </w:t>
      </w:r>
      <w:r w:rsidR="00384824" w:rsidRPr="00130755">
        <w:t>point, the</w:t>
      </w:r>
      <w:r w:rsidRPr="00130755">
        <w:t xml:space="preserve"> mapping code contained in the various constructors will run, as well.</w:t>
      </w:r>
    </w:p>
    <w:p w14:paraId="02FC060C" w14:textId="77777777" w:rsidR="00130755" w:rsidRPr="00130755" w:rsidRDefault="00130755" w:rsidP="00130755">
      <w:r w:rsidRPr="00130755">
        <w:t xml:space="preserve">That’s it for NHibernate database configuration and model mapping. </w:t>
      </w:r>
      <w:r w:rsidR="00384824" w:rsidRPr="00130755">
        <w:t>Next, you're</w:t>
      </w:r>
      <w:r w:rsidRPr="00130755">
        <w:t xml:space="preserve"> going to look at managing the NHibernate </w:t>
      </w:r>
      <w:r w:rsidRPr="00130755">
        <w:rPr>
          <w:rStyle w:val="CodeInline"/>
        </w:rPr>
        <w:t>ISession</w:t>
      </w:r>
      <w:r w:rsidRPr="00130755">
        <w:t xml:space="preserve"> object.</w:t>
      </w:r>
    </w:p>
    <w:p w14:paraId="19809988" w14:textId="77777777" w:rsidR="00130755" w:rsidRPr="00130755" w:rsidRDefault="00130755" w:rsidP="00130755">
      <w:pPr>
        <w:pStyle w:val="Heading1"/>
      </w:pPr>
      <w:r w:rsidRPr="00130755">
        <w:t>Managing the Unit of Work</w:t>
      </w:r>
    </w:p>
    <w:p w14:paraId="758EBF76" w14:textId="77777777" w:rsidR="00130755" w:rsidRPr="00130755" w:rsidRDefault="00130755" w:rsidP="00130755">
      <w:r w:rsidRPr="00130755">
        <w:t xml:space="preserve">As discussed in Chapter 3, one of the key benefits in using NHibernate is that it allows for separation between a repository and its unit of work, the </w:t>
      </w:r>
      <w:r w:rsidRPr="00130755">
        <w:rPr>
          <w:rStyle w:val="CodeInline"/>
        </w:rPr>
        <w:t>ISession</w:t>
      </w:r>
      <w:r w:rsidRPr="00130755">
        <w:t xml:space="preserve"> object. In a service application like the task-management service, you want the database session object to span a complete service call. This provides support for three very important aspects of database class</w:t>
      </w:r>
      <w:r w:rsidRPr="00130755">
        <w:fldChar w:fldCharType="begin"/>
      </w:r>
      <w:r w:rsidRPr="00130755">
        <w:instrText xml:space="preserve"> XE "NHibernate configuration and mappings:database class" </w:instrText>
      </w:r>
      <w:r w:rsidRPr="00130755">
        <w:fldChar w:fldCharType="end"/>
      </w:r>
      <w:r w:rsidRPr="00130755">
        <w:t xml:space="preserve"> within a web request:</w:t>
      </w:r>
    </w:p>
    <w:p w14:paraId="00540689" w14:textId="77777777" w:rsidR="00130755" w:rsidRPr="00130755" w:rsidRDefault="00130755" w:rsidP="00130755">
      <w:pPr>
        <w:pStyle w:val="Bullet"/>
      </w:pPr>
      <w:r w:rsidRPr="00130755">
        <w:t>Keep fetched domain objects in memory, so that they are consistent across all operations within a single web request.</w:t>
      </w:r>
    </w:p>
    <w:p w14:paraId="328B6234" w14:textId="77777777" w:rsidR="00130755" w:rsidRPr="00130755" w:rsidRDefault="00130755" w:rsidP="00130755">
      <w:pPr>
        <w:pStyle w:val="Bullet"/>
      </w:pPr>
      <w:r w:rsidRPr="00130755">
        <w:t>Use in-memory objects to facilitate caching.</w:t>
      </w:r>
    </w:p>
    <w:p w14:paraId="284333B8" w14:textId="77777777" w:rsidR="00130755" w:rsidRPr="00130755" w:rsidRDefault="00130755" w:rsidP="00130755">
      <w:pPr>
        <w:pStyle w:val="Bullet"/>
      </w:pPr>
      <w:r w:rsidRPr="00130755">
        <w:lastRenderedPageBreak/>
        <w:t xml:space="preserve">Track all changes made to domain objects, so that saving the changes in an </w:t>
      </w:r>
      <w:r w:rsidRPr="00130755">
        <w:rPr>
          <w:rStyle w:val="CodeInline"/>
        </w:rPr>
        <w:t>ISession</w:t>
      </w:r>
      <w:r w:rsidRPr="00130755">
        <w:t xml:space="preserve"> instance will save all changes made during a single web request; this is especially important for updates that involve foreign key relationships.</w:t>
      </w:r>
    </w:p>
    <w:p w14:paraId="3523DF01" w14:textId="77777777" w:rsidR="00130755" w:rsidRPr="00130755" w:rsidRDefault="00130755" w:rsidP="00130755">
      <w:r w:rsidRPr="00130755">
        <w:t xml:space="preserve">Because none of these aspects are tied to a repository or specific set of domain model classes, you can use many repositories and any of the model classes throughout a web request, as long as only one </w:t>
      </w:r>
      <w:r w:rsidRPr="00130755">
        <w:rPr>
          <w:rStyle w:val="CodeInline"/>
        </w:rPr>
        <w:t>ISession</w:t>
      </w:r>
      <w:r w:rsidRPr="00130755">
        <w:t xml:space="preserve"> instance is used. As such, it is important to ensure that every database operation within a web request uses the same </w:t>
      </w:r>
      <w:r w:rsidRPr="00130755">
        <w:rPr>
          <w:rStyle w:val="CodeInline"/>
        </w:rPr>
        <w:t>ISession</w:t>
      </w:r>
      <w:r w:rsidRPr="00130755">
        <w:t xml:space="preserve"> object</w:t>
      </w:r>
      <w:r w:rsidRPr="00130755">
        <w:fldChar w:fldCharType="begin"/>
      </w:r>
      <w:r w:rsidRPr="00130755">
        <w:instrText xml:space="preserve"> XE "</w:instrText>
      </w:r>
      <w:r w:rsidRPr="00130755">
        <w:rPr>
          <w:rStyle w:val="CodeInline"/>
        </w:rPr>
        <w:instrText>NHibernate configuration and mappings:ISession object</w:instrText>
      </w:r>
      <w:r w:rsidRPr="00130755">
        <w:instrText xml:space="preserve">" </w:instrText>
      </w:r>
      <w:r w:rsidRPr="00130755">
        <w:fldChar w:fldCharType="end"/>
      </w:r>
      <w:r w:rsidRPr="00130755">
        <w:t>. This is what is meant by “managing the unit of work.”</w:t>
      </w:r>
    </w:p>
    <w:p w14:paraId="3C2EF5F1" w14:textId="77777777" w:rsidR="00130755" w:rsidRPr="00130755" w:rsidRDefault="00130755" w:rsidP="00130755">
      <w:r w:rsidRPr="00130755">
        <w:t xml:space="preserve">Fortunately, NHibernate comes equipped with the ability to utilize the ASP.NET </w:t>
      </w:r>
      <w:r w:rsidRPr="00130755">
        <w:rPr>
          <w:rStyle w:val="CodeInline"/>
        </w:rPr>
        <w:t>HttpContext</w:t>
      </w:r>
      <w:r w:rsidRPr="00130755">
        <w:t xml:space="preserve"> to manage instances of </w:t>
      </w:r>
      <w:r w:rsidRPr="00130755">
        <w:rPr>
          <w:rStyle w:val="CodeInline"/>
        </w:rPr>
        <w:t>ISession</w:t>
      </w:r>
      <w:r w:rsidRPr="00130755">
        <w:t xml:space="preserve">. In the previous section, you used the </w:t>
      </w:r>
      <w:r w:rsidRPr="00130755">
        <w:rPr>
          <w:rStyle w:val="CodeInline"/>
        </w:rPr>
        <w:t>CurrentSessionContext("web")</w:t>
      </w:r>
      <w:r w:rsidRPr="00130755">
        <w:t xml:space="preserve"> call to tell NHibernate that you intend to use the </w:t>
      </w:r>
      <w:r w:rsidRPr="00130755">
        <w:rPr>
          <w:rStyle w:val="CodeInline"/>
        </w:rPr>
        <w:t>HttpContext</w:t>
      </w:r>
      <w:r w:rsidRPr="00130755">
        <w:t xml:space="preserve"> object. Beyond that, you need to use a special class within NHibernate called the </w:t>
      </w:r>
      <w:r w:rsidRPr="00130755">
        <w:rPr>
          <w:rStyle w:val="CodeInline"/>
        </w:rPr>
        <w:t>CurrentSessionContext</w:t>
      </w:r>
      <w:r w:rsidRPr="00130755">
        <w:t xml:space="preserve">. You can use this class to manually bind an instance of </w:t>
      </w:r>
      <w:r w:rsidRPr="00130755">
        <w:rPr>
          <w:rStyle w:val="CodeInline"/>
        </w:rPr>
        <w:t>ISession</w:t>
      </w:r>
      <w:r w:rsidRPr="00130755">
        <w:t xml:space="preserve"> to the underlying </w:t>
      </w:r>
      <w:r w:rsidRPr="00130755">
        <w:rPr>
          <w:rStyle w:val="CodeInline"/>
        </w:rPr>
        <w:t>HttpContext</w:t>
      </w:r>
      <w:r w:rsidRPr="00130755">
        <w:t>,</w:t>
      </w:r>
      <w:r w:rsidR="00384824">
        <w:t xml:space="preserve"> </w:t>
      </w:r>
      <w:r w:rsidRPr="00130755">
        <w:t>and then turn around and unbind it when the request is complete.</w:t>
      </w:r>
      <w:r w:rsidRPr="00130755">
        <w:fldChar w:fldCharType="begin"/>
      </w:r>
      <w:r w:rsidRPr="00130755">
        <w:instrText xml:space="preserve"> XE "NHibernate configuration and mappings:HttpContext object" </w:instrText>
      </w:r>
      <w:r w:rsidRPr="00130755">
        <w:fldChar w:fldCharType="end"/>
      </w:r>
    </w:p>
    <w:p w14:paraId="709DEA73" w14:textId="77777777" w:rsidR="00130755" w:rsidRPr="00130755" w:rsidRDefault="00130755" w:rsidP="00130755">
      <w:r w:rsidRPr="00130755">
        <w:t xml:space="preserve">It’ll be easier just to look at the code. You configure the </w:t>
      </w:r>
      <w:r w:rsidRPr="00130755">
        <w:rPr>
          <w:rStyle w:val="CodeInline"/>
        </w:rPr>
        <w:t>ISession</w:t>
      </w:r>
      <w:r w:rsidRPr="00130755">
        <w:t xml:space="preserve"> mapping with Ninject like this:</w:t>
      </w:r>
    </w:p>
    <w:p w14:paraId="75383E0D" w14:textId="77777777" w:rsidR="00130755" w:rsidRPr="00130755" w:rsidRDefault="00130755" w:rsidP="00130755">
      <w:pPr>
        <w:pStyle w:val="Code"/>
      </w:pPr>
      <w:r w:rsidRPr="00130755">
        <w:t>container.Bind&lt;ISession&gt;().ToMethod(CreateSession);</w:t>
      </w:r>
    </w:p>
    <w:p w14:paraId="09B177BB" w14:textId="77777777" w:rsidR="00130755" w:rsidRPr="00130755" w:rsidRDefault="00130755" w:rsidP="00130755">
      <w:r w:rsidRPr="00130755">
        <w:t>This tells Ninject to call the</w:t>
      </w:r>
      <w:r w:rsidR="00384824">
        <w:t xml:space="preserve"> </w:t>
      </w:r>
      <w:r w:rsidRPr="00130755">
        <w:rPr>
          <w:rStyle w:val="CodeInline"/>
        </w:rPr>
        <w:t>CreateSession()</w:t>
      </w:r>
      <w:r w:rsidRPr="00130755">
        <w:t xml:space="preserve"> method whenever an object needs an </w:t>
      </w:r>
      <w:r w:rsidRPr="00130755">
        <w:rPr>
          <w:rStyle w:val="CodeInline"/>
        </w:rPr>
        <w:t>ISession</w:t>
      </w:r>
      <w:r w:rsidRPr="00130755">
        <w:t xml:space="preserve"> injected into its constructor (e.g., a controller or a repository). That method looks like this:</w:t>
      </w:r>
    </w:p>
    <w:p w14:paraId="784AEFE9" w14:textId="77777777" w:rsidR="00130755" w:rsidRPr="00130755" w:rsidRDefault="00130755" w:rsidP="00130755">
      <w:pPr>
        <w:pStyle w:val="Code"/>
      </w:pPr>
      <w:r w:rsidRPr="00130755">
        <w:t xml:space="preserve">        private ISession CreateSession(IContext context)</w:t>
      </w:r>
    </w:p>
    <w:p w14:paraId="6DE2B993" w14:textId="77777777" w:rsidR="00130755" w:rsidRPr="00130755" w:rsidRDefault="00130755" w:rsidP="00130755">
      <w:pPr>
        <w:pStyle w:val="Code"/>
      </w:pPr>
      <w:r w:rsidRPr="00130755">
        <w:t xml:space="preserve">        {</w:t>
      </w:r>
    </w:p>
    <w:p w14:paraId="2DF62707" w14:textId="77777777" w:rsidR="00130755" w:rsidRPr="00130755" w:rsidRDefault="00130755" w:rsidP="00130755">
      <w:pPr>
        <w:pStyle w:val="Code"/>
      </w:pPr>
      <w:r w:rsidRPr="00130755">
        <w:rPr>
          <w:highlight w:val="yellow"/>
        </w:rPr>
        <w:t>var sessionFactory = context.Kernel.Get&lt;ISessionFactory&gt;();</w:t>
      </w:r>
    </w:p>
    <w:p w14:paraId="5743FD4D" w14:textId="77777777" w:rsidR="00130755" w:rsidRPr="00130755" w:rsidRDefault="00130755" w:rsidP="00130755">
      <w:pPr>
        <w:pStyle w:val="Code"/>
      </w:pPr>
      <w:r w:rsidRPr="00130755">
        <w:rPr>
          <w:highlight w:val="yellow"/>
        </w:rPr>
        <w:t>if (!CurrentSessionContext.HasBind(sessionFactory))</w:t>
      </w:r>
    </w:p>
    <w:p w14:paraId="665950EE" w14:textId="77777777" w:rsidR="00130755" w:rsidRPr="00130755" w:rsidRDefault="00130755" w:rsidP="00130755">
      <w:pPr>
        <w:pStyle w:val="Code"/>
      </w:pPr>
      <w:r w:rsidRPr="00130755">
        <w:t xml:space="preserve">            {</w:t>
      </w:r>
    </w:p>
    <w:p w14:paraId="0B82B220" w14:textId="77777777" w:rsidR="00130755" w:rsidRPr="00130755" w:rsidRDefault="00130755" w:rsidP="00130755">
      <w:pPr>
        <w:pStyle w:val="Code"/>
      </w:pPr>
      <w:r w:rsidRPr="00130755">
        <w:rPr>
          <w:highlight w:val="yellow"/>
        </w:rPr>
        <w:t>var session = sessionFactory.OpenSession();</w:t>
      </w:r>
    </w:p>
    <w:p w14:paraId="2FF82C2D" w14:textId="77777777" w:rsidR="00130755" w:rsidRPr="00130755" w:rsidRDefault="00130755" w:rsidP="00130755">
      <w:pPr>
        <w:pStyle w:val="Code"/>
      </w:pPr>
      <w:r w:rsidRPr="00130755">
        <w:t xml:space="preserve">                CurrentSessionContext.Bind(session);</w:t>
      </w:r>
    </w:p>
    <w:p w14:paraId="5EC376D0" w14:textId="77777777" w:rsidR="00130755" w:rsidRPr="00130755" w:rsidRDefault="00130755" w:rsidP="00130755">
      <w:pPr>
        <w:pStyle w:val="Code"/>
      </w:pPr>
      <w:r w:rsidRPr="00130755">
        <w:t xml:space="preserve">            }</w:t>
      </w:r>
    </w:p>
    <w:p w14:paraId="0BB1F9CF" w14:textId="77777777" w:rsidR="00130755" w:rsidRPr="00130755" w:rsidRDefault="00130755" w:rsidP="00130755">
      <w:pPr>
        <w:pStyle w:val="Code"/>
      </w:pPr>
    </w:p>
    <w:p w14:paraId="45C9316C" w14:textId="77777777" w:rsidR="00130755" w:rsidRPr="00130755" w:rsidRDefault="00130755" w:rsidP="00130755">
      <w:pPr>
        <w:pStyle w:val="Code"/>
      </w:pPr>
      <w:r w:rsidRPr="00130755">
        <w:t xml:space="preserve">            return sessionFactory.GetCurrentSession();</w:t>
      </w:r>
    </w:p>
    <w:p w14:paraId="5279D10D" w14:textId="77777777" w:rsidR="00130755" w:rsidRPr="00130755" w:rsidRDefault="00130755" w:rsidP="00130755">
      <w:pPr>
        <w:pStyle w:val="Code"/>
      </w:pPr>
      <w:r w:rsidRPr="00130755">
        <w:t xml:space="preserve">        }</w:t>
      </w:r>
    </w:p>
    <w:p w14:paraId="2655D13E" w14:textId="77777777" w:rsidR="00130755" w:rsidRPr="00130755" w:rsidRDefault="00130755" w:rsidP="00130755">
      <w:r w:rsidRPr="00130755">
        <w:t>First,</w:t>
      </w:r>
      <w:r w:rsidR="00384824">
        <w:t xml:space="preserve"> </w:t>
      </w:r>
      <w:r w:rsidRPr="00130755">
        <w:t xml:space="preserve">you obtain an instance of the </w:t>
      </w:r>
      <w:r w:rsidRPr="00130755">
        <w:rPr>
          <w:rStyle w:val="CodeInline"/>
        </w:rPr>
        <w:t>ISessionFactory</w:t>
      </w:r>
      <w:r w:rsidRPr="00130755">
        <w:t xml:space="preserve"> that you configured during application start-up (covered in the previous section). You then use that </w:t>
      </w:r>
      <w:r w:rsidRPr="00130755">
        <w:rPr>
          <w:rStyle w:val="CodeInline"/>
        </w:rPr>
        <w:t>ISessionFactory</w:t>
      </w:r>
      <w:r w:rsidRPr="00130755">
        <w:t xml:space="preserve"> object to check whether an existing </w:t>
      </w:r>
      <w:r w:rsidRPr="00130755">
        <w:rPr>
          <w:rStyle w:val="CodeInline"/>
        </w:rPr>
        <w:t>ISession</w:t>
      </w:r>
      <w:r w:rsidRPr="00130755">
        <w:t xml:space="preserve"> object has already been bound to the </w:t>
      </w:r>
      <w:r w:rsidRPr="00130755">
        <w:rPr>
          <w:rStyle w:val="CodeInline"/>
        </w:rPr>
        <w:t>CurrentSessionContext</w:t>
      </w:r>
      <w:r w:rsidRPr="00130755">
        <w:t xml:space="preserve"> object. If not, then you open a new session (using the </w:t>
      </w:r>
      <w:r w:rsidRPr="00130755">
        <w:rPr>
          <w:rStyle w:val="CodeInline"/>
        </w:rPr>
        <w:t>ISessionFactory</w:t>
      </w:r>
      <w:r w:rsidRPr="00130755">
        <w:t xml:space="preserve"> object), and then immediately bind it to the context. (By the way, opening a session in NHibernate is somewhat similar to opening a connection to the database.) Finally, you return the currently bound </w:t>
      </w:r>
      <w:r w:rsidRPr="00130755">
        <w:rPr>
          <w:rStyle w:val="CodeInline"/>
        </w:rPr>
        <w:t>ISession</w:t>
      </w:r>
      <w:r w:rsidRPr="00130755">
        <w:t xml:space="preserve"> object.</w:t>
      </w:r>
    </w:p>
    <w:p w14:paraId="4548F21E" w14:textId="77777777" w:rsidR="00130755" w:rsidRPr="00130755" w:rsidRDefault="00130755" w:rsidP="00130755">
      <w:r w:rsidRPr="00130755">
        <w:lastRenderedPageBreak/>
        <w:t xml:space="preserve">This code will be executed every time any object requests an </w:t>
      </w:r>
      <w:r w:rsidRPr="00130755">
        <w:fldChar w:fldCharType="begin"/>
      </w:r>
      <w:r w:rsidRPr="00130755">
        <w:instrText xml:space="preserve"> XE "NHibernate configuration and mappings:ISession object" </w:instrText>
      </w:r>
      <w:r w:rsidRPr="00130755">
        <w:fldChar w:fldCharType="end"/>
      </w:r>
      <w:r w:rsidRPr="00130755">
        <w:rPr>
          <w:rStyle w:val="CodeInline"/>
        </w:rPr>
        <w:t>ISession</w:t>
      </w:r>
      <w:r w:rsidRPr="00130755">
        <w:t xml:space="preserve"> object via Ninject (e.g., through constructor injection). This approach ensures that, for a single request,</w:t>
      </w:r>
      <w:r w:rsidR="00384824">
        <w:t xml:space="preserve"> </w:t>
      </w:r>
      <w:r w:rsidRPr="00130755">
        <w:t xml:space="preserve">you only ever create a single </w:t>
      </w:r>
      <w:r w:rsidRPr="00130755">
        <w:rPr>
          <w:rStyle w:val="CodeInline"/>
        </w:rPr>
        <w:t>ISession</w:t>
      </w:r>
      <w:r w:rsidRPr="00130755">
        <w:t xml:space="preserve"> object. Here’s an example from the</w:t>
      </w:r>
      <w:r w:rsidR="00384824">
        <w:t xml:space="preserve"> </w:t>
      </w:r>
      <w:r w:rsidRPr="00130755">
        <w:rPr>
          <w:rStyle w:val="CodeInline"/>
        </w:rPr>
        <w:t>UserRepository</w:t>
      </w:r>
      <w:r w:rsidRPr="00130755">
        <w:t xml:space="preserve"> constructor:</w:t>
      </w:r>
    </w:p>
    <w:p w14:paraId="1A7D4463" w14:textId="77777777" w:rsidR="00130755" w:rsidRPr="00130755" w:rsidRDefault="00130755" w:rsidP="00130755">
      <w:pPr>
        <w:pStyle w:val="Code"/>
      </w:pPr>
      <w:r w:rsidRPr="00130755">
        <w:t xml:space="preserve">        private readonly ISession _session;</w:t>
      </w:r>
    </w:p>
    <w:p w14:paraId="52B55B7C" w14:textId="77777777" w:rsidR="00130755" w:rsidRPr="00130755" w:rsidRDefault="00130755" w:rsidP="00130755">
      <w:pPr>
        <w:pStyle w:val="Code"/>
      </w:pPr>
    </w:p>
    <w:p w14:paraId="128395DE" w14:textId="77777777" w:rsidR="00130755" w:rsidRPr="00130755" w:rsidRDefault="00130755" w:rsidP="00130755">
      <w:pPr>
        <w:pStyle w:val="Code"/>
      </w:pPr>
      <w:r w:rsidRPr="00130755">
        <w:t xml:space="preserve">        public UserRepository(ISession session)</w:t>
      </w:r>
    </w:p>
    <w:p w14:paraId="5D1915C0" w14:textId="77777777" w:rsidR="00130755" w:rsidRPr="00130755" w:rsidRDefault="00130755" w:rsidP="00130755">
      <w:pPr>
        <w:pStyle w:val="Code"/>
      </w:pPr>
      <w:r w:rsidRPr="00130755">
        <w:t xml:space="preserve">        {</w:t>
      </w:r>
    </w:p>
    <w:p w14:paraId="2664581E" w14:textId="77777777" w:rsidR="00130755" w:rsidRPr="00130755" w:rsidRDefault="00130755" w:rsidP="00130755">
      <w:pPr>
        <w:pStyle w:val="Code"/>
      </w:pPr>
      <w:r w:rsidRPr="00130755">
        <w:t xml:space="preserve">            _session = session;</w:t>
      </w:r>
    </w:p>
    <w:p w14:paraId="729549EB" w14:textId="77777777" w:rsidR="00130755" w:rsidRPr="00130755" w:rsidRDefault="00130755" w:rsidP="00130755">
      <w:pPr>
        <w:pStyle w:val="Code"/>
      </w:pPr>
      <w:r w:rsidRPr="00130755">
        <w:t xml:space="preserve">        }</w:t>
      </w:r>
    </w:p>
    <w:p w14:paraId="6441A019" w14:textId="77777777" w:rsidR="00130755" w:rsidRPr="00130755" w:rsidRDefault="00130755" w:rsidP="00130755">
      <w:r w:rsidRPr="00130755">
        <w:t>The repository can then use the injected</w:t>
      </w:r>
      <w:r w:rsidRPr="00130755">
        <w:rPr>
          <w:rStyle w:val="CodeInline"/>
        </w:rPr>
        <w:t>ISession</w:t>
      </w:r>
      <w:r w:rsidRPr="00130755">
        <w:t xml:space="preserve"> and simply assume it is active and being managed by something outside itself. In other words, the repository doesn’t need to worry about session lifetime, database connections, or transactions. It just has to use the </w:t>
      </w:r>
      <w:r w:rsidRPr="00130755">
        <w:rPr>
          <w:rStyle w:val="CodeInline"/>
        </w:rPr>
        <w:t>ISession</w:t>
      </w:r>
      <w:r w:rsidRPr="00130755">
        <w:t xml:space="preserve"> to access the database and let other components take care of the rest.</w:t>
      </w:r>
    </w:p>
    <w:p w14:paraId="44A7D64B" w14:textId="77777777" w:rsidR="00130755" w:rsidRPr="00130755" w:rsidRDefault="00130755" w:rsidP="00130755">
      <w:r w:rsidRPr="00130755">
        <w:t xml:space="preserve">To close out the </w:t>
      </w:r>
      <w:r w:rsidRPr="00130755">
        <w:rPr>
          <w:rStyle w:val="CodeInline"/>
        </w:rPr>
        <w:t>ISession</w:t>
      </w:r>
      <w:r w:rsidRPr="00130755">
        <w:t xml:space="preserve"> object, you’re going to use an implementation of an MVC </w:t>
      </w:r>
      <w:r w:rsidRPr="00130755">
        <w:rPr>
          <w:rStyle w:val="CodeInline"/>
        </w:rPr>
        <w:t>ActionFilterAttribute</w:t>
      </w:r>
      <w:r w:rsidRPr="00130755">
        <w:rPr>
          <w:rStyle w:val="CodeInline"/>
        </w:rPr>
        <w:fldChar w:fldCharType="begin"/>
      </w:r>
      <w:r w:rsidRPr="00130755">
        <w:instrText xml:space="preserve"> XE "</w:instrText>
      </w:r>
      <w:r w:rsidRPr="00130755">
        <w:rPr>
          <w:rStyle w:val="CodeInline"/>
        </w:rPr>
        <w:instrText>NHibernate configuration and mappings:ActionFilterAttribute</w:instrText>
      </w:r>
      <w:r w:rsidRPr="00130755">
        <w:instrText xml:space="preserve">" </w:instrText>
      </w:r>
      <w:r w:rsidRPr="00130755">
        <w:rPr>
          <w:rStyle w:val="CodeInline"/>
        </w:rPr>
        <w:fldChar w:fldCharType="end"/>
      </w:r>
      <w:r w:rsidRPr="00130755">
        <w:t xml:space="preserve">—which will decorate the controllers to ensure all calls to them are using a properly managed </w:t>
      </w:r>
      <w:r w:rsidRPr="00130755">
        <w:rPr>
          <w:rStyle w:val="CodeInline"/>
        </w:rPr>
        <w:t>ISession</w:t>
      </w:r>
      <w:r w:rsidRPr="00130755">
        <w:t xml:space="preserve"> instance. Here are the relevant parts of the custom attribute:</w:t>
      </w:r>
    </w:p>
    <w:p w14:paraId="75D4D4B5" w14:textId="77777777" w:rsidR="00130755" w:rsidRPr="00130755" w:rsidRDefault="00130755" w:rsidP="00130755">
      <w:pPr>
        <w:pStyle w:val="Code"/>
      </w:pPr>
      <w:r w:rsidRPr="00130755">
        <w:rPr>
          <w:highlight w:val="yellow"/>
        </w:rPr>
        <w:t>public class LoggingNHibernateSessionAttribute : ActionFilterAttribute</w:t>
      </w:r>
    </w:p>
    <w:p w14:paraId="00F11F51" w14:textId="77777777" w:rsidR="00130755" w:rsidRPr="00130755" w:rsidRDefault="00130755" w:rsidP="00130755">
      <w:pPr>
        <w:pStyle w:val="Code"/>
      </w:pPr>
      <w:r w:rsidRPr="00130755">
        <w:t xml:space="preserve">    {</w:t>
      </w:r>
    </w:p>
    <w:p w14:paraId="3D4B07C5" w14:textId="77777777" w:rsidR="00130755" w:rsidRPr="00130755" w:rsidRDefault="00130755" w:rsidP="00130755">
      <w:pPr>
        <w:pStyle w:val="Code"/>
      </w:pPr>
      <w:r w:rsidRPr="00130755">
        <w:rPr>
          <w:highlight w:val="yellow"/>
        </w:rPr>
        <w:t>public override void OnActionExecuted(HttpActionExecutedContext actionExecutedContext)</w:t>
      </w:r>
    </w:p>
    <w:p w14:paraId="0275E3E4" w14:textId="77777777" w:rsidR="00130755" w:rsidRPr="00130755" w:rsidRDefault="00130755" w:rsidP="00130755">
      <w:pPr>
        <w:pStyle w:val="Code"/>
      </w:pPr>
      <w:r w:rsidRPr="00130755">
        <w:t xml:space="preserve">        {</w:t>
      </w:r>
    </w:p>
    <w:p w14:paraId="7FB4602A" w14:textId="77777777" w:rsidR="00130755" w:rsidRPr="00130755" w:rsidRDefault="00130755" w:rsidP="00130755">
      <w:pPr>
        <w:pStyle w:val="Code"/>
      </w:pPr>
      <w:r w:rsidRPr="00130755">
        <w:t xml:space="preserve">            EndTransaction(actionExecutedContext);</w:t>
      </w:r>
    </w:p>
    <w:p w14:paraId="45DA3042" w14:textId="77777777" w:rsidR="00130755" w:rsidRPr="00130755" w:rsidRDefault="00130755" w:rsidP="00130755">
      <w:pPr>
        <w:pStyle w:val="Code"/>
      </w:pPr>
      <w:r w:rsidRPr="00130755">
        <w:t xml:space="preserve">            CloseSession();</w:t>
      </w:r>
    </w:p>
    <w:p w14:paraId="5E7A2E43" w14:textId="77777777" w:rsidR="00130755" w:rsidRPr="00130755" w:rsidRDefault="00130755" w:rsidP="00130755">
      <w:pPr>
        <w:pStyle w:val="Code"/>
      </w:pPr>
      <w:r w:rsidRPr="00130755">
        <w:t xml:space="preserve">            LogException(actionExecutedContext);</w:t>
      </w:r>
    </w:p>
    <w:p w14:paraId="104DBBD3" w14:textId="77777777" w:rsidR="00130755" w:rsidRPr="00130755" w:rsidRDefault="00130755" w:rsidP="00130755">
      <w:pPr>
        <w:pStyle w:val="Code"/>
      </w:pPr>
      <w:r w:rsidRPr="00130755">
        <w:rPr>
          <w:highlight w:val="yellow"/>
        </w:rPr>
        <w:t>LogAction(actionExecutedContext.ActionContext.ActionDescriptor, "EXITING");</w:t>
      </w:r>
    </w:p>
    <w:p w14:paraId="112B4E52" w14:textId="77777777" w:rsidR="00130755" w:rsidRPr="00130755" w:rsidRDefault="00130755" w:rsidP="00130755">
      <w:pPr>
        <w:pStyle w:val="Code"/>
      </w:pPr>
      <w:r w:rsidRPr="00130755">
        <w:t xml:space="preserve">        }</w:t>
      </w:r>
    </w:p>
    <w:p w14:paraId="456849E6" w14:textId="77777777" w:rsidR="00130755" w:rsidRPr="00130755" w:rsidRDefault="00130755" w:rsidP="00130755">
      <w:pPr>
        <w:pStyle w:val="Code"/>
      </w:pPr>
    </w:p>
    <w:p w14:paraId="4CE7D98A" w14:textId="77777777" w:rsidR="00130755" w:rsidRPr="00130755" w:rsidRDefault="00130755" w:rsidP="00130755">
      <w:pPr>
        <w:pStyle w:val="Code"/>
      </w:pPr>
      <w:r w:rsidRPr="00130755">
        <w:t xml:space="preserve">        private void CloseSession()</w:t>
      </w:r>
    </w:p>
    <w:p w14:paraId="75916CEE" w14:textId="77777777" w:rsidR="00130755" w:rsidRPr="00130755" w:rsidRDefault="00130755" w:rsidP="00130755">
      <w:pPr>
        <w:pStyle w:val="Code"/>
      </w:pPr>
      <w:r w:rsidRPr="00130755">
        <w:t xml:space="preserve">        {</w:t>
      </w:r>
    </w:p>
    <w:p w14:paraId="670CD295" w14:textId="77777777" w:rsidR="00130755" w:rsidRPr="00130755" w:rsidRDefault="00130755" w:rsidP="00130755">
      <w:pPr>
        <w:pStyle w:val="Code"/>
      </w:pPr>
      <w:r w:rsidRPr="00130755">
        <w:t xml:space="preserve">            var container = GetContainer();</w:t>
      </w:r>
    </w:p>
    <w:p w14:paraId="71F77C29" w14:textId="77777777" w:rsidR="00130755" w:rsidRPr="00130755" w:rsidRDefault="00130755" w:rsidP="00130755">
      <w:pPr>
        <w:pStyle w:val="Code"/>
      </w:pPr>
      <w:r w:rsidRPr="00130755">
        <w:rPr>
          <w:highlight w:val="yellow"/>
        </w:rPr>
        <w:t>var sessionFactory = container.Get&lt;ISessionFactory&gt;();</w:t>
      </w:r>
    </w:p>
    <w:p w14:paraId="3E632F86" w14:textId="77777777" w:rsidR="00130755" w:rsidRPr="00130755" w:rsidRDefault="00130755" w:rsidP="00130755">
      <w:pPr>
        <w:pStyle w:val="Code"/>
      </w:pPr>
      <w:r w:rsidRPr="00130755">
        <w:rPr>
          <w:highlight w:val="yellow"/>
        </w:rPr>
        <w:t>if (CurrentSessionContext.HasBind(sessionFactory))</w:t>
      </w:r>
    </w:p>
    <w:p w14:paraId="7E23009E" w14:textId="77777777" w:rsidR="00130755" w:rsidRPr="00130755" w:rsidRDefault="00130755" w:rsidP="00130755">
      <w:pPr>
        <w:pStyle w:val="Code"/>
      </w:pPr>
      <w:r w:rsidRPr="00130755">
        <w:t xml:space="preserve">            {</w:t>
      </w:r>
    </w:p>
    <w:p w14:paraId="1FDB9E8B" w14:textId="77777777" w:rsidR="00130755" w:rsidRPr="00130755" w:rsidRDefault="00130755" w:rsidP="00130755">
      <w:pPr>
        <w:pStyle w:val="Code"/>
      </w:pPr>
      <w:r w:rsidRPr="00130755">
        <w:rPr>
          <w:highlight w:val="yellow"/>
        </w:rPr>
        <w:t>var session = sessionFactory.GetCurrentSession();</w:t>
      </w:r>
    </w:p>
    <w:p w14:paraId="475DF8C3" w14:textId="77777777" w:rsidR="00130755" w:rsidRPr="00130755" w:rsidRDefault="00130755" w:rsidP="00130755">
      <w:pPr>
        <w:pStyle w:val="Code"/>
      </w:pPr>
      <w:r w:rsidRPr="00130755">
        <w:t xml:space="preserve">                session.Close();</w:t>
      </w:r>
    </w:p>
    <w:p w14:paraId="7B1D2881" w14:textId="77777777" w:rsidR="00130755" w:rsidRPr="00130755" w:rsidRDefault="00130755" w:rsidP="00130755">
      <w:pPr>
        <w:pStyle w:val="Code"/>
      </w:pPr>
      <w:r w:rsidRPr="00130755">
        <w:t xml:space="preserve">                session.Dispose();</w:t>
      </w:r>
    </w:p>
    <w:p w14:paraId="28A7CAA3" w14:textId="77777777" w:rsidR="00130755" w:rsidRPr="00130755" w:rsidRDefault="00130755" w:rsidP="00130755">
      <w:pPr>
        <w:pStyle w:val="Code"/>
      </w:pPr>
      <w:r w:rsidRPr="00130755">
        <w:rPr>
          <w:highlight w:val="yellow"/>
        </w:rPr>
        <w:t>CurrentSessionContext.Unbind(sessionFactory);</w:t>
      </w:r>
    </w:p>
    <w:p w14:paraId="481586BD" w14:textId="77777777" w:rsidR="00130755" w:rsidRPr="00130755" w:rsidRDefault="00130755" w:rsidP="00130755">
      <w:pPr>
        <w:pStyle w:val="Code"/>
      </w:pPr>
      <w:r w:rsidRPr="00130755">
        <w:t xml:space="preserve">            }</w:t>
      </w:r>
    </w:p>
    <w:p w14:paraId="7CDECAFC" w14:textId="77777777"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mappings:ActionFilterAttribute" </w:instrText>
      </w:r>
      <w:r w:rsidRPr="00130755">
        <w:fldChar w:fldCharType="end"/>
      </w:r>
    </w:p>
    <w:p w14:paraId="0A1E2CF2" w14:textId="77777777" w:rsidR="00130755" w:rsidRPr="00130755" w:rsidRDefault="00130755" w:rsidP="00130755">
      <w:r w:rsidRPr="00130755">
        <w:t xml:space="preserve">You’ll explore transaction control and logging in a bit. For now, let’s look at the </w:t>
      </w:r>
      <w:r w:rsidRPr="00130755">
        <w:rPr>
          <w:rStyle w:val="CodeInline"/>
        </w:rPr>
        <w:t>CloseSession()</w:t>
      </w:r>
      <w:r w:rsidRPr="00130755">
        <w:t xml:space="preserve"> method that is called from the </w:t>
      </w:r>
      <w:r w:rsidRPr="00130755">
        <w:rPr>
          <w:rStyle w:val="CodeInline"/>
        </w:rPr>
        <w:t>OnActionExecuted()</w:t>
      </w:r>
      <w:r w:rsidRPr="00130755">
        <w:t xml:space="preserve"> override. Similar to the </w:t>
      </w:r>
      <w:r w:rsidRPr="00130755">
        <w:rPr>
          <w:rStyle w:val="CodeInline"/>
        </w:rPr>
        <w:t>CreateSession()</w:t>
      </w:r>
      <w:r w:rsidRPr="00130755">
        <w:t xml:space="preserve"> method just discussed, the </w:t>
      </w:r>
      <w:r w:rsidRPr="00130755">
        <w:rPr>
          <w:rStyle w:val="CodeInline"/>
        </w:rPr>
        <w:t>CloseSession()</w:t>
      </w:r>
      <w:r w:rsidRPr="00130755">
        <w:t xml:space="preserve"> method first obtains the </w:t>
      </w:r>
      <w:r w:rsidRPr="00130755">
        <w:rPr>
          <w:rStyle w:val="CodeInline"/>
        </w:rPr>
        <w:t>ISessionFactory</w:t>
      </w:r>
      <w:r w:rsidRPr="00130755">
        <w:t xml:space="preserve"> instance from the </w:t>
      </w:r>
      <w:r w:rsidRPr="00130755">
        <w:lastRenderedPageBreak/>
        <w:t xml:space="preserve">container (using a </w:t>
      </w:r>
      <w:r w:rsidRPr="00130755">
        <w:rPr>
          <w:rStyle w:val="CodeInline"/>
        </w:rPr>
        <w:t>GetContainer()</w:t>
      </w:r>
      <w:r w:rsidRPr="00130755">
        <w:t xml:space="preserve"> method that isn’t shown here). It then uses that object to check whether an </w:t>
      </w:r>
      <w:r w:rsidRPr="00130755">
        <w:rPr>
          <w:rStyle w:val="CodeInline"/>
        </w:rPr>
        <w:t>ISession</w:t>
      </w:r>
      <w:r w:rsidRPr="00130755">
        <w:t xml:space="preserve"> object is currently bound to the </w:t>
      </w:r>
      <w:r w:rsidRPr="00130755">
        <w:rPr>
          <w:rStyle w:val="CodeInline"/>
        </w:rPr>
        <w:t>CurrentSessionContext</w:t>
      </w:r>
      <w:r w:rsidRPr="00130755">
        <w:t xml:space="preserve">. If so, it obtains the </w:t>
      </w:r>
      <w:r w:rsidRPr="00130755">
        <w:rPr>
          <w:rStyle w:val="CodeInline"/>
        </w:rPr>
        <w:t>ISession</w:t>
      </w:r>
      <w:r w:rsidRPr="00130755">
        <w:t xml:space="preserve"> object with the </w:t>
      </w:r>
      <w:r w:rsidRPr="00130755">
        <w:rPr>
          <w:rStyle w:val="CodeInline"/>
        </w:rPr>
        <w:t>GetCurrentSession()</w:t>
      </w:r>
      <w:r w:rsidRPr="00130755">
        <w:t xml:space="preserve"> method</w:t>
      </w:r>
      <w:r w:rsidRPr="00130755">
        <w:fldChar w:fldCharType="begin"/>
      </w:r>
      <w:r w:rsidRPr="00130755">
        <w:instrText xml:space="preserve"> XE "</w:instrText>
      </w:r>
      <w:r w:rsidRPr="00130755">
        <w:rPr>
          <w:rStyle w:val="CodeInline"/>
        </w:rPr>
        <w:instrText>GetCurrentSession()</w:instrText>
      </w:r>
      <w:r w:rsidRPr="00130755">
        <w:instrText xml:space="preserve"> method" </w:instrText>
      </w:r>
      <w:r w:rsidRPr="00130755">
        <w:fldChar w:fldCharType="end"/>
      </w:r>
      <w:r w:rsidRPr="00130755">
        <w:t xml:space="preserve">, and then closes and disposes of it. Finally, you need to unbind the </w:t>
      </w:r>
      <w:r w:rsidRPr="00130755">
        <w:rPr>
          <w:rStyle w:val="CodeInline"/>
        </w:rPr>
        <w:t>ISession</w:t>
      </w:r>
      <w:r w:rsidRPr="00130755">
        <w:t xml:space="preserve"> object from the current </w:t>
      </w:r>
      <w:r w:rsidRPr="00130755">
        <w:rPr>
          <w:rStyle w:val="CodeInline"/>
        </w:rPr>
        <w:t>ISessionFactory</w:t>
      </w:r>
      <w:r w:rsidRPr="00130755">
        <w:t xml:space="preserve"> instance.</w:t>
      </w:r>
    </w:p>
    <w:p w14:paraId="42AEFC15" w14:textId="77777777" w:rsidR="00130755" w:rsidRPr="00130755" w:rsidRDefault="00130755" w:rsidP="00130755">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r w:rsidRPr="00130755">
        <w:rPr>
          <w:rStyle w:val="CodeInline"/>
        </w:rPr>
        <w:t>ISession</w:t>
      </w:r>
      <w:r w:rsidRPr="00130755">
        <w:t xml:space="preserve"> disposal, you simply need to make sure they are decorated with the custom attribute, like this:</w:t>
      </w:r>
    </w:p>
    <w:p w14:paraId="4E0985FF" w14:textId="77777777" w:rsidR="00130755" w:rsidRPr="00130755" w:rsidRDefault="00130755" w:rsidP="00130755">
      <w:pPr>
        <w:pStyle w:val="Code"/>
      </w:pPr>
      <w:r w:rsidRPr="00130755">
        <w:t xml:space="preserve">    [LoggingNHibernateSession]</w:t>
      </w:r>
    </w:p>
    <w:p w14:paraId="5E6675B4" w14:textId="77777777" w:rsidR="00130755" w:rsidRPr="00130755" w:rsidRDefault="00130755" w:rsidP="00130755">
      <w:pPr>
        <w:pStyle w:val="Code"/>
      </w:pPr>
      <w:r w:rsidRPr="00130755">
        <w:t xml:space="preserve">    public class TasksController : ApiController</w:t>
      </w:r>
    </w:p>
    <w:p w14:paraId="1BBE7414" w14:textId="77777777" w:rsidR="00130755" w:rsidRPr="00130755" w:rsidRDefault="00130755" w:rsidP="00130755">
      <w:r w:rsidRPr="00130755">
        <w:t>And then watch the magic happen!</w:t>
      </w:r>
    </w:p>
    <w:p w14:paraId="7477D624" w14:textId="77777777" w:rsidR="00130755" w:rsidRPr="00130755" w:rsidRDefault="00130755" w:rsidP="00130755">
      <w:r w:rsidRPr="00130755">
        <w:t>This chapter has covered a lot of complex material pretty quickly. Thus, I strongly encourage you to read along in the example code supplied with this book.</w:t>
      </w:r>
      <w:r w:rsidRPr="00130755">
        <w:fldChar w:fldCharType="begin"/>
      </w:r>
      <w:r w:rsidRPr="00130755">
        <w:instrText xml:space="preserve"> XE "NHibernate configuration and mappings:controller methods" </w:instrText>
      </w:r>
      <w:r w:rsidRPr="00130755">
        <w:fldChar w:fldCharType="end"/>
      </w:r>
    </w:p>
    <w:p w14:paraId="345F09BB" w14:textId="77777777" w:rsidR="00130755" w:rsidRPr="00130755" w:rsidRDefault="00130755" w:rsidP="00130755">
      <w:pPr>
        <w:pStyle w:val="Heading1"/>
      </w:pPr>
      <w:r w:rsidRPr="00130755">
        <w:t>Database Transaction Control</w:t>
      </w:r>
    </w:p>
    <w:p w14:paraId="3D051F14" w14:textId="77777777" w:rsidR="00130755" w:rsidRPr="00130755" w:rsidRDefault="00130755" w:rsidP="00130755">
      <w:r w:rsidRPr="00130755">
        <w:t xml:space="preserve">The last thing to cover in this chapter is transaction control for the database operations. Much as you can have a single </w:t>
      </w:r>
      <w:r w:rsidRPr="00130755">
        <w:rPr>
          <w:rStyle w:val="CodeInline"/>
        </w:rPr>
        <w:t>ISession</w:t>
      </w:r>
      <w:r w:rsidRPr="00130755">
        <w:t xml:space="preserve"> instance span all operations within a single web request, you also want to wrap all operations within a single database transaction (by default).You also don’t want the controller or repository code to worry about transactions at all. It should just work!</w:t>
      </w:r>
    </w:p>
    <w:p w14:paraId="08861B6F" w14:textId="77777777" w:rsidR="00130755" w:rsidRPr="00130755" w:rsidRDefault="00130755" w:rsidP="00130755">
      <w:r w:rsidRPr="00130755">
        <w:t xml:space="preserve">To make this happen, you’re going to use the custom attribute discussed in the previous section (where you used it to close and dispose of the </w:t>
      </w:r>
      <w:r w:rsidRPr="00130755">
        <w:rPr>
          <w:rStyle w:val="CodeInline"/>
        </w:rPr>
        <w:t>ISession</w:t>
      </w:r>
      <w:r w:rsidRPr="00130755">
        <w:t xml:space="preserve"> object). Let’s look at the relevant attribute code. First, you want to override both the </w:t>
      </w:r>
      <w:r w:rsidRPr="00130755">
        <w:rPr>
          <w:rStyle w:val="CodeInline"/>
        </w:rPr>
        <w:t>OnActionExecuting()</w:t>
      </w:r>
      <w:r w:rsidRPr="00130755">
        <w:t xml:space="preserve"> and </w:t>
      </w:r>
      <w:r w:rsidRPr="00130755">
        <w:rPr>
          <w:rStyle w:val="CodeInline"/>
        </w:rPr>
        <w:t>OnActionExecuted(</w:t>
      </w:r>
      <w:r w:rsidR="00384824" w:rsidRPr="00130755">
        <w:rPr>
          <w:rStyle w:val="CodeInline"/>
        </w:rPr>
        <w:t>)</w:t>
      </w:r>
      <w:r w:rsidR="00384824" w:rsidRPr="00130755">
        <w:t xml:space="preserve"> methods</w:t>
      </w:r>
      <w:r w:rsidRPr="00130755">
        <w:t>. These are called by MVC</w:t>
      </w:r>
      <w:r w:rsidRPr="00130755">
        <w:fldChar w:fldCharType="begin"/>
      </w:r>
      <w:r w:rsidRPr="00130755">
        <w:instrText xml:space="preserve"> XE "Database transaction control:MVC" </w:instrText>
      </w:r>
      <w:r w:rsidRPr="00130755">
        <w:fldChar w:fldCharType="end"/>
      </w:r>
      <w:r w:rsidRPr="00130755">
        <w:t xml:space="preserve"> before the controller action (i.e., method) is executed, and again after it is executed. Here’s the code for those two methods:</w:t>
      </w:r>
    </w:p>
    <w:p w14:paraId="1BD72AA6" w14:textId="77777777" w:rsidR="00130755" w:rsidRPr="00130755" w:rsidRDefault="00130755" w:rsidP="00130755">
      <w:pPr>
        <w:pStyle w:val="Code"/>
      </w:pPr>
      <w:r w:rsidRPr="00130755">
        <w:rPr>
          <w:highlight w:val="yellow"/>
        </w:rPr>
        <w:t>public override void OnActionExecuting(HttpActionContext actionContext)</w:t>
      </w:r>
    </w:p>
    <w:p w14:paraId="288BD40F" w14:textId="77777777" w:rsidR="00130755" w:rsidRPr="00130755" w:rsidRDefault="00130755" w:rsidP="00130755">
      <w:pPr>
        <w:pStyle w:val="Code"/>
      </w:pPr>
      <w:r w:rsidRPr="00130755">
        <w:t xml:space="preserve">        {</w:t>
      </w:r>
    </w:p>
    <w:p w14:paraId="17530E4E" w14:textId="77777777" w:rsidR="00130755" w:rsidRPr="00130755" w:rsidRDefault="00130755" w:rsidP="00130755">
      <w:pPr>
        <w:pStyle w:val="Code"/>
      </w:pPr>
      <w:r w:rsidRPr="00130755">
        <w:rPr>
          <w:highlight w:val="yellow"/>
        </w:rPr>
        <w:t>LogAction(actionContext.ActionDescriptor, "ENTERING");</w:t>
      </w:r>
    </w:p>
    <w:p w14:paraId="68588B6B" w14:textId="77777777" w:rsidR="00130755" w:rsidRPr="00130755" w:rsidRDefault="00130755" w:rsidP="00130755">
      <w:pPr>
        <w:pStyle w:val="Code"/>
      </w:pPr>
      <w:r w:rsidRPr="00130755">
        <w:t xml:space="preserve">            BeginTransaction();</w:t>
      </w:r>
    </w:p>
    <w:p w14:paraId="27E973D8" w14:textId="77777777" w:rsidR="00130755" w:rsidRPr="00130755" w:rsidRDefault="00130755" w:rsidP="00130755">
      <w:pPr>
        <w:pStyle w:val="Code"/>
      </w:pPr>
      <w:r w:rsidRPr="00130755">
        <w:t xml:space="preserve">        }</w:t>
      </w:r>
    </w:p>
    <w:p w14:paraId="420DF57E" w14:textId="77777777" w:rsidR="00130755" w:rsidRPr="00130755" w:rsidRDefault="00130755" w:rsidP="00130755">
      <w:pPr>
        <w:pStyle w:val="Code"/>
      </w:pPr>
    </w:p>
    <w:p w14:paraId="2C8FBC50" w14:textId="77777777" w:rsidR="00130755" w:rsidRPr="00130755" w:rsidRDefault="00130755" w:rsidP="00130755">
      <w:pPr>
        <w:pStyle w:val="Code"/>
      </w:pPr>
      <w:r w:rsidRPr="00130755">
        <w:rPr>
          <w:highlight w:val="yellow"/>
        </w:rPr>
        <w:t>public override void OnActionExecuted(HttpActionExecutedContext actionExecutedContext)</w:t>
      </w:r>
    </w:p>
    <w:p w14:paraId="2138253A" w14:textId="77777777" w:rsidR="00130755" w:rsidRPr="00130755" w:rsidRDefault="00130755" w:rsidP="00130755">
      <w:pPr>
        <w:pStyle w:val="Code"/>
      </w:pPr>
      <w:r w:rsidRPr="00130755">
        <w:t xml:space="preserve">        {</w:t>
      </w:r>
    </w:p>
    <w:p w14:paraId="01F8E596" w14:textId="77777777" w:rsidR="00130755" w:rsidRPr="00130755" w:rsidRDefault="00130755" w:rsidP="00130755">
      <w:pPr>
        <w:pStyle w:val="Code"/>
      </w:pPr>
      <w:r w:rsidRPr="00130755">
        <w:t xml:space="preserve">            EndTransaction(actionExecutedContext);</w:t>
      </w:r>
    </w:p>
    <w:p w14:paraId="448C51DB" w14:textId="77777777" w:rsidR="00130755" w:rsidRPr="00130755" w:rsidRDefault="00130755" w:rsidP="00130755">
      <w:pPr>
        <w:pStyle w:val="Code"/>
      </w:pPr>
      <w:r w:rsidRPr="00130755">
        <w:t xml:space="preserve">            CloseSession();</w:t>
      </w:r>
    </w:p>
    <w:p w14:paraId="562D1866" w14:textId="77777777" w:rsidR="00130755" w:rsidRPr="00130755" w:rsidRDefault="00130755" w:rsidP="00130755">
      <w:pPr>
        <w:pStyle w:val="Code"/>
      </w:pPr>
      <w:r w:rsidRPr="00130755">
        <w:t xml:space="preserve">            LogException(actionExecutedContext);</w:t>
      </w:r>
    </w:p>
    <w:p w14:paraId="1B0DE9BB" w14:textId="77777777" w:rsidR="00130755" w:rsidRPr="00130755" w:rsidRDefault="00130755" w:rsidP="00130755">
      <w:pPr>
        <w:pStyle w:val="Code"/>
      </w:pPr>
      <w:r w:rsidRPr="00130755">
        <w:rPr>
          <w:highlight w:val="yellow"/>
        </w:rPr>
        <w:t>LogAction(actionExecutedContext.ActionContext.ActionDescriptor, "EXITING  ");</w:t>
      </w:r>
    </w:p>
    <w:p w14:paraId="7FCC7B41" w14:textId="77777777" w:rsidR="00130755" w:rsidRPr="00130755" w:rsidRDefault="00130755" w:rsidP="00130755">
      <w:pPr>
        <w:pStyle w:val="Code"/>
      </w:pPr>
      <w:r w:rsidRPr="00130755">
        <w:t xml:space="preserve">        }</w:t>
      </w:r>
    </w:p>
    <w:p w14:paraId="62A16206" w14:textId="77777777" w:rsidR="00130755" w:rsidRPr="00130755" w:rsidRDefault="00130755" w:rsidP="00130755">
      <w:r w:rsidRPr="00130755">
        <w:lastRenderedPageBreak/>
        <w:t>Let’s ignore the log-related code</w:t>
      </w:r>
      <w:r w:rsidRPr="00130755">
        <w:fldChar w:fldCharType="begin"/>
      </w:r>
      <w:r w:rsidRPr="00130755">
        <w:instrText xml:space="preserve"> XE "Database transaction control:log-related code" </w:instrText>
      </w:r>
      <w:r w:rsidRPr="00130755">
        <w:fldChar w:fldCharType="end"/>
      </w:r>
      <w:r w:rsidRPr="00130755">
        <w:t xml:space="preserve"> for </w:t>
      </w:r>
      <w:r w:rsidR="00384824" w:rsidRPr="00130755">
        <w:t>now. In</w:t>
      </w:r>
      <w:r w:rsidRPr="00130755">
        <w:t xml:space="preserve"> the </w:t>
      </w:r>
      <w:r w:rsidRPr="00130755">
        <w:rPr>
          <w:rStyle w:val="CodeInline"/>
        </w:rPr>
        <w:t>OnActionExecuting()</w:t>
      </w:r>
      <w:r w:rsidRPr="00130755">
        <w:t xml:space="preserve"> method,</w:t>
      </w:r>
      <w:r w:rsidR="00384824">
        <w:t xml:space="preserve"> </w:t>
      </w:r>
      <w:r w:rsidRPr="00130755">
        <w:t xml:space="preserve">you call </w:t>
      </w:r>
      <w:r w:rsidRPr="00130755">
        <w:rPr>
          <w:rStyle w:val="CodeInline"/>
        </w:rPr>
        <w:t>BeginTransaction()</w:t>
      </w:r>
      <w:r w:rsidRPr="00130755">
        <w:t xml:space="preserve">, and then you call </w:t>
      </w:r>
      <w:r w:rsidRPr="00130755">
        <w:rPr>
          <w:rStyle w:val="CodeInline"/>
        </w:rPr>
        <w:t>EndTransaction()</w:t>
      </w:r>
      <w:r w:rsidRPr="00130755">
        <w:t xml:space="preserve"> in the </w:t>
      </w:r>
      <w:r w:rsidRPr="00130755">
        <w:rPr>
          <w:rStyle w:val="CodeInline"/>
        </w:rPr>
        <w:t>OnActionExecuted()</w:t>
      </w:r>
      <w:r w:rsidRPr="00130755">
        <w:t xml:space="preserve"> method. The definition of those two methods is as follows:</w:t>
      </w:r>
    </w:p>
    <w:p w14:paraId="643A724B" w14:textId="77777777" w:rsidR="00130755" w:rsidRPr="00130755" w:rsidRDefault="00130755" w:rsidP="00130755">
      <w:pPr>
        <w:pStyle w:val="Code"/>
      </w:pPr>
      <w:r w:rsidRPr="00130755">
        <w:t xml:space="preserve">        public void BeginTransaction()</w:t>
      </w:r>
    </w:p>
    <w:p w14:paraId="313F9997" w14:textId="77777777" w:rsidR="00130755" w:rsidRPr="00130755" w:rsidRDefault="00130755" w:rsidP="00130755">
      <w:pPr>
        <w:pStyle w:val="Code"/>
      </w:pPr>
      <w:r w:rsidRPr="00130755">
        <w:t xml:space="preserve">        {</w:t>
      </w:r>
    </w:p>
    <w:p w14:paraId="6FF3F05F" w14:textId="77777777" w:rsidR="00130755" w:rsidRPr="00130755" w:rsidRDefault="00130755" w:rsidP="00130755">
      <w:pPr>
        <w:pStyle w:val="Code"/>
      </w:pPr>
      <w:r w:rsidRPr="00130755">
        <w:t xml:space="preserve">            var session = GetCurrentSession();</w:t>
      </w:r>
    </w:p>
    <w:p w14:paraId="7C596764" w14:textId="77777777" w:rsidR="00130755" w:rsidRPr="00130755" w:rsidRDefault="00130755" w:rsidP="00130755">
      <w:pPr>
        <w:pStyle w:val="Code"/>
      </w:pPr>
      <w:r w:rsidRPr="00130755">
        <w:t xml:space="preserve">            if (session != null)</w:t>
      </w:r>
    </w:p>
    <w:p w14:paraId="0CE06357" w14:textId="77777777" w:rsidR="00130755" w:rsidRPr="00130755" w:rsidRDefault="00130755" w:rsidP="00130755">
      <w:pPr>
        <w:pStyle w:val="Code"/>
      </w:pPr>
      <w:r w:rsidRPr="00130755">
        <w:t xml:space="preserve">            {</w:t>
      </w:r>
    </w:p>
    <w:p w14:paraId="174FA566" w14:textId="77777777" w:rsidR="00130755" w:rsidRPr="00130755" w:rsidRDefault="00130755" w:rsidP="00130755">
      <w:pPr>
        <w:pStyle w:val="Code"/>
      </w:pPr>
      <w:r w:rsidRPr="00130755">
        <w:t xml:space="preserve">                session.BeginTransaction();</w:t>
      </w:r>
    </w:p>
    <w:p w14:paraId="6588F4A6" w14:textId="77777777" w:rsidR="00130755" w:rsidRPr="00130755" w:rsidRDefault="00130755" w:rsidP="00130755">
      <w:pPr>
        <w:pStyle w:val="Code"/>
      </w:pPr>
      <w:r w:rsidRPr="00130755">
        <w:t xml:space="preserve">            }</w:t>
      </w:r>
    </w:p>
    <w:p w14:paraId="521E5FCB" w14:textId="77777777" w:rsidR="00130755" w:rsidRPr="00130755" w:rsidRDefault="00130755" w:rsidP="00130755">
      <w:pPr>
        <w:pStyle w:val="Code"/>
      </w:pPr>
      <w:r w:rsidRPr="00130755">
        <w:t xml:space="preserve">        }</w:t>
      </w:r>
    </w:p>
    <w:p w14:paraId="724DC044" w14:textId="77777777" w:rsidR="00130755" w:rsidRPr="00130755" w:rsidRDefault="00130755" w:rsidP="00130755">
      <w:pPr>
        <w:pStyle w:val="Code"/>
      </w:pPr>
    </w:p>
    <w:p w14:paraId="2BD5E285" w14:textId="77777777" w:rsidR="00130755" w:rsidRPr="00130755" w:rsidRDefault="00130755" w:rsidP="00130755">
      <w:pPr>
        <w:pStyle w:val="Code"/>
      </w:pPr>
      <w:r w:rsidRPr="00130755">
        <w:rPr>
          <w:highlight w:val="yellow"/>
        </w:rPr>
        <w:t>public void EndTransaction(HttpActionExecutedContext filterContext)</w:t>
      </w:r>
    </w:p>
    <w:p w14:paraId="475FDEDC" w14:textId="77777777" w:rsidR="00130755" w:rsidRPr="00130755" w:rsidRDefault="00130755" w:rsidP="00130755">
      <w:pPr>
        <w:pStyle w:val="Code"/>
      </w:pPr>
      <w:r w:rsidRPr="00130755">
        <w:t xml:space="preserve">        {</w:t>
      </w:r>
    </w:p>
    <w:p w14:paraId="43F56FE5" w14:textId="77777777" w:rsidR="00130755" w:rsidRPr="00130755" w:rsidRDefault="00130755" w:rsidP="00130755">
      <w:pPr>
        <w:pStyle w:val="Code"/>
      </w:pPr>
      <w:r w:rsidRPr="00130755">
        <w:t xml:space="preserve">            var session = GetCurrentSession();</w:t>
      </w:r>
    </w:p>
    <w:p w14:paraId="39D27317" w14:textId="77777777" w:rsidR="00130755" w:rsidRPr="00130755" w:rsidRDefault="00130755" w:rsidP="00130755">
      <w:pPr>
        <w:pStyle w:val="Code"/>
      </w:pPr>
      <w:r w:rsidRPr="00130755">
        <w:t xml:space="preserve">            if (session != null)</w:t>
      </w:r>
    </w:p>
    <w:p w14:paraId="59961D75" w14:textId="77777777" w:rsidR="00130755" w:rsidRPr="00130755" w:rsidRDefault="00130755" w:rsidP="00130755">
      <w:pPr>
        <w:pStyle w:val="Code"/>
      </w:pPr>
      <w:r w:rsidRPr="00130755">
        <w:t xml:space="preserve">            {</w:t>
      </w:r>
    </w:p>
    <w:p w14:paraId="6EF5051E" w14:textId="77777777" w:rsidR="00130755" w:rsidRPr="00130755" w:rsidRDefault="00130755" w:rsidP="00130755">
      <w:pPr>
        <w:pStyle w:val="Code"/>
      </w:pPr>
      <w:r w:rsidRPr="00130755">
        <w:t xml:space="preserve">                if (session.Transaction.IsActive)</w:t>
      </w:r>
    </w:p>
    <w:p w14:paraId="48D23427" w14:textId="77777777" w:rsidR="00130755" w:rsidRPr="00130755" w:rsidRDefault="00130755" w:rsidP="00130755">
      <w:pPr>
        <w:pStyle w:val="Code"/>
      </w:pPr>
      <w:r w:rsidRPr="00130755">
        <w:t xml:space="preserve">                {</w:t>
      </w:r>
    </w:p>
    <w:p w14:paraId="43279781" w14:textId="77777777" w:rsidR="00130755" w:rsidRPr="00130755" w:rsidRDefault="00130755" w:rsidP="00130755">
      <w:pPr>
        <w:pStyle w:val="Code"/>
      </w:pPr>
      <w:r w:rsidRPr="00130755">
        <w:t xml:space="preserve">                    if (filterContext.Exception == null)</w:t>
      </w:r>
    </w:p>
    <w:p w14:paraId="60EC19CF" w14:textId="77777777" w:rsidR="00130755" w:rsidRPr="00130755" w:rsidRDefault="00130755" w:rsidP="00130755">
      <w:pPr>
        <w:pStyle w:val="Code"/>
      </w:pPr>
      <w:r w:rsidRPr="00130755">
        <w:t xml:space="preserve">                    {</w:t>
      </w:r>
    </w:p>
    <w:p w14:paraId="5CA71442" w14:textId="77777777" w:rsidR="00130755" w:rsidRPr="00130755" w:rsidRDefault="00130755" w:rsidP="00130755">
      <w:pPr>
        <w:pStyle w:val="Code"/>
      </w:pPr>
      <w:r w:rsidRPr="00130755">
        <w:t xml:space="preserve">                        session.Flush();</w:t>
      </w:r>
    </w:p>
    <w:p w14:paraId="10C0FDB3" w14:textId="77777777" w:rsidR="00130755" w:rsidRPr="00130755" w:rsidRDefault="00130755" w:rsidP="00130755">
      <w:pPr>
        <w:pStyle w:val="Code"/>
      </w:pPr>
      <w:r w:rsidRPr="00130755">
        <w:t xml:space="preserve">                        session.Transaction.Commit();</w:t>
      </w:r>
    </w:p>
    <w:p w14:paraId="56D167B6" w14:textId="77777777" w:rsidR="00130755" w:rsidRPr="00130755" w:rsidRDefault="00130755" w:rsidP="00130755">
      <w:pPr>
        <w:pStyle w:val="Code"/>
      </w:pPr>
      <w:r w:rsidRPr="00130755">
        <w:t xml:space="preserve">                    }</w:t>
      </w:r>
    </w:p>
    <w:p w14:paraId="3A8486FC" w14:textId="77777777" w:rsidR="00130755" w:rsidRPr="00130755" w:rsidRDefault="00130755" w:rsidP="00130755">
      <w:pPr>
        <w:pStyle w:val="Code"/>
      </w:pPr>
      <w:r w:rsidRPr="00130755">
        <w:t xml:space="preserve">                    else</w:t>
      </w:r>
    </w:p>
    <w:p w14:paraId="093B5189" w14:textId="77777777" w:rsidR="00130755" w:rsidRPr="00130755" w:rsidRDefault="00130755" w:rsidP="00130755">
      <w:pPr>
        <w:pStyle w:val="Code"/>
      </w:pPr>
      <w:r w:rsidRPr="00130755">
        <w:t xml:space="preserve">                    {</w:t>
      </w:r>
    </w:p>
    <w:p w14:paraId="43B39C08" w14:textId="77777777" w:rsidR="00130755" w:rsidRPr="00130755" w:rsidRDefault="00130755" w:rsidP="00130755">
      <w:pPr>
        <w:pStyle w:val="Code"/>
      </w:pPr>
      <w:r w:rsidRPr="00130755">
        <w:t xml:space="preserve">                        session.Transaction.Rollback();</w:t>
      </w:r>
    </w:p>
    <w:p w14:paraId="5C75BFA3" w14:textId="77777777" w:rsidR="00130755" w:rsidRPr="00130755" w:rsidRDefault="00130755" w:rsidP="00130755">
      <w:pPr>
        <w:pStyle w:val="Code"/>
      </w:pPr>
      <w:r w:rsidRPr="00130755">
        <w:t xml:space="preserve">                    }</w:t>
      </w:r>
    </w:p>
    <w:p w14:paraId="2C45BD29" w14:textId="77777777" w:rsidR="00130755" w:rsidRPr="00130755" w:rsidRDefault="00130755" w:rsidP="00130755">
      <w:pPr>
        <w:pStyle w:val="Code"/>
      </w:pPr>
      <w:r w:rsidRPr="00130755">
        <w:t xml:space="preserve">                }</w:t>
      </w:r>
    </w:p>
    <w:p w14:paraId="0A76ABC9" w14:textId="77777777" w:rsidR="00130755" w:rsidRPr="00130755" w:rsidRDefault="00130755" w:rsidP="00130755">
      <w:pPr>
        <w:pStyle w:val="Code"/>
      </w:pPr>
      <w:r w:rsidRPr="00130755">
        <w:t xml:space="preserve">            }</w:t>
      </w:r>
    </w:p>
    <w:p w14:paraId="05A8E1FD" w14:textId="77777777"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14:paraId="3AF26194" w14:textId="77777777" w:rsidR="00130755" w:rsidRPr="00130755" w:rsidRDefault="00130755" w:rsidP="00130755">
      <w:pPr>
        <w:pStyle w:val="Code"/>
      </w:pPr>
    </w:p>
    <w:p w14:paraId="7F964D38" w14:textId="77777777" w:rsidR="00130755" w:rsidRPr="00130755" w:rsidRDefault="00130755" w:rsidP="00130755">
      <w:pPr>
        <w:pStyle w:val="Code"/>
      </w:pPr>
      <w:r w:rsidRPr="00130755">
        <w:t xml:space="preserve">        private ISession GetCurrentSession()</w:t>
      </w:r>
    </w:p>
    <w:p w14:paraId="441D511C" w14:textId="77777777" w:rsidR="00130755" w:rsidRPr="00130755" w:rsidRDefault="00130755" w:rsidP="00130755">
      <w:pPr>
        <w:pStyle w:val="Code"/>
      </w:pPr>
      <w:r w:rsidRPr="00130755">
        <w:t xml:space="preserve">        {</w:t>
      </w:r>
    </w:p>
    <w:p w14:paraId="33BD6B13" w14:textId="77777777" w:rsidR="00130755" w:rsidRPr="00130755" w:rsidRDefault="00130755" w:rsidP="00130755">
      <w:pPr>
        <w:pStyle w:val="Code"/>
      </w:pPr>
      <w:r w:rsidRPr="00130755">
        <w:t xml:space="preserve">            var container = GetContainer();</w:t>
      </w:r>
    </w:p>
    <w:p w14:paraId="04C191D2" w14:textId="77777777" w:rsidR="00130755" w:rsidRPr="00130755" w:rsidRDefault="00130755" w:rsidP="00130755">
      <w:pPr>
        <w:pStyle w:val="Code"/>
        <w:rPr>
          <w:highlight w:val="yellow"/>
        </w:rPr>
      </w:pPr>
      <w:r w:rsidRPr="00130755">
        <w:rPr>
          <w:highlight w:val="yellow"/>
        </w:rPr>
        <w:t>var sessionFactory = container.Get&lt;ISessionFactory&gt;();</w:t>
      </w:r>
    </w:p>
    <w:p w14:paraId="1103D792" w14:textId="77777777" w:rsidR="00130755" w:rsidRPr="00130755" w:rsidRDefault="00130755" w:rsidP="00130755">
      <w:pPr>
        <w:pStyle w:val="Code"/>
      </w:pPr>
      <w:r w:rsidRPr="00130755">
        <w:rPr>
          <w:highlight w:val="yellow"/>
        </w:rPr>
        <w:t xml:space="preserve">            var session = sessionFactory.GetCurrentSession();</w:t>
      </w:r>
    </w:p>
    <w:p w14:paraId="5B71AAF1" w14:textId="77777777" w:rsidR="00130755" w:rsidRPr="00130755" w:rsidRDefault="00130755" w:rsidP="00130755">
      <w:pPr>
        <w:pStyle w:val="Code"/>
      </w:pPr>
      <w:r w:rsidRPr="00130755">
        <w:t xml:space="preserve">            return session;</w:t>
      </w:r>
    </w:p>
    <w:p w14:paraId="32B7D484" w14:textId="77777777" w:rsidR="00130755" w:rsidRPr="00130755" w:rsidRDefault="00130755" w:rsidP="00130755">
      <w:pPr>
        <w:pStyle w:val="Code"/>
      </w:pPr>
      <w:r w:rsidRPr="00130755">
        <w:t xml:space="preserve">        }</w:t>
      </w:r>
    </w:p>
    <w:p w14:paraId="5160942F" w14:textId="77777777" w:rsidR="00130755" w:rsidRPr="00130755" w:rsidRDefault="00130755" w:rsidP="00130755">
      <w:pPr>
        <w:pStyle w:val="Code"/>
      </w:pPr>
    </w:p>
    <w:p w14:paraId="0121ACD0" w14:textId="77777777" w:rsidR="00130755" w:rsidRPr="00130755" w:rsidRDefault="00130755" w:rsidP="00130755">
      <w:pPr>
        <w:pStyle w:val="Code"/>
      </w:pPr>
      <w:r w:rsidRPr="00130755">
        <w:t xml:space="preserve">        private IKernel GetContainer()</w:t>
      </w:r>
    </w:p>
    <w:p w14:paraId="03EF63F5" w14:textId="77777777" w:rsidR="00130755" w:rsidRPr="00130755" w:rsidRDefault="00130755" w:rsidP="00130755">
      <w:pPr>
        <w:pStyle w:val="Code"/>
      </w:pPr>
      <w:r w:rsidRPr="00130755">
        <w:t xml:space="preserve">        {</w:t>
      </w:r>
    </w:p>
    <w:p w14:paraId="11DA70EB" w14:textId="77777777" w:rsidR="00130755" w:rsidRPr="00130755" w:rsidRDefault="00130755" w:rsidP="00130755">
      <w:pPr>
        <w:pStyle w:val="Code"/>
      </w:pPr>
      <w:r w:rsidRPr="00130755">
        <w:rPr>
          <w:highlight w:val="yellow"/>
        </w:rPr>
        <w:t>var resolver = GlobalConfiguration.Configuration.DependencyResolver as NinjectDependencyResolver;</w:t>
      </w:r>
    </w:p>
    <w:p w14:paraId="042AAE37" w14:textId="77777777" w:rsidR="00130755" w:rsidRPr="00130755" w:rsidRDefault="00130755" w:rsidP="00130755">
      <w:pPr>
        <w:pStyle w:val="Code"/>
      </w:pPr>
      <w:r w:rsidRPr="00130755">
        <w:t xml:space="preserve">            if (resolver != null)</w:t>
      </w:r>
    </w:p>
    <w:p w14:paraId="746A2915" w14:textId="77777777" w:rsidR="00130755" w:rsidRPr="00130755" w:rsidRDefault="00130755" w:rsidP="00130755">
      <w:pPr>
        <w:pStyle w:val="Code"/>
      </w:pPr>
      <w:r w:rsidRPr="00130755">
        <w:t xml:space="preserve">            {</w:t>
      </w:r>
    </w:p>
    <w:p w14:paraId="27B70A5D" w14:textId="77777777" w:rsidR="00130755" w:rsidRPr="00130755" w:rsidRDefault="00130755" w:rsidP="00130755">
      <w:pPr>
        <w:pStyle w:val="Code"/>
      </w:pPr>
      <w:r w:rsidRPr="00130755">
        <w:t xml:space="preserve">                return resolver.Container;</w:t>
      </w:r>
    </w:p>
    <w:p w14:paraId="341567E1" w14:textId="77777777" w:rsidR="00130755" w:rsidRPr="00130755" w:rsidRDefault="00130755" w:rsidP="00130755">
      <w:pPr>
        <w:pStyle w:val="Code"/>
      </w:pPr>
      <w:r w:rsidRPr="00130755">
        <w:t xml:space="preserve">            }</w:t>
      </w:r>
    </w:p>
    <w:p w14:paraId="343EF144" w14:textId="77777777" w:rsidR="00130755" w:rsidRPr="00130755" w:rsidRDefault="00130755" w:rsidP="00130755">
      <w:pPr>
        <w:pStyle w:val="Code"/>
      </w:pPr>
    </w:p>
    <w:p w14:paraId="6DBA7EF7" w14:textId="77777777" w:rsidR="00130755" w:rsidRPr="00130755" w:rsidRDefault="00130755" w:rsidP="00130755">
      <w:pPr>
        <w:pStyle w:val="Code"/>
      </w:pPr>
      <w:r w:rsidRPr="00130755">
        <w:rPr>
          <w:highlight w:val="yellow"/>
        </w:rPr>
        <w:lastRenderedPageBreak/>
        <w:t>throw new InvalidOperationException("NinjectDependencyResolver not being used as the MVC dependency resolver");</w:t>
      </w:r>
    </w:p>
    <w:p w14:paraId="26A5AB97" w14:textId="77777777"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14:paraId="3CB47C06" w14:textId="77777777" w:rsidR="00130755" w:rsidRPr="00130755" w:rsidRDefault="00130755" w:rsidP="00130755">
      <w:r w:rsidRPr="00130755">
        <w:t xml:space="preserve">To begin a new transaction, you first get the current </w:t>
      </w:r>
      <w:r w:rsidRPr="00130755">
        <w:rPr>
          <w:rStyle w:val="CodeInline"/>
        </w:rPr>
        <w:t>ISession</w:t>
      </w:r>
      <w:r w:rsidRPr="00130755">
        <w:t xml:space="preserve"> object (which, thanks to the </w:t>
      </w:r>
      <w:r w:rsidRPr="00130755">
        <w:rPr>
          <w:rStyle w:val="CodeInline"/>
        </w:rPr>
        <w:t>ISession</w:t>
      </w:r>
      <w:r w:rsidRPr="00130755">
        <w:t xml:space="preserve"> management</w:t>
      </w:r>
      <w:r w:rsidRPr="00130755">
        <w:fldChar w:fldCharType="begin"/>
      </w:r>
      <w:r w:rsidRPr="00130755">
        <w:instrText xml:space="preserve"> XE "</w:instrText>
      </w:r>
      <w:r w:rsidRPr="00130755">
        <w:rPr>
          <w:rStyle w:val="CodeInline"/>
        </w:rPr>
        <w:instrText>Database transaction control:ISession management</w:instrText>
      </w:r>
      <w:r w:rsidRPr="00130755">
        <w:instrText xml:space="preserve">" </w:instrText>
      </w:r>
      <w:r w:rsidRPr="00130755">
        <w:fldChar w:fldCharType="end"/>
      </w:r>
      <w:r w:rsidRPr="00130755">
        <w:t xml:space="preserve"> code covered in the previous section, has already been created and is accessible via the </w:t>
      </w:r>
      <w:r w:rsidRPr="00130755">
        <w:rPr>
          <w:rStyle w:val="CodeInline"/>
        </w:rPr>
        <w:t>ISessionFactory</w:t>
      </w:r>
      <w:r w:rsidRPr="00130755">
        <w:t xml:space="preserve"> object). You then use that </w:t>
      </w:r>
      <w:r w:rsidRPr="00130755">
        <w:rPr>
          <w:rStyle w:val="CodeInline"/>
        </w:rPr>
        <w:t>ISession</w:t>
      </w:r>
      <w:r w:rsidRPr="00130755">
        <w:t xml:space="preserve"> object to begin a new transaction. Pretty simple.</w:t>
      </w:r>
    </w:p>
    <w:p w14:paraId="7306C68C" w14:textId="77777777" w:rsidR="00130755" w:rsidRPr="00130755" w:rsidRDefault="00130755" w:rsidP="00130755">
      <w:r w:rsidRPr="00130755">
        <w:t>After the controller action</w:t>
      </w:r>
      <w:r w:rsidRPr="00130755">
        <w:fldChar w:fldCharType="begin"/>
      </w:r>
      <w:r w:rsidRPr="00130755">
        <w:instrText xml:space="preserve"> XE "Database transaction control:controller action" </w:instrText>
      </w:r>
      <w:r w:rsidRPr="00130755">
        <w:fldChar w:fldCharType="end"/>
      </w:r>
      <w:r w:rsidRPr="00130755">
        <w:t xml:space="preserve"> is executed, the </w:t>
      </w:r>
      <w:r w:rsidRPr="00130755">
        <w:rPr>
          <w:rStyle w:val="CodeInline"/>
        </w:rPr>
        <w:t>OnActionExecuted()</w:t>
      </w:r>
      <w:r w:rsidRPr="00130755">
        <w:t xml:space="preserve"> override calls </w:t>
      </w:r>
      <w:r w:rsidRPr="00130755">
        <w:rPr>
          <w:rStyle w:val="CodeInline"/>
        </w:rPr>
        <w:t>EndTransaction()</w:t>
      </w:r>
      <w:r w:rsidRPr="00130755">
        <w:t xml:space="preserve">. This method starts by obtaining a reference to the current </w:t>
      </w:r>
      <w:r w:rsidRPr="00130755">
        <w:rPr>
          <w:rStyle w:val="CodeInline"/>
        </w:rPr>
        <w:t>ISession</w:t>
      </w:r>
      <w:r w:rsidRPr="00130755">
        <w:t xml:space="preserve"> object. It then checks to make sure there is an active transaction—as you don’t want to try to commit or rollback a non-existent transaction. If there is an active transaction, then you want to do one of two things: commit it or roll it back. This is dependent on whether an exception occurred somewhere in the execution of the controller action.</w:t>
      </w:r>
    </w:p>
    <w:p w14:paraId="65FBD6ED" w14:textId="77777777" w:rsidR="00130755" w:rsidRPr="00130755" w:rsidRDefault="00130755" w:rsidP="00130755">
      <w:r w:rsidRPr="00130755">
        <w:t xml:space="preserve">You can use the </w:t>
      </w:r>
      <w:r w:rsidRPr="00130755">
        <w:rPr>
          <w:rStyle w:val="CodeInline"/>
        </w:rPr>
        <w:t>filterContext.Exception</w:t>
      </w:r>
      <w:r w:rsidRPr="00130755">
        <w:t xml:space="preserve"> property</w:t>
      </w:r>
      <w:r w:rsidRPr="00130755">
        <w:fldChar w:fldCharType="begin"/>
      </w:r>
      <w:r w:rsidRPr="00130755">
        <w:instrText xml:space="preserve"> XE "</w:instrText>
      </w:r>
      <w:r w:rsidRPr="00130755">
        <w:rPr>
          <w:rStyle w:val="CodeInline"/>
        </w:rPr>
        <w:instrText>Database transaction control:filterContext.Exception property</w:instrText>
      </w:r>
      <w:r w:rsidRPr="00130755">
        <w:instrText xml:space="preserve">" </w:instrText>
      </w:r>
      <w:r w:rsidRPr="00130755">
        <w:fldChar w:fldCharType="end"/>
      </w:r>
      <w:r w:rsidRPr="00130755">
        <w:t xml:space="preserve"> for this </w:t>
      </w:r>
      <w:r w:rsidR="00384824" w:rsidRPr="00130755">
        <w:t>check. If</w:t>
      </w:r>
      <w:r w:rsidRPr="00130755">
        <w:t xml:space="preserve"> an exception doesn’t exist, you flush the session and commit the transaction. However, if an exception does exist, you want to roll back the active transaction.</w:t>
      </w:r>
    </w:p>
    <w:p w14:paraId="09713BDC" w14:textId="77777777" w:rsidR="00130755" w:rsidRPr="00130755" w:rsidRDefault="00130755" w:rsidP="00130755">
      <w:pPr>
        <w:pStyle w:val="Heading1"/>
      </w:pPr>
      <w:r w:rsidRPr="00130755">
        <w:t>Summary</w:t>
      </w:r>
    </w:p>
    <w:p w14:paraId="581220C4" w14:textId="77777777" w:rsidR="00130755" w:rsidRPr="00130755" w:rsidRDefault="00130755" w:rsidP="00130755">
      <w:r w:rsidRPr="00130755">
        <w:t xml:space="preserve">That’s it for this chapter. You’ve finally learned about all of the key aspects of MVC Web API controllers </w:t>
      </w:r>
      <w:r w:rsidR="00384824" w:rsidRPr="00130755">
        <w:t>and their</w:t>
      </w:r>
      <w:r w:rsidRPr="00130755">
        <w:t xml:space="preserve"> dependencies, NHibernate configuration, and ISession and database transaction management.</w:t>
      </w:r>
    </w:p>
    <w:p w14:paraId="4A7FE1BC" w14:textId="77777777" w:rsidR="00130755" w:rsidRPr="00130755" w:rsidRDefault="00130755" w:rsidP="00130755">
      <w:r w:rsidRPr="00130755">
        <w:t>To recap how all of this comes together at runtime, let’s outline their usage with some pseudo code:</w:t>
      </w:r>
    </w:p>
    <w:p w14:paraId="2703BDAB" w14:textId="77777777" w:rsidR="00130755" w:rsidRPr="00130755" w:rsidRDefault="00130755" w:rsidP="00130755">
      <w:r w:rsidRPr="00130755">
        <w:t>Caller makes a web request.</w:t>
      </w:r>
    </w:p>
    <w:p w14:paraId="559010D4" w14:textId="77777777" w:rsidR="00130755" w:rsidRPr="00130755" w:rsidRDefault="00130755" w:rsidP="00130755">
      <w:r w:rsidRPr="00130755">
        <w:t>MVC starts activation of the appropriate controller, based on the URL routes registered at application start-up.</w:t>
      </w:r>
    </w:p>
    <w:p w14:paraId="12E26857" w14:textId="77777777" w:rsidR="00130755" w:rsidRPr="00130755" w:rsidRDefault="00130755" w:rsidP="00130755">
      <w:r w:rsidRPr="00130755">
        <w:t>MVC uses</w:t>
      </w:r>
      <w:r w:rsidR="00384824">
        <w:t xml:space="preserve"> </w:t>
      </w:r>
      <w:r w:rsidRPr="00130755">
        <w:t>the</w:t>
      </w:r>
      <w:r w:rsidR="00384824">
        <w:t xml:space="preserve"> </w:t>
      </w:r>
      <w:r w:rsidRPr="00130755">
        <w:rPr>
          <w:rStyle w:val="CodeInline"/>
        </w:rPr>
        <w:t>NinjectDependencyResolver</w:t>
      </w:r>
      <w:r w:rsidRPr="00130755">
        <w:t xml:space="preserve"> to satisfy all of the dependencies of controller, all of the dependencies each dependency requires, and so on.</w:t>
      </w:r>
    </w:p>
    <w:p w14:paraId="12C9847C" w14:textId="77777777" w:rsidR="00130755" w:rsidRPr="00130755" w:rsidRDefault="00130755" w:rsidP="00130755">
      <w:r w:rsidRPr="00130755">
        <w:t xml:space="preserve">If any object requires an </w:t>
      </w:r>
      <w:r w:rsidRPr="00130755">
        <w:rPr>
          <w:rStyle w:val="CodeInline"/>
        </w:rPr>
        <w:t>ISession</w:t>
      </w:r>
      <w:r w:rsidRPr="00130755">
        <w:t xml:space="preserve"> object, Ninject calls</w:t>
      </w:r>
      <w:r w:rsidR="00384824">
        <w:t xml:space="preserve"> </w:t>
      </w:r>
      <w:r w:rsidRPr="00130755">
        <w:t>the</w:t>
      </w:r>
      <w:r w:rsidR="00384824">
        <w:t xml:space="preserve"> </w:t>
      </w:r>
      <w:r w:rsidRPr="00130755">
        <w:rPr>
          <w:rStyle w:val="CodeInline"/>
        </w:rPr>
        <w:t>NinjectConfigurator.CreateSession()</w:t>
      </w:r>
      <w:r w:rsidRPr="00130755">
        <w:t xml:space="preserve"> method to create the </w:t>
      </w:r>
      <w:r w:rsidRPr="00130755">
        <w:rPr>
          <w:rStyle w:val="CodeInline"/>
        </w:rPr>
        <w:t>ISession</w:t>
      </w:r>
      <w:r w:rsidRPr="00130755">
        <w:t xml:space="preserve"> instance.</w:t>
      </w:r>
    </w:p>
    <w:p w14:paraId="57EC4956" w14:textId="77777777" w:rsidR="00130755" w:rsidRPr="00130755" w:rsidRDefault="00130755" w:rsidP="00130755">
      <w:r w:rsidRPr="00130755">
        <w:lastRenderedPageBreak/>
        <w:t>The</w:t>
      </w:r>
      <w:r w:rsidR="00384824">
        <w:t xml:space="preserve"> </w:t>
      </w:r>
      <w:r w:rsidRPr="00130755">
        <w:rPr>
          <w:rStyle w:val="CodeInline"/>
        </w:rPr>
        <w:t>CreateSession()</w:t>
      </w:r>
      <w:r w:rsidRPr="00130755">
        <w:t xml:space="preserve"> method opens a new session and binds it to the web context, so that it will be available for subsequent </w:t>
      </w:r>
      <w:r w:rsidRPr="00130755">
        <w:rPr>
          <w:rStyle w:val="CodeInline"/>
        </w:rPr>
        <w:t>ISession</w:t>
      </w:r>
      <w:r w:rsidRPr="00130755">
        <w:t xml:space="preserve"> requests.</w:t>
      </w:r>
    </w:p>
    <w:p w14:paraId="1EC63C3D" w14:textId="77777777" w:rsidR="00130755" w:rsidRPr="00130755" w:rsidRDefault="00130755" w:rsidP="00130755">
      <w:r w:rsidRPr="00130755">
        <w:t xml:space="preserve">MVC calls the custom attribute’s </w:t>
      </w:r>
      <w:r w:rsidRPr="00130755">
        <w:rPr>
          <w:rStyle w:val="CodeInline"/>
        </w:rPr>
        <w:t>OnActionExecuting()</w:t>
      </w:r>
      <w:r w:rsidRPr="00130755">
        <w:t xml:space="preserve"> override, which in turn starts a new database transaction.</w:t>
      </w:r>
    </w:p>
    <w:p w14:paraId="3601BB64" w14:textId="77777777" w:rsidR="00130755" w:rsidRPr="00130755" w:rsidRDefault="00130755" w:rsidP="00130755">
      <w:r w:rsidRPr="00130755">
        <w:t>MVC calls the controller method, which presumably uses dependencies that were injected in during controller activation.</w:t>
      </w:r>
    </w:p>
    <w:p w14:paraId="7B7EACE3" w14:textId="77777777" w:rsidR="00130755" w:rsidRPr="00130755" w:rsidRDefault="00130755" w:rsidP="00130755">
      <w:r w:rsidRPr="00130755">
        <w:t xml:space="preserve">MVC calls the custom attribute’s </w:t>
      </w:r>
      <w:r w:rsidRPr="00130755">
        <w:rPr>
          <w:rStyle w:val="CodeInline"/>
        </w:rPr>
        <w:t>OnActionExecuted()</w:t>
      </w:r>
      <w:r w:rsidRPr="00130755">
        <w:t xml:space="preserve"> method, which first ends (either commits or rolls back) the database transaction, and then closes and disposes of the current </w:t>
      </w:r>
      <w:r w:rsidRPr="00130755">
        <w:rPr>
          <w:rStyle w:val="CodeInline"/>
        </w:rPr>
        <w:t>ISession</w:t>
      </w:r>
      <w:r w:rsidRPr="00130755">
        <w:t xml:space="preserve"> object.</w:t>
      </w:r>
    </w:p>
    <w:p w14:paraId="45BB7E32" w14:textId="77777777" w:rsidR="00130755" w:rsidRPr="00130755" w:rsidRDefault="00130755" w:rsidP="00130755">
      <w:r w:rsidRPr="00130755">
        <w:t xml:space="preserve">Phew! That’s a lot going on for every web request! I hope you see, though, that each responsibility has been separated into small, unique classes. And most importantly, the controller and repository code don’t have to worry at all about the lifetime management of </w:t>
      </w:r>
      <w:r w:rsidRPr="00130755">
        <w:rPr>
          <w:rStyle w:val="CodeInline"/>
        </w:rPr>
        <w:t>ISession</w:t>
      </w:r>
      <w:r w:rsidRPr="00130755">
        <w:t xml:space="preserve"> objects or database transactions, nor do they need to be worried about making database calls.</w:t>
      </w:r>
    </w:p>
    <w:p w14:paraId="44E51636" w14:textId="77777777" w:rsidR="00130755" w:rsidRPr="00130755" w:rsidRDefault="00130755" w:rsidP="00130755">
      <w:r w:rsidRPr="00130755">
        <w:t>In the next chapter,</w:t>
      </w:r>
      <w:r w:rsidR="00384824">
        <w:t xml:space="preserve"> </w:t>
      </w:r>
      <w:r w:rsidRPr="00130755">
        <w:t>you will complete the exploration of “framework things” by examining logging and security. And you’ll see again that you can easily pull these concerns into their own classes and wire them up to happen automatically on every web request.</w:t>
      </w:r>
    </w:p>
    <w:p w14:paraId="2391EB7D" w14:textId="77777777" w:rsidR="00130755" w:rsidRPr="00130755" w:rsidRDefault="00130755" w:rsidP="00130755"/>
    <w:p w14:paraId="3003D408" w14:textId="77777777" w:rsidR="00130755" w:rsidRPr="00130755" w:rsidRDefault="00130755" w:rsidP="00130755"/>
    <w:p w14:paraId="1DEA0489" w14:textId="77777777" w:rsidR="00130755" w:rsidRPr="00130755" w:rsidRDefault="00130755" w:rsidP="00130755"/>
    <w:p w14:paraId="35BCB624" w14:textId="77777777" w:rsidR="00EA3AE7" w:rsidRPr="00130755" w:rsidRDefault="00EA3AE7" w:rsidP="00130755"/>
    <w:sectPr w:rsidR="00EA3AE7" w:rsidRPr="00130755" w:rsidSect="003173BC">
      <w:headerReference w:type="even" r:id="rId18"/>
      <w:headerReference w:type="default" r:id="rId19"/>
      <w:footerReference w:type="even" r:id="rId20"/>
      <w:footerReference w:type="default" r:id="rId21"/>
      <w:headerReference w:type="first" r:id="rId22"/>
      <w:footerReference w:type="first" r:id="rId23"/>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97" w:author="Brian Wortman" w:date="2014-04-26T14:59:00Z" w:initials="BW">
    <w:p w14:paraId="3F2AAE1A" w14:textId="77777777" w:rsidR="008D1170" w:rsidRDefault="008D1170">
      <w:r>
        <w:annotationRef/>
      </w:r>
      <w:r>
        <w:t>Jamie, can you get this?</w:t>
      </w:r>
    </w:p>
  </w:comment>
  <w:comment w:id="1294" w:author="Brian Wortman" w:date="2014-04-26T16:19:00Z" w:initials="BW">
    <w:p w14:paraId="01E2104F" w14:textId="59354063" w:rsidR="008D1170" w:rsidRDefault="008D1170">
      <w:r>
        <w:annotationRef/>
      </w:r>
      <w:r>
        <w:t>TODO Verify required references in all of the code from here on</w:t>
      </w:r>
      <w:r w:rsidR="00161103">
        <w:t>ward…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2AAE1A" w15:done="0"/>
  <w15:commentEx w15:paraId="01E2104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D706E1" w14:textId="77777777" w:rsidR="00277E7A" w:rsidRDefault="00277E7A">
      <w:r>
        <w:separator/>
      </w:r>
    </w:p>
  </w:endnote>
  <w:endnote w:type="continuationSeparator" w:id="0">
    <w:p w14:paraId="3833BBB7" w14:textId="77777777" w:rsidR="00277E7A" w:rsidRDefault="00277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3192E623-FF57-4824-A376-50622A1B6A27}"/>
    <w:embedBold r:id="rId2" w:fontKey="{5B8203C4-6F18-4218-A0B7-5ACAA4265226}"/>
    <w:embedItalic r:id="rId3" w:fontKey="{77F49C86-12CA-4E07-9891-9B97238F9133}"/>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9EE1336A-B18E-4528-AA35-AD810DFD3D2F}"/>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2F53D160-7899-4253-B8E5-53620DF668EC}"/>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C9462846-AA28-4073-B681-3B4F1A72CC97}"/>
  </w:font>
  <w:font w:name="TheSansMonoConNormal">
    <w:panose1 w:val="00000000000000000000"/>
    <w:charset w:val="00"/>
    <w:family w:val="roman"/>
    <w:notTrueType/>
    <w:pitch w:val="default"/>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52525C93-9015-4BE8-B391-3D5A3872F2C3}"/>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1443D331-CF14-4BD8-8F91-845CEF591231}"/>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11516821-95B2-4226-BA41-971DDCD3C24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8D1170" w:rsidRPr="00222F70" w:rsidRDefault="008D1170">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9562E">
      <w:rPr>
        <w:rStyle w:val="PageNumber"/>
        <w:noProof/>
      </w:rPr>
      <w:t>24</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8D1170" w:rsidRPr="00222F70" w:rsidRDefault="008D1170"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9562E">
      <w:rPr>
        <w:rStyle w:val="PageNumber"/>
        <w:noProof/>
      </w:rPr>
      <w:t>23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8D1170" w:rsidRDefault="008D1170"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9562E">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4B7336" w14:textId="77777777" w:rsidR="00277E7A" w:rsidRDefault="00277E7A">
      <w:r>
        <w:separator/>
      </w:r>
    </w:p>
  </w:footnote>
  <w:footnote w:type="continuationSeparator" w:id="0">
    <w:p w14:paraId="2EAF039F" w14:textId="77777777" w:rsidR="00277E7A" w:rsidRDefault="00277E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77777777" w:rsidR="008D1170" w:rsidRPr="003C7D0E" w:rsidRDefault="008D1170" w:rsidP="00F62E97">
    <w:pPr>
      <w:pStyle w:val="Header"/>
      <w:rPr>
        <w:sz w:val="14"/>
        <w:szCs w:val="16"/>
      </w:rPr>
    </w:pPr>
    <w:r w:rsidRPr="00225E9A">
      <w:t xml:space="preserve">CHAPTER </w:t>
    </w:r>
    <w:r>
      <w:t>5</w:t>
    </w:r>
    <w:r w:rsidRPr="003C7D0E">
      <w:t xml:space="preserve"> </w:t>
    </w:r>
    <w:proofErr w:type="spellStart"/>
    <w:r w:rsidRPr="00EB773D">
      <w:rPr>
        <w:rStyle w:val="GrayDingbat"/>
      </w:rPr>
      <w:t>n</w:t>
    </w:r>
    <w:proofErr w:type="spellEnd"/>
    <w:r w:rsidRPr="00225E9A">
      <w:t xml:space="preserve"> </w:t>
    </w:r>
    <w:ins w:id="1725" w:author="Brian Wortman" w:date="2014-04-25T18:00:00Z">
      <w:r>
        <w:t xml:space="preserve">Implementing a </w:t>
      </w:r>
    </w:ins>
    <w:del w:id="1726" w:author="Brian Wortman" w:date="2014-04-24T13:08:00Z">
      <w:r w:rsidRPr="00B7514A" w:rsidDel="00592E44">
        <w:delText>Controllers</w:delText>
      </w:r>
    </w:del>
    <w:ins w:id="1727" w:author="Brian Wortman" w:date="2014-04-24T13:08:00Z">
      <w:r>
        <w:t>Post</w:t>
      </w:r>
    </w:ins>
    <w:del w:id="1728" w:author="Brian Wortman" w:date="2014-04-24T13:36:00Z">
      <w:r w:rsidRPr="00B7514A" w:rsidDel="001A0BA5">
        <w:delText xml:space="preserve">, Dependencies, </w:delText>
      </w:r>
    </w:del>
    <w:del w:id="1729" w:author="Brian Wortman" w:date="2014-04-24T13:02:00Z">
      <w:r w:rsidRPr="00B7514A" w:rsidDel="00F81E4B">
        <w:delText xml:space="preserve">and Managing the Data base </w:delText>
      </w:r>
    </w:del>
    <w:del w:id="1730" w:author="Brian Wortman" w:date="2014-04-24T13:35:00Z">
      <w:r w:rsidRPr="00B7514A" w:rsidDel="001A0BA5">
        <w:delText>Unit of Work</w:delText>
      </w:r>
    </w:de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77777777" w:rsidR="008D1170" w:rsidRPr="002A45BE" w:rsidRDefault="008D1170" w:rsidP="00463BAE">
    <w:pPr>
      <w:pStyle w:val="Header"/>
      <w:ind w:left="-450"/>
      <w:jc w:val="right"/>
      <w:rPr>
        <w:sz w:val="16"/>
        <w:szCs w:val="16"/>
      </w:rPr>
    </w:pPr>
    <w:r>
      <w:t>CHAPTER 5</w:t>
    </w:r>
    <w:r>
      <w:rPr>
        <w:color w:val="BFBFBF"/>
        <w:szCs w:val="16"/>
      </w:rPr>
      <w:t xml:space="preserve"> </w:t>
    </w:r>
    <w:proofErr w:type="spellStart"/>
    <w:r w:rsidRPr="00EB773D">
      <w:rPr>
        <w:rStyle w:val="GrayDingbat"/>
      </w:rPr>
      <w:t>n</w:t>
    </w:r>
    <w:proofErr w:type="spellEnd"/>
    <w:r>
      <w:rPr>
        <w:color w:val="BFBFBF"/>
        <w:sz w:val="16"/>
        <w:szCs w:val="16"/>
      </w:rPr>
      <w:t xml:space="preserve"> </w:t>
    </w:r>
    <w:del w:id="1731" w:author="Brian Wortman" w:date="2014-04-24T13:08:00Z">
      <w:r w:rsidRPr="00B7514A" w:rsidDel="00592E44">
        <w:delText>Controllers</w:delText>
      </w:r>
    </w:del>
    <w:del w:id="1732" w:author="Brian Wortman" w:date="2014-04-24T13:36:00Z">
      <w:r w:rsidRPr="00B7514A" w:rsidDel="001A0BA5">
        <w:delText xml:space="preserve">, Dependencies, </w:delText>
      </w:r>
    </w:del>
    <w:del w:id="1733" w:author="Brian Wortman" w:date="2014-04-24T13:02:00Z">
      <w:r w:rsidRPr="00B7514A" w:rsidDel="00F81E4B">
        <w:delText xml:space="preserve">and Managing the Data base </w:delText>
      </w:r>
    </w:del>
    <w:del w:id="1734" w:author="Brian Wortman" w:date="2014-04-24T13:36:00Z">
      <w:r w:rsidRPr="00B7514A" w:rsidDel="001A0BA5">
        <w:delText>Unit of Work</w:delText>
      </w:r>
    </w:del>
    <w:ins w:id="1735" w:author="Brian Wortman" w:date="2014-04-24T13:36:00Z">
      <w:r>
        <w:t>Implementing a Post</w:t>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8D1170" w:rsidRDefault="008D1170"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8D1170" w:rsidRPr="00B44665" w:rsidRDefault="008D1170"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C3D"/>
    <w:rsid w:val="0001506D"/>
    <w:rsid w:val="000161EA"/>
    <w:rsid w:val="00021A6B"/>
    <w:rsid w:val="000239A1"/>
    <w:rsid w:val="00023EBE"/>
    <w:rsid w:val="000259EC"/>
    <w:rsid w:val="00031178"/>
    <w:rsid w:val="00031D66"/>
    <w:rsid w:val="00033AEB"/>
    <w:rsid w:val="000345ED"/>
    <w:rsid w:val="000345FB"/>
    <w:rsid w:val="000406D2"/>
    <w:rsid w:val="00041B40"/>
    <w:rsid w:val="00042176"/>
    <w:rsid w:val="000442E8"/>
    <w:rsid w:val="00046696"/>
    <w:rsid w:val="00047C76"/>
    <w:rsid w:val="0005135B"/>
    <w:rsid w:val="00061D2C"/>
    <w:rsid w:val="00064306"/>
    <w:rsid w:val="000644A7"/>
    <w:rsid w:val="000654FD"/>
    <w:rsid w:val="00074D79"/>
    <w:rsid w:val="00082B8F"/>
    <w:rsid w:val="000847CC"/>
    <w:rsid w:val="00086F89"/>
    <w:rsid w:val="00087318"/>
    <w:rsid w:val="000911BB"/>
    <w:rsid w:val="000912A2"/>
    <w:rsid w:val="0009547A"/>
    <w:rsid w:val="00096521"/>
    <w:rsid w:val="000A0F0B"/>
    <w:rsid w:val="000A6731"/>
    <w:rsid w:val="000B0E13"/>
    <w:rsid w:val="000B18A4"/>
    <w:rsid w:val="000B202B"/>
    <w:rsid w:val="000B3BCC"/>
    <w:rsid w:val="000B50EE"/>
    <w:rsid w:val="000B5475"/>
    <w:rsid w:val="000C0458"/>
    <w:rsid w:val="000C296D"/>
    <w:rsid w:val="000C3E09"/>
    <w:rsid w:val="000C59CA"/>
    <w:rsid w:val="000C6E91"/>
    <w:rsid w:val="000C7418"/>
    <w:rsid w:val="000D569D"/>
    <w:rsid w:val="000D5E2C"/>
    <w:rsid w:val="000D620C"/>
    <w:rsid w:val="000E1D25"/>
    <w:rsid w:val="000E36C4"/>
    <w:rsid w:val="000E3A99"/>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27C7B"/>
    <w:rsid w:val="00130520"/>
    <w:rsid w:val="00130755"/>
    <w:rsid w:val="00130F30"/>
    <w:rsid w:val="00131826"/>
    <w:rsid w:val="00135785"/>
    <w:rsid w:val="00135EE6"/>
    <w:rsid w:val="0013691A"/>
    <w:rsid w:val="001435D3"/>
    <w:rsid w:val="00143798"/>
    <w:rsid w:val="001442B5"/>
    <w:rsid w:val="0014777F"/>
    <w:rsid w:val="001479E1"/>
    <w:rsid w:val="001504F6"/>
    <w:rsid w:val="001508DE"/>
    <w:rsid w:val="00150B91"/>
    <w:rsid w:val="00150DAA"/>
    <w:rsid w:val="001550D3"/>
    <w:rsid w:val="00160653"/>
    <w:rsid w:val="00161103"/>
    <w:rsid w:val="001623DA"/>
    <w:rsid w:val="00166548"/>
    <w:rsid w:val="00173C8B"/>
    <w:rsid w:val="001749F0"/>
    <w:rsid w:val="00174FD7"/>
    <w:rsid w:val="001770CD"/>
    <w:rsid w:val="0017720D"/>
    <w:rsid w:val="0017725E"/>
    <w:rsid w:val="0017785E"/>
    <w:rsid w:val="00177B3B"/>
    <w:rsid w:val="00184D83"/>
    <w:rsid w:val="00186BEC"/>
    <w:rsid w:val="00192A8B"/>
    <w:rsid w:val="00192F92"/>
    <w:rsid w:val="0019452D"/>
    <w:rsid w:val="00195810"/>
    <w:rsid w:val="0019783E"/>
    <w:rsid w:val="001A05D6"/>
    <w:rsid w:val="001A072C"/>
    <w:rsid w:val="001A0BA5"/>
    <w:rsid w:val="001A214F"/>
    <w:rsid w:val="001A2DD2"/>
    <w:rsid w:val="001A348E"/>
    <w:rsid w:val="001A57A5"/>
    <w:rsid w:val="001A57E0"/>
    <w:rsid w:val="001B0BF7"/>
    <w:rsid w:val="001B1D98"/>
    <w:rsid w:val="001B1F0B"/>
    <w:rsid w:val="001B2458"/>
    <w:rsid w:val="001B28D0"/>
    <w:rsid w:val="001B4BB4"/>
    <w:rsid w:val="001B5784"/>
    <w:rsid w:val="001C314C"/>
    <w:rsid w:val="001C5451"/>
    <w:rsid w:val="001C64A5"/>
    <w:rsid w:val="001D12E2"/>
    <w:rsid w:val="001D37CE"/>
    <w:rsid w:val="001D4B3F"/>
    <w:rsid w:val="001D4DF3"/>
    <w:rsid w:val="001D6AD9"/>
    <w:rsid w:val="001E317E"/>
    <w:rsid w:val="001E4425"/>
    <w:rsid w:val="001E561E"/>
    <w:rsid w:val="001E636A"/>
    <w:rsid w:val="001F0AEC"/>
    <w:rsid w:val="001F0E09"/>
    <w:rsid w:val="001F4B5D"/>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3200"/>
    <w:rsid w:val="00253536"/>
    <w:rsid w:val="00253B76"/>
    <w:rsid w:val="00256940"/>
    <w:rsid w:val="00260E82"/>
    <w:rsid w:val="002612C6"/>
    <w:rsid w:val="002620F5"/>
    <w:rsid w:val="002630E7"/>
    <w:rsid w:val="00263452"/>
    <w:rsid w:val="00263F56"/>
    <w:rsid w:val="00264A56"/>
    <w:rsid w:val="00264AC3"/>
    <w:rsid w:val="00265676"/>
    <w:rsid w:val="00270490"/>
    <w:rsid w:val="00276249"/>
    <w:rsid w:val="00277E7A"/>
    <w:rsid w:val="00282247"/>
    <w:rsid w:val="0028311F"/>
    <w:rsid w:val="00283215"/>
    <w:rsid w:val="00286880"/>
    <w:rsid w:val="00291480"/>
    <w:rsid w:val="002945EA"/>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EE6"/>
    <w:rsid w:val="002C4DC1"/>
    <w:rsid w:val="002C54C2"/>
    <w:rsid w:val="002C55CF"/>
    <w:rsid w:val="002C70EB"/>
    <w:rsid w:val="002D03B5"/>
    <w:rsid w:val="002D1119"/>
    <w:rsid w:val="002E1850"/>
    <w:rsid w:val="002E1AAB"/>
    <w:rsid w:val="002E357E"/>
    <w:rsid w:val="002E3EC2"/>
    <w:rsid w:val="002E66FE"/>
    <w:rsid w:val="002E753B"/>
    <w:rsid w:val="002F13F2"/>
    <w:rsid w:val="002F52EF"/>
    <w:rsid w:val="002F5EC7"/>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208D"/>
    <w:rsid w:val="00332FB0"/>
    <w:rsid w:val="00333269"/>
    <w:rsid w:val="00333954"/>
    <w:rsid w:val="0033797F"/>
    <w:rsid w:val="00342FBD"/>
    <w:rsid w:val="003605C3"/>
    <w:rsid w:val="00362F56"/>
    <w:rsid w:val="00364665"/>
    <w:rsid w:val="003656A8"/>
    <w:rsid w:val="00373B8A"/>
    <w:rsid w:val="00376E76"/>
    <w:rsid w:val="003772CD"/>
    <w:rsid w:val="00384824"/>
    <w:rsid w:val="00384E5F"/>
    <w:rsid w:val="0038668A"/>
    <w:rsid w:val="00386CDD"/>
    <w:rsid w:val="00387262"/>
    <w:rsid w:val="003922FA"/>
    <w:rsid w:val="00392B2A"/>
    <w:rsid w:val="00395577"/>
    <w:rsid w:val="0039662C"/>
    <w:rsid w:val="00397CE8"/>
    <w:rsid w:val="00397E12"/>
    <w:rsid w:val="003A49F4"/>
    <w:rsid w:val="003A5FCF"/>
    <w:rsid w:val="003A7043"/>
    <w:rsid w:val="003A7DD3"/>
    <w:rsid w:val="003B44EB"/>
    <w:rsid w:val="003C0B77"/>
    <w:rsid w:val="003C29C7"/>
    <w:rsid w:val="003C5AA3"/>
    <w:rsid w:val="003C700B"/>
    <w:rsid w:val="003C7D0E"/>
    <w:rsid w:val="003D2445"/>
    <w:rsid w:val="003D3182"/>
    <w:rsid w:val="003D4D9D"/>
    <w:rsid w:val="003E1B62"/>
    <w:rsid w:val="003E371C"/>
    <w:rsid w:val="003E4FE3"/>
    <w:rsid w:val="003E635C"/>
    <w:rsid w:val="003E7D81"/>
    <w:rsid w:val="003F147C"/>
    <w:rsid w:val="003F5C48"/>
    <w:rsid w:val="003F6F94"/>
    <w:rsid w:val="00404202"/>
    <w:rsid w:val="00404F85"/>
    <w:rsid w:val="00406240"/>
    <w:rsid w:val="00406E5D"/>
    <w:rsid w:val="00410582"/>
    <w:rsid w:val="00410D2C"/>
    <w:rsid w:val="00413271"/>
    <w:rsid w:val="0041706C"/>
    <w:rsid w:val="004211F2"/>
    <w:rsid w:val="00421C44"/>
    <w:rsid w:val="004254E9"/>
    <w:rsid w:val="00427AE3"/>
    <w:rsid w:val="0043083A"/>
    <w:rsid w:val="0043620B"/>
    <w:rsid w:val="00443636"/>
    <w:rsid w:val="00443B77"/>
    <w:rsid w:val="00445142"/>
    <w:rsid w:val="0044656B"/>
    <w:rsid w:val="00446E3D"/>
    <w:rsid w:val="004472EE"/>
    <w:rsid w:val="004479EB"/>
    <w:rsid w:val="004524A9"/>
    <w:rsid w:val="00453DED"/>
    <w:rsid w:val="00455930"/>
    <w:rsid w:val="00456C1B"/>
    <w:rsid w:val="00457123"/>
    <w:rsid w:val="00460161"/>
    <w:rsid w:val="00460223"/>
    <w:rsid w:val="0046039E"/>
    <w:rsid w:val="004632CD"/>
    <w:rsid w:val="00463BAE"/>
    <w:rsid w:val="00464170"/>
    <w:rsid w:val="004710D4"/>
    <w:rsid w:val="00472220"/>
    <w:rsid w:val="0047409C"/>
    <w:rsid w:val="004740F9"/>
    <w:rsid w:val="00476566"/>
    <w:rsid w:val="004765E8"/>
    <w:rsid w:val="0048129C"/>
    <w:rsid w:val="00482FAE"/>
    <w:rsid w:val="00482FE8"/>
    <w:rsid w:val="004833B9"/>
    <w:rsid w:val="004841DD"/>
    <w:rsid w:val="00485A74"/>
    <w:rsid w:val="0048663D"/>
    <w:rsid w:val="004940D0"/>
    <w:rsid w:val="00496522"/>
    <w:rsid w:val="004A3D15"/>
    <w:rsid w:val="004A5621"/>
    <w:rsid w:val="004A6112"/>
    <w:rsid w:val="004A7381"/>
    <w:rsid w:val="004A73A7"/>
    <w:rsid w:val="004A73DB"/>
    <w:rsid w:val="004B3C4D"/>
    <w:rsid w:val="004B4991"/>
    <w:rsid w:val="004B49C8"/>
    <w:rsid w:val="004B5B88"/>
    <w:rsid w:val="004B64A1"/>
    <w:rsid w:val="004B6FCB"/>
    <w:rsid w:val="004C0C48"/>
    <w:rsid w:val="004C643D"/>
    <w:rsid w:val="004D1789"/>
    <w:rsid w:val="004D3B62"/>
    <w:rsid w:val="004D4E0A"/>
    <w:rsid w:val="004D63A6"/>
    <w:rsid w:val="004E1544"/>
    <w:rsid w:val="004E7B53"/>
    <w:rsid w:val="004F2DBD"/>
    <w:rsid w:val="004F2EB5"/>
    <w:rsid w:val="004F3E98"/>
    <w:rsid w:val="004F495C"/>
    <w:rsid w:val="004F70F2"/>
    <w:rsid w:val="00500E7E"/>
    <w:rsid w:val="00501098"/>
    <w:rsid w:val="005014AC"/>
    <w:rsid w:val="0050239F"/>
    <w:rsid w:val="00503D81"/>
    <w:rsid w:val="00504C1F"/>
    <w:rsid w:val="00505501"/>
    <w:rsid w:val="00505EB7"/>
    <w:rsid w:val="00506E69"/>
    <w:rsid w:val="00517ED2"/>
    <w:rsid w:val="005211CC"/>
    <w:rsid w:val="005219B4"/>
    <w:rsid w:val="00521A2D"/>
    <w:rsid w:val="005341CA"/>
    <w:rsid w:val="00536D37"/>
    <w:rsid w:val="005409CE"/>
    <w:rsid w:val="00542E74"/>
    <w:rsid w:val="00542E9E"/>
    <w:rsid w:val="00544D61"/>
    <w:rsid w:val="00546287"/>
    <w:rsid w:val="00550937"/>
    <w:rsid w:val="00552476"/>
    <w:rsid w:val="00553A64"/>
    <w:rsid w:val="00555135"/>
    <w:rsid w:val="005551D5"/>
    <w:rsid w:val="00555EE5"/>
    <w:rsid w:val="00556BD1"/>
    <w:rsid w:val="00566F48"/>
    <w:rsid w:val="00566F68"/>
    <w:rsid w:val="00570213"/>
    <w:rsid w:val="00570574"/>
    <w:rsid w:val="0057079B"/>
    <w:rsid w:val="00575C9A"/>
    <w:rsid w:val="00577A7F"/>
    <w:rsid w:val="0058152F"/>
    <w:rsid w:val="005856B4"/>
    <w:rsid w:val="005862A4"/>
    <w:rsid w:val="00592E44"/>
    <w:rsid w:val="005937AD"/>
    <w:rsid w:val="005A055B"/>
    <w:rsid w:val="005B20ED"/>
    <w:rsid w:val="005B300D"/>
    <w:rsid w:val="005B67E4"/>
    <w:rsid w:val="005C35C4"/>
    <w:rsid w:val="005C3A8D"/>
    <w:rsid w:val="005C40BF"/>
    <w:rsid w:val="005D500D"/>
    <w:rsid w:val="005D5C62"/>
    <w:rsid w:val="005D7925"/>
    <w:rsid w:val="005E22AF"/>
    <w:rsid w:val="005E3D28"/>
    <w:rsid w:val="005E4591"/>
    <w:rsid w:val="005F2464"/>
    <w:rsid w:val="005F2534"/>
    <w:rsid w:val="005F5464"/>
    <w:rsid w:val="005F7F62"/>
    <w:rsid w:val="00600037"/>
    <w:rsid w:val="00602133"/>
    <w:rsid w:val="00606A22"/>
    <w:rsid w:val="00606ED2"/>
    <w:rsid w:val="006110B2"/>
    <w:rsid w:val="00611638"/>
    <w:rsid w:val="00616059"/>
    <w:rsid w:val="00617E8D"/>
    <w:rsid w:val="00620030"/>
    <w:rsid w:val="00620892"/>
    <w:rsid w:val="006332A7"/>
    <w:rsid w:val="006362B1"/>
    <w:rsid w:val="00636410"/>
    <w:rsid w:val="006401CD"/>
    <w:rsid w:val="00640817"/>
    <w:rsid w:val="006435CF"/>
    <w:rsid w:val="0064610E"/>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68ED"/>
    <w:rsid w:val="006A0563"/>
    <w:rsid w:val="006A2A95"/>
    <w:rsid w:val="006A4B5F"/>
    <w:rsid w:val="006A567E"/>
    <w:rsid w:val="006B2177"/>
    <w:rsid w:val="006B5972"/>
    <w:rsid w:val="006B66A7"/>
    <w:rsid w:val="006B6BF5"/>
    <w:rsid w:val="006C2B93"/>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4C6A"/>
    <w:rsid w:val="006F66A5"/>
    <w:rsid w:val="006F7A11"/>
    <w:rsid w:val="007008F2"/>
    <w:rsid w:val="0070157A"/>
    <w:rsid w:val="007020D2"/>
    <w:rsid w:val="007032C6"/>
    <w:rsid w:val="007040B8"/>
    <w:rsid w:val="007048E8"/>
    <w:rsid w:val="00706E79"/>
    <w:rsid w:val="00710053"/>
    <w:rsid w:val="00711209"/>
    <w:rsid w:val="00715CED"/>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E7AFE"/>
    <w:rsid w:val="007F07EF"/>
    <w:rsid w:val="007F0CA0"/>
    <w:rsid w:val="007F3E5F"/>
    <w:rsid w:val="007F5FAE"/>
    <w:rsid w:val="007F6726"/>
    <w:rsid w:val="007F791A"/>
    <w:rsid w:val="0080064E"/>
    <w:rsid w:val="00803173"/>
    <w:rsid w:val="008074D7"/>
    <w:rsid w:val="0081002D"/>
    <w:rsid w:val="0081408F"/>
    <w:rsid w:val="00815D99"/>
    <w:rsid w:val="008203A5"/>
    <w:rsid w:val="00820DAE"/>
    <w:rsid w:val="00820F26"/>
    <w:rsid w:val="00822CED"/>
    <w:rsid w:val="00825B28"/>
    <w:rsid w:val="008268BF"/>
    <w:rsid w:val="00830029"/>
    <w:rsid w:val="00832B8C"/>
    <w:rsid w:val="00836373"/>
    <w:rsid w:val="008372FD"/>
    <w:rsid w:val="0083785D"/>
    <w:rsid w:val="008400B9"/>
    <w:rsid w:val="00840257"/>
    <w:rsid w:val="00840CCF"/>
    <w:rsid w:val="008426DE"/>
    <w:rsid w:val="00846DC2"/>
    <w:rsid w:val="0085090A"/>
    <w:rsid w:val="008518C6"/>
    <w:rsid w:val="00851DE0"/>
    <w:rsid w:val="00853687"/>
    <w:rsid w:val="00855359"/>
    <w:rsid w:val="00857164"/>
    <w:rsid w:val="00862E8C"/>
    <w:rsid w:val="008649B2"/>
    <w:rsid w:val="00870670"/>
    <w:rsid w:val="00871D19"/>
    <w:rsid w:val="00872127"/>
    <w:rsid w:val="0087215E"/>
    <w:rsid w:val="00872ADC"/>
    <w:rsid w:val="00872CB8"/>
    <w:rsid w:val="0087482B"/>
    <w:rsid w:val="00876398"/>
    <w:rsid w:val="00880459"/>
    <w:rsid w:val="00886615"/>
    <w:rsid w:val="00886653"/>
    <w:rsid w:val="00891A7A"/>
    <w:rsid w:val="00892FC6"/>
    <w:rsid w:val="00894821"/>
    <w:rsid w:val="008A0899"/>
    <w:rsid w:val="008A1EC2"/>
    <w:rsid w:val="008A22B4"/>
    <w:rsid w:val="008A380E"/>
    <w:rsid w:val="008A5609"/>
    <w:rsid w:val="008A7258"/>
    <w:rsid w:val="008A78BA"/>
    <w:rsid w:val="008B054C"/>
    <w:rsid w:val="008B2A5E"/>
    <w:rsid w:val="008B515F"/>
    <w:rsid w:val="008B6EE0"/>
    <w:rsid w:val="008B7FE5"/>
    <w:rsid w:val="008C1563"/>
    <w:rsid w:val="008C3800"/>
    <w:rsid w:val="008C56E7"/>
    <w:rsid w:val="008D1170"/>
    <w:rsid w:val="008D268F"/>
    <w:rsid w:val="008D4691"/>
    <w:rsid w:val="008D5C58"/>
    <w:rsid w:val="008E382E"/>
    <w:rsid w:val="008E429D"/>
    <w:rsid w:val="008E467B"/>
    <w:rsid w:val="008E4B66"/>
    <w:rsid w:val="008E653C"/>
    <w:rsid w:val="008E7F9D"/>
    <w:rsid w:val="008F06DC"/>
    <w:rsid w:val="008F182A"/>
    <w:rsid w:val="008F1A20"/>
    <w:rsid w:val="008F6EA7"/>
    <w:rsid w:val="009000A8"/>
    <w:rsid w:val="00902422"/>
    <w:rsid w:val="00905BD3"/>
    <w:rsid w:val="0091195F"/>
    <w:rsid w:val="00913045"/>
    <w:rsid w:val="0091457F"/>
    <w:rsid w:val="00920825"/>
    <w:rsid w:val="00920874"/>
    <w:rsid w:val="009228E2"/>
    <w:rsid w:val="00923EF4"/>
    <w:rsid w:val="0093035B"/>
    <w:rsid w:val="00930EE0"/>
    <w:rsid w:val="00930FCA"/>
    <w:rsid w:val="0093109D"/>
    <w:rsid w:val="00931925"/>
    <w:rsid w:val="0093203F"/>
    <w:rsid w:val="0093218D"/>
    <w:rsid w:val="00935FDF"/>
    <w:rsid w:val="00941924"/>
    <w:rsid w:val="009448E5"/>
    <w:rsid w:val="00945E1D"/>
    <w:rsid w:val="009537A3"/>
    <w:rsid w:val="009550D6"/>
    <w:rsid w:val="00957981"/>
    <w:rsid w:val="00957CDE"/>
    <w:rsid w:val="009616D0"/>
    <w:rsid w:val="009634AF"/>
    <w:rsid w:val="0096431A"/>
    <w:rsid w:val="00965795"/>
    <w:rsid w:val="009670D3"/>
    <w:rsid w:val="00970914"/>
    <w:rsid w:val="009724A9"/>
    <w:rsid w:val="0097431C"/>
    <w:rsid w:val="009829F1"/>
    <w:rsid w:val="00982C29"/>
    <w:rsid w:val="00984691"/>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1E12"/>
    <w:rsid w:val="009B2239"/>
    <w:rsid w:val="009B4A21"/>
    <w:rsid w:val="009B4DE1"/>
    <w:rsid w:val="009B7F49"/>
    <w:rsid w:val="009C3028"/>
    <w:rsid w:val="009C4AF0"/>
    <w:rsid w:val="009C5680"/>
    <w:rsid w:val="009D0233"/>
    <w:rsid w:val="009D04EF"/>
    <w:rsid w:val="009D7066"/>
    <w:rsid w:val="009E161B"/>
    <w:rsid w:val="009F1A54"/>
    <w:rsid w:val="009F789C"/>
    <w:rsid w:val="009F7910"/>
    <w:rsid w:val="00A012BB"/>
    <w:rsid w:val="00A0272F"/>
    <w:rsid w:val="00A0412C"/>
    <w:rsid w:val="00A05111"/>
    <w:rsid w:val="00A053AA"/>
    <w:rsid w:val="00A05A33"/>
    <w:rsid w:val="00A06DA0"/>
    <w:rsid w:val="00A06DF9"/>
    <w:rsid w:val="00A10ADC"/>
    <w:rsid w:val="00A11842"/>
    <w:rsid w:val="00A157E3"/>
    <w:rsid w:val="00A16795"/>
    <w:rsid w:val="00A16881"/>
    <w:rsid w:val="00A1759E"/>
    <w:rsid w:val="00A2141D"/>
    <w:rsid w:val="00A22926"/>
    <w:rsid w:val="00A23951"/>
    <w:rsid w:val="00A241A4"/>
    <w:rsid w:val="00A24CEF"/>
    <w:rsid w:val="00A25560"/>
    <w:rsid w:val="00A2592C"/>
    <w:rsid w:val="00A261DE"/>
    <w:rsid w:val="00A26FA8"/>
    <w:rsid w:val="00A340F4"/>
    <w:rsid w:val="00A374D9"/>
    <w:rsid w:val="00A401D6"/>
    <w:rsid w:val="00A426E6"/>
    <w:rsid w:val="00A43023"/>
    <w:rsid w:val="00A44D2A"/>
    <w:rsid w:val="00A4689C"/>
    <w:rsid w:val="00A5023D"/>
    <w:rsid w:val="00A511AB"/>
    <w:rsid w:val="00A5164C"/>
    <w:rsid w:val="00A51FD5"/>
    <w:rsid w:val="00A53A3B"/>
    <w:rsid w:val="00A54445"/>
    <w:rsid w:val="00A544F2"/>
    <w:rsid w:val="00A642AC"/>
    <w:rsid w:val="00A6708A"/>
    <w:rsid w:val="00A7151D"/>
    <w:rsid w:val="00A7161C"/>
    <w:rsid w:val="00A724E1"/>
    <w:rsid w:val="00A725EC"/>
    <w:rsid w:val="00A739DF"/>
    <w:rsid w:val="00A74054"/>
    <w:rsid w:val="00A74497"/>
    <w:rsid w:val="00A778B4"/>
    <w:rsid w:val="00A80674"/>
    <w:rsid w:val="00A82F6A"/>
    <w:rsid w:val="00A84890"/>
    <w:rsid w:val="00A86C97"/>
    <w:rsid w:val="00A921B5"/>
    <w:rsid w:val="00A93236"/>
    <w:rsid w:val="00A9353D"/>
    <w:rsid w:val="00AA296D"/>
    <w:rsid w:val="00AA2CCB"/>
    <w:rsid w:val="00AA3225"/>
    <w:rsid w:val="00AA4F10"/>
    <w:rsid w:val="00AA59AC"/>
    <w:rsid w:val="00AA5FB8"/>
    <w:rsid w:val="00AA69FE"/>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26B64"/>
    <w:rsid w:val="00B2798D"/>
    <w:rsid w:val="00B3039C"/>
    <w:rsid w:val="00B30B8A"/>
    <w:rsid w:val="00B32E58"/>
    <w:rsid w:val="00B33183"/>
    <w:rsid w:val="00B3338D"/>
    <w:rsid w:val="00B44665"/>
    <w:rsid w:val="00B47E8C"/>
    <w:rsid w:val="00B52589"/>
    <w:rsid w:val="00B55303"/>
    <w:rsid w:val="00B578BA"/>
    <w:rsid w:val="00B61616"/>
    <w:rsid w:val="00B623DD"/>
    <w:rsid w:val="00B63657"/>
    <w:rsid w:val="00B63FFE"/>
    <w:rsid w:val="00B64DC8"/>
    <w:rsid w:val="00B65059"/>
    <w:rsid w:val="00B657FB"/>
    <w:rsid w:val="00B66266"/>
    <w:rsid w:val="00B66E32"/>
    <w:rsid w:val="00B678F8"/>
    <w:rsid w:val="00B72653"/>
    <w:rsid w:val="00B72B53"/>
    <w:rsid w:val="00B74FD3"/>
    <w:rsid w:val="00B7514A"/>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316C"/>
    <w:rsid w:val="00BB0A51"/>
    <w:rsid w:val="00BB32FB"/>
    <w:rsid w:val="00BB3359"/>
    <w:rsid w:val="00BB3373"/>
    <w:rsid w:val="00BB69D9"/>
    <w:rsid w:val="00BB6C29"/>
    <w:rsid w:val="00BC4331"/>
    <w:rsid w:val="00BC5060"/>
    <w:rsid w:val="00BC6DE3"/>
    <w:rsid w:val="00BD1EB4"/>
    <w:rsid w:val="00BD26D6"/>
    <w:rsid w:val="00BD4988"/>
    <w:rsid w:val="00BD5585"/>
    <w:rsid w:val="00BD5C3C"/>
    <w:rsid w:val="00BD5DBB"/>
    <w:rsid w:val="00BE38DD"/>
    <w:rsid w:val="00BE53CC"/>
    <w:rsid w:val="00BF0160"/>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25FAE"/>
    <w:rsid w:val="00C3004E"/>
    <w:rsid w:val="00C30DF5"/>
    <w:rsid w:val="00C330FF"/>
    <w:rsid w:val="00C332FD"/>
    <w:rsid w:val="00C33B02"/>
    <w:rsid w:val="00C40754"/>
    <w:rsid w:val="00C4186C"/>
    <w:rsid w:val="00C42BE8"/>
    <w:rsid w:val="00C441C9"/>
    <w:rsid w:val="00C4458D"/>
    <w:rsid w:val="00C456A1"/>
    <w:rsid w:val="00C47A19"/>
    <w:rsid w:val="00C5159F"/>
    <w:rsid w:val="00C52124"/>
    <w:rsid w:val="00C52208"/>
    <w:rsid w:val="00C54EAA"/>
    <w:rsid w:val="00C5712D"/>
    <w:rsid w:val="00C63D1F"/>
    <w:rsid w:val="00C66B74"/>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AD9"/>
    <w:rsid w:val="00CA5C8E"/>
    <w:rsid w:val="00CA60FB"/>
    <w:rsid w:val="00CB0A19"/>
    <w:rsid w:val="00CB0D65"/>
    <w:rsid w:val="00CB47A6"/>
    <w:rsid w:val="00CB491B"/>
    <w:rsid w:val="00CB5F5D"/>
    <w:rsid w:val="00CC2E60"/>
    <w:rsid w:val="00CC7BC5"/>
    <w:rsid w:val="00CD1DCD"/>
    <w:rsid w:val="00CD2FF9"/>
    <w:rsid w:val="00CD37A1"/>
    <w:rsid w:val="00CD3EBE"/>
    <w:rsid w:val="00CE2806"/>
    <w:rsid w:val="00CE28C2"/>
    <w:rsid w:val="00CE448C"/>
    <w:rsid w:val="00CE65B2"/>
    <w:rsid w:val="00CF2379"/>
    <w:rsid w:val="00CF2453"/>
    <w:rsid w:val="00CF404E"/>
    <w:rsid w:val="00CF568D"/>
    <w:rsid w:val="00D00EF5"/>
    <w:rsid w:val="00D02969"/>
    <w:rsid w:val="00D054FE"/>
    <w:rsid w:val="00D06020"/>
    <w:rsid w:val="00D06A26"/>
    <w:rsid w:val="00D071E5"/>
    <w:rsid w:val="00D07AD0"/>
    <w:rsid w:val="00D11F66"/>
    <w:rsid w:val="00D1212D"/>
    <w:rsid w:val="00D12D77"/>
    <w:rsid w:val="00D1427B"/>
    <w:rsid w:val="00D159F8"/>
    <w:rsid w:val="00D1669C"/>
    <w:rsid w:val="00D21FA0"/>
    <w:rsid w:val="00D24E13"/>
    <w:rsid w:val="00D2564E"/>
    <w:rsid w:val="00D265F1"/>
    <w:rsid w:val="00D30931"/>
    <w:rsid w:val="00D37F25"/>
    <w:rsid w:val="00D45FCB"/>
    <w:rsid w:val="00D46E41"/>
    <w:rsid w:val="00D531AD"/>
    <w:rsid w:val="00D53EFA"/>
    <w:rsid w:val="00D56720"/>
    <w:rsid w:val="00D57E64"/>
    <w:rsid w:val="00D63207"/>
    <w:rsid w:val="00D63908"/>
    <w:rsid w:val="00D63B54"/>
    <w:rsid w:val="00D64B48"/>
    <w:rsid w:val="00D64F74"/>
    <w:rsid w:val="00D65B63"/>
    <w:rsid w:val="00D70FE9"/>
    <w:rsid w:val="00D74D68"/>
    <w:rsid w:val="00D77159"/>
    <w:rsid w:val="00D80366"/>
    <w:rsid w:val="00D80D85"/>
    <w:rsid w:val="00D8126E"/>
    <w:rsid w:val="00D821E9"/>
    <w:rsid w:val="00D83D1F"/>
    <w:rsid w:val="00D847F8"/>
    <w:rsid w:val="00D84E02"/>
    <w:rsid w:val="00D8504C"/>
    <w:rsid w:val="00D8657E"/>
    <w:rsid w:val="00D90FE9"/>
    <w:rsid w:val="00D922CD"/>
    <w:rsid w:val="00D93EC9"/>
    <w:rsid w:val="00D951E7"/>
    <w:rsid w:val="00DA0BE2"/>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4C40"/>
    <w:rsid w:val="00E355E6"/>
    <w:rsid w:val="00E3592E"/>
    <w:rsid w:val="00E423F5"/>
    <w:rsid w:val="00E42641"/>
    <w:rsid w:val="00E434D9"/>
    <w:rsid w:val="00E4435F"/>
    <w:rsid w:val="00E468FC"/>
    <w:rsid w:val="00E47A33"/>
    <w:rsid w:val="00E50540"/>
    <w:rsid w:val="00E5119A"/>
    <w:rsid w:val="00E54184"/>
    <w:rsid w:val="00E55003"/>
    <w:rsid w:val="00E707B2"/>
    <w:rsid w:val="00E70B2F"/>
    <w:rsid w:val="00E72C09"/>
    <w:rsid w:val="00E7633E"/>
    <w:rsid w:val="00E77615"/>
    <w:rsid w:val="00E811A3"/>
    <w:rsid w:val="00E8137B"/>
    <w:rsid w:val="00E81FBB"/>
    <w:rsid w:val="00E8370C"/>
    <w:rsid w:val="00E8444B"/>
    <w:rsid w:val="00E90C32"/>
    <w:rsid w:val="00E918EF"/>
    <w:rsid w:val="00E9562E"/>
    <w:rsid w:val="00E95D36"/>
    <w:rsid w:val="00E97353"/>
    <w:rsid w:val="00E979F1"/>
    <w:rsid w:val="00EA077F"/>
    <w:rsid w:val="00EA1F3F"/>
    <w:rsid w:val="00EA3AE7"/>
    <w:rsid w:val="00EA640B"/>
    <w:rsid w:val="00EA6608"/>
    <w:rsid w:val="00EA773B"/>
    <w:rsid w:val="00EB564F"/>
    <w:rsid w:val="00EB773D"/>
    <w:rsid w:val="00EC2A38"/>
    <w:rsid w:val="00ED0529"/>
    <w:rsid w:val="00ED2CD1"/>
    <w:rsid w:val="00ED66F7"/>
    <w:rsid w:val="00ED7B4E"/>
    <w:rsid w:val="00EE135F"/>
    <w:rsid w:val="00EE2A9F"/>
    <w:rsid w:val="00EE7386"/>
    <w:rsid w:val="00EE7B41"/>
    <w:rsid w:val="00EF400C"/>
    <w:rsid w:val="00EF79DF"/>
    <w:rsid w:val="00F0170C"/>
    <w:rsid w:val="00F074B0"/>
    <w:rsid w:val="00F10361"/>
    <w:rsid w:val="00F128F9"/>
    <w:rsid w:val="00F13B57"/>
    <w:rsid w:val="00F158BE"/>
    <w:rsid w:val="00F17080"/>
    <w:rsid w:val="00F21A1D"/>
    <w:rsid w:val="00F224C2"/>
    <w:rsid w:val="00F230B6"/>
    <w:rsid w:val="00F232E2"/>
    <w:rsid w:val="00F247F5"/>
    <w:rsid w:val="00F26624"/>
    <w:rsid w:val="00F31360"/>
    <w:rsid w:val="00F324C8"/>
    <w:rsid w:val="00F33689"/>
    <w:rsid w:val="00F401F9"/>
    <w:rsid w:val="00F45D59"/>
    <w:rsid w:val="00F46BAE"/>
    <w:rsid w:val="00F5058F"/>
    <w:rsid w:val="00F53945"/>
    <w:rsid w:val="00F54912"/>
    <w:rsid w:val="00F552B7"/>
    <w:rsid w:val="00F568F9"/>
    <w:rsid w:val="00F56FF5"/>
    <w:rsid w:val="00F62E97"/>
    <w:rsid w:val="00F70DCC"/>
    <w:rsid w:val="00F75706"/>
    <w:rsid w:val="00F81E4B"/>
    <w:rsid w:val="00F83037"/>
    <w:rsid w:val="00F86EC4"/>
    <w:rsid w:val="00F91973"/>
    <w:rsid w:val="00F9344C"/>
    <w:rsid w:val="00F93774"/>
    <w:rsid w:val="00FA02AF"/>
    <w:rsid w:val="00FA18E5"/>
    <w:rsid w:val="00FA5FAA"/>
    <w:rsid w:val="00FB3145"/>
    <w:rsid w:val="00FB3450"/>
    <w:rsid w:val="00FB3DD7"/>
    <w:rsid w:val="00FC2FFE"/>
    <w:rsid w:val="00FC5245"/>
    <w:rsid w:val="00FC648F"/>
    <w:rsid w:val="00FC69EC"/>
    <w:rsid w:val="00FD343E"/>
    <w:rsid w:val="00FD5693"/>
    <w:rsid w:val="00FD5BDF"/>
    <w:rsid w:val="00FD638A"/>
    <w:rsid w:val="00FE311C"/>
    <w:rsid w:val="00FE3171"/>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2848A"/>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E9562E"/>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E9562E"/>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E9562E"/>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E9562E"/>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E9562E"/>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E9562E"/>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E9562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9562E"/>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E9562E"/>
    <w:pPr>
      <w:keepLines/>
      <w:numPr>
        <w:numId w:val="4"/>
      </w:numPr>
      <w:spacing w:before="120" w:after="120" w:line="240" w:lineRule="auto"/>
      <w:ind w:right="864"/>
    </w:pPr>
    <w:rPr>
      <w:rFonts w:ascii="Utopia" w:hAnsi="Utopia"/>
      <w:sz w:val="18"/>
    </w:rPr>
  </w:style>
  <w:style w:type="character" w:customStyle="1" w:styleId="CodeBold">
    <w:name w:val="Code Bold"/>
    <w:rsid w:val="00E9562E"/>
    <w:rPr>
      <w:rFonts w:ascii="TheSansMonoConBlack" w:hAnsi="TheSansMonoConBlack"/>
      <w:sz w:val="18"/>
    </w:rPr>
  </w:style>
  <w:style w:type="paragraph" w:customStyle="1" w:styleId="ChapterNumber">
    <w:name w:val="Chapter Number"/>
    <w:next w:val="Normal"/>
    <w:autoRedefine/>
    <w:qFormat/>
    <w:rsid w:val="00E9562E"/>
    <w:pPr>
      <w:keepNext/>
      <w:spacing w:after="240"/>
    </w:pPr>
    <w:rPr>
      <w:rFonts w:ascii="Arial" w:hAnsi="Arial"/>
      <w:b/>
      <w:caps/>
      <w:sz w:val="28"/>
      <w:szCs w:val="28"/>
    </w:rPr>
  </w:style>
  <w:style w:type="paragraph" w:customStyle="1" w:styleId="ChapterTitle">
    <w:name w:val="Chapter Title"/>
    <w:next w:val="Normal"/>
    <w:rsid w:val="00E9562E"/>
    <w:pPr>
      <w:spacing w:before="240" w:after="1200"/>
    </w:pPr>
    <w:rPr>
      <w:rFonts w:ascii="Arial Narrow" w:hAnsi="Arial Narrow"/>
      <w:b/>
      <w:sz w:val="60"/>
      <w:szCs w:val="48"/>
    </w:rPr>
  </w:style>
  <w:style w:type="paragraph" w:customStyle="1" w:styleId="FigureCaption">
    <w:name w:val="Figure Caption"/>
    <w:next w:val="Normal"/>
    <w:qFormat/>
    <w:rsid w:val="00E9562E"/>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E9562E"/>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E9562E"/>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E9562E"/>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E9562E"/>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E9562E"/>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E9562E"/>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E9562E"/>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E9562E"/>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E9562E"/>
    <w:pPr>
      <w:spacing w:before="120" w:after="120"/>
      <w:contextualSpacing/>
    </w:pPr>
    <w:rPr>
      <w:rFonts w:ascii="Utopia" w:hAnsi="Utopia"/>
      <w:sz w:val="18"/>
    </w:rPr>
  </w:style>
  <w:style w:type="paragraph" w:customStyle="1" w:styleId="TableCaption">
    <w:name w:val="Table Caption"/>
    <w:basedOn w:val="FigureCaption"/>
    <w:next w:val="Normal"/>
    <w:qFormat/>
    <w:rsid w:val="00E9562E"/>
    <w:pPr>
      <w:spacing w:after="120"/>
    </w:pPr>
  </w:style>
  <w:style w:type="paragraph" w:customStyle="1" w:styleId="TableHead">
    <w:name w:val="Table Head"/>
    <w:next w:val="Normal"/>
    <w:rsid w:val="00E9562E"/>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E9562E"/>
    <w:pPr>
      <w:spacing w:before="60" w:after="240"/>
      <w:contextualSpacing/>
    </w:pPr>
    <w:rPr>
      <w:rFonts w:ascii="Utopia" w:hAnsi="Utopia"/>
      <w:i/>
      <w:sz w:val="18"/>
    </w:rPr>
  </w:style>
  <w:style w:type="table" w:styleId="TableGrid">
    <w:name w:val="Table Grid"/>
    <w:basedOn w:val="TableNormal"/>
    <w:rsid w:val="00E9562E"/>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E9562E"/>
    <w:pPr>
      <w:numPr>
        <w:numId w:val="0"/>
      </w:numPr>
      <w:ind w:left="864"/>
    </w:pPr>
  </w:style>
  <w:style w:type="paragraph" w:customStyle="1" w:styleId="NumList">
    <w:name w:val="Num List"/>
    <w:basedOn w:val="Normal"/>
    <w:rsid w:val="00E9562E"/>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E9562E"/>
    <w:pPr>
      <w:spacing w:before="0"/>
      <w:ind w:left="0" w:right="0"/>
      <w:jc w:val="right"/>
    </w:pPr>
    <w:rPr>
      <w:i w:val="0"/>
    </w:rPr>
  </w:style>
  <w:style w:type="paragraph" w:customStyle="1" w:styleId="ExerciseHead">
    <w:name w:val="Exercise Head"/>
    <w:basedOn w:val="Normal"/>
    <w:next w:val="Normal"/>
    <w:rsid w:val="00E9562E"/>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E9562E"/>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E9562E"/>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E9562E"/>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E9562E"/>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E9562E"/>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E9562E"/>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E9562E"/>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E9562E"/>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E9562E"/>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E9562E"/>
  </w:style>
  <w:style w:type="paragraph" w:customStyle="1" w:styleId="SideBarSubhead">
    <w:name w:val="Side Bar Subhead"/>
    <w:basedOn w:val="Normal"/>
    <w:rsid w:val="00E9562E"/>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E9562E"/>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E9562E"/>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E9562E"/>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E9562E"/>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E9562E"/>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E9562E"/>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E9562E"/>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E9562E"/>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E9562E"/>
    <w:pPr>
      <w:spacing w:before="120" w:after="120"/>
    </w:pPr>
    <w:rPr>
      <w:rFonts w:ascii="Arial" w:hAnsi="Arial"/>
      <w:sz w:val="18"/>
    </w:rPr>
  </w:style>
  <w:style w:type="paragraph" w:styleId="Revision">
    <w:name w:val="Revision"/>
    <w:hidden/>
    <w:uiPriority w:val="99"/>
    <w:semiHidden/>
    <w:rsid w:val="00E9562E"/>
    <w:rPr>
      <w:rFonts w:ascii="Calibri" w:eastAsia="Calibri" w:hAnsi="Calibri"/>
      <w:sz w:val="22"/>
      <w:szCs w:val="22"/>
    </w:rPr>
  </w:style>
  <w:style w:type="character" w:styleId="IntenseEmphasis">
    <w:name w:val="Intense Emphasis"/>
    <w:basedOn w:val="DefaultParagraphFont"/>
    <w:uiPriority w:val="21"/>
    <w:qFormat/>
    <w:rsid w:val="00E9562E"/>
    <w:rPr>
      <w:b/>
      <w:bCs/>
      <w:i/>
      <w:iCs/>
      <w:color w:val="auto"/>
    </w:rPr>
  </w:style>
  <w:style w:type="character" w:styleId="Emphasis">
    <w:name w:val="Emphasis"/>
    <w:basedOn w:val="DefaultParagraphFont"/>
    <w:qFormat/>
    <w:rsid w:val="00E9562E"/>
    <w:rPr>
      <w:i/>
      <w:iCs/>
    </w:rPr>
  </w:style>
  <w:style w:type="character" w:styleId="Strong">
    <w:name w:val="Strong"/>
    <w:basedOn w:val="DefaultParagraphFont"/>
    <w:qFormat/>
    <w:rsid w:val="00E9562E"/>
    <w:rPr>
      <w:b/>
      <w:bCs/>
    </w:rPr>
  </w:style>
  <w:style w:type="paragraph" w:styleId="Subtitle">
    <w:name w:val="Subtitle"/>
    <w:basedOn w:val="Normal"/>
    <w:next w:val="Normal"/>
    <w:link w:val="SubtitleChar"/>
    <w:qFormat/>
    <w:rsid w:val="00E9562E"/>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E9562E"/>
    <w:rPr>
      <w:rFonts w:ascii="ZapfDingbats" w:hAnsi="ZapfDingbats"/>
      <w:color w:val="auto"/>
      <w:szCs w:val="24"/>
    </w:rPr>
  </w:style>
  <w:style w:type="paragraph" w:customStyle="1" w:styleId="Code">
    <w:name w:val="Code"/>
    <w:basedOn w:val="Normal"/>
    <w:link w:val="CodeChar"/>
    <w:qFormat/>
    <w:rsid w:val="00E9562E"/>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E9562E"/>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7A46DB81-F438-401A-9830-CAB7D5F18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937</TotalTime>
  <Pages>38</Pages>
  <Words>12015</Words>
  <Characters>68488</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80343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22</cp:revision>
  <cp:lastPrinted>2012-09-27T18:23:00Z</cp:lastPrinted>
  <dcterms:created xsi:type="dcterms:W3CDTF">2014-04-24T01:41:00Z</dcterms:created>
  <dcterms:modified xsi:type="dcterms:W3CDTF">2014-04-27T03:14:00Z</dcterms:modified>
</cp:coreProperties>
</file>