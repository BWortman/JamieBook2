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95pt;height:316.5pt" o:ole="">
            <v:imagedata r:id="rId12" o:title="" croptop="4080f" cropbottom="3307f"/>
          </v:shape>
          <o:OLEObject Type="Embed" ProgID="Visio.Drawing.15" ShapeID="_x0000_i1025" DrawAspect="Content" ObjectID="_1460831085"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004BD6FC"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78833C83"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B54CA3">
        <w:rPr>
          <w:rStyle w:val="CodeInline"/>
          <w:rFonts w:ascii="Utopia" w:hAnsi="Utopia"/>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0"/>
      <w:r w:rsidR="000B3BCC">
        <w:t>versioning</w:t>
      </w:r>
      <w:commentRangeEnd w:id="0"/>
      <w:r w:rsidR="000B3BCC">
        <w:rPr>
          <w:rFonts w:asciiTheme="minorHAnsi" w:hAnsiTheme="minorHAnsi"/>
          <w:b w:val="0"/>
          <w:caps w:val="0"/>
        </w:rPr>
        <w:commentReference w:id="0"/>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1"/>
      <w:r>
        <w:t>Implementing POST</w:t>
      </w:r>
      <w:commentRangeEnd w:id="1"/>
      <w:r w:rsidR="005D6F78">
        <w:rPr>
          <w:rFonts w:asciiTheme="minorHAnsi" w:hAnsiTheme="minorHAnsi"/>
          <w:b w:val="0"/>
          <w:sz w:val="22"/>
          <w:szCs w:val="22"/>
        </w:rPr>
        <w:commentReference w:id="1"/>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proofErr w:type="spellStart"/>
      <w:r>
        <w:t>Task</w:t>
      </w:r>
      <w:r w:rsidR="00995821">
        <w:t>s</w:t>
      </w:r>
      <w:r>
        <w:t>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6FF914BE" w:rsidR="004B6FCB" w:rsidRDefault="006A0563" w:rsidP="00DC77E1">
      <w:pPr>
        <w:pStyle w:val="BodyTextCont"/>
      </w:pPr>
      <w:r>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2" w:name="OLE_LINK1"/>
      <w:bookmarkStart w:id="3" w:name="OLE_LINK2"/>
      <w:r>
        <w:t xml:space="preserve"> </w:t>
      </w:r>
      <w:bookmarkStart w:id="4" w:name="OLE_LINK3"/>
      <w:bookmarkStart w:id="5" w:name="OLE_LINK4"/>
      <w:r>
        <w:t>[</w:t>
      </w:r>
      <w:r w:rsidRPr="00B55303">
        <w:t>RoutePrefix("api/{apiVersion:apiVersionConstraint(v1)}</w:t>
      </w:r>
      <w:r w:rsidR="00AA69FE">
        <w:t>/tasks</w:t>
      </w:r>
      <w:r w:rsidRPr="00B55303">
        <w:t>"</w:t>
      </w:r>
      <w:r w:rsidRPr="00200A8F">
        <w:t>)]</w:t>
      </w:r>
      <w:bookmarkEnd w:id="2"/>
      <w:bookmarkEnd w:id="3"/>
    </w:p>
    <w:bookmarkEnd w:id="4"/>
    <w:bookmarkEnd w:id="5"/>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419DAEFD" w:rsidR="00B55303" w:rsidRDefault="00AA69FE" w:rsidP="00DC77E1">
      <w:pPr>
        <w:pStyle w:val="BodyTextCont"/>
      </w:pPr>
      <w:commentRangeStart w:id="6"/>
      <w:commentRangeStart w:id="7"/>
      <w:r>
        <w:t>Recalling</w:t>
      </w:r>
      <w:commentRangeEnd w:id="6"/>
      <w:r w:rsidR="004A23A4">
        <w:rPr>
          <w:rFonts w:asciiTheme="minorHAnsi" w:hAnsiTheme="minorHAnsi"/>
          <w:sz w:val="22"/>
        </w:rPr>
        <w:commentReference w:id="6"/>
      </w:r>
      <w:commentRangeEnd w:id="7"/>
      <w:r w:rsidR="003B70CA">
        <w:rPr>
          <w:rFonts w:asciiTheme="minorHAnsi" w:hAnsiTheme="minorHAnsi"/>
          <w:sz w:val="22"/>
        </w:rPr>
        <w:commentReference w:id="7"/>
      </w:r>
      <w:r>
        <w:t xml:space="preserve"> what we learned in the Attribute-Based Routing section earlier in the chapter we </w:t>
      </w:r>
      <w:r w:rsidR="0091195F">
        <w:t xml:space="preserve">now recognize that the </w:t>
      </w:r>
      <w:proofErr w:type="spellStart"/>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w:t>
      </w:r>
      <w:bookmarkStart w:id="8" w:name="_GoBack"/>
      <w:bookmarkEnd w:id="8"/>
      <w:r w:rsidR="004A57F4" w:rsidRPr="005C1B16">
        <w:rPr>
          <w:rStyle w:val="CodeInline"/>
        </w:rPr>
        <w:t>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t xml:space="preserve">    }</w:t>
      </w:r>
    </w:p>
    <w:p w14:paraId="04B71F83" w14:textId="7F174762" w:rsidR="00397E12" w:rsidRDefault="000B3935" w:rsidP="00DC77E1">
      <w:pPr>
        <w:pStyle w:val="BodyTextCont"/>
      </w:pPr>
      <w:r w:rsidRPr="000B3935">
        <w:t>}</w:t>
      </w:r>
      <w:r>
        <w:t>… a</w:t>
      </w:r>
      <w:r w:rsidR="00397E12">
        <w:t xml:space="preserve">nd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1581EAD9"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r w:rsidR="00125AD5">
        <w:t xml:space="preserve">; </w:t>
      </w:r>
      <w:r w:rsidR="00926305">
        <w:t xml:space="preserve">we </w:t>
      </w:r>
      <w:r w:rsidR="00125AD5">
        <w:t>need to</w:t>
      </w:r>
      <w:r w:rsidR="00926305">
        <w:t xml:space="preserve"> ensure g</w:t>
      </w:r>
      <w:r w:rsidR="000B3935">
        <w:t>lobally unique route names</w:t>
      </w:r>
      <w:r w:rsidR="00926305">
        <w:t>, as</w:t>
      </w:r>
      <w:r w:rsidR="000B3935">
        <w:t xml:space="preserve"> required by ASP.NET Web API.</w:t>
      </w:r>
    </w:p>
    <w:p w14:paraId="4F0580E0" w14:textId="070F7912" w:rsidR="002E357E" w:rsidRDefault="009634AF" w:rsidP="00DC77E1">
      <w:pPr>
        <w:pStyle w:val="BodyTextCont"/>
      </w:pPr>
      <w:r>
        <w:t xml:space="preserve">Ok, now we're almost ready to process a </w:t>
      </w:r>
      <w:r w:rsidR="00125AD5">
        <w:t>request</w:t>
      </w:r>
      <w:r>
        <w:t xml:space="preserve">. </w:t>
      </w:r>
      <w:r w:rsidR="00E9562E">
        <w:t>First,</w:t>
      </w:r>
      <w:r>
        <w:t xml:space="preserve"> </w:t>
      </w:r>
      <w:del w:id="9" w:author="Brian Wortman" w:date="2014-05-05T21:15:00Z">
        <w:r w:rsidDel="002E00E8">
          <w:delText xml:space="preserve">we </w:delText>
        </w:r>
      </w:del>
      <w:del w:id="10" w:author="Brian Wortman" w:date="2014-05-05T21:14:00Z">
        <w:r w:rsidR="002E357E" w:rsidDel="002E00E8">
          <w:delText xml:space="preserve">need </w:delText>
        </w:r>
      </w:del>
      <w:ins w:id="11" w:author="Brian Wortman" w:date="2014-05-05T21:14:00Z">
        <w:r w:rsidR="002E00E8">
          <w:t xml:space="preserve">we'll </w:t>
        </w:r>
      </w:ins>
      <w:del w:id="12" w:author="Brian Wortman" w:date="2014-05-05T21:14:00Z">
        <w:r w:rsidR="002E357E" w:rsidDel="002E00E8">
          <w:delText xml:space="preserve">to </w:delText>
        </w:r>
      </w:del>
      <w:r w:rsidR="002E357E">
        <w:t>implement the custom controller selector</w:t>
      </w:r>
      <w:ins w:id="13" w:author="Brian Wortman" w:date="2014-05-05T21:19:00Z">
        <w:r w:rsidR="002E00E8">
          <w:t xml:space="preserve">. </w:t>
        </w:r>
      </w:ins>
      <w:ins w:id="14" w:author="Brian Wortman" w:date="2014-05-05T21:20:00Z">
        <w:r w:rsidR="002E00E8">
          <w:t>(</w:t>
        </w:r>
      </w:ins>
      <w:ins w:id="15" w:author="Brian Wortman" w:date="2014-05-05T21:19:00Z">
        <w:r w:rsidR="002E00E8">
          <w:t xml:space="preserve">As we mentioned </w:t>
        </w:r>
      </w:ins>
      <w:ins w:id="16" w:author="Brian Wortman" w:date="2014-05-05T12:48:00Z">
        <w:r w:rsidR="003B70CA">
          <w:t xml:space="preserve">earlier, </w:t>
        </w:r>
      </w:ins>
      <w:ins w:id="17" w:author="Brian Wortman" w:date="2014-05-05T21:19:00Z">
        <w:r w:rsidR="002E00E8">
          <w:t xml:space="preserve">a custom controller selector is necessary because </w:t>
        </w:r>
      </w:ins>
      <w:ins w:id="18" w:author="Brian Wortman" w:date="2014-05-05T12:48:00Z">
        <w:r w:rsidR="003B70CA">
          <w:t xml:space="preserve">the </w:t>
        </w:r>
        <w:r w:rsidR="003B70CA" w:rsidRPr="003B70CA">
          <w:t>framework only matches on the controller class name without regard to the controller class' namespace</w:t>
        </w:r>
        <w:r w:rsidR="003B70CA">
          <w:t>.</w:t>
        </w:r>
      </w:ins>
      <w:ins w:id="19" w:author="Brian Wortman" w:date="2014-05-05T21:20:00Z">
        <w:r w:rsidR="002E00E8">
          <w:t>)</w:t>
        </w:r>
      </w:ins>
      <w:ins w:id="20" w:author="Brian Wortman" w:date="2014-05-05T12:48:00Z">
        <w:r w:rsidR="003B70CA">
          <w:t xml:space="preserve"> </w:t>
        </w:r>
      </w:ins>
      <w:ins w:id="21" w:author="Brian Wortman" w:date="2014-05-05T21:19:00Z">
        <w:r w:rsidR="002E00E8">
          <w:t>Then, a</w:t>
        </w:r>
      </w:ins>
      <w:ins w:id="22" w:author="Brian Wortman" w:date="2014-05-05T12:48:00Z">
        <w:r w:rsidR="003B70CA">
          <w:t>fter that</w:t>
        </w:r>
      </w:ins>
      <w:r>
        <w:t xml:space="preserve">, </w:t>
      </w:r>
      <w:del w:id="23" w:author="Brian Wortman" w:date="2014-05-05T12:48:00Z">
        <w:r w:rsidDel="003B70CA">
          <w:delText xml:space="preserve">and then </w:delText>
        </w:r>
      </w:del>
      <w:del w:id="24" w:author="Brian Wortman" w:date="2014-05-05T21:19:00Z">
        <w:r w:rsidDel="002E00E8">
          <w:delText xml:space="preserve">we </w:delText>
        </w:r>
      </w:del>
      <w:ins w:id="25" w:author="Brian Wortman" w:date="2014-05-05T21:19:00Z">
        <w:r w:rsidR="002E00E8">
          <w:t xml:space="preserve">will </w:t>
        </w:r>
      </w:ins>
      <w:del w:id="26" w:author="Brian Wortman" w:date="2014-05-05T21:19:00Z">
        <w:r w:rsidDel="002E00E8">
          <w:delText xml:space="preserve">need to </w:delText>
        </w:r>
      </w:del>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proofErr w:type="spellStart"/>
      <w:r w:rsidRPr="00A80674">
        <w:t>IHttpControllerSelector</w:t>
      </w:r>
      <w:proofErr w:type="spellEnd"/>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7A4D874E" w:rsidR="00B920E5" w:rsidRDefault="006544E4" w:rsidP="002E357E">
      <w:pPr>
        <w:pStyle w:val="BodyTextCont"/>
      </w:pPr>
      <w:r>
        <w:t>T</w:t>
      </w:r>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pPr>
      <w:r>
        <w:t>With the WebApi2Book.Web.Api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41D74012" w14:textId="6277D488" w:rsidR="001C1D47" w:rsidRDefault="001C1D47" w:rsidP="00DC77E1">
      <w:pPr>
        <w:pStyle w:val="BodyTextCont"/>
      </w:pPr>
      <w:r>
        <w:t xml:space="preserve">Excellent! Note the "Subject" value in the response… just as we implemented it! </w:t>
      </w:r>
      <w:ins w:id="27" w:author="Brian Wortman" w:date="2014-05-05T21:21:00Z">
        <w:r w:rsidR="002E00E8">
          <w:t>You may also note that t</w:t>
        </w:r>
      </w:ins>
      <w:ins w:id="28" w:author="Brian Wortman" w:date="2014-05-05T20:11:00Z">
        <w:r w:rsidR="00535985">
          <w:t xml:space="preserve">he </w:t>
        </w:r>
        <w:proofErr w:type="spellStart"/>
        <w:r w:rsidR="00535985" w:rsidRPr="00CC44E9">
          <w:rPr>
            <w:rStyle w:val="CodeInline"/>
            <w:rPrChange w:id="29" w:author="Brian Wortman" w:date="2014-05-05T20:12:00Z">
              <w:rPr/>
            </w:rPrChange>
          </w:rPr>
          <w:t>TaskId</w:t>
        </w:r>
        <w:proofErr w:type="spellEnd"/>
        <w:r w:rsidR="00535985">
          <w:t xml:space="preserve"> is null</w:t>
        </w:r>
      </w:ins>
      <w:ins w:id="30" w:author="Brian Wortman" w:date="2014-05-05T21:21:00Z">
        <w:r w:rsidR="002E00E8">
          <w:t>, but that's</w:t>
        </w:r>
      </w:ins>
      <w:ins w:id="31" w:author="Brian Wortman" w:date="2014-05-05T20:11:00Z">
        <w:r w:rsidR="00535985">
          <w:t xml:space="preserve"> because we're not actually persisting anything yet</w:t>
        </w:r>
      </w:ins>
      <w:ins w:id="32" w:author="Brian Wortman" w:date="2014-05-05T21:21:00Z">
        <w:r w:rsidR="002E00E8">
          <w:t xml:space="preserve">. </w:t>
        </w:r>
      </w:ins>
      <w:ins w:id="33" w:author="Brian Wortman" w:date="2014-05-05T20:11:00Z">
        <w:r w:rsidR="00535985">
          <w:t>Okay, n</w:t>
        </w:r>
      </w:ins>
      <w:del w:id="34" w:author="Brian Wortman" w:date="2014-05-05T20:12:00Z">
        <w:r w:rsidDel="00535985">
          <w:delText>N</w:delText>
        </w:r>
      </w:del>
      <w:r>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proofErr w:type="spellStart"/>
      <w:r w:rsidR="009C0A0E">
        <w:t>accessor</w:t>
      </w:r>
      <w:proofErr w:type="spellEnd"/>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proofErr w:type="spellStart"/>
      <w:r w:rsidR="009C0A0E">
        <w:t>accessor</w:t>
      </w:r>
      <w:proofErr w:type="spellEnd"/>
      <w:r w:rsidR="009C0A0E">
        <w:t xml:space="preserve">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21"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31E4F432" w:rsidR="008E5E9E" w:rsidRPr="008E5E9E" w:rsidRDefault="008E5E9E" w:rsidP="00DC77E1">
      <w:pPr>
        <w:pStyle w:val="Bullet"/>
      </w:pPr>
      <w:r w:rsidRPr="008E5E9E">
        <w:t>Push all dependencies up to the constructor.</w:t>
      </w:r>
    </w:p>
    <w:p w14:paraId="3BE544D9" w14:textId="2E87D69B" w:rsidR="00481BAE" w:rsidRPr="00130755" w:rsidRDefault="008E5E9E" w:rsidP="00C77CC3">
      <w:pPr>
        <w:pStyle w:val="Bullet"/>
      </w:pPr>
      <w:r w:rsidRPr="008E5E9E">
        <w:t>Configure the application to use dependency injection.</w:t>
      </w: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management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722"/>
        <w:gridCol w:w="5850"/>
      </w:tblGrid>
      <w:tr w:rsidR="00130755" w14:paraId="345896C9"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
          <w:p w14:paraId="44364F7C" w14:textId="68B3B4A4" w:rsidR="00130755" w:rsidRPr="00130755" w:rsidRDefault="00130755">
            <w:pPr>
              <w:pStyle w:val="TableText"/>
            </w:pPr>
            <w:r w:rsidRPr="00130755">
              <w:t>Make sure a DI container is created during application start-up and remains in memory until the application shuts down.</w:t>
            </w:r>
            <w:r w:rsidR="00A71EA6">
              <w:t xml:space="preserve"> (You can think of the container as the object that contains the dependencies.)</w:t>
            </w:r>
          </w:p>
        </w:tc>
      </w:tr>
      <w:tr w:rsidR="00130755" w14:paraId="58997D41"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
          <w:p w14:paraId="25E18AE0" w14:textId="607CF4F4" w:rsidR="00130755" w:rsidRPr="00130755" w:rsidRDefault="00130755" w:rsidP="00F83B4E">
            <w:pPr>
              <w:pStyle w:val="TableText"/>
            </w:pPr>
            <w:r w:rsidRPr="00130755">
              <w:t xml:space="preserve">This is where </w:t>
            </w:r>
            <w:r w:rsidR="006624F7">
              <w:t>we</w:t>
            </w:r>
            <w:r w:rsidR="006624F7" w:rsidRPr="00130755">
              <w:t xml:space="preserve"> </w:t>
            </w:r>
            <w:r w:rsidR="000A77F0">
              <w:t>bind or relate</w:t>
            </w:r>
            <w:r w:rsidR="000A77F0" w:rsidRPr="00130755">
              <w:t xml:space="preserve"> </w:t>
            </w:r>
            <w:r w:rsidRPr="00130755">
              <w:t>interfaces to concrete implementations</w:t>
            </w:r>
            <w:r w:rsidR="00256684">
              <w:t xml:space="preserve"> so that the dependencies can be resolved at run time.</w:t>
            </w:r>
            <w:r w:rsidR="000A77F0">
              <w:t xml:space="preserve"> For example, if a class requires an </w:t>
            </w:r>
            <w:proofErr w:type="spellStart"/>
            <w:r w:rsidR="000A77F0">
              <w:t>IDateTime</w:t>
            </w:r>
            <w:proofErr w:type="spellEnd"/>
            <w:r w:rsidR="000A77F0">
              <w:t xml:space="preserve"> object, the bindings tell the container to provide a </w:t>
            </w:r>
            <w:proofErr w:type="spellStart"/>
            <w:r w:rsidR="000A77F0">
              <w:t>DateTimeAdapter</w:t>
            </w:r>
            <w:proofErr w:type="spellEnd"/>
            <w:r w:rsidR="000A77F0">
              <w:t xml:space="preserve"> object.</w:t>
            </w:r>
          </w:p>
        </w:tc>
      </w:tr>
      <w:tr w:rsidR="00130755" w14:paraId="41563A7C"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
          <w:p w14:paraId="7218ED58" w14:textId="1C76430C" w:rsidR="00130755" w:rsidRPr="00130755" w:rsidRDefault="00130755">
            <w:pPr>
              <w:pStyle w:val="TableText"/>
            </w:pPr>
            <w:r w:rsidRPr="00130755">
              <w:t xml:space="preserve">This tells </w:t>
            </w:r>
            <w:r w:rsidR="006624F7">
              <w:t xml:space="preserve">ASP.NET </w:t>
            </w:r>
            <w:r w:rsidRPr="00130755">
              <w:t xml:space="preserve">Web API to </w:t>
            </w:r>
            <w:r w:rsidR="004254E9" w:rsidRPr="00130755">
              <w:t xml:space="preserve">ask </w:t>
            </w:r>
            <w:proofErr w:type="spellStart"/>
            <w:r w:rsidR="006624F7">
              <w:t>Ninject</w:t>
            </w:r>
            <w:proofErr w:type="spellEnd"/>
            <w:r w:rsidR="006624F7">
              <w:t xml:space="preserve"> </w:t>
            </w:r>
            <w:r w:rsidR="004254E9" w:rsidRPr="00130755">
              <w:t>for</w:t>
            </w:r>
            <w:r w:rsidRPr="00130755">
              <w:t xml:space="preserve"> all </w:t>
            </w:r>
            <w:r w:rsidR="004254E9" w:rsidRPr="00130755">
              <w:t>dependencies</w:t>
            </w:r>
            <w:r w:rsidR="006624F7">
              <w:t xml:space="preserve"> required at run time by the dependent objects</w:t>
            </w:r>
            <w:r w:rsidR="004254E9" w:rsidRPr="00130755">
              <w:t>. This</w:t>
            </w:r>
            <w:r w:rsidRPr="00130755">
              <w:t xml:space="preserve"> is the key that allows you to push dependencies up to the constructor on the controllers.</w:t>
            </w:r>
            <w:r w:rsidR="000A77F0">
              <w:t xml:space="preserve"> Without this resolver, ASP.NET won't use your configured </w:t>
            </w:r>
            <w:proofErr w:type="spellStart"/>
            <w:r w:rsidR="000A77F0">
              <w:t>Ninject</w:t>
            </w:r>
            <w:proofErr w:type="spellEnd"/>
            <w:r w:rsidR="000A77F0">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53B9033B"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35" w:author="Jamie Kurtz" w:date="2014-05-04T16:12:00Z">
        <w:r w:rsidR="00C65D07">
          <w:t xml:space="preserve"> </w:t>
        </w:r>
        <w:commentRangeStart w:id="36"/>
        <w:r w:rsidR="00C65D07">
          <w:t xml:space="preserve">And finally, the </w:t>
        </w:r>
        <w:proofErr w:type="spellStart"/>
        <w:r w:rsidR="00C65D07" w:rsidRPr="00C65D07">
          <w:rPr>
            <w:rStyle w:val="CodeInline"/>
            <w:rPrChange w:id="37" w:author="Jamie Kurtz" w:date="2014-05-04T16:14:00Z">
              <w:rPr/>
            </w:rPrChange>
          </w:rPr>
          <w:t>ToMethod</w:t>
        </w:r>
        <w:proofErr w:type="spellEnd"/>
        <w:r w:rsidR="00C65D07">
          <w:t xml:space="preserve"> lifetime scope can be used to provide a method or delegate that </w:t>
        </w:r>
        <w:proofErr w:type="spellStart"/>
        <w:r w:rsidR="00C65D07">
          <w:t>Ninject</w:t>
        </w:r>
        <w:proofErr w:type="spellEnd"/>
        <w:r w:rsidR="00C65D07">
          <w:t xml:space="preserve"> will call whenever a new object of a given abstract type is needed.</w:t>
        </w:r>
      </w:ins>
      <w:ins w:id="38" w:author="Jamie Kurtz" w:date="2014-05-04T16:13:00Z">
        <w:r w:rsidR="00C65D07">
          <w:t xml:space="preserve"> The </w:t>
        </w:r>
        <w:proofErr w:type="spellStart"/>
        <w:r w:rsidR="00C65D07" w:rsidRPr="00C65D07">
          <w:rPr>
            <w:rStyle w:val="CodeInline"/>
            <w:rPrChange w:id="39" w:author="Jamie Kurtz" w:date="2014-05-04T16:14:00Z">
              <w:rPr/>
            </w:rPrChange>
          </w:rPr>
          <w:t>ToMethod</w:t>
        </w:r>
        <w:proofErr w:type="spellEnd"/>
        <w:r w:rsidR="00C65D07">
          <w:t xml:space="preserve"> scope will be leveraged when we </w:t>
        </w:r>
        <w:proofErr w:type="spellStart"/>
        <w:r w:rsidR="00C65D07">
          <w:t>wire</w:t>
        </w:r>
        <w:proofErr w:type="spellEnd"/>
        <w:r w:rsidR="00C65D07">
          <w:t xml:space="preserve"> up </w:t>
        </w:r>
        <w:proofErr w:type="spellStart"/>
        <w:r w:rsidR="00C65D07">
          <w:t>NHibernate</w:t>
        </w:r>
        <w:proofErr w:type="spellEnd"/>
        <w:r w:rsidR="00C65D07">
          <w:t>.</w:t>
        </w:r>
      </w:ins>
      <w:commentRangeEnd w:id="36"/>
      <w:r w:rsidR="00C77CC3">
        <w:rPr>
          <w:rFonts w:asciiTheme="minorHAnsi" w:hAnsiTheme="minorHAnsi"/>
          <w:sz w:val="22"/>
        </w:rPr>
        <w:commentReference w:id="36"/>
      </w:r>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Configure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40"/>
      <w:commentRangeStart w:id="41"/>
      <w:r w:rsidRPr="00E368BC">
        <w:t>It's</w:t>
      </w:r>
      <w:commentRangeEnd w:id="40"/>
      <w:r w:rsidR="00A2041D">
        <w:rPr>
          <w:rFonts w:asciiTheme="minorHAnsi" w:hAnsiTheme="minorHAnsi"/>
          <w:sz w:val="22"/>
        </w:rPr>
        <w:commentReference w:id="40"/>
      </w:r>
      <w:commentRangeEnd w:id="41"/>
      <w:r w:rsidR="00E81701">
        <w:rPr>
          <w:rFonts w:asciiTheme="minorHAnsi" w:hAnsiTheme="minorHAnsi"/>
          <w:sz w:val="22"/>
        </w:rPr>
        <w:commentReference w:id="41"/>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304373FB" w:rsidR="00130755" w:rsidRP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 xml:space="preserve">the database and with the domain </w:t>
      </w:r>
      <w:commentRangeStart w:id="42"/>
      <w:r w:rsidR="00130755" w:rsidRPr="00130755">
        <w:t>model</w:t>
      </w:r>
      <w:commentRangeEnd w:id="42"/>
      <w:r w:rsidR="008E199F">
        <w:rPr>
          <w:rFonts w:asciiTheme="minorHAnsi" w:hAnsiTheme="minorHAnsi"/>
          <w:sz w:val="22"/>
        </w:rPr>
        <w:commentReference w:id="42"/>
      </w:r>
      <w:r w:rsidR="00533041">
        <w:t xml:space="preserve">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r w:rsidR="009810FD">
        <w:t>G</w:t>
      </w:r>
      <w:r w:rsidR="002C3C60">
        <w:t>et</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For example, the Task class has a Status property that references an instance of a Status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Task table is </w:t>
      </w:r>
      <w:proofErr w:type="spellStart"/>
      <w:r w:rsidRPr="00B54CA3">
        <w:rPr>
          <w:rStyle w:val="CodeInline"/>
          <w:rFonts w:ascii="Utopia" w:hAnsi="Utopia"/>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77777777" w:rsidR="007D34F9" w:rsidRDefault="00512F15" w:rsidP="00DC77E1">
      <w:pPr>
        <w:pStyle w:val="BodyTextCont"/>
        <w:rPr>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C1B09AE" w14:textId="77777777" w:rsidR="007D34F9" w:rsidRDefault="007D34F9" w:rsidP="00DC77E1">
      <w:pPr>
        <w:pStyle w:val="BodyTextCont"/>
        <w:rPr>
          <w:rStyle w:val="CodeInline"/>
        </w:rPr>
      </w:pPr>
    </w:p>
    <w:p w14:paraId="544F0B9C" w14:textId="7D7AC60F" w:rsidR="007D34F9" w:rsidRPr="005203C8" w:rsidRDefault="007D34F9">
      <w:pPr>
        <w:pStyle w:val="BodyTextCont"/>
        <w:rPr>
          <w:rStyle w:val="CodeInline"/>
          <w:rFonts w:ascii="Utopia" w:hAnsi="Utopia"/>
        </w:rPr>
      </w:pPr>
      <w:r>
        <w:rPr>
          <w:rStyle w:val="CodeInline"/>
          <w:rFonts w:ascii="Utopia" w:hAnsi="Utopia"/>
        </w:rPr>
        <w:t xml:space="preserve">Note that we've placed our newly created </w:t>
      </w:r>
      <w:proofErr w:type="spellStart"/>
      <w:r w:rsidRPr="004C367C">
        <w:rPr>
          <w:rStyle w:val="CodeInline"/>
        </w:rPr>
        <w:t>ISessionFactory</w:t>
      </w:r>
      <w:proofErr w:type="spellEnd"/>
      <w:r>
        <w:rPr>
          <w:rStyle w:val="CodeInline"/>
          <w:rFonts w:ascii="Utopia" w:hAnsi="Utopia"/>
        </w:rPr>
        <w:t xml:space="preserve"> </w:t>
      </w:r>
      <w:r w:rsidRPr="004C367C">
        <w:rPr>
          <w:rStyle w:val="CodeInline"/>
          <w:rFonts w:ascii="Utopia" w:hAnsi="Utopia"/>
        </w:rPr>
        <w:t xml:space="preserve">in our container as a constant. When using </w:t>
      </w:r>
      <w:proofErr w:type="spellStart"/>
      <w:r w:rsidRPr="004C367C">
        <w:rPr>
          <w:rStyle w:val="CodeInline"/>
          <w:rFonts w:ascii="Utopia" w:hAnsi="Utopia"/>
        </w:rPr>
        <w:t>NHibernate</w:t>
      </w:r>
      <w:proofErr w:type="spellEnd"/>
      <w:r w:rsidRPr="004C367C">
        <w:rPr>
          <w:rStyle w:val="CodeInline"/>
          <w:rFonts w:ascii="Utopia" w:hAnsi="Utopia"/>
        </w:rPr>
        <w:t>,</w:t>
      </w:r>
      <w:r w:rsidRPr="00C77CC3">
        <w:rPr>
          <w:rStyle w:val="CodeInline"/>
          <w:rFonts w:ascii="Utopia" w:hAnsi="Utopia"/>
        </w:rPr>
        <w:t xml:space="preserve"> it is important to only ever create a single </w:t>
      </w:r>
      <w:proofErr w:type="spellStart"/>
      <w:r w:rsidRPr="00C77CC3">
        <w:rPr>
          <w:rStyle w:val="CodeInline"/>
          <w:rFonts w:ascii="Utopia" w:hAnsi="Utopia"/>
        </w:rPr>
        <w:t>ISessionFactory</w:t>
      </w:r>
      <w:proofErr w:type="spellEnd"/>
      <w:r w:rsidRPr="00C77CC3">
        <w:rPr>
          <w:rStyle w:val="CodeInline"/>
          <w:rFonts w:ascii="Utopia" w:hAnsi="Utopia"/>
        </w:rPr>
        <w:t xml:space="preserve"> instance per application. The act of creating the factory is pretty comp</w:t>
      </w:r>
      <w:r w:rsidRPr="009810FD">
        <w:rPr>
          <w:rStyle w:val="CodeInline"/>
          <w:rFonts w:ascii="Utopia" w:hAnsi="Utopia"/>
        </w:rPr>
        <w:t>ute intensive, as it is creating all mappings to the database. Further, we only need one</w:t>
      </w:r>
      <w:r w:rsidR="003100FB">
        <w:rPr>
          <w:rStyle w:val="CodeInline"/>
        </w:rPr>
        <w:t>,</w:t>
      </w:r>
      <w:r w:rsidRPr="009810FD">
        <w:rPr>
          <w:rStyle w:val="CodeInline"/>
          <w:rFonts w:ascii="Utopia" w:hAnsi="Utopia"/>
        </w:rPr>
        <w:t xml:space="preserve"> as opposed to one per request, or per user, etc.</w:t>
      </w:r>
    </w:p>
    <w:p w14:paraId="55D4A99C" w14:textId="5C92A761"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r w:rsidR="00764FCD">
        <w: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602CDC95"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r w:rsidR="00120CBA" w:rsidRPr="00DC77E1">
        <w:rPr>
          <w:rStyle w:val="CodeInline"/>
        </w:rPr>
        <w:t>Tasks</w:t>
      </w:r>
      <w:r w:rsidR="00120CBA">
        <w:t xml:space="preserve"> controller</w:t>
      </w:r>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2"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512F8C0A" w14:textId="78BE9F72" w:rsidR="001B4426" w:rsidRPr="001B4426" w:rsidRDefault="00C445C1">
      <w:pPr>
        <w:pStyle w:val="CodeCaption"/>
      </w:pPr>
      <w:r>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43"/>
      <w:commentRangeStart w:id="44"/>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45" w:author="Jamie Kurtz" w:date="2014-05-04T18:15:00Z"/>
        </w:rPr>
      </w:pPr>
      <w:r>
        <w:t xml:space="preserve">    </w:t>
      </w:r>
      <w:r w:rsidRPr="00C445C1">
        <w:t>new SimpleTraceWriter(WebContainerManager.Get&lt;ILogManager&gt;()));</w:t>
      </w:r>
      <w:commentRangeEnd w:id="43"/>
      <w:r w:rsidR="00086B34">
        <w:rPr>
          <w:rFonts w:asciiTheme="minorHAnsi" w:hAnsiTheme="minorHAnsi"/>
          <w:noProof w:val="0"/>
          <w:sz w:val="22"/>
        </w:rPr>
        <w:commentReference w:id="43"/>
      </w:r>
      <w:commentRangeEnd w:id="44"/>
      <w:r w:rsidR="00D60B98">
        <w:rPr>
          <w:rFonts w:asciiTheme="minorHAnsi" w:hAnsiTheme="minorHAnsi"/>
          <w:noProof w:val="0"/>
          <w:sz w:val="22"/>
        </w:rPr>
        <w:commentReference w:id="44"/>
      </w:r>
    </w:p>
    <w:p w14:paraId="3430CC1C" w14:textId="77777777" w:rsidR="00086B34" w:rsidRDefault="00086B34" w:rsidP="00DC77E1">
      <w:pPr>
        <w:pStyle w:val="Code"/>
      </w:pP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46"/>
      <w:commentRangeStart w:id="47"/>
      <w:r w:rsidR="0096065F">
        <w:t>The framework supports multiple exception loggers, each of which has access to the exception objects themselves and to the contexts in which the exceptions occur</w:t>
      </w:r>
      <w:commentRangeEnd w:id="46"/>
      <w:r w:rsidR="00FB4B13">
        <w:rPr>
          <w:rFonts w:asciiTheme="minorHAnsi" w:hAnsiTheme="minorHAnsi"/>
          <w:sz w:val="22"/>
        </w:rPr>
        <w:commentReference w:id="46"/>
      </w:r>
      <w:commentRangeEnd w:id="47"/>
      <w:r w:rsidR="00D60B98">
        <w:rPr>
          <w:rFonts w:asciiTheme="minorHAnsi" w:hAnsiTheme="minorHAnsi"/>
          <w:sz w:val="22"/>
        </w:rPr>
        <w:commentReference w:id="47"/>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48"/>
      <w:commentRangeStart w:id="49"/>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48"/>
      <w:r w:rsidR="00FB4B13">
        <w:rPr>
          <w:rFonts w:asciiTheme="minorHAnsi" w:hAnsiTheme="minorHAnsi"/>
          <w:sz w:val="22"/>
        </w:rPr>
        <w:commentReference w:id="48"/>
      </w:r>
      <w:commentRangeEnd w:id="49"/>
      <w:r w:rsidR="00D60B98">
        <w:rPr>
          <w:rFonts w:asciiTheme="minorHAnsi" w:hAnsiTheme="minorHAnsi"/>
          <w:sz w:val="22"/>
        </w:rPr>
        <w:commentReference w:id="49"/>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r w:rsidR="009E4752">
        <w:t xml:space="preserve">data </w:t>
      </w:r>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r w:rsidR="009E4752">
        <w:t xml:space="preserve"> data</w:t>
      </w:r>
      <w:r w:rsidR="00F753EC">
        <w:t xml:space="preserve"> object is not found.</w:t>
      </w:r>
      <w:r w:rsidR="009E4752">
        <w:t xml:space="preserve"> For example, a request is made to add a user to a task, but that user doesn't exist.</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w:t>
      </w:r>
      <w:commentRangeStart w:id="50"/>
      <w:commentRangeStart w:id="51"/>
      <w:r>
        <w:t xml:space="preserve">to </w:t>
      </w:r>
      <w:r w:rsidR="00D85D5E">
        <w:t xml:space="preserve">help </w:t>
      </w:r>
      <w:r>
        <w:t>communicate the error information back to the caller.</w:t>
      </w:r>
      <w:r w:rsidR="00D85D5E">
        <w:t xml:space="preserve"> </w:t>
      </w:r>
      <w:commentRangeEnd w:id="50"/>
      <w:r w:rsidR="00B45FAA">
        <w:rPr>
          <w:rFonts w:asciiTheme="minorHAnsi" w:hAnsiTheme="minorHAnsi"/>
          <w:sz w:val="22"/>
        </w:rPr>
        <w:commentReference w:id="50"/>
      </w:r>
      <w:commentRangeEnd w:id="51"/>
      <w:r w:rsidR="00D60B98">
        <w:rPr>
          <w:rFonts w:asciiTheme="minorHAnsi" w:hAnsiTheme="minorHAnsi"/>
          <w:sz w:val="22"/>
        </w:rPr>
        <w:commentReference w:id="51"/>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52"/>
      <w:commentRangeStart w:id="53"/>
      <w:r w:rsidRPr="00403AD5">
        <w:t xml:space="preserve">GlobalExceptionHandler </w:t>
      </w:r>
      <w:commentRangeEnd w:id="52"/>
      <w:r w:rsidR="000C6CDC">
        <w:rPr>
          <w:rFonts w:asciiTheme="minorHAnsi" w:hAnsiTheme="minorHAnsi"/>
          <w:noProof w:val="0"/>
          <w:sz w:val="22"/>
        </w:rPr>
        <w:commentReference w:id="52"/>
      </w:r>
      <w:commentRangeEnd w:id="53"/>
      <w:r w:rsidR="00D60B98">
        <w:rPr>
          <w:rFonts w:asciiTheme="minorHAnsi" w:hAnsiTheme="minorHAnsi"/>
          <w:noProof w:val="0"/>
          <w:sz w:val="22"/>
        </w:rPr>
        <w:commentReference w:id="53"/>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537DCA">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w:t>
      </w:r>
      <w:r w:rsidR="00995821">
        <w:t>s</w:t>
      </w:r>
      <w:r w:rsidR="00FC6D77">
        <w:t>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75B6036C" w:rsidR="006278A7" w:rsidRDefault="008F7460" w:rsidP="00DC77E1">
      <w:pPr>
        <w:pStyle w:val="BodyTextCont"/>
      </w:pPr>
      <w:r>
        <w:t xml:space="preserve">Now modify the signature of the </w:t>
      </w:r>
      <w:proofErr w:type="spellStart"/>
      <w:r>
        <w:t>AddTask</w:t>
      </w:r>
      <w:proofErr w:type="spellEnd"/>
      <w:r>
        <w:t xml:space="preserve"> method in the V1 Tasks controller so that it appears as follows</w:t>
      </w:r>
      <w:r w:rsidR="0026557E">
        <w:t>,</w:t>
      </w:r>
      <w:r w:rsidR="00157712">
        <w:t xml:space="preserve"> </w:t>
      </w:r>
      <w:r w:rsidR="0026557E">
        <w:t xml:space="preserve">accepting </w:t>
      </w:r>
      <w:r w:rsidR="00157712">
        <w:t xml:space="preserve">one of these </w:t>
      </w:r>
      <w:proofErr w:type="spellStart"/>
      <w:r w:rsidR="00157712" w:rsidRPr="00A6710D">
        <w:rPr>
          <w:rStyle w:val="CodeInline"/>
        </w:rPr>
        <w:t>NewTask</w:t>
      </w:r>
      <w:proofErr w:type="spellEnd"/>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54"/>
      <w:proofErr w:type="spellStart"/>
      <w:r>
        <w:t>Overposting</w:t>
      </w:r>
      <w:proofErr w:type="spellEnd"/>
      <w:r>
        <w:t xml:space="preserve"> is…</w:t>
      </w:r>
      <w:commentRangeEnd w:id="54"/>
      <w:r>
        <w:rPr>
          <w:rFonts w:asciiTheme="minorHAnsi" w:hAnsiTheme="minorHAnsi"/>
          <w:sz w:val="22"/>
        </w:rPr>
        <w:commentReference w:id="54"/>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t>U</w:t>
      </w:r>
      <w:r w:rsidR="008839AF">
        <w:t xml:space="preserve">sers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r w:rsidR="00D36A8D">
        <w:t xml:space="preserve"> </w:t>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3" w:history="1">
        <w:r w:rsidR="005E16CA" w:rsidRPr="005E16CA">
          <w:t>https://github.com/AutoMapper/AutoMapper</w:t>
        </w:r>
      </w:hyperlink>
      <w:r w:rsidR="005E16CA" w:rsidRPr="005E16CA">
        <w:t>)</w:t>
      </w:r>
      <w:r w:rsidR="005E16CA">
        <w:t>; however, this is the gist of what's happening in the code.</w:t>
      </w:r>
    </w:p>
    <w:p w14:paraId="3DA3B4EC" w14:textId="36C247AB"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2BB88763"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t>Congratulations!</w:t>
      </w:r>
      <w:r w:rsidR="00347052">
        <w:t xml:space="preserve"> But what's the point in returning this </w:t>
      </w:r>
      <w:proofErr w:type="spellStart"/>
      <w:r w:rsidR="00347052" w:rsidRPr="00995821">
        <w:rPr>
          <w:rStyle w:val="CodeInline"/>
        </w:rPr>
        <w:t>IHttpActionResult</w:t>
      </w:r>
      <w:proofErr w:type="spellEnd"/>
      <w:r w:rsidR="00347052">
        <w:t xml:space="preserve">? What not just return a </w:t>
      </w:r>
      <w:r w:rsidR="00347052" w:rsidRPr="00995821">
        <w:rPr>
          <w:rStyle w:val="CodeInline"/>
        </w:rPr>
        <w:t>Task</w:t>
      </w:r>
      <w:r w:rsidR="00347052">
        <w:t xml:space="preserve">? Well, our </w:t>
      </w:r>
      <w:proofErr w:type="spellStart"/>
      <w:r w:rsidR="00347052" w:rsidRPr="00347052">
        <w:rPr>
          <w:rStyle w:val="CodeInline"/>
        </w:rPr>
        <w:t>IHttpActionResult</w:t>
      </w:r>
      <w:proofErr w:type="spellEnd"/>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4C59B081" w14:textId="6EE0FB26" w:rsidR="00F01C79" w:rsidRDefault="007E4EFC" w:rsidP="00DC77E1">
      <w:pPr>
        <w:pStyle w:val="BodyTextFirst"/>
      </w:pPr>
      <w:r>
        <w:t xml:space="preserve"> 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 xml:space="preserve">dependency management, persistence, type mapping, diagnostic tracing/logging, and error handling. We've also demonstrated some architectural patterns inspired by </w:t>
      </w:r>
      <w:r w:rsidR="00473A3B">
        <w:t>SOLID design principles.</w:t>
      </w:r>
      <w:r w:rsidR="00184F85">
        <w:t xml:space="preserve"> Yes, t</w:t>
      </w:r>
      <w:r w:rsidR="0085434D">
        <w:t xml:space="preserve">his will be more meaningful once we add </w:t>
      </w:r>
      <w:r w:rsidR="00473A3B">
        <w:t xml:space="preserve">things like security, </w:t>
      </w:r>
      <w:r w:rsidR="0085434D">
        <w:t>but</w:t>
      </w:r>
      <w:r w:rsidR="00184F85">
        <w:t xml:space="preserve"> we've laid </w:t>
      </w:r>
      <w:r w:rsidR="00473A3B">
        <w:t xml:space="preserve">a great deal of </w:t>
      </w:r>
      <w:r w:rsidR="00184F85">
        <w:t>the groundwork necessary to make much progress going forward.</w:t>
      </w:r>
    </w:p>
    <w:p w14:paraId="35BCB624" w14:textId="21E7DD70" w:rsidR="00EA3AE7" w:rsidRDefault="00130755" w:rsidP="00DC77E1">
      <w:pPr>
        <w:pStyle w:val="BodyTextCont"/>
        <w:rPr>
          <w:ins w:id="55" w:author="Brian Wortman" w:date="2014-05-05T20:29:00Z"/>
        </w:rPr>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p w14:paraId="2C40BB5F" w14:textId="77777777" w:rsidR="007018B6" w:rsidRDefault="007018B6" w:rsidP="00DC77E1">
      <w:pPr>
        <w:pStyle w:val="BodyTextCont"/>
        <w:rPr>
          <w:ins w:id="56" w:author="Brian Wortman" w:date="2014-05-05T20:29:00Z"/>
        </w:rPr>
      </w:pPr>
    </w:p>
    <w:p w14:paraId="4A60F4CB" w14:textId="5E8D698C" w:rsidR="007018B6" w:rsidRPr="00130755" w:rsidRDefault="007018B6" w:rsidP="00DC77E1">
      <w:pPr>
        <w:pStyle w:val="BodyTextCont"/>
      </w:pPr>
      <w:ins w:id="57" w:author="Brian Wortman" w:date="2014-05-05T20:29:00Z">
        <w:r>
          <w:t>TODO: Add "bulleted list" summary of what happens</w:t>
        </w:r>
      </w:ins>
    </w:p>
    <w:sectPr w:rsidR="007018B6" w:rsidRPr="00130755" w:rsidSect="003173BC">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4-26T14:59:00Z" w:initials="BW">
    <w:p w14:paraId="3F2AAE1A" w14:textId="7A133029" w:rsidR="002F5A40" w:rsidRDefault="002F5A40">
      <w:r>
        <w:annotationRef/>
      </w:r>
      <w:r>
        <w:t xml:space="preserve">Jamie, can you get this? Add sentence or two differentiating between </w:t>
      </w:r>
      <w:proofErr w:type="spellStart"/>
      <w:r>
        <w:t>impl</w:t>
      </w:r>
      <w:proofErr w:type="spellEnd"/>
      <w:r>
        <w:t xml:space="preserve"> versioning (</w:t>
      </w:r>
      <w:proofErr w:type="spellStart"/>
      <w:r>
        <w:t>eg</w:t>
      </w:r>
      <w:proofErr w:type="spellEnd"/>
      <w:r>
        <w:t xml:space="preserve">. </w:t>
      </w:r>
      <w:proofErr w:type="spellStart"/>
      <w:r>
        <w:t>Dlls</w:t>
      </w:r>
      <w:proofErr w:type="spellEnd"/>
      <w:r>
        <w:t xml:space="preserve">) and </w:t>
      </w:r>
      <w:proofErr w:type="spellStart"/>
      <w:r>
        <w:t>api</w:t>
      </w:r>
      <w:proofErr w:type="spellEnd"/>
      <w:r>
        <w:t xml:space="preserve"> versioning. No need for </w:t>
      </w:r>
      <w:r w:rsidR="00D35C67">
        <w:t>the side bar</w:t>
      </w:r>
      <w:r>
        <w:t>.</w:t>
      </w:r>
    </w:p>
  </w:comment>
  <w:comment w:id="1" w:author="Jamie Kurtz" w:date="2014-05-04T14:45:00Z" w:initials="JK">
    <w:p w14:paraId="270F9DA8" w14:textId="6DD4E04F" w:rsidR="002F5A40" w:rsidRDefault="002F5A40">
      <w:r>
        <w:annotationRef/>
      </w:r>
      <w:r>
        <w:t>Code verification starts here</w:t>
      </w:r>
    </w:p>
  </w:comment>
  <w:comment w:id="6" w:author="Jamie Kurtz" w:date="2014-05-04T14:54:00Z" w:initials="JK">
    <w:p w14:paraId="3C149742" w14:textId="543A6D54" w:rsidR="002F5A40" w:rsidRDefault="002F5A40">
      <w:r>
        <w:annotationRef/>
      </w:r>
      <w:r>
        <w:t>Moderately confusing… maybe need to be a little more crisp with the explanation.</w:t>
      </w:r>
    </w:p>
  </w:comment>
  <w:comment w:id="7" w:author="Brian Wortman" w:date="2014-05-05T12:45:00Z" w:initials="BW">
    <w:p w14:paraId="11739288" w14:textId="3AC6EC84" w:rsidR="002F5A40" w:rsidRDefault="002F5A40">
      <w:r>
        <w:annotationRef/>
      </w:r>
      <w:r>
        <w:t>What specific part is confusing? I'm just not sure what to address… the whole section?</w:t>
      </w:r>
    </w:p>
  </w:comment>
  <w:comment w:id="36" w:author="Brian Wortman" w:date="2014-05-05T09:52:00Z" w:initials="BW">
    <w:p w14:paraId="528F57B2" w14:textId="15E8BAB2" w:rsidR="002F5A40" w:rsidRDefault="002F5A40">
      <w:r>
        <w:annotationRef/>
      </w:r>
      <w:r>
        <w:t>This is a means of instantiation, not a lifetime scope.</w:t>
      </w:r>
    </w:p>
  </w:comment>
  <w:comment w:id="40" w:author="Jamie Kurtz" w:date="2014-05-04T16:29:00Z" w:initials="JK">
    <w:p w14:paraId="7360E9B0" w14:textId="6084E756" w:rsidR="002F5A40" w:rsidRDefault="002F5A40">
      <w:r>
        <w:annotationRef/>
      </w:r>
      <w:r>
        <w:t>I feel like a picture would be good here, showing the various classes involved in the DI stuff, and their relationships and/or sequence of execution.</w:t>
      </w:r>
    </w:p>
  </w:comment>
  <w:comment w:id="41" w:author="Brian Wortman" w:date="2014-05-05T11:34:00Z" w:initials="BW">
    <w:p w14:paraId="07A331FE" w14:textId="0124F0BE" w:rsidR="002F5A40" w:rsidRDefault="002F5A40">
      <w:r>
        <w:annotationRef/>
      </w:r>
      <w:r>
        <w:t>This chapter already weighs in at 70 pages (well, before I did some cutting), and we have a LOT of Web API to cover in the remaining chapters. How important is this to the book's stated intention to teaching the reader how to develop with the Web API? I think this may be appropriate in an appendix, if you really want to add it, but if we add it here we'll be heading down a path that led to quite a few nasty complaints about the 1st edition's lack of focus. My vote: skip it!</w:t>
      </w:r>
    </w:p>
  </w:comment>
  <w:comment w:id="42" w:author="Brian Wortman" w:date="2014-05-05T20:36:00Z" w:initials="BW">
    <w:p w14:paraId="315C5099" w14:textId="4011D08F" w:rsidR="008E199F" w:rsidRDefault="008E199F">
      <w:r>
        <w:annotationRef/>
      </w:r>
      <w:r>
        <w:t xml:space="preserve">Clarify in a separate </w:t>
      </w:r>
      <w:proofErr w:type="spellStart"/>
      <w:r>
        <w:t>sententc</w:t>
      </w:r>
      <w:proofErr w:type="spellEnd"/>
      <w:r>
        <w:t>.</w:t>
      </w:r>
    </w:p>
    <w:p w14:paraId="5B289CBC" w14:textId="067AC5E2" w:rsidR="008E199F" w:rsidRDefault="008E199F">
      <w:r>
        <w:t xml:space="preserve">In the code and the book we </w:t>
      </w:r>
      <w:proofErr w:type="spellStart"/>
      <w:r>
        <w:t>wil</w:t>
      </w:r>
      <w:proofErr w:type="spellEnd"/>
      <w:r>
        <w:t xml:space="preserve"> keep these separate to avoid </w:t>
      </w:r>
      <w:proofErr w:type="spellStart"/>
      <w:r>
        <w:t>confusioon</w:t>
      </w:r>
      <w:proofErr w:type="spellEnd"/>
    </w:p>
  </w:comment>
  <w:comment w:id="43" w:author="Jamie Kurtz" w:date="2014-05-04T18:17:00Z" w:initials="JK">
    <w:p w14:paraId="4F131474" w14:textId="0BDC38C5" w:rsidR="002F5A40" w:rsidRDefault="002F5A40">
      <w:r>
        <w:annotationRef/>
      </w:r>
      <w:r>
        <w:t xml:space="preserve">What does this actually do?? For what does the runtime use our new </w:t>
      </w:r>
      <w:proofErr w:type="spellStart"/>
      <w:r>
        <w:t>SimpleTraceWriter</w:t>
      </w:r>
      <w:proofErr w:type="spellEnd"/>
      <w:r>
        <w:t>?</w:t>
      </w:r>
    </w:p>
  </w:comment>
  <w:comment w:id="44" w:author="Brian Wortman" w:date="2014-05-05T13:13:00Z" w:initials="BW">
    <w:p w14:paraId="6DFD6E11" w14:textId="42BB4306" w:rsidR="002F5A40" w:rsidRDefault="002F5A40">
      <w:r>
        <w:annotationRef/>
      </w:r>
      <w:r>
        <w:t>I'll try to explain this better.</w:t>
      </w:r>
    </w:p>
  </w:comment>
  <w:comment w:id="46" w:author="Jamie Kurtz" w:date="2014-05-04T18:19:00Z" w:initials="JK">
    <w:p w14:paraId="6DFFC6BE" w14:textId="0C3723C0" w:rsidR="002F5A40" w:rsidRDefault="002F5A40">
      <w:r>
        <w:annotationRef/>
      </w:r>
      <w:r>
        <w:t>How does this relate to the previous section on tracing?</w:t>
      </w:r>
    </w:p>
  </w:comment>
  <w:comment w:id="47" w:author="Brian Wortman" w:date="2014-05-05T13:13:00Z" w:initials="BW">
    <w:p w14:paraId="250726D5" w14:textId="4E2897BB" w:rsidR="002F5A40" w:rsidRDefault="002F5A40">
      <w:r>
        <w:annotationRef/>
      </w:r>
      <w:r>
        <w:t>I'll try to explain this better.</w:t>
      </w:r>
    </w:p>
  </w:comment>
  <w:comment w:id="48" w:author="Jamie Kurtz" w:date="2014-05-04T18:22:00Z" w:initials="JK">
    <w:p w14:paraId="45CDA140" w14:textId="037BE379" w:rsidR="002F5A40" w:rsidRDefault="002F5A40">
      <w:r>
        <w:annotationRef/>
      </w:r>
      <w:r>
        <w:t xml:space="preserve">Why do this, if we just did the same thing in with our </w:t>
      </w:r>
      <w:proofErr w:type="spellStart"/>
      <w:r>
        <w:t>SimpleExceptionLogger</w:t>
      </w:r>
      <w:proofErr w:type="spellEnd"/>
      <w:r>
        <w:t xml:space="preserve"> above?</w:t>
      </w:r>
    </w:p>
  </w:comment>
  <w:comment w:id="49" w:author="Brian Wortman" w:date="2014-05-05T13:14:00Z" w:initials="BW">
    <w:p w14:paraId="0651B17C" w14:textId="708315E4" w:rsidR="002F5A40" w:rsidRDefault="002F5A40">
      <w:r>
        <w:annotationRef/>
      </w:r>
      <w:r>
        <w:t>I'll try to explain this better.</w:t>
      </w:r>
    </w:p>
  </w:comment>
  <w:comment w:id="50" w:author="Jamie Kurtz" w:date="2014-05-04T18:21:00Z" w:initials="JK">
    <w:p w14:paraId="4790147E" w14:textId="1EC9A383" w:rsidR="002F5A40" w:rsidRDefault="002F5A40">
      <w:r>
        <w:annotationRef/>
      </w:r>
      <w:r>
        <w:t>Need more info on this feature.</w:t>
      </w:r>
    </w:p>
  </w:comment>
  <w:comment w:id="51" w:author="Brian Wortman" w:date="2014-05-05T13:14:00Z" w:initials="BW">
    <w:p w14:paraId="6FEBB852" w14:textId="633ADDFC" w:rsidR="002F5A40" w:rsidRDefault="002F5A40">
      <w:r>
        <w:annotationRef/>
      </w:r>
      <w:r>
        <w:t>I'll try to explain this better.</w:t>
      </w:r>
    </w:p>
  </w:comment>
  <w:comment w:id="52" w:author="Jamie Kurtz" w:date="2014-05-04T18:25:00Z" w:initials="JK">
    <w:p w14:paraId="6CF972C3" w14:textId="77777777" w:rsidR="002F5A40" w:rsidRDefault="002F5A40">
      <w:r>
        <w:annotationRef/>
      </w:r>
      <w:r>
        <w:t>Another exception handler - I'm so confused!</w:t>
      </w:r>
    </w:p>
    <w:p w14:paraId="00ACAD80" w14:textId="77777777" w:rsidR="002F5A40" w:rsidRDefault="002F5A40"/>
    <w:p w14:paraId="2C5CD49E" w14:textId="48BEABE1" w:rsidR="002F5A40" w:rsidRDefault="002F5A40">
      <w:r>
        <w:t>Maybe a table or diagram of the different tracers/loggers/handlers would be useful.</w:t>
      </w:r>
    </w:p>
  </w:comment>
  <w:comment w:id="53" w:author="Brian Wortman" w:date="2014-05-05T13:14:00Z" w:initials="BW">
    <w:p w14:paraId="6462F24C" w14:textId="7C2B4C37" w:rsidR="002F5A40" w:rsidRDefault="002F5A40">
      <w:r>
        <w:annotationRef/>
      </w:r>
      <w:r>
        <w:t>Yes, I'll try to explain this better.</w:t>
      </w:r>
    </w:p>
  </w:comment>
  <w:comment w:id="54" w:author="Jamie Kurtz" w:date="2014-05-04T19:01:00Z" w:initials="JK">
    <w:p w14:paraId="240F9294" w14:textId="645EB656" w:rsidR="002F5A40" w:rsidRDefault="002F5A40">
      <w:r>
        <w:annotationRef/>
      </w:r>
      <w:r>
        <w:t xml:space="preserve">Short two-sentence summary of </w:t>
      </w:r>
      <w:proofErr w:type="spellStart"/>
      <w:r>
        <w:t>overposting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270F9DA8" w15:done="0"/>
  <w15:commentEx w15:paraId="3C149742" w15:done="0"/>
  <w15:commentEx w15:paraId="11739288" w15:paraIdParent="3C149742" w15:done="0"/>
  <w15:commentEx w15:paraId="528F57B2" w15:done="0"/>
  <w15:commentEx w15:paraId="7360E9B0" w15:done="0"/>
  <w15:commentEx w15:paraId="07A331FE" w15:paraIdParent="7360E9B0" w15:done="0"/>
  <w15:commentEx w15:paraId="5B289CBC" w15:done="0"/>
  <w15:commentEx w15:paraId="4F131474" w15:done="0"/>
  <w15:commentEx w15:paraId="6DFD6E11" w15:paraIdParent="4F131474" w15:done="0"/>
  <w15:commentEx w15:paraId="6DFFC6BE" w15:done="0"/>
  <w15:commentEx w15:paraId="250726D5" w15:paraIdParent="6DFFC6BE" w15:done="0"/>
  <w15:commentEx w15:paraId="45CDA140" w15:done="0"/>
  <w15:commentEx w15:paraId="0651B17C" w15:paraIdParent="45CDA140" w15:done="0"/>
  <w15:commentEx w15:paraId="4790147E" w15:done="0"/>
  <w15:commentEx w15:paraId="6FEBB852" w15:paraIdParent="4790147E" w15:done="0"/>
  <w15:commentEx w15:paraId="2C5CD49E" w15:done="0"/>
  <w15:commentEx w15:paraId="6462F24C" w15:paraIdParent="2C5CD49E" w15:done="0"/>
  <w15:commentEx w15:paraId="240F92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0452F" w14:textId="77777777" w:rsidR="002F5A40" w:rsidRDefault="002F5A40">
      <w:r>
        <w:separator/>
      </w:r>
    </w:p>
  </w:endnote>
  <w:endnote w:type="continuationSeparator" w:id="0">
    <w:p w14:paraId="07441873" w14:textId="77777777" w:rsidR="002F5A40" w:rsidRDefault="002F5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A4CEBB0-90E6-4ABE-B58C-0A991E554707}"/>
    <w:embedBold r:id="rId2" w:fontKey="{875FE039-9723-4725-A02D-38BEFE1A6A75}"/>
    <w:embedItalic r:id="rId3" w:fontKey="{735E3DAA-7158-43B3-BC06-7CD9330EBB0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82748A7-59D7-4C2A-8C13-B3B62BC3AE8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B0936A8-B187-4B33-A9C2-11FB74DDA44F}"/>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583518C-D185-46B4-9D44-77A6D27243DB}"/>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CB2BDDFF-66F5-44D4-A3D4-38FD59965EC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58C654EA-5D7A-42E5-A5A0-CFBF7F7F2FB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2F5A40" w:rsidRPr="00222F70" w:rsidRDefault="002F5A4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B2526">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2F5A40" w:rsidRPr="00222F70" w:rsidRDefault="002F5A4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B2526">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2F5A40" w:rsidRDefault="002F5A4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2295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6EA6A" w14:textId="77777777" w:rsidR="002F5A40" w:rsidRDefault="002F5A40">
      <w:r>
        <w:separator/>
      </w:r>
    </w:p>
  </w:footnote>
  <w:footnote w:type="continuationSeparator" w:id="0">
    <w:p w14:paraId="40A6237D" w14:textId="77777777" w:rsidR="002F5A40" w:rsidRDefault="002F5A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45663BF" w:rsidR="002F5A40" w:rsidRPr="003C7D0E" w:rsidRDefault="002F5A40"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58" w:author="Brian Wortman" w:date="2014-05-05T09:33:00Z">
      <w:r>
        <w:t>Up and Down the Stack with a POST</w:t>
      </w:r>
    </w:ins>
    <w:del w:id="59" w:author="Brian Wortman" w:date="2014-05-05T09:33:00Z">
      <w:r w:rsidDel="004C367C">
        <w:delText>Implementing a Post</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13D51CF" w:rsidR="002F5A40" w:rsidRPr="002A45BE" w:rsidRDefault="002F5A40"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ins w:id="60" w:author="Brian Wortman" w:date="2014-05-05T09:34:00Z">
      <w:r>
        <w:t>Up and Down the Stack with a POST</w:t>
      </w:r>
    </w:ins>
    <w:del w:id="61" w:author="Brian Wortman" w:date="2014-05-05T09:34:00Z">
      <w:r w:rsidDel="004C367C">
        <w:delText>Implementing a Post</w:delText>
      </w:r>
    </w:del>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2F5A40" w:rsidRDefault="002F5A40"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2F5A40" w:rsidRPr="00B44665" w:rsidRDefault="002F5A4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FB0"/>
    <w:rsid w:val="00333269"/>
    <w:rsid w:val="00333954"/>
    <w:rsid w:val="00336C1B"/>
    <w:rsid w:val="0033797F"/>
    <w:rsid w:val="00342FBD"/>
    <w:rsid w:val="00344F70"/>
    <w:rsid w:val="00346DC6"/>
    <w:rsid w:val="00347052"/>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7434"/>
    <w:rsid w:val="005A055B"/>
    <w:rsid w:val="005B07AE"/>
    <w:rsid w:val="005B1188"/>
    <w:rsid w:val="005B20ED"/>
    <w:rsid w:val="005B300D"/>
    <w:rsid w:val="005B67E4"/>
    <w:rsid w:val="005C1B16"/>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873F5"/>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F5A4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F5A4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F5A4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F5A4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F5A4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F5A4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F5A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F5A4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F5A40"/>
    <w:pPr>
      <w:keepLines/>
      <w:numPr>
        <w:numId w:val="4"/>
      </w:numPr>
      <w:spacing w:before="120" w:after="120" w:line="240" w:lineRule="auto"/>
      <w:ind w:right="864"/>
    </w:pPr>
    <w:rPr>
      <w:rFonts w:ascii="Utopia" w:hAnsi="Utopia"/>
      <w:sz w:val="18"/>
    </w:rPr>
  </w:style>
  <w:style w:type="character" w:customStyle="1" w:styleId="CodeBold">
    <w:name w:val="Code Bold"/>
    <w:rsid w:val="002F5A40"/>
    <w:rPr>
      <w:rFonts w:ascii="TheSansMonoConBlack" w:hAnsi="TheSansMonoConBlack"/>
      <w:sz w:val="18"/>
    </w:rPr>
  </w:style>
  <w:style w:type="paragraph" w:customStyle="1" w:styleId="ChapterNumber">
    <w:name w:val="Chapter Number"/>
    <w:next w:val="Normal"/>
    <w:autoRedefine/>
    <w:qFormat/>
    <w:rsid w:val="002F5A40"/>
    <w:pPr>
      <w:keepNext/>
      <w:spacing w:after="240"/>
    </w:pPr>
    <w:rPr>
      <w:rFonts w:ascii="Arial" w:hAnsi="Arial"/>
      <w:b/>
      <w:caps/>
      <w:sz w:val="28"/>
      <w:szCs w:val="28"/>
    </w:rPr>
  </w:style>
  <w:style w:type="paragraph" w:customStyle="1" w:styleId="ChapterTitle">
    <w:name w:val="Chapter Title"/>
    <w:next w:val="Normal"/>
    <w:rsid w:val="002F5A40"/>
    <w:pPr>
      <w:spacing w:before="240" w:after="1200"/>
    </w:pPr>
    <w:rPr>
      <w:rFonts w:ascii="Arial Narrow" w:hAnsi="Arial Narrow"/>
      <w:b/>
      <w:sz w:val="60"/>
      <w:szCs w:val="48"/>
    </w:rPr>
  </w:style>
  <w:style w:type="paragraph" w:customStyle="1" w:styleId="FigureCaption">
    <w:name w:val="Figure Caption"/>
    <w:next w:val="Normal"/>
    <w:qFormat/>
    <w:rsid w:val="002F5A4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F5A4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F5A40"/>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F5A4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F5A4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F5A4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F5A4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F5A4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F5A4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F5A40"/>
    <w:pPr>
      <w:spacing w:before="120" w:after="120"/>
      <w:contextualSpacing/>
    </w:pPr>
    <w:rPr>
      <w:rFonts w:ascii="Utopia" w:hAnsi="Utopia"/>
      <w:sz w:val="18"/>
    </w:rPr>
  </w:style>
  <w:style w:type="paragraph" w:customStyle="1" w:styleId="TableCaption">
    <w:name w:val="Table Caption"/>
    <w:basedOn w:val="FigureCaption"/>
    <w:next w:val="Normal"/>
    <w:qFormat/>
    <w:rsid w:val="002F5A40"/>
    <w:pPr>
      <w:spacing w:after="120"/>
    </w:pPr>
  </w:style>
  <w:style w:type="paragraph" w:customStyle="1" w:styleId="TableHead">
    <w:name w:val="Table Head"/>
    <w:next w:val="Normal"/>
    <w:rsid w:val="002F5A4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F5A40"/>
    <w:pPr>
      <w:spacing w:before="60" w:after="240"/>
      <w:contextualSpacing/>
    </w:pPr>
    <w:rPr>
      <w:rFonts w:ascii="Utopia" w:hAnsi="Utopia"/>
      <w:i/>
      <w:sz w:val="18"/>
    </w:rPr>
  </w:style>
  <w:style w:type="table" w:styleId="TableGrid">
    <w:name w:val="Table Grid"/>
    <w:basedOn w:val="TableNormal"/>
    <w:rsid w:val="002F5A4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F5A40"/>
    <w:pPr>
      <w:numPr>
        <w:numId w:val="0"/>
      </w:numPr>
      <w:ind w:left="864"/>
    </w:pPr>
  </w:style>
  <w:style w:type="paragraph" w:customStyle="1" w:styleId="NumList">
    <w:name w:val="Num List"/>
    <w:basedOn w:val="Normal"/>
    <w:rsid w:val="002F5A40"/>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2F5A40"/>
    <w:pPr>
      <w:spacing w:before="0"/>
      <w:ind w:left="0" w:right="0"/>
      <w:jc w:val="right"/>
    </w:pPr>
    <w:rPr>
      <w:i w:val="0"/>
    </w:rPr>
  </w:style>
  <w:style w:type="paragraph" w:customStyle="1" w:styleId="ExerciseHead">
    <w:name w:val="Exercise Head"/>
    <w:basedOn w:val="Normal"/>
    <w:next w:val="Normal"/>
    <w:rsid w:val="002F5A4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F5A4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F5A4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F5A4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F5A4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F5A4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F5A4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F5A4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F5A4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F5A4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F5A40"/>
  </w:style>
  <w:style w:type="paragraph" w:customStyle="1" w:styleId="SideBarSubhead">
    <w:name w:val="Side Bar Subhead"/>
    <w:basedOn w:val="Normal"/>
    <w:rsid w:val="002F5A4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F5A4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F5A4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F5A4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F5A4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F5A4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F5A4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F5A4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F5A4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F5A40"/>
    <w:pPr>
      <w:spacing w:before="120" w:after="120"/>
    </w:pPr>
    <w:rPr>
      <w:rFonts w:ascii="Arial" w:hAnsi="Arial"/>
      <w:sz w:val="18"/>
    </w:rPr>
  </w:style>
  <w:style w:type="paragraph" w:styleId="Revision">
    <w:name w:val="Revision"/>
    <w:hidden/>
    <w:uiPriority w:val="99"/>
    <w:semiHidden/>
    <w:rsid w:val="002F5A40"/>
    <w:rPr>
      <w:rFonts w:ascii="Calibri" w:eastAsia="Calibri" w:hAnsi="Calibri"/>
      <w:sz w:val="22"/>
      <w:szCs w:val="22"/>
    </w:rPr>
  </w:style>
  <w:style w:type="character" w:styleId="IntenseEmphasis">
    <w:name w:val="Intense Emphasis"/>
    <w:basedOn w:val="DefaultParagraphFont"/>
    <w:uiPriority w:val="21"/>
    <w:qFormat/>
    <w:rsid w:val="002F5A40"/>
    <w:rPr>
      <w:b/>
      <w:bCs/>
      <w:i/>
      <w:iCs/>
      <w:color w:val="auto"/>
    </w:rPr>
  </w:style>
  <w:style w:type="character" w:styleId="Emphasis">
    <w:name w:val="Emphasis"/>
    <w:basedOn w:val="DefaultParagraphFont"/>
    <w:qFormat/>
    <w:rsid w:val="002F5A40"/>
    <w:rPr>
      <w:i/>
      <w:iCs/>
    </w:rPr>
  </w:style>
  <w:style w:type="character" w:styleId="Strong">
    <w:name w:val="Strong"/>
    <w:basedOn w:val="DefaultParagraphFont"/>
    <w:qFormat/>
    <w:rsid w:val="002F5A40"/>
    <w:rPr>
      <w:b/>
      <w:bCs/>
    </w:rPr>
  </w:style>
  <w:style w:type="paragraph" w:styleId="Subtitle">
    <w:name w:val="Subtitle"/>
    <w:basedOn w:val="Normal"/>
    <w:next w:val="Normal"/>
    <w:link w:val="SubtitleChar"/>
    <w:qFormat/>
    <w:rsid w:val="002F5A4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F5A40"/>
    <w:rPr>
      <w:rFonts w:ascii="ZapfDingbats" w:hAnsi="ZapfDingbats"/>
      <w:color w:val="auto"/>
      <w:szCs w:val="24"/>
    </w:rPr>
  </w:style>
  <w:style w:type="paragraph" w:customStyle="1" w:styleId="Code">
    <w:name w:val="Code"/>
    <w:basedOn w:val="Normal"/>
    <w:link w:val="CodeChar"/>
    <w:qFormat/>
    <w:rsid w:val="002F5A4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F5A4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ww.objectmentor.com/resources/articles/dip.pdf"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github.com/AutoMapper/AutoMapper"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tackoverflow.com/questions/18485479/webapi-filter-is-calling-twice?rq=1"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purl.org/dc/terms/"/>
    <ds:schemaRef ds:uri="http://purl.org/dc/elements/1.1/"/>
    <ds:schemaRef ds:uri="http://schemas.microsoft.com/office/2006/documentManagement/types"/>
    <ds:schemaRef ds:uri="http://www.w3.org/XML/1998/namespace"/>
    <ds:schemaRef ds:uri="http://purl.org/dc/dcmitype/"/>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F8D539B0-391B-4223-8CBB-7F9FC650B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67</Pages>
  <Words>15263</Words>
  <Characters>113106</Characters>
  <Application>Microsoft Office Word</Application>
  <DocSecurity>0</DocSecurity>
  <Lines>942</Lines>
  <Paragraphs>256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128113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cp:revision>
  <cp:lastPrinted>2012-09-27T18:23:00Z</cp:lastPrinted>
  <dcterms:created xsi:type="dcterms:W3CDTF">2014-05-06T01:38:00Z</dcterms:created>
  <dcterms:modified xsi:type="dcterms:W3CDTF">2014-05-06T01:38:00Z</dcterms:modified>
</cp:coreProperties>
</file>