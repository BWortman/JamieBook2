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470AE3" w14:textId="77777777" w:rsidR="00FB32D0" w:rsidRDefault="00FB32D0" w:rsidP="00FB32D0">
      <w:pPr>
        <w:pStyle w:val="ChapterTitle"/>
      </w:pPr>
      <w:commentRangeStart w:id="0"/>
      <w:commentRangeStart w:id="1"/>
      <w:commentRangeStart w:id="2"/>
      <w:commentRangeStart w:id="3"/>
      <w:r>
        <w:t>Up</w:t>
      </w:r>
      <w:commentRangeEnd w:id="0"/>
      <w:commentRangeEnd w:id="1"/>
      <w:commentRangeEnd w:id="3"/>
      <w:r w:rsidR="00740C0E">
        <w:rPr>
          <w:rStyle w:val="CommentReference"/>
          <w:rFonts w:ascii="Times" w:hAnsi="Times" w:cstheme="minorBidi"/>
          <w:b w:val="0"/>
        </w:rPr>
        <w:commentReference w:id="0"/>
      </w:r>
      <w:commentRangeEnd w:id="2"/>
      <w:r w:rsidR="006619DB">
        <w:rPr>
          <w:rStyle w:val="CommentReference"/>
          <w:rFonts w:ascii="Times" w:hAnsi="Times" w:cstheme="minorBidi"/>
          <w:b w:val="0"/>
        </w:rPr>
        <w:commentReference w:id="2"/>
      </w:r>
      <w:r w:rsidR="00BA3BC4">
        <w:rPr>
          <w:rStyle w:val="CommentReference"/>
          <w:rFonts w:ascii="Times" w:hAnsi="Times" w:cstheme="minorBidi"/>
          <w:b w:val="0"/>
        </w:rPr>
        <w:commentReference w:id="1"/>
      </w:r>
      <w:r w:rsidR="006619DB">
        <w:rPr>
          <w:rStyle w:val="CommentReference"/>
          <w:rFonts w:ascii="Times" w:hAnsi="Times" w:cstheme="minorBidi"/>
          <w:b w:val="0"/>
        </w:rPr>
        <w:commentReference w:id="3"/>
      </w:r>
      <w:r>
        <w:t xml:space="preserve"> and Down the Stack with a POST</w:t>
      </w:r>
    </w:p>
    <w:p w14:paraId="7BA35BBE" w14:textId="77777777" w:rsidR="00CD520A" w:rsidRDefault="00740C0E">
      <w:pPr>
        <w:pStyle w:val="TOC1"/>
        <w:tabs>
          <w:tab w:val="right" w:leader="dot" w:pos="8630"/>
        </w:tabs>
        <w:rPr>
          <w:ins w:id="4" w:author="Brian Wortman" w:date="2014-06-16T20:30:00Z"/>
          <w:rFonts w:eastAsiaTheme="minorEastAsia"/>
          <w:noProof/>
        </w:rPr>
      </w:pPr>
      <w:ins w:id="5" w:author="Douglas Pundick" w:date="2014-06-13T13:44:00Z">
        <w:r>
          <w:fldChar w:fldCharType="begin"/>
        </w:r>
        <w:r>
          <w:instrText xml:space="preserve"> TOC \o "3-6" \h \z \t "Heading 1,1,Heading 2,2" </w:instrText>
        </w:r>
      </w:ins>
      <w:r>
        <w:fldChar w:fldCharType="separate"/>
      </w:r>
      <w:ins w:id="6" w:author="Brian Wortman" w:date="2014-06-16T20:30:00Z">
        <w:r w:rsidR="00CD520A" w:rsidRPr="00BF481B">
          <w:rPr>
            <w:rStyle w:val="Hyperlink"/>
            <w:noProof/>
          </w:rPr>
          <w:fldChar w:fldCharType="begin"/>
        </w:r>
        <w:r w:rsidR="00CD520A" w:rsidRPr="00BF481B">
          <w:rPr>
            <w:rStyle w:val="Hyperlink"/>
            <w:noProof/>
          </w:rPr>
          <w:instrText xml:space="preserve"> </w:instrText>
        </w:r>
        <w:r w:rsidR="00CD520A">
          <w:rPr>
            <w:noProof/>
          </w:rPr>
          <w:instrText>HYPERLINK \l "_Toc390713961"</w:instrText>
        </w:r>
        <w:r w:rsidR="00CD520A" w:rsidRPr="00BF481B">
          <w:rPr>
            <w:rStyle w:val="Hyperlink"/>
            <w:noProof/>
          </w:rPr>
          <w:instrText xml:space="preserve"> </w:instrText>
        </w:r>
        <w:r w:rsidR="00CD520A" w:rsidRPr="00BF481B">
          <w:rPr>
            <w:rStyle w:val="Hyperlink"/>
            <w:noProof/>
          </w:rPr>
        </w:r>
        <w:r w:rsidR="00CD520A" w:rsidRPr="00BF481B">
          <w:rPr>
            <w:rStyle w:val="Hyperlink"/>
            <w:noProof/>
          </w:rPr>
          <w:fldChar w:fldCharType="separate"/>
        </w:r>
        <w:r w:rsidR="00CD520A" w:rsidRPr="00BF481B">
          <w:rPr>
            <w:rStyle w:val="Hyperlink"/>
            <w:noProof/>
          </w:rPr>
          <w:t>Routing</w:t>
        </w:r>
        <w:r w:rsidR="00CD520A">
          <w:rPr>
            <w:noProof/>
            <w:webHidden/>
          </w:rPr>
          <w:tab/>
        </w:r>
        <w:r w:rsidR="00CD520A">
          <w:rPr>
            <w:noProof/>
            <w:webHidden/>
          </w:rPr>
          <w:fldChar w:fldCharType="begin"/>
        </w:r>
        <w:r w:rsidR="00CD520A">
          <w:rPr>
            <w:noProof/>
            <w:webHidden/>
          </w:rPr>
          <w:instrText xml:space="preserve"> PAGEREF _Toc390713961 \h </w:instrText>
        </w:r>
        <w:r w:rsidR="00CD520A">
          <w:rPr>
            <w:noProof/>
            <w:webHidden/>
          </w:rPr>
        </w:r>
      </w:ins>
      <w:r w:rsidR="00CD520A">
        <w:rPr>
          <w:noProof/>
          <w:webHidden/>
        </w:rPr>
        <w:fldChar w:fldCharType="separate"/>
      </w:r>
      <w:ins w:id="7" w:author="Brian Wortman" w:date="2014-06-16T20:30:00Z">
        <w:r w:rsidR="00CD520A">
          <w:rPr>
            <w:noProof/>
            <w:webHidden/>
          </w:rPr>
          <w:t>3</w:t>
        </w:r>
        <w:r w:rsidR="00CD520A">
          <w:rPr>
            <w:noProof/>
            <w:webHidden/>
          </w:rPr>
          <w:fldChar w:fldCharType="end"/>
        </w:r>
        <w:r w:rsidR="00CD520A" w:rsidRPr="00BF481B">
          <w:rPr>
            <w:rStyle w:val="Hyperlink"/>
            <w:noProof/>
          </w:rPr>
          <w:fldChar w:fldCharType="end"/>
        </w:r>
      </w:ins>
    </w:p>
    <w:p w14:paraId="450394BD" w14:textId="77777777" w:rsidR="00CD520A" w:rsidRDefault="00CD520A">
      <w:pPr>
        <w:pStyle w:val="TOC2"/>
        <w:rPr>
          <w:ins w:id="8" w:author="Brian Wortman" w:date="2014-06-16T20:30:00Z"/>
          <w:rFonts w:asciiTheme="minorHAnsi" w:eastAsiaTheme="minorEastAsia" w:hAnsiTheme="minorHAnsi"/>
          <w:b w:val="0"/>
        </w:rPr>
      </w:pPr>
      <w:ins w:id="9" w:author="Brian Wortman" w:date="2014-06-16T20:30:00Z">
        <w:r w:rsidRPr="00BF481B">
          <w:rPr>
            <w:rStyle w:val="Hyperlink"/>
          </w:rPr>
          <w:fldChar w:fldCharType="begin"/>
        </w:r>
        <w:r w:rsidRPr="00BF481B">
          <w:rPr>
            <w:rStyle w:val="Hyperlink"/>
          </w:rPr>
          <w:instrText xml:space="preserve"> </w:instrText>
        </w:r>
        <w:r>
          <w:instrText>HYPERLINK \l "_Toc390713962"</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Adding an HttpRequestMessage Argument</w:t>
        </w:r>
        <w:r>
          <w:rPr>
            <w:webHidden/>
          </w:rPr>
          <w:tab/>
        </w:r>
        <w:r>
          <w:rPr>
            <w:webHidden/>
          </w:rPr>
          <w:fldChar w:fldCharType="begin"/>
        </w:r>
        <w:r>
          <w:rPr>
            <w:webHidden/>
          </w:rPr>
          <w:instrText xml:space="preserve"> PAGEREF _Toc390713962 \h </w:instrText>
        </w:r>
        <w:r>
          <w:rPr>
            <w:webHidden/>
          </w:rPr>
        </w:r>
      </w:ins>
      <w:r>
        <w:rPr>
          <w:webHidden/>
        </w:rPr>
        <w:fldChar w:fldCharType="separate"/>
      </w:r>
      <w:ins w:id="10" w:author="Brian Wortman" w:date="2014-06-16T20:30:00Z">
        <w:r>
          <w:rPr>
            <w:webHidden/>
          </w:rPr>
          <w:t>5</w:t>
        </w:r>
        <w:r>
          <w:rPr>
            <w:webHidden/>
          </w:rPr>
          <w:fldChar w:fldCharType="end"/>
        </w:r>
        <w:r w:rsidRPr="00BF481B">
          <w:rPr>
            <w:rStyle w:val="Hyperlink"/>
          </w:rPr>
          <w:fldChar w:fldCharType="end"/>
        </w:r>
      </w:ins>
    </w:p>
    <w:p w14:paraId="356DF54C" w14:textId="77777777" w:rsidR="00CD520A" w:rsidRDefault="00CD520A">
      <w:pPr>
        <w:pStyle w:val="TOC2"/>
        <w:rPr>
          <w:ins w:id="11" w:author="Brian Wortman" w:date="2014-06-16T20:30:00Z"/>
          <w:rFonts w:asciiTheme="minorHAnsi" w:eastAsiaTheme="minorEastAsia" w:hAnsiTheme="minorHAnsi"/>
          <w:b w:val="0"/>
        </w:rPr>
      </w:pPr>
      <w:ins w:id="12" w:author="Brian Wortman" w:date="2014-06-16T20:30:00Z">
        <w:r w:rsidRPr="00BF481B">
          <w:rPr>
            <w:rStyle w:val="Hyperlink"/>
          </w:rPr>
          <w:fldChar w:fldCharType="begin"/>
        </w:r>
        <w:r w:rsidRPr="00BF481B">
          <w:rPr>
            <w:rStyle w:val="Hyperlink"/>
          </w:rPr>
          <w:instrText xml:space="preserve"> </w:instrText>
        </w:r>
        <w:r>
          <w:instrText>HYPERLINK \l "_Toc390713963"</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Adding a Model Object Argument</w:t>
        </w:r>
        <w:r>
          <w:rPr>
            <w:webHidden/>
          </w:rPr>
          <w:tab/>
        </w:r>
        <w:r>
          <w:rPr>
            <w:webHidden/>
          </w:rPr>
          <w:fldChar w:fldCharType="begin"/>
        </w:r>
        <w:r>
          <w:rPr>
            <w:webHidden/>
          </w:rPr>
          <w:instrText xml:space="preserve"> PAGEREF _Toc390713963 \h </w:instrText>
        </w:r>
        <w:r>
          <w:rPr>
            <w:webHidden/>
          </w:rPr>
        </w:r>
      </w:ins>
      <w:r>
        <w:rPr>
          <w:webHidden/>
        </w:rPr>
        <w:fldChar w:fldCharType="separate"/>
      </w:r>
      <w:ins w:id="13" w:author="Brian Wortman" w:date="2014-06-16T20:30:00Z">
        <w:r>
          <w:rPr>
            <w:webHidden/>
          </w:rPr>
          <w:t>6</w:t>
        </w:r>
        <w:r>
          <w:rPr>
            <w:webHidden/>
          </w:rPr>
          <w:fldChar w:fldCharType="end"/>
        </w:r>
        <w:r w:rsidRPr="00BF481B">
          <w:rPr>
            <w:rStyle w:val="Hyperlink"/>
          </w:rPr>
          <w:fldChar w:fldCharType="end"/>
        </w:r>
      </w:ins>
    </w:p>
    <w:p w14:paraId="566827E5" w14:textId="77777777" w:rsidR="00CD520A" w:rsidRDefault="00CD520A">
      <w:pPr>
        <w:pStyle w:val="TOC2"/>
        <w:rPr>
          <w:ins w:id="14" w:author="Brian Wortman" w:date="2014-06-16T20:30:00Z"/>
          <w:rFonts w:asciiTheme="minorHAnsi" w:eastAsiaTheme="minorEastAsia" w:hAnsiTheme="minorHAnsi"/>
          <w:b w:val="0"/>
        </w:rPr>
      </w:pPr>
      <w:ins w:id="15" w:author="Brian Wortman" w:date="2014-06-16T20:30:00Z">
        <w:r w:rsidRPr="00BF481B">
          <w:rPr>
            <w:rStyle w:val="Hyperlink"/>
          </w:rPr>
          <w:fldChar w:fldCharType="begin"/>
        </w:r>
        <w:r w:rsidRPr="00BF481B">
          <w:rPr>
            <w:rStyle w:val="Hyperlink"/>
          </w:rPr>
          <w:instrText xml:space="preserve"> </w:instrText>
        </w:r>
        <w:r>
          <w:instrText>HYPERLINK \l "_Toc390713964"</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Attribute-Based Routing</w:t>
        </w:r>
        <w:r>
          <w:rPr>
            <w:webHidden/>
          </w:rPr>
          <w:tab/>
        </w:r>
        <w:r>
          <w:rPr>
            <w:webHidden/>
          </w:rPr>
          <w:fldChar w:fldCharType="begin"/>
        </w:r>
        <w:r>
          <w:rPr>
            <w:webHidden/>
          </w:rPr>
          <w:instrText xml:space="preserve"> PAGEREF _Toc390713964 \h </w:instrText>
        </w:r>
        <w:r>
          <w:rPr>
            <w:webHidden/>
          </w:rPr>
        </w:r>
      </w:ins>
      <w:r>
        <w:rPr>
          <w:webHidden/>
        </w:rPr>
        <w:fldChar w:fldCharType="separate"/>
      </w:r>
      <w:ins w:id="16" w:author="Brian Wortman" w:date="2014-06-16T20:30:00Z">
        <w:r>
          <w:rPr>
            <w:webHidden/>
          </w:rPr>
          <w:t>6</w:t>
        </w:r>
        <w:r>
          <w:rPr>
            <w:webHidden/>
          </w:rPr>
          <w:fldChar w:fldCharType="end"/>
        </w:r>
        <w:r w:rsidRPr="00BF481B">
          <w:rPr>
            <w:rStyle w:val="Hyperlink"/>
          </w:rPr>
          <w:fldChar w:fldCharType="end"/>
        </w:r>
      </w:ins>
    </w:p>
    <w:p w14:paraId="74CF5A60" w14:textId="77777777" w:rsidR="00CD520A" w:rsidRDefault="00CD520A">
      <w:pPr>
        <w:pStyle w:val="TOC1"/>
        <w:tabs>
          <w:tab w:val="right" w:leader="dot" w:pos="8630"/>
        </w:tabs>
        <w:rPr>
          <w:ins w:id="17" w:author="Brian Wortman" w:date="2014-06-16T20:30:00Z"/>
          <w:rFonts w:eastAsiaTheme="minorEastAsia"/>
          <w:noProof/>
        </w:rPr>
      </w:pPr>
      <w:ins w:id="18"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"_Toc390713965"</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Versioning</w:t>
        </w:r>
        <w:r>
          <w:rPr>
            <w:noProof/>
            <w:webHidden/>
          </w:rPr>
          <w:tab/>
        </w:r>
        <w:r>
          <w:rPr>
            <w:noProof/>
            <w:webHidden/>
          </w:rPr>
          <w:fldChar w:fldCharType="begin"/>
        </w:r>
        <w:r>
          <w:rPr>
            <w:noProof/>
            <w:webHidden/>
          </w:rPr>
          <w:instrText xml:space="preserve"> PAGEREF _Toc390713965 \h </w:instrText>
        </w:r>
        <w:r>
          <w:rPr>
            <w:noProof/>
            <w:webHidden/>
          </w:rPr>
        </w:r>
      </w:ins>
      <w:r>
        <w:rPr>
          <w:noProof/>
          <w:webHidden/>
        </w:rPr>
        <w:fldChar w:fldCharType="separate"/>
      </w:r>
      <w:ins w:id="19" w:author="Brian Wortman" w:date="2014-06-16T20:30:00Z">
        <w:r>
          <w:rPr>
            <w:noProof/>
            <w:webHidden/>
          </w:rPr>
          <w:t>11</w:t>
        </w:r>
        <w:r>
          <w:rPr>
            <w:noProof/>
            <w:webHidden/>
          </w:rPr>
          <w:fldChar w:fldCharType="end"/>
        </w:r>
        <w:r w:rsidRPr="00BF481B">
          <w:rPr>
            <w:rStyle w:val="Hyperlink"/>
            <w:noProof/>
          </w:rPr>
          <w:fldChar w:fldCharType="end"/>
        </w:r>
      </w:ins>
    </w:p>
    <w:p w14:paraId="51CAFB14" w14:textId="77777777" w:rsidR="00CD520A" w:rsidRDefault="00CD520A">
      <w:pPr>
        <w:pStyle w:val="TOC2"/>
        <w:rPr>
          <w:ins w:id="20" w:author="Brian Wortman" w:date="2014-06-16T20:30:00Z"/>
          <w:rFonts w:asciiTheme="minorHAnsi" w:eastAsiaTheme="minorEastAsia" w:hAnsiTheme="minorHAnsi"/>
          <w:b w:val="0"/>
        </w:rPr>
      </w:pPr>
      <w:ins w:id="21" w:author="Brian Wortman" w:date="2014-06-16T20:30:00Z">
        <w:r w:rsidRPr="00BF481B">
          <w:rPr>
            <w:rStyle w:val="Hyperlink"/>
          </w:rPr>
          <w:fldChar w:fldCharType="begin"/>
        </w:r>
        <w:r w:rsidRPr="00BF481B">
          <w:rPr>
            <w:rStyle w:val="Hyperlink"/>
          </w:rPr>
          <w:instrText xml:space="preserve"> </w:instrText>
        </w:r>
        <w:r>
          <w:instrText>HYPERLINK \l "_Toc390713966"</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Implementing POST</w:t>
        </w:r>
        <w:r>
          <w:rPr>
            <w:webHidden/>
          </w:rPr>
          <w:tab/>
        </w:r>
        <w:r>
          <w:rPr>
            <w:webHidden/>
          </w:rPr>
          <w:fldChar w:fldCharType="begin"/>
        </w:r>
        <w:r>
          <w:rPr>
            <w:webHidden/>
          </w:rPr>
          <w:instrText xml:space="preserve"> PAGEREF _Toc390713966 \h </w:instrText>
        </w:r>
        <w:r>
          <w:rPr>
            <w:webHidden/>
          </w:rPr>
        </w:r>
      </w:ins>
      <w:r>
        <w:rPr>
          <w:webHidden/>
        </w:rPr>
        <w:fldChar w:fldCharType="separate"/>
      </w:r>
      <w:ins w:id="22" w:author="Brian Wortman" w:date="2014-06-16T20:30:00Z">
        <w:r>
          <w:rPr>
            <w:webHidden/>
          </w:rPr>
          <w:t>12</w:t>
        </w:r>
        <w:r>
          <w:rPr>
            <w:webHidden/>
          </w:rPr>
          <w:fldChar w:fldCharType="end"/>
        </w:r>
        <w:r w:rsidRPr="00BF481B">
          <w:rPr>
            <w:rStyle w:val="Hyperlink"/>
          </w:rPr>
          <w:fldChar w:fldCharType="end"/>
        </w:r>
      </w:ins>
    </w:p>
    <w:p w14:paraId="730EFED0" w14:textId="77777777" w:rsidR="00CD520A" w:rsidRDefault="00CD520A">
      <w:pPr>
        <w:pStyle w:val="TOC3"/>
        <w:tabs>
          <w:tab w:val="right" w:leader="dot" w:pos="8630"/>
        </w:tabs>
        <w:rPr>
          <w:ins w:id="23" w:author="Brian Wortman" w:date="2014-06-16T20:30:00Z"/>
          <w:rFonts w:eastAsiaTheme="minorEastAsia"/>
          <w:noProof/>
        </w:rPr>
      </w:pPr>
      <w:ins w:id="24"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"_Toc390713967"</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A Custom IHttpRouteConstraint</w:t>
        </w:r>
        <w:r>
          <w:rPr>
            <w:noProof/>
            <w:webHidden/>
          </w:rPr>
          <w:tab/>
        </w:r>
        <w:r>
          <w:rPr>
            <w:noProof/>
            <w:webHidden/>
          </w:rPr>
          <w:fldChar w:fldCharType="begin"/>
        </w:r>
        <w:r>
          <w:rPr>
            <w:noProof/>
            <w:webHidden/>
          </w:rPr>
          <w:instrText xml:space="preserve"> PAGEREF _Toc390713967 \h </w:instrText>
        </w:r>
        <w:r>
          <w:rPr>
            <w:noProof/>
            <w:webHidden/>
          </w:rPr>
        </w:r>
      </w:ins>
      <w:r>
        <w:rPr>
          <w:noProof/>
          <w:webHidden/>
        </w:rPr>
        <w:fldChar w:fldCharType="separate"/>
      </w:r>
      <w:ins w:id="25" w:author="Brian Wortman" w:date="2014-06-16T20:30:00Z">
        <w:r>
          <w:rPr>
            <w:noProof/>
            <w:webHidden/>
          </w:rPr>
          <w:t>14</w:t>
        </w:r>
        <w:r>
          <w:rPr>
            <w:noProof/>
            <w:webHidden/>
          </w:rPr>
          <w:fldChar w:fldCharType="end"/>
        </w:r>
        <w:r w:rsidRPr="00BF481B">
          <w:rPr>
            <w:rStyle w:val="Hyperlink"/>
            <w:noProof/>
          </w:rPr>
          <w:fldChar w:fldCharType="end"/>
        </w:r>
      </w:ins>
    </w:p>
    <w:p w14:paraId="21525585" w14:textId="77777777" w:rsidR="00CD520A" w:rsidRDefault="00CD520A">
      <w:pPr>
        <w:pStyle w:val="TOC3"/>
        <w:tabs>
          <w:tab w:val="right" w:leader="dot" w:pos="8630"/>
        </w:tabs>
        <w:rPr>
          <w:ins w:id="26" w:author="Brian Wortman" w:date="2014-06-16T20:30:00Z"/>
          <w:rFonts w:eastAsiaTheme="minorEastAsia"/>
          <w:noProof/>
        </w:rPr>
      </w:pPr>
      <w:ins w:id="27"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"_Toc390713968"</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A Custom RoutePrefixAttribute</w:t>
        </w:r>
        <w:r>
          <w:rPr>
            <w:noProof/>
            <w:webHidden/>
          </w:rPr>
          <w:tab/>
        </w:r>
        <w:r>
          <w:rPr>
            <w:noProof/>
            <w:webHidden/>
          </w:rPr>
          <w:fldChar w:fldCharType="begin"/>
        </w:r>
        <w:r>
          <w:rPr>
            <w:noProof/>
            <w:webHidden/>
          </w:rPr>
          <w:instrText xml:space="preserve"> PAGEREF _Toc390713968 \h </w:instrText>
        </w:r>
        <w:r>
          <w:rPr>
            <w:noProof/>
            <w:webHidden/>
          </w:rPr>
        </w:r>
      </w:ins>
      <w:r>
        <w:rPr>
          <w:noProof/>
          <w:webHidden/>
        </w:rPr>
        <w:fldChar w:fldCharType="separate"/>
      </w:r>
      <w:ins w:id="28" w:author="Brian Wortman" w:date="2014-06-16T20:30:00Z">
        <w:r>
          <w:rPr>
            <w:noProof/>
            <w:webHidden/>
          </w:rPr>
          <w:t>15</w:t>
        </w:r>
        <w:r>
          <w:rPr>
            <w:noProof/>
            <w:webHidden/>
          </w:rPr>
          <w:fldChar w:fldCharType="end"/>
        </w:r>
        <w:r w:rsidRPr="00BF481B">
          <w:rPr>
            <w:rStyle w:val="Hyperlink"/>
            <w:noProof/>
          </w:rPr>
          <w:fldChar w:fldCharType="end"/>
        </w:r>
      </w:ins>
    </w:p>
    <w:p w14:paraId="6EA78EC7" w14:textId="77777777" w:rsidR="00CD520A" w:rsidRDefault="00CD520A">
      <w:pPr>
        <w:pStyle w:val="TOC3"/>
        <w:tabs>
          <w:tab w:val="right" w:leader="dot" w:pos="8630"/>
        </w:tabs>
        <w:rPr>
          <w:ins w:id="29" w:author="Brian Wortman" w:date="2014-06-16T20:30:00Z"/>
          <w:rFonts w:eastAsiaTheme="minorEastAsia"/>
          <w:noProof/>
        </w:rPr>
      </w:pPr>
      <w:ins w:id="30"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"_Toc390713969"</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A Custom IHttpControllerSelector</w:t>
        </w:r>
        <w:r>
          <w:rPr>
            <w:noProof/>
            <w:webHidden/>
          </w:rPr>
          <w:tab/>
        </w:r>
        <w:r>
          <w:rPr>
            <w:noProof/>
            <w:webHidden/>
          </w:rPr>
          <w:fldChar w:fldCharType="begin"/>
        </w:r>
        <w:r>
          <w:rPr>
            <w:noProof/>
            <w:webHidden/>
          </w:rPr>
          <w:instrText xml:space="preserve"> PAGEREF _Toc390713969 \h </w:instrText>
        </w:r>
        <w:r>
          <w:rPr>
            <w:noProof/>
            <w:webHidden/>
          </w:rPr>
        </w:r>
      </w:ins>
      <w:r>
        <w:rPr>
          <w:noProof/>
          <w:webHidden/>
        </w:rPr>
        <w:fldChar w:fldCharType="separate"/>
      </w:r>
      <w:ins w:id="31" w:author="Brian Wortman" w:date="2014-06-16T20:30:00Z">
        <w:r>
          <w:rPr>
            <w:noProof/>
            <w:webHidden/>
          </w:rPr>
          <w:t>17</w:t>
        </w:r>
        <w:r>
          <w:rPr>
            <w:noProof/>
            <w:webHidden/>
          </w:rPr>
          <w:fldChar w:fldCharType="end"/>
        </w:r>
        <w:r w:rsidRPr="00BF481B">
          <w:rPr>
            <w:rStyle w:val="Hyperlink"/>
            <w:noProof/>
          </w:rPr>
          <w:fldChar w:fldCharType="end"/>
        </w:r>
      </w:ins>
    </w:p>
    <w:p w14:paraId="2D1D62BA" w14:textId="77777777" w:rsidR="00CD520A" w:rsidRDefault="00CD520A">
      <w:pPr>
        <w:pStyle w:val="TOC3"/>
        <w:tabs>
          <w:tab w:val="right" w:leader="dot" w:pos="8630"/>
        </w:tabs>
        <w:rPr>
          <w:ins w:id="32" w:author="Brian Wortman" w:date="2014-06-16T20:30:00Z"/>
          <w:rFonts w:eastAsiaTheme="minorEastAsia"/>
          <w:noProof/>
        </w:rPr>
      </w:pPr>
      <w:ins w:id="33"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"_Toc390713970"</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Configuration</w:t>
        </w:r>
        <w:r>
          <w:rPr>
            <w:noProof/>
            <w:webHidden/>
          </w:rPr>
          <w:tab/>
        </w:r>
        <w:r>
          <w:rPr>
            <w:noProof/>
            <w:webHidden/>
          </w:rPr>
          <w:fldChar w:fldCharType="begin"/>
        </w:r>
        <w:r>
          <w:rPr>
            <w:noProof/>
            <w:webHidden/>
          </w:rPr>
          <w:instrText xml:space="preserve"> PAGEREF _Toc390713970 \h </w:instrText>
        </w:r>
        <w:r>
          <w:rPr>
            <w:noProof/>
            <w:webHidden/>
          </w:rPr>
        </w:r>
      </w:ins>
      <w:r>
        <w:rPr>
          <w:noProof/>
          <w:webHidden/>
        </w:rPr>
        <w:fldChar w:fldCharType="separate"/>
      </w:r>
      <w:ins w:id="34" w:author="Brian Wortman" w:date="2014-06-16T20:30:00Z">
        <w:r>
          <w:rPr>
            <w:noProof/>
            <w:webHidden/>
          </w:rPr>
          <w:t>20</w:t>
        </w:r>
        <w:r>
          <w:rPr>
            <w:noProof/>
            <w:webHidden/>
          </w:rPr>
          <w:fldChar w:fldCharType="end"/>
        </w:r>
        <w:r w:rsidRPr="00BF481B">
          <w:rPr>
            <w:rStyle w:val="Hyperlink"/>
            <w:noProof/>
          </w:rPr>
          <w:fldChar w:fldCharType="end"/>
        </w:r>
      </w:ins>
    </w:p>
    <w:p w14:paraId="5B614BEA" w14:textId="77777777" w:rsidR="00CD520A" w:rsidRDefault="00CD520A">
      <w:pPr>
        <w:pStyle w:val="TOC3"/>
        <w:tabs>
          <w:tab w:val="right" w:leader="dot" w:pos="8630"/>
        </w:tabs>
        <w:rPr>
          <w:ins w:id="35" w:author="Brian Wortman" w:date="2014-06-16T20:30:00Z"/>
          <w:rFonts w:eastAsiaTheme="minorEastAsia"/>
          <w:noProof/>
        </w:rPr>
      </w:pPr>
      <w:ins w:id="36"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"_Toc390713971"</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The Demo</w:t>
        </w:r>
        <w:r>
          <w:rPr>
            <w:noProof/>
            <w:webHidden/>
          </w:rPr>
          <w:tab/>
        </w:r>
        <w:r>
          <w:rPr>
            <w:noProof/>
            <w:webHidden/>
          </w:rPr>
          <w:fldChar w:fldCharType="begin"/>
        </w:r>
        <w:r>
          <w:rPr>
            <w:noProof/>
            <w:webHidden/>
          </w:rPr>
          <w:instrText xml:space="preserve"> PAGEREF _Toc390713971 \h </w:instrText>
        </w:r>
        <w:r>
          <w:rPr>
            <w:noProof/>
            <w:webHidden/>
          </w:rPr>
        </w:r>
      </w:ins>
      <w:r>
        <w:rPr>
          <w:noProof/>
          <w:webHidden/>
        </w:rPr>
        <w:fldChar w:fldCharType="separate"/>
      </w:r>
      <w:ins w:id="37" w:author="Brian Wortman" w:date="2014-06-16T20:30:00Z">
        <w:r>
          <w:rPr>
            <w:noProof/>
            <w:webHidden/>
          </w:rPr>
          <w:t>21</w:t>
        </w:r>
        <w:r>
          <w:rPr>
            <w:noProof/>
            <w:webHidden/>
          </w:rPr>
          <w:fldChar w:fldCharType="end"/>
        </w:r>
        <w:r w:rsidRPr="00BF481B">
          <w:rPr>
            <w:rStyle w:val="Hyperlink"/>
            <w:noProof/>
          </w:rPr>
          <w:fldChar w:fldCharType="end"/>
        </w:r>
      </w:ins>
    </w:p>
    <w:p w14:paraId="3EAA41C0" w14:textId="77777777" w:rsidR="00CD520A" w:rsidRDefault="00CD520A">
      <w:pPr>
        <w:pStyle w:val="TOC1"/>
        <w:tabs>
          <w:tab w:val="right" w:leader="dot" w:pos="8630"/>
        </w:tabs>
        <w:rPr>
          <w:ins w:id="38" w:author="Brian Wortman" w:date="2014-06-16T20:30:00Z"/>
          <w:rFonts w:eastAsiaTheme="minorEastAsia"/>
          <w:noProof/>
        </w:rPr>
      </w:pPr>
      <w:ins w:id="39"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"_Toc390713972"</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Dependencies</w:t>
        </w:r>
        <w:r>
          <w:rPr>
            <w:noProof/>
            <w:webHidden/>
          </w:rPr>
          <w:tab/>
        </w:r>
        <w:r>
          <w:rPr>
            <w:noProof/>
            <w:webHidden/>
          </w:rPr>
          <w:fldChar w:fldCharType="begin"/>
        </w:r>
        <w:r>
          <w:rPr>
            <w:noProof/>
            <w:webHidden/>
          </w:rPr>
          <w:instrText xml:space="preserve"> PAGEREF _Toc390713972 \h </w:instrText>
        </w:r>
        <w:r>
          <w:rPr>
            <w:noProof/>
            <w:webHidden/>
          </w:rPr>
        </w:r>
      </w:ins>
      <w:r>
        <w:rPr>
          <w:noProof/>
          <w:webHidden/>
        </w:rPr>
        <w:fldChar w:fldCharType="separate"/>
      </w:r>
      <w:ins w:id="40" w:author="Brian Wortman" w:date="2014-06-16T20:30:00Z">
        <w:r>
          <w:rPr>
            <w:noProof/>
            <w:webHidden/>
          </w:rPr>
          <w:t>22</w:t>
        </w:r>
        <w:r>
          <w:rPr>
            <w:noProof/>
            <w:webHidden/>
          </w:rPr>
          <w:fldChar w:fldCharType="end"/>
        </w:r>
        <w:r w:rsidRPr="00BF481B">
          <w:rPr>
            <w:rStyle w:val="Hyperlink"/>
            <w:noProof/>
          </w:rPr>
          <w:fldChar w:fldCharType="end"/>
        </w:r>
      </w:ins>
    </w:p>
    <w:p w14:paraId="24A93240" w14:textId="77777777" w:rsidR="00CD520A" w:rsidRDefault="00CD520A">
      <w:pPr>
        <w:pStyle w:val="TOC2"/>
        <w:rPr>
          <w:ins w:id="41" w:author="Brian Wortman" w:date="2014-06-16T20:30:00Z"/>
          <w:rFonts w:asciiTheme="minorHAnsi" w:eastAsiaTheme="minorEastAsia" w:hAnsiTheme="minorHAnsi"/>
          <w:b w:val="0"/>
        </w:rPr>
      </w:pPr>
      <w:ins w:id="42" w:author="Brian Wortman" w:date="2014-06-16T20:30:00Z">
        <w:r w:rsidRPr="00BF481B">
          <w:rPr>
            <w:rStyle w:val="Hyperlink"/>
          </w:rPr>
          <w:fldChar w:fldCharType="begin"/>
        </w:r>
        <w:r w:rsidRPr="00BF481B">
          <w:rPr>
            <w:rStyle w:val="Hyperlink"/>
          </w:rPr>
          <w:instrText xml:space="preserve"> </w:instrText>
        </w:r>
        <w:r>
          <w:instrText>HYPERLINK \l "_Toc390713973"</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Constructor Injection of Dependencies</w:t>
        </w:r>
        <w:r>
          <w:rPr>
            <w:webHidden/>
          </w:rPr>
          <w:tab/>
        </w:r>
        <w:r>
          <w:rPr>
            <w:webHidden/>
          </w:rPr>
          <w:fldChar w:fldCharType="begin"/>
        </w:r>
        <w:r>
          <w:rPr>
            <w:webHidden/>
          </w:rPr>
          <w:instrText xml:space="preserve"> PAGEREF _Toc390713973 \h </w:instrText>
        </w:r>
        <w:r>
          <w:rPr>
            <w:webHidden/>
          </w:rPr>
        </w:r>
      </w:ins>
      <w:r>
        <w:rPr>
          <w:webHidden/>
        </w:rPr>
        <w:fldChar w:fldCharType="separate"/>
      </w:r>
      <w:ins w:id="43" w:author="Brian Wortman" w:date="2014-06-16T20:30:00Z">
        <w:r>
          <w:rPr>
            <w:webHidden/>
          </w:rPr>
          <w:t>24</w:t>
        </w:r>
        <w:r>
          <w:rPr>
            <w:webHidden/>
          </w:rPr>
          <w:fldChar w:fldCharType="end"/>
        </w:r>
        <w:r w:rsidRPr="00BF481B">
          <w:rPr>
            <w:rStyle w:val="Hyperlink"/>
          </w:rPr>
          <w:fldChar w:fldCharType="end"/>
        </w:r>
      </w:ins>
    </w:p>
    <w:p w14:paraId="09F99061" w14:textId="77777777" w:rsidR="00CD520A" w:rsidRDefault="00CD520A">
      <w:pPr>
        <w:pStyle w:val="TOC2"/>
        <w:rPr>
          <w:ins w:id="44" w:author="Brian Wortman" w:date="2014-06-16T20:30:00Z"/>
          <w:rFonts w:asciiTheme="minorHAnsi" w:eastAsiaTheme="minorEastAsia" w:hAnsiTheme="minorHAnsi"/>
          <w:b w:val="0"/>
        </w:rPr>
      </w:pPr>
      <w:ins w:id="45" w:author="Brian Wortman" w:date="2014-06-16T20:30:00Z">
        <w:r w:rsidRPr="00BF481B">
          <w:rPr>
            <w:rStyle w:val="Hyperlink"/>
          </w:rPr>
          <w:fldChar w:fldCharType="begin"/>
        </w:r>
        <w:r w:rsidRPr="00BF481B">
          <w:rPr>
            <w:rStyle w:val="Hyperlink"/>
          </w:rPr>
          <w:instrText xml:space="preserve"> </w:instrText>
        </w:r>
        <w:r>
          <w:instrText>HYPERLINK \l "_Toc390713974"</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Configuring Ninject Dependency Injection</w:t>
        </w:r>
        <w:r>
          <w:rPr>
            <w:webHidden/>
          </w:rPr>
          <w:tab/>
        </w:r>
        <w:r>
          <w:rPr>
            <w:webHidden/>
          </w:rPr>
          <w:fldChar w:fldCharType="begin"/>
        </w:r>
        <w:r>
          <w:rPr>
            <w:webHidden/>
          </w:rPr>
          <w:instrText xml:space="preserve"> PAGEREF _Toc390713974 \h </w:instrText>
        </w:r>
        <w:r>
          <w:rPr>
            <w:webHidden/>
          </w:rPr>
        </w:r>
      </w:ins>
      <w:r>
        <w:rPr>
          <w:webHidden/>
        </w:rPr>
        <w:fldChar w:fldCharType="separate"/>
      </w:r>
      <w:ins w:id="46" w:author="Brian Wortman" w:date="2014-06-16T20:30:00Z">
        <w:r>
          <w:rPr>
            <w:webHidden/>
          </w:rPr>
          <w:t>24</w:t>
        </w:r>
        <w:r>
          <w:rPr>
            <w:webHidden/>
          </w:rPr>
          <w:fldChar w:fldCharType="end"/>
        </w:r>
        <w:r w:rsidRPr="00BF481B">
          <w:rPr>
            <w:rStyle w:val="Hyperlink"/>
          </w:rPr>
          <w:fldChar w:fldCharType="end"/>
        </w:r>
      </w:ins>
    </w:p>
    <w:p w14:paraId="46248585" w14:textId="77777777" w:rsidR="00CD520A" w:rsidRDefault="00CD520A">
      <w:pPr>
        <w:pStyle w:val="TOC2"/>
        <w:rPr>
          <w:ins w:id="47" w:author="Brian Wortman" w:date="2014-06-16T20:30:00Z"/>
          <w:rFonts w:asciiTheme="minorHAnsi" w:eastAsiaTheme="minorEastAsia" w:hAnsiTheme="minorHAnsi"/>
          <w:b w:val="0"/>
        </w:rPr>
      </w:pPr>
      <w:ins w:id="48" w:author="Brian Wortman" w:date="2014-06-16T20:30:00Z">
        <w:r w:rsidRPr="00BF481B">
          <w:rPr>
            <w:rStyle w:val="Hyperlink"/>
          </w:rPr>
          <w:fldChar w:fldCharType="begin"/>
        </w:r>
        <w:r w:rsidRPr="00BF481B">
          <w:rPr>
            <w:rStyle w:val="Hyperlink"/>
          </w:rPr>
          <w:instrText xml:space="preserve"> </w:instrText>
        </w:r>
        <w:r>
          <w:instrText>HYPERLINK \l "_Toc390713975"</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Container Configuration</w:t>
        </w:r>
        <w:r>
          <w:rPr>
            <w:webHidden/>
          </w:rPr>
          <w:tab/>
        </w:r>
        <w:r>
          <w:rPr>
            <w:webHidden/>
          </w:rPr>
          <w:fldChar w:fldCharType="begin"/>
        </w:r>
        <w:r>
          <w:rPr>
            <w:webHidden/>
          </w:rPr>
          <w:instrText xml:space="preserve"> PAGEREF _Toc390713975 \h </w:instrText>
        </w:r>
        <w:r>
          <w:rPr>
            <w:webHidden/>
          </w:rPr>
        </w:r>
      </w:ins>
      <w:r>
        <w:rPr>
          <w:webHidden/>
        </w:rPr>
        <w:fldChar w:fldCharType="separate"/>
      </w:r>
      <w:ins w:id="49" w:author="Brian Wortman" w:date="2014-06-16T20:30:00Z">
        <w:r>
          <w:rPr>
            <w:webHidden/>
          </w:rPr>
          <w:t>25</w:t>
        </w:r>
        <w:r>
          <w:rPr>
            <w:webHidden/>
          </w:rPr>
          <w:fldChar w:fldCharType="end"/>
        </w:r>
        <w:r w:rsidRPr="00BF481B">
          <w:rPr>
            <w:rStyle w:val="Hyperlink"/>
          </w:rPr>
          <w:fldChar w:fldCharType="end"/>
        </w:r>
      </w:ins>
    </w:p>
    <w:p w14:paraId="02232692" w14:textId="77777777" w:rsidR="00CD520A" w:rsidRDefault="00CD520A">
      <w:pPr>
        <w:pStyle w:val="TOC2"/>
        <w:rPr>
          <w:ins w:id="50" w:author="Brian Wortman" w:date="2014-06-16T20:30:00Z"/>
          <w:rFonts w:asciiTheme="minorHAnsi" w:eastAsiaTheme="minorEastAsia" w:hAnsiTheme="minorHAnsi"/>
          <w:b w:val="0"/>
        </w:rPr>
      </w:pPr>
      <w:ins w:id="51" w:author="Brian Wortman" w:date="2014-06-16T20:30:00Z">
        <w:r w:rsidRPr="00BF481B">
          <w:rPr>
            <w:rStyle w:val="Hyperlink"/>
          </w:rPr>
          <w:fldChar w:fldCharType="begin"/>
        </w:r>
        <w:r w:rsidRPr="00BF481B">
          <w:rPr>
            <w:rStyle w:val="Hyperlink"/>
          </w:rPr>
          <w:instrText xml:space="preserve"> </w:instrText>
        </w:r>
        <w:r>
          <w:instrText>HYPERLINK \l "_Toc390713976"</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Container Bindings</w:t>
        </w:r>
        <w:r>
          <w:rPr>
            <w:webHidden/>
          </w:rPr>
          <w:tab/>
        </w:r>
        <w:r>
          <w:rPr>
            <w:webHidden/>
          </w:rPr>
          <w:fldChar w:fldCharType="begin"/>
        </w:r>
        <w:r>
          <w:rPr>
            <w:webHidden/>
          </w:rPr>
          <w:instrText xml:space="preserve"> PAGEREF _Toc390713976 \h </w:instrText>
        </w:r>
        <w:r>
          <w:rPr>
            <w:webHidden/>
          </w:rPr>
        </w:r>
      </w:ins>
      <w:r>
        <w:rPr>
          <w:webHidden/>
        </w:rPr>
        <w:fldChar w:fldCharType="separate"/>
      </w:r>
      <w:ins w:id="52" w:author="Brian Wortman" w:date="2014-06-16T20:30:00Z">
        <w:r>
          <w:rPr>
            <w:webHidden/>
          </w:rPr>
          <w:t>25</w:t>
        </w:r>
        <w:r>
          <w:rPr>
            <w:webHidden/>
          </w:rPr>
          <w:fldChar w:fldCharType="end"/>
        </w:r>
        <w:r w:rsidRPr="00BF481B">
          <w:rPr>
            <w:rStyle w:val="Hyperlink"/>
          </w:rPr>
          <w:fldChar w:fldCharType="end"/>
        </w:r>
      </w:ins>
    </w:p>
    <w:p w14:paraId="198B6E0E" w14:textId="77777777" w:rsidR="00CD520A" w:rsidRDefault="00CD520A">
      <w:pPr>
        <w:pStyle w:val="TOC2"/>
        <w:rPr>
          <w:ins w:id="53" w:author="Brian Wortman" w:date="2014-06-16T20:30:00Z"/>
          <w:rFonts w:asciiTheme="minorHAnsi" w:eastAsiaTheme="minorEastAsia" w:hAnsiTheme="minorHAnsi"/>
          <w:b w:val="0"/>
        </w:rPr>
      </w:pPr>
      <w:ins w:id="54" w:author="Brian Wortman" w:date="2014-06-16T20:30:00Z">
        <w:r w:rsidRPr="00BF481B">
          <w:rPr>
            <w:rStyle w:val="Hyperlink"/>
          </w:rPr>
          <w:fldChar w:fldCharType="begin"/>
        </w:r>
        <w:r w:rsidRPr="00BF481B">
          <w:rPr>
            <w:rStyle w:val="Hyperlink"/>
          </w:rPr>
          <w:instrText xml:space="preserve"> </w:instrText>
        </w:r>
        <w:r>
          <w:instrText>HYPERLINK \l "_Toc390713977"</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IDependencyResolver for Ninject</w:t>
        </w:r>
        <w:r>
          <w:rPr>
            <w:webHidden/>
          </w:rPr>
          <w:tab/>
        </w:r>
        <w:r>
          <w:rPr>
            <w:webHidden/>
          </w:rPr>
          <w:fldChar w:fldCharType="begin"/>
        </w:r>
        <w:r>
          <w:rPr>
            <w:webHidden/>
          </w:rPr>
          <w:instrText xml:space="preserve"> PAGEREF _Toc390713977 \h </w:instrText>
        </w:r>
        <w:r>
          <w:rPr>
            <w:webHidden/>
          </w:rPr>
        </w:r>
      </w:ins>
      <w:r>
        <w:rPr>
          <w:webHidden/>
        </w:rPr>
        <w:fldChar w:fldCharType="separate"/>
      </w:r>
      <w:ins w:id="55" w:author="Brian Wortman" w:date="2014-06-16T20:30:00Z">
        <w:r>
          <w:rPr>
            <w:webHidden/>
          </w:rPr>
          <w:t>28</w:t>
        </w:r>
        <w:r>
          <w:rPr>
            <w:webHidden/>
          </w:rPr>
          <w:fldChar w:fldCharType="end"/>
        </w:r>
        <w:r w:rsidRPr="00BF481B">
          <w:rPr>
            <w:rStyle w:val="Hyperlink"/>
          </w:rPr>
          <w:fldChar w:fldCharType="end"/>
        </w:r>
      </w:ins>
    </w:p>
    <w:p w14:paraId="1509DFB7" w14:textId="77777777" w:rsidR="00CD520A" w:rsidRDefault="00CD520A">
      <w:pPr>
        <w:pStyle w:val="TOC2"/>
        <w:rPr>
          <w:ins w:id="56" w:author="Brian Wortman" w:date="2014-06-16T20:30:00Z"/>
          <w:rFonts w:asciiTheme="minorHAnsi" w:eastAsiaTheme="minorEastAsia" w:hAnsiTheme="minorHAnsi"/>
          <w:b w:val="0"/>
        </w:rPr>
      </w:pPr>
      <w:ins w:id="57" w:author="Brian Wortman" w:date="2014-06-16T20:30:00Z">
        <w:r w:rsidRPr="00BF481B">
          <w:rPr>
            <w:rStyle w:val="Hyperlink"/>
          </w:rPr>
          <w:fldChar w:fldCharType="begin"/>
        </w:r>
        <w:r w:rsidRPr="00BF481B">
          <w:rPr>
            <w:rStyle w:val="Hyperlink"/>
          </w:rPr>
          <w:instrText xml:space="preserve"> </w:instrText>
        </w:r>
        <w:r>
          <w:instrText>HYPERLINK \l "_Toc390713978"</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Completing NinjectWebCommon</w:t>
        </w:r>
        <w:r>
          <w:rPr>
            <w:webHidden/>
          </w:rPr>
          <w:tab/>
        </w:r>
        <w:r>
          <w:rPr>
            <w:webHidden/>
          </w:rPr>
          <w:fldChar w:fldCharType="begin"/>
        </w:r>
        <w:r>
          <w:rPr>
            <w:webHidden/>
          </w:rPr>
          <w:instrText xml:space="preserve"> PAGEREF _Toc390713978 \h </w:instrText>
        </w:r>
        <w:r>
          <w:rPr>
            <w:webHidden/>
          </w:rPr>
        </w:r>
      </w:ins>
      <w:r>
        <w:rPr>
          <w:webHidden/>
        </w:rPr>
        <w:fldChar w:fldCharType="separate"/>
      </w:r>
      <w:ins w:id="58" w:author="Brian Wortman" w:date="2014-06-16T20:30:00Z">
        <w:r>
          <w:rPr>
            <w:webHidden/>
          </w:rPr>
          <w:t>29</w:t>
        </w:r>
        <w:r>
          <w:rPr>
            <w:webHidden/>
          </w:rPr>
          <w:fldChar w:fldCharType="end"/>
        </w:r>
        <w:r w:rsidRPr="00BF481B">
          <w:rPr>
            <w:rStyle w:val="Hyperlink"/>
          </w:rPr>
          <w:fldChar w:fldCharType="end"/>
        </w:r>
      </w:ins>
    </w:p>
    <w:p w14:paraId="36D824AE" w14:textId="77777777" w:rsidR="00CD520A" w:rsidRDefault="00CD520A">
      <w:pPr>
        <w:pStyle w:val="TOC1"/>
        <w:tabs>
          <w:tab w:val="right" w:leader="dot" w:pos="8630"/>
        </w:tabs>
        <w:rPr>
          <w:ins w:id="59" w:author="Brian Wortman" w:date="2014-06-16T20:30:00Z"/>
          <w:rFonts w:eastAsiaTheme="minorEastAsia"/>
          <w:noProof/>
        </w:rPr>
      </w:pPr>
      <w:ins w:id="60"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"_Toc390713979"</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NHibernate Configuration and Mappings</w:t>
        </w:r>
        <w:r>
          <w:rPr>
            <w:noProof/>
            <w:webHidden/>
          </w:rPr>
          <w:tab/>
        </w:r>
        <w:r>
          <w:rPr>
            <w:noProof/>
            <w:webHidden/>
          </w:rPr>
          <w:fldChar w:fldCharType="begin"/>
        </w:r>
        <w:r>
          <w:rPr>
            <w:noProof/>
            <w:webHidden/>
          </w:rPr>
          <w:instrText xml:space="preserve"> PAGEREF _Toc390713979 \h </w:instrText>
        </w:r>
        <w:r>
          <w:rPr>
            <w:noProof/>
            <w:webHidden/>
          </w:rPr>
        </w:r>
      </w:ins>
      <w:r>
        <w:rPr>
          <w:noProof/>
          <w:webHidden/>
        </w:rPr>
        <w:fldChar w:fldCharType="separate"/>
      </w:r>
      <w:ins w:id="61" w:author="Brian Wortman" w:date="2014-06-16T20:30:00Z">
        <w:r>
          <w:rPr>
            <w:noProof/>
            <w:webHidden/>
          </w:rPr>
          <w:t>31</w:t>
        </w:r>
        <w:r>
          <w:rPr>
            <w:noProof/>
            <w:webHidden/>
          </w:rPr>
          <w:fldChar w:fldCharType="end"/>
        </w:r>
        <w:r w:rsidRPr="00BF481B">
          <w:rPr>
            <w:rStyle w:val="Hyperlink"/>
            <w:noProof/>
          </w:rPr>
          <w:fldChar w:fldCharType="end"/>
        </w:r>
      </w:ins>
    </w:p>
    <w:p w14:paraId="1D03FFB4" w14:textId="77777777" w:rsidR="00CD520A" w:rsidRDefault="00CD520A">
      <w:pPr>
        <w:pStyle w:val="TOC2"/>
        <w:rPr>
          <w:ins w:id="62" w:author="Brian Wortman" w:date="2014-06-16T20:30:00Z"/>
          <w:rFonts w:asciiTheme="minorHAnsi" w:eastAsiaTheme="minorEastAsia" w:hAnsiTheme="minorHAnsi"/>
          <w:b w:val="0"/>
        </w:rPr>
      </w:pPr>
      <w:ins w:id="63" w:author="Brian Wortman" w:date="2014-06-16T20:30:00Z">
        <w:r w:rsidRPr="00BF481B">
          <w:rPr>
            <w:rStyle w:val="Hyperlink"/>
          </w:rPr>
          <w:fldChar w:fldCharType="begin"/>
        </w:r>
        <w:r w:rsidRPr="00BF481B">
          <w:rPr>
            <w:rStyle w:val="Hyperlink"/>
          </w:rPr>
          <w:instrText xml:space="preserve"> </w:instrText>
        </w:r>
        <w:r>
          <w:instrText>HYPERLINK \l "_Toc390713980"</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Database Configuration - Overview</w:t>
        </w:r>
        <w:r>
          <w:rPr>
            <w:webHidden/>
          </w:rPr>
          <w:tab/>
        </w:r>
        <w:r>
          <w:rPr>
            <w:webHidden/>
          </w:rPr>
          <w:fldChar w:fldCharType="begin"/>
        </w:r>
        <w:r>
          <w:rPr>
            <w:webHidden/>
          </w:rPr>
          <w:instrText xml:space="preserve"> PAGEREF _Toc390713980 \h </w:instrText>
        </w:r>
        <w:r>
          <w:rPr>
            <w:webHidden/>
          </w:rPr>
        </w:r>
      </w:ins>
      <w:r>
        <w:rPr>
          <w:webHidden/>
        </w:rPr>
        <w:fldChar w:fldCharType="separate"/>
      </w:r>
      <w:ins w:id="64" w:author="Brian Wortman" w:date="2014-06-16T20:30:00Z">
        <w:r>
          <w:rPr>
            <w:webHidden/>
          </w:rPr>
          <w:t>31</w:t>
        </w:r>
        <w:r>
          <w:rPr>
            <w:webHidden/>
          </w:rPr>
          <w:fldChar w:fldCharType="end"/>
        </w:r>
        <w:r w:rsidRPr="00BF481B">
          <w:rPr>
            <w:rStyle w:val="Hyperlink"/>
          </w:rPr>
          <w:fldChar w:fldCharType="end"/>
        </w:r>
      </w:ins>
    </w:p>
    <w:p w14:paraId="3D7563B9" w14:textId="77777777" w:rsidR="00CD520A" w:rsidRDefault="00CD520A">
      <w:pPr>
        <w:pStyle w:val="TOC2"/>
        <w:rPr>
          <w:ins w:id="65" w:author="Brian Wortman" w:date="2014-06-16T20:30:00Z"/>
          <w:rFonts w:asciiTheme="minorHAnsi" w:eastAsiaTheme="minorEastAsia" w:hAnsiTheme="minorHAnsi"/>
          <w:b w:val="0"/>
        </w:rPr>
      </w:pPr>
      <w:ins w:id="66" w:author="Brian Wortman" w:date="2014-06-16T20:30:00Z">
        <w:r w:rsidRPr="00BF481B">
          <w:rPr>
            <w:rStyle w:val="Hyperlink"/>
          </w:rPr>
          <w:fldChar w:fldCharType="begin"/>
        </w:r>
        <w:r w:rsidRPr="00BF481B">
          <w:rPr>
            <w:rStyle w:val="Hyperlink"/>
          </w:rPr>
          <w:instrText xml:space="preserve"> </w:instrText>
        </w:r>
        <w:r>
          <w:instrText>HYPERLINK \l "_Toc390713981"</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Adding Concurrency Support to Entities</w:t>
        </w:r>
        <w:r>
          <w:rPr>
            <w:webHidden/>
          </w:rPr>
          <w:tab/>
        </w:r>
        <w:r>
          <w:rPr>
            <w:webHidden/>
          </w:rPr>
          <w:fldChar w:fldCharType="begin"/>
        </w:r>
        <w:r>
          <w:rPr>
            <w:webHidden/>
          </w:rPr>
          <w:instrText xml:space="preserve"> PAGEREF _Toc390713981 \h </w:instrText>
        </w:r>
        <w:r>
          <w:rPr>
            <w:webHidden/>
          </w:rPr>
        </w:r>
      </w:ins>
      <w:r>
        <w:rPr>
          <w:webHidden/>
        </w:rPr>
        <w:fldChar w:fldCharType="separate"/>
      </w:r>
      <w:ins w:id="67" w:author="Brian Wortman" w:date="2014-06-16T20:30:00Z">
        <w:r>
          <w:rPr>
            <w:webHidden/>
          </w:rPr>
          <w:t>32</w:t>
        </w:r>
        <w:r>
          <w:rPr>
            <w:webHidden/>
          </w:rPr>
          <w:fldChar w:fldCharType="end"/>
        </w:r>
        <w:r w:rsidRPr="00BF481B">
          <w:rPr>
            <w:rStyle w:val="Hyperlink"/>
          </w:rPr>
          <w:fldChar w:fldCharType="end"/>
        </w:r>
      </w:ins>
    </w:p>
    <w:p w14:paraId="5B7F870C" w14:textId="77777777" w:rsidR="00CD520A" w:rsidRDefault="00CD520A">
      <w:pPr>
        <w:pStyle w:val="TOC2"/>
        <w:rPr>
          <w:ins w:id="68" w:author="Brian Wortman" w:date="2014-06-16T20:30:00Z"/>
          <w:rFonts w:asciiTheme="minorHAnsi" w:eastAsiaTheme="minorEastAsia" w:hAnsiTheme="minorHAnsi"/>
          <w:b w:val="0"/>
        </w:rPr>
      </w:pPr>
      <w:ins w:id="69" w:author="Brian Wortman" w:date="2014-06-16T20:30:00Z">
        <w:r w:rsidRPr="00BF481B">
          <w:rPr>
            <w:rStyle w:val="Hyperlink"/>
          </w:rPr>
          <w:fldChar w:fldCharType="begin"/>
        </w:r>
        <w:r w:rsidRPr="00BF481B">
          <w:rPr>
            <w:rStyle w:val="Hyperlink"/>
          </w:rPr>
          <w:instrText xml:space="preserve"> </w:instrText>
        </w:r>
        <w:r>
          <w:instrText>HYPERLINK \l "_Toc390713982"</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Entity Mapping</w:t>
        </w:r>
        <w:r>
          <w:rPr>
            <w:webHidden/>
          </w:rPr>
          <w:tab/>
        </w:r>
        <w:r>
          <w:rPr>
            <w:webHidden/>
          </w:rPr>
          <w:fldChar w:fldCharType="begin"/>
        </w:r>
        <w:r>
          <w:rPr>
            <w:webHidden/>
          </w:rPr>
          <w:instrText xml:space="preserve"> PAGEREF _Toc390713982 \h </w:instrText>
        </w:r>
        <w:r>
          <w:rPr>
            <w:webHidden/>
          </w:rPr>
        </w:r>
      </w:ins>
      <w:r>
        <w:rPr>
          <w:webHidden/>
        </w:rPr>
        <w:fldChar w:fldCharType="separate"/>
      </w:r>
      <w:ins w:id="70" w:author="Brian Wortman" w:date="2014-06-16T20:30:00Z">
        <w:r>
          <w:rPr>
            <w:webHidden/>
          </w:rPr>
          <w:t>32</w:t>
        </w:r>
        <w:r>
          <w:rPr>
            <w:webHidden/>
          </w:rPr>
          <w:fldChar w:fldCharType="end"/>
        </w:r>
        <w:r w:rsidRPr="00BF481B">
          <w:rPr>
            <w:rStyle w:val="Hyperlink"/>
          </w:rPr>
          <w:fldChar w:fldCharType="end"/>
        </w:r>
      </w:ins>
    </w:p>
    <w:p w14:paraId="466CC534" w14:textId="77777777" w:rsidR="00CD520A" w:rsidRDefault="00CD520A">
      <w:pPr>
        <w:pStyle w:val="TOC2"/>
        <w:rPr>
          <w:ins w:id="71" w:author="Brian Wortman" w:date="2014-06-16T20:30:00Z"/>
          <w:rFonts w:asciiTheme="minorHAnsi" w:eastAsiaTheme="minorEastAsia" w:hAnsiTheme="minorHAnsi"/>
          <w:b w:val="0"/>
        </w:rPr>
      </w:pPr>
      <w:ins w:id="72" w:author="Brian Wortman" w:date="2014-06-16T20:30:00Z">
        <w:r w:rsidRPr="00BF481B">
          <w:rPr>
            <w:rStyle w:val="Hyperlink"/>
          </w:rPr>
          <w:fldChar w:fldCharType="begin"/>
        </w:r>
        <w:r w:rsidRPr="00BF481B">
          <w:rPr>
            <w:rStyle w:val="Hyperlink"/>
          </w:rPr>
          <w:instrText xml:space="preserve"> </w:instrText>
        </w:r>
        <w:r>
          <w:instrText>HYPERLINK \l "_Toc390713983"</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Mapping Relationships</w:t>
        </w:r>
        <w:r>
          <w:rPr>
            <w:webHidden/>
          </w:rPr>
          <w:tab/>
        </w:r>
        <w:r>
          <w:rPr>
            <w:webHidden/>
          </w:rPr>
          <w:fldChar w:fldCharType="begin"/>
        </w:r>
        <w:r>
          <w:rPr>
            <w:webHidden/>
          </w:rPr>
          <w:instrText xml:space="preserve"> PAGEREF _Toc390713983 \h </w:instrText>
        </w:r>
        <w:r>
          <w:rPr>
            <w:webHidden/>
          </w:rPr>
        </w:r>
      </w:ins>
      <w:r>
        <w:rPr>
          <w:webHidden/>
        </w:rPr>
        <w:fldChar w:fldCharType="separate"/>
      </w:r>
      <w:ins w:id="73" w:author="Brian Wortman" w:date="2014-06-16T20:30:00Z">
        <w:r>
          <w:rPr>
            <w:webHidden/>
          </w:rPr>
          <w:t>35</w:t>
        </w:r>
        <w:r>
          <w:rPr>
            <w:webHidden/>
          </w:rPr>
          <w:fldChar w:fldCharType="end"/>
        </w:r>
        <w:r w:rsidRPr="00BF481B">
          <w:rPr>
            <w:rStyle w:val="Hyperlink"/>
          </w:rPr>
          <w:fldChar w:fldCharType="end"/>
        </w:r>
      </w:ins>
    </w:p>
    <w:p w14:paraId="55D640AB" w14:textId="77777777" w:rsidR="00CD520A" w:rsidRDefault="00CD520A">
      <w:pPr>
        <w:pStyle w:val="TOC2"/>
        <w:rPr>
          <w:ins w:id="74" w:author="Brian Wortman" w:date="2014-06-16T20:30:00Z"/>
          <w:rFonts w:asciiTheme="minorHAnsi" w:eastAsiaTheme="minorEastAsia" w:hAnsiTheme="minorHAnsi"/>
          <w:b w:val="0"/>
        </w:rPr>
      </w:pPr>
      <w:ins w:id="75" w:author="Brian Wortman" w:date="2014-06-16T20:30:00Z">
        <w:r w:rsidRPr="00BF481B">
          <w:rPr>
            <w:rStyle w:val="Hyperlink"/>
          </w:rPr>
          <w:fldChar w:fldCharType="begin"/>
        </w:r>
        <w:r w:rsidRPr="00BF481B">
          <w:rPr>
            <w:rStyle w:val="Hyperlink"/>
          </w:rPr>
          <w:instrText xml:space="preserve"> </w:instrText>
        </w:r>
        <w:r>
          <w:instrText>HYPERLINK \l "_Toc390713984"</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Database Configuration - Bringing it all Together</w:t>
        </w:r>
        <w:r>
          <w:rPr>
            <w:webHidden/>
          </w:rPr>
          <w:tab/>
        </w:r>
        <w:r>
          <w:rPr>
            <w:webHidden/>
          </w:rPr>
          <w:fldChar w:fldCharType="begin"/>
        </w:r>
        <w:r>
          <w:rPr>
            <w:webHidden/>
          </w:rPr>
          <w:instrText xml:space="preserve"> PAGEREF _Toc390713984 \h </w:instrText>
        </w:r>
        <w:r>
          <w:rPr>
            <w:webHidden/>
          </w:rPr>
        </w:r>
      </w:ins>
      <w:r>
        <w:rPr>
          <w:webHidden/>
        </w:rPr>
        <w:fldChar w:fldCharType="separate"/>
      </w:r>
      <w:ins w:id="76" w:author="Brian Wortman" w:date="2014-06-16T20:30:00Z">
        <w:r>
          <w:rPr>
            <w:webHidden/>
          </w:rPr>
          <w:t>36</w:t>
        </w:r>
        <w:r>
          <w:rPr>
            <w:webHidden/>
          </w:rPr>
          <w:fldChar w:fldCharType="end"/>
        </w:r>
        <w:r w:rsidRPr="00BF481B">
          <w:rPr>
            <w:rStyle w:val="Hyperlink"/>
          </w:rPr>
          <w:fldChar w:fldCharType="end"/>
        </w:r>
      </w:ins>
    </w:p>
    <w:p w14:paraId="177BC5BA" w14:textId="77777777" w:rsidR="00CD520A" w:rsidRDefault="00CD520A">
      <w:pPr>
        <w:pStyle w:val="TOC1"/>
        <w:tabs>
          <w:tab w:val="right" w:leader="dot" w:pos="8630"/>
        </w:tabs>
        <w:rPr>
          <w:ins w:id="77" w:author="Brian Wortman" w:date="2014-06-16T20:30:00Z"/>
          <w:rFonts w:eastAsiaTheme="minorEastAsia"/>
          <w:noProof/>
        </w:rPr>
      </w:pPr>
      <w:ins w:id="78"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"_Toc390713985"</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Managing the Unit of Work</w:t>
        </w:r>
        <w:r>
          <w:rPr>
            <w:noProof/>
            <w:webHidden/>
          </w:rPr>
          <w:tab/>
        </w:r>
        <w:r>
          <w:rPr>
            <w:noProof/>
            <w:webHidden/>
          </w:rPr>
          <w:fldChar w:fldCharType="begin"/>
        </w:r>
        <w:r>
          <w:rPr>
            <w:noProof/>
            <w:webHidden/>
          </w:rPr>
          <w:instrText xml:space="preserve"> PAGEREF _Toc390713985 \h </w:instrText>
        </w:r>
        <w:r>
          <w:rPr>
            <w:noProof/>
            <w:webHidden/>
          </w:rPr>
        </w:r>
      </w:ins>
      <w:r>
        <w:rPr>
          <w:noProof/>
          <w:webHidden/>
        </w:rPr>
        <w:fldChar w:fldCharType="separate"/>
      </w:r>
      <w:ins w:id="79" w:author="Brian Wortman" w:date="2014-06-16T20:30:00Z">
        <w:r>
          <w:rPr>
            <w:noProof/>
            <w:webHidden/>
          </w:rPr>
          <w:t>38</w:t>
        </w:r>
        <w:r>
          <w:rPr>
            <w:noProof/>
            <w:webHidden/>
          </w:rPr>
          <w:fldChar w:fldCharType="end"/>
        </w:r>
        <w:r w:rsidRPr="00BF481B">
          <w:rPr>
            <w:rStyle w:val="Hyperlink"/>
            <w:noProof/>
          </w:rPr>
          <w:fldChar w:fldCharType="end"/>
        </w:r>
      </w:ins>
    </w:p>
    <w:p w14:paraId="025D2FBD" w14:textId="77777777" w:rsidR="00CD520A" w:rsidRDefault="00CD520A">
      <w:pPr>
        <w:pStyle w:val="TOC1"/>
        <w:tabs>
          <w:tab w:val="right" w:leader="dot" w:pos="8630"/>
        </w:tabs>
        <w:rPr>
          <w:ins w:id="80" w:author="Brian Wortman" w:date="2014-06-16T20:30:00Z"/>
          <w:rFonts w:eastAsiaTheme="minorEastAsia"/>
          <w:noProof/>
        </w:rPr>
      </w:pPr>
      <w:ins w:id="81" w:author="Brian Wortman" w:date="2014-06-16T20:30:00Z">
        <w:r w:rsidRPr="00BF481B">
          <w:rPr>
            <w:rStyle w:val="Hyperlink"/>
            <w:noProof/>
          </w:rPr>
          <w:lastRenderedPageBreak/>
          <w:fldChar w:fldCharType="begin"/>
        </w:r>
        <w:r w:rsidRPr="00BF481B">
          <w:rPr>
            <w:rStyle w:val="Hyperlink"/>
            <w:noProof/>
          </w:rPr>
          <w:instrText xml:space="preserve"> </w:instrText>
        </w:r>
        <w:r>
          <w:rPr>
            <w:noProof/>
          </w:rPr>
          <w:instrText>HYPERLINK \l "_Toc390713986"</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Database Transaction Control</w:t>
        </w:r>
        <w:r>
          <w:rPr>
            <w:noProof/>
            <w:webHidden/>
          </w:rPr>
          <w:tab/>
        </w:r>
        <w:r>
          <w:rPr>
            <w:noProof/>
            <w:webHidden/>
          </w:rPr>
          <w:fldChar w:fldCharType="begin"/>
        </w:r>
        <w:r>
          <w:rPr>
            <w:noProof/>
            <w:webHidden/>
          </w:rPr>
          <w:instrText xml:space="preserve"> PAGEREF _Toc390713986 \h </w:instrText>
        </w:r>
        <w:r>
          <w:rPr>
            <w:noProof/>
            <w:webHidden/>
          </w:rPr>
        </w:r>
      </w:ins>
      <w:r>
        <w:rPr>
          <w:noProof/>
          <w:webHidden/>
        </w:rPr>
        <w:fldChar w:fldCharType="separate"/>
      </w:r>
      <w:ins w:id="82" w:author="Brian Wortman" w:date="2014-06-16T20:30:00Z">
        <w:r>
          <w:rPr>
            <w:noProof/>
            <w:webHidden/>
          </w:rPr>
          <w:t>43</w:t>
        </w:r>
        <w:r>
          <w:rPr>
            <w:noProof/>
            <w:webHidden/>
          </w:rPr>
          <w:fldChar w:fldCharType="end"/>
        </w:r>
        <w:r w:rsidRPr="00BF481B">
          <w:rPr>
            <w:rStyle w:val="Hyperlink"/>
            <w:noProof/>
          </w:rPr>
          <w:fldChar w:fldCharType="end"/>
        </w:r>
      </w:ins>
    </w:p>
    <w:p w14:paraId="4BFD1DDB" w14:textId="77777777" w:rsidR="00CD520A" w:rsidRDefault="00CD520A">
      <w:pPr>
        <w:pStyle w:val="TOC1"/>
        <w:tabs>
          <w:tab w:val="right" w:leader="dot" w:pos="8630"/>
        </w:tabs>
        <w:rPr>
          <w:ins w:id="83" w:author="Brian Wortman" w:date="2014-06-16T20:30:00Z"/>
          <w:rFonts w:eastAsiaTheme="minorEastAsia"/>
          <w:noProof/>
        </w:rPr>
      </w:pPr>
      <w:ins w:id="84"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"_Toc390713987"</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Diagnostic Tracing</w:t>
        </w:r>
        <w:r>
          <w:rPr>
            <w:noProof/>
            <w:webHidden/>
          </w:rPr>
          <w:tab/>
        </w:r>
        <w:r>
          <w:rPr>
            <w:noProof/>
            <w:webHidden/>
          </w:rPr>
          <w:fldChar w:fldCharType="begin"/>
        </w:r>
        <w:r>
          <w:rPr>
            <w:noProof/>
            <w:webHidden/>
          </w:rPr>
          <w:instrText xml:space="preserve"> PAGEREF _Toc390713987 \h </w:instrText>
        </w:r>
        <w:r>
          <w:rPr>
            <w:noProof/>
            <w:webHidden/>
          </w:rPr>
        </w:r>
      </w:ins>
      <w:r>
        <w:rPr>
          <w:noProof/>
          <w:webHidden/>
        </w:rPr>
        <w:fldChar w:fldCharType="separate"/>
      </w:r>
      <w:ins w:id="85" w:author="Brian Wortman" w:date="2014-06-16T20:30:00Z">
        <w:r>
          <w:rPr>
            <w:noProof/>
            <w:webHidden/>
          </w:rPr>
          <w:t>44</w:t>
        </w:r>
        <w:r>
          <w:rPr>
            <w:noProof/>
            <w:webHidden/>
          </w:rPr>
          <w:fldChar w:fldCharType="end"/>
        </w:r>
        <w:r w:rsidRPr="00BF481B">
          <w:rPr>
            <w:rStyle w:val="Hyperlink"/>
            <w:noProof/>
          </w:rPr>
          <w:fldChar w:fldCharType="end"/>
        </w:r>
      </w:ins>
    </w:p>
    <w:p w14:paraId="486F3D3E" w14:textId="77777777" w:rsidR="00CD520A" w:rsidRDefault="00CD520A">
      <w:pPr>
        <w:pStyle w:val="TOC1"/>
        <w:tabs>
          <w:tab w:val="right" w:leader="dot" w:pos="8630"/>
        </w:tabs>
        <w:rPr>
          <w:ins w:id="86" w:author="Brian Wortman" w:date="2014-06-16T20:30:00Z"/>
          <w:rFonts w:eastAsiaTheme="minorEastAsia"/>
          <w:noProof/>
        </w:rPr>
      </w:pPr>
      <w:ins w:id="87"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"_Toc390713988"</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Error Handling</w:t>
        </w:r>
        <w:r>
          <w:rPr>
            <w:noProof/>
            <w:webHidden/>
          </w:rPr>
          <w:tab/>
        </w:r>
        <w:r>
          <w:rPr>
            <w:noProof/>
            <w:webHidden/>
          </w:rPr>
          <w:fldChar w:fldCharType="begin"/>
        </w:r>
        <w:r>
          <w:rPr>
            <w:noProof/>
            <w:webHidden/>
          </w:rPr>
          <w:instrText xml:space="preserve"> PAGEREF _Toc390713988 \h </w:instrText>
        </w:r>
        <w:r>
          <w:rPr>
            <w:noProof/>
            <w:webHidden/>
          </w:rPr>
        </w:r>
      </w:ins>
      <w:r>
        <w:rPr>
          <w:noProof/>
          <w:webHidden/>
        </w:rPr>
        <w:fldChar w:fldCharType="separate"/>
      </w:r>
      <w:ins w:id="88" w:author="Brian Wortman" w:date="2014-06-16T20:30:00Z">
        <w:r>
          <w:rPr>
            <w:noProof/>
            <w:webHidden/>
          </w:rPr>
          <w:t>46</w:t>
        </w:r>
        <w:r>
          <w:rPr>
            <w:noProof/>
            <w:webHidden/>
          </w:rPr>
          <w:fldChar w:fldCharType="end"/>
        </w:r>
        <w:r w:rsidRPr="00BF481B">
          <w:rPr>
            <w:rStyle w:val="Hyperlink"/>
            <w:noProof/>
          </w:rPr>
          <w:fldChar w:fldCharType="end"/>
        </w:r>
      </w:ins>
    </w:p>
    <w:p w14:paraId="6E8D4677" w14:textId="77777777" w:rsidR="00CD520A" w:rsidRDefault="00CD520A">
      <w:pPr>
        <w:pStyle w:val="TOC1"/>
        <w:tabs>
          <w:tab w:val="right" w:leader="dot" w:pos="8630"/>
        </w:tabs>
        <w:rPr>
          <w:ins w:id="89" w:author="Brian Wortman" w:date="2014-06-16T20:30:00Z"/>
          <w:rFonts w:eastAsiaTheme="minorEastAsia"/>
          <w:noProof/>
        </w:rPr>
      </w:pPr>
      <w:ins w:id="90"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"_Toc390713989"</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Persisting a Task and Returning IHttpActionResult</w:t>
        </w:r>
        <w:r>
          <w:rPr>
            <w:noProof/>
            <w:webHidden/>
          </w:rPr>
          <w:tab/>
        </w:r>
        <w:r>
          <w:rPr>
            <w:noProof/>
            <w:webHidden/>
          </w:rPr>
          <w:fldChar w:fldCharType="begin"/>
        </w:r>
        <w:r>
          <w:rPr>
            <w:noProof/>
            <w:webHidden/>
          </w:rPr>
          <w:instrText xml:space="preserve"> PAGEREF _Toc390713989 \h </w:instrText>
        </w:r>
        <w:r>
          <w:rPr>
            <w:noProof/>
            <w:webHidden/>
          </w:rPr>
        </w:r>
      </w:ins>
      <w:r>
        <w:rPr>
          <w:noProof/>
          <w:webHidden/>
        </w:rPr>
        <w:fldChar w:fldCharType="separate"/>
      </w:r>
      <w:ins w:id="91" w:author="Brian Wortman" w:date="2014-06-16T20:30:00Z">
        <w:r>
          <w:rPr>
            <w:noProof/>
            <w:webHidden/>
          </w:rPr>
          <w:t>51</w:t>
        </w:r>
        <w:r>
          <w:rPr>
            <w:noProof/>
            <w:webHidden/>
          </w:rPr>
          <w:fldChar w:fldCharType="end"/>
        </w:r>
        <w:r w:rsidRPr="00BF481B">
          <w:rPr>
            <w:rStyle w:val="Hyperlink"/>
            <w:noProof/>
          </w:rPr>
          <w:fldChar w:fldCharType="end"/>
        </w:r>
      </w:ins>
    </w:p>
    <w:p w14:paraId="3CD5465B" w14:textId="77777777" w:rsidR="00CD520A" w:rsidRDefault="00CD520A">
      <w:pPr>
        <w:pStyle w:val="TOC2"/>
        <w:rPr>
          <w:ins w:id="92" w:author="Brian Wortman" w:date="2014-06-16T20:30:00Z"/>
          <w:rFonts w:asciiTheme="minorHAnsi" w:eastAsiaTheme="minorEastAsia" w:hAnsiTheme="minorHAnsi"/>
          <w:b w:val="0"/>
        </w:rPr>
      </w:pPr>
      <w:ins w:id="93" w:author="Brian Wortman" w:date="2014-06-16T20:30:00Z">
        <w:r w:rsidRPr="00BF481B">
          <w:rPr>
            <w:rStyle w:val="Hyperlink"/>
          </w:rPr>
          <w:fldChar w:fldCharType="begin"/>
        </w:r>
        <w:r w:rsidRPr="00BF481B">
          <w:rPr>
            <w:rStyle w:val="Hyperlink"/>
          </w:rPr>
          <w:instrText xml:space="preserve"> </w:instrText>
        </w:r>
        <w:r>
          <w:instrText>HYPERLINK \l "_Toc390713990"</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New Service Model Type</w:t>
        </w:r>
        <w:r>
          <w:rPr>
            <w:webHidden/>
          </w:rPr>
          <w:tab/>
        </w:r>
        <w:r>
          <w:rPr>
            <w:webHidden/>
          </w:rPr>
          <w:fldChar w:fldCharType="begin"/>
        </w:r>
        <w:r>
          <w:rPr>
            <w:webHidden/>
          </w:rPr>
          <w:instrText xml:space="preserve"> PAGEREF _Toc390713990 \h </w:instrText>
        </w:r>
        <w:r>
          <w:rPr>
            <w:webHidden/>
          </w:rPr>
        </w:r>
      </w:ins>
      <w:r>
        <w:rPr>
          <w:webHidden/>
        </w:rPr>
        <w:fldChar w:fldCharType="separate"/>
      </w:r>
      <w:ins w:id="94" w:author="Brian Wortman" w:date="2014-06-16T20:30:00Z">
        <w:r>
          <w:rPr>
            <w:webHidden/>
          </w:rPr>
          <w:t>51</w:t>
        </w:r>
        <w:r>
          <w:rPr>
            <w:webHidden/>
          </w:rPr>
          <w:fldChar w:fldCharType="end"/>
        </w:r>
        <w:r w:rsidRPr="00BF481B">
          <w:rPr>
            <w:rStyle w:val="Hyperlink"/>
          </w:rPr>
          <w:fldChar w:fldCharType="end"/>
        </w:r>
      </w:ins>
    </w:p>
    <w:p w14:paraId="5CF8E61A" w14:textId="77777777" w:rsidR="00CD520A" w:rsidRDefault="00CD520A">
      <w:pPr>
        <w:pStyle w:val="TOC2"/>
        <w:rPr>
          <w:ins w:id="95" w:author="Brian Wortman" w:date="2014-06-16T20:30:00Z"/>
          <w:rFonts w:asciiTheme="minorHAnsi" w:eastAsiaTheme="minorEastAsia" w:hAnsiTheme="minorHAnsi"/>
          <w:b w:val="0"/>
        </w:rPr>
      </w:pPr>
      <w:ins w:id="96" w:author="Brian Wortman" w:date="2014-06-16T20:30:00Z">
        <w:r w:rsidRPr="00BF481B">
          <w:rPr>
            <w:rStyle w:val="Hyperlink"/>
          </w:rPr>
          <w:fldChar w:fldCharType="begin"/>
        </w:r>
        <w:r w:rsidRPr="00BF481B">
          <w:rPr>
            <w:rStyle w:val="Hyperlink"/>
          </w:rPr>
          <w:instrText xml:space="preserve"> </w:instrText>
        </w:r>
        <w:r>
          <w:instrText>HYPERLINK \l "_Toc390713991"</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Persisting the Task</w:t>
        </w:r>
        <w:r>
          <w:rPr>
            <w:webHidden/>
          </w:rPr>
          <w:tab/>
        </w:r>
        <w:r>
          <w:rPr>
            <w:webHidden/>
          </w:rPr>
          <w:fldChar w:fldCharType="begin"/>
        </w:r>
        <w:r>
          <w:rPr>
            <w:webHidden/>
          </w:rPr>
          <w:instrText xml:space="preserve"> PAGEREF _Toc390713991 \h </w:instrText>
        </w:r>
        <w:r>
          <w:rPr>
            <w:webHidden/>
          </w:rPr>
        </w:r>
      </w:ins>
      <w:r>
        <w:rPr>
          <w:webHidden/>
        </w:rPr>
        <w:fldChar w:fldCharType="separate"/>
      </w:r>
      <w:ins w:id="97" w:author="Brian Wortman" w:date="2014-06-16T20:30:00Z">
        <w:r>
          <w:rPr>
            <w:webHidden/>
          </w:rPr>
          <w:t>53</w:t>
        </w:r>
        <w:r>
          <w:rPr>
            <w:webHidden/>
          </w:rPr>
          <w:fldChar w:fldCharType="end"/>
        </w:r>
        <w:r w:rsidRPr="00BF481B">
          <w:rPr>
            <w:rStyle w:val="Hyperlink"/>
          </w:rPr>
          <w:fldChar w:fldCharType="end"/>
        </w:r>
      </w:ins>
    </w:p>
    <w:p w14:paraId="53A05381" w14:textId="77777777" w:rsidR="00CD520A" w:rsidRDefault="00CD520A">
      <w:pPr>
        <w:pStyle w:val="TOC2"/>
        <w:rPr>
          <w:ins w:id="98" w:author="Brian Wortman" w:date="2014-06-16T20:30:00Z"/>
          <w:rFonts w:asciiTheme="minorHAnsi" w:eastAsiaTheme="minorEastAsia" w:hAnsiTheme="minorHAnsi"/>
          <w:b w:val="0"/>
        </w:rPr>
      </w:pPr>
      <w:ins w:id="99" w:author="Brian Wortman" w:date="2014-06-16T20:30:00Z">
        <w:r w:rsidRPr="00BF481B">
          <w:rPr>
            <w:rStyle w:val="Hyperlink"/>
          </w:rPr>
          <w:fldChar w:fldCharType="begin"/>
        </w:r>
        <w:r w:rsidRPr="00BF481B">
          <w:rPr>
            <w:rStyle w:val="Hyperlink"/>
          </w:rPr>
          <w:instrText xml:space="preserve"> </w:instrText>
        </w:r>
        <w:r>
          <w:instrText>HYPERLINK \l "_Toc390713992"</w:instrText>
        </w:r>
        <w:r w:rsidRPr="00BF481B">
          <w:rPr>
            <w:rStyle w:val="Hyperlink"/>
          </w:rPr>
          <w:instrText xml:space="preserve"> </w:instrText>
        </w:r>
        <w:r w:rsidRPr="00BF481B">
          <w:rPr>
            <w:rStyle w:val="Hyperlink"/>
          </w:rPr>
        </w:r>
        <w:r w:rsidRPr="00BF481B">
          <w:rPr>
            <w:rStyle w:val="Hyperlink"/>
          </w:rPr>
          <w:fldChar w:fldCharType="separate"/>
        </w:r>
        <w:r w:rsidRPr="00BF481B">
          <w:rPr>
            <w:rStyle w:val="Hyperlink"/>
          </w:rPr>
          <w:t>IHttpActionResult</w:t>
        </w:r>
        <w:r>
          <w:rPr>
            <w:webHidden/>
          </w:rPr>
          <w:tab/>
        </w:r>
        <w:r>
          <w:rPr>
            <w:webHidden/>
          </w:rPr>
          <w:fldChar w:fldCharType="begin"/>
        </w:r>
        <w:r>
          <w:rPr>
            <w:webHidden/>
          </w:rPr>
          <w:instrText xml:space="preserve"> PAGEREF _Toc390713992 \h </w:instrText>
        </w:r>
        <w:r>
          <w:rPr>
            <w:webHidden/>
          </w:rPr>
        </w:r>
      </w:ins>
      <w:r>
        <w:rPr>
          <w:webHidden/>
        </w:rPr>
        <w:fldChar w:fldCharType="separate"/>
      </w:r>
      <w:ins w:id="100" w:author="Brian Wortman" w:date="2014-06-16T20:30:00Z">
        <w:r>
          <w:rPr>
            <w:webHidden/>
          </w:rPr>
          <w:t>66</w:t>
        </w:r>
        <w:r>
          <w:rPr>
            <w:webHidden/>
          </w:rPr>
          <w:fldChar w:fldCharType="end"/>
        </w:r>
        <w:r w:rsidRPr="00BF481B">
          <w:rPr>
            <w:rStyle w:val="Hyperlink"/>
          </w:rPr>
          <w:fldChar w:fldCharType="end"/>
        </w:r>
      </w:ins>
    </w:p>
    <w:p w14:paraId="48B05075" w14:textId="77777777" w:rsidR="00CD520A" w:rsidRDefault="00CD520A">
      <w:pPr>
        <w:pStyle w:val="TOC1"/>
        <w:tabs>
          <w:tab w:val="right" w:leader="dot" w:pos="8630"/>
        </w:tabs>
        <w:rPr>
          <w:ins w:id="101" w:author="Brian Wortman" w:date="2014-06-16T20:30:00Z"/>
          <w:rFonts w:eastAsiaTheme="minorEastAsia"/>
          <w:noProof/>
        </w:rPr>
      </w:pPr>
      <w:ins w:id="102" w:author="Brian Wortman" w:date="2014-06-16T20:30:00Z">
        <w:r w:rsidRPr="00BF481B">
          <w:rPr>
            <w:rStyle w:val="Hyperlink"/>
            <w:noProof/>
          </w:rPr>
          <w:fldChar w:fldCharType="begin"/>
        </w:r>
        <w:r w:rsidRPr="00BF481B">
          <w:rPr>
            <w:rStyle w:val="Hyperlink"/>
            <w:noProof/>
          </w:rPr>
          <w:instrText xml:space="preserve"> </w:instrText>
        </w:r>
        <w:r>
          <w:rPr>
            <w:noProof/>
          </w:rPr>
          <w:instrText>HYPERLINK \l "_Toc390713993"</w:instrText>
        </w:r>
        <w:r w:rsidRPr="00BF481B">
          <w:rPr>
            <w:rStyle w:val="Hyperlink"/>
            <w:noProof/>
          </w:rPr>
          <w:instrText xml:space="preserve"> </w:instrText>
        </w:r>
        <w:r w:rsidRPr="00BF481B">
          <w:rPr>
            <w:rStyle w:val="Hyperlink"/>
            <w:noProof/>
          </w:rPr>
        </w:r>
        <w:r w:rsidRPr="00BF481B">
          <w:rPr>
            <w:rStyle w:val="Hyperlink"/>
            <w:noProof/>
          </w:rPr>
          <w:fldChar w:fldCharType="separate"/>
        </w:r>
        <w:r w:rsidRPr="00BF481B">
          <w:rPr>
            <w:rStyle w:val="Hyperlink"/>
            <w:noProof/>
          </w:rPr>
          <w:t>Summary</w:t>
        </w:r>
        <w:r>
          <w:rPr>
            <w:noProof/>
            <w:webHidden/>
          </w:rPr>
          <w:tab/>
        </w:r>
        <w:r>
          <w:rPr>
            <w:noProof/>
            <w:webHidden/>
          </w:rPr>
          <w:fldChar w:fldCharType="begin"/>
        </w:r>
        <w:r>
          <w:rPr>
            <w:noProof/>
            <w:webHidden/>
          </w:rPr>
          <w:instrText xml:space="preserve"> PAGEREF _Toc390713993 \h </w:instrText>
        </w:r>
        <w:r>
          <w:rPr>
            <w:noProof/>
            <w:webHidden/>
          </w:rPr>
        </w:r>
      </w:ins>
      <w:r>
        <w:rPr>
          <w:noProof/>
          <w:webHidden/>
        </w:rPr>
        <w:fldChar w:fldCharType="separate"/>
      </w:r>
      <w:ins w:id="103" w:author="Brian Wortman" w:date="2014-06-16T20:30:00Z">
        <w:r>
          <w:rPr>
            <w:noProof/>
            <w:webHidden/>
          </w:rPr>
          <w:t>70</w:t>
        </w:r>
        <w:r>
          <w:rPr>
            <w:noProof/>
            <w:webHidden/>
          </w:rPr>
          <w:fldChar w:fldCharType="end"/>
        </w:r>
        <w:r w:rsidRPr="00BF481B">
          <w:rPr>
            <w:rStyle w:val="Hyperlink"/>
            <w:noProof/>
          </w:rPr>
          <w:fldChar w:fldCharType="end"/>
        </w:r>
      </w:ins>
    </w:p>
    <w:p w14:paraId="5D797104" w14:textId="77777777" w:rsidR="00740C0E" w:rsidDel="00CD520A" w:rsidRDefault="00740C0E">
      <w:pPr>
        <w:pStyle w:val="TOC1"/>
        <w:tabs>
          <w:tab w:val="right" w:leader="dot" w:pos="8630"/>
        </w:tabs>
        <w:rPr>
          <w:ins w:id="104" w:author="Douglas Pundick" w:date="2014-06-13T13:44:00Z"/>
          <w:del w:id="105" w:author="Brian Wortman" w:date="2014-06-16T20:30:00Z"/>
          <w:rFonts w:eastAsiaTheme="minorEastAsia"/>
          <w:noProof/>
        </w:rPr>
      </w:pPr>
      <w:ins w:id="106" w:author="Douglas Pundick" w:date="2014-06-13T13:44:00Z">
        <w:del w:id="107" w:author="Brian Wortman" w:date="2014-06-16T20:30:00Z">
          <w:r w:rsidRPr="00CD520A" w:rsidDel="00CD520A">
            <w:rPr>
              <w:rStyle w:val="Hyperlink"/>
              <w:noProof/>
            </w:rPr>
            <w:delText>Routing</w:delText>
          </w:r>
          <w:r w:rsidDel="00CD520A">
            <w:rPr>
              <w:noProof/>
              <w:webHidden/>
            </w:rPr>
            <w:tab/>
            <w:delText>3</w:delText>
          </w:r>
        </w:del>
      </w:ins>
    </w:p>
    <w:p w14:paraId="16F19C65" w14:textId="77777777" w:rsidR="00740C0E" w:rsidDel="00CD520A" w:rsidRDefault="00740C0E">
      <w:pPr>
        <w:pStyle w:val="TOC2"/>
        <w:rPr>
          <w:ins w:id="108" w:author="Douglas Pundick" w:date="2014-06-13T13:44:00Z"/>
          <w:del w:id="109" w:author="Brian Wortman" w:date="2014-06-16T20:30:00Z"/>
          <w:rFonts w:asciiTheme="minorHAnsi" w:eastAsiaTheme="minorEastAsia" w:hAnsiTheme="minorHAnsi"/>
          <w:b w:val="0"/>
        </w:rPr>
      </w:pPr>
      <w:ins w:id="110" w:author="Douglas Pundick" w:date="2014-06-13T13:44:00Z">
        <w:del w:id="111" w:author="Brian Wortman" w:date="2014-06-16T20:30:00Z">
          <w:r w:rsidRPr="00CD520A" w:rsidDel="00CD520A">
            <w:rPr>
              <w:rStyle w:val="Hyperlink"/>
            </w:rPr>
            <w:delText>Adding an HttpRequestMessage Argument</w:delText>
          </w:r>
          <w:r w:rsidDel="00CD520A">
            <w:rPr>
              <w:webHidden/>
            </w:rPr>
            <w:tab/>
            <w:delText>6</w:delText>
          </w:r>
        </w:del>
      </w:ins>
    </w:p>
    <w:p w14:paraId="4E097E6C" w14:textId="77777777" w:rsidR="00740C0E" w:rsidDel="00CD520A" w:rsidRDefault="00740C0E">
      <w:pPr>
        <w:pStyle w:val="TOC2"/>
        <w:rPr>
          <w:ins w:id="112" w:author="Douglas Pundick" w:date="2014-06-13T13:44:00Z"/>
          <w:del w:id="113" w:author="Brian Wortman" w:date="2014-06-16T20:30:00Z"/>
          <w:rFonts w:asciiTheme="minorHAnsi" w:eastAsiaTheme="minorEastAsia" w:hAnsiTheme="minorHAnsi"/>
          <w:b w:val="0"/>
        </w:rPr>
      </w:pPr>
      <w:ins w:id="114" w:author="Douglas Pundick" w:date="2014-06-13T13:44:00Z">
        <w:del w:id="115" w:author="Brian Wortman" w:date="2014-06-16T20:30:00Z">
          <w:r w:rsidRPr="00CD520A" w:rsidDel="00CD520A">
            <w:rPr>
              <w:rStyle w:val="Hyperlink"/>
            </w:rPr>
            <w:delText>Adding a Model Object Argument</w:delText>
          </w:r>
          <w:r w:rsidDel="00CD520A">
            <w:rPr>
              <w:webHidden/>
            </w:rPr>
            <w:tab/>
            <w:delText>6</w:delText>
          </w:r>
        </w:del>
      </w:ins>
    </w:p>
    <w:p w14:paraId="5D43C3C2" w14:textId="77777777" w:rsidR="00740C0E" w:rsidDel="00CD520A" w:rsidRDefault="00740C0E">
      <w:pPr>
        <w:pStyle w:val="TOC2"/>
        <w:rPr>
          <w:ins w:id="116" w:author="Douglas Pundick" w:date="2014-06-13T13:44:00Z"/>
          <w:del w:id="117" w:author="Brian Wortman" w:date="2014-06-16T20:30:00Z"/>
          <w:rFonts w:asciiTheme="minorHAnsi" w:eastAsiaTheme="minorEastAsia" w:hAnsiTheme="minorHAnsi"/>
          <w:b w:val="0"/>
        </w:rPr>
      </w:pPr>
      <w:ins w:id="118" w:author="Douglas Pundick" w:date="2014-06-13T13:44:00Z">
        <w:del w:id="119" w:author="Brian Wortman" w:date="2014-06-16T20:30:00Z">
          <w:r w:rsidRPr="00CD520A" w:rsidDel="00CD520A">
            <w:rPr>
              <w:rStyle w:val="Hyperlink"/>
            </w:rPr>
            <w:delText>Attribute-Based Routing</w:delText>
          </w:r>
          <w:r w:rsidDel="00CD520A">
            <w:rPr>
              <w:webHidden/>
            </w:rPr>
            <w:tab/>
            <w:delText>7</w:delText>
          </w:r>
        </w:del>
      </w:ins>
    </w:p>
    <w:p w14:paraId="0BB9D11B" w14:textId="77777777" w:rsidR="00740C0E" w:rsidDel="00CD520A" w:rsidRDefault="00740C0E">
      <w:pPr>
        <w:pStyle w:val="TOC1"/>
        <w:tabs>
          <w:tab w:val="right" w:leader="dot" w:pos="8630"/>
        </w:tabs>
        <w:rPr>
          <w:ins w:id="120" w:author="Douglas Pundick" w:date="2014-06-13T13:44:00Z"/>
          <w:del w:id="121" w:author="Brian Wortman" w:date="2014-06-16T20:30:00Z"/>
          <w:rFonts w:eastAsiaTheme="minorEastAsia"/>
          <w:noProof/>
        </w:rPr>
      </w:pPr>
      <w:ins w:id="122" w:author="Douglas Pundick" w:date="2014-06-13T13:44:00Z">
        <w:del w:id="123" w:author="Brian Wortman" w:date="2014-06-16T20:30:00Z">
          <w:r w:rsidRPr="00CD520A" w:rsidDel="00CD520A">
            <w:rPr>
              <w:rStyle w:val="Hyperlink"/>
              <w:noProof/>
            </w:rPr>
            <w:delText>Versioning</w:delText>
          </w:r>
          <w:r w:rsidDel="00CD520A">
            <w:rPr>
              <w:noProof/>
              <w:webHidden/>
            </w:rPr>
            <w:tab/>
            <w:delText>12</w:delText>
          </w:r>
        </w:del>
      </w:ins>
    </w:p>
    <w:p w14:paraId="7297B44D" w14:textId="77777777" w:rsidR="00740C0E" w:rsidDel="00CD520A" w:rsidRDefault="00740C0E">
      <w:pPr>
        <w:pStyle w:val="TOC2"/>
        <w:rPr>
          <w:ins w:id="124" w:author="Douglas Pundick" w:date="2014-06-13T13:44:00Z"/>
          <w:del w:id="125" w:author="Brian Wortman" w:date="2014-06-16T20:30:00Z"/>
          <w:rFonts w:asciiTheme="minorHAnsi" w:eastAsiaTheme="minorEastAsia" w:hAnsiTheme="minorHAnsi"/>
          <w:b w:val="0"/>
        </w:rPr>
      </w:pPr>
      <w:ins w:id="126" w:author="Douglas Pundick" w:date="2014-06-13T13:44:00Z">
        <w:del w:id="127" w:author="Brian Wortman" w:date="2014-06-16T20:30:00Z">
          <w:r w:rsidRPr="00CD520A" w:rsidDel="00CD520A">
            <w:rPr>
              <w:rStyle w:val="Hyperlink"/>
            </w:rPr>
            <w:delText>Implementing POST</w:delText>
          </w:r>
          <w:r w:rsidDel="00CD520A">
            <w:rPr>
              <w:webHidden/>
            </w:rPr>
            <w:tab/>
            <w:delText>13</w:delText>
          </w:r>
        </w:del>
      </w:ins>
    </w:p>
    <w:p w14:paraId="40ECD05B" w14:textId="77777777" w:rsidR="00740C0E" w:rsidDel="00CD520A" w:rsidRDefault="00740C0E">
      <w:pPr>
        <w:pStyle w:val="TOC3"/>
        <w:tabs>
          <w:tab w:val="right" w:leader="dot" w:pos="8630"/>
        </w:tabs>
        <w:rPr>
          <w:ins w:id="128" w:author="Douglas Pundick" w:date="2014-06-13T13:44:00Z"/>
          <w:del w:id="129" w:author="Brian Wortman" w:date="2014-06-16T20:30:00Z"/>
          <w:rFonts w:eastAsiaTheme="minorEastAsia"/>
          <w:noProof/>
        </w:rPr>
      </w:pPr>
      <w:ins w:id="130" w:author="Douglas Pundick" w:date="2014-06-13T13:44:00Z">
        <w:del w:id="131" w:author="Brian Wortman" w:date="2014-06-16T20:30:00Z">
          <w:r w:rsidRPr="00CD520A" w:rsidDel="00CD520A">
            <w:rPr>
              <w:rStyle w:val="Hyperlink"/>
              <w:noProof/>
            </w:rPr>
            <w:delText>A Custom IHttpRouteConstraint</w:delText>
          </w:r>
          <w:r w:rsidDel="00CD520A">
            <w:rPr>
              <w:noProof/>
              <w:webHidden/>
            </w:rPr>
            <w:tab/>
            <w:delText>15</w:delText>
          </w:r>
        </w:del>
      </w:ins>
    </w:p>
    <w:p w14:paraId="5801F991" w14:textId="77777777" w:rsidR="00740C0E" w:rsidDel="00CD520A" w:rsidRDefault="00740C0E">
      <w:pPr>
        <w:pStyle w:val="TOC3"/>
        <w:tabs>
          <w:tab w:val="right" w:leader="dot" w:pos="8630"/>
        </w:tabs>
        <w:rPr>
          <w:ins w:id="132" w:author="Douglas Pundick" w:date="2014-06-13T13:44:00Z"/>
          <w:del w:id="133" w:author="Brian Wortman" w:date="2014-06-16T20:30:00Z"/>
          <w:rFonts w:eastAsiaTheme="minorEastAsia"/>
          <w:noProof/>
        </w:rPr>
      </w:pPr>
      <w:ins w:id="134" w:author="Douglas Pundick" w:date="2014-06-13T13:44:00Z">
        <w:del w:id="135" w:author="Brian Wortman" w:date="2014-06-16T20:30:00Z">
          <w:r w:rsidRPr="00CD520A" w:rsidDel="00CD520A">
            <w:rPr>
              <w:rStyle w:val="Hyperlink"/>
              <w:noProof/>
            </w:rPr>
            <w:delText>A Custom RoutePrefixAttribute</w:delText>
          </w:r>
          <w:r w:rsidDel="00CD520A">
            <w:rPr>
              <w:noProof/>
              <w:webHidden/>
            </w:rPr>
            <w:tab/>
            <w:delText>16</w:delText>
          </w:r>
        </w:del>
      </w:ins>
    </w:p>
    <w:p w14:paraId="5ED00697" w14:textId="77777777" w:rsidR="00740C0E" w:rsidDel="00CD520A" w:rsidRDefault="00740C0E">
      <w:pPr>
        <w:pStyle w:val="TOC3"/>
        <w:tabs>
          <w:tab w:val="right" w:leader="dot" w:pos="8630"/>
        </w:tabs>
        <w:rPr>
          <w:ins w:id="136" w:author="Douglas Pundick" w:date="2014-06-13T13:44:00Z"/>
          <w:del w:id="137" w:author="Brian Wortman" w:date="2014-06-16T20:30:00Z"/>
          <w:rFonts w:eastAsiaTheme="minorEastAsia"/>
          <w:noProof/>
        </w:rPr>
      </w:pPr>
      <w:ins w:id="138" w:author="Douglas Pundick" w:date="2014-06-13T13:44:00Z">
        <w:del w:id="139" w:author="Brian Wortman" w:date="2014-06-16T20:30:00Z">
          <w:r w:rsidRPr="00CD520A" w:rsidDel="00CD520A">
            <w:rPr>
              <w:rStyle w:val="Hyperlink"/>
              <w:noProof/>
            </w:rPr>
            <w:delText>A Custom IHttpControllerSelector</w:delText>
          </w:r>
          <w:r w:rsidDel="00CD520A">
            <w:rPr>
              <w:noProof/>
              <w:webHidden/>
            </w:rPr>
            <w:tab/>
            <w:delText>18</w:delText>
          </w:r>
        </w:del>
      </w:ins>
    </w:p>
    <w:p w14:paraId="6D99C3AB" w14:textId="77777777" w:rsidR="00740C0E" w:rsidDel="00CD520A" w:rsidRDefault="00740C0E">
      <w:pPr>
        <w:pStyle w:val="TOC3"/>
        <w:tabs>
          <w:tab w:val="right" w:leader="dot" w:pos="8630"/>
        </w:tabs>
        <w:rPr>
          <w:ins w:id="140" w:author="Douglas Pundick" w:date="2014-06-13T13:44:00Z"/>
          <w:del w:id="141" w:author="Brian Wortman" w:date="2014-06-16T20:30:00Z"/>
          <w:rFonts w:eastAsiaTheme="minorEastAsia"/>
          <w:noProof/>
        </w:rPr>
      </w:pPr>
      <w:ins w:id="142" w:author="Douglas Pundick" w:date="2014-06-13T13:44:00Z">
        <w:del w:id="143" w:author="Brian Wortman" w:date="2014-06-16T20:30:00Z">
          <w:r w:rsidRPr="00CD520A" w:rsidDel="00CD520A">
            <w:rPr>
              <w:rStyle w:val="Hyperlink"/>
              <w:noProof/>
            </w:rPr>
            <w:delText>Configuration</w:delText>
          </w:r>
          <w:r w:rsidDel="00CD520A">
            <w:rPr>
              <w:noProof/>
              <w:webHidden/>
            </w:rPr>
            <w:tab/>
            <w:delText>21</w:delText>
          </w:r>
        </w:del>
      </w:ins>
    </w:p>
    <w:p w14:paraId="3EF457C7" w14:textId="77777777" w:rsidR="00740C0E" w:rsidDel="00CD520A" w:rsidRDefault="00740C0E">
      <w:pPr>
        <w:pStyle w:val="TOC3"/>
        <w:tabs>
          <w:tab w:val="right" w:leader="dot" w:pos="8630"/>
        </w:tabs>
        <w:rPr>
          <w:ins w:id="144" w:author="Douglas Pundick" w:date="2014-06-13T13:44:00Z"/>
          <w:del w:id="145" w:author="Brian Wortman" w:date="2014-06-16T20:30:00Z"/>
          <w:rFonts w:eastAsiaTheme="minorEastAsia"/>
          <w:noProof/>
        </w:rPr>
      </w:pPr>
      <w:ins w:id="146" w:author="Douglas Pundick" w:date="2014-06-13T13:44:00Z">
        <w:del w:id="147" w:author="Brian Wortman" w:date="2014-06-16T20:30:00Z">
          <w:r w:rsidRPr="00CD520A" w:rsidDel="00CD520A">
            <w:rPr>
              <w:rStyle w:val="Hyperlink"/>
              <w:noProof/>
            </w:rPr>
            <w:delText>The Demo</w:delText>
          </w:r>
          <w:r w:rsidDel="00CD520A">
            <w:rPr>
              <w:noProof/>
              <w:webHidden/>
            </w:rPr>
            <w:tab/>
            <w:delText>22</w:delText>
          </w:r>
        </w:del>
      </w:ins>
    </w:p>
    <w:p w14:paraId="3ED8536C" w14:textId="77777777" w:rsidR="00740C0E" w:rsidDel="00CD520A" w:rsidRDefault="00740C0E">
      <w:pPr>
        <w:pStyle w:val="TOC1"/>
        <w:tabs>
          <w:tab w:val="right" w:leader="dot" w:pos="8630"/>
        </w:tabs>
        <w:rPr>
          <w:ins w:id="148" w:author="Douglas Pundick" w:date="2014-06-13T13:44:00Z"/>
          <w:del w:id="149" w:author="Brian Wortman" w:date="2014-06-16T20:30:00Z"/>
          <w:rFonts w:eastAsiaTheme="minorEastAsia"/>
          <w:noProof/>
        </w:rPr>
      </w:pPr>
      <w:ins w:id="150" w:author="Douglas Pundick" w:date="2014-06-13T13:44:00Z">
        <w:del w:id="151" w:author="Brian Wortman" w:date="2014-06-16T20:30:00Z">
          <w:r w:rsidRPr="00CD520A" w:rsidDel="00CD520A">
            <w:rPr>
              <w:rStyle w:val="Hyperlink"/>
              <w:noProof/>
            </w:rPr>
            <w:delText>Dependencies</w:delText>
          </w:r>
          <w:r w:rsidDel="00CD520A">
            <w:rPr>
              <w:noProof/>
              <w:webHidden/>
            </w:rPr>
            <w:tab/>
            <w:delText>24</w:delText>
          </w:r>
        </w:del>
      </w:ins>
    </w:p>
    <w:p w14:paraId="0C051FD1" w14:textId="77777777" w:rsidR="00740C0E" w:rsidDel="00CD520A" w:rsidRDefault="00740C0E">
      <w:pPr>
        <w:pStyle w:val="TOC2"/>
        <w:rPr>
          <w:ins w:id="152" w:author="Douglas Pundick" w:date="2014-06-13T13:44:00Z"/>
          <w:del w:id="153" w:author="Brian Wortman" w:date="2014-06-16T20:30:00Z"/>
          <w:rFonts w:asciiTheme="minorHAnsi" w:eastAsiaTheme="minorEastAsia" w:hAnsiTheme="minorHAnsi"/>
          <w:b w:val="0"/>
        </w:rPr>
      </w:pPr>
      <w:ins w:id="154" w:author="Douglas Pundick" w:date="2014-06-13T13:44:00Z">
        <w:del w:id="155" w:author="Brian Wortman" w:date="2014-06-16T20:30:00Z">
          <w:r w:rsidRPr="00CD520A" w:rsidDel="00CD520A">
            <w:rPr>
              <w:rStyle w:val="Hyperlink"/>
            </w:rPr>
            <w:delText>Constructor Injection of Dependencies</w:delText>
          </w:r>
          <w:r w:rsidDel="00CD520A">
            <w:rPr>
              <w:webHidden/>
            </w:rPr>
            <w:tab/>
            <w:delText>25</w:delText>
          </w:r>
        </w:del>
      </w:ins>
    </w:p>
    <w:p w14:paraId="3BA256A3" w14:textId="77777777" w:rsidR="00740C0E" w:rsidDel="00CD520A" w:rsidRDefault="00740C0E">
      <w:pPr>
        <w:pStyle w:val="TOC2"/>
        <w:rPr>
          <w:ins w:id="156" w:author="Douglas Pundick" w:date="2014-06-13T13:44:00Z"/>
          <w:del w:id="157" w:author="Brian Wortman" w:date="2014-06-16T20:30:00Z"/>
          <w:rFonts w:asciiTheme="minorHAnsi" w:eastAsiaTheme="minorEastAsia" w:hAnsiTheme="minorHAnsi"/>
          <w:b w:val="0"/>
        </w:rPr>
      </w:pPr>
      <w:ins w:id="158" w:author="Douglas Pundick" w:date="2014-06-13T13:44:00Z">
        <w:del w:id="159" w:author="Brian Wortman" w:date="2014-06-16T20:30:00Z">
          <w:r w:rsidRPr="00CD520A" w:rsidDel="00CD520A">
            <w:rPr>
              <w:rStyle w:val="Hyperlink"/>
            </w:rPr>
            <w:delText>Configuring Ninject Dependency Injection</w:delText>
          </w:r>
          <w:r w:rsidDel="00CD520A">
            <w:rPr>
              <w:webHidden/>
            </w:rPr>
            <w:tab/>
            <w:delText>26</w:delText>
          </w:r>
        </w:del>
      </w:ins>
    </w:p>
    <w:p w14:paraId="5DE29084" w14:textId="77777777" w:rsidR="00740C0E" w:rsidDel="00CD520A" w:rsidRDefault="00740C0E">
      <w:pPr>
        <w:pStyle w:val="TOC2"/>
        <w:rPr>
          <w:ins w:id="160" w:author="Douglas Pundick" w:date="2014-06-13T13:44:00Z"/>
          <w:del w:id="161" w:author="Brian Wortman" w:date="2014-06-16T20:30:00Z"/>
          <w:rFonts w:asciiTheme="minorHAnsi" w:eastAsiaTheme="minorEastAsia" w:hAnsiTheme="minorHAnsi"/>
          <w:b w:val="0"/>
        </w:rPr>
      </w:pPr>
      <w:ins w:id="162" w:author="Douglas Pundick" w:date="2014-06-13T13:44:00Z">
        <w:del w:id="163" w:author="Brian Wortman" w:date="2014-06-16T20:30:00Z">
          <w:r w:rsidRPr="00CD520A" w:rsidDel="00CD520A">
            <w:rPr>
              <w:rStyle w:val="Hyperlink"/>
            </w:rPr>
            <w:delText>Container Configuration</w:delText>
          </w:r>
          <w:r w:rsidDel="00CD520A">
            <w:rPr>
              <w:webHidden/>
            </w:rPr>
            <w:tab/>
            <w:delText>27</w:delText>
          </w:r>
        </w:del>
      </w:ins>
    </w:p>
    <w:p w14:paraId="57CF07F8" w14:textId="77777777" w:rsidR="00740C0E" w:rsidDel="00CD520A" w:rsidRDefault="00740C0E">
      <w:pPr>
        <w:pStyle w:val="TOC2"/>
        <w:rPr>
          <w:ins w:id="164" w:author="Douglas Pundick" w:date="2014-06-13T13:44:00Z"/>
          <w:del w:id="165" w:author="Brian Wortman" w:date="2014-06-16T20:30:00Z"/>
          <w:rFonts w:asciiTheme="minorHAnsi" w:eastAsiaTheme="minorEastAsia" w:hAnsiTheme="minorHAnsi"/>
          <w:b w:val="0"/>
        </w:rPr>
      </w:pPr>
      <w:ins w:id="166" w:author="Douglas Pundick" w:date="2014-06-13T13:44:00Z">
        <w:del w:id="167" w:author="Brian Wortman" w:date="2014-06-16T20:30:00Z">
          <w:r w:rsidRPr="00CD520A" w:rsidDel="00CD520A">
            <w:rPr>
              <w:rStyle w:val="Hyperlink"/>
            </w:rPr>
            <w:delText>Container Bindings</w:delText>
          </w:r>
          <w:r w:rsidDel="00CD520A">
            <w:rPr>
              <w:webHidden/>
            </w:rPr>
            <w:tab/>
            <w:delText>27</w:delText>
          </w:r>
        </w:del>
      </w:ins>
    </w:p>
    <w:p w14:paraId="3C71A423" w14:textId="77777777" w:rsidR="00740C0E" w:rsidDel="00CD520A" w:rsidRDefault="00740C0E">
      <w:pPr>
        <w:pStyle w:val="TOC2"/>
        <w:rPr>
          <w:ins w:id="168" w:author="Douglas Pundick" w:date="2014-06-13T13:44:00Z"/>
          <w:del w:id="169" w:author="Brian Wortman" w:date="2014-06-16T20:30:00Z"/>
          <w:rFonts w:asciiTheme="minorHAnsi" w:eastAsiaTheme="minorEastAsia" w:hAnsiTheme="minorHAnsi"/>
          <w:b w:val="0"/>
        </w:rPr>
      </w:pPr>
      <w:ins w:id="170" w:author="Douglas Pundick" w:date="2014-06-13T13:44:00Z">
        <w:del w:id="171" w:author="Brian Wortman" w:date="2014-06-16T20:30:00Z">
          <w:r w:rsidRPr="00CD520A" w:rsidDel="00CD520A">
            <w:rPr>
              <w:rStyle w:val="Hyperlink"/>
            </w:rPr>
            <w:delText>IDependencyResolver for Ninject</w:delText>
          </w:r>
          <w:r w:rsidDel="00CD520A">
            <w:rPr>
              <w:webHidden/>
            </w:rPr>
            <w:tab/>
            <w:delText>30</w:delText>
          </w:r>
        </w:del>
      </w:ins>
    </w:p>
    <w:p w14:paraId="6EB2B3E5" w14:textId="77777777" w:rsidR="00740C0E" w:rsidDel="00CD520A" w:rsidRDefault="00740C0E">
      <w:pPr>
        <w:pStyle w:val="TOC2"/>
        <w:rPr>
          <w:ins w:id="172" w:author="Douglas Pundick" w:date="2014-06-13T13:44:00Z"/>
          <w:del w:id="173" w:author="Brian Wortman" w:date="2014-06-16T20:30:00Z"/>
          <w:rFonts w:asciiTheme="minorHAnsi" w:eastAsiaTheme="minorEastAsia" w:hAnsiTheme="minorHAnsi"/>
          <w:b w:val="0"/>
        </w:rPr>
      </w:pPr>
      <w:ins w:id="174" w:author="Douglas Pundick" w:date="2014-06-13T13:44:00Z">
        <w:del w:id="175" w:author="Brian Wortman" w:date="2014-06-16T20:30:00Z">
          <w:r w:rsidRPr="00CD520A" w:rsidDel="00CD520A">
            <w:rPr>
              <w:rStyle w:val="Hyperlink"/>
            </w:rPr>
            <w:delText>Completing NinjectWebCommon</w:delText>
          </w:r>
          <w:r w:rsidDel="00CD520A">
            <w:rPr>
              <w:webHidden/>
            </w:rPr>
            <w:tab/>
            <w:delText>31</w:delText>
          </w:r>
        </w:del>
      </w:ins>
    </w:p>
    <w:p w14:paraId="58AC4895" w14:textId="77777777" w:rsidR="00740C0E" w:rsidDel="00CD520A" w:rsidRDefault="00740C0E">
      <w:pPr>
        <w:pStyle w:val="TOC1"/>
        <w:tabs>
          <w:tab w:val="right" w:leader="dot" w:pos="8630"/>
        </w:tabs>
        <w:rPr>
          <w:ins w:id="176" w:author="Douglas Pundick" w:date="2014-06-13T13:44:00Z"/>
          <w:del w:id="177" w:author="Brian Wortman" w:date="2014-06-16T20:30:00Z"/>
          <w:rFonts w:eastAsiaTheme="minorEastAsia"/>
          <w:noProof/>
        </w:rPr>
      </w:pPr>
      <w:ins w:id="178" w:author="Douglas Pundick" w:date="2014-06-13T13:44:00Z">
        <w:del w:id="179" w:author="Brian Wortman" w:date="2014-06-16T20:30:00Z">
          <w:r w:rsidRPr="00CD520A" w:rsidDel="00CD520A">
            <w:rPr>
              <w:rStyle w:val="Hyperlink"/>
              <w:noProof/>
            </w:rPr>
            <w:delText>NHibernate Configuration and Mappings</w:delText>
          </w:r>
          <w:r w:rsidDel="00CD520A">
            <w:rPr>
              <w:noProof/>
              <w:webHidden/>
            </w:rPr>
            <w:tab/>
            <w:delText>33</w:delText>
          </w:r>
        </w:del>
      </w:ins>
    </w:p>
    <w:p w14:paraId="646967A6" w14:textId="77777777" w:rsidR="00740C0E" w:rsidDel="00CD520A" w:rsidRDefault="00740C0E">
      <w:pPr>
        <w:pStyle w:val="TOC2"/>
        <w:rPr>
          <w:ins w:id="180" w:author="Douglas Pundick" w:date="2014-06-13T13:44:00Z"/>
          <w:del w:id="181" w:author="Brian Wortman" w:date="2014-06-16T20:30:00Z"/>
          <w:rFonts w:asciiTheme="minorHAnsi" w:eastAsiaTheme="minorEastAsia" w:hAnsiTheme="minorHAnsi"/>
          <w:b w:val="0"/>
        </w:rPr>
      </w:pPr>
      <w:ins w:id="182" w:author="Douglas Pundick" w:date="2014-06-13T13:44:00Z">
        <w:del w:id="183" w:author="Brian Wortman" w:date="2014-06-16T20:30:00Z">
          <w:r w:rsidRPr="00CD520A" w:rsidDel="00CD520A">
            <w:rPr>
              <w:rStyle w:val="Hyperlink"/>
            </w:rPr>
            <w:delText>Database Configuration - Overview</w:delText>
          </w:r>
          <w:r w:rsidDel="00CD520A">
            <w:rPr>
              <w:webHidden/>
            </w:rPr>
            <w:tab/>
            <w:delText>34</w:delText>
          </w:r>
        </w:del>
      </w:ins>
    </w:p>
    <w:p w14:paraId="3ABA3E3F" w14:textId="77777777" w:rsidR="00740C0E" w:rsidDel="00CD520A" w:rsidRDefault="00740C0E">
      <w:pPr>
        <w:pStyle w:val="TOC2"/>
        <w:rPr>
          <w:ins w:id="184" w:author="Douglas Pundick" w:date="2014-06-13T13:44:00Z"/>
          <w:del w:id="185" w:author="Brian Wortman" w:date="2014-06-16T20:30:00Z"/>
          <w:rFonts w:asciiTheme="minorHAnsi" w:eastAsiaTheme="minorEastAsia" w:hAnsiTheme="minorHAnsi"/>
          <w:b w:val="0"/>
        </w:rPr>
      </w:pPr>
      <w:ins w:id="186" w:author="Douglas Pundick" w:date="2014-06-13T13:44:00Z">
        <w:del w:id="187" w:author="Brian Wortman" w:date="2014-06-16T20:30:00Z">
          <w:r w:rsidRPr="00CD520A" w:rsidDel="00CD520A">
            <w:rPr>
              <w:rStyle w:val="Hyperlink"/>
            </w:rPr>
            <w:delText>Adding Concurrency Support to Entities</w:delText>
          </w:r>
          <w:r w:rsidDel="00CD520A">
            <w:rPr>
              <w:webHidden/>
            </w:rPr>
            <w:tab/>
            <w:delText>34</w:delText>
          </w:r>
        </w:del>
      </w:ins>
    </w:p>
    <w:p w14:paraId="15F2C2CB" w14:textId="77777777" w:rsidR="00740C0E" w:rsidDel="00CD520A" w:rsidRDefault="00740C0E">
      <w:pPr>
        <w:pStyle w:val="TOC2"/>
        <w:rPr>
          <w:ins w:id="188" w:author="Douglas Pundick" w:date="2014-06-13T13:44:00Z"/>
          <w:del w:id="189" w:author="Brian Wortman" w:date="2014-06-16T20:30:00Z"/>
          <w:rFonts w:asciiTheme="minorHAnsi" w:eastAsiaTheme="minorEastAsia" w:hAnsiTheme="minorHAnsi"/>
          <w:b w:val="0"/>
        </w:rPr>
      </w:pPr>
      <w:ins w:id="190" w:author="Douglas Pundick" w:date="2014-06-13T13:44:00Z">
        <w:del w:id="191" w:author="Brian Wortman" w:date="2014-06-16T20:30:00Z">
          <w:r w:rsidRPr="00CD520A" w:rsidDel="00CD520A">
            <w:rPr>
              <w:rStyle w:val="Hyperlink"/>
            </w:rPr>
            <w:delText>Entity Mapping</w:delText>
          </w:r>
          <w:r w:rsidDel="00CD520A">
            <w:rPr>
              <w:webHidden/>
            </w:rPr>
            <w:tab/>
            <w:delText>35</w:delText>
          </w:r>
        </w:del>
      </w:ins>
    </w:p>
    <w:p w14:paraId="1D27994D" w14:textId="77777777" w:rsidR="00740C0E" w:rsidDel="00CD520A" w:rsidRDefault="00740C0E">
      <w:pPr>
        <w:pStyle w:val="TOC2"/>
        <w:rPr>
          <w:ins w:id="192" w:author="Douglas Pundick" w:date="2014-06-13T13:44:00Z"/>
          <w:del w:id="193" w:author="Brian Wortman" w:date="2014-06-16T20:30:00Z"/>
          <w:rFonts w:asciiTheme="minorHAnsi" w:eastAsiaTheme="minorEastAsia" w:hAnsiTheme="minorHAnsi"/>
          <w:b w:val="0"/>
        </w:rPr>
      </w:pPr>
      <w:ins w:id="194" w:author="Douglas Pundick" w:date="2014-06-13T13:44:00Z">
        <w:del w:id="195" w:author="Brian Wortman" w:date="2014-06-16T20:30:00Z">
          <w:r w:rsidRPr="00CD520A" w:rsidDel="00CD520A">
            <w:rPr>
              <w:rStyle w:val="Hyperlink"/>
            </w:rPr>
            <w:delText>Mapping Relationships</w:delText>
          </w:r>
          <w:r w:rsidDel="00CD520A">
            <w:rPr>
              <w:webHidden/>
            </w:rPr>
            <w:tab/>
            <w:delText>38</w:delText>
          </w:r>
        </w:del>
      </w:ins>
    </w:p>
    <w:p w14:paraId="1330D141" w14:textId="77777777" w:rsidR="00740C0E" w:rsidDel="00CD520A" w:rsidRDefault="00740C0E">
      <w:pPr>
        <w:pStyle w:val="TOC2"/>
        <w:rPr>
          <w:ins w:id="196" w:author="Douglas Pundick" w:date="2014-06-13T13:44:00Z"/>
          <w:del w:id="197" w:author="Brian Wortman" w:date="2014-06-16T20:30:00Z"/>
          <w:rFonts w:asciiTheme="minorHAnsi" w:eastAsiaTheme="minorEastAsia" w:hAnsiTheme="minorHAnsi"/>
          <w:b w:val="0"/>
        </w:rPr>
      </w:pPr>
      <w:ins w:id="198" w:author="Douglas Pundick" w:date="2014-06-13T13:44:00Z">
        <w:del w:id="199" w:author="Brian Wortman" w:date="2014-06-16T20:30:00Z">
          <w:r w:rsidRPr="00CD520A" w:rsidDel="00CD520A">
            <w:rPr>
              <w:rStyle w:val="Hyperlink"/>
            </w:rPr>
            <w:delText>Database Configuration - Bringing it all Together</w:delText>
          </w:r>
          <w:r w:rsidDel="00CD520A">
            <w:rPr>
              <w:webHidden/>
            </w:rPr>
            <w:tab/>
            <w:delText>38</w:delText>
          </w:r>
        </w:del>
      </w:ins>
    </w:p>
    <w:p w14:paraId="52D85984" w14:textId="77777777" w:rsidR="00740C0E" w:rsidDel="00CD520A" w:rsidRDefault="00740C0E">
      <w:pPr>
        <w:pStyle w:val="TOC1"/>
        <w:tabs>
          <w:tab w:val="right" w:leader="dot" w:pos="8630"/>
        </w:tabs>
        <w:rPr>
          <w:ins w:id="200" w:author="Douglas Pundick" w:date="2014-06-13T13:44:00Z"/>
          <w:del w:id="201" w:author="Brian Wortman" w:date="2014-06-16T20:30:00Z"/>
          <w:rFonts w:eastAsiaTheme="minorEastAsia"/>
          <w:noProof/>
        </w:rPr>
      </w:pPr>
      <w:ins w:id="202" w:author="Douglas Pundick" w:date="2014-06-13T13:44:00Z">
        <w:del w:id="203" w:author="Brian Wortman" w:date="2014-06-16T20:30:00Z">
          <w:r w:rsidRPr="00CD520A" w:rsidDel="00CD520A">
            <w:rPr>
              <w:rStyle w:val="Hyperlink"/>
              <w:noProof/>
            </w:rPr>
            <w:delText>Managing the Unit of Work</w:delText>
          </w:r>
          <w:r w:rsidDel="00CD520A">
            <w:rPr>
              <w:noProof/>
              <w:webHidden/>
            </w:rPr>
            <w:tab/>
            <w:delText>40</w:delText>
          </w:r>
        </w:del>
      </w:ins>
    </w:p>
    <w:p w14:paraId="50EF11EA" w14:textId="77777777" w:rsidR="00740C0E" w:rsidDel="00CD520A" w:rsidRDefault="00740C0E">
      <w:pPr>
        <w:pStyle w:val="TOC1"/>
        <w:tabs>
          <w:tab w:val="right" w:leader="dot" w:pos="8630"/>
        </w:tabs>
        <w:rPr>
          <w:ins w:id="204" w:author="Douglas Pundick" w:date="2014-06-13T13:44:00Z"/>
          <w:del w:id="205" w:author="Brian Wortman" w:date="2014-06-16T20:30:00Z"/>
          <w:rFonts w:eastAsiaTheme="minorEastAsia"/>
          <w:noProof/>
        </w:rPr>
      </w:pPr>
      <w:ins w:id="206" w:author="Douglas Pundick" w:date="2014-06-13T13:44:00Z">
        <w:del w:id="207" w:author="Brian Wortman" w:date="2014-06-16T20:30:00Z">
          <w:r w:rsidRPr="00CD520A" w:rsidDel="00CD520A">
            <w:rPr>
              <w:rStyle w:val="Hyperlink"/>
              <w:noProof/>
            </w:rPr>
            <w:delText>Database Transaction Control</w:delText>
          </w:r>
          <w:r w:rsidDel="00CD520A">
            <w:rPr>
              <w:noProof/>
              <w:webHidden/>
            </w:rPr>
            <w:tab/>
            <w:delText>46</w:delText>
          </w:r>
        </w:del>
      </w:ins>
    </w:p>
    <w:p w14:paraId="7E8F2C99" w14:textId="77777777" w:rsidR="00740C0E" w:rsidDel="00CD520A" w:rsidRDefault="00740C0E">
      <w:pPr>
        <w:pStyle w:val="TOC1"/>
        <w:tabs>
          <w:tab w:val="right" w:leader="dot" w:pos="8630"/>
        </w:tabs>
        <w:rPr>
          <w:ins w:id="208" w:author="Douglas Pundick" w:date="2014-06-13T13:44:00Z"/>
          <w:del w:id="209" w:author="Brian Wortman" w:date="2014-06-16T20:30:00Z"/>
          <w:rFonts w:eastAsiaTheme="minorEastAsia"/>
          <w:noProof/>
        </w:rPr>
      </w:pPr>
      <w:ins w:id="210" w:author="Douglas Pundick" w:date="2014-06-13T13:44:00Z">
        <w:del w:id="211" w:author="Brian Wortman" w:date="2014-06-16T20:30:00Z">
          <w:r w:rsidRPr="00CD520A" w:rsidDel="00CD520A">
            <w:rPr>
              <w:rStyle w:val="Hyperlink"/>
              <w:noProof/>
            </w:rPr>
            <w:delText>Diagnostic Tracing</w:delText>
          </w:r>
          <w:r w:rsidDel="00CD520A">
            <w:rPr>
              <w:noProof/>
              <w:webHidden/>
            </w:rPr>
            <w:tab/>
            <w:delText>47</w:delText>
          </w:r>
        </w:del>
      </w:ins>
    </w:p>
    <w:p w14:paraId="55AEEDAE" w14:textId="77777777" w:rsidR="00740C0E" w:rsidDel="00CD520A" w:rsidRDefault="00740C0E">
      <w:pPr>
        <w:pStyle w:val="TOC1"/>
        <w:tabs>
          <w:tab w:val="right" w:leader="dot" w:pos="8630"/>
        </w:tabs>
        <w:rPr>
          <w:ins w:id="212" w:author="Douglas Pundick" w:date="2014-06-13T13:44:00Z"/>
          <w:del w:id="213" w:author="Brian Wortman" w:date="2014-06-16T20:30:00Z"/>
          <w:rFonts w:eastAsiaTheme="minorEastAsia"/>
          <w:noProof/>
        </w:rPr>
      </w:pPr>
      <w:ins w:id="214" w:author="Douglas Pundick" w:date="2014-06-13T13:44:00Z">
        <w:del w:id="215" w:author="Brian Wortman" w:date="2014-06-16T20:30:00Z">
          <w:r w:rsidRPr="00CD520A" w:rsidDel="00CD520A">
            <w:rPr>
              <w:rStyle w:val="Hyperlink"/>
              <w:noProof/>
            </w:rPr>
            <w:lastRenderedPageBreak/>
            <w:delText>Error Handling</w:delText>
          </w:r>
          <w:r w:rsidDel="00CD520A">
            <w:rPr>
              <w:noProof/>
              <w:webHidden/>
            </w:rPr>
            <w:tab/>
            <w:delText>49</w:delText>
          </w:r>
        </w:del>
      </w:ins>
    </w:p>
    <w:p w14:paraId="32E10F0B" w14:textId="77777777" w:rsidR="00740C0E" w:rsidDel="00CD520A" w:rsidRDefault="00740C0E">
      <w:pPr>
        <w:pStyle w:val="TOC1"/>
        <w:tabs>
          <w:tab w:val="right" w:leader="dot" w:pos="8630"/>
        </w:tabs>
        <w:rPr>
          <w:ins w:id="216" w:author="Douglas Pundick" w:date="2014-06-13T13:44:00Z"/>
          <w:del w:id="217" w:author="Brian Wortman" w:date="2014-06-16T20:30:00Z"/>
          <w:rFonts w:eastAsiaTheme="minorEastAsia"/>
          <w:noProof/>
        </w:rPr>
      </w:pPr>
      <w:ins w:id="218" w:author="Douglas Pundick" w:date="2014-06-13T13:44:00Z">
        <w:del w:id="219" w:author="Brian Wortman" w:date="2014-06-16T20:30:00Z">
          <w:r w:rsidRPr="00CD520A" w:rsidDel="00CD520A">
            <w:rPr>
              <w:rStyle w:val="Hyperlink"/>
              <w:noProof/>
            </w:rPr>
            <w:delText>Persisting a Task and Returning IHttpActionResult</w:delText>
          </w:r>
          <w:r w:rsidDel="00CD520A">
            <w:rPr>
              <w:noProof/>
              <w:webHidden/>
            </w:rPr>
            <w:tab/>
            <w:delText>55</w:delText>
          </w:r>
        </w:del>
      </w:ins>
    </w:p>
    <w:p w14:paraId="7F0AE2DF" w14:textId="77777777" w:rsidR="00740C0E" w:rsidDel="00CD520A" w:rsidRDefault="00740C0E">
      <w:pPr>
        <w:pStyle w:val="TOC2"/>
        <w:rPr>
          <w:ins w:id="220" w:author="Douglas Pundick" w:date="2014-06-13T13:44:00Z"/>
          <w:del w:id="221" w:author="Brian Wortman" w:date="2014-06-16T20:30:00Z"/>
          <w:rFonts w:asciiTheme="minorHAnsi" w:eastAsiaTheme="minorEastAsia" w:hAnsiTheme="minorHAnsi"/>
          <w:b w:val="0"/>
        </w:rPr>
      </w:pPr>
      <w:ins w:id="222" w:author="Douglas Pundick" w:date="2014-06-13T13:44:00Z">
        <w:del w:id="223" w:author="Brian Wortman" w:date="2014-06-16T20:30:00Z">
          <w:r w:rsidRPr="00CD520A" w:rsidDel="00CD520A">
            <w:rPr>
              <w:rStyle w:val="Hyperlink"/>
            </w:rPr>
            <w:delText>New Service Model Type</w:delText>
          </w:r>
          <w:r w:rsidDel="00CD520A">
            <w:rPr>
              <w:webHidden/>
            </w:rPr>
            <w:tab/>
            <w:delText>55</w:delText>
          </w:r>
        </w:del>
      </w:ins>
    </w:p>
    <w:p w14:paraId="5FAE88F5" w14:textId="77777777" w:rsidR="00740C0E" w:rsidDel="00CD520A" w:rsidRDefault="00740C0E">
      <w:pPr>
        <w:pStyle w:val="TOC2"/>
        <w:rPr>
          <w:ins w:id="224" w:author="Douglas Pundick" w:date="2014-06-13T13:44:00Z"/>
          <w:del w:id="225" w:author="Brian Wortman" w:date="2014-06-16T20:30:00Z"/>
          <w:rFonts w:asciiTheme="minorHAnsi" w:eastAsiaTheme="minorEastAsia" w:hAnsiTheme="minorHAnsi"/>
          <w:b w:val="0"/>
        </w:rPr>
      </w:pPr>
      <w:ins w:id="226" w:author="Douglas Pundick" w:date="2014-06-13T13:44:00Z">
        <w:del w:id="227" w:author="Brian Wortman" w:date="2014-06-16T20:30:00Z">
          <w:r w:rsidRPr="00CD520A" w:rsidDel="00CD520A">
            <w:rPr>
              <w:rStyle w:val="Hyperlink"/>
            </w:rPr>
            <w:delText>Persisting the Task</w:delText>
          </w:r>
          <w:r w:rsidDel="00CD520A">
            <w:rPr>
              <w:webHidden/>
            </w:rPr>
            <w:tab/>
            <w:delText>56</w:delText>
          </w:r>
        </w:del>
      </w:ins>
    </w:p>
    <w:p w14:paraId="45C91A43" w14:textId="77777777" w:rsidR="00740C0E" w:rsidDel="00CD520A" w:rsidRDefault="00740C0E">
      <w:pPr>
        <w:pStyle w:val="TOC2"/>
        <w:rPr>
          <w:ins w:id="228" w:author="Douglas Pundick" w:date="2014-06-13T13:44:00Z"/>
          <w:del w:id="229" w:author="Brian Wortman" w:date="2014-06-16T20:30:00Z"/>
          <w:rFonts w:asciiTheme="minorHAnsi" w:eastAsiaTheme="minorEastAsia" w:hAnsiTheme="minorHAnsi"/>
          <w:b w:val="0"/>
        </w:rPr>
      </w:pPr>
      <w:ins w:id="230" w:author="Douglas Pundick" w:date="2014-06-13T13:44:00Z">
        <w:del w:id="231" w:author="Brian Wortman" w:date="2014-06-16T20:30:00Z">
          <w:r w:rsidRPr="00CD520A" w:rsidDel="00CD520A">
            <w:rPr>
              <w:rStyle w:val="Hyperlink"/>
            </w:rPr>
            <w:delText>IHttpActionResult</w:delText>
          </w:r>
          <w:r w:rsidDel="00CD520A">
            <w:rPr>
              <w:webHidden/>
            </w:rPr>
            <w:tab/>
            <w:delText>70</w:delText>
          </w:r>
        </w:del>
      </w:ins>
    </w:p>
    <w:p w14:paraId="4F014E76" w14:textId="77777777" w:rsidR="00740C0E" w:rsidDel="00CD520A" w:rsidRDefault="00740C0E">
      <w:pPr>
        <w:pStyle w:val="TOC1"/>
        <w:tabs>
          <w:tab w:val="right" w:leader="dot" w:pos="8630"/>
        </w:tabs>
        <w:rPr>
          <w:ins w:id="232" w:author="Douglas Pundick" w:date="2014-06-13T13:44:00Z"/>
          <w:del w:id="233" w:author="Brian Wortman" w:date="2014-06-16T20:30:00Z"/>
          <w:rFonts w:eastAsiaTheme="minorEastAsia"/>
          <w:noProof/>
        </w:rPr>
      </w:pPr>
      <w:ins w:id="234" w:author="Douglas Pundick" w:date="2014-06-13T13:44:00Z">
        <w:del w:id="235" w:author="Brian Wortman" w:date="2014-06-16T20:30:00Z">
          <w:r w:rsidRPr="00CD520A" w:rsidDel="00CD520A">
            <w:rPr>
              <w:rStyle w:val="Hyperlink"/>
              <w:noProof/>
            </w:rPr>
            <w:delText>Summary</w:delText>
          </w:r>
          <w:r w:rsidDel="00CD520A">
            <w:rPr>
              <w:noProof/>
              <w:webHidden/>
            </w:rPr>
            <w:tab/>
            <w:delText>74</w:delText>
          </w:r>
        </w:del>
      </w:ins>
    </w:p>
    <w:p w14:paraId="002BE1B5" w14:textId="77777777" w:rsidR="00740C0E" w:rsidRDefault="00740C0E" w:rsidP="00566F04">
      <w:pPr>
        <w:pStyle w:val="BodyTextFirst"/>
        <w:rPr>
          <w:ins w:id="236" w:author="Douglas Pundick" w:date="2014-06-13T13:43:00Z"/>
        </w:rPr>
      </w:pPr>
      <w:ins w:id="237" w:author="Douglas Pundick" w:date="2014-06-13T13:44:00Z">
        <w:r>
          <w:fldChar w:fldCharType="end"/>
        </w:r>
      </w:ins>
    </w:p>
    <w:p w14:paraId="2E7E9241" w14:textId="77777777" w:rsidR="00FA2706" w:rsidRDefault="00FA2706" w:rsidP="00566F04">
      <w:pPr>
        <w:pStyle w:val="BodyTextFirst"/>
      </w:pPr>
      <w:r w:rsidRPr="00130755">
        <w:t xml:space="preserve">In the previous chapter, </w:t>
      </w:r>
      <w:r>
        <w:t>we</w:t>
      </w:r>
      <w:r w:rsidRPr="00130755">
        <w:t xml:space="preserve"> started with an empty folder, created a basic source-tree structure, added a new Visual Studio 201</w:t>
      </w:r>
      <w:r>
        <w:t>3</w:t>
      </w:r>
      <w:r w:rsidRPr="00130755">
        <w:t xml:space="preserve"> solution, and added the projects </w:t>
      </w:r>
      <w:r>
        <w:t xml:space="preserve">we </w:t>
      </w:r>
      <w:r w:rsidRPr="00130755">
        <w:t xml:space="preserve">know </w:t>
      </w:r>
      <w:r>
        <w:t>we</w:t>
      </w:r>
      <w:r w:rsidRPr="00130755">
        <w:t xml:space="preserve">'ll need for </w:t>
      </w:r>
      <w:r w:rsidRPr="0014777F">
        <w:t>this</w:t>
      </w:r>
      <w:r w:rsidRPr="00130755">
        <w:t xml:space="preserve"> little REST service. </w:t>
      </w:r>
      <w:r>
        <w:t>We</w:t>
      </w:r>
      <w:r w:rsidRPr="00130755">
        <w:t xml:space="preserve"> also added some of the more basic code components, and setup the project and library references </w:t>
      </w:r>
      <w:r>
        <w:t>we anticipate</w:t>
      </w:r>
      <w:r w:rsidRPr="00130755">
        <w:t xml:space="preserve"> needing.</w:t>
      </w:r>
      <w:r>
        <w:t xml:space="preserve"> We wrapped things up by creating the database.</w:t>
      </w:r>
    </w:p>
    <w:p w14:paraId="48BD959D" w14:textId="77777777" w:rsidR="00FA2706" w:rsidRPr="00130755" w:rsidRDefault="00FA2706" w:rsidP="00AF7330">
      <w:pPr>
        <w:pStyle w:val="BodyTextCont"/>
        <w:pPrChange w:id="238" w:author="Brian Wortman" w:date="2014-06-16T20:10:00Z">
          <w:pPr>
            <w:pStyle w:val="BodyText"/>
          </w:pPr>
        </w:pPrChange>
      </w:pPr>
      <w:r>
        <w:t xml:space="preserve">In this chapter we will implement our first controller method (or "action method"). Along the way we will </w:t>
      </w:r>
      <w:ins w:id="239" w:author="Brian Wortman" w:date="2014-06-16T17:57:00Z">
        <w:r w:rsidR="006619DB">
          <w:t xml:space="preserve">need to </w:t>
        </w:r>
      </w:ins>
      <w:r>
        <w:t xml:space="preserve">deal with </w:t>
      </w:r>
      <w:r w:rsidRPr="00130755">
        <w:t xml:space="preserve">some of the more complex </w:t>
      </w:r>
      <w:r>
        <w:t xml:space="preserve">infrastructural </w:t>
      </w:r>
      <w:r w:rsidRPr="00130755">
        <w:t>concerns in the task-</w:t>
      </w:r>
      <w:r w:rsidRPr="0014777F">
        <w:t>management</w:t>
      </w:r>
      <w:r w:rsidRPr="00130755">
        <w:t xml:space="preserve"> service</w:t>
      </w:r>
      <w:r>
        <w:t xml:space="preserve"> and highlight several great</w:t>
      </w:r>
      <w:r w:rsidRPr="006A567E">
        <w:t xml:space="preserve"> ASP.NET Web API</w:t>
      </w:r>
      <w:r>
        <w:t xml:space="preserve"> </w:t>
      </w:r>
      <w:r w:rsidRPr="006A567E">
        <w:t>features</w:t>
      </w:r>
      <w:r>
        <w:t>. We'll cover</w:t>
      </w:r>
      <w:r w:rsidRPr="00130755">
        <w:t>:</w:t>
      </w:r>
    </w:p>
    <w:p w14:paraId="2C2193A2" w14:textId="77777777" w:rsidR="00FA2706" w:rsidRDefault="00FA2706" w:rsidP="00566F04">
      <w:pPr>
        <w:pStyle w:val="Bullet"/>
      </w:pPr>
      <w:r>
        <w:t>Routing (convention and attribute-based)</w:t>
      </w:r>
    </w:p>
    <w:p w14:paraId="1F298166" w14:textId="77777777" w:rsidR="00FA2706" w:rsidRDefault="00FA2706" w:rsidP="00566F04">
      <w:pPr>
        <w:pStyle w:val="Bullet"/>
      </w:pPr>
      <w:r>
        <w:t>API versioning using attribute-based routing and a custom controller selector</w:t>
      </w:r>
    </w:p>
    <w:p w14:paraId="1655EDD7" w14:textId="77777777" w:rsidR="00FA2706" w:rsidRPr="00130755" w:rsidRDefault="00FA2706" w:rsidP="00566F04">
      <w:pPr>
        <w:pStyle w:val="Bullet"/>
      </w:pPr>
      <w:r>
        <w:t>Management of d</w:t>
      </w:r>
      <w:r w:rsidRPr="00130755">
        <w:t>ependencies</w:t>
      </w:r>
    </w:p>
    <w:p w14:paraId="79920507" w14:textId="77777777" w:rsidR="00FA2706" w:rsidRPr="00130755" w:rsidRDefault="00FA2706" w:rsidP="00566F04">
      <w:pPr>
        <w:pStyle w:val="Bullet"/>
      </w:pPr>
      <w:proofErr w:type="spellStart"/>
      <w:r w:rsidRPr="00130755">
        <w:t>NHibernate</w:t>
      </w:r>
      <w:proofErr w:type="spellEnd"/>
      <w:r w:rsidRPr="00130755">
        <w:t xml:space="preserve"> configuration and mappings</w:t>
      </w:r>
    </w:p>
    <w:p w14:paraId="71D7D906" w14:textId="77777777" w:rsidR="00FA2706" w:rsidRPr="00130755" w:rsidRDefault="00FA2706" w:rsidP="00566F04">
      <w:pPr>
        <w:pStyle w:val="Bullet"/>
      </w:pPr>
      <w:r w:rsidRPr="00130755">
        <w:t>Database unit of work management</w:t>
      </w:r>
    </w:p>
    <w:p w14:paraId="00ADA236" w14:textId="77777777" w:rsidR="00FA2706" w:rsidRPr="00130755" w:rsidRDefault="00FA2706" w:rsidP="00566F04">
      <w:pPr>
        <w:pStyle w:val="Bullet"/>
      </w:pPr>
      <w:r w:rsidRPr="00130755">
        <w:t>Database transaction control</w:t>
      </w:r>
    </w:p>
    <w:p w14:paraId="20349BCE" w14:textId="77777777" w:rsidR="00FA2706" w:rsidRDefault="00FA2706" w:rsidP="00566F04">
      <w:pPr>
        <w:pStyle w:val="Bullet"/>
      </w:pPr>
      <w:r>
        <w:t>Diagnostic Tracing</w:t>
      </w:r>
    </w:p>
    <w:p w14:paraId="1D49EB6E" w14:textId="77777777" w:rsidR="00FA2706" w:rsidRPr="00130755" w:rsidRDefault="00FA2706" w:rsidP="00566F04">
      <w:pPr>
        <w:pStyle w:val="Bullet"/>
      </w:pPr>
      <w:r>
        <w:t>Error handling</w:t>
      </w:r>
    </w:p>
    <w:p w14:paraId="37D9A5C7" w14:textId="77777777" w:rsidR="00FA2706" w:rsidRDefault="00FA2706" w:rsidP="00566F04">
      <w:pPr>
        <w:pStyle w:val="Bullet"/>
      </w:pPr>
      <w:proofErr w:type="spellStart"/>
      <w:r>
        <w:t>IHttpActionResult</w:t>
      </w:r>
      <w:proofErr w:type="spellEnd"/>
    </w:p>
    <w:p w14:paraId="33B99813" w14:textId="77777777" w:rsidR="00FA2706" w:rsidRDefault="00FA2706" w:rsidP="00AF7330">
      <w:pPr>
        <w:pStyle w:val="BodyTextCont"/>
        <w:pPrChange w:id="240" w:author="Brian Wortman" w:date="2014-06-16T20:10:00Z">
          <w:pPr>
            <w:pStyle w:val="BodyText"/>
          </w:pPr>
        </w:pPrChange>
      </w:pPr>
      <w:r>
        <w:t xml:space="preserve">You may be wondering why security is missing from this infrastructure-heavy chapter. Well, security merits its own chapter; so don't worry, we will get to it soon. </w:t>
      </w:r>
      <w:r w:rsidRPr="00130755">
        <w:t xml:space="preserve">For now </w:t>
      </w:r>
      <w:r>
        <w:t xml:space="preserve">we </w:t>
      </w:r>
      <w:r w:rsidRPr="00130755">
        <w:t>want to focus on</w:t>
      </w:r>
      <w:r>
        <w:t xml:space="preserve"> getting the basic infrastructure in place so that we can begin implementing our task-management business logic.</w:t>
      </w:r>
    </w:p>
    <w:p w14:paraId="720BEBB6" w14:textId="77777777" w:rsidR="00FA2706" w:rsidRDefault="00FA2706" w:rsidP="00AF7330">
      <w:pPr>
        <w:pStyle w:val="BodyTextCont"/>
        <w:rPr>
          <w:ins w:id="241" w:author="Brian Wortman" w:date="2014-06-16T18:21:00Z"/>
        </w:rPr>
        <w:pPrChange w:id="242" w:author="Brian Wortman" w:date="2014-06-16T20:10:00Z">
          <w:pPr>
            <w:pStyle w:val="BodyText"/>
          </w:pPr>
        </w:pPrChange>
      </w:pPr>
      <w:r>
        <w:t>Yes, t</w:t>
      </w:r>
      <w:r w:rsidRPr="00AA296D">
        <w:t xml:space="preserve">his is a lot </w:t>
      </w:r>
      <w:r>
        <w:t xml:space="preserve">of material </w:t>
      </w:r>
      <w:r w:rsidRPr="00AA296D">
        <w:t xml:space="preserve">to cover in </w:t>
      </w:r>
      <w:r>
        <w:t>this rather long</w:t>
      </w:r>
      <w:r w:rsidRPr="00AA296D">
        <w:t xml:space="preserve"> chapter</w:t>
      </w:r>
      <w:r>
        <w:t>. We'll take it step-by-step so that it will end up making sense in the end. Now let's get started…</w:t>
      </w:r>
    </w:p>
    <w:p w14:paraId="4E5EAB03" w14:textId="77777777" w:rsidR="000D3AA6" w:rsidRDefault="000D3AA6" w:rsidP="000D3AA6">
      <w:pPr>
        <w:pStyle w:val="SideBarHead"/>
        <w:rPr>
          <w:ins w:id="243" w:author="Brian Wortman" w:date="2014-06-16T18:21:00Z"/>
        </w:rPr>
      </w:pPr>
      <w:ins w:id="244" w:author="Brian Wortman" w:date="2014-06-16T18:21:00Z">
        <w:r>
          <w:t xml:space="preserve">Coding </w:t>
        </w:r>
        <w:r w:rsidR="00D0009E">
          <w:t>convention</w:t>
        </w:r>
      </w:ins>
    </w:p>
    <w:p w14:paraId="20D382B6" w14:textId="77777777" w:rsidR="000D3AA6" w:rsidRDefault="000D3AA6" w:rsidP="000D3AA6">
      <w:pPr>
        <w:pStyle w:val="SideBarBody"/>
        <w:rPr>
          <w:ins w:id="245" w:author="Brian Wortman" w:date="2014-06-16T18:21:00Z"/>
        </w:rPr>
      </w:pPr>
      <w:ins w:id="246" w:author="Brian Wortman" w:date="2014-06-16T18:21:00Z">
        <w:r>
          <w:t>Unless otherwise noted, we implement one public type per file. The filename should match the type name, and the file location should match the namespace name.</w:t>
        </w:r>
      </w:ins>
    </w:p>
    <w:p w14:paraId="6D4A33D1" w14:textId="77777777" w:rsidR="000D3AA6" w:rsidRDefault="000D3AA6" w:rsidP="000D3AA6">
      <w:pPr>
        <w:pStyle w:val="SideBarBody"/>
        <w:rPr>
          <w:ins w:id="247" w:author="Brian Wortman" w:date="2014-06-16T18:34:00Z"/>
        </w:rPr>
      </w:pPr>
      <w:ins w:id="248" w:author="Brian Wortman" w:date="2014-06-16T18:21:00Z">
        <w:r>
          <w:t xml:space="preserve">For example, the </w:t>
        </w:r>
        <w:r w:rsidRPr="00853687">
          <w:t>WebApi2Book.Web.Common.Routing</w:t>
        </w:r>
        <w:r>
          <w:t>.</w:t>
        </w:r>
        <w:r w:rsidRPr="00853687">
          <w:t>ApiVersionConstraint</w:t>
        </w:r>
        <w:r>
          <w:t xml:space="preserve"> class is in a </w:t>
        </w:r>
        <w:r>
          <w:lastRenderedPageBreak/>
          <w:t>file named “</w:t>
        </w:r>
        <w:proofErr w:type="spellStart"/>
        <w:r w:rsidRPr="00853687">
          <w:t>ApiVersionConstraint</w:t>
        </w:r>
        <w:r>
          <w:t>.cs</w:t>
        </w:r>
        <w:proofErr w:type="spellEnd"/>
        <w:r>
          <w:t xml:space="preserve">”, which </w:t>
        </w:r>
        <w:r>
          <w:rPr>
            <w:rFonts w:eastAsia="Calibri"/>
          </w:rPr>
          <w:t>located in a project folder named “Routing” in the WebApi2Book.Web.Common project</w:t>
        </w:r>
        <w:r>
          <w:t>.</w:t>
        </w:r>
      </w:ins>
    </w:p>
    <w:p w14:paraId="52B2BF80" w14:textId="70EFD3E5" w:rsidR="00452535" w:rsidRDefault="00D0009E" w:rsidP="00452535">
      <w:pPr>
        <w:pStyle w:val="SideBarBody"/>
        <w:rPr>
          <w:ins w:id="249" w:author="Brian Wortman" w:date="2014-06-16T18:21:00Z"/>
        </w:rPr>
      </w:pPr>
      <w:ins w:id="250" w:author="Brian Wortman" w:date="2014-06-16T18:37:00Z">
        <w:r>
          <w:t>W</w:t>
        </w:r>
      </w:ins>
      <w:ins w:id="251" w:author="Brian Wortman" w:date="2014-06-16T18:35:00Z">
        <w:r>
          <w:t xml:space="preserve">e will </w:t>
        </w:r>
      </w:ins>
      <w:ins w:id="252" w:author="Brian Wortman" w:date="2014-06-16T18:38:00Z">
        <w:r>
          <w:t xml:space="preserve">initially </w:t>
        </w:r>
      </w:ins>
      <w:ins w:id="253" w:author="Brian Wortman" w:date="2014-06-16T18:34:00Z">
        <w:r>
          <w:t>provide detailed instructions</w:t>
        </w:r>
      </w:ins>
      <w:ins w:id="254" w:author="Brian Wortman" w:date="2014-06-16T18:35:00Z">
        <w:r>
          <w:t xml:space="preserve"> </w:t>
        </w:r>
      </w:ins>
      <w:ins w:id="255" w:author="Brian Wortman" w:date="2014-06-16T18:38:00Z">
        <w:r>
          <w:t xml:space="preserve">to help you </w:t>
        </w:r>
      </w:ins>
      <w:ins w:id="256" w:author="Brian Wortman" w:date="2014-06-16T18:45:00Z">
        <w:r w:rsidR="00452535">
          <w:t>implement according to</w:t>
        </w:r>
      </w:ins>
      <w:ins w:id="257" w:author="Brian Wortman" w:date="2014-06-16T18:38:00Z">
        <w:r>
          <w:t xml:space="preserve"> th</w:t>
        </w:r>
      </w:ins>
      <w:ins w:id="258" w:author="Brian Wortman" w:date="2014-06-16T18:43:00Z">
        <w:r w:rsidR="00452535">
          <w:t>is</w:t>
        </w:r>
      </w:ins>
      <w:ins w:id="259" w:author="Brian Wortman" w:date="2014-06-16T18:38:00Z">
        <w:r>
          <w:t xml:space="preserve"> </w:t>
        </w:r>
      </w:ins>
      <w:ins w:id="260" w:author="Brian Wortman" w:date="2014-06-16T18:43:00Z">
        <w:r w:rsidR="00452535">
          <w:t>coding convention</w:t>
        </w:r>
      </w:ins>
      <w:ins w:id="261" w:author="Brian Wortman" w:date="2014-06-16T18:38:00Z">
        <w:r>
          <w:t xml:space="preserve">. However, </w:t>
        </w:r>
      </w:ins>
      <w:ins w:id="262" w:author="Brian Wortman" w:date="2014-06-16T18:41:00Z">
        <w:r>
          <w:t xml:space="preserve">to avoid becoming excessively repetitive and tedious we will </w:t>
        </w:r>
      </w:ins>
      <w:ins w:id="263" w:author="Brian Wortman" w:date="2014-06-16T18:42:00Z">
        <w:r>
          <w:t xml:space="preserve">gradually </w:t>
        </w:r>
      </w:ins>
      <w:ins w:id="264" w:author="Brian Wortman" w:date="2014-06-16T18:41:00Z">
        <w:r>
          <w:t xml:space="preserve">provide less detail, </w:t>
        </w:r>
      </w:ins>
      <w:ins w:id="265" w:author="Brian Wortman" w:date="2014-06-16T18:46:00Z">
        <w:r w:rsidR="00452535">
          <w:t xml:space="preserve">under the assumption that </w:t>
        </w:r>
      </w:ins>
      <w:ins w:id="266" w:author="Brian Wortman" w:date="2014-06-16T18:41:00Z">
        <w:r>
          <w:t xml:space="preserve">you </w:t>
        </w:r>
      </w:ins>
      <w:ins w:id="267" w:author="Brian Wortman" w:date="2014-06-16T18:43:00Z">
        <w:r w:rsidR="00452535">
          <w:t xml:space="preserve">will </w:t>
        </w:r>
      </w:ins>
      <w:ins w:id="268" w:author="Brian Wortman" w:date="2014-06-16T18:41:00Z">
        <w:r>
          <w:t xml:space="preserve">have </w:t>
        </w:r>
      </w:ins>
      <w:ins w:id="269" w:author="Brian Wortman" w:date="2014-06-16T18:43:00Z">
        <w:r w:rsidR="00452535">
          <w:t xml:space="preserve">become familiar with </w:t>
        </w:r>
      </w:ins>
      <w:ins w:id="270" w:author="Brian Wortman" w:date="2014-06-16T18:46:00Z">
        <w:r w:rsidR="00452535">
          <w:t xml:space="preserve">the </w:t>
        </w:r>
      </w:ins>
      <w:ins w:id="271" w:author="Brian Wortman" w:date="2014-06-16T18:45:00Z">
        <w:r w:rsidR="00452535">
          <w:t>pattern</w:t>
        </w:r>
      </w:ins>
      <w:ins w:id="272" w:author="Brian Wortman" w:date="2014-06-16T18:41:00Z">
        <w:r>
          <w:t>.</w:t>
        </w:r>
      </w:ins>
    </w:p>
    <w:p w14:paraId="2E6984F7" w14:textId="77777777" w:rsidR="000D3AA6" w:rsidRPr="00E41FE0" w:rsidRDefault="000D3AA6" w:rsidP="000D3AA6">
      <w:pPr>
        <w:pStyle w:val="SideBarLast"/>
        <w:rPr>
          <w:ins w:id="273" w:author="Brian Wortman" w:date="2014-06-16T18:21:00Z"/>
        </w:rPr>
      </w:pPr>
    </w:p>
    <w:p w14:paraId="211ECE0D" w14:textId="77777777" w:rsidR="000D3AA6" w:rsidRPr="00130755" w:rsidDel="000D3AA6" w:rsidRDefault="000D3AA6" w:rsidP="009732B5">
      <w:pPr>
        <w:pStyle w:val="BodyText"/>
        <w:rPr>
          <w:del w:id="274" w:author="Brian Wortman" w:date="2014-06-16T18:22:00Z"/>
        </w:rPr>
      </w:pPr>
    </w:p>
    <w:p w14:paraId="35D385CA" w14:textId="77777777" w:rsidR="00FA2706" w:rsidRPr="00130755" w:rsidRDefault="00FA2706" w:rsidP="00566F04">
      <w:pPr>
        <w:pStyle w:val="Heading1"/>
      </w:pPr>
      <w:bookmarkStart w:id="275" w:name="_Toc390713961"/>
      <w:r>
        <w:t>Routing</w:t>
      </w:r>
      <w:bookmarkEnd w:id="275"/>
    </w:p>
    <w:p w14:paraId="0EC071A6" w14:textId="77777777" w:rsidR="00FA2706" w:rsidRDefault="00FA2706" w:rsidP="00566F04">
      <w:pPr>
        <w:pStyle w:val="BodyTextFirst"/>
      </w:pPr>
      <w:r>
        <w:t>Although a request to an ASP.NET Web API-based service can be processed by a message handler without any need for a controller (and we'll see an example of this in a later chapter when we discuss processing SOAP messages for legacy callers), ASP.NET Web API-based services are normally configured to route messages to controllers for processing. Such an arrangement allows services to benefit from model binding, controller- and action-specific filters, and result conversion; i.e., it makes full utilization of the ASP.NET Web API's extensible processing pipeline. Leveraging routes and associated controllers is the kind of arrangement we will be discussing in this chapter.</w:t>
      </w:r>
    </w:p>
    <w:p w14:paraId="07D4A9ED" w14:textId="77777777" w:rsidR="00FA2706" w:rsidRDefault="00FA2706" w:rsidP="00566F04">
      <w:pPr>
        <w:pStyle w:val="SideBarHead"/>
      </w:pPr>
      <w:r>
        <w:t>HTTP Message Lifecycle in ASP.NET Web API</w:t>
      </w:r>
    </w:p>
    <w:p w14:paraId="04879A8E" w14:textId="77777777" w:rsidR="00FA2706" w:rsidRDefault="00FA2706" w:rsidP="00566F04">
      <w:pPr>
        <w:pStyle w:val="SideBarBody"/>
      </w:pPr>
      <w:r>
        <w:t>The official Microsoft ASP.NET Web API site has an excellent poster illustrating the complete ASP.NET Web API</w:t>
      </w:r>
      <w:r w:rsidRPr="00DA0BE2">
        <w:t xml:space="preserve"> </w:t>
      </w:r>
      <w:r>
        <w:t xml:space="preserve">HTTP message lifecycle. The poster is available at </w:t>
      </w:r>
      <w:r w:rsidR="006619DB">
        <w:fldChar w:fldCharType="begin"/>
      </w:r>
      <w:r w:rsidR="006619DB">
        <w:instrText xml:space="preserve"> HYPERLINK "http://www.asp.net/posters/web-api/ASP.NET-Web-API-Poster.pdf" </w:instrText>
      </w:r>
      <w:ins w:id="276" w:author="Brian Wortman" w:date="2014-06-16T20:30:00Z"/>
      <w:r w:rsidR="006619DB">
        <w:fldChar w:fldCharType="separate"/>
      </w:r>
      <w:r w:rsidRPr="00DC77E1">
        <w:rPr>
          <w:rStyle w:val="CodeInline"/>
        </w:rPr>
        <w:t>http://www.asp.net/posters/web-api/ASP.NET-Web-API-Poster.pdf</w:t>
      </w:r>
      <w:r w:rsidR="006619DB">
        <w:rPr>
          <w:rStyle w:val="CodeInline"/>
        </w:rPr>
        <w:fldChar w:fldCharType="end"/>
      </w:r>
      <w:r w:rsidRPr="00DC77E1">
        <w:rPr>
          <w:rStyle w:val="CodeInline"/>
        </w:rPr>
        <w:t>.</w:t>
      </w:r>
      <w:r>
        <w:t xml:space="preserve"> A highly-simplified version illustrating some main elements of the processing pipeline is shown in Figure 5-1, below.</w:t>
      </w:r>
    </w:p>
    <w:p w14:paraId="6140E890" w14:textId="77777777" w:rsidR="00FA2706" w:rsidRPr="0014777F" w:rsidRDefault="00FA2706" w:rsidP="00566F04">
      <w:pPr>
        <w:pStyle w:val="Figure"/>
      </w:pPr>
      <w:r>
        <w:object w:dxaOrig="7860" w:dyaOrig="9346" w14:anchorId="1A07C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pt;height:316.5pt" o:ole="">
            <v:imagedata r:id="rId14" o:title="" croptop="4080f" cropbottom="3307f"/>
          </v:shape>
          <o:OLEObject Type="Embed" ProgID="Visio.Drawing.15" ShapeID="_x0000_i1025" DrawAspect="Content" ObjectID="_1464457956" r:id="rId15"/>
        </w:object>
      </w:r>
    </w:p>
    <w:p w14:paraId="1226D83F" w14:textId="77777777" w:rsidR="00FA2706" w:rsidRDefault="00FA2706" w:rsidP="00566F04">
      <w:pPr>
        <w:pStyle w:val="FigureCaption"/>
      </w:pPr>
      <w:r>
        <w:t>Figure 5-1. ASP.NET Web API Message Processing Pipeline</w:t>
      </w:r>
    </w:p>
    <w:p w14:paraId="7742ACFE" w14:textId="77777777" w:rsidR="00FA2706" w:rsidRDefault="00FA2706" w:rsidP="00566F04">
      <w:pPr>
        <w:pStyle w:val="SideBarLast"/>
      </w:pPr>
      <w:r>
        <w:t>Be sure to visit the official Microsoft site for this poster and many other useful resources.</w:t>
      </w:r>
    </w:p>
    <w:p w14:paraId="53F390BF" w14:textId="77777777" w:rsidR="00FA2706" w:rsidRDefault="00FA2706" w:rsidP="00AF7330">
      <w:pPr>
        <w:pStyle w:val="BodyTextCont"/>
        <w:pPrChange w:id="277" w:author="Brian Wortman" w:date="2014-06-16T20:10:00Z">
          <w:pPr>
            <w:pStyle w:val="BodyText"/>
          </w:pPr>
        </w:pPrChange>
      </w:pPr>
      <w:r>
        <w:t>W</w:t>
      </w:r>
      <w:r w:rsidRPr="00130755">
        <w:t>hen a</w:t>
      </w:r>
      <w:r>
        <w:t xml:space="preserve"> service </w:t>
      </w:r>
      <w:r w:rsidRPr="00130755">
        <w:t xml:space="preserve">request comes over the network and into IIS, it </w:t>
      </w:r>
      <w:r>
        <w:t xml:space="preserve">routes it to a worker process that is hosting the ASP.NET runtime. Inside this process (or equivalent host process </w:t>
      </w:r>
      <w:r w:rsidRPr="00EF79DF">
        <w:t>for self-hosted applications and applications running in IIS Express)</w:t>
      </w:r>
      <w:r>
        <w:t xml:space="preserve"> the ASP.NET Web API framework </w:t>
      </w:r>
      <w:r w:rsidRPr="00130755">
        <w:t xml:space="preserve">uses the routes configured in </w:t>
      </w:r>
      <w:r>
        <w:t xml:space="preserve">the </w:t>
      </w:r>
      <w:r w:rsidRPr="00130755">
        <w:t xml:space="preserve">application to determine which controller should respond to the request. When the appropriate controller class is found, </w:t>
      </w:r>
      <w:r>
        <w:t xml:space="preserve">the ASP.NET Web API framework </w:t>
      </w:r>
      <w:r w:rsidRPr="00130755">
        <w:t xml:space="preserve">creates an instance of that </w:t>
      </w:r>
      <w:r>
        <w:t xml:space="preserve">controller </w:t>
      </w:r>
      <w:r w:rsidRPr="00130755">
        <w:t xml:space="preserve">class and forwards the web request to the appropriate controller </w:t>
      </w:r>
      <w:r>
        <w:t>action</w:t>
      </w:r>
      <w:r w:rsidRPr="00130755">
        <w:t>.</w:t>
      </w:r>
    </w:p>
    <w:p w14:paraId="4204CE9F" w14:textId="77777777" w:rsidR="00FA2706" w:rsidRPr="00130755" w:rsidRDefault="00FA2706" w:rsidP="00AF7330">
      <w:pPr>
        <w:pStyle w:val="BodyTextCont"/>
        <w:pPrChange w:id="278" w:author="Brian Wortman" w:date="2014-06-16T20:10:00Z">
          <w:pPr>
            <w:pStyle w:val="BodyText"/>
          </w:pPr>
        </w:pPrChange>
      </w:pPr>
      <w:r w:rsidRPr="00130755">
        <w:t xml:space="preserve">Let’s look at </w:t>
      </w:r>
      <w:r>
        <w:t xml:space="preserve">some </w:t>
      </w:r>
      <w:r w:rsidRPr="00130755">
        <w:t>example</w:t>
      </w:r>
      <w:r>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00CD7080"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00CD7080" w:rsidRPr="00130755">
        <w:fldChar w:fldCharType="end"/>
      </w:r>
      <w:r w:rsidRPr="00130755">
        <w:t xml:space="preserve"> (this is actually the default route set up by Visual Studio when you create a new Web API project):</w:t>
      </w:r>
    </w:p>
    <w:p w14:paraId="4D777E6E" w14:textId="77777777" w:rsidR="00FA2706" w:rsidRPr="005D7925" w:rsidRDefault="00FA2706">
      <w:pPr>
        <w:pStyle w:val="Code"/>
      </w:pPr>
      <w:r w:rsidRPr="00130755">
        <w:t xml:space="preserve">     </w:t>
      </w:r>
      <w:r w:rsidRPr="005D7925">
        <w:t>config.Routes.MapHttpRoute(</w:t>
      </w:r>
    </w:p>
    <w:p w14:paraId="7C3A258A" w14:textId="77777777" w:rsidR="00FA2706" w:rsidRPr="005D7925" w:rsidRDefault="00FA2706">
      <w:pPr>
        <w:pStyle w:val="Code"/>
      </w:pPr>
      <w:r w:rsidRPr="005D7925">
        <w:t xml:space="preserve">        name: "DefaultApi",</w:t>
      </w:r>
    </w:p>
    <w:p w14:paraId="5DBF0855" w14:textId="77777777" w:rsidR="00FA2706" w:rsidRPr="005D7925" w:rsidRDefault="00FA2706">
      <w:pPr>
        <w:pStyle w:val="Code"/>
      </w:pPr>
      <w:r w:rsidRPr="005D7925">
        <w:t xml:space="preserve">        routeTemplate: "api/{controller}/{id}",</w:t>
      </w:r>
    </w:p>
    <w:p w14:paraId="04AF7F9F" w14:textId="77777777" w:rsidR="00FA2706" w:rsidRPr="005D7925" w:rsidRDefault="00FA2706">
      <w:pPr>
        <w:pStyle w:val="Code"/>
      </w:pPr>
      <w:r>
        <w:t xml:space="preserve">        </w:t>
      </w:r>
      <w:r w:rsidRPr="005D7925">
        <w:t>defaults: new {id = RouteParameter.Optional});</w:t>
      </w:r>
    </w:p>
    <w:p w14:paraId="5BBFA8F6" w14:textId="77777777" w:rsidR="00FA2706" w:rsidRPr="00130755" w:rsidRDefault="00FA2706" w:rsidP="00AF7330">
      <w:pPr>
        <w:pStyle w:val="BodyTextCont"/>
        <w:pPrChange w:id="279" w:author="Brian Wortman" w:date="2014-06-16T20:10:00Z">
          <w:pPr>
            <w:pStyle w:val="BodyText"/>
          </w:pPr>
        </w:pPrChange>
      </w:pPr>
      <w:r w:rsidRPr="00130755">
        <w:t xml:space="preserve">Using the power of URL routing, the </w:t>
      </w:r>
      <w:r>
        <w:t>framework</w:t>
      </w:r>
      <w:r w:rsidRPr="00130755">
        <w:t xml:space="preserve"> will try to match the URLs of requests against this and other routes. In this particular route, </w:t>
      </w:r>
      <w:r>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62C1DA07" w14:textId="77777777" w:rsidR="00FA2706" w:rsidRPr="00D93EC9" w:rsidRDefault="00FA2706">
      <w:pPr>
        <w:pStyle w:val="Code"/>
      </w:pPr>
      <w:r w:rsidRPr="00D93EC9">
        <w:lastRenderedPageBreak/>
        <w:t>/api/tasks</w:t>
      </w:r>
    </w:p>
    <w:p w14:paraId="41D637A1" w14:textId="77777777" w:rsidR="00FA2706" w:rsidRPr="00D93EC9" w:rsidRDefault="00FA2706">
      <w:pPr>
        <w:pStyle w:val="Code"/>
      </w:pPr>
      <w:r w:rsidRPr="00D93EC9">
        <w:t>/api/tasks/123</w:t>
      </w:r>
    </w:p>
    <w:p w14:paraId="5220E358" w14:textId="77777777" w:rsidR="00FA2706" w:rsidRPr="00130755" w:rsidRDefault="00FA2706" w:rsidP="00AF7330">
      <w:pPr>
        <w:pStyle w:val="BodyTextCont"/>
        <w:pPrChange w:id="280" w:author="Brian Wortman" w:date="2014-06-16T20:11:00Z">
          <w:pPr>
            <w:pStyle w:val="BodyText"/>
          </w:pPr>
        </w:pPrChange>
      </w:pPr>
      <w:r w:rsidRPr="00130755">
        <w:t xml:space="preserve">In </w:t>
      </w:r>
      <w:r>
        <w:t>both cases</w:t>
      </w:r>
      <w:r w:rsidRPr="00130755">
        <w:t xml:space="preserve">, </w:t>
      </w:r>
      <w:r>
        <w:t>the framework</w:t>
      </w:r>
      <w:r w:rsidRPr="00130755">
        <w:t xml:space="preserve"> would activate the controller class called </w:t>
      </w:r>
      <w:proofErr w:type="spellStart"/>
      <w:r w:rsidRPr="00130755">
        <w:rPr>
          <w:rStyle w:val="CodeInline"/>
        </w:rPr>
        <w:t>TasksController</w:t>
      </w:r>
      <w:proofErr w:type="spellEnd"/>
      <w:r w:rsidR="00CD7080"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00CD7080"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t>the framework</w:t>
      </w:r>
      <w:r w:rsidRPr="00130755">
        <w:t xml:space="preserve"> will automatically append the word </w:t>
      </w:r>
      <w:r w:rsidRPr="00130755">
        <w:rPr>
          <w:rStyle w:val="CodeInline"/>
        </w:rPr>
        <w:t>Controller</w:t>
      </w:r>
      <w:r w:rsidRPr="00130755">
        <w:t xml:space="preserve"> to the name taken from the URL.</w:t>
      </w:r>
    </w:p>
    <w:p w14:paraId="52BE883A" w14:textId="77777777" w:rsidR="00FA2706" w:rsidRPr="00130755" w:rsidRDefault="00FA2706" w:rsidP="00AF7330">
      <w:pPr>
        <w:pStyle w:val="BodyTextCont"/>
        <w:pPrChange w:id="281" w:author="Brian Wortman" w:date="2014-06-16T20:11:00Z">
          <w:pPr>
            <w:pStyle w:val="BodyText"/>
          </w:pPr>
        </w:pPrChange>
      </w:pPr>
      <w:r w:rsidRPr="00130755">
        <w:t xml:space="preserve">At this point, you may be asking the question, “Which </w:t>
      </w:r>
      <w:r>
        <w:t xml:space="preserve">specific </w:t>
      </w:r>
      <w:r w:rsidRPr="00130755">
        <w:t xml:space="preserve">controller </w:t>
      </w:r>
      <w:r>
        <w:t>action</w:t>
      </w:r>
      <w:r w:rsidRPr="00130755">
        <w:t xml:space="preserve"> </w:t>
      </w:r>
      <w:r>
        <w:t xml:space="preserve">method </w:t>
      </w:r>
      <w:r w:rsidRPr="00130755">
        <w:t xml:space="preserve">will get invoked?” </w:t>
      </w:r>
      <w:r>
        <w:t xml:space="preserve">Well, unlike with ASP.NET MVC, </w:t>
      </w:r>
      <w:r w:rsidRPr="00130755">
        <w:t xml:space="preserve">the URL route doesn’t </w:t>
      </w:r>
      <w:r>
        <w:t xml:space="preserve">have to </w:t>
      </w:r>
      <w:r w:rsidRPr="00130755">
        <w:t xml:space="preserve">include an </w:t>
      </w:r>
      <w:r w:rsidRPr="00130755">
        <w:rPr>
          <w:rStyle w:val="CodeInline"/>
        </w:rPr>
        <w:t>{action}</w:t>
      </w:r>
      <w:r w:rsidRPr="00130755">
        <w:t xml:space="preserve"> segment. This is because the </w:t>
      </w:r>
      <w:r>
        <w:t xml:space="preserve">ASP.NET </w:t>
      </w:r>
      <w:r w:rsidRPr="00130755">
        <w:t xml:space="preserve">Web API </w:t>
      </w:r>
      <w:r>
        <w:t xml:space="preserve">framework </w:t>
      </w:r>
      <w:r w:rsidRPr="00130755">
        <w:t xml:space="preserve">automatically invokes controller </w:t>
      </w:r>
      <w:r>
        <w:t>methods</w:t>
      </w:r>
      <w:r w:rsidRPr="00130755">
        <w:t xml:space="preserve"> 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t xml:space="preserve">the framework </w:t>
      </w:r>
      <w:r w:rsidRPr="00130755">
        <w:t xml:space="preserve">will invoke the </w:t>
      </w:r>
      <w:r w:rsidRPr="00130755">
        <w:rPr>
          <w:rStyle w:val="CodeInline"/>
        </w:rPr>
        <w:t>Get</w:t>
      </w:r>
      <w:r w:rsidRPr="00130755">
        <w:t xml:space="preserve"> </w:t>
      </w:r>
      <w:r>
        <w:t>method</w:t>
      </w:r>
      <w:r w:rsidRPr="00130755">
        <w:t xml:space="preserve"> on the </w:t>
      </w:r>
      <w:proofErr w:type="spellStart"/>
      <w:r w:rsidRPr="00130755">
        <w:rPr>
          <w:rStyle w:val="CodeInline"/>
        </w:rPr>
        <w:t>TasksController</w:t>
      </w:r>
      <w:proofErr w:type="spellEnd"/>
      <w:r>
        <w:rPr>
          <w:rStyle w:val="CodeInline"/>
        </w:rPr>
        <w:t xml:space="preserve"> </w:t>
      </w:r>
      <w:r w:rsidRPr="00130755">
        <w:t xml:space="preserve">class. If the caller were performing a POST instead, then </w:t>
      </w:r>
      <w:r>
        <w:t xml:space="preserve">the framework </w:t>
      </w:r>
      <w:r w:rsidRPr="00130755">
        <w:t xml:space="preserve">would invoke the </w:t>
      </w:r>
      <w:r w:rsidRPr="00130755">
        <w:rPr>
          <w:rStyle w:val="CodeInline"/>
        </w:rPr>
        <w:t>Post</w:t>
      </w:r>
      <w:r w:rsidRPr="00130755">
        <w:t xml:space="preserve"> </w:t>
      </w:r>
      <w:r>
        <w:t xml:space="preserve">method </w:t>
      </w:r>
      <w:r w:rsidRPr="00130755">
        <w:t>on the controller.</w:t>
      </w:r>
    </w:p>
    <w:p w14:paraId="727CEA11" w14:textId="77777777" w:rsidR="00FA2706" w:rsidRPr="00130755" w:rsidRDefault="00FA2706" w:rsidP="00AF7330">
      <w:pPr>
        <w:pStyle w:val="BodyTextCont"/>
        <w:pPrChange w:id="282" w:author="Brian Wortman" w:date="2014-06-16T20:11:00Z">
          <w:pPr>
            <w:pStyle w:val="BodyText"/>
          </w:pPr>
        </w:pPrChange>
      </w:pPr>
      <w:r w:rsidRPr="00130755">
        <w:t>As you can see in the preceding route configuration, there is an optional</w:t>
      </w:r>
      <w:r>
        <w:t xml:space="preserve"> </w:t>
      </w:r>
      <w:r w:rsidRPr="00130755">
        <w:rPr>
          <w:rStyle w:val="CodeInline"/>
        </w:rPr>
        <w:t>{id}</w:t>
      </w:r>
      <w:r w:rsidRPr="00130755">
        <w:t xml:space="preserve"> segment in the URL mapping. If the caller includes some sort of identifier at the end of the URL, </w:t>
      </w:r>
      <w:r>
        <w:t xml:space="preserve">the framework </w:t>
      </w:r>
      <w:r w:rsidRPr="00130755">
        <w:t xml:space="preserve">will </w:t>
      </w:r>
      <w:r>
        <w:t xml:space="preserve">select </w:t>
      </w:r>
      <w:r w:rsidRPr="00130755">
        <w:t xml:space="preserve">the corresponding </w:t>
      </w:r>
      <w:r>
        <w:t xml:space="preserve">controller </w:t>
      </w:r>
      <w:r w:rsidRPr="00130755">
        <w:t xml:space="preserve">method that matches a signature containing a single argument. Table 5-1 shows a few examples based on the task-management service’s </w:t>
      </w:r>
      <w:proofErr w:type="spellStart"/>
      <w:r w:rsidRPr="00130755">
        <w:rPr>
          <w:rStyle w:val="CodeInline"/>
        </w:rPr>
        <w:t>TasksController</w:t>
      </w:r>
      <w:proofErr w:type="spellEnd"/>
      <w:r w:rsidRPr="00130755">
        <w:t>.</w:t>
      </w:r>
    </w:p>
    <w:p w14:paraId="3D2C7594" w14:textId="77777777" w:rsidR="00FA2706" w:rsidRPr="00130755" w:rsidRDefault="00FA2706" w:rsidP="00566F04">
      <w:pPr>
        <w:pStyle w:val="TableCaption"/>
      </w:pPr>
      <w:r w:rsidRPr="00130755">
        <w:t xml:space="preserve">Table 5-1. </w:t>
      </w:r>
      <w:r w:rsidR="00CD7080" w:rsidRPr="00130755">
        <w:fldChar w:fldCharType="begin"/>
      </w:r>
      <w:r w:rsidRPr="00130755">
        <w:instrText xml:space="preserve"> XE "Controller activation:TasksController" </w:instrText>
      </w:r>
      <w:r w:rsidR="00CD7080" w:rsidRPr="00130755">
        <w:fldChar w:fldCharType="end"/>
      </w:r>
      <w:r w:rsidRPr="00130755">
        <w:t>Examples of URLs</w:t>
      </w:r>
      <w:r>
        <w:t>, Verbs,</w:t>
      </w:r>
      <w:r w:rsidRPr="00130755">
        <w:t xml:space="preserve"> and </w:t>
      </w:r>
      <w:r>
        <w:t xml:space="preserve">Matching </w:t>
      </w:r>
      <w:r w:rsidRPr="00130755">
        <w:t>Controller Methods</w:t>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0"/>
        <w:gridCol w:w="914"/>
        <w:gridCol w:w="3044"/>
      </w:tblGrid>
      <w:tr w:rsidR="00FA2706" w:rsidRPr="003F6319" w14:paraId="01ACDB7F"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6DA77BB7" w14:textId="77777777" w:rsidR="00FA2706" w:rsidRPr="00130755" w:rsidRDefault="00FA2706">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D420A39" w14:textId="77777777" w:rsidR="00FA2706" w:rsidRPr="00130755" w:rsidRDefault="00FA2706">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798F1887" w14:textId="77777777" w:rsidR="00FA2706" w:rsidRPr="00130755" w:rsidRDefault="00FA2706">
            <w:pPr>
              <w:pStyle w:val="TableHead"/>
            </w:pPr>
            <w:r w:rsidRPr="00130755">
              <w:t>Controller Method</w:t>
            </w:r>
          </w:p>
        </w:tc>
      </w:tr>
      <w:tr w:rsidR="00FA2706" w:rsidRPr="003F6319" w14:paraId="58A5A6DD"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F6D52B4" w14:textId="77777777" w:rsidR="00FA2706" w:rsidRPr="00DC77E1"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w:t>
            </w:r>
          </w:p>
        </w:tc>
        <w:tc>
          <w:tcPr>
            <w:tcW w:w="914" w:type="dxa"/>
            <w:tcBorders>
              <w:top w:val="single" w:sz="4" w:space="0" w:color="auto"/>
              <w:left w:val="single" w:sz="4" w:space="0" w:color="auto"/>
              <w:bottom w:val="single" w:sz="4" w:space="0" w:color="auto"/>
              <w:right w:val="single" w:sz="4" w:space="0" w:color="auto"/>
            </w:tcBorders>
            <w:hideMark/>
          </w:tcPr>
          <w:p w14:paraId="000AACBF" w14:textId="77777777"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3491CE57" w14:textId="77777777" w:rsidR="00FA2706" w:rsidRPr="0014777F" w:rsidRDefault="00FA2706">
            <w:pPr>
              <w:pStyle w:val="TableText"/>
              <w:rPr>
                <w:rStyle w:val="CodeInline"/>
              </w:rPr>
            </w:pPr>
            <w:r w:rsidRPr="0014777F">
              <w:rPr>
                <w:rStyle w:val="CodeInline"/>
              </w:rPr>
              <w:t>Get()</w:t>
            </w:r>
          </w:p>
        </w:tc>
      </w:tr>
      <w:tr w:rsidR="00FA2706" w:rsidRPr="003F6319" w14:paraId="30EDF429"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65FF49CB" w14:textId="77777777"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0DBEE4F7" w14:textId="77777777"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6F6280A4" w14:textId="77777777" w:rsidR="00FA2706" w:rsidRPr="0014777F" w:rsidRDefault="00FA2706">
            <w:pPr>
              <w:pStyle w:val="TableText"/>
              <w:rPr>
                <w:rStyle w:val="CodeInline"/>
              </w:rPr>
            </w:pPr>
            <w:r w:rsidRPr="0014777F">
              <w:rPr>
                <w:rStyle w:val="CodeInline"/>
              </w:rPr>
              <w:t>Get(long id)</w:t>
            </w:r>
          </w:p>
        </w:tc>
      </w:tr>
      <w:tr w:rsidR="00FA2706" w:rsidRPr="003F6319" w14:paraId="0FD13778"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33BCA7FB" w14:textId="77777777"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67850EEA" w14:textId="77777777" w:rsidR="00FA2706" w:rsidRPr="00D02969" w:rsidRDefault="00FA2706">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769A12D4" w14:textId="77777777" w:rsidR="00FA2706" w:rsidRPr="0014777F" w:rsidRDefault="00FA2706">
            <w:pPr>
              <w:pStyle w:val="TableText"/>
              <w:rPr>
                <w:rStyle w:val="CodeInline"/>
              </w:rPr>
            </w:pPr>
            <w:r w:rsidRPr="0014777F">
              <w:rPr>
                <w:rStyle w:val="CodeInline"/>
              </w:rPr>
              <w:t>Delete(long id)</w:t>
            </w:r>
          </w:p>
        </w:tc>
      </w:tr>
      <w:tr w:rsidR="00FA2706" w:rsidRPr="003F6319" w14:paraId="558373ED"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6849B229" w14:textId="77777777"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w:t>
            </w:r>
          </w:p>
        </w:tc>
        <w:tc>
          <w:tcPr>
            <w:tcW w:w="914" w:type="dxa"/>
            <w:tcBorders>
              <w:top w:val="single" w:sz="4" w:space="0" w:color="auto"/>
              <w:left w:val="single" w:sz="4" w:space="0" w:color="auto"/>
              <w:bottom w:val="single" w:sz="4" w:space="0" w:color="auto"/>
              <w:right w:val="single" w:sz="4" w:space="0" w:color="auto"/>
            </w:tcBorders>
            <w:hideMark/>
          </w:tcPr>
          <w:p w14:paraId="6E44B83E" w14:textId="77777777" w:rsidR="00FA2706" w:rsidRPr="00D02969" w:rsidRDefault="00FA2706">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5D5D0B32" w14:textId="77777777" w:rsidR="00FA2706" w:rsidRPr="0014777F" w:rsidRDefault="00FA2706">
            <w:pPr>
              <w:pStyle w:val="TableText"/>
              <w:rPr>
                <w:rStyle w:val="CodeInline"/>
              </w:rPr>
            </w:pPr>
            <w:r w:rsidRPr="0014777F">
              <w:rPr>
                <w:rStyle w:val="CodeInline"/>
              </w:rPr>
              <w:t>Post()</w:t>
            </w:r>
          </w:p>
        </w:tc>
      </w:tr>
      <w:tr w:rsidR="00FA2706" w:rsidRPr="003F6319" w14:paraId="3FB479F2"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2F03211E" w14:textId="77777777"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261A4375" w14:textId="77777777" w:rsidR="00FA2706" w:rsidRPr="00D02969" w:rsidRDefault="00FA2706">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589AA4E3" w14:textId="77777777" w:rsidR="00FA2706" w:rsidRPr="0014777F" w:rsidRDefault="00FA2706">
            <w:pPr>
              <w:pStyle w:val="TableText"/>
              <w:rPr>
                <w:rStyle w:val="CodeInline"/>
              </w:rPr>
            </w:pPr>
            <w:r w:rsidRPr="0014777F">
              <w:rPr>
                <w:rStyle w:val="CodeInline"/>
              </w:rPr>
              <w:t>Put(long id)</w:t>
            </w:r>
          </w:p>
        </w:tc>
      </w:tr>
    </w:tbl>
    <w:p w14:paraId="7D04E2F3" w14:textId="77777777" w:rsidR="004F1208" w:rsidRDefault="004F1208" w:rsidP="00AF7330">
      <w:pPr>
        <w:pStyle w:val="BodyTextCont"/>
        <w:rPr>
          <w:ins w:id="283" w:author="Brian Wortman" w:date="2014-06-16T20:35:00Z"/>
        </w:rPr>
        <w:pPrChange w:id="284" w:author="Brian Wortman" w:date="2014-06-16T20:11:00Z">
          <w:pPr>
            <w:pStyle w:val="BodyText"/>
          </w:pPr>
        </w:pPrChange>
      </w:pPr>
    </w:p>
    <w:p w14:paraId="09B71ED2" w14:textId="77777777" w:rsidR="00FA2706" w:rsidRPr="00130755" w:rsidRDefault="00FA2706" w:rsidP="00AF7330">
      <w:pPr>
        <w:pStyle w:val="BodyTextCont"/>
        <w:pPrChange w:id="285" w:author="Brian Wortman" w:date="2014-06-16T20:11:00Z">
          <w:pPr>
            <w:pStyle w:val="BodyText"/>
          </w:pPr>
        </w:pPrChange>
      </w:pPr>
      <w:r>
        <w:t>T</w:t>
      </w:r>
      <w:r w:rsidRPr="00130755">
        <w:t xml:space="preserve">he </w:t>
      </w:r>
      <w:proofErr w:type="spellStart"/>
      <w:r w:rsidRPr="00130755">
        <w:t>RESTful</w:t>
      </w:r>
      <w:proofErr w:type="spellEnd"/>
      <w:r w:rsidRPr="00130755">
        <w:t xml:space="preserve"> features</w:t>
      </w:r>
      <w:r w:rsidR="00CD7080" w:rsidRPr="00130755">
        <w:fldChar w:fldCharType="begin"/>
      </w:r>
      <w:r w:rsidRPr="00130755">
        <w:instrText xml:space="preserve"> XE "Controller activation:RESTful features" </w:instrText>
      </w:r>
      <w:r w:rsidR="00CD7080" w:rsidRPr="00130755">
        <w:fldChar w:fldCharType="end"/>
      </w:r>
      <w:r w:rsidRPr="00130755">
        <w:t xml:space="preserve"> </w:t>
      </w:r>
      <w:r>
        <w:t xml:space="preserve">and associated conventions </w:t>
      </w:r>
      <w:r w:rsidRPr="00130755">
        <w:t xml:space="preserve">of </w:t>
      </w:r>
      <w:r>
        <w:t>ASP.NET</w:t>
      </w:r>
      <w:r w:rsidRPr="00130755">
        <w:t xml:space="preserve"> Web API help ensure that you are coding to the HTTP verbs discussed in Chapters 2 and 3. This is much cleaner and much truer to the REST style of services than </w:t>
      </w:r>
      <w:proofErr w:type="spellStart"/>
      <w:r>
        <w:t>than</w:t>
      </w:r>
      <w:proofErr w:type="spellEnd"/>
      <w:r>
        <w:t xml:space="preserve"> trying to implement REST with </w:t>
      </w:r>
      <w:r w:rsidRPr="00130755">
        <w:t>ASP.NET MVC.</w:t>
      </w:r>
    </w:p>
    <w:p w14:paraId="512612F7" w14:textId="77777777" w:rsidR="00FA2706" w:rsidRPr="00130755" w:rsidRDefault="00FA2706" w:rsidP="00AF7330">
      <w:pPr>
        <w:pStyle w:val="BodyTextCont"/>
        <w:pPrChange w:id="286" w:author="Brian Wortman" w:date="2014-06-16T20:11:00Z">
          <w:pPr>
            <w:pStyle w:val="BodyText"/>
          </w:pPr>
        </w:pPrChange>
      </w:pPr>
      <w:r w:rsidRPr="00130755">
        <w:t xml:space="preserve">In addition to using arguments that come from the URL, you can add </w:t>
      </w:r>
      <w:r>
        <w:t xml:space="preserve">method </w:t>
      </w:r>
      <w:r w:rsidRPr="00130755">
        <w:t xml:space="preserve">arguments for data that </w:t>
      </w:r>
      <w:r>
        <w:t xml:space="preserve">arrives via the message body. Model binding, similar to that utilized with ASP.NET MVC, will be used to translate the incoming data into the appropriate model class. </w:t>
      </w:r>
      <w:r w:rsidRPr="00084805">
        <w:t xml:space="preserve">You can even add an argument of .NET type </w:t>
      </w:r>
      <w:proofErr w:type="spellStart"/>
      <w:r w:rsidRPr="003F2AEF">
        <w:rPr>
          <w:rStyle w:val="CodeInline"/>
        </w:rPr>
        <w:t>HttpRequestMessage</w:t>
      </w:r>
      <w:proofErr w:type="spellEnd"/>
      <w:r w:rsidRPr="00084805">
        <w:t>, which the framework will provide automatically.</w:t>
      </w:r>
      <w:r>
        <w:t xml:space="preserve"> As an example, h</w:t>
      </w:r>
      <w:r w:rsidRPr="00130755">
        <w:t xml:space="preserve">ere’s the signature of </w:t>
      </w:r>
      <w:r>
        <w:t>the</w:t>
      </w:r>
      <w:r w:rsidRPr="00130755">
        <w:t xml:space="preserve"> </w:t>
      </w:r>
      <w:r w:rsidR="00CD7080" w:rsidRPr="00130755">
        <w:fldChar w:fldCharType="begin"/>
      </w:r>
      <w:r w:rsidRPr="00130755">
        <w:instrText xml:space="preserve"> XE "Controller activation:Post() method" </w:instrText>
      </w:r>
      <w:r w:rsidR="00CD7080" w:rsidRPr="00130755">
        <w:fldChar w:fldCharType="end"/>
      </w:r>
      <w:r w:rsidRPr="00130755">
        <w:rPr>
          <w:rStyle w:val="CodeInline"/>
        </w:rPr>
        <w:t>Post</w:t>
      </w:r>
      <w:r w:rsidRPr="00130755">
        <w:t xml:space="preserve"> method that exist</w:t>
      </w:r>
      <w:r>
        <w:t>ed</w:t>
      </w:r>
      <w:r w:rsidRPr="00130755">
        <w:t xml:space="preserve"> on the</w:t>
      </w:r>
      <w:r>
        <w:t xml:space="preserve"> </w:t>
      </w:r>
      <w:proofErr w:type="spellStart"/>
      <w:r w:rsidRPr="00130755">
        <w:rPr>
          <w:rStyle w:val="CodeInline"/>
        </w:rPr>
        <w:t>CategoriesController</w:t>
      </w:r>
      <w:proofErr w:type="spellEnd"/>
      <w:r>
        <w:t xml:space="preserve"> in the previous edition of this book:</w:t>
      </w:r>
    </w:p>
    <w:p w14:paraId="3CB25BCE" w14:textId="77777777" w:rsidR="00FA2706" w:rsidRPr="00130755" w:rsidRDefault="00FA2706">
      <w:pPr>
        <w:pStyle w:val="Code"/>
      </w:pPr>
      <w:r w:rsidRPr="00130755">
        <w:t xml:space="preserve">Post(HttpRequestMessage request, Category </w:t>
      </w:r>
      <w:r w:rsidRPr="00E81FBB">
        <w:t>category</w:t>
      </w:r>
      <w:r w:rsidRPr="00130755">
        <w:t>)</w:t>
      </w:r>
    </w:p>
    <w:p w14:paraId="2178D204" w14:textId="77777777" w:rsidR="00FA2706" w:rsidRPr="00130755" w:rsidRDefault="00FA2706" w:rsidP="00AF7330">
      <w:pPr>
        <w:pStyle w:val="BodyTextCont"/>
        <w:pPrChange w:id="287" w:author="Brian Wortman" w:date="2014-06-16T20:11:00Z">
          <w:pPr>
            <w:pStyle w:val="BodyText"/>
          </w:pPr>
        </w:pPrChange>
      </w:pPr>
      <w:r w:rsidRPr="00130755">
        <w:t>Let’s examine each of these arguments</w:t>
      </w:r>
      <w:r>
        <w:t>…</w:t>
      </w:r>
    </w:p>
    <w:p w14:paraId="331DB7AC" w14:textId="77777777" w:rsidR="00FA2706" w:rsidRPr="00130755" w:rsidRDefault="00FA2706" w:rsidP="00566F04">
      <w:pPr>
        <w:pStyle w:val="Heading2"/>
      </w:pPr>
      <w:bookmarkStart w:id="288" w:name="_Toc390713962"/>
      <w:r w:rsidRPr="00130755">
        <w:t xml:space="preserve">Adding an </w:t>
      </w:r>
      <w:proofErr w:type="spellStart"/>
      <w:r w:rsidRPr="00130755">
        <w:t>HttpRequestMessage</w:t>
      </w:r>
      <w:proofErr w:type="spellEnd"/>
      <w:r w:rsidRPr="00130755">
        <w:t xml:space="preserve"> Argument</w:t>
      </w:r>
      <w:bookmarkEnd w:id="288"/>
    </w:p>
    <w:p w14:paraId="161C219F" w14:textId="77777777" w:rsidR="00FA2706" w:rsidRPr="00130755" w:rsidRDefault="00FA2706" w:rsidP="00566F04">
      <w:pPr>
        <w:pStyle w:val="BodyTextFirst"/>
      </w:pPr>
      <w:r w:rsidRPr="00130755">
        <w:t xml:space="preserve">The </w:t>
      </w:r>
      <w:r w:rsidR="00CD7080" w:rsidRPr="00130755">
        <w:fldChar w:fldCharType="begin"/>
      </w:r>
      <w:r w:rsidRPr="00130755">
        <w:instrText xml:space="preserve"> XE "Controller activation:HttpRequestMessage" </w:instrText>
      </w:r>
      <w:r w:rsidR="00CD7080"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t xml:space="preserve">It provides </w:t>
      </w:r>
      <w:r w:rsidRPr="00130755">
        <w:t>access to the request headers, the body, the URL used to invoke the call, client certificates, and many other valuable properties. You</w:t>
      </w:r>
      <w:r>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504285F6" w14:textId="77777777" w:rsidR="00FA2706" w:rsidRDefault="00FA2706" w:rsidP="00AF7330">
      <w:pPr>
        <w:pStyle w:val="BodyTextCont"/>
        <w:pPrChange w:id="289" w:author="Brian Wortman" w:date="2014-06-16T20:11:00Z">
          <w:pPr>
            <w:pStyle w:val="BodyText"/>
          </w:pPr>
        </w:pPrChange>
      </w:pPr>
      <w:r w:rsidRPr="00130755">
        <w:lastRenderedPageBreak/>
        <w:t>Note that you could instead use th</w:t>
      </w:r>
      <w:r>
        <w:t>e controller's</w:t>
      </w:r>
      <w:r w:rsidRPr="00130755">
        <w:t xml:space="preserve"> </w:t>
      </w:r>
      <w:r w:rsidRPr="00084805">
        <w:rPr>
          <w:rStyle w:val="CodeInline"/>
        </w:rPr>
        <w:t>Request</w:t>
      </w:r>
      <w:r w:rsidRPr="00130755">
        <w:t xml:space="preserve"> property to access the </w:t>
      </w:r>
      <w:r>
        <w:t xml:space="preserve">request </w:t>
      </w:r>
      <w:r w:rsidRPr="00130755">
        <w:t>object</w:t>
      </w:r>
      <w:r>
        <w:t>, because all</w:t>
      </w:r>
      <w:r w:rsidRPr="00130755">
        <w:t xml:space="preserve"> </w:t>
      </w:r>
      <w:r>
        <w:t xml:space="preserve">ASP.NET </w:t>
      </w:r>
      <w:r w:rsidRPr="00130755">
        <w:t xml:space="preserve">Web API controllers inherit </w:t>
      </w:r>
      <w:r>
        <w:t xml:space="preserve">the property </w:t>
      </w:r>
      <w:r w:rsidRPr="00130755">
        <w:t xml:space="preserve">from the </w:t>
      </w:r>
      <w:r>
        <w:t xml:space="preserve">framework's </w:t>
      </w:r>
      <w:proofErr w:type="spellStart"/>
      <w:r w:rsidRPr="00130755">
        <w:rPr>
          <w:rStyle w:val="CodeInline"/>
        </w:rPr>
        <w:t>ApiController</w:t>
      </w:r>
      <w:proofErr w:type="spellEnd"/>
      <w:r w:rsidRPr="00130755">
        <w:t xml:space="preserve"> base class. However, </w:t>
      </w:r>
      <w:r>
        <w:t xml:space="preserve">as a matter of good design and clean code, </w:t>
      </w:r>
      <w:r w:rsidRPr="00130755">
        <w:t xml:space="preserve">you should be careful not to couple your </w:t>
      </w:r>
      <w:r>
        <w:t>controller</w:t>
      </w:r>
      <w:r w:rsidRPr="00130755">
        <w:t xml:space="preserve"> to anything going on in a base class. Doing so generally makes it much more difficult to test, and it increases the fragility of your code. This is why </w:t>
      </w:r>
      <w:r>
        <w:t>we</w:t>
      </w:r>
      <w:r w:rsidRPr="00130755">
        <w:t xml:space="preserve"> prefer to have the request object passed </w:t>
      </w:r>
      <w:r>
        <w:t xml:space="preserve">in as an argument </w:t>
      </w:r>
      <w:r w:rsidRPr="00130755">
        <w:t>when needed.</w:t>
      </w:r>
    </w:p>
    <w:p w14:paraId="231A06DC" w14:textId="77777777" w:rsidR="00FA2706" w:rsidRPr="00130755" w:rsidRDefault="00FA2706" w:rsidP="00566F04">
      <w:pPr>
        <w:pStyle w:val="Heading2"/>
      </w:pPr>
      <w:bookmarkStart w:id="290" w:name="_Toc390713963"/>
      <w:r w:rsidRPr="00130755">
        <w:t>Adding a Model Object Argument</w:t>
      </w:r>
      <w:bookmarkEnd w:id="290"/>
      <w:r w:rsidR="00CD7080" w:rsidRPr="00130755">
        <w:fldChar w:fldCharType="begin"/>
      </w:r>
      <w:r w:rsidRPr="00130755">
        <w:instrText xml:space="preserve"> XE "Controller activation:object argument" </w:instrText>
      </w:r>
      <w:r w:rsidR="00CD7080" w:rsidRPr="00130755">
        <w:fldChar w:fldCharType="end"/>
      </w:r>
    </w:p>
    <w:p w14:paraId="3885ED41" w14:textId="77777777" w:rsidR="00FA2706" w:rsidRPr="00130755" w:rsidRDefault="00FA2706" w:rsidP="00566F04">
      <w:pPr>
        <w:pStyle w:val="BodyTextFirst"/>
      </w:pPr>
      <w:r w:rsidRPr="00130755">
        <w:t xml:space="preserve">The second argument, the </w:t>
      </w:r>
      <w:r w:rsidRPr="00130755">
        <w:rPr>
          <w:rStyle w:val="CodeInline"/>
        </w:rPr>
        <w:t>Category</w:t>
      </w:r>
      <w:r w:rsidRPr="00130755">
        <w:t xml:space="preserve"> object, is also inserted auto-magically by </w:t>
      </w:r>
      <w:r>
        <w:t>the framework</w:t>
      </w:r>
      <w:r w:rsidRPr="00130755">
        <w:t>. When the caller puts a JSON or XML</w:t>
      </w:r>
      <w:r>
        <w:t xml:space="preserve"> </w:t>
      </w:r>
      <w:r w:rsidRPr="00130755">
        <w:t xml:space="preserve">representation of a specific model object into the body of an HTTP request, </w:t>
      </w:r>
      <w:r>
        <w:t>the framework</w:t>
      </w:r>
      <w:r w:rsidRPr="00130755">
        <w:t xml:space="preserve"> will do the work of </w:t>
      </w:r>
      <w:r>
        <w:t>parsing</w:t>
      </w:r>
      <w:r w:rsidRPr="00130755">
        <w:t xml:space="preserve"> the textual data into an instance of that model type.</w:t>
      </w:r>
    </w:p>
    <w:p w14:paraId="04EBAD76" w14:textId="77777777" w:rsidR="00FA2706" w:rsidRPr="00130755" w:rsidRDefault="00FA2706" w:rsidP="00AF7330">
      <w:pPr>
        <w:pStyle w:val="BodyTextCont"/>
        <w:pPrChange w:id="291" w:author="Brian Wortman" w:date="2014-06-16T20:11:00Z">
          <w:pPr>
            <w:pStyle w:val="BodyText"/>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606A28FC" w14:textId="77777777" w:rsidR="00FA2706" w:rsidRDefault="00FA2706" w:rsidP="00566F04">
      <w:pPr>
        <w:pStyle w:val="Code"/>
      </w:pPr>
      <w:r w:rsidRPr="00F83037">
        <w:t>Put(HttpRequestMessage request, long id, Category category)</w:t>
      </w:r>
    </w:p>
    <w:p w14:paraId="63B33053" w14:textId="77777777" w:rsidR="00FA2706" w:rsidRPr="00130755" w:rsidRDefault="00FA2706" w:rsidP="00AF7330">
      <w:pPr>
        <w:pStyle w:val="BodyTextCont"/>
        <w:pPrChange w:id="292" w:author="Brian Wortman" w:date="2014-06-16T20:11:00Z">
          <w:pPr>
            <w:pStyle w:val="BodyText"/>
          </w:pPr>
        </w:pPrChange>
      </w:pPr>
      <w:r w:rsidRPr="00130755">
        <w:t>Now suppose the caller submits a PUT request to the following UR</w:t>
      </w:r>
      <w:r>
        <w:t>L</w:t>
      </w:r>
      <w:r w:rsidRPr="00130755">
        <w:t>:</w:t>
      </w:r>
    </w:p>
    <w:p w14:paraId="6C51C5C1" w14:textId="77777777" w:rsidR="00FA2706" w:rsidRPr="00130755" w:rsidRDefault="00FA2706" w:rsidP="00566F04">
      <w:pPr>
        <w:pStyle w:val="Code"/>
      </w:pPr>
      <w:r w:rsidRPr="00130755">
        <w:t>/api/categories/123</w:t>
      </w:r>
    </w:p>
    <w:p w14:paraId="181C62A5" w14:textId="77777777" w:rsidR="00FA2706" w:rsidRDefault="00FA2706" w:rsidP="00AF7330">
      <w:pPr>
        <w:pStyle w:val="BodyTextCont"/>
        <w:pPrChange w:id="293" w:author="Brian Wortman" w:date="2014-06-16T20:11:00Z">
          <w:pPr>
            <w:pStyle w:val="BodyText"/>
          </w:pPr>
        </w:pPrChange>
      </w:pPr>
      <w:r w:rsidRPr="00130755">
        <w:t>The</w:t>
      </w:r>
      <w:r>
        <w:t xml:space="preserve"> framework will invoke the controller's Put method with a framework-provided </w:t>
      </w:r>
      <w:proofErr w:type="spellStart"/>
      <w:r w:rsidRPr="003F2AEF">
        <w:rPr>
          <w:rStyle w:val="CodeInline"/>
        </w:rPr>
        <w:t>HttpRequestMessage</w:t>
      </w:r>
      <w:proofErr w:type="spellEnd"/>
      <w:r>
        <w:t xml:space="preserve"> as the request parameter, 123 as the id, and a category object parsed from the message body as the category.</w:t>
      </w:r>
      <w:r w:rsidRPr="00130755">
        <w:t xml:space="preserve"> This is quite amazing because</w:t>
      </w:r>
      <w:r>
        <w:t xml:space="preserve"> </w:t>
      </w:r>
      <w:r w:rsidRPr="00130755">
        <w:t>you don’t need to do any special parsing of the JSON or XML content</w:t>
      </w:r>
      <w:r>
        <w:t>; the framework does it for you</w:t>
      </w:r>
      <w:r w:rsidRPr="00130755">
        <w:t xml:space="preserve">. Nor do you need to define any data contracts, as would normally be </w:t>
      </w:r>
      <w:r>
        <w:t xml:space="preserve">required </w:t>
      </w:r>
      <w:r w:rsidRPr="00130755">
        <w:t>in a WCF-based service. In line with the more recent trend towards “convention over configuration,” it just works!</w:t>
      </w:r>
      <w:r>
        <w:t xml:space="preserve"> And as we discussed in Chapter 2, this lack of strict client-server contract is also a foundational principle with the </w:t>
      </w:r>
      <w:proofErr w:type="spellStart"/>
      <w:r>
        <w:t>RESTful</w:t>
      </w:r>
      <w:proofErr w:type="spellEnd"/>
      <w:r>
        <w:t xml:space="preserve"> architecture.</w:t>
      </w:r>
    </w:p>
    <w:p w14:paraId="14010C37" w14:textId="77777777" w:rsidR="00FA2706" w:rsidRDefault="00FA2706" w:rsidP="00566F04">
      <w:pPr>
        <w:pStyle w:val="Heading2"/>
      </w:pPr>
      <w:bookmarkStart w:id="294" w:name="_Toc390713964"/>
      <w:r>
        <w:t>Attribute-Based Routing</w:t>
      </w:r>
      <w:bookmarkEnd w:id="294"/>
    </w:p>
    <w:p w14:paraId="073E5D45" w14:textId="4688AD9B" w:rsidR="00FA2706" w:rsidDel="00AF7330" w:rsidRDefault="00FA2706" w:rsidP="00566F04">
      <w:pPr>
        <w:pStyle w:val="BodyTextFirst"/>
        <w:rPr>
          <w:del w:id="295" w:author="Brian Wortman" w:date="2014-06-16T20:12:00Z"/>
        </w:rPr>
      </w:pPr>
      <w:r>
        <w:t>While certainly powerful, the convention-based routing</w:t>
      </w:r>
      <w:r w:rsidR="00CD7080" w:rsidRPr="00130755">
        <w:fldChar w:fldCharType="begin"/>
      </w:r>
      <w:r w:rsidRPr="00130755">
        <w:instrText xml:space="preserve"> XE "Controller activation:object argument" </w:instrText>
      </w:r>
      <w:r w:rsidR="00CD7080" w:rsidRPr="00130755">
        <w:fldChar w:fldCharType="end"/>
      </w:r>
      <w:r>
        <w:t xml:space="preserve"> in ASP.NET Web API version 1 had some limitations. For example, let's say we needed to support the </w:t>
      </w:r>
      <w:del w:id="296" w:author="Brian Wortman" w:date="2014-06-16T18:25:00Z">
        <w:r w:rsidDel="009E4718">
          <w:delText>following</w:delText>
        </w:r>
      </w:del>
      <w:ins w:id="297" w:author="Brian Wortman" w:date="2014-06-16T18:24:00Z">
        <w:r w:rsidR="009E4718">
          <w:t>operations shown in Table 5-2</w:t>
        </w:r>
      </w:ins>
      <w:commentRangeStart w:id="298"/>
      <w:commentRangeStart w:id="299"/>
      <w:r>
        <w:t>:</w:t>
      </w:r>
      <w:commentRangeEnd w:id="298"/>
      <w:r w:rsidR="00091D13">
        <w:rPr>
          <w:rStyle w:val="CommentReference"/>
          <w:rFonts w:ascii="Times" w:hAnsi="Times" w:cstheme="minorBidi"/>
        </w:rPr>
        <w:commentReference w:id="298"/>
      </w:r>
      <w:commentRangeEnd w:id="299"/>
      <w:r w:rsidR="009E4718">
        <w:rPr>
          <w:rStyle w:val="CommentReference"/>
          <w:rFonts w:ascii="Times" w:hAnsi="Times" w:cstheme="minorBidi"/>
        </w:rPr>
        <w:commentReference w:id="299"/>
      </w:r>
    </w:p>
    <w:p w14:paraId="7E8CD7E2" w14:textId="77777777" w:rsidR="00FA2706" w:rsidRDefault="00FA2706" w:rsidP="00AF7330">
      <w:pPr>
        <w:pStyle w:val="BodyTextFirst"/>
        <w:pPrChange w:id="300" w:author="Brian Wortman" w:date="2014-06-16T20:12:00Z">
          <w:pPr>
            <w:pStyle w:val="BodyText"/>
          </w:pPr>
        </w:pPrChange>
      </w:pPr>
    </w:p>
    <w:p w14:paraId="7C4305AA" w14:textId="77777777" w:rsidR="00FA2706" w:rsidRDefault="00FA2706" w:rsidP="009732B5">
      <w:pPr>
        <w:pStyle w:val="TableCaption"/>
      </w:pPr>
      <w:r>
        <w:t>Table 5-2. URLs, Verbs, and Controller Methods for Attribute-based Routing Example</w:t>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0"/>
        <w:gridCol w:w="914"/>
        <w:gridCol w:w="3044"/>
      </w:tblGrid>
      <w:tr w:rsidR="00FA2706" w:rsidRPr="003F6319" w14:paraId="5A01734D"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323D41AC" w14:textId="77777777" w:rsidR="00FA2706" w:rsidRPr="00130755" w:rsidRDefault="00FA2706" w:rsidP="00566F04">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730D2126" w14:textId="77777777" w:rsidR="00FA2706" w:rsidRPr="00130755" w:rsidRDefault="00FA2706" w:rsidP="00566F04">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59BD9B73" w14:textId="77777777" w:rsidR="00FA2706" w:rsidRPr="00130755" w:rsidRDefault="00FA2706" w:rsidP="00566F04">
            <w:pPr>
              <w:pStyle w:val="TableHead"/>
            </w:pPr>
            <w:r w:rsidRPr="00130755">
              <w:t>Controller Method</w:t>
            </w:r>
          </w:p>
        </w:tc>
      </w:tr>
      <w:tr w:rsidR="00FA2706" w:rsidRPr="003F6319" w14:paraId="70D7EA03"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04B139BA" w14:textId="77777777" w:rsidR="00FA2706" w:rsidRPr="003F2AEF" w:rsidRDefault="00FA2706" w:rsidP="00566F04">
            <w:pPr>
              <w:pStyle w:val="TableText"/>
              <w:rPr>
                <w:rStyle w:val="CodeInline"/>
              </w:rPr>
            </w:pPr>
            <w:r w:rsidRPr="00BC40DE">
              <w:rPr>
                <w:rStyle w:val="CodeInline"/>
              </w:rPr>
              <w:t>/</w:t>
            </w:r>
            <w:proofErr w:type="spellStart"/>
            <w:r w:rsidRPr="00BC40DE">
              <w:rPr>
                <w:rStyle w:val="CodeInline"/>
              </w:rPr>
              <w:t>api</w:t>
            </w:r>
            <w:proofErr w:type="spellEnd"/>
            <w:r w:rsidRPr="00BC40DE">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1E004580" w14:textId="77777777"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0B770A6F" w14:textId="77777777" w:rsidR="00FA2706" w:rsidRPr="00BC40DE" w:rsidRDefault="00FA2706" w:rsidP="00566F04">
            <w:pPr>
              <w:pStyle w:val="TableText"/>
              <w:rPr>
                <w:rStyle w:val="CodeInline"/>
              </w:rPr>
            </w:pPr>
            <w:r w:rsidRPr="00BC40DE">
              <w:rPr>
                <w:rStyle w:val="CodeInline"/>
              </w:rPr>
              <w:t>Get(long id)</w:t>
            </w:r>
          </w:p>
        </w:tc>
      </w:tr>
      <w:tr w:rsidR="00FA2706" w:rsidRPr="003F6319" w14:paraId="566B1FF3"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26395CF1" w14:textId="77777777" w:rsidR="00FA2706" w:rsidRPr="003F2AEF" w:rsidRDefault="00FA2706" w:rsidP="00566F04">
            <w:pPr>
              <w:pStyle w:val="TableText"/>
              <w:rPr>
                <w:rStyle w:val="CodeInline"/>
              </w:rPr>
            </w:pPr>
            <w:r w:rsidRPr="00BC40DE">
              <w:rPr>
                <w:rStyle w:val="CodeInline"/>
              </w:rPr>
              <w:t>/</w:t>
            </w:r>
            <w:proofErr w:type="spellStart"/>
            <w:r w:rsidRPr="00BC40DE">
              <w:rPr>
                <w:rStyle w:val="CodeInline"/>
              </w:rPr>
              <w:t>api</w:t>
            </w:r>
            <w:proofErr w:type="spellEnd"/>
            <w:r w:rsidRPr="00BC40DE">
              <w:rPr>
                <w:rStyle w:val="CodeInline"/>
              </w:rPr>
              <w:t>/tasks/</w:t>
            </w:r>
            <w:proofErr w:type="spellStart"/>
            <w:r w:rsidRPr="00BC40DE">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01AF5A1A" w14:textId="77777777"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3F205509" w14:textId="77777777" w:rsidR="00FA2706" w:rsidRPr="00BC40DE" w:rsidRDefault="00FA2706" w:rsidP="00566F04">
            <w:pPr>
              <w:pStyle w:val="TableText"/>
              <w:rPr>
                <w:rStyle w:val="CodeInline"/>
              </w:rPr>
            </w:pPr>
            <w:r w:rsidRPr="00BC40DE">
              <w:rPr>
                <w:rStyle w:val="CodeInline"/>
              </w:rPr>
              <w:t xml:space="preserve">Get(string </w:t>
            </w:r>
            <w:proofErr w:type="spellStart"/>
            <w:r w:rsidRPr="00BC40DE">
              <w:rPr>
                <w:rStyle w:val="CodeInline"/>
              </w:rPr>
              <w:t>taskNum</w:t>
            </w:r>
            <w:proofErr w:type="spellEnd"/>
            <w:r w:rsidRPr="00BC40DE">
              <w:rPr>
                <w:rStyle w:val="CodeInline"/>
              </w:rPr>
              <w:t>)</w:t>
            </w:r>
          </w:p>
        </w:tc>
      </w:tr>
    </w:tbl>
    <w:p w14:paraId="66B58A69" w14:textId="77777777" w:rsidR="00FA2706" w:rsidRDefault="00FA2706" w:rsidP="009732B5">
      <w:pPr>
        <w:pStyle w:val="BodyText"/>
      </w:pPr>
      <w:r>
        <w:t>Here's the controller implementation:</w:t>
      </w:r>
    </w:p>
    <w:p w14:paraId="5D8BD5E1" w14:textId="77777777" w:rsidR="00FA2706" w:rsidRPr="008B515F" w:rsidRDefault="00FA2706" w:rsidP="00566F04">
      <w:pPr>
        <w:pStyle w:val="Code"/>
      </w:pPr>
      <w:r w:rsidRPr="008B515F">
        <w:t>public class TasksController : ApiController</w:t>
      </w:r>
    </w:p>
    <w:p w14:paraId="5898FC9E" w14:textId="77777777" w:rsidR="00FA2706" w:rsidRPr="008B515F" w:rsidRDefault="00FA2706" w:rsidP="00566F04">
      <w:pPr>
        <w:pStyle w:val="Code"/>
      </w:pPr>
      <w:r w:rsidRPr="008B515F">
        <w:t>{</w:t>
      </w:r>
    </w:p>
    <w:p w14:paraId="0020181D" w14:textId="77777777" w:rsidR="00FA2706" w:rsidRPr="008B515F" w:rsidRDefault="00FA2706" w:rsidP="00566F04">
      <w:pPr>
        <w:pStyle w:val="Code"/>
      </w:pPr>
      <w:r w:rsidRPr="008B515F">
        <w:t xml:space="preserve">    public string Get(int id)</w:t>
      </w:r>
    </w:p>
    <w:p w14:paraId="6A49B46C" w14:textId="77777777" w:rsidR="00FA2706" w:rsidRPr="008B515F" w:rsidRDefault="00FA2706" w:rsidP="00566F04">
      <w:pPr>
        <w:pStyle w:val="Code"/>
      </w:pPr>
      <w:r w:rsidRPr="008B515F">
        <w:t xml:space="preserve">    {</w:t>
      </w:r>
    </w:p>
    <w:p w14:paraId="289B93AA" w14:textId="77777777" w:rsidR="00FA2706" w:rsidRPr="008B515F" w:rsidRDefault="00FA2706" w:rsidP="00566F04">
      <w:pPr>
        <w:pStyle w:val="Code"/>
      </w:pPr>
      <w:r w:rsidRPr="008B515F">
        <w:lastRenderedPageBreak/>
        <w:t xml:space="preserve">        return "In the Get(int id) overload, id = " + id;</w:t>
      </w:r>
    </w:p>
    <w:p w14:paraId="737CAF5B" w14:textId="77777777" w:rsidR="00FA2706" w:rsidRPr="008B515F" w:rsidRDefault="00FA2706" w:rsidP="00566F04">
      <w:pPr>
        <w:pStyle w:val="Code"/>
      </w:pPr>
      <w:r w:rsidRPr="008B515F">
        <w:t xml:space="preserve">    }</w:t>
      </w:r>
    </w:p>
    <w:p w14:paraId="116024A8" w14:textId="77777777" w:rsidR="00FA2706" w:rsidRPr="008B515F" w:rsidRDefault="00FA2706" w:rsidP="00566F04">
      <w:pPr>
        <w:pStyle w:val="Code"/>
      </w:pPr>
    </w:p>
    <w:p w14:paraId="306AF868" w14:textId="77777777" w:rsidR="00FA2706" w:rsidRPr="008B515F" w:rsidRDefault="00FA2706" w:rsidP="00566F04">
      <w:pPr>
        <w:pStyle w:val="Code"/>
      </w:pPr>
      <w:r w:rsidRPr="008B515F">
        <w:t xml:space="preserve">    public string Get(string taskNum)</w:t>
      </w:r>
    </w:p>
    <w:p w14:paraId="12C86A2D" w14:textId="77777777" w:rsidR="00FA2706" w:rsidRPr="008B515F" w:rsidRDefault="00FA2706" w:rsidP="00566F04">
      <w:pPr>
        <w:pStyle w:val="Code"/>
      </w:pPr>
      <w:r w:rsidRPr="008B515F">
        <w:t xml:space="preserve">    {</w:t>
      </w:r>
    </w:p>
    <w:p w14:paraId="2D9E0343" w14:textId="77777777" w:rsidR="00FA2706" w:rsidRPr="008B515F" w:rsidRDefault="00FA2706" w:rsidP="00566F04">
      <w:pPr>
        <w:pStyle w:val="Code"/>
      </w:pPr>
      <w:r w:rsidRPr="008B515F">
        <w:t xml:space="preserve">        return "In the Get(string taskNum) overload, taskNum = " + taskNum;</w:t>
      </w:r>
    </w:p>
    <w:p w14:paraId="21EFDCAF" w14:textId="77777777" w:rsidR="00FA2706" w:rsidRPr="008B515F" w:rsidRDefault="00FA2706" w:rsidP="00566F04">
      <w:pPr>
        <w:pStyle w:val="Code"/>
      </w:pPr>
      <w:r w:rsidRPr="008B515F">
        <w:t xml:space="preserve">    }</w:t>
      </w:r>
    </w:p>
    <w:p w14:paraId="09F1FA06" w14:textId="77777777" w:rsidR="00FA2706" w:rsidRDefault="00FA2706" w:rsidP="00566F04">
      <w:pPr>
        <w:pStyle w:val="Code"/>
      </w:pPr>
      <w:r w:rsidRPr="008B515F">
        <w:t>}</w:t>
      </w:r>
    </w:p>
    <w:p w14:paraId="2311607E" w14:textId="77777777" w:rsidR="00FA2706" w:rsidRDefault="00FA2706" w:rsidP="00AF7330">
      <w:pPr>
        <w:pStyle w:val="BodyTextCont"/>
        <w:pPrChange w:id="301" w:author="Brian Wortman" w:date="2014-06-16T20:12:00Z">
          <w:pPr>
            <w:pStyle w:val="BodyText"/>
          </w:pPr>
        </w:pPrChange>
      </w:pPr>
      <w:r>
        <w:t xml:space="preserve">If convention-based routing were the only option we'd be out of luck. The framework picks the first action method based on the route and verb, and it ignores other method overloads that would be more appropriate based on the parameter's data type. To illustrate, here are some [excerpted] HTTP message requests and responses captured using Fiddler, a popular </w:t>
      </w:r>
      <w:r w:rsidRPr="00E811A3">
        <w:t xml:space="preserve">web debugging proxy </w:t>
      </w:r>
      <w:r>
        <w:t>(</w:t>
      </w:r>
      <w:r w:rsidRPr="00E811A3">
        <w:t>that you can download from</w:t>
      </w:r>
      <w:r>
        <w:t xml:space="preserve"> </w:t>
      </w:r>
      <w:r w:rsidRPr="00DC77E1">
        <w:rPr>
          <w:rStyle w:val="CodeInline"/>
        </w:rPr>
        <w:t>http://www.telerik.com/fiddler</w:t>
      </w:r>
      <w:r>
        <w:rPr>
          <w:rStyle w:val="CodeInline"/>
        </w:rPr>
        <w:t>)</w:t>
      </w:r>
      <w:r>
        <w:t>:</w:t>
      </w:r>
    </w:p>
    <w:p w14:paraId="6CAF90F8" w14:textId="77777777" w:rsidR="00FA2706" w:rsidRDefault="00FA2706" w:rsidP="00566F04">
      <w:pPr>
        <w:pStyle w:val="CodeCaption"/>
      </w:pPr>
      <w:r>
        <w:t>Request #1</w:t>
      </w:r>
    </w:p>
    <w:p w14:paraId="26597A13" w14:textId="77777777" w:rsidR="00FA2706" w:rsidRPr="00FE3171" w:rsidRDefault="00FA2706" w:rsidP="00566F04">
      <w:pPr>
        <w:pStyle w:val="Code"/>
      </w:pPr>
      <w:r w:rsidRPr="00FE3171">
        <w:t>GET http://localhost:50101/api/tasks/123 HTTP/1.1</w:t>
      </w:r>
    </w:p>
    <w:p w14:paraId="51ACE7AB" w14:textId="77777777" w:rsidR="00FA2706" w:rsidRDefault="00FA2706" w:rsidP="00566F04">
      <w:pPr>
        <w:pStyle w:val="CodeCaption"/>
      </w:pPr>
      <w:r>
        <w:t>Response #1</w:t>
      </w:r>
    </w:p>
    <w:p w14:paraId="714070DF" w14:textId="77777777" w:rsidR="00FA2706" w:rsidRPr="00FE3171" w:rsidRDefault="00FA2706" w:rsidP="00566F04">
      <w:pPr>
        <w:pStyle w:val="Code"/>
      </w:pPr>
      <w:r w:rsidRPr="00FE3171">
        <w:t>HTTP/1.1 200 OK</w:t>
      </w:r>
    </w:p>
    <w:p w14:paraId="50370E7A" w14:textId="77777777" w:rsidR="00FA2706" w:rsidRDefault="00FA2706" w:rsidP="00566F04">
      <w:pPr>
        <w:pStyle w:val="Code"/>
      </w:pPr>
      <w:r w:rsidRPr="00FE3171">
        <w:t>"In the Get(int id) overload, id = 123"</w:t>
      </w:r>
    </w:p>
    <w:p w14:paraId="6B3334B6" w14:textId="77777777" w:rsidR="00FA2706" w:rsidRDefault="00FA2706" w:rsidP="00566F04">
      <w:pPr>
        <w:pStyle w:val="CodeCaption"/>
      </w:pPr>
      <w:r>
        <w:t>Request #2</w:t>
      </w:r>
    </w:p>
    <w:p w14:paraId="267A1484" w14:textId="77777777" w:rsidR="00FA2706" w:rsidRPr="00FE3171" w:rsidRDefault="00FA2706" w:rsidP="00566F04">
      <w:pPr>
        <w:pStyle w:val="Code"/>
      </w:pPr>
      <w:r w:rsidRPr="00FE3171">
        <w:t>GET http://localhost:50101/api/tasks/abc HTTP/1.1</w:t>
      </w:r>
    </w:p>
    <w:p w14:paraId="3471E319" w14:textId="77777777" w:rsidR="00FA2706" w:rsidRDefault="00FA2706" w:rsidP="00566F04">
      <w:pPr>
        <w:pStyle w:val="CodeCaption"/>
      </w:pPr>
      <w:r>
        <w:t>Response #2</w:t>
      </w:r>
    </w:p>
    <w:p w14:paraId="1021F314" w14:textId="77777777" w:rsidR="00FA2706" w:rsidRPr="00FE3171" w:rsidRDefault="00FA2706" w:rsidP="00566F04">
      <w:pPr>
        <w:pStyle w:val="Code"/>
      </w:pPr>
      <w:r w:rsidRPr="00FE3171">
        <w:t>HTTP/1.1 400 Bad Request</w:t>
      </w:r>
    </w:p>
    <w:p w14:paraId="0176F433" w14:textId="77777777" w:rsidR="00FA2706" w:rsidRPr="00FE3171" w:rsidRDefault="00FA2706" w:rsidP="00566F04">
      <w:pPr>
        <w:pStyle w:val="Code"/>
      </w:pPr>
      <w:r w:rsidRPr="00FE3171">
        <w:t>{"Message":"The request is invalid.","MessageDetail":"The parameters dictionary contains a null entry</w:t>
      </w:r>
      <w:r>
        <w:t>…</w:t>
      </w:r>
    </w:p>
    <w:p w14:paraId="4B830944" w14:textId="77777777" w:rsidR="00FA2706" w:rsidRDefault="00FA2706" w:rsidP="00AF7330">
      <w:pPr>
        <w:pStyle w:val="BodyTextCont"/>
        <w:pPrChange w:id="302" w:author="Brian Wortman" w:date="2014-06-16T20:12:00Z">
          <w:pPr>
            <w:pStyle w:val="BodyText"/>
          </w:pPr>
        </w:pPrChange>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configured route, so that the controller appears as follows:</w:t>
      </w:r>
    </w:p>
    <w:p w14:paraId="7D074D24" w14:textId="77777777" w:rsidR="00FA2706" w:rsidRPr="00820DAE" w:rsidRDefault="00FA2706" w:rsidP="00566F04">
      <w:pPr>
        <w:pStyle w:val="Code"/>
      </w:pPr>
      <w:r w:rsidRPr="00820DAE">
        <w:t>public class TasksController : ApiController</w:t>
      </w:r>
    </w:p>
    <w:p w14:paraId="1C2768C6" w14:textId="77777777" w:rsidR="00FA2706" w:rsidRPr="00820DAE" w:rsidRDefault="00FA2706" w:rsidP="00566F04">
      <w:pPr>
        <w:pStyle w:val="Code"/>
      </w:pPr>
      <w:r w:rsidRPr="00820DAE">
        <w:t>{</w:t>
      </w:r>
    </w:p>
    <w:p w14:paraId="2EEB2FCC" w14:textId="77777777" w:rsidR="00FA2706" w:rsidRPr="00820DAE" w:rsidRDefault="00FA2706" w:rsidP="00566F04">
      <w:pPr>
        <w:pStyle w:val="Code"/>
      </w:pPr>
      <w:r w:rsidRPr="00820DAE">
        <w:t xml:space="preserve">   public string Get(int id)</w:t>
      </w:r>
    </w:p>
    <w:p w14:paraId="0F9583F9" w14:textId="77777777" w:rsidR="00FA2706" w:rsidRPr="00820DAE" w:rsidRDefault="00FA2706" w:rsidP="00566F04">
      <w:pPr>
        <w:pStyle w:val="Code"/>
      </w:pPr>
      <w:r w:rsidRPr="00820DAE">
        <w:t xml:space="preserve">   {</w:t>
      </w:r>
    </w:p>
    <w:p w14:paraId="75F49948" w14:textId="77777777" w:rsidR="00FA2706" w:rsidRPr="00820DAE" w:rsidRDefault="00FA2706" w:rsidP="00566F04">
      <w:pPr>
        <w:pStyle w:val="Code"/>
      </w:pPr>
      <w:r w:rsidRPr="00820DAE">
        <w:t xml:space="preserve">       return "In the Get(int id) method, id = " + id;</w:t>
      </w:r>
    </w:p>
    <w:p w14:paraId="43A95757" w14:textId="77777777" w:rsidR="00FA2706" w:rsidRPr="00820DAE" w:rsidRDefault="00FA2706" w:rsidP="00566F04">
      <w:pPr>
        <w:pStyle w:val="Code"/>
      </w:pPr>
      <w:r w:rsidRPr="00820DAE">
        <w:t xml:space="preserve">   }</w:t>
      </w:r>
    </w:p>
    <w:p w14:paraId="52888BEE" w14:textId="77777777" w:rsidR="00FA2706" w:rsidRPr="00820DAE" w:rsidRDefault="00FA2706" w:rsidP="00566F04">
      <w:pPr>
        <w:pStyle w:val="Code"/>
      </w:pPr>
    </w:p>
    <w:p w14:paraId="5B6D15CE" w14:textId="77777777" w:rsidR="00FA2706" w:rsidRPr="00820DAE" w:rsidRDefault="00FA2706" w:rsidP="00566F04">
      <w:pPr>
        <w:pStyle w:val="Code"/>
      </w:pPr>
      <w:r w:rsidRPr="00820DAE">
        <w:t xml:space="preserve">   public string Get(string id)</w:t>
      </w:r>
    </w:p>
    <w:p w14:paraId="02EA72B4" w14:textId="77777777" w:rsidR="00FA2706" w:rsidRPr="00820DAE" w:rsidRDefault="00FA2706" w:rsidP="00566F04">
      <w:pPr>
        <w:pStyle w:val="Code"/>
      </w:pPr>
      <w:r w:rsidRPr="00820DAE">
        <w:t xml:space="preserve">   {</w:t>
      </w:r>
    </w:p>
    <w:p w14:paraId="773F2852" w14:textId="77777777" w:rsidR="00FA2706" w:rsidRPr="00820DAE" w:rsidRDefault="00FA2706" w:rsidP="00566F04">
      <w:pPr>
        <w:pStyle w:val="Code"/>
      </w:pPr>
      <w:r w:rsidRPr="00820DAE">
        <w:t xml:space="preserve">       return "In the Get(string id) method, id = " + id;</w:t>
      </w:r>
    </w:p>
    <w:p w14:paraId="4CFAD630" w14:textId="77777777" w:rsidR="00FA2706" w:rsidRPr="00820DAE" w:rsidRDefault="00FA2706" w:rsidP="00566F04">
      <w:pPr>
        <w:pStyle w:val="Code"/>
      </w:pPr>
      <w:r w:rsidRPr="00820DAE">
        <w:t xml:space="preserve">   }</w:t>
      </w:r>
    </w:p>
    <w:p w14:paraId="4DF7DEB5" w14:textId="77777777" w:rsidR="00FA2706" w:rsidRDefault="00FA2706" w:rsidP="00566F04">
      <w:pPr>
        <w:pStyle w:val="Code"/>
      </w:pPr>
      <w:r w:rsidRPr="00820DAE">
        <w:t>}</w:t>
      </w:r>
    </w:p>
    <w:p w14:paraId="3927957A" w14:textId="77777777" w:rsidR="00FA2706" w:rsidRDefault="00FA2706" w:rsidP="00AF7330">
      <w:pPr>
        <w:pStyle w:val="BodyTextCont"/>
        <w:pPrChange w:id="303" w:author="Brian Wortman" w:date="2014-06-16T20:12:00Z">
          <w:pPr>
            <w:pStyle w:val="BodyText"/>
          </w:pPr>
        </w:pPrChange>
      </w:pPr>
      <w:r>
        <w:lastRenderedPageBreak/>
        <w:t>So now we've not only compromised some of the semantic meaning in our business domain by renaming "</w:t>
      </w:r>
      <w:proofErr w:type="spellStart"/>
      <w:r>
        <w:t>taskNum</w:t>
      </w:r>
      <w:proofErr w:type="spellEnd"/>
      <w:r>
        <w:t>" to "id" (in this example they are distinct concepts), but we've also put ourselves in a situation where we have multiple actions matching the configured route. By not taking the parameter types on the methods into account, the framework has no way to determine which route is correct; therefore, it just gives up and responds with an internal server error:</w:t>
      </w:r>
    </w:p>
    <w:p w14:paraId="3E9E4D5A" w14:textId="77777777" w:rsidR="00FA2706" w:rsidRPr="00820DAE" w:rsidRDefault="00FA2706" w:rsidP="00566F04">
      <w:pPr>
        <w:pStyle w:val="Code"/>
      </w:pPr>
      <w:r w:rsidRPr="00820DAE">
        <w:t>HTTP/1.1 500 Internal Server Error</w:t>
      </w:r>
    </w:p>
    <w:p w14:paraId="5A0A3BFA" w14:textId="77777777" w:rsidR="00FA2706" w:rsidRPr="00820DAE" w:rsidRDefault="00FA2706" w:rsidP="00566F04">
      <w:pPr>
        <w:pStyle w:val="Code"/>
      </w:pPr>
      <w:r w:rsidRPr="00820DAE">
        <w:t xml:space="preserve">{"Message":"An error has occurred.","ExceptionMessage":"Multiple actions were found that match the request: </w:t>
      </w:r>
      <w:r>
        <w:t>…</w:t>
      </w:r>
    </w:p>
    <w:p w14:paraId="55ABCE32" w14:textId="77777777" w:rsidR="00FA2706" w:rsidRDefault="00FA2706" w:rsidP="00AF7330">
      <w:pPr>
        <w:pStyle w:val="BodyTextCont"/>
        <w:pPrChange w:id="304" w:author="Brian Wortman" w:date="2014-06-16T20:12:00Z">
          <w:pPr>
            <w:pStyle w:val="BodyText"/>
          </w:pPr>
        </w:pPrChange>
      </w:pPr>
      <w:r>
        <w:t>The good news is that attribute-based routing is now available, and it solves this and many other routing problems. It is enabled by default for ASP.NET Web API 2 applications. Let's take a look at the controller code and those same HTTP messages when attribute-based routing is used.</w:t>
      </w:r>
    </w:p>
    <w:p w14:paraId="3B122EFA" w14:textId="77777777" w:rsidR="00FA2706" w:rsidRDefault="00FA2706" w:rsidP="00AF7330">
      <w:pPr>
        <w:pStyle w:val="BodyTextCont"/>
        <w:pPrChange w:id="305" w:author="Brian Wortman" w:date="2014-06-16T20:12:00Z">
          <w:pPr>
            <w:pStyle w:val="BodyText"/>
          </w:pPr>
        </w:pPrChange>
      </w:pPr>
      <w:r>
        <w:t xml:space="preserve">First, the controller code. Note the </w:t>
      </w:r>
      <w:r w:rsidRPr="003F2AEF">
        <w:rPr>
          <w:rStyle w:val="CodeInline"/>
        </w:rPr>
        <w:t>Route</w:t>
      </w:r>
      <w:r>
        <w:t xml:space="preserve"> attributes over the methods. Not only do they specify the path to be matched against the URL, but they also contain constraints describing the action parameters. This enables the framework to make a more informed action method selection:</w:t>
      </w:r>
    </w:p>
    <w:p w14:paraId="43A10C5B" w14:textId="77777777" w:rsidR="00FA2706" w:rsidRPr="006332A7" w:rsidRDefault="00FA2706" w:rsidP="00566F04">
      <w:pPr>
        <w:pStyle w:val="Code"/>
      </w:pPr>
      <w:r w:rsidRPr="006332A7">
        <w:t>public class TasksController : ApiController</w:t>
      </w:r>
    </w:p>
    <w:p w14:paraId="1463C93E" w14:textId="77777777" w:rsidR="00FA2706" w:rsidRPr="006332A7" w:rsidRDefault="00FA2706" w:rsidP="00566F04">
      <w:pPr>
        <w:pStyle w:val="Code"/>
      </w:pPr>
      <w:r w:rsidRPr="006332A7">
        <w:t>{</w:t>
      </w:r>
    </w:p>
    <w:p w14:paraId="532BFC41" w14:textId="77777777" w:rsidR="00FA2706" w:rsidRPr="006332A7" w:rsidRDefault="00FA2706" w:rsidP="00566F04">
      <w:pPr>
        <w:pStyle w:val="Code"/>
      </w:pPr>
      <w:r w:rsidRPr="006332A7">
        <w:t xml:space="preserve">    [Route("api/tasks/{id:int}")]</w:t>
      </w:r>
    </w:p>
    <w:p w14:paraId="5979344F" w14:textId="77777777" w:rsidR="00FA2706" w:rsidRPr="006332A7" w:rsidRDefault="00FA2706" w:rsidP="00566F04">
      <w:pPr>
        <w:pStyle w:val="Code"/>
      </w:pPr>
      <w:r w:rsidRPr="006332A7">
        <w:t xml:space="preserve">    public string Get(int id)</w:t>
      </w:r>
    </w:p>
    <w:p w14:paraId="19D8ADB8" w14:textId="77777777" w:rsidR="00FA2706" w:rsidRPr="006332A7" w:rsidRDefault="00FA2706" w:rsidP="00566F04">
      <w:pPr>
        <w:pStyle w:val="Code"/>
      </w:pPr>
      <w:r w:rsidRPr="006332A7">
        <w:t xml:space="preserve">    {</w:t>
      </w:r>
    </w:p>
    <w:p w14:paraId="288D185A" w14:textId="77777777" w:rsidR="00FA2706" w:rsidRPr="006332A7" w:rsidRDefault="00FA2706" w:rsidP="00566F04">
      <w:pPr>
        <w:pStyle w:val="Code"/>
      </w:pPr>
      <w:r w:rsidRPr="006332A7">
        <w:t xml:space="preserve">        return "In the Get(int id) overload, id = " + id;</w:t>
      </w:r>
    </w:p>
    <w:p w14:paraId="47EC0A7D" w14:textId="77777777" w:rsidR="00FA2706" w:rsidRPr="006332A7" w:rsidRDefault="00FA2706" w:rsidP="00566F04">
      <w:pPr>
        <w:pStyle w:val="Code"/>
      </w:pPr>
      <w:r w:rsidRPr="006332A7">
        <w:t xml:space="preserve">    }</w:t>
      </w:r>
    </w:p>
    <w:p w14:paraId="455B366D" w14:textId="77777777" w:rsidR="00FA2706" w:rsidRPr="006332A7" w:rsidRDefault="00FA2706" w:rsidP="00566F04">
      <w:pPr>
        <w:pStyle w:val="Code"/>
      </w:pPr>
    </w:p>
    <w:p w14:paraId="5743C558" w14:textId="77777777" w:rsidR="00FA2706" w:rsidRPr="006332A7" w:rsidRDefault="00FA2706" w:rsidP="00566F04">
      <w:pPr>
        <w:pStyle w:val="Code"/>
      </w:pPr>
      <w:r w:rsidRPr="006332A7">
        <w:t xml:space="preserve">    [Route("api/tasks/{tasknum:alpha}")]</w:t>
      </w:r>
    </w:p>
    <w:p w14:paraId="5DF6A153" w14:textId="77777777" w:rsidR="00FA2706" w:rsidRPr="006332A7" w:rsidRDefault="00FA2706" w:rsidP="00566F04">
      <w:pPr>
        <w:pStyle w:val="Code"/>
      </w:pPr>
      <w:r w:rsidRPr="006332A7">
        <w:t xml:space="preserve">    public string Get(string taskNum)</w:t>
      </w:r>
    </w:p>
    <w:p w14:paraId="5997DD9E" w14:textId="77777777" w:rsidR="00FA2706" w:rsidRPr="006332A7" w:rsidRDefault="00FA2706" w:rsidP="00566F04">
      <w:pPr>
        <w:pStyle w:val="Code"/>
      </w:pPr>
      <w:r w:rsidRPr="006332A7">
        <w:t xml:space="preserve">    {</w:t>
      </w:r>
    </w:p>
    <w:p w14:paraId="321DE8E4" w14:textId="77777777" w:rsidR="00FA2706" w:rsidRPr="006332A7" w:rsidRDefault="00FA2706" w:rsidP="00566F04">
      <w:pPr>
        <w:pStyle w:val="Code"/>
      </w:pPr>
      <w:r w:rsidRPr="006332A7">
        <w:t xml:space="preserve">        return "In the Get(string taskNum) overload, taskNum = " + taskNum;</w:t>
      </w:r>
    </w:p>
    <w:p w14:paraId="407C3B49" w14:textId="77777777" w:rsidR="00FA2706" w:rsidRPr="006332A7" w:rsidRDefault="00FA2706" w:rsidP="00566F04">
      <w:pPr>
        <w:pStyle w:val="Code"/>
      </w:pPr>
      <w:r w:rsidRPr="006332A7">
        <w:t xml:space="preserve">    }</w:t>
      </w:r>
    </w:p>
    <w:p w14:paraId="78FB2BCB" w14:textId="77777777" w:rsidR="00FA2706" w:rsidRDefault="00FA2706" w:rsidP="00566F04">
      <w:pPr>
        <w:pStyle w:val="Code"/>
      </w:pPr>
      <w:r w:rsidRPr="006332A7">
        <w:t>}</w:t>
      </w:r>
    </w:p>
    <w:p w14:paraId="56CC0780" w14:textId="77777777" w:rsidR="00FA2706" w:rsidRDefault="00FA2706" w:rsidP="00566F04">
      <w:pPr>
        <w:pStyle w:val="CodeCaption"/>
      </w:pPr>
      <w:r>
        <w:t>Request #1</w:t>
      </w:r>
    </w:p>
    <w:p w14:paraId="6C48A3F9" w14:textId="77777777" w:rsidR="00FA2706" w:rsidRPr="00FE3171" w:rsidRDefault="00FA2706" w:rsidP="00566F04">
      <w:pPr>
        <w:pStyle w:val="Code"/>
      </w:pPr>
      <w:r w:rsidRPr="00FE3171">
        <w:t>GET http://localhost:50101/api/tasks/123 HTTP/1.1</w:t>
      </w:r>
    </w:p>
    <w:p w14:paraId="39C76591" w14:textId="77777777" w:rsidR="00FA2706" w:rsidRDefault="00FA2706" w:rsidP="00566F04">
      <w:pPr>
        <w:pStyle w:val="CodeCaption"/>
      </w:pPr>
      <w:r>
        <w:t>Response #1</w:t>
      </w:r>
    </w:p>
    <w:p w14:paraId="31904AE9" w14:textId="77777777" w:rsidR="00FA2706" w:rsidRPr="00FE3171" w:rsidRDefault="00FA2706" w:rsidP="00566F04">
      <w:pPr>
        <w:pStyle w:val="Code"/>
      </w:pPr>
      <w:r w:rsidRPr="00FE3171">
        <w:t>HTTP/1.1 200 OK</w:t>
      </w:r>
    </w:p>
    <w:p w14:paraId="0796A151" w14:textId="77777777" w:rsidR="00FA2706" w:rsidRDefault="00FA2706" w:rsidP="00566F04">
      <w:pPr>
        <w:pStyle w:val="Code"/>
      </w:pPr>
      <w:r w:rsidRPr="00FE3171">
        <w:t>"In the Get(int id) overload, id = 123"</w:t>
      </w:r>
    </w:p>
    <w:p w14:paraId="38B75DA5" w14:textId="77777777" w:rsidR="00FA2706" w:rsidRDefault="00FA2706" w:rsidP="00566F04">
      <w:pPr>
        <w:pStyle w:val="CodeCaption"/>
      </w:pPr>
      <w:r>
        <w:t>Request #2</w:t>
      </w:r>
    </w:p>
    <w:p w14:paraId="6D9045C6" w14:textId="77777777" w:rsidR="00FA2706" w:rsidRPr="00FE3171" w:rsidRDefault="00FA2706" w:rsidP="00566F04">
      <w:pPr>
        <w:pStyle w:val="Code"/>
      </w:pPr>
      <w:r w:rsidRPr="00FE3171">
        <w:t>GET http://localhost:50101/api/tasks/abc HTTP/1.1</w:t>
      </w:r>
    </w:p>
    <w:p w14:paraId="52D1BE08" w14:textId="77777777" w:rsidR="00FA2706" w:rsidRDefault="00FA2706" w:rsidP="00566F04">
      <w:pPr>
        <w:pStyle w:val="CodeCaption"/>
      </w:pPr>
      <w:r>
        <w:t>Response #2</w:t>
      </w:r>
    </w:p>
    <w:p w14:paraId="5374118C" w14:textId="77777777" w:rsidR="00FA2706" w:rsidRPr="00B26B64" w:rsidRDefault="00FA2706" w:rsidP="00566F04">
      <w:pPr>
        <w:pStyle w:val="Code"/>
      </w:pPr>
      <w:r w:rsidRPr="00B26B64">
        <w:t>HTTP/1.1 200 OK</w:t>
      </w:r>
    </w:p>
    <w:p w14:paraId="26D1FD21" w14:textId="77777777" w:rsidR="00FA2706" w:rsidRDefault="00FA2706" w:rsidP="00566F04">
      <w:pPr>
        <w:pStyle w:val="Code"/>
      </w:pPr>
      <w:r w:rsidRPr="00B26B64">
        <w:t>"In the Get(string taskNum) overload, taskNum = abc"</w:t>
      </w:r>
    </w:p>
    <w:p w14:paraId="60E8A996" w14:textId="77777777" w:rsidR="00FA2706" w:rsidRDefault="00FA2706" w:rsidP="00AF7330">
      <w:pPr>
        <w:pStyle w:val="BodyTextCont"/>
        <w:pPrChange w:id="306" w:author="Brian Wortman" w:date="2014-06-16T20:12:00Z">
          <w:pPr>
            <w:pStyle w:val="BodyText"/>
          </w:pPr>
        </w:pPrChange>
      </w:pPr>
      <w:r>
        <w:lastRenderedPageBreak/>
        <w:t xml:space="preserve">That certainly looks better! With that victory behind us, we're now ready to dive into a much more complex example. Let's look at a controller that uses the ASP.NET Web API's </w:t>
      </w:r>
      <w:proofErr w:type="spellStart"/>
      <w:r w:rsidRPr="003F2AEF">
        <w:rPr>
          <w:rStyle w:val="CodeInline"/>
        </w:rPr>
        <w:t>RoutePrefixAttribute</w:t>
      </w:r>
      <w:proofErr w:type="spellEnd"/>
      <w:r>
        <w:t xml:space="preserve"> and a mix of attribute-based and convention-based routing. We'll also add a new convention-based route so that we can avoid conflating "</w:t>
      </w:r>
      <w:proofErr w:type="spellStart"/>
      <w:r>
        <w:t>taskNum</w:t>
      </w:r>
      <w:proofErr w:type="spellEnd"/>
      <w:r>
        <w:t>" and "id".</w:t>
      </w:r>
    </w:p>
    <w:p w14:paraId="58BECE16" w14:textId="77777777" w:rsidR="00FA2706" w:rsidRDefault="00FA2706" w:rsidP="00AF7330">
      <w:pPr>
        <w:pStyle w:val="BodyTextCont"/>
        <w:pPrChange w:id="307" w:author="Brian Wortman" w:date="2014-06-16T20:12:00Z">
          <w:pPr>
            <w:pStyle w:val="BodyText"/>
          </w:pPr>
        </w:pPrChange>
      </w:pPr>
      <w:r>
        <w:t xml:space="preserve">First, the convention-based route configuration, this time showing the entire </w:t>
      </w:r>
      <w:proofErr w:type="spellStart"/>
      <w:r w:rsidRPr="0079080E">
        <w:rPr>
          <w:rStyle w:val="CodeInline"/>
        </w:rPr>
        <w:t>WebApiConfig</w:t>
      </w:r>
      <w:proofErr w:type="spellEnd"/>
      <w:r w:rsidRPr="00B54CA3">
        <w:rPr>
          <w:rStyle w:val="CodeInline"/>
        </w:rPr>
        <w:t xml:space="preserve"> class</w:t>
      </w:r>
      <w:r w:rsidRPr="004C367C">
        <w:rPr>
          <w:rStyle w:val="CodeInline"/>
        </w:rPr>
        <w:t xml:space="preserve"> (note the new</w:t>
      </w:r>
      <w:r>
        <w:rPr>
          <w:rStyle w:val="CodeInline"/>
        </w:rPr>
        <w:t xml:space="preserve"> </w:t>
      </w:r>
      <w:proofErr w:type="spellStart"/>
      <w:r w:rsidRPr="005203C8">
        <w:rPr>
          <w:rStyle w:val="CodeInline"/>
        </w:rPr>
        <w:t>FindByTaskNumberRoute</w:t>
      </w:r>
      <w:proofErr w:type="spellEnd"/>
      <w:r>
        <w:t xml:space="preserve"> route</w:t>
      </w:r>
      <w:r>
        <w:rPr>
          <w:rStyle w:val="CodeInline"/>
        </w:rPr>
        <w:t>)</w:t>
      </w:r>
      <w:r>
        <w:t>:</w:t>
      </w:r>
    </w:p>
    <w:p w14:paraId="2AF4FFBB" w14:textId="77777777" w:rsidR="00FA2706" w:rsidRPr="005551D5" w:rsidRDefault="00FA2706" w:rsidP="00566F04">
      <w:pPr>
        <w:pStyle w:val="Code"/>
      </w:pPr>
      <w:r w:rsidRPr="005551D5">
        <w:t>public static class WebApiConfig</w:t>
      </w:r>
    </w:p>
    <w:p w14:paraId="14036554" w14:textId="77777777" w:rsidR="00FA2706" w:rsidRPr="005551D5" w:rsidRDefault="00FA2706" w:rsidP="00566F04">
      <w:pPr>
        <w:pStyle w:val="Code"/>
      </w:pPr>
      <w:r w:rsidRPr="005551D5">
        <w:t>{</w:t>
      </w:r>
    </w:p>
    <w:p w14:paraId="61530A6D" w14:textId="77777777" w:rsidR="00FA2706" w:rsidRPr="005551D5" w:rsidRDefault="00FA2706" w:rsidP="00566F04">
      <w:pPr>
        <w:pStyle w:val="Code"/>
      </w:pPr>
      <w:r w:rsidRPr="005551D5">
        <w:t xml:space="preserve">    public static void Register(HttpConfiguration config)</w:t>
      </w:r>
    </w:p>
    <w:p w14:paraId="49C3D94E" w14:textId="77777777" w:rsidR="00FA2706" w:rsidRPr="005551D5" w:rsidRDefault="00FA2706" w:rsidP="00566F04">
      <w:pPr>
        <w:pStyle w:val="Code"/>
      </w:pPr>
      <w:r w:rsidRPr="005551D5">
        <w:t xml:space="preserve">    {</w:t>
      </w:r>
    </w:p>
    <w:p w14:paraId="797459C7" w14:textId="77777777" w:rsidR="00FA2706" w:rsidRPr="005551D5" w:rsidRDefault="00FA2706" w:rsidP="00566F04">
      <w:pPr>
        <w:pStyle w:val="Code"/>
      </w:pPr>
      <w:r w:rsidRPr="005551D5">
        <w:t xml:space="preserve">        // Enables attribute-based routing</w:t>
      </w:r>
    </w:p>
    <w:p w14:paraId="7FA51C54" w14:textId="77777777" w:rsidR="00FA2706" w:rsidRPr="005551D5" w:rsidRDefault="00FA2706" w:rsidP="00566F04">
      <w:pPr>
        <w:pStyle w:val="Code"/>
      </w:pPr>
      <w:r w:rsidRPr="005551D5">
        <w:t xml:space="preserve">        config.MapHttpAttributeRoutes();</w:t>
      </w:r>
    </w:p>
    <w:p w14:paraId="7C3CB83A" w14:textId="77777777" w:rsidR="00FA2706" w:rsidRPr="005551D5" w:rsidRDefault="00FA2706" w:rsidP="00566F04">
      <w:pPr>
        <w:pStyle w:val="Code"/>
      </w:pPr>
    </w:p>
    <w:p w14:paraId="407470B2" w14:textId="77777777" w:rsidR="00FA2706" w:rsidRPr="005551D5" w:rsidRDefault="00FA2706" w:rsidP="00566F04">
      <w:pPr>
        <w:pStyle w:val="Code"/>
      </w:pPr>
      <w:r w:rsidRPr="005551D5">
        <w:t xml:space="preserve">        // Matches route with the taskNum parameter</w:t>
      </w:r>
    </w:p>
    <w:p w14:paraId="4E143E98" w14:textId="77777777" w:rsidR="00FA2706" w:rsidRPr="005551D5" w:rsidRDefault="00FA2706" w:rsidP="00566F04">
      <w:pPr>
        <w:pStyle w:val="Code"/>
      </w:pPr>
      <w:r w:rsidRPr="005551D5">
        <w:t xml:space="preserve">        config.Routes.MapHttpRoute(</w:t>
      </w:r>
    </w:p>
    <w:p w14:paraId="79B23691" w14:textId="77777777" w:rsidR="00FA2706" w:rsidRPr="005551D5" w:rsidRDefault="00FA2706" w:rsidP="00566F04">
      <w:pPr>
        <w:pStyle w:val="Code"/>
      </w:pPr>
      <w:r w:rsidRPr="005551D5">
        <w:t xml:space="preserve">            name: "FindByTaskNumberRoute",</w:t>
      </w:r>
    </w:p>
    <w:p w14:paraId="44E4415A" w14:textId="77777777" w:rsidR="00FA2706" w:rsidRPr="005551D5" w:rsidRDefault="00FA2706" w:rsidP="00566F04">
      <w:pPr>
        <w:pStyle w:val="Code"/>
      </w:pPr>
      <w:r w:rsidRPr="005551D5">
        <w:t xml:space="preserve">            routeTemplate: "api/{controller}/{taskNum}",</w:t>
      </w:r>
    </w:p>
    <w:p w14:paraId="03ABEA19" w14:textId="77777777" w:rsidR="00FA2706" w:rsidRPr="005551D5" w:rsidRDefault="00FA2706" w:rsidP="00566F04">
      <w:pPr>
        <w:pStyle w:val="Code"/>
      </w:pPr>
      <w:r w:rsidRPr="005551D5">
        <w:t xml:space="preserve">            defaults: new { taskNum = RouteParameter.Optional }</w:t>
      </w:r>
    </w:p>
    <w:p w14:paraId="754070BC" w14:textId="77777777" w:rsidR="00FA2706" w:rsidRPr="005551D5" w:rsidRDefault="00FA2706" w:rsidP="00566F04">
      <w:pPr>
        <w:pStyle w:val="Code"/>
      </w:pPr>
      <w:r w:rsidRPr="005551D5">
        <w:t xml:space="preserve">        );</w:t>
      </w:r>
    </w:p>
    <w:p w14:paraId="4431CA37" w14:textId="77777777" w:rsidR="00FA2706" w:rsidRPr="005551D5" w:rsidRDefault="00FA2706" w:rsidP="00566F04">
      <w:pPr>
        <w:pStyle w:val="Code"/>
      </w:pPr>
    </w:p>
    <w:p w14:paraId="45278BCD" w14:textId="77777777" w:rsidR="00FA2706" w:rsidRPr="005551D5" w:rsidRDefault="00FA2706" w:rsidP="00566F04">
      <w:pPr>
        <w:pStyle w:val="Code"/>
      </w:pPr>
      <w:r w:rsidRPr="005551D5">
        <w:t xml:space="preserve">        // Default catch-all</w:t>
      </w:r>
    </w:p>
    <w:p w14:paraId="192B1FED" w14:textId="77777777" w:rsidR="00FA2706" w:rsidRPr="005551D5" w:rsidRDefault="00FA2706" w:rsidP="00566F04">
      <w:pPr>
        <w:pStyle w:val="Code"/>
      </w:pPr>
      <w:r w:rsidRPr="005551D5">
        <w:t xml:space="preserve">        config.Routes.MapHttpRoute(</w:t>
      </w:r>
    </w:p>
    <w:p w14:paraId="26748285" w14:textId="77777777" w:rsidR="00FA2706" w:rsidRPr="005551D5" w:rsidRDefault="00FA2706" w:rsidP="00566F04">
      <w:pPr>
        <w:pStyle w:val="Code"/>
      </w:pPr>
      <w:r w:rsidRPr="005551D5">
        <w:t xml:space="preserve">            name: "DefaultApi",</w:t>
      </w:r>
    </w:p>
    <w:p w14:paraId="5EBFDD5D" w14:textId="77777777" w:rsidR="00FA2706" w:rsidRPr="005551D5" w:rsidRDefault="00FA2706" w:rsidP="00566F04">
      <w:pPr>
        <w:pStyle w:val="Code"/>
      </w:pPr>
      <w:r w:rsidRPr="005551D5">
        <w:t xml:space="preserve">            routeTemplate: "api/{controller}/{id}",</w:t>
      </w:r>
    </w:p>
    <w:p w14:paraId="019C29B5" w14:textId="77777777" w:rsidR="00FA2706" w:rsidRPr="005551D5" w:rsidRDefault="00FA2706" w:rsidP="00566F04">
      <w:pPr>
        <w:pStyle w:val="Code"/>
      </w:pPr>
      <w:r w:rsidRPr="005551D5">
        <w:t xml:space="preserve">            defaults: new { id = RouteParameter.Optional }</w:t>
      </w:r>
    </w:p>
    <w:p w14:paraId="5EF8ADF7" w14:textId="77777777" w:rsidR="00FA2706" w:rsidRPr="005551D5" w:rsidRDefault="00FA2706" w:rsidP="00566F04">
      <w:pPr>
        <w:pStyle w:val="Code"/>
      </w:pPr>
      <w:r w:rsidRPr="005551D5">
        <w:t xml:space="preserve">        );</w:t>
      </w:r>
    </w:p>
    <w:p w14:paraId="0536B2D4" w14:textId="77777777" w:rsidR="00FA2706" w:rsidRPr="005551D5" w:rsidRDefault="00FA2706" w:rsidP="00566F04">
      <w:pPr>
        <w:pStyle w:val="Code"/>
      </w:pPr>
      <w:r w:rsidRPr="005551D5">
        <w:t xml:space="preserve">    }</w:t>
      </w:r>
    </w:p>
    <w:p w14:paraId="1E7722A5" w14:textId="77777777" w:rsidR="00FA2706" w:rsidRDefault="00FA2706" w:rsidP="00566F04">
      <w:pPr>
        <w:pStyle w:val="Code"/>
      </w:pPr>
      <w:r w:rsidRPr="005551D5">
        <w:t>}</w:t>
      </w:r>
    </w:p>
    <w:p w14:paraId="5B78CD2F" w14:textId="77777777" w:rsidR="00FA2706" w:rsidRDefault="00FA2706" w:rsidP="00AF7330">
      <w:pPr>
        <w:pStyle w:val="BodyTextCont"/>
        <w:pPrChange w:id="308" w:author="Brian Wortman" w:date="2014-06-16T20:13:00Z">
          <w:pPr>
            <w:pStyle w:val="BodyText"/>
          </w:pPr>
        </w:pPrChange>
      </w:pPr>
      <w:r>
        <w:t>And next, the controller class:</w:t>
      </w:r>
    </w:p>
    <w:p w14:paraId="44647B96" w14:textId="77777777" w:rsidR="00FA2706" w:rsidRPr="005551D5" w:rsidRDefault="00FA2706" w:rsidP="00566F04">
      <w:pPr>
        <w:pStyle w:val="Code"/>
      </w:pPr>
      <w:r w:rsidRPr="005551D5">
        <w:t>[RoutePrefixAttribute("api/employeeTasks")]</w:t>
      </w:r>
    </w:p>
    <w:p w14:paraId="5DE5F877" w14:textId="77777777" w:rsidR="00FA2706" w:rsidRPr="005551D5" w:rsidRDefault="00FA2706" w:rsidP="00566F04">
      <w:pPr>
        <w:pStyle w:val="Code"/>
      </w:pPr>
      <w:r w:rsidRPr="005551D5">
        <w:t>public class TasksController : ApiController</w:t>
      </w:r>
    </w:p>
    <w:p w14:paraId="5A79D84D" w14:textId="77777777" w:rsidR="00FA2706" w:rsidRPr="005551D5" w:rsidRDefault="00FA2706" w:rsidP="00566F04">
      <w:pPr>
        <w:pStyle w:val="Code"/>
      </w:pPr>
      <w:r w:rsidRPr="005551D5">
        <w:t>{</w:t>
      </w:r>
    </w:p>
    <w:p w14:paraId="0F6BF178" w14:textId="77777777" w:rsidR="00FA2706" w:rsidRPr="005551D5" w:rsidRDefault="00FA2706" w:rsidP="00566F04">
      <w:pPr>
        <w:pStyle w:val="Code"/>
      </w:pPr>
      <w:r w:rsidRPr="005551D5">
        <w:t xml:space="preserve">   [Route("{id:int:max(100)}")]</w:t>
      </w:r>
    </w:p>
    <w:p w14:paraId="3B1B46DC" w14:textId="77777777" w:rsidR="00FA2706" w:rsidRPr="005551D5" w:rsidRDefault="00FA2706" w:rsidP="00566F04">
      <w:pPr>
        <w:pStyle w:val="Code"/>
      </w:pPr>
      <w:r w:rsidRPr="005551D5">
        <w:t xml:space="preserve">   public string GetTaskWithAMaxIdOf100(int id)</w:t>
      </w:r>
    </w:p>
    <w:p w14:paraId="207A3D97" w14:textId="77777777" w:rsidR="00FA2706" w:rsidRPr="005551D5" w:rsidRDefault="00FA2706" w:rsidP="00566F04">
      <w:pPr>
        <w:pStyle w:val="Code"/>
      </w:pPr>
      <w:r w:rsidRPr="005551D5">
        <w:t xml:space="preserve">   {</w:t>
      </w:r>
    </w:p>
    <w:p w14:paraId="0C999144" w14:textId="77777777" w:rsidR="00FA2706" w:rsidRPr="005551D5" w:rsidRDefault="00FA2706" w:rsidP="00566F04">
      <w:pPr>
        <w:pStyle w:val="Code"/>
      </w:pPr>
      <w:r w:rsidRPr="005551D5">
        <w:t xml:space="preserve">       return "In the GetTaskWithAMaxIdOf100(int id) method, id = " + id;</w:t>
      </w:r>
    </w:p>
    <w:p w14:paraId="7A669526" w14:textId="77777777" w:rsidR="00FA2706" w:rsidRPr="005551D5" w:rsidRDefault="00FA2706" w:rsidP="00566F04">
      <w:pPr>
        <w:pStyle w:val="Code"/>
      </w:pPr>
      <w:r w:rsidRPr="005551D5">
        <w:t xml:space="preserve">   }</w:t>
      </w:r>
    </w:p>
    <w:p w14:paraId="4C74BC87" w14:textId="77777777" w:rsidR="00FA2706" w:rsidRPr="005551D5" w:rsidRDefault="00FA2706" w:rsidP="00566F04">
      <w:pPr>
        <w:pStyle w:val="Code"/>
      </w:pPr>
    </w:p>
    <w:p w14:paraId="35716C46" w14:textId="77777777" w:rsidR="00FA2706" w:rsidRPr="005551D5" w:rsidRDefault="00FA2706" w:rsidP="00566F04">
      <w:pPr>
        <w:pStyle w:val="Code"/>
      </w:pPr>
      <w:r w:rsidRPr="005551D5">
        <w:t xml:space="preserve">   [Route("{id:int:min(101)}")]</w:t>
      </w:r>
    </w:p>
    <w:p w14:paraId="5B537C1D" w14:textId="77777777" w:rsidR="00FA2706" w:rsidRPr="005551D5" w:rsidRDefault="00FA2706" w:rsidP="00566F04">
      <w:pPr>
        <w:pStyle w:val="Code"/>
      </w:pPr>
      <w:r w:rsidRPr="005551D5">
        <w:t xml:space="preserve">   [HttpGet]</w:t>
      </w:r>
    </w:p>
    <w:p w14:paraId="2CCD57B4" w14:textId="77777777" w:rsidR="00FA2706" w:rsidRPr="005551D5" w:rsidRDefault="00FA2706" w:rsidP="00566F04">
      <w:pPr>
        <w:pStyle w:val="Code"/>
      </w:pPr>
      <w:r w:rsidRPr="005551D5">
        <w:t xml:space="preserve">   public string FindTaskWithAMinIdOf101(int id)</w:t>
      </w:r>
    </w:p>
    <w:p w14:paraId="5CAA4ED5" w14:textId="77777777" w:rsidR="00FA2706" w:rsidRPr="005551D5" w:rsidRDefault="00FA2706" w:rsidP="00566F04">
      <w:pPr>
        <w:pStyle w:val="Code"/>
      </w:pPr>
      <w:r w:rsidRPr="005551D5">
        <w:t xml:space="preserve">   {</w:t>
      </w:r>
    </w:p>
    <w:p w14:paraId="0C9F354C" w14:textId="77777777" w:rsidR="00FA2706" w:rsidRPr="005551D5" w:rsidRDefault="00FA2706" w:rsidP="00566F04">
      <w:pPr>
        <w:pStyle w:val="Code"/>
      </w:pPr>
      <w:r w:rsidRPr="005551D5">
        <w:t xml:space="preserve">       return "In the FindTaskWithAMinIdOf101(int id) method, id = " + id;</w:t>
      </w:r>
    </w:p>
    <w:p w14:paraId="52CC5802" w14:textId="77777777" w:rsidR="00FA2706" w:rsidRPr="005551D5" w:rsidRDefault="00FA2706" w:rsidP="00566F04">
      <w:pPr>
        <w:pStyle w:val="Code"/>
      </w:pPr>
      <w:r w:rsidRPr="005551D5">
        <w:t xml:space="preserve">   }</w:t>
      </w:r>
    </w:p>
    <w:p w14:paraId="045935CC" w14:textId="77777777" w:rsidR="00FA2706" w:rsidRPr="005551D5" w:rsidRDefault="00FA2706" w:rsidP="00566F04">
      <w:pPr>
        <w:pStyle w:val="Code"/>
      </w:pPr>
    </w:p>
    <w:p w14:paraId="6D718A41" w14:textId="77777777" w:rsidR="00FA2706" w:rsidRPr="005551D5" w:rsidRDefault="00FA2706" w:rsidP="00566F04">
      <w:pPr>
        <w:pStyle w:val="Code"/>
      </w:pPr>
      <w:r w:rsidRPr="005551D5">
        <w:t xml:space="preserve">   public string Get(string taskNum)</w:t>
      </w:r>
    </w:p>
    <w:p w14:paraId="37D1D3D4" w14:textId="77777777" w:rsidR="00FA2706" w:rsidRPr="005551D5" w:rsidRDefault="00FA2706" w:rsidP="00566F04">
      <w:pPr>
        <w:pStyle w:val="Code"/>
      </w:pPr>
      <w:r w:rsidRPr="005551D5">
        <w:t xml:space="preserve">   {</w:t>
      </w:r>
    </w:p>
    <w:p w14:paraId="07B83B5E" w14:textId="77777777" w:rsidR="00FA2706" w:rsidRPr="005551D5" w:rsidRDefault="00FA2706" w:rsidP="00566F04">
      <w:pPr>
        <w:pStyle w:val="Code"/>
      </w:pPr>
      <w:r w:rsidRPr="005551D5">
        <w:t xml:space="preserve">       return "In the Get(string taskNum) method, taskNum = " + taskNum;</w:t>
      </w:r>
    </w:p>
    <w:p w14:paraId="41CA4656" w14:textId="77777777" w:rsidR="00FA2706" w:rsidRPr="005551D5" w:rsidRDefault="00FA2706" w:rsidP="00566F04">
      <w:pPr>
        <w:pStyle w:val="Code"/>
      </w:pPr>
      <w:r w:rsidRPr="005551D5">
        <w:t xml:space="preserve">   }</w:t>
      </w:r>
    </w:p>
    <w:p w14:paraId="07F92C22" w14:textId="77777777" w:rsidR="00FA2706" w:rsidRDefault="00FA2706" w:rsidP="00566F04">
      <w:pPr>
        <w:pStyle w:val="Code"/>
      </w:pPr>
      <w:r w:rsidRPr="005551D5">
        <w:t>}</w:t>
      </w:r>
    </w:p>
    <w:p w14:paraId="7D1ED47D" w14:textId="77777777" w:rsidR="00FA2706" w:rsidRDefault="00FA2706" w:rsidP="00AF7330">
      <w:pPr>
        <w:pStyle w:val="BodyTextCont"/>
        <w:pPrChange w:id="309" w:author="Brian Wortman" w:date="2014-06-16T20:13:00Z">
          <w:pPr>
            <w:pStyle w:val="BodyText"/>
          </w:pPr>
        </w:pPrChange>
      </w:pPr>
      <w:r>
        <w:lastRenderedPageBreak/>
        <w:t>There are a lot of things happening here:</w:t>
      </w:r>
    </w:p>
    <w:p w14:paraId="22CAABD5" w14:textId="77777777" w:rsidR="00FA2706" w:rsidRDefault="00FA2706" w:rsidP="00AF7330">
      <w:pPr>
        <w:pStyle w:val="BodyTextCont"/>
        <w:pPrChange w:id="310" w:author="Brian Wortman" w:date="2014-06-16T20:13:00Z">
          <w:pPr>
            <w:pStyle w:val="BodyText"/>
          </w:pPr>
        </w:pPrChange>
      </w:pPr>
      <w:r>
        <w:t xml:space="preserve">First, the controller class' </w:t>
      </w:r>
      <w:proofErr w:type="spellStart"/>
      <w:r w:rsidRPr="003F2AEF">
        <w:rPr>
          <w:rStyle w:val="CodeInline"/>
        </w:rPr>
        <w:t>RoutePrefixAttribute</w:t>
      </w:r>
      <w:proofErr w:type="spellEnd"/>
      <w:r>
        <w:t xml:space="preserve"> is overriding the default behavior where the framework determines the 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as we've seen earlier, 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t xml:space="preserve"> for all methods except the non-attributed, convention-based Get method.</w:t>
      </w:r>
    </w:p>
    <w:p w14:paraId="542EDDEC" w14:textId="77777777" w:rsidR="00FA2706" w:rsidRDefault="00FA2706" w:rsidP="00AF7330">
      <w:pPr>
        <w:pStyle w:val="BodyTextCont"/>
        <w:pPrChange w:id="311" w:author="Brian Wortman" w:date="2014-06-16T20:13:00Z">
          <w:pPr>
            <w:pStyle w:val="BodyText"/>
          </w:pPr>
        </w:pPrChange>
      </w:pPr>
      <w:r>
        <w:t xml:space="preserve">Now look at the </w:t>
      </w:r>
      <w:r w:rsidRPr="00DC77E1">
        <w:rPr>
          <w:rStyle w:val="CodeInline"/>
        </w:rPr>
        <w:t>GetTaskWithAMaxIdOf100</w:t>
      </w:r>
      <w:r>
        <w:t xml:space="preserve"> method. The method name begins with Get, which is normal for controller action methods that implement GET requests. However, the </w:t>
      </w:r>
      <w:r w:rsidRPr="003F2AEF">
        <w:rPr>
          <w:rStyle w:val="CodeInline"/>
        </w:rPr>
        <w:t>Route</w:t>
      </w:r>
      <w:r>
        <w:t xml:space="preserve"> attribute contains a constraint limiting id to an integer with a maximum value of 100.</w:t>
      </w:r>
    </w:p>
    <w:p w14:paraId="250494E2" w14:textId="77777777" w:rsidR="00FA2706" w:rsidRDefault="00FA2706" w:rsidP="00AF7330">
      <w:pPr>
        <w:pStyle w:val="BodyTextCont"/>
        <w:pPrChange w:id="312" w:author="Brian Wortman" w:date="2014-06-16T20:13:00Z">
          <w:pPr>
            <w:pStyle w:val="BodyText"/>
          </w:pPr>
        </w:pPrChange>
      </w:pPr>
      <w:r>
        <w:t xml:space="preserve">The </w:t>
      </w:r>
      <w:r w:rsidRPr="003F2AEF">
        <w:rPr>
          <w:rStyle w:val="CodeInline"/>
        </w:rPr>
        <w:t>FindTaskWithAMinIdOf101</w:t>
      </w:r>
      <w:r>
        <w:t xml:space="preserve"> method is even more interesting. Note that the method name does not begin with Get (or any other HTTP method name for that matter), so we've added an </w:t>
      </w:r>
      <w:proofErr w:type="spellStart"/>
      <w:r w:rsidRPr="003F2AEF">
        <w:rPr>
          <w:rStyle w:val="CodeInline"/>
        </w:rPr>
        <w:t>HttpGet</w:t>
      </w:r>
      <w:proofErr w:type="spellEnd"/>
      <w:r>
        <w:t xml:space="preserve"> attribute to the method to inform the framework that this is an action method suitable for GET requests. Also note the </w:t>
      </w:r>
      <w:r w:rsidRPr="003F2AEF">
        <w:rPr>
          <w:rStyle w:val="CodeInline"/>
        </w:rPr>
        <w:t>Route</w:t>
      </w:r>
      <w:r>
        <w:t xml:space="preserve"> attribute contains a constraint limiting id to an integer with a minimum value of 101.</w:t>
      </w:r>
    </w:p>
    <w:p w14:paraId="3BD05607" w14:textId="77777777" w:rsidR="00FA2706" w:rsidRDefault="00FA2706" w:rsidP="00AF7330">
      <w:pPr>
        <w:pStyle w:val="BodyTextCont"/>
        <w:pPrChange w:id="313" w:author="Brian Wortman" w:date="2014-06-16T20:13:00Z">
          <w:pPr>
            <w:pStyle w:val="BodyText"/>
          </w:pPr>
        </w:pPrChange>
      </w:pPr>
      <w:r>
        <w:t xml:space="preserve">And last but not least, the </w:t>
      </w:r>
      <w:r w:rsidRPr="003F2AEF">
        <w:rPr>
          <w:rStyle w:val="CodeInline"/>
        </w:rPr>
        <w:t>Get</w:t>
      </w:r>
      <w:r>
        <w:t xml:space="preserve"> method. This is plain old vanilla, convention-based routing. But do note that we had to add the route named </w:t>
      </w:r>
      <w:proofErr w:type="spellStart"/>
      <w:r w:rsidRPr="003F2AEF">
        <w:rPr>
          <w:rStyle w:val="CodeInline"/>
        </w:rPr>
        <w:t>FindByTaskNumberRoute</w:t>
      </w:r>
      <w:proofErr w:type="spellEnd"/>
      <w:r>
        <w:t xml:space="preserve"> to the </w:t>
      </w:r>
      <w:proofErr w:type="spellStart"/>
      <w:r w:rsidRPr="003F2AEF">
        <w:rPr>
          <w:rStyle w:val="CodeInline"/>
        </w:rPr>
        <w:t>WebApiConfig</w:t>
      </w:r>
      <w:proofErr w:type="spellEnd"/>
      <w:r>
        <w:t xml:space="preserve"> class to enable the framework to match this action method with its nonstandard "</w:t>
      </w:r>
      <w:proofErr w:type="spellStart"/>
      <w:r>
        <w:t>taskNum</w:t>
      </w:r>
      <w:proofErr w:type="spellEnd"/>
      <w:r>
        <w:t>" parameter name.</w:t>
      </w:r>
    </w:p>
    <w:p w14:paraId="42811FA9" w14:textId="77777777" w:rsidR="00FA2706" w:rsidRDefault="00FA2706" w:rsidP="00AF7330">
      <w:pPr>
        <w:pStyle w:val="BodyTextCont"/>
        <w:pPrChange w:id="314" w:author="Brian Wortman" w:date="2014-06-16T20:13:00Z">
          <w:pPr>
            <w:pStyle w:val="BodyText"/>
          </w:pPr>
        </w:pPrChange>
      </w:pPr>
      <w:r>
        <w:t xml:space="preserve">We'll wrap up this section on routing by looking at the </w:t>
      </w:r>
      <w:r w:rsidRPr="00891A7A">
        <w:t>[excerpted] HTTP message requests and responses</w:t>
      </w:r>
      <w:r>
        <w:t xml:space="preserve">, </w:t>
      </w:r>
      <w:r w:rsidRPr="00891A7A">
        <w:t>captured using Fiddle</w:t>
      </w:r>
      <w:r>
        <w:t>r, with this highly-customized routing in place…</w:t>
      </w:r>
    </w:p>
    <w:p w14:paraId="6EA87D6B" w14:textId="77777777" w:rsidR="00FA2706" w:rsidRDefault="00FA2706" w:rsidP="00566F04">
      <w:pPr>
        <w:pStyle w:val="CodeCaption"/>
      </w:pPr>
      <w:r>
        <w:t>Request #1</w:t>
      </w:r>
    </w:p>
    <w:p w14:paraId="50E068B5" w14:textId="77777777" w:rsidR="00FA2706" w:rsidRPr="0014777F" w:rsidRDefault="00FA2706" w:rsidP="00566F04">
      <w:pPr>
        <w:pStyle w:val="Code"/>
      </w:pPr>
      <w:r w:rsidRPr="0014777F">
        <w:t>GET http://localhost:50101/api/employeeTasks/100 HTTP/1.1</w:t>
      </w:r>
    </w:p>
    <w:p w14:paraId="4C1DC4E4" w14:textId="77777777" w:rsidR="00FA2706" w:rsidRDefault="00FA2706" w:rsidP="00566F04">
      <w:pPr>
        <w:pStyle w:val="CodeCaption"/>
      </w:pPr>
      <w:r>
        <w:t>Response #1</w:t>
      </w:r>
    </w:p>
    <w:p w14:paraId="2D173034" w14:textId="77777777" w:rsidR="00FA2706" w:rsidRPr="0014777F" w:rsidRDefault="00FA2706" w:rsidP="00566F04">
      <w:pPr>
        <w:pStyle w:val="Code"/>
      </w:pPr>
      <w:r w:rsidRPr="0014777F">
        <w:t>HTTP/1.1 200 OK</w:t>
      </w:r>
    </w:p>
    <w:p w14:paraId="6DA0F867" w14:textId="77777777" w:rsidR="00FA2706" w:rsidRDefault="00FA2706" w:rsidP="00566F04">
      <w:pPr>
        <w:pStyle w:val="Code"/>
      </w:pPr>
      <w:r w:rsidRPr="0014777F">
        <w:t>"In the GetTaskWithAMaxIdOf100(int id) method, id = 100"</w:t>
      </w:r>
    </w:p>
    <w:p w14:paraId="53668C7D" w14:textId="77777777" w:rsidR="00FA2706" w:rsidRDefault="00FA2706" w:rsidP="00566F04">
      <w:pPr>
        <w:pStyle w:val="CodeCaption"/>
      </w:pPr>
      <w:r>
        <w:t>Request #2</w:t>
      </w:r>
    </w:p>
    <w:p w14:paraId="20288808" w14:textId="77777777" w:rsidR="00FA2706" w:rsidRDefault="00FA2706" w:rsidP="00566F04">
      <w:pPr>
        <w:pStyle w:val="Code"/>
      </w:pPr>
      <w:r w:rsidRPr="0017720D">
        <w:t>GET http://localhost:50101/api/employeeTasks/101 HTTP/1.1</w:t>
      </w:r>
    </w:p>
    <w:p w14:paraId="4DF74E9B" w14:textId="77777777" w:rsidR="00FA2706" w:rsidRDefault="00FA2706" w:rsidP="00566F04">
      <w:pPr>
        <w:pStyle w:val="CodeCaption"/>
      </w:pPr>
      <w:r>
        <w:t>Response #2</w:t>
      </w:r>
    </w:p>
    <w:p w14:paraId="238F76E3" w14:textId="77777777" w:rsidR="00FA2706" w:rsidRPr="0017720D" w:rsidRDefault="00FA2706" w:rsidP="00566F04">
      <w:pPr>
        <w:pStyle w:val="Code"/>
      </w:pPr>
      <w:r w:rsidRPr="0017720D">
        <w:t>HTTP/1.1 200 OK</w:t>
      </w:r>
    </w:p>
    <w:p w14:paraId="51D0AF7E" w14:textId="77777777" w:rsidR="00FA2706" w:rsidRDefault="00FA2706" w:rsidP="00566F04">
      <w:pPr>
        <w:pStyle w:val="Code"/>
      </w:pPr>
      <w:r w:rsidRPr="0017720D">
        <w:t>"In the FindTaskWithAMinIdOf101(int id) method, id = 101"</w:t>
      </w:r>
    </w:p>
    <w:p w14:paraId="4DE9441F" w14:textId="77777777" w:rsidR="00FA2706" w:rsidRDefault="00FA2706" w:rsidP="00566F04">
      <w:pPr>
        <w:pStyle w:val="CodeCaption"/>
      </w:pPr>
      <w:r>
        <w:t>Request #3</w:t>
      </w:r>
    </w:p>
    <w:p w14:paraId="08E740D1" w14:textId="77777777" w:rsidR="00FA2706" w:rsidRDefault="00FA2706" w:rsidP="00566F04">
      <w:pPr>
        <w:pStyle w:val="Code"/>
      </w:pPr>
      <w:r w:rsidRPr="0017720D">
        <w:t>GET http://localhost:50101/api/tasks/abc HTTP/1.1</w:t>
      </w:r>
    </w:p>
    <w:p w14:paraId="2AAE4674" w14:textId="77777777" w:rsidR="00FA2706" w:rsidRDefault="00FA2706" w:rsidP="00566F04">
      <w:pPr>
        <w:pStyle w:val="CodeCaption"/>
      </w:pPr>
      <w:r>
        <w:t>Response #3</w:t>
      </w:r>
    </w:p>
    <w:p w14:paraId="7AD19047" w14:textId="77777777" w:rsidR="00FA2706" w:rsidRPr="0017720D" w:rsidRDefault="00FA2706" w:rsidP="00566F04">
      <w:pPr>
        <w:pStyle w:val="Code"/>
      </w:pPr>
      <w:r w:rsidRPr="0017720D">
        <w:t>HTTP/1.1 200 OK</w:t>
      </w:r>
    </w:p>
    <w:p w14:paraId="5498E037" w14:textId="77777777" w:rsidR="00FA2706" w:rsidRDefault="00FA2706" w:rsidP="00566F04">
      <w:pPr>
        <w:pStyle w:val="Code"/>
      </w:pPr>
      <w:r w:rsidRPr="0017720D">
        <w:t>"In the Get(string taskNum) method, taskNum = abc"</w:t>
      </w:r>
    </w:p>
    <w:p w14:paraId="07DE7187" w14:textId="77777777" w:rsidR="00FA2706" w:rsidRDefault="00FA2706" w:rsidP="00DF359F">
      <w:pPr>
        <w:pStyle w:val="BodyTextCont"/>
        <w:pPrChange w:id="315" w:author="Brian Wortman" w:date="2014-06-16T20:13:00Z">
          <w:pPr>
            <w:pStyle w:val="BodyText"/>
          </w:pPr>
        </w:pPrChange>
      </w:pPr>
      <w:r>
        <w:lastRenderedPageBreak/>
        <w:t>Excellent! Just what we expected.</w:t>
      </w:r>
      <w:r w:rsidRPr="00EE135F">
        <w:t xml:space="preserve"> </w:t>
      </w:r>
      <w:r>
        <w:t xml:space="preserve">And though we've reconfigured paths, added constraints, and changed controller method names, we've been able to maintain the characteristics of a </w:t>
      </w:r>
      <w:proofErr w:type="spellStart"/>
      <w:r>
        <w:t>RESTful</w:t>
      </w:r>
      <w:proofErr w:type="spellEnd"/>
      <w:r>
        <w:t xml:space="preserve"> interface throughout the course of this little exercise</w:t>
      </w:r>
      <w:r w:rsidRPr="00EE135F">
        <w:t>.</w:t>
      </w:r>
    </w:p>
    <w:p w14:paraId="7BB60FD2" w14:textId="77777777" w:rsidR="00FA2706" w:rsidRDefault="00FA2706" w:rsidP="00DF359F">
      <w:pPr>
        <w:pStyle w:val="BodyTextCont"/>
        <w:pPrChange w:id="316" w:author="Brian Wortman" w:date="2014-06-16T20:13:00Z">
          <w:pPr>
            <w:pStyle w:val="BodyText"/>
          </w:pPr>
        </w:pPrChange>
      </w:pPr>
      <w:r>
        <w:t xml:space="preserve">At this point, we've touched on some of the main capabilities of attribute-based routing, and we know enough to move forward with our task service implementation. If you'd like to dive deeper, we recommend you visit the </w:t>
      </w:r>
      <w:r w:rsidRPr="00A4689C">
        <w:t>official Microsoft ASP.NET Web API sit</w:t>
      </w:r>
      <w:r>
        <w:t xml:space="preserve">e. There you'll find an excellent piece by Mike Wasson entitled </w:t>
      </w:r>
      <w:r w:rsidRPr="00A4689C">
        <w:t>Attribute Routing in Web API 2</w:t>
      </w:r>
      <w:r>
        <w:t>. Be sure to check it out!</w:t>
      </w:r>
    </w:p>
    <w:p w14:paraId="1289EBF2" w14:textId="77777777" w:rsidR="00FA2706" w:rsidRDefault="00FA2706" w:rsidP="00566F04">
      <w:pPr>
        <w:pStyle w:val="Heading1"/>
      </w:pPr>
      <w:bookmarkStart w:id="317" w:name="_Toc390713965"/>
      <w:r>
        <w:t>Versioning</w:t>
      </w:r>
      <w:bookmarkEnd w:id="317"/>
    </w:p>
    <w:p w14:paraId="502D51BE" w14:textId="77777777" w:rsidR="00FA2706" w:rsidRDefault="00FA2706" w:rsidP="00CD520A">
      <w:pPr>
        <w:pStyle w:val="BodyTextFirst"/>
      </w:pPr>
      <w:r>
        <w:t xml:space="preserve">In this section we are going to implement the first </w:t>
      </w:r>
      <w:r w:rsidRPr="00F31360">
        <w:t xml:space="preserve">controller action method </w:t>
      </w:r>
      <w:r>
        <w:t>in our task-management service. Before we start slinging code, though, we need to consider the API design we documented in Chapter 3. It is lacking an important feature; one that should be addressed before we "break ground". Security? Well, yes, but we're going to cover that later. Localization? Ok, yes, but let's assume that's not a requirement. How about versioning? Correct! And in case it's not totally obvious from the title of this section, we will create our first controller action method in a way that supports API versioning.</w:t>
      </w:r>
    </w:p>
    <w:p w14:paraId="75A5D404" w14:textId="77777777" w:rsidR="00FA2706" w:rsidRDefault="00FA2706" w:rsidP="00566F04">
      <w:pPr>
        <w:pStyle w:val="SideBarHead"/>
      </w:pPr>
      <w:r>
        <w:t>Implementation versus API Versioning</w:t>
      </w:r>
    </w:p>
    <w:p w14:paraId="75C3902A" w14:textId="77777777" w:rsidR="00FA2706" w:rsidRDefault="00FA2706" w:rsidP="00566F04">
      <w:pPr>
        <w:pStyle w:val="SideBarLast"/>
      </w:pPr>
      <w:r>
        <w:t xml:space="preserve">Note that in this section we aren't talking about assembly or DLL versioning. The versioning of assemblies relates more to changes within the underlying </w:t>
      </w:r>
      <w:proofErr w:type="spellStart"/>
      <w:r>
        <w:t>implemenation</w:t>
      </w:r>
      <w:proofErr w:type="spellEnd"/>
      <w:r>
        <w:t>. Rather, we are interested here in the versioning of the public API - i.e. the interface. As such, changes to a DLL don't necessarily require a change to the API's version. But changes to URL, or breaking changes to a resource type, would require a new API version.</w:t>
      </w:r>
    </w:p>
    <w:p w14:paraId="6A7E9F0E" w14:textId="77777777" w:rsidR="00FA2706" w:rsidRPr="00F54912" w:rsidRDefault="00FA2706" w:rsidP="009732B5">
      <w:pPr>
        <w:pStyle w:val="BodyText"/>
      </w:pPr>
      <w:r w:rsidRPr="00F54912">
        <w:t xml:space="preserve">Currently </w:t>
      </w:r>
      <w:r>
        <w:t xml:space="preserve">within the software community, </w:t>
      </w:r>
      <w:r w:rsidRPr="00F54912">
        <w:t xml:space="preserve">there are four basic approaches to versioning the </w:t>
      </w:r>
      <w:proofErr w:type="spellStart"/>
      <w:r w:rsidRPr="00F54912">
        <w:t>RESTful</w:t>
      </w:r>
      <w:proofErr w:type="spellEnd"/>
      <w:r w:rsidRPr="00F54912">
        <w:t xml:space="preserve"> way:</w:t>
      </w:r>
    </w:p>
    <w:p w14:paraId="16A8C969" w14:textId="77777777" w:rsidR="00FA2706" w:rsidRDefault="00FA2706" w:rsidP="00FA2706">
      <w:pPr>
        <w:pStyle w:val="NumList"/>
        <w:numPr>
          <w:ilvl w:val="0"/>
          <w:numId w:val="30"/>
        </w:numPr>
      </w:pPr>
      <w:r w:rsidRPr="00F54912">
        <w:t>URI Path.</w:t>
      </w:r>
    </w:p>
    <w:p w14:paraId="64437525" w14:textId="77777777" w:rsidR="00FA2706" w:rsidRPr="00F54912" w:rsidRDefault="00FA2706" w:rsidP="00FA2706">
      <w:pPr>
        <w:pStyle w:val="BulletSubList"/>
        <w:numPr>
          <w:ilvl w:val="0"/>
          <w:numId w:val="4"/>
        </w:numPr>
        <w:tabs>
          <w:tab w:val="clear" w:pos="792"/>
          <w:tab w:val="clear" w:pos="1080"/>
        </w:tabs>
        <w:spacing w:before="120"/>
        <w:ind w:left="1368"/>
      </w:pPr>
      <w:r w:rsidRPr="00DC77E1">
        <w:rPr>
          <w:rStyle w:val="CodeInline"/>
        </w:rPr>
        <w:t>http://api/v2/Tasks/{TaskId}</w:t>
      </w:r>
    </w:p>
    <w:p w14:paraId="0AF1E888" w14:textId="77777777" w:rsidR="00FA2706" w:rsidRDefault="00FA2706" w:rsidP="00FA2706">
      <w:pPr>
        <w:pStyle w:val="NumList"/>
        <w:numPr>
          <w:ilvl w:val="0"/>
          <w:numId w:val="30"/>
        </w:numPr>
      </w:pPr>
      <w:r w:rsidRPr="00F54912">
        <w:t>URI Parameter.</w:t>
      </w:r>
    </w:p>
    <w:p w14:paraId="7D7265F2" w14:textId="77777777" w:rsidR="00FA2706" w:rsidRPr="00F54912" w:rsidRDefault="00FA2706" w:rsidP="00FA2706">
      <w:pPr>
        <w:pStyle w:val="BulletSubList"/>
        <w:numPr>
          <w:ilvl w:val="0"/>
          <w:numId w:val="4"/>
        </w:numPr>
        <w:tabs>
          <w:tab w:val="clear" w:pos="792"/>
          <w:tab w:val="clear" w:pos="1080"/>
        </w:tabs>
        <w:spacing w:before="120"/>
        <w:ind w:left="1368"/>
      </w:pPr>
      <w:r w:rsidRPr="00DC77E1">
        <w:rPr>
          <w:rStyle w:val="CodeInline"/>
        </w:rPr>
        <w:t>http://api/Tasks/{TaskId}?v=2</w:t>
      </w:r>
    </w:p>
    <w:p w14:paraId="28BDEC20" w14:textId="77777777" w:rsidR="00FA2706" w:rsidRDefault="00FA2706" w:rsidP="00FA2706">
      <w:pPr>
        <w:pStyle w:val="NumList"/>
        <w:numPr>
          <w:ilvl w:val="0"/>
          <w:numId w:val="30"/>
        </w:numPr>
      </w:pPr>
      <w:r w:rsidRPr="00F54912">
        <w:t>Content Negotiation. This is done in the HTTP header.</w:t>
      </w:r>
    </w:p>
    <w:p w14:paraId="1918612B" w14:textId="77777777" w:rsidR="00FA2706" w:rsidRPr="00F54912" w:rsidRDefault="00FA2706" w:rsidP="00FA2706">
      <w:pPr>
        <w:pStyle w:val="BulletSubList"/>
        <w:numPr>
          <w:ilvl w:val="0"/>
          <w:numId w:val="4"/>
        </w:numPr>
        <w:tabs>
          <w:tab w:val="clear" w:pos="792"/>
          <w:tab w:val="clear" w:pos="1080"/>
        </w:tabs>
        <w:spacing w:before="120"/>
        <w:ind w:left="1368"/>
      </w:pPr>
      <w:r w:rsidRPr="00DC77E1">
        <w:rPr>
          <w:rStyle w:val="CodeInline"/>
        </w:rPr>
        <w:t>Content Type: application/vnd.taskManagerApp.v2.param.json</w:t>
      </w:r>
    </w:p>
    <w:p w14:paraId="5754646B" w14:textId="77777777" w:rsidR="00FA2706" w:rsidRDefault="00FA2706" w:rsidP="00FA2706">
      <w:pPr>
        <w:pStyle w:val="NumList"/>
        <w:numPr>
          <w:ilvl w:val="0"/>
          <w:numId w:val="30"/>
        </w:numPr>
      </w:pPr>
      <w:r w:rsidRPr="00200A8F">
        <w:t>Request Header. This is also done in the HTTP header.</w:t>
      </w:r>
    </w:p>
    <w:p w14:paraId="5B9D46BE" w14:textId="77777777" w:rsidR="00FA2706" w:rsidRPr="00DC77E1" w:rsidRDefault="00FA2706" w:rsidP="00FA2706">
      <w:pPr>
        <w:pStyle w:val="BulletSubList"/>
        <w:numPr>
          <w:ilvl w:val="0"/>
          <w:numId w:val="4"/>
        </w:numPr>
        <w:tabs>
          <w:tab w:val="clear" w:pos="792"/>
          <w:tab w:val="clear" w:pos="1080"/>
        </w:tabs>
        <w:spacing w:before="120"/>
        <w:ind w:left="1368"/>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3BAFDA1D" w14:textId="77777777" w:rsidR="00FA2706" w:rsidRDefault="00FA2706" w:rsidP="00DF359F">
      <w:pPr>
        <w:pStyle w:val="BodyTextCont"/>
        <w:pPrChange w:id="318" w:author="Brian Wortman" w:date="2014-06-16T20:14:00Z">
          <w:pPr>
            <w:pStyle w:val="BodyText"/>
          </w:pPr>
        </w:pPrChange>
      </w:pPr>
      <w:r>
        <w:t xml:space="preserve">Out there on the Web you can find passionate arguments for each of these, and even combinations of these, different approaches. We encourage you to research this on your own and determine what best fits your current project. However, for the sake of maintaining focus on the ASP.NET Web API we have decided to use the first option in our </w:t>
      </w:r>
      <w:r>
        <w:lastRenderedPageBreak/>
        <w:t xml:space="preserve">task-management service. We are </w:t>
      </w:r>
      <w:r w:rsidRPr="00BF0160">
        <w:t>combining API and content versioning</w:t>
      </w:r>
      <w:r>
        <w:t>, so</w:t>
      </w:r>
      <w:r w:rsidRPr="00BF0160">
        <w:t xml:space="preserve"> a change to the resource content (e.g., changing </w:t>
      </w:r>
      <w:r>
        <w:t>properties on a Web model class</w:t>
      </w:r>
      <w:r w:rsidRPr="00BF0160">
        <w:t>) constitutes a change to the API.</w:t>
      </w:r>
    </w:p>
    <w:p w14:paraId="644F645F" w14:textId="77777777" w:rsidR="00FA2706" w:rsidRDefault="00FA2706" w:rsidP="00DF359F">
      <w:pPr>
        <w:pStyle w:val="BodyTextCont"/>
        <w:pPrChange w:id="319" w:author="Brian Wortman" w:date="2014-06-16T20:14:00Z">
          <w:pPr>
            <w:pStyle w:val="BodyText"/>
          </w:pPr>
        </w:pPrChange>
      </w:pPr>
      <w:r>
        <w:t>With that as an introduction, we will be implementing a controller action method to match the request shown in Table 5-3, so go ahead and open the solution in Visual Studio:</w:t>
      </w:r>
    </w:p>
    <w:p w14:paraId="54CA888C" w14:textId="77777777" w:rsidR="00FA2706" w:rsidRDefault="00FA2706" w:rsidP="00566F04">
      <w:pPr>
        <w:pStyle w:val="TableCaption"/>
      </w:pPr>
      <w:r>
        <w:t>Table 5-3. URL and HTTP Verb for Versioned POST</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FA2706" w:rsidRPr="003F6319" w14:paraId="21D261E2" w14:textId="77777777" w:rsidTr="004F7AF7">
        <w:tc>
          <w:tcPr>
            <w:tcW w:w="3235" w:type="dxa"/>
          </w:tcPr>
          <w:p w14:paraId="78E53C3F" w14:textId="77777777" w:rsidR="00FA2706" w:rsidRPr="00127C7B" w:rsidRDefault="00FA2706" w:rsidP="00566F04">
            <w:pPr>
              <w:pStyle w:val="TableHead"/>
            </w:pPr>
            <w:r w:rsidRPr="00127C7B">
              <w:t>URI</w:t>
            </w:r>
          </w:p>
        </w:tc>
        <w:tc>
          <w:tcPr>
            <w:tcW w:w="1080" w:type="dxa"/>
          </w:tcPr>
          <w:p w14:paraId="0D45317B" w14:textId="77777777" w:rsidR="00FA2706" w:rsidRPr="00127C7B" w:rsidRDefault="00FA2706" w:rsidP="00566F04">
            <w:pPr>
              <w:pStyle w:val="TableHead"/>
            </w:pPr>
            <w:r w:rsidRPr="00127C7B">
              <w:t>Verb</w:t>
            </w:r>
          </w:p>
        </w:tc>
        <w:tc>
          <w:tcPr>
            <w:tcW w:w="4410" w:type="dxa"/>
          </w:tcPr>
          <w:p w14:paraId="3287E113" w14:textId="77777777" w:rsidR="00FA2706" w:rsidRPr="00127C7B" w:rsidRDefault="00FA2706" w:rsidP="00566F04">
            <w:pPr>
              <w:pStyle w:val="TableHead"/>
            </w:pPr>
            <w:r w:rsidRPr="00127C7B">
              <w:t>Description</w:t>
            </w:r>
          </w:p>
        </w:tc>
      </w:tr>
      <w:tr w:rsidR="00FA2706" w:rsidRPr="003F6319" w14:paraId="449B578D" w14:textId="77777777" w:rsidTr="004F7AF7">
        <w:tc>
          <w:tcPr>
            <w:tcW w:w="3235" w:type="dxa"/>
          </w:tcPr>
          <w:p w14:paraId="1F01D59F" w14:textId="77777777" w:rsidR="00FA2706" w:rsidRPr="004F7AF7" w:rsidRDefault="00FA2706" w:rsidP="00566F04">
            <w:pPr>
              <w:pStyle w:val="TableText"/>
              <w:rPr>
                <w:rStyle w:val="CodeInline"/>
                <w:rFonts w:eastAsiaTheme="minorHAnsi"/>
              </w:rPr>
            </w:pPr>
            <w:r w:rsidRPr="00BC40DE">
              <w:rPr>
                <w:rStyle w:val="CodeInline"/>
              </w:rPr>
              <w:t>/</w:t>
            </w:r>
            <w:proofErr w:type="spellStart"/>
            <w:r w:rsidRPr="00BC40DE">
              <w:rPr>
                <w:rStyle w:val="CodeInline"/>
              </w:rPr>
              <w:t>api</w:t>
            </w:r>
            <w:proofErr w:type="spellEnd"/>
            <w:r w:rsidRPr="00BC40DE">
              <w:rPr>
                <w:rStyle w:val="CodeInline"/>
              </w:rPr>
              <w:t>/{</w:t>
            </w:r>
            <w:proofErr w:type="spellStart"/>
            <w:r w:rsidRPr="00BC40DE">
              <w:rPr>
                <w:rStyle w:val="CodeInline"/>
              </w:rPr>
              <w:t>apiVersion</w:t>
            </w:r>
            <w:proofErr w:type="spellEnd"/>
            <w:r w:rsidRPr="00BC40DE">
              <w:rPr>
                <w:rStyle w:val="CodeInline"/>
              </w:rPr>
              <w:t>}/tasks</w:t>
            </w:r>
          </w:p>
        </w:tc>
        <w:tc>
          <w:tcPr>
            <w:tcW w:w="1080" w:type="dxa"/>
          </w:tcPr>
          <w:p w14:paraId="246D0948" w14:textId="77777777" w:rsidR="00FA2706" w:rsidRPr="0079080E" w:rsidRDefault="00FA2706" w:rsidP="00566F04">
            <w:pPr>
              <w:pStyle w:val="TableText"/>
            </w:pPr>
            <w:r w:rsidRPr="0079080E">
              <w:t>POST</w:t>
            </w:r>
          </w:p>
        </w:tc>
        <w:tc>
          <w:tcPr>
            <w:tcW w:w="4410" w:type="dxa"/>
          </w:tcPr>
          <w:p w14:paraId="0609E4CE" w14:textId="77777777" w:rsidR="00FA2706" w:rsidRPr="0079080E" w:rsidRDefault="00FA2706" w:rsidP="00566F04">
            <w:pPr>
              <w:pStyle w:val="TableText"/>
            </w:pPr>
            <w:r w:rsidRPr="0079080E">
              <w:t>Creates a new task; returns the new task in the response</w:t>
            </w:r>
          </w:p>
        </w:tc>
      </w:tr>
    </w:tbl>
    <w:p w14:paraId="167A9637" w14:textId="77777777" w:rsidR="00FA2706" w:rsidRDefault="00FA2706" w:rsidP="00566F04">
      <w:pPr>
        <w:pStyle w:val="Heading2"/>
      </w:pPr>
      <w:bookmarkStart w:id="320" w:name="_Toc390713966"/>
      <w:r>
        <w:t>Implementing POST</w:t>
      </w:r>
      <w:bookmarkEnd w:id="320"/>
    </w:p>
    <w:p w14:paraId="77E17539" w14:textId="77777777" w:rsidR="00FA2706" w:rsidRDefault="00FA2706" w:rsidP="00566F04">
      <w:pPr>
        <w:pStyle w:val="BodyTextFirst"/>
      </w:pPr>
      <w:r>
        <w:t xml:space="preserve">Add two folders to the </w:t>
      </w:r>
      <w:r w:rsidRPr="003F2AEF">
        <w:rPr>
          <w:rStyle w:val="CodeInline"/>
        </w:rPr>
        <w:t>Controllers</w:t>
      </w:r>
      <w:r>
        <w:t xml:space="preserve"> folder; "V1" and "V2", respectively. The API project should then look like </w:t>
      </w:r>
      <w:r w:rsidR="00697447">
        <w:t>Figure 5-1.</w:t>
      </w:r>
    </w:p>
    <w:p w14:paraId="1F5B0338" w14:textId="77777777" w:rsidR="00FA2706" w:rsidRDefault="00740C0E" w:rsidP="009732B5">
      <w:pPr>
        <w:pStyle w:val="Figure"/>
      </w:pPr>
      <w:r>
        <w:rPr>
          <w:noProof/>
        </w:rPr>
        <w:drawing>
          <wp:inline distT="0" distB="0" distL="0" distR="0" wp14:anchorId="37002496" wp14:editId="1B8872D3">
            <wp:extent cx="1950720" cy="20421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950720" cy="2042160"/>
                    </a:xfrm>
                    <a:prstGeom prst="rect">
                      <a:avLst/>
                    </a:prstGeom>
                    <a:noFill/>
                    <a:ln w="9525">
                      <a:noFill/>
                      <a:miter lim="800000"/>
                      <a:headEnd/>
                      <a:tailEnd/>
                    </a:ln>
                  </pic:spPr>
                </pic:pic>
              </a:graphicData>
            </a:graphic>
          </wp:inline>
        </w:drawing>
      </w:r>
    </w:p>
    <w:p w14:paraId="01974A66" w14:textId="77777777" w:rsidR="00FA2706" w:rsidRDefault="00FA2706" w:rsidP="00566F04">
      <w:pPr>
        <w:pStyle w:val="FigureCaption"/>
      </w:pPr>
      <w:r>
        <w:t>Figure 5-1. API Project with Version-specific Controller Folders</w:t>
      </w:r>
    </w:p>
    <w:p w14:paraId="240DD05F" w14:textId="77777777" w:rsidR="00FA2706" w:rsidRDefault="00FA2706" w:rsidP="00DF359F">
      <w:pPr>
        <w:pStyle w:val="BodyTextCont"/>
        <w:pPrChange w:id="321" w:author="Brian Wortman" w:date="2014-06-16T20:14:00Z">
          <w:pPr>
            <w:pStyle w:val="BodyText"/>
          </w:pPr>
        </w:pPrChange>
      </w:pPr>
      <w:r>
        <w:t xml:space="preserve">Add a new controller named </w:t>
      </w:r>
      <w:proofErr w:type="spellStart"/>
      <w:r w:rsidRPr="003F2AEF">
        <w:rPr>
          <w:rStyle w:val="CodeInline"/>
        </w:rPr>
        <w:t>TasksController</w:t>
      </w:r>
      <w:proofErr w:type="spellEnd"/>
      <w:r>
        <w:t xml:space="preserve"> to each folder using the empty Web API 2 controller template (see Figures 5-2 and 5-3).</w:t>
      </w:r>
    </w:p>
    <w:p w14:paraId="40FF9186" w14:textId="77777777" w:rsidR="00FA2706" w:rsidRDefault="00FA2706" w:rsidP="009732B5">
      <w:pPr>
        <w:pStyle w:val="BodyText"/>
      </w:pPr>
    </w:p>
    <w:p w14:paraId="277E8BD3" w14:textId="77777777" w:rsidR="00FA2706" w:rsidRDefault="00740C0E" w:rsidP="009732B5">
      <w:pPr>
        <w:pStyle w:val="Figure"/>
      </w:pPr>
      <w:r>
        <w:rPr>
          <w:noProof/>
        </w:rPr>
        <w:lastRenderedPageBreak/>
        <w:drawing>
          <wp:inline distT="0" distB="0" distL="0" distR="0" wp14:anchorId="5CA9C472" wp14:editId="77E2214D">
            <wp:extent cx="5486400" cy="21564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486400" cy="2156460"/>
                    </a:xfrm>
                    <a:prstGeom prst="rect">
                      <a:avLst/>
                    </a:prstGeom>
                    <a:noFill/>
                    <a:ln w="9525">
                      <a:noFill/>
                      <a:miter lim="800000"/>
                      <a:headEnd/>
                      <a:tailEnd/>
                    </a:ln>
                  </pic:spPr>
                </pic:pic>
              </a:graphicData>
            </a:graphic>
          </wp:inline>
        </w:drawing>
      </w:r>
    </w:p>
    <w:p w14:paraId="3CC6DA0C" w14:textId="77777777" w:rsidR="00FA2706" w:rsidRDefault="00FA2706" w:rsidP="00566F04">
      <w:pPr>
        <w:pStyle w:val="FigureCaption"/>
      </w:pPr>
      <w:r>
        <w:t>Figure 5-2. Adding a Controller</w:t>
      </w:r>
    </w:p>
    <w:p w14:paraId="33A7C145" w14:textId="77777777" w:rsidR="00FA2706" w:rsidRDefault="00FA2706" w:rsidP="009732B5">
      <w:pPr>
        <w:pStyle w:val="BodyText"/>
      </w:pPr>
    </w:p>
    <w:p w14:paraId="45AE55C6" w14:textId="77777777" w:rsidR="00FA2706" w:rsidRDefault="00740C0E" w:rsidP="009732B5">
      <w:pPr>
        <w:pStyle w:val="Figure"/>
      </w:pPr>
      <w:r>
        <w:rPr>
          <w:noProof/>
        </w:rPr>
        <w:drawing>
          <wp:inline distT="0" distB="0" distL="0" distR="0" wp14:anchorId="392489A6" wp14:editId="49C176C0">
            <wp:extent cx="5158740" cy="356616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158740" cy="3566160"/>
                    </a:xfrm>
                    <a:prstGeom prst="rect">
                      <a:avLst/>
                    </a:prstGeom>
                    <a:noFill/>
                    <a:ln w="9525">
                      <a:noFill/>
                      <a:miter lim="800000"/>
                      <a:headEnd/>
                      <a:tailEnd/>
                    </a:ln>
                  </pic:spPr>
                </pic:pic>
              </a:graphicData>
            </a:graphic>
          </wp:inline>
        </w:drawing>
      </w:r>
    </w:p>
    <w:p w14:paraId="4C1D6160" w14:textId="77777777" w:rsidR="00FA2706" w:rsidRDefault="00FA2706" w:rsidP="00566F04">
      <w:pPr>
        <w:pStyle w:val="FigureCaption"/>
      </w:pPr>
      <w:r>
        <w:t>Figure 5-3. Specifying the Empty Controller Scaffold</w:t>
      </w:r>
    </w:p>
    <w:p w14:paraId="1E2D6E8D" w14:textId="77777777" w:rsidR="00FA2706" w:rsidRDefault="00FA2706" w:rsidP="00DF359F">
      <w:pPr>
        <w:pStyle w:val="BodyTextCont"/>
        <w:pPrChange w:id="322" w:author="Brian Wortman" w:date="2014-06-16T20:14:00Z">
          <w:pPr>
            <w:pStyle w:val="BodyText"/>
          </w:pPr>
        </w:pPrChange>
      </w:pPr>
      <w:r>
        <w:lastRenderedPageBreak/>
        <w:t xml:space="preserve">Now there will be two </w:t>
      </w:r>
      <w:proofErr w:type="spellStart"/>
      <w:r w:rsidRPr="003F2AEF">
        <w:rPr>
          <w:rStyle w:val="CodeInline"/>
        </w:rPr>
        <w:t>TasksController</w:t>
      </w:r>
      <w:proofErr w:type="spellEnd"/>
      <w:r>
        <w:t xml:space="preserve"> classes in the project, but </w:t>
      </w:r>
      <w:r w:rsidRPr="00A374D9">
        <w:t>the project will compile because they are in different namespaces.</w:t>
      </w:r>
      <w:r>
        <w:t xml:space="preserve"> However, requests will always be routed to the controller in the </w:t>
      </w:r>
      <w:r w:rsidRPr="00DC77E1">
        <w:rPr>
          <w:rStyle w:val="CodeInline"/>
        </w:rPr>
        <w:t>WebApi2Book.Web.Api.Controllers.V1</w:t>
      </w:r>
      <w:r>
        <w:t xml:space="preserve"> namespace because the framework only matches on the controller class name without regard to the controller class' namespace, and the V1 controller is the first match it finds. This is the case with both convention- and attribute-based routing.</w:t>
      </w:r>
    </w:p>
    <w:p w14:paraId="4FF6E66C" w14:textId="77777777" w:rsidR="000B43D4" w:rsidRPr="009E4718" w:rsidRDefault="00FA2706" w:rsidP="00DF359F">
      <w:pPr>
        <w:pStyle w:val="BodyTextCont"/>
        <w:pPrChange w:id="323" w:author="Brian Wortman" w:date="2014-06-16T20:14:00Z">
          <w:pPr>
            <w:pStyle w:val="BodyText"/>
          </w:pPr>
        </w:pPrChange>
      </w:pPr>
      <w:r>
        <w:t xml:space="preserve">To work around this shortcoming (and, more importantly, to show off some ASP.NET Web API 2 goodness) we will use </w:t>
      </w:r>
      <w:r w:rsidRPr="001479E1">
        <w:t xml:space="preserve">attribute-based routing </w:t>
      </w:r>
      <w:r>
        <w:t xml:space="preserve">with custom constraints, and we will also add </w:t>
      </w:r>
      <w:r w:rsidRPr="001479E1">
        <w:t>a custom controller selector</w:t>
      </w:r>
      <w:r>
        <w:t xml:space="preserve"> that takes namespace into account when looking for the matching controller class</w:t>
      </w:r>
      <w:r w:rsidRPr="001479E1">
        <w:t>.</w:t>
      </w:r>
      <w:r w:rsidRPr="00AA69FE">
        <w:t xml:space="preserve"> First, let's deal with </w:t>
      </w:r>
      <w:r>
        <w:t>the constraint…</w:t>
      </w:r>
    </w:p>
    <w:p w14:paraId="4DF296D9" w14:textId="77777777" w:rsidR="00FA2706" w:rsidRDefault="00FA2706" w:rsidP="00566F04">
      <w:pPr>
        <w:pStyle w:val="Heading3"/>
      </w:pPr>
      <w:bookmarkStart w:id="324" w:name="_Toc390713967"/>
      <w:r>
        <w:t xml:space="preserve">A Custom </w:t>
      </w:r>
      <w:proofErr w:type="spellStart"/>
      <w:r w:rsidRPr="00A80674">
        <w:t>IHttpRouteConstraint</w:t>
      </w:r>
      <w:bookmarkEnd w:id="324"/>
      <w:proofErr w:type="spellEnd"/>
    </w:p>
    <w:p w14:paraId="6E91E5F6" w14:textId="77777777" w:rsidR="000B43D4" w:rsidRDefault="000B43D4" w:rsidP="000B43D4">
      <w:pPr>
        <w:pStyle w:val="BodyTextFirst"/>
        <w:rPr>
          <w:ins w:id="325" w:author="Brian Wortman" w:date="2014-06-16T18:03:00Z"/>
        </w:rPr>
      </w:pPr>
      <w:ins w:id="326" w:author="Brian Wortman" w:date="2014-06-16T18:03:00Z">
        <w:r>
          <w:t xml:space="preserve">The first thing we need to do is add some dependencies to the </w:t>
        </w:r>
        <w:r w:rsidRPr="000B43D4">
          <w:rPr>
            <w:rStyle w:val="CodeInline"/>
            <w:rPrChange w:id="327" w:author="Brian Wortman" w:date="2014-06-16T18:04:00Z">
              <w:rPr/>
            </w:rPrChange>
          </w:rPr>
          <w:t>WebApi2Book.Web.Common</w:t>
        </w:r>
        <w:r>
          <w:t xml:space="preserve"> project. With the solution open, run the following commands in the Package Manager Console:</w:t>
        </w:r>
      </w:ins>
    </w:p>
    <w:p w14:paraId="6E2FF41E" w14:textId="77777777" w:rsidR="000B43D4" w:rsidRDefault="000B43D4" w:rsidP="000B43D4">
      <w:pPr>
        <w:pStyle w:val="Code"/>
        <w:rPr>
          <w:ins w:id="328" w:author="Brian Wortman" w:date="2014-06-16T18:03:00Z"/>
        </w:rPr>
      </w:pPr>
      <w:ins w:id="329" w:author="Brian Wortman" w:date="2014-06-16T18:03:00Z">
        <w:r w:rsidRPr="00D936C7">
          <w:rPr>
            <w:highlight w:val="white"/>
          </w:rPr>
          <w:t xml:space="preserve">install-package </w:t>
        </w:r>
      </w:ins>
      <w:ins w:id="330" w:author="Brian Wortman" w:date="2014-06-16T18:04:00Z">
        <w:r w:rsidRPr="00A50844">
          <w:rPr>
            <w:rStyle w:val="CodeInline"/>
          </w:rPr>
          <w:t>Microsoft.AspNet.WebApi WebApi2Book.Web</w:t>
        </w:r>
        <w:r>
          <w:rPr>
            <w:rStyle w:val="CodeInline"/>
          </w:rPr>
          <w:t>.Common</w:t>
        </w:r>
      </w:ins>
    </w:p>
    <w:p w14:paraId="40B51683" w14:textId="77777777" w:rsidR="00FA2706" w:rsidRDefault="000B43D4" w:rsidP="00DF359F">
      <w:pPr>
        <w:pStyle w:val="BodyTextCont"/>
        <w:pPrChange w:id="331" w:author="Brian Wortman" w:date="2014-06-16T20:15:00Z">
          <w:pPr>
            <w:pStyle w:val="BodyTextFirst"/>
          </w:pPr>
        </w:pPrChange>
      </w:pPr>
      <w:ins w:id="332" w:author="Brian Wortman" w:date="2014-06-16T18:05:00Z">
        <w:r>
          <w:t>Next, a</w:t>
        </w:r>
      </w:ins>
      <w:del w:id="333" w:author="Brian Wortman" w:date="2014-06-16T18:05:00Z">
        <w:r w:rsidR="00FA2706" w:rsidDel="000B43D4">
          <w:delText>A</w:delText>
        </w:r>
      </w:del>
      <w:r w:rsidR="00FA2706">
        <w:t xml:space="preserve">dd a </w:t>
      </w:r>
      <w:r w:rsidR="00FA2706" w:rsidRPr="00CD520A">
        <w:t>folder</w:t>
      </w:r>
      <w:r w:rsidR="00FA2706">
        <w:t xml:space="preserve"> named </w:t>
      </w:r>
      <w:r w:rsidR="00FA2706" w:rsidRPr="003F2AEF">
        <w:rPr>
          <w:rStyle w:val="CodeInline"/>
        </w:rPr>
        <w:t>Routing</w:t>
      </w:r>
      <w:r w:rsidR="00FA2706">
        <w:t xml:space="preserve"> to the </w:t>
      </w:r>
      <w:r w:rsidR="00FA2706" w:rsidRPr="003F2AEF">
        <w:rPr>
          <w:rStyle w:val="CodeInline"/>
        </w:rPr>
        <w:t>WebApi2Book.Web.Common</w:t>
      </w:r>
      <w:r w:rsidR="00FA2706" w:rsidRPr="000C296D">
        <w:t xml:space="preserve"> </w:t>
      </w:r>
      <w:r w:rsidR="00FA2706">
        <w:t xml:space="preserve">project, and then add a class named </w:t>
      </w:r>
      <w:proofErr w:type="spellStart"/>
      <w:r w:rsidR="00FA2706" w:rsidRPr="003F2AEF">
        <w:rPr>
          <w:rStyle w:val="CodeInline"/>
        </w:rPr>
        <w:t>ApiVersionConstraint</w:t>
      </w:r>
      <w:proofErr w:type="spellEnd"/>
      <w:r w:rsidR="00FA2706">
        <w:t xml:space="preserve"> to the new folder. Implement the class as follows:</w:t>
      </w:r>
    </w:p>
    <w:p w14:paraId="7E2D83EA" w14:textId="77777777" w:rsidR="00FA2706" w:rsidRPr="00853687" w:rsidRDefault="00FA2706" w:rsidP="00566F04">
      <w:pPr>
        <w:pStyle w:val="Code"/>
      </w:pPr>
      <w:r w:rsidRPr="00853687">
        <w:t>using System.Collections.Generic;</w:t>
      </w:r>
    </w:p>
    <w:p w14:paraId="332AB087" w14:textId="77777777" w:rsidR="00FA2706" w:rsidRPr="00853687" w:rsidRDefault="00FA2706" w:rsidP="00566F04">
      <w:pPr>
        <w:pStyle w:val="Code"/>
      </w:pPr>
      <w:r w:rsidRPr="00853687">
        <w:t>using System.Net.Http;</w:t>
      </w:r>
    </w:p>
    <w:p w14:paraId="07C30316" w14:textId="77777777" w:rsidR="00FA2706" w:rsidRPr="00853687" w:rsidRDefault="00FA2706" w:rsidP="00566F04">
      <w:pPr>
        <w:pStyle w:val="Code"/>
      </w:pPr>
      <w:r w:rsidRPr="00853687">
        <w:t>using System.Web.Http.Routing;</w:t>
      </w:r>
    </w:p>
    <w:p w14:paraId="5F5A26E0" w14:textId="77777777" w:rsidR="00FA2706" w:rsidRPr="00853687" w:rsidRDefault="00FA2706" w:rsidP="00566F04">
      <w:pPr>
        <w:pStyle w:val="Code"/>
      </w:pPr>
    </w:p>
    <w:p w14:paraId="20924EF2" w14:textId="77777777" w:rsidR="00FA2706" w:rsidRPr="00853687" w:rsidRDefault="00FA2706" w:rsidP="00566F04">
      <w:pPr>
        <w:pStyle w:val="Code"/>
      </w:pPr>
      <w:r w:rsidRPr="00853687">
        <w:t>namespace WebApi2Book.Web.Common.Routing</w:t>
      </w:r>
    </w:p>
    <w:p w14:paraId="27EB5F26" w14:textId="77777777" w:rsidR="00FA2706" w:rsidRPr="00853687" w:rsidRDefault="00FA2706" w:rsidP="00566F04">
      <w:pPr>
        <w:pStyle w:val="Code"/>
      </w:pPr>
      <w:r w:rsidRPr="00853687">
        <w:t>{</w:t>
      </w:r>
    </w:p>
    <w:p w14:paraId="0BAE085A" w14:textId="77777777" w:rsidR="00FA2706" w:rsidRPr="00853687" w:rsidRDefault="00FA2706" w:rsidP="00566F04">
      <w:pPr>
        <w:pStyle w:val="Code"/>
      </w:pPr>
      <w:r w:rsidRPr="00853687">
        <w:t xml:space="preserve">    public class ApiVersionConstraint : IHttpRouteConstraint</w:t>
      </w:r>
    </w:p>
    <w:p w14:paraId="2E832C7A" w14:textId="77777777" w:rsidR="00FA2706" w:rsidRPr="00853687" w:rsidRDefault="00FA2706" w:rsidP="00566F04">
      <w:pPr>
        <w:pStyle w:val="Code"/>
      </w:pPr>
      <w:r w:rsidRPr="00853687">
        <w:t xml:space="preserve">    {</w:t>
      </w:r>
    </w:p>
    <w:p w14:paraId="794E1E9B" w14:textId="77777777" w:rsidR="00FA2706" w:rsidRPr="00853687" w:rsidRDefault="00FA2706" w:rsidP="00566F04">
      <w:pPr>
        <w:pStyle w:val="Code"/>
      </w:pPr>
      <w:r w:rsidRPr="00853687">
        <w:t xml:space="preserve">        public ApiVersionConstraint(string allowedVersion)</w:t>
      </w:r>
    </w:p>
    <w:p w14:paraId="44F91BCA" w14:textId="77777777" w:rsidR="00FA2706" w:rsidRPr="00853687" w:rsidRDefault="00FA2706" w:rsidP="00566F04">
      <w:pPr>
        <w:pStyle w:val="Code"/>
      </w:pPr>
      <w:r w:rsidRPr="00853687">
        <w:t xml:space="preserve">        {</w:t>
      </w:r>
    </w:p>
    <w:p w14:paraId="23ABFB69" w14:textId="77777777" w:rsidR="00FA2706" w:rsidRPr="00853687" w:rsidRDefault="00FA2706" w:rsidP="00566F04">
      <w:pPr>
        <w:pStyle w:val="Code"/>
      </w:pPr>
      <w:r w:rsidRPr="00853687">
        <w:t xml:space="preserve">            AllowedVersion = allowedVersion.ToLowerInvariant();</w:t>
      </w:r>
    </w:p>
    <w:p w14:paraId="17D8BB9F" w14:textId="77777777" w:rsidR="00FA2706" w:rsidRPr="00853687" w:rsidRDefault="00FA2706" w:rsidP="00566F04">
      <w:pPr>
        <w:pStyle w:val="Code"/>
      </w:pPr>
      <w:r w:rsidRPr="00853687">
        <w:t xml:space="preserve">        }</w:t>
      </w:r>
    </w:p>
    <w:p w14:paraId="70A27962" w14:textId="77777777" w:rsidR="00FA2706" w:rsidRPr="00853687" w:rsidRDefault="00FA2706" w:rsidP="00566F04">
      <w:pPr>
        <w:pStyle w:val="Code"/>
      </w:pPr>
    </w:p>
    <w:p w14:paraId="24178E67" w14:textId="77777777" w:rsidR="00FA2706" w:rsidRPr="00853687" w:rsidRDefault="00FA2706" w:rsidP="00566F04">
      <w:pPr>
        <w:pStyle w:val="Code"/>
      </w:pPr>
      <w:r w:rsidRPr="00853687">
        <w:t xml:space="preserve">        public string AllowedVersion { get; private set; }</w:t>
      </w:r>
    </w:p>
    <w:p w14:paraId="36BECB2D" w14:textId="77777777" w:rsidR="00FA2706" w:rsidRPr="00853687" w:rsidRDefault="00FA2706" w:rsidP="00566F04">
      <w:pPr>
        <w:pStyle w:val="Code"/>
      </w:pPr>
    </w:p>
    <w:p w14:paraId="50855B4F" w14:textId="77777777" w:rsidR="00FA2706" w:rsidRPr="00853687" w:rsidRDefault="00FA2706" w:rsidP="00566F04">
      <w:pPr>
        <w:pStyle w:val="Code"/>
      </w:pPr>
      <w:r w:rsidRPr="00853687">
        <w:t xml:space="preserve">        public bool Match(HttpRequestMessage request, IHttpRoute route, string parameterName,</w:t>
      </w:r>
    </w:p>
    <w:p w14:paraId="270CB700" w14:textId="77777777" w:rsidR="00FA2706" w:rsidRPr="00853687" w:rsidRDefault="00FA2706" w:rsidP="00566F04">
      <w:pPr>
        <w:pStyle w:val="Code"/>
      </w:pPr>
      <w:r w:rsidRPr="00853687">
        <w:t xml:space="preserve">            IDictionary&lt;string, object&gt; values, HttpRouteDirection routeDirection)</w:t>
      </w:r>
    </w:p>
    <w:p w14:paraId="2DD5318D" w14:textId="77777777" w:rsidR="00FA2706" w:rsidRPr="00853687" w:rsidRDefault="00FA2706" w:rsidP="00566F04">
      <w:pPr>
        <w:pStyle w:val="Code"/>
      </w:pPr>
      <w:r w:rsidRPr="00853687">
        <w:t xml:space="preserve">        {</w:t>
      </w:r>
    </w:p>
    <w:p w14:paraId="66DAAAB0" w14:textId="77777777" w:rsidR="00FA2706" w:rsidRPr="00853687" w:rsidRDefault="00FA2706" w:rsidP="00566F04">
      <w:pPr>
        <w:pStyle w:val="Code"/>
      </w:pPr>
      <w:r w:rsidRPr="00853687">
        <w:t xml:space="preserve">            object value;</w:t>
      </w:r>
    </w:p>
    <w:p w14:paraId="6DD3122D" w14:textId="77777777" w:rsidR="00FA2706" w:rsidRPr="00853687" w:rsidRDefault="00FA2706" w:rsidP="00566F04">
      <w:pPr>
        <w:pStyle w:val="Code"/>
      </w:pPr>
      <w:r w:rsidRPr="00853687">
        <w:t xml:space="preserve">            if (values.TryGetValue(parameterName, out value) &amp;&amp; value != null)</w:t>
      </w:r>
    </w:p>
    <w:p w14:paraId="556D4C4C" w14:textId="77777777" w:rsidR="00FA2706" w:rsidRPr="00853687" w:rsidRDefault="00FA2706" w:rsidP="00566F04">
      <w:pPr>
        <w:pStyle w:val="Code"/>
      </w:pPr>
      <w:r w:rsidRPr="00853687">
        <w:t xml:space="preserve">            {</w:t>
      </w:r>
    </w:p>
    <w:p w14:paraId="5D14D480" w14:textId="77777777" w:rsidR="00FA2706" w:rsidRPr="00853687" w:rsidRDefault="00FA2706" w:rsidP="00566F04">
      <w:pPr>
        <w:pStyle w:val="Code"/>
      </w:pPr>
      <w:r w:rsidRPr="00853687">
        <w:t xml:space="preserve">                return AllowedVersion.Equals(value.ToString().ToLowerInvariant());</w:t>
      </w:r>
    </w:p>
    <w:p w14:paraId="03292AFD" w14:textId="77777777" w:rsidR="00FA2706" w:rsidRPr="00853687" w:rsidRDefault="00FA2706" w:rsidP="00566F04">
      <w:pPr>
        <w:pStyle w:val="Code"/>
      </w:pPr>
      <w:r w:rsidRPr="00853687">
        <w:t xml:space="preserve">            }</w:t>
      </w:r>
    </w:p>
    <w:p w14:paraId="5D62E262" w14:textId="77777777" w:rsidR="00FA2706" w:rsidRPr="00853687" w:rsidRDefault="00FA2706" w:rsidP="00566F04">
      <w:pPr>
        <w:pStyle w:val="Code"/>
      </w:pPr>
      <w:r w:rsidRPr="00853687">
        <w:t xml:space="preserve">            return false;</w:t>
      </w:r>
    </w:p>
    <w:p w14:paraId="3593A578" w14:textId="77777777" w:rsidR="00FA2706" w:rsidRPr="00853687" w:rsidRDefault="00FA2706" w:rsidP="00566F04">
      <w:pPr>
        <w:pStyle w:val="Code"/>
      </w:pPr>
      <w:r w:rsidRPr="00853687">
        <w:t xml:space="preserve">        }</w:t>
      </w:r>
    </w:p>
    <w:p w14:paraId="7C3FAB3B" w14:textId="77777777" w:rsidR="00FA2706" w:rsidRPr="00853687" w:rsidRDefault="00FA2706" w:rsidP="00566F04">
      <w:pPr>
        <w:pStyle w:val="Code"/>
      </w:pPr>
      <w:r w:rsidRPr="00853687">
        <w:t xml:space="preserve">    }</w:t>
      </w:r>
    </w:p>
    <w:p w14:paraId="3198F0F1" w14:textId="77777777" w:rsidR="00FA2706" w:rsidRDefault="00FA2706" w:rsidP="00566F04">
      <w:pPr>
        <w:pStyle w:val="Code"/>
      </w:pPr>
      <w:r w:rsidRPr="00853687">
        <w:t>}</w:t>
      </w:r>
    </w:p>
    <w:p w14:paraId="536026CA" w14:textId="77777777" w:rsidR="00FA2706" w:rsidRDefault="00FA2706" w:rsidP="00DF359F">
      <w:pPr>
        <w:pStyle w:val="BodyTextCont"/>
        <w:pPrChange w:id="334" w:author="Brian Wortman" w:date="2014-06-16T20:15:00Z">
          <w:pPr>
            <w:pStyle w:val="BodyText"/>
          </w:pPr>
        </w:pPrChange>
      </w:pPr>
      <w:r>
        <w:lastRenderedPageBreak/>
        <w:t>This class implements the</w:t>
      </w:r>
      <w:r>
        <w:rPr>
          <w:rStyle w:val="CodeInline"/>
        </w:rPr>
        <w:t xml:space="preserve"> </w:t>
      </w:r>
      <w:proofErr w:type="spellStart"/>
      <w:r w:rsidRPr="003F2AEF">
        <w:rPr>
          <w:rStyle w:val="CodeInline"/>
        </w:rPr>
        <w:t>IHttpRouteConstraint.Match</w:t>
      </w:r>
      <w:proofErr w:type="spellEnd"/>
      <w:r>
        <w:t xml:space="preserve"> method. </w:t>
      </w:r>
      <w:r w:rsidRPr="003F2AEF">
        <w:rPr>
          <w:rStyle w:val="CodeInline"/>
        </w:rPr>
        <w:t>Match</w:t>
      </w:r>
      <w:r>
        <w:t xml:space="preserve"> will return true if the specified parameter name equals the </w:t>
      </w:r>
      <w:proofErr w:type="spellStart"/>
      <w:r w:rsidRPr="003F2AEF">
        <w:rPr>
          <w:rStyle w:val="CodeInline"/>
        </w:rPr>
        <w:t>AllowedVersion</w:t>
      </w:r>
      <w:proofErr w:type="spellEnd"/>
      <w:r>
        <w:t xml:space="preserve"> property, which is initialized in the constructor. But where does the constructor get this value? It gets it from a </w:t>
      </w:r>
      <w:proofErr w:type="spellStart"/>
      <w:r w:rsidRPr="003F2AEF">
        <w:rPr>
          <w:rStyle w:val="CodeInline"/>
        </w:rPr>
        <w:t>RoutePrefixAttribute</w:t>
      </w:r>
      <w:proofErr w:type="spellEnd"/>
      <w:r>
        <w:t>, which we'll implement now.</w:t>
      </w:r>
    </w:p>
    <w:p w14:paraId="2ABCFA09" w14:textId="77777777" w:rsidR="00FA2706" w:rsidRDefault="00FA2706" w:rsidP="00566F04">
      <w:pPr>
        <w:pStyle w:val="Heading3"/>
      </w:pPr>
      <w:bookmarkStart w:id="335" w:name="_Toc390713968"/>
      <w:r>
        <w:t xml:space="preserve">A Custom </w:t>
      </w:r>
      <w:proofErr w:type="spellStart"/>
      <w:r>
        <w:t>RoutePrefixAttribute</w:t>
      </w:r>
      <w:bookmarkEnd w:id="335"/>
      <w:proofErr w:type="spellEnd"/>
    </w:p>
    <w:p w14:paraId="2ED0FF44" w14:textId="77777777" w:rsidR="00FA2706" w:rsidRDefault="00FA2706" w:rsidP="00566F04">
      <w:pPr>
        <w:pStyle w:val="BodyTextFirst"/>
      </w:pPr>
      <w:r>
        <w:t xml:space="preserve">Add a class named </w:t>
      </w:r>
      <w:r w:rsidRPr="003F2AEF">
        <w:rPr>
          <w:rStyle w:val="CodeInline"/>
        </w:rPr>
        <w:t>ApiVersion1RoutePrefixAttribute</w:t>
      </w:r>
      <w:r>
        <w:t xml:space="preserve"> to the </w:t>
      </w:r>
      <w:r w:rsidRPr="003F2AEF">
        <w:rPr>
          <w:rStyle w:val="CodeInline"/>
        </w:rPr>
        <w:t>WebApi2Book.Web.Common.Routing</w:t>
      </w:r>
      <w:r>
        <w:t xml:space="preserve"> folder. Implement it as follows:</w:t>
      </w:r>
    </w:p>
    <w:p w14:paraId="22DD9EEF" w14:textId="77777777" w:rsidR="00FA2706" w:rsidRPr="00161103" w:rsidRDefault="00FA2706" w:rsidP="00566F04">
      <w:pPr>
        <w:pStyle w:val="Code"/>
      </w:pPr>
      <w:r w:rsidRPr="00161103">
        <w:t>using System.Web.Http;</w:t>
      </w:r>
    </w:p>
    <w:p w14:paraId="2B26F863" w14:textId="77777777" w:rsidR="00FA2706" w:rsidRPr="00161103" w:rsidRDefault="00FA2706" w:rsidP="00566F04">
      <w:pPr>
        <w:pStyle w:val="Code"/>
      </w:pPr>
    </w:p>
    <w:p w14:paraId="1113C556" w14:textId="77777777" w:rsidR="00FA2706" w:rsidRPr="00161103" w:rsidRDefault="00FA2706" w:rsidP="00566F04">
      <w:pPr>
        <w:pStyle w:val="Code"/>
      </w:pPr>
      <w:r w:rsidRPr="00161103">
        <w:t>namespace WebApi2Book.Web.Common.Routing</w:t>
      </w:r>
    </w:p>
    <w:p w14:paraId="3E861FC7" w14:textId="77777777" w:rsidR="00FA2706" w:rsidRPr="00161103" w:rsidRDefault="00FA2706" w:rsidP="00566F04">
      <w:pPr>
        <w:pStyle w:val="Code"/>
      </w:pPr>
      <w:r w:rsidRPr="00161103">
        <w:t>{</w:t>
      </w:r>
    </w:p>
    <w:p w14:paraId="3A7DDD3A" w14:textId="77777777" w:rsidR="00FA2706" w:rsidRPr="00161103" w:rsidRDefault="00FA2706" w:rsidP="00566F04">
      <w:pPr>
        <w:pStyle w:val="Code"/>
      </w:pPr>
      <w:r w:rsidRPr="00161103">
        <w:t xml:space="preserve">    public class ApiVersion1RoutePrefixAttribute : RoutePrefixAttribute</w:t>
      </w:r>
    </w:p>
    <w:p w14:paraId="099CBBF0" w14:textId="77777777" w:rsidR="00FA2706" w:rsidRPr="00161103" w:rsidRDefault="00FA2706" w:rsidP="00566F04">
      <w:pPr>
        <w:pStyle w:val="Code"/>
      </w:pPr>
      <w:r w:rsidRPr="00161103">
        <w:t xml:space="preserve">    {</w:t>
      </w:r>
    </w:p>
    <w:p w14:paraId="5CE28CB3" w14:textId="77777777" w:rsidR="00FA2706" w:rsidRPr="00161103" w:rsidRDefault="00FA2706" w:rsidP="00566F04">
      <w:pPr>
        <w:pStyle w:val="Code"/>
      </w:pPr>
      <w:r w:rsidRPr="00161103">
        <w:t xml:space="preserve">        private const string RouteBase = "api/{apiVersion:</w:t>
      </w:r>
      <w:r w:rsidRPr="00DC77E1">
        <w:rPr>
          <w:rStyle w:val="CodeBold"/>
        </w:rPr>
        <w:t>apiVersionConstraint(v1)</w:t>
      </w:r>
      <w:r w:rsidRPr="00161103">
        <w:t>}";</w:t>
      </w:r>
    </w:p>
    <w:p w14:paraId="7A3C96CD" w14:textId="77777777" w:rsidR="00FA2706" w:rsidRPr="00161103" w:rsidRDefault="00FA2706" w:rsidP="00566F04">
      <w:pPr>
        <w:pStyle w:val="Code"/>
      </w:pPr>
      <w:r w:rsidRPr="00161103">
        <w:t xml:space="preserve">        private const string PrefixRouteBase = RouteBase + "/";</w:t>
      </w:r>
    </w:p>
    <w:p w14:paraId="01722645" w14:textId="77777777" w:rsidR="00FA2706" w:rsidRPr="00161103" w:rsidRDefault="00FA2706" w:rsidP="00566F04">
      <w:pPr>
        <w:pStyle w:val="Code"/>
      </w:pPr>
    </w:p>
    <w:p w14:paraId="1332D8D8" w14:textId="77777777" w:rsidR="00FA2706" w:rsidRPr="00161103" w:rsidRDefault="00FA2706" w:rsidP="00566F04">
      <w:pPr>
        <w:pStyle w:val="Code"/>
      </w:pPr>
      <w:r w:rsidRPr="00161103">
        <w:t xml:space="preserve">        public ApiVersion1RoutePrefixAttribute(string routePrefix)</w:t>
      </w:r>
    </w:p>
    <w:p w14:paraId="20B59DA7" w14:textId="77777777" w:rsidR="00FA2706" w:rsidRPr="00161103" w:rsidRDefault="00FA2706" w:rsidP="00566F04">
      <w:pPr>
        <w:pStyle w:val="Code"/>
      </w:pPr>
      <w:r w:rsidRPr="00161103">
        <w:t xml:space="preserve">            : base(string.IsNullOrWhiteSpace(routePrefix) ? RouteBase : PrefixRouteBase + routePrefix)</w:t>
      </w:r>
    </w:p>
    <w:p w14:paraId="726DE412" w14:textId="77777777" w:rsidR="00FA2706" w:rsidRPr="00161103" w:rsidRDefault="00FA2706" w:rsidP="00566F04">
      <w:pPr>
        <w:pStyle w:val="Code"/>
      </w:pPr>
      <w:r w:rsidRPr="00161103">
        <w:t xml:space="preserve">        {</w:t>
      </w:r>
    </w:p>
    <w:p w14:paraId="7CD38B45" w14:textId="77777777" w:rsidR="00FA2706" w:rsidRPr="00161103" w:rsidRDefault="00FA2706" w:rsidP="00566F04">
      <w:pPr>
        <w:pStyle w:val="Code"/>
      </w:pPr>
      <w:r w:rsidRPr="00161103">
        <w:t xml:space="preserve">        }</w:t>
      </w:r>
    </w:p>
    <w:p w14:paraId="5A92E0E8" w14:textId="77777777" w:rsidR="00FA2706" w:rsidRPr="00161103" w:rsidRDefault="00FA2706" w:rsidP="00566F04">
      <w:pPr>
        <w:pStyle w:val="Code"/>
      </w:pPr>
      <w:r w:rsidRPr="00161103">
        <w:t xml:space="preserve">    }</w:t>
      </w:r>
    </w:p>
    <w:p w14:paraId="4FCB1473" w14:textId="77777777" w:rsidR="00FA2706" w:rsidRDefault="00FA2706" w:rsidP="00566F04">
      <w:pPr>
        <w:pStyle w:val="Code"/>
      </w:pPr>
      <w:r w:rsidRPr="00161103">
        <w:t>}</w:t>
      </w:r>
    </w:p>
    <w:p w14:paraId="3CDC5665" w14:textId="77777777" w:rsidR="00FA2706" w:rsidRDefault="00FA2706" w:rsidP="00DF359F">
      <w:pPr>
        <w:pStyle w:val="BodyTextCont"/>
        <w:pPrChange w:id="336" w:author="Brian Wortman" w:date="2014-06-16T20:15:00Z">
          <w:pPr>
            <w:pStyle w:val="BodyText"/>
          </w:pPr>
        </w:pPrChange>
      </w:pPr>
      <w:r>
        <w:t xml:space="preserve">The main purpose of this attribute class is to encapsulate the </w:t>
      </w:r>
      <w:proofErr w:type="spellStart"/>
      <w:r w:rsidRPr="003F2AEF">
        <w:rPr>
          <w:rStyle w:val="CodeInline"/>
        </w:rPr>
        <w:t>api</w:t>
      </w:r>
      <w:proofErr w:type="spellEnd"/>
      <w:r w:rsidRPr="003F2AEF">
        <w:rPr>
          <w:rStyle w:val="CodeInline"/>
        </w:rPr>
        <w:t>/v1</w:t>
      </w:r>
      <w:r>
        <w:t xml:space="preserve"> part of the route template so that we don't have to copy and paste it over all of the controllers (we will be using it a lot); it's just a bit of syntactic sugar to enhance the </w:t>
      </w:r>
      <w:proofErr w:type="spellStart"/>
      <w:r w:rsidRPr="003F2AEF">
        <w:rPr>
          <w:rStyle w:val="CodeInline"/>
        </w:rPr>
        <w:t>RoutePrefixAttribute</w:t>
      </w:r>
      <w:proofErr w:type="spellEnd"/>
      <w:r>
        <w:t xml:space="preserve"> base class. Oh, and it also allows us to demonstrate that cool new ASP.NET Web API 2 constraint we just added (note the constraint in the </w:t>
      </w:r>
      <w:proofErr w:type="spellStart"/>
      <w:r w:rsidRPr="003F2AEF">
        <w:rPr>
          <w:rStyle w:val="CodeInline"/>
        </w:rPr>
        <w:t>RouteBase</w:t>
      </w:r>
      <w:proofErr w:type="spellEnd"/>
      <w:r>
        <w:t xml:space="preserve"> string constant).</w:t>
      </w:r>
    </w:p>
    <w:p w14:paraId="6BEB39A1" w14:textId="77777777" w:rsidR="00FA2706" w:rsidRDefault="00FA2706" w:rsidP="00DF359F">
      <w:pPr>
        <w:pStyle w:val="BodyTextCont"/>
        <w:pPrChange w:id="337" w:author="Brian Wortman" w:date="2014-06-16T20:15:00Z">
          <w:pPr>
            <w:pStyle w:val="BodyText"/>
          </w:pPr>
        </w:pPrChange>
      </w:pPr>
      <w:r>
        <w:t xml:space="preserve">Let's add an </w:t>
      </w:r>
      <w:r w:rsidRPr="003F2AEF">
        <w:rPr>
          <w:rStyle w:val="CodeInline"/>
        </w:rPr>
        <w:t>ApiVersion1RoutePrefixAttribute</w:t>
      </w:r>
      <w:r>
        <w:t xml:space="preserve"> to the appropriate </w:t>
      </w:r>
      <w:proofErr w:type="spellStart"/>
      <w:r w:rsidRPr="003F2AEF">
        <w:rPr>
          <w:rStyle w:val="CodeInline"/>
        </w:rPr>
        <w:t>TasksController</w:t>
      </w:r>
      <w:proofErr w:type="spellEnd"/>
      <w:r>
        <w:t>, and then we'll review what's going on with all this. Here's the controller with the attribute applied to it:</w:t>
      </w:r>
    </w:p>
    <w:p w14:paraId="3A0EC6A1" w14:textId="77777777" w:rsidR="00FA2706" w:rsidRPr="004B6FCB" w:rsidRDefault="00FA2706" w:rsidP="00566F04">
      <w:pPr>
        <w:pStyle w:val="Code"/>
      </w:pPr>
      <w:r w:rsidRPr="004B6FCB">
        <w:t>using System.Web.Http;</w:t>
      </w:r>
    </w:p>
    <w:p w14:paraId="63E6F31D" w14:textId="77777777" w:rsidR="00FA2706" w:rsidRPr="004B6FCB" w:rsidRDefault="00FA2706" w:rsidP="00566F04">
      <w:pPr>
        <w:pStyle w:val="Code"/>
      </w:pPr>
      <w:r w:rsidRPr="004B6FCB">
        <w:t>using WebApi2Book.Web.Common.Routing;</w:t>
      </w:r>
    </w:p>
    <w:p w14:paraId="2E099D91" w14:textId="77777777" w:rsidR="00FA2706" w:rsidRPr="004B6FCB" w:rsidRDefault="00FA2706" w:rsidP="00566F04">
      <w:pPr>
        <w:pStyle w:val="Code"/>
      </w:pPr>
    </w:p>
    <w:p w14:paraId="41EE8B15" w14:textId="77777777" w:rsidR="00FA2706" w:rsidRPr="004B6FCB" w:rsidRDefault="00FA2706" w:rsidP="00566F04">
      <w:pPr>
        <w:pStyle w:val="Code"/>
      </w:pPr>
      <w:r w:rsidRPr="004B6FCB">
        <w:t>namespace WebApi2Book.Web.Api.Controllers.V1</w:t>
      </w:r>
    </w:p>
    <w:p w14:paraId="775A8270" w14:textId="77777777" w:rsidR="00FA2706" w:rsidRPr="004B6FCB" w:rsidRDefault="00FA2706" w:rsidP="00566F04">
      <w:pPr>
        <w:pStyle w:val="Code"/>
      </w:pPr>
      <w:r w:rsidRPr="004B6FCB">
        <w:t>{</w:t>
      </w:r>
    </w:p>
    <w:p w14:paraId="664AEC69" w14:textId="77777777" w:rsidR="00FA2706" w:rsidRPr="004B6FCB" w:rsidRDefault="00FA2706" w:rsidP="00566F04">
      <w:pPr>
        <w:pStyle w:val="Code"/>
      </w:pPr>
      <w:r w:rsidRPr="004B6FCB">
        <w:t xml:space="preserve">    [ApiVersion1RoutePrefix("tasks")]</w:t>
      </w:r>
    </w:p>
    <w:p w14:paraId="635C5D5F" w14:textId="77777777" w:rsidR="00FA2706" w:rsidRPr="004B6FCB" w:rsidRDefault="00FA2706" w:rsidP="00566F04">
      <w:pPr>
        <w:pStyle w:val="Code"/>
      </w:pPr>
      <w:r w:rsidRPr="004B6FCB">
        <w:t xml:space="preserve">    public class TasksController : ApiController</w:t>
      </w:r>
    </w:p>
    <w:p w14:paraId="6976EE8F" w14:textId="77777777" w:rsidR="00FA2706" w:rsidRPr="004B6FCB" w:rsidRDefault="00FA2706" w:rsidP="00566F04">
      <w:pPr>
        <w:pStyle w:val="Code"/>
      </w:pPr>
      <w:r w:rsidRPr="004B6FCB">
        <w:t xml:space="preserve">    {</w:t>
      </w:r>
    </w:p>
    <w:p w14:paraId="12AAD71E" w14:textId="77777777" w:rsidR="00FA2706" w:rsidRPr="004B6FCB" w:rsidRDefault="00FA2706" w:rsidP="00566F04">
      <w:pPr>
        <w:pStyle w:val="Code"/>
      </w:pPr>
      <w:r w:rsidRPr="004B6FCB">
        <w:t xml:space="preserve">    }</w:t>
      </w:r>
    </w:p>
    <w:p w14:paraId="3F0B5458" w14:textId="77777777" w:rsidR="00FA2706" w:rsidRDefault="00FA2706" w:rsidP="00566F04">
      <w:pPr>
        <w:pStyle w:val="Code"/>
      </w:pPr>
      <w:r w:rsidRPr="004B6FCB">
        <w:t>}</w:t>
      </w:r>
    </w:p>
    <w:p w14:paraId="30AF8185" w14:textId="77777777" w:rsidR="00FA2706" w:rsidRDefault="00FA2706" w:rsidP="00DF359F">
      <w:pPr>
        <w:pStyle w:val="BodyTextCont"/>
        <w:pPrChange w:id="338" w:author="Brian Wortman" w:date="2014-06-16T20:15:00Z">
          <w:pPr>
            <w:pStyle w:val="BodyText"/>
          </w:pPr>
        </w:pPrChange>
      </w:pPr>
      <w:r>
        <w:t xml:space="preserve">Studying the </w:t>
      </w:r>
      <w:r w:rsidRPr="003F2AEF">
        <w:rPr>
          <w:rStyle w:val="CodeInline"/>
        </w:rPr>
        <w:t>ApiVersion1RoutePrefixAttribute</w:t>
      </w:r>
      <w:r w:rsidRPr="00B55303">
        <w:t xml:space="preserve"> </w:t>
      </w:r>
      <w:r>
        <w:t xml:space="preserve">class and the </w:t>
      </w:r>
      <w:proofErr w:type="spellStart"/>
      <w:r w:rsidRPr="003F2AEF">
        <w:rPr>
          <w:rStyle w:val="CodeInline"/>
        </w:rPr>
        <w:t>TasksController</w:t>
      </w:r>
      <w:proofErr w:type="spellEnd"/>
      <w:r>
        <w:t xml:space="preserve"> class we can see that this </w:t>
      </w:r>
      <w:proofErr w:type="spellStart"/>
      <w:r w:rsidRPr="003F2AEF">
        <w:rPr>
          <w:rStyle w:val="CodeInline"/>
        </w:rPr>
        <w:t>TasksController</w:t>
      </w:r>
      <w:proofErr w:type="spellEnd"/>
      <w:r>
        <w:t xml:space="preserve"> implementation is equivalent to the following:</w:t>
      </w:r>
    </w:p>
    <w:p w14:paraId="5808A514" w14:textId="77777777" w:rsidR="00FA2706" w:rsidRPr="00200A8F" w:rsidRDefault="00FA2706">
      <w:pPr>
        <w:pStyle w:val="Code"/>
      </w:pPr>
      <w:r w:rsidRPr="00200A8F">
        <w:t>using System.Web.Http;</w:t>
      </w:r>
    </w:p>
    <w:p w14:paraId="5EB1E155" w14:textId="77777777" w:rsidR="00FA2706" w:rsidRPr="00B55303" w:rsidRDefault="00FA2706">
      <w:pPr>
        <w:pStyle w:val="Code"/>
      </w:pPr>
      <w:r w:rsidRPr="00B55303">
        <w:t>using WebApi2Book.Web.Common.Routing;</w:t>
      </w:r>
    </w:p>
    <w:p w14:paraId="691E5763" w14:textId="77777777" w:rsidR="00FA2706" w:rsidRPr="00B55303" w:rsidRDefault="00FA2706">
      <w:pPr>
        <w:pStyle w:val="Code"/>
      </w:pPr>
    </w:p>
    <w:p w14:paraId="4C0B652E" w14:textId="77777777" w:rsidR="00FA2706" w:rsidRPr="00B55303" w:rsidRDefault="00FA2706">
      <w:pPr>
        <w:pStyle w:val="Code"/>
      </w:pPr>
      <w:r w:rsidRPr="00B55303">
        <w:t>namespace WebApi2Book.Web.Api.Controllers.V1</w:t>
      </w:r>
    </w:p>
    <w:p w14:paraId="6C3564FC" w14:textId="77777777" w:rsidR="00FA2706" w:rsidRPr="007B3428" w:rsidRDefault="00FA2706">
      <w:pPr>
        <w:pStyle w:val="Code"/>
      </w:pPr>
      <w:r w:rsidRPr="007B3428">
        <w:t>{</w:t>
      </w:r>
    </w:p>
    <w:p w14:paraId="576FF821" w14:textId="77777777" w:rsidR="00FA2706" w:rsidRPr="007B3428" w:rsidRDefault="00FA2706">
      <w:pPr>
        <w:pStyle w:val="Code"/>
      </w:pPr>
      <w:r w:rsidRPr="007B3428">
        <w:lastRenderedPageBreak/>
        <w:t xml:space="preserve">   </w:t>
      </w:r>
      <w:bookmarkStart w:id="339" w:name="OLE_LINK1"/>
      <w:bookmarkStart w:id="340" w:name="OLE_LINK2"/>
      <w:r w:rsidRPr="007B3428">
        <w:t xml:space="preserve"> </w:t>
      </w:r>
      <w:bookmarkStart w:id="341" w:name="OLE_LINK3"/>
      <w:bookmarkStart w:id="342" w:name="OLE_LINK4"/>
      <w:r w:rsidRPr="007B3428">
        <w:t>[RoutePrefix("api/{apiVersion:apiVersionConstraint(v1)}/tasks")]</w:t>
      </w:r>
      <w:bookmarkEnd w:id="339"/>
      <w:bookmarkEnd w:id="340"/>
    </w:p>
    <w:bookmarkEnd w:id="341"/>
    <w:bookmarkEnd w:id="342"/>
    <w:p w14:paraId="7D8EE912" w14:textId="77777777" w:rsidR="00FA2706" w:rsidRPr="00B55303" w:rsidRDefault="00FA2706">
      <w:pPr>
        <w:pStyle w:val="Code"/>
      </w:pPr>
      <w:r w:rsidRPr="007B3428">
        <w:t xml:space="preserve">    </w:t>
      </w:r>
      <w:r w:rsidRPr="00B55303">
        <w:t>public class TasksController : ApiController</w:t>
      </w:r>
    </w:p>
    <w:p w14:paraId="6E9044A2" w14:textId="77777777" w:rsidR="00FA2706" w:rsidRPr="00B55303" w:rsidRDefault="00FA2706">
      <w:pPr>
        <w:pStyle w:val="Code"/>
      </w:pPr>
      <w:r w:rsidRPr="00B55303">
        <w:t xml:space="preserve">    {</w:t>
      </w:r>
    </w:p>
    <w:p w14:paraId="2FA5E6AD" w14:textId="77777777" w:rsidR="00FA2706" w:rsidRPr="00B55303" w:rsidRDefault="00FA2706">
      <w:pPr>
        <w:pStyle w:val="Code"/>
      </w:pPr>
      <w:r w:rsidRPr="00B55303">
        <w:t xml:space="preserve">    }</w:t>
      </w:r>
    </w:p>
    <w:p w14:paraId="0A8F3D03" w14:textId="77777777" w:rsidR="00FA2706" w:rsidRPr="00B55303" w:rsidRDefault="00FA2706">
      <w:pPr>
        <w:pStyle w:val="Code"/>
      </w:pPr>
      <w:r w:rsidRPr="00B55303">
        <w:t>}</w:t>
      </w:r>
    </w:p>
    <w:p w14:paraId="34245E7A" w14:textId="77777777" w:rsidR="00FA2706" w:rsidRDefault="00FA2706" w:rsidP="00DF359F">
      <w:pPr>
        <w:pStyle w:val="BodyTextCont"/>
        <w:pPrChange w:id="343" w:author="Brian Wortman" w:date="2014-06-16T20:15:00Z">
          <w:pPr>
            <w:pStyle w:val="BodyText"/>
          </w:pPr>
        </w:pPrChange>
      </w:pPr>
      <w:r>
        <w:t xml:space="preserve">Recalling what we learned in the Attribute-Based Routing section earlier in the chapter, we now recognize that this </w:t>
      </w:r>
      <w:proofErr w:type="spellStart"/>
      <w:r w:rsidRPr="003F2AEF">
        <w:rPr>
          <w:rStyle w:val="CodeInline"/>
        </w:rPr>
        <w:t>RoutePrefix</w:t>
      </w:r>
      <w:proofErr w:type="spellEnd"/>
      <w:r>
        <w:t xml:space="preserve"> attribute is configured to match a URL path of </w:t>
      </w:r>
      <w:proofErr w:type="spellStart"/>
      <w:r w:rsidRPr="003F2AEF">
        <w:rPr>
          <w:rStyle w:val="CodeInline"/>
        </w:rPr>
        <w:t>api</w:t>
      </w:r>
      <w:proofErr w:type="spellEnd"/>
      <w:proofErr w:type="gramStart"/>
      <w:r w:rsidRPr="003F2AEF">
        <w:rPr>
          <w:rStyle w:val="CodeInline"/>
        </w:rPr>
        <w:t>/{</w:t>
      </w:r>
      <w:proofErr w:type="spellStart"/>
      <w:proofErr w:type="gramEnd"/>
      <w:r w:rsidRPr="003F2AEF">
        <w:rPr>
          <w:rStyle w:val="CodeInline"/>
        </w:rPr>
        <w:t>apiVersion</w:t>
      </w:r>
      <w:proofErr w:type="spellEnd"/>
      <w:r w:rsidRPr="003F2AEF">
        <w:rPr>
          <w:rStyle w:val="CodeInline"/>
        </w:rPr>
        <w:t>}/tasks</w:t>
      </w:r>
      <w:r>
        <w:t xml:space="preserve">. We also see that the </w:t>
      </w:r>
      <w:proofErr w:type="spellStart"/>
      <w:r w:rsidRPr="003F2AEF">
        <w:rPr>
          <w:rStyle w:val="CodeInline"/>
        </w:rPr>
        <w:t>apiVersion</w:t>
      </w:r>
      <w:proofErr w:type="spellEnd"/>
      <w:r>
        <w:t xml:space="preserve"> parameter is constrained by our custom </w:t>
      </w:r>
      <w:proofErr w:type="spellStart"/>
      <w:r w:rsidRPr="003F2AEF">
        <w:rPr>
          <w:rStyle w:val="CodeInline"/>
        </w:rPr>
        <w:t>IHttpRouteConstraint</w:t>
      </w:r>
      <w:proofErr w:type="spellEnd"/>
      <w:r>
        <w:t xml:space="preserve"> to a value of "v1". Again, using our custom </w:t>
      </w:r>
      <w:r w:rsidRPr="005C1B16">
        <w:rPr>
          <w:rStyle w:val="CodeInline"/>
        </w:rPr>
        <w:t>ApiVersion1RoutePrefix</w:t>
      </w:r>
      <w:r>
        <w:t xml:space="preserve"> attribute helps us avoid silly errors in routing caused by copy/paste/syntax mistakes.</w:t>
      </w:r>
    </w:p>
    <w:p w14:paraId="7249459C" w14:textId="77777777" w:rsidR="00FA2706" w:rsidRDefault="00FA2706" w:rsidP="00DF359F">
      <w:pPr>
        <w:pStyle w:val="BodyTextCont"/>
        <w:pPrChange w:id="344" w:author="Brian Wortman" w:date="2014-06-16T20:15:00Z">
          <w:pPr>
            <w:pStyle w:val="BodyText"/>
          </w:pPr>
        </w:pPrChange>
      </w:pPr>
      <w:r>
        <w:t>Now let's finish up stubbing out the controllers. We'll flesh out the real implementation later; for now, we're trying to demonstrate that we can properly support versioned routes. First, "implement" the V1 controller…</w:t>
      </w:r>
    </w:p>
    <w:p w14:paraId="000062F8" w14:textId="77777777" w:rsidR="00FA2706" w:rsidRPr="000B3935" w:rsidRDefault="00FA2706" w:rsidP="00566F04">
      <w:pPr>
        <w:pStyle w:val="Code"/>
      </w:pPr>
      <w:r w:rsidRPr="000B3935">
        <w:t>using System.Net.Http;</w:t>
      </w:r>
    </w:p>
    <w:p w14:paraId="29E169C9" w14:textId="77777777" w:rsidR="00FA2706" w:rsidRPr="000B3935" w:rsidRDefault="00FA2706" w:rsidP="00566F04">
      <w:pPr>
        <w:pStyle w:val="Code"/>
      </w:pPr>
      <w:r w:rsidRPr="000B3935">
        <w:t>using System.Web.Http;</w:t>
      </w:r>
    </w:p>
    <w:p w14:paraId="47A40582" w14:textId="77777777" w:rsidR="00FA2706" w:rsidRPr="000B3935" w:rsidRDefault="00FA2706" w:rsidP="00566F04">
      <w:pPr>
        <w:pStyle w:val="Code"/>
      </w:pPr>
      <w:r w:rsidRPr="000B3935">
        <w:t>using WebApi2Book.Web.Api.Models;</w:t>
      </w:r>
    </w:p>
    <w:p w14:paraId="7A742A68" w14:textId="77777777" w:rsidR="00FA2706" w:rsidRPr="000B3935" w:rsidRDefault="00FA2706" w:rsidP="00566F04">
      <w:pPr>
        <w:pStyle w:val="Code"/>
      </w:pPr>
      <w:r w:rsidRPr="000B3935">
        <w:t>using WebApi2Book.Web.Common.Routing;</w:t>
      </w:r>
    </w:p>
    <w:p w14:paraId="558BE459" w14:textId="77777777" w:rsidR="00FA2706" w:rsidRPr="000B3935" w:rsidRDefault="00FA2706" w:rsidP="00566F04">
      <w:pPr>
        <w:pStyle w:val="Code"/>
      </w:pPr>
    </w:p>
    <w:p w14:paraId="72C3FAE1" w14:textId="77777777" w:rsidR="00FA2706" w:rsidRPr="000B3935" w:rsidRDefault="00FA2706" w:rsidP="00566F04">
      <w:pPr>
        <w:pStyle w:val="Code"/>
      </w:pPr>
      <w:r w:rsidRPr="000B3935">
        <w:t>namespace WebApi2Book.Web.Api.Controllers.V1</w:t>
      </w:r>
    </w:p>
    <w:p w14:paraId="637C6DB1" w14:textId="77777777" w:rsidR="00FA2706" w:rsidRPr="000B3935" w:rsidRDefault="00FA2706" w:rsidP="00566F04">
      <w:pPr>
        <w:pStyle w:val="Code"/>
      </w:pPr>
      <w:r w:rsidRPr="000B3935">
        <w:t>{</w:t>
      </w:r>
    </w:p>
    <w:p w14:paraId="37890521" w14:textId="77777777" w:rsidR="00FA2706" w:rsidRPr="000B3935" w:rsidRDefault="00FA2706" w:rsidP="00566F04">
      <w:pPr>
        <w:pStyle w:val="Code"/>
      </w:pPr>
      <w:r w:rsidRPr="000B3935">
        <w:t xml:space="preserve">    [ApiVersion1RoutePrefix("tasks")]</w:t>
      </w:r>
    </w:p>
    <w:p w14:paraId="1E96970F" w14:textId="77777777" w:rsidR="00FA2706" w:rsidRPr="000B3935" w:rsidRDefault="00FA2706" w:rsidP="00566F04">
      <w:pPr>
        <w:pStyle w:val="Code"/>
      </w:pPr>
      <w:r w:rsidRPr="000B3935">
        <w:t xml:space="preserve">    public class TasksController : ApiController</w:t>
      </w:r>
    </w:p>
    <w:p w14:paraId="122DECA6" w14:textId="77777777" w:rsidR="00FA2706" w:rsidRPr="000B3935" w:rsidRDefault="00FA2706" w:rsidP="00566F04">
      <w:pPr>
        <w:pStyle w:val="Code"/>
      </w:pPr>
      <w:r w:rsidRPr="000B3935">
        <w:t xml:space="preserve">    {</w:t>
      </w:r>
    </w:p>
    <w:p w14:paraId="06DC59C0" w14:textId="77777777" w:rsidR="00FA2706" w:rsidRPr="000B3935" w:rsidRDefault="00FA2706" w:rsidP="00566F04">
      <w:pPr>
        <w:pStyle w:val="Code"/>
      </w:pPr>
      <w:r w:rsidRPr="000B3935">
        <w:t xml:space="preserve">        [Route("", Name = "AddTaskRoute")]</w:t>
      </w:r>
    </w:p>
    <w:p w14:paraId="4E6BCC21" w14:textId="77777777" w:rsidR="00FA2706" w:rsidRPr="000B3935" w:rsidRDefault="00FA2706" w:rsidP="00566F04">
      <w:pPr>
        <w:pStyle w:val="Code"/>
      </w:pPr>
      <w:r w:rsidRPr="000B3935">
        <w:t xml:space="preserve">        [HttpPost]</w:t>
      </w:r>
    </w:p>
    <w:p w14:paraId="1882DC5E" w14:textId="77777777" w:rsidR="00FA2706" w:rsidRPr="000B3935" w:rsidRDefault="00FA2706" w:rsidP="00566F04">
      <w:pPr>
        <w:pStyle w:val="Code"/>
      </w:pPr>
      <w:r w:rsidRPr="000B3935">
        <w:t xml:space="preserve">        public Task AddTask(HttpRequestMessage requestMessage, Task newTask)</w:t>
      </w:r>
    </w:p>
    <w:p w14:paraId="6F4CB579" w14:textId="77777777" w:rsidR="00FA2706" w:rsidRPr="000B3935" w:rsidRDefault="00FA2706" w:rsidP="00566F04">
      <w:pPr>
        <w:pStyle w:val="Code"/>
      </w:pPr>
      <w:r w:rsidRPr="000B3935">
        <w:t xml:space="preserve">        {</w:t>
      </w:r>
    </w:p>
    <w:p w14:paraId="6CDACD0E" w14:textId="77777777" w:rsidR="00FA2706" w:rsidRPr="000B3935" w:rsidRDefault="00FA2706" w:rsidP="00566F04">
      <w:pPr>
        <w:pStyle w:val="Code"/>
      </w:pPr>
      <w:r w:rsidRPr="000B3935">
        <w:t xml:space="preserve">            return new Task</w:t>
      </w:r>
    </w:p>
    <w:p w14:paraId="20F973B8" w14:textId="77777777" w:rsidR="00FA2706" w:rsidRPr="000B3935" w:rsidRDefault="00FA2706" w:rsidP="00566F04">
      <w:pPr>
        <w:pStyle w:val="Code"/>
      </w:pPr>
      <w:r w:rsidRPr="000B3935">
        <w:t xml:space="preserve">            {</w:t>
      </w:r>
    </w:p>
    <w:p w14:paraId="1CD92766" w14:textId="77777777" w:rsidR="00FA2706" w:rsidRPr="000B3935" w:rsidRDefault="00FA2706" w:rsidP="00566F04">
      <w:pPr>
        <w:pStyle w:val="Code"/>
      </w:pPr>
      <w:r w:rsidRPr="000B3935">
        <w:t xml:space="preserve">                Subject = "In v1, newTask.Subject = " + newTask.Subject</w:t>
      </w:r>
    </w:p>
    <w:p w14:paraId="51C92774" w14:textId="77777777" w:rsidR="00FA2706" w:rsidRPr="000B3935" w:rsidRDefault="00FA2706" w:rsidP="00566F04">
      <w:pPr>
        <w:pStyle w:val="Code"/>
      </w:pPr>
      <w:r w:rsidRPr="000B3935">
        <w:t xml:space="preserve">            };</w:t>
      </w:r>
    </w:p>
    <w:p w14:paraId="2CFB7E35" w14:textId="77777777" w:rsidR="00FA2706" w:rsidRPr="000B3935" w:rsidRDefault="00FA2706" w:rsidP="00566F04">
      <w:pPr>
        <w:pStyle w:val="Code"/>
      </w:pPr>
      <w:r w:rsidRPr="000B3935">
        <w:t xml:space="preserve">        }</w:t>
      </w:r>
    </w:p>
    <w:p w14:paraId="472594C4" w14:textId="77777777" w:rsidR="00452535" w:rsidRDefault="00FA2706" w:rsidP="00566F04">
      <w:pPr>
        <w:pStyle w:val="Code"/>
        <w:rPr>
          <w:ins w:id="345" w:author="Brian Wortman" w:date="2014-06-16T18:50:00Z"/>
        </w:rPr>
      </w:pPr>
      <w:r w:rsidRPr="000B3935">
        <w:t xml:space="preserve">    }</w:t>
      </w:r>
    </w:p>
    <w:p w14:paraId="07C8F10F" w14:textId="77777777" w:rsidR="00FA2706" w:rsidRDefault="00FA2706" w:rsidP="00566F04">
      <w:pPr>
        <w:pStyle w:val="Code"/>
      </w:pPr>
      <w:r w:rsidRPr="000B3935">
        <w:t>}</w:t>
      </w:r>
    </w:p>
    <w:p w14:paraId="42D4755C" w14:textId="77777777" w:rsidR="00FA2706" w:rsidRDefault="00FA2706" w:rsidP="00DF359F">
      <w:pPr>
        <w:pStyle w:val="BodyTextCont"/>
        <w:pPrChange w:id="346" w:author="Brian Wortman" w:date="2014-06-16T20:15:00Z">
          <w:pPr>
            <w:pStyle w:val="BodyText"/>
          </w:pPr>
        </w:pPrChange>
      </w:pPr>
      <w:r>
        <w:t xml:space="preserve">… </w:t>
      </w:r>
      <w:proofErr w:type="gramStart"/>
      <w:r>
        <w:t>and</w:t>
      </w:r>
      <w:proofErr w:type="gramEnd"/>
      <w:r>
        <w:t xml:space="preserve"> now the V2 controller:</w:t>
      </w:r>
    </w:p>
    <w:p w14:paraId="6BA72B01" w14:textId="77777777" w:rsidR="00FA2706" w:rsidRPr="000B3935" w:rsidRDefault="00FA2706">
      <w:pPr>
        <w:pStyle w:val="Code"/>
      </w:pPr>
      <w:r w:rsidRPr="000B3935">
        <w:t>using System.Net.Http;</w:t>
      </w:r>
    </w:p>
    <w:p w14:paraId="0729A460" w14:textId="77777777" w:rsidR="00FA2706" w:rsidRPr="000B3935" w:rsidRDefault="00FA2706">
      <w:pPr>
        <w:pStyle w:val="Code"/>
      </w:pPr>
      <w:r w:rsidRPr="000B3935">
        <w:t>using System.Web.Http;</w:t>
      </w:r>
    </w:p>
    <w:p w14:paraId="6393B6A3" w14:textId="77777777" w:rsidR="00FA2706" w:rsidRPr="000B3935" w:rsidRDefault="00FA2706">
      <w:pPr>
        <w:pStyle w:val="Code"/>
      </w:pPr>
      <w:r w:rsidRPr="000B3935">
        <w:t>using WebApi2Book.Web.Api.Models;</w:t>
      </w:r>
    </w:p>
    <w:p w14:paraId="34D27B29" w14:textId="77777777" w:rsidR="00FA2706" w:rsidRPr="000B3935" w:rsidRDefault="00FA2706">
      <w:pPr>
        <w:pStyle w:val="Code"/>
      </w:pPr>
    </w:p>
    <w:p w14:paraId="09CB959C" w14:textId="77777777" w:rsidR="00FA2706" w:rsidRPr="000B3935" w:rsidRDefault="00FA2706">
      <w:pPr>
        <w:pStyle w:val="Code"/>
      </w:pPr>
      <w:r w:rsidRPr="000B3935">
        <w:t>namespace WebApi2Book.Web.Api.Controllers.V2</w:t>
      </w:r>
    </w:p>
    <w:p w14:paraId="6237409C" w14:textId="77777777" w:rsidR="00FA2706" w:rsidRPr="007B3428" w:rsidRDefault="00FA2706">
      <w:pPr>
        <w:pStyle w:val="Code"/>
      </w:pPr>
      <w:r w:rsidRPr="007B3428">
        <w:t>{</w:t>
      </w:r>
    </w:p>
    <w:p w14:paraId="7CB690B0" w14:textId="77777777" w:rsidR="00FA2706" w:rsidRPr="007B3428" w:rsidRDefault="00FA2706">
      <w:pPr>
        <w:pStyle w:val="Code"/>
      </w:pPr>
      <w:r w:rsidRPr="007B3428">
        <w:t xml:space="preserve">    [RoutePrefix("api/{apiVersion:apiVersionConstraint(v2)}/tasks")]</w:t>
      </w:r>
    </w:p>
    <w:p w14:paraId="02D99EFC" w14:textId="77777777" w:rsidR="00FA2706" w:rsidRPr="000B3935" w:rsidRDefault="00FA2706">
      <w:pPr>
        <w:pStyle w:val="Code"/>
      </w:pPr>
      <w:r w:rsidRPr="007B3428">
        <w:t xml:space="preserve">    </w:t>
      </w:r>
      <w:r w:rsidRPr="000B3935">
        <w:t>public class TasksController : ApiController</w:t>
      </w:r>
    </w:p>
    <w:p w14:paraId="71B4E483" w14:textId="77777777" w:rsidR="00FA2706" w:rsidRPr="000B3935" w:rsidRDefault="00FA2706">
      <w:pPr>
        <w:pStyle w:val="Code"/>
      </w:pPr>
      <w:r w:rsidRPr="000B3935">
        <w:t xml:space="preserve">    {</w:t>
      </w:r>
    </w:p>
    <w:p w14:paraId="43AF73EC" w14:textId="77777777" w:rsidR="00FA2706" w:rsidRPr="000B3935" w:rsidRDefault="00FA2706">
      <w:pPr>
        <w:pStyle w:val="Code"/>
      </w:pPr>
      <w:r w:rsidRPr="000B3935">
        <w:t xml:space="preserve">        [Route("", Name = "AddTaskRouteV2")]</w:t>
      </w:r>
    </w:p>
    <w:p w14:paraId="3CFEF8BB" w14:textId="77777777" w:rsidR="00FA2706" w:rsidRPr="000B3935" w:rsidRDefault="00FA2706">
      <w:pPr>
        <w:pStyle w:val="Code"/>
      </w:pPr>
      <w:r w:rsidRPr="000B3935">
        <w:t xml:space="preserve">        [HttpPost]</w:t>
      </w:r>
    </w:p>
    <w:p w14:paraId="1C98E92A" w14:textId="77777777" w:rsidR="00FA2706" w:rsidRPr="000B3935" w:rsidRDefault="00FA2706">
      <w:pPr>
        <w:pStyle w:val="Code"/>
      </w:pPr>
      <w:r w:rsidRPr="000B3935">
        <w:t xml:space="preserve">        public Task AddTask(HttpRequestMessage requestMessage, Models.Task newTask)</w:t>
      </w:r>
    </w:p>
    <w:p w14:paraId="3135B1D2" w14:textId="77777777" w:rsidR="00FA2706" w:rsidRPr="000B3935" w:rsidRDefault="00FA2706">
      <w:pPr>
        <w:pStyle w:val="Code"/>
      </w:pPr>
      <w:r w:rsidRPr="000B3935">
        <w:t xml:space="preserve">        {</w:t>
      </w:r>
    </w:p>
    <w:p w14:paraId="73F39CA7" w14:textId="77777777" w:rsidR="00FA2706" w:rsidRPr="000B3935" w:rsidRDefault="00FA2706">
      <w:pPr>
        <w:pStyle w:val="Code"/>
      </w:pPr>
      <w:r w:rsidRPr="000B3935">
        <w:t xml:space="preserve">            return new Task</w:t>
      </w:r>
    </w:p>
    <w:p w14:paraId="63CDAAED" w14:textId="77777777" w:rsidR="00FA2706" w:rsidRPr="000B3935" w:rsidRDefault="00FA2706">
      <w:pPr>
        <w:pStyle w:val="Code"/>
      </w:pPr>
      <w:r w:rsidRPr="000B3935">
        <w:lastRenderedPageBreak/>
        <w:t xml:space="preserve">            {</w:t>
      </w:r>
    </w:p>
    <w:p w14:paraId="64233477" w14:textId="77777777" w:rsidR="00FA2706" w:rsidRPr="000B3935" w:rsidRDefault="00FA2706">
      <w:pPr>
        <w:pStyle w:val="Code"/>
      </w:pPr>
      <w:r w:rsidRPr="000B3935">
        <w:t xml:space="preserve">                Subject = "In v2, newTask.Subject = " + newTask.Subject</w:t>
      </w:r>
    </w:p>
    <w:p w14:paraId="35A0A86D" w14:textId="77777777" w:rsidR="00FA2706" w:rsidRPr="000B3935" w:rsidRDefault="00FA2706">
      <w:pPr>
        <w:pStyle w:val="Code"/>
      </w:pPr>
      <w:r w:rsidRPr="000B3935">
        <w:t xml:space="preserve">            };</w:t>
      </w:r>
    </w:p>
    <w:p w14:paraId="6F6A265A" w14:textId="77777777" w:rsidR="00FA2706" w:rsidRPr="000B3935" w:rsidRDefault="00FA2706">
      <w:pPr>
        <w:pStyle w:val="Code"/>
      </w:pPr>
      <w:r w:rsidRPr="000B3935">
        <w:t xml:space="preserve">        }</w:t>
      </w:r>
    </w:p>
    <w:p w14:paraId="564E32D8" w14:textId="77777777" w:rsidR="00FA2706" w:rsidRPr="000B3935" w:rsidRDefault="00FA2706">
      <w:pPr>
        <w:pStyle w:val="Code"/>
      </w:pPr>
      <w:r w:rsidRPr="000B3935">
        <w:t xml:space="preserve">    }</w:t>
      </w:r>
    </w:p>
    <w:p w14:paraId="110174E5" w14:textId="77777777" w:rsidR="00FA2706" w:rsidRDefault="00FA2706" w:rsidP="00566F04">
      <w:pPr>
        <w:pStyle w:val="Code"/>
      </w:pPr>
      <w:r w:rsidRPr="00DC77E1">
        <w:t>}</w:t>
      </w:r>
    </w:p>
    <w:p w14:paraId="7FEE224B" w14:textId="77777777" w:rsidR="00FA2706" w:rsidRDefault="00FA2706" w:rsidP="00DF359F">
      <w:pPr>
        <w:pStyle w:val="BodyTextCont"/>
        <w:pPrChange w:id="347" w:author="Brian Wortman" w:date="2014-06-16T20:15:00Z">
          <w:pPr>
            <w:pStyle w:val="BodyText"/>
          </w:pPr>
        </w:pPrChange>
      </w:pPr>
      <w:r>
        <w:t xml:space="preserve">Note that for the V2 controller we're using the </w:t>
      </w:r>
      <w:proofErr w:type="spellStart"/>
      <w:r w:rsidRPr="003F2AEF">
        <w:rPr>
          <w:rStyle w:val="CodeInline"/>
        </w:rPr>
        <w:t>RoutePrefix</w:t>
      </w:r>
      <w:proofErr w:type="spellEnd"/>
      <w:r>
        <w:t xml:space="preserve"> attribute directly rather than </w:t>
      </w:r>
      <w:proofErr w:type="spellStart"/>
      <w:r>
        <w:t>subclassing</w:t>
      </w:r>
      <w:proofErr w:type="spellEnd"/>
      <w:r>
        <w:t xml:space="preserve"> it. The purpose is to emphasize that the custom </w:t>
      </w:r>
      <w:r w:rsidRPr="003F2AEF">
        <w:rPr>
          <w:rStyle w:val="CodeInline"/>
        </w:rPr>
        <w:t>ApiVersion1RoutePrefixAttribute</w:t>
      </w:r>
      <w:r>
        <w:t xml:space="preserve"> is merely syntactic sugar; it doesn't affect the routing in any way. Also note that the two route names are unique between the two controllers. We need to ensure globally unique route names, as required by ASP.NET Web API</w:t>
      </w:r>
      <w:commentRangeStart w:id="348"/>
      <w:commentRangeStart w:id="349"/>
      <w:r>
        <w:t>.</w:t>
      </w:r>
      <w:commentRangeEnd w:id="348"/>
      <w:r w:rsidR="00F420CD">
        <w:rPr>
          <w:rStyle w:val="CommentReference"/>
          <w:rFonts w:ascii="Times" w:hAnsi="Times"/>
        </w:rPr>
        <w:commentReference w:id="348"/>
      </w:r>
      <w:commentRangeEnd w:id="349"/>
      <w:r w:rsidR="00452535">
        <w:rPr>
          <w:rStyle w:val="CommentReference"/>
          <w:rFonts w:ascii="Times" w:hAnsi="Times"/>
        </w:rPr>
        <w:commentReference w:id="349"/>
      </w:r>
    </w:p>
    <w:p w14:paraId="6DA6A4C8" w14:textId="77777777" w:rsidR="00FA2706" w:rsidRDefault="00FA2706" w:rsidP="00DF359F">
      <w:pPr>
        <w:pStyle w:val="BodyTextCont"/>
        <w:pPrChange w:id="350" w:author="Brian Wortman" w:date="2014-06-16T20:15:00Z">
          <w:pPr>
            <w:pStyle w:val="BodyText"/>
          </w:pPr>
        </w:pPrChange>
      </w:pPr>
      <w:r>
        <w:t xml:space="preserve">Ok, now we're almost ready to process a request. First, we'll implement the custom controller selector. (As we mentioned earlier, a custom controller selector is necessary because the </w:t>
      </w:r>
      <w:r w:rsidRPr="003B70CA">
        <w:t>framework only matches on the controller class name without regard to the controller class' namespace</w:t>
      </w:r>
      <w:r>
        <w:t>.) Then, after that, we will wire up the custom constraint and the custom controller selector with the ASP.NET Web API framework. So without further ado…</w:t>
      </w:r>
    </w:p>
    <w:p w14:paraId="2D0C9181" w14:textId="77777777" w:rsidR="00FA2706" w:rsidRDefault="00FA2706" w:rsidP="00566F04">
      <w:pPr>
        <w:pStyle w:val="Heading3"/>
      </w:pPr>
      <w:bookmarkStart w:id="351" w:name="_Toc390713969"/>
      <w:r>
        <w:t xml:space="preserve">A Custom </w:t>
      </w:r>
      <w:proofErr w:type="spellStart"/>
      <w:r w:rsidRPr="00A80674">
        <w:t>IHttpControllerSelector</w:t>
      </w:r>
      <w:bookmarkEnd w:id="351"/>
      <w:proofErr w:type="spellEnd"/>
    </w:p>
    <w:p w14:paraId="5636DDA6" w14:textId="77777777" w:rsidR="00FA2706" w:rsidRDefault="00FA2706" w:rsidP="00566F04">
      <w:pPr>
        <w:pStyle w:val="BodyTextFirst"/>
      </w:pPr>
      <w:r>
        <w:t xml:space="preserve">Our controller selector implementation was inspired by Mike Wasson's MSDN blog post entitled, ASP.NET Web API: Using Namespaces to Version Web APIs. The implementation borrowed heavily from the official Microsoft </w:t>
      </w:r>
      <w:proofErr w:type="spellStart"/>
      <w:r>
        <w:t>CodePlex</w:t>
      </w:r>
      <w:proofErr w:type="spellEnd"/>
      <w:r>
        <w:t xml:space="preserve"> </w:t>
      </w:r>
      <w:proofErr w:type="spellStart"/>
      <w:r w:rsidRPr="003F2AEF">
        <w:rPr>
          <w:rStyle w:val="CodeInline"/>
        </w:rPr>
        <w:t>NamespaceControllerSelector</w:t>
      </w:r>
      <w:proofErr w:type="spellEnd"/>
      <w:r>
        <w:t xml:space="preserve"> sample referenced in that blog post. We made some simplifications (e.g., eliminated the code that checked for duplicate paths) and we made some enhancements required to address changes in the ASP.NET Web API framework (e.g., note the use of </w:t>
      </w:r>
      <w:proofErr w:type="spellStart"/>
      <w:r w:rsidRPr="003F2AEF">
        <w:rPr>
          <w:rStyle w:val="CodeInline"/>
        </w:rPr>
        <w:t>IHttpRouteData</w:t>
      </w:r>
      <w:proofErr w:type="spellEnd"/>
      <w:r>
        <w:t xml:space="preserve"> </w:t>
      </w:r>
      <w:proofErr w:type="spellStart"/>
      <w:r>
        <w:t>subroutes</w:t>
      </w:r>
      <w:proofErr w:type="spellEnd"/>
      <w:r>
        <w:t xml:space="preserve">), but the basic design and implementation comes straight from </w:t>
      </w:r>
      <w:proofErr w:type="spellStart"/>
      <w:r>
        <w:t>CodePlex</w:t>
      </w:r>
      <w:proofErr w:type="spellEnd"/>
      <w:r>
        <w:t>.</w:t>
      </w:r>
    </w:p>
    <w:p w14:paraId="11E216B4" w14:textId="77777777" w:rsidR="00FA2706" w:rsidRDefault="00FA2706" w:rsidP="00DF359F">
      <w:pPr>
        <w:pStyle w:val="BodyTextCont"/>
        <w:pPrChange w:id="352" w:author="Brian Wortman" w:date="2014-06-16T20:16:00Z">
          <w:pPr>
            <w:pStyle w:val="BodyText"/>
          </w:pPr>
        </w:pPrChange>
      </w:pPr>
      <w:r>
        <w:t xml:space="preserve">Anyway, go ahead and implement the custom controller selector as follows in the </w:t>
      </w:r>
      <w:ins w:id="353" w:author="Brian Wortman" w:date="2014-06-16T18:55:00Z">
        <w:r w:rsidR="00066D0D">
          <w:t xml:space="preserve">root of the </w:t>
        </w:r>
      </w:ins>
      <w:r>
        <w:t>WebApi2Book.Web.Common project</w:t>
      </w:r>
      <w:commentRangeStart w:id="354"/>
      <w:commentRangeStart w:id="355"/>
      <w:r>
        <w:t>:</w:t>
      </w:r>
      <w:commentRangeEnd w:id="354"/>
      <w:r w:rsidR="00F420CD">
        <w:rPr>
          <w:rStyle w:val="CommentReference"/>
          <w:rFonts w:ascii="Times" w:hAnsi="Times"/>
        </w:rPr>
        <w:commentReference w:id="354"/>
      </w:r>
      <w:commentRangeEnd w:id="355"/>
      <w:r w:rsidR="00066D0D">
        <w:rPr>
          <w:rStyle w:val="CommentReference"/>
          <w:rFonts w:ascii="Times" w:hAnsi="Times"/>
        </w:rPr>
        <w:commentReference w:id="355"/>
      </w:r>
    </w:p>
    <w:p w14:paraId="298DB25C" w14:textId="77777777" w:rsidR="00FA2706" w:rsidRPr="00683605" w:rsidRDefault="00FA2706" w:rsidP="00566F04">
      <w:pPr>
        <w:pStyle w:val="Code"/>
      </w:pPr>
      <w:r w:rsidRPr="00683605">
        <w:t>using System;</w:t>
      </w:r>
    </w:p>
    <w:p w14:paraId="3C004B63" w14:textId="77777777" w:rsidR="00FA2706" w:rsidRPr="00683605" w:rsidRDefault="00FA2706" w:rsidP="00566F04">
      <w:pPr>
        <w:pStyle w:val="Code"/>
      </w:pPr>
      <w:r w:rsidRPr="00683605">
        <w:t>using System.Collections.Generic;</w:t>
      </w:r>
    </w:p>
    <w:p w14:paraId="7258F83E" w14:textId="77777777" w:rsidR="00FA2706" w:rsidRPr="00683605" w:rsidRDefault="00FA2706" w:rsidP="00566F04">
      <w:pPr>
        <w:pStyle w:val="Code"/>
      </w:pPr>
      <w:r w:rsidRPr="00683605">
        <w:t>using System.Globalization;</w:t>
      </w:r>
    </w:p>
    <w:p w14:paraId="5A385636" w14:textId="77777777" w:rsidR="00FA2706" w:rsidRPr="00683605" w:rsidRDefault="00FA2706" w:rsidP="00566F04">
      <w:pPr>
        <w:pStyle w:val="Code"/>
      </w:pPr>
      <w:r w:rsidRPr="00683605">
        <w:t>using System.Linq;</w:t>
      </w:r>
    </w:p>
    <w:p w14:paraId="3E5040D7" w14:textId="77777777" w:rsidR="00FA2706" w:rsidRPr="00683605" w:rsidRDefault="00FA2706" w:rsidP="00566F04">
      <w:pPr>
        <w:pStyle w:val="Code"/>
      </w:pPr>
      <w:r w:rsidRPr="00683605">
        <w:t>using System.Net;</w:t>
      </w:r>
    </w:p>
    <w:p w14:paraId="27D44F2D" w14:textId="77777777" w:rsidR="00FA2706" w:rsidRPr="00683605" w:rsidRDefault="00FA2706" w:rsidP="00566F04">
      <w:pPr>
        <w:pStyle w:val="Code"/>
      </w:pPr>
      <w:r w:rsidRPr="00683605">
        <w:t>using System.Net.Http;</w:t>
      </w:r>
    </w:p>
    <w:p w14:paraId="16EE2760" w14:textId="77777777" w:rsidR="00FA2706" w:rsidRPr="00683605" w:rsidRDefault="00FA2706" w:rsidP="00566F04">
      <w:pPr>
        <w:pStyle w:val="Code"/>
      </w:pPr>
      <w:r w:rsidRPr="00683605">
        <w:t>using System.Web.Http;</w:t>
      </w:r>
    </w:p>
    <w:p w14:paraId="49693FED" w14:textId="77777777" w:rsidR="00FA2706" w:rsidRPr="00683605" w:rsidRDefault="00FA2706" w:rsidP="00566F04">
      <w:pPr>
        <w:pStyle w:val="Code"/>
      </w:pPr>
      <w:r w:rsidRPr="00683605">
        <w:t>using System.Web.Http.Controllers;</w:t>
      </w:r>
    </w:p>
    <w:p w14:paraId="65C64DD3" w14:textId="77777777" w:rsidR="00FA2706" w:rsidRPr="00683605" w:rsidRDefault="00FA2706" w:rsidP="00566F04">
      <w:pPr>
        <w:pStyle w:val="Code"/>
      </w:pPr>
      <w:r w:rsidRPr="00683605">
        <w:t>using System.Web.Http.Dispatcher;</w:t>
      </w:r>
    </w:p>
    <w:p w14:paraId="03A4729F" w14:textId="77777777" w:rsidR="00FA2706" w:rsidRPr="00683605" w:rsidRDefault="00FA2706" w:rsidP="00566F04">
      <w:pPr>
        <w:pStyle w:val="Code"/>
      </w:pPr>
      <w:r w:rsidRPr="00683605">
        <w:t>using System.Web.Http.Routing;</w:t>
      </w:r>
    </w:p>
    <w:p w14:paraId="56CDDE81" w14:textId="77777777" w:rsidR="00FA2706" w:rsidRPr="00683605" w:rsidRDefault="00FA2706" w:rsidP="00566F04">
      <w:pPr>
        <w:pStyle w:val="Code"/>
      </w:pPr>
    </w:p>
    <w:p w14:paraId="32DDE32A" w14:textId="77777777" w:rsidR="00FA2706" w:rsidRPr="00683605" w:rsidRDefault="00FA2706" w:rsidP="00566F04">
      <w:pPr>
        <w:pStyle w:val="Code"/>
      </w:pPr>
      <w:r w:rsidRPr="00683605">
        <w:t>namespace WebApi2Book.Web.Common</w:t>
      </w:r>
    </w:p>
    <w:p w14:paraId="0560961B" w14:textId="77777777" w:rsidR="00FA2706" w:rsidRPr="00683605" w:rsidRDefault="00FA2706" w:rsidP="00566F04">
      <w:pPr>
        <w:pStyle w:val="Code"/>
      </w:pPr>
      <w:r w:rsidRPr="00683605">
        <w:t>{</w:t>
      </w:r>
    </w:p>
    <w:p w14:paraId="656B4719" w14:textId="77777777" w:rsidR="00FA2706" w:rsidRPr="00683605" w:rsidRDefault="00FA2706" w:rsidP="00566F04">
      <w:pPr>
        <w:pStyle w:val="Code"/>
      </w:pPr>
      <w:r w:rsidRPr="00683605">
        <w:t xml:space="preserve">    public class NamespaceHttpControllerSelector : IHttpControllerSelector</w:t>
      </w:r>
    </w:p>
    <w:p w14:paraId="5F937A40" w14:textId="77777777" w:rsidR="00FA2706" w:rsidRPr="00683605" w:rsidRDefault="00FA2706" w:rsidP="00566F04">
      <w:pPr>
        <w:pStyle w:val="Code"/>
      </w:pPr>
      <w:r w:rsidRPr="00683605">
        <w:t xml:space="preserve">    {</w:t>
      </w:r>
    </w:p>
    <w:p w14:paraId="37C5BFDE" w14:textId="77777777" w:rsidR="00FA2706" w:rsidRPr="00683605" w:rsidRDefault="00FA2706" w:rsidP="00566F04">
      <w:pPr>
        <w:pStyle w:val="Code"/>
      </w:pPr>
      <w:r w:rsidRPr="00683605">
        <w:t xml:space="preserve">        private readonly HttpConfiguration _configuration;</w:t>
      </w:r>
    </w:p>
    <w:p w14:paraId="385E8097" w14:textId="77777777" w:rsidR="00FA2706" w:rsidRPr="00683605" w:rsidRDefault="00FA2706" w:rsidP="00566F04">
      <w:pPr>
        <w:pStyle w:val="Code"/>
      </w:pPr>
      <w:r w:rsidRPr="00683605">
        <w:t xml:space="preserve">        private readonly Lazy&lt;Dictionary&lt;string, HttpControllerDescriptor&gt;&gt; _controllers;</w:t>
      </w:r>
    </w:p>
    <w:p w14:paraId="1C77EBA3" w14:textId="77777777" w:rsidR="00FA2706" w:rsidRPr="00683605" w:rsidRDefault="00FA2706" w:rsidP="00566F04">
      <w:pPr>
        <w:pStyle w:val="Code"/>
      </w:pPr>
    </w:p>
    <w:p w14:paraId="3F978A55" w14:textId="77777777" w:rsidR="00FA2706" w:rsidRPr="00683605" w:rsidRDefault="00FA2706" w:rsidP="00566F04">
      <w:pPr>
        <w:pStyle w:val="Code"/>
      </w:pPr>
      <w:r w:rsidRPr="00683605">
        <w:t xml:space="preserve">        public NamespaceHttpControllerSelector(HttpConfiguration config)</w:t>
      </w:r>
    </w:p>
    <w:p w14:paraId="33A2A89C" w14:textId="77777777" w:rsidR="00FA2706" w:rsidRPr="00683605" w:rsidRDefault="00FA2706" w:rsidP="00566F04">
      <w:pPr>
        <w:pStyle w:val="Code"/>
      </w:pPr>
      <w:r w:rsidRPr="00683605">
        <w:t xml:space="preserve">        {</w:t>
      </w:r>
    </w:p>
    <w:p w14:paraId="022B3853" w14:textId="77777777" w:rsidR="00FA2706" w:rsidRPr="00683605" w:rsidRDefault="00FA2706" w:rsidP="00566F04">
      <w:pPr>
        <w:pStyle w:val="Code"/>
      </w:pPr>
      <w:r w:rsidRPr="00683605">
        <w:t xml:space="preserve">            _configuration = config;</w:t>
      </w:r>
    </w:p>
    <w:p w14:paraId="4F1C7ED9" w14:textId="77777777" w:rsidR="00FA2706" w:rsidRPr="00683605" w:rsidRDefault="00FA2706" w:rsidP="00566F04">
      <w:pPr>
        <w:pStyle w:val="Code"/>
      </w:pPr>
      <w:r w:rsidRPr="00683605">
        <w:t xml:space="preserve">            _controllers = new Lazy&lt;Dictionary&lt;string, HttpControllerDescriptor&gt;&gt;(InitializeControllerDictionary);</w:t>
      </w:r>
    </w:p>
    <w:p w14:paraId="133B3B9B" w14:textId="77777777" w:rsidR="00FA2706" w:rsidRPr="00683605" w:rsidRDefault="00FA2706" w:rsidP="00566F04">
      <w:pPr>
        <w:pStyle w:val="Code"/>
      </w:pPr>
      <w:r w:rsidRPr="00683605">
        <w:lastRenderedPageBreak/>
        <w:t xml:space="preserve">        }</w:t>
      </w:r>
    </w:p>
    <w:p w14:paraId="626A5B95" w14:textId="77777777" w:rsidR="00FA2706" w:rsidRPr="00683605" w:rsidRDefault="00FA2706" w:rsidP="00566F04">
      <w:pPr>
        <w:pStyle w:val="Code"/>
      </w:pPr>
    </w:p>
    <w:p w14:paraId="25485EC3" w14:textId="77777777" w:rsidR="00FA2706" w:rsidRPr="00683605" w:rsidRDefault="00FA2706" w:rsidP="00566F04">
      <w:pPr>
        <w:pStyle w:val="Code"/>
      </w:pPr>
      <w:r w:rsidRPr="00683605">
        <w:t xml:space="preserve">        public HttpControllerDescriptor SelectController(HttpRequestMessage request)</w:t>
      </w:r>
    </w:p>
    <w:p w14:paraId="64682D70" w14:textId="77777777" w:rsidR="00FA2706" w:rsidRPr="00683605" w:rsidRDefault="00FA2706" w:rsidP="00566F04">
      <w:pPr>
        <w:pStyle w:val="Code"/>
      </w:pPr>
      <w:r w:rsidRPr="00683605">
        <w:t xml:space="preserve">        {</w:t>
      </w:r>
    </w:p>
    <w:p w14:paraId="0BA41049" w14:textId="77777777" w:rsidR="00FA2706" w:rsidRPr="00683605" w:rsidRDefault="00FA2706" w:rsidP="00566F04">
      <w:pPr>
        <w:pStyle w:val="Code"/>
      </w:pPr>
      <w:r w:rsidRPr="00683605">
        <w:t xml:space="preserve">            var routeData = request.GetRouteData();</w:t>
      </w:r>
    </w:p>
    <w:p w14:paraId="301177E5" w14:textId="77777777" w:rsidR="00FA2706" w:rsidRPr="00683605" w:rsidRDefault="00FA2706" w:rsidP="00566F04">
      <w:pPr>
        <w:pStyle w:val="Code"/>
      </w:pPr>
      <w:r w:rsidRPr="00683605">
        <w:t xml:space="preserve">            if (routeData == null)</w:t>
      </w:r>
    </w:p>
    <w:p w14:paraId="29314896" w14:textId="77777777" w:rsidR="00FA2706" w:rsidRPr="00683605" w:rsidRDefault="00FA2706" w:rsidP="00566F04">
      <w:pPr>
        <w:pStyle w:val="Code"/>
      </w:pPr>
      <w:r w:rsidRPr="00683605">
        <w:t xml:space="preserve">            {</w:t>
      </w:r>
    </w:p>
    <w:p w14:paraId="62BA6567" w14:textId="77777777" w:rsidR="00FA2706" w:rsidRPr="00683605" w:rsidRDefault="00FA2706" w:rsidP="00566F04">
      <w:pPr>
        <w:pStyle w:val="Code"/>
      </w:pPr>
      <w:r w:rsidRPr="00683605">
        <w:t xml:space="preserve">                throw new HttpResponseException(HttpStatusCode.NotFound);</w:t>
      </w:r>
    </w:p>
    <w:p w14:paraId="23D10220" w14:textId="77777777" w:rsidR="00FA2706" w:rsidRPr="00683605" w:rsidRDefault="00FA2706" w:rsidP="00566F04">
      <w:pPr>
        <w:pStyle w:val="Code"/>
      </w:pPr>
      <w:r w:rsidRPr="00683605">
        <w:t xml:space="preserve">            }</w:t>
      </w:r>
    </w:p>
    <w:p w14:paraId="244B5A12" w14:textId="77777777" w:rsidR="00FA2706" w:rsidRPr="00683605" w:rsidRDefault="00FA2706" w:rsidP="00566F04">
      <w:pPr>
        <w:pStyle w:val="Code"/>
      </w:pPr>
    </w:p>
    <w:p w14:paraId="79CB3336" w14:textId="77777777" w:rsidR="00FA2706" w:rsidRPr="00683605" w:rsidRDefault="00FA2706" w:rsidP="00566F04">
      <w:pPr>
        <w:pStyle w:val="Code"/>
      </w:pPr>
      <w:r w:rsidRPr="00683605">
        <w:t xml:space="preserve">            var controllerName = GetControllerName(routeData);</w:t>
      </w:r>
    </w:p>
    <w:p w14:paraId="0378942F" w14:textId="77777777" w:rsidR="00FA2706" w:rsidRPr="00683605" w:rsidRDefault="00FA2706" w:rsidP="00566F04">
      <w:pPr>
        <w:pStyle w:val="Code"/>
      </w:pPr>
      <w:r w:rsidRPr="00683605">
        <w:t xml:space="preserve">            if (controllerName == null)</w:t>
      </w:r>
    </w:p>
    <w:p w14:paraId="43D98266" w14:textId="77777777" w:rsidR="00FA2706" w:rsidRPr="00683605" w:rsidRDefault="00FA2706" w:rsidP="00566F04">
      <w:pPr>
        <w:pStyle w:val="Code"/>
      </w:pPr>
      <w:r w:rsidRPr="00683605">
        <w:t xml:space="preserve">            {</w:t>
      </w:r>
    </w:p>
    <w:p w14:paraId="0A6C6D28" w14:textId="77777777" w:rsidR="00FA2706" w:rsidRPr="00683605" w:rsidRDefault="00FA2706" w:rsidP="00566F04">
      <w:pPr>
        <w:pStyle w:val="Code"/>
      </w:pPr>
      <w:r w:rsidRPr="00683605">
        <w:t xml:space="preserve">                throw new HttpResponseException(HttpStatusCode.NotFound);</w:t>
      </w:r>
    </w:p>
    <w:p w14:paraId="7CA452CC" w14:textId="77777777" w:rsidR="00FA2706" w:rsidRPr="00683605" w:rsidRDefault="00FA2706" w:rsidP="00566F04">
      <w:pPr>
        <w:pStyle w:val="Code"/>
      </w:pPr>
      <w:r w:rsidRPr="00683605">
        <w:t xml:space="preserve">            }</w:t>
      </w:r>
    </w:p>
    <w:p w14:paraId="47094FF3" w14:textId="77777777" w:rsidR="00FA2706" w:rsidRPr="00683605" w:rsidRDefault="00FA2706" w:rsidP="00566F04">
      <w:pPr>
        <w:pStyle w:val="Code"/>
      </w:pPr>
    </w:p>
    <w:p w14:paraId="4B4CF039" w14:textId="77777777" w:rsidR="00FA2706" w:rsidRPr="00683605" w:rsidRDefault="00FA2706" w:rsidP="00566F04">
      <w:pPr>
        <w:pStyle w:val="Code"/>
      </w:pPr>
      <w:r w:rsidRPr="00683605">
        <w:t xml:space="preserve">            var namespaceName = GetVersion(routeData);</w:t>
      </w:r>
    </w:p>
    <w:p w14:paraId="61A89777" w14:textId="77777777" w:rsidR="00FA2706" w:rsidRPr="00683605" w:rsidRDefault="00FA2706" w:rsidP="00566F04">
      <w:pPr>
        <w:pStyle w:val="Code"/>
      </w:pPr>
      <w:r w:rsidRPr="00683605">
        <w:t xml:space="preserve">            if (namespaceName == null)</w:t>
      </w:r>
    </w:p>
    <w:p w14:paraId="1BC7AB7D" w14:textId="77777777" w:rsidR="00FA2706" w:rsidRPr="00683605" w:rsidRDefault="00FA2706" w:rsidP="00566F04">
      <w:pPr>
        <w:pStyle w:val="Code"/>
      </w:pPr>
      <w:r w:rsidRPr="00683605">
        <w:t xml:space="preserve">            {</w:t>
      </w:r>
    </w:p>
    <w:p w14:paraId="560AAC88" w14:textId="77777777" w:rsidR="00FA2706" w:rsidRPr="00683605" w:rsidRDefault="00FA2706" w:rsidP="00566F04">
      <w:pPr>
        <w:pStyle w:val="Code"/>
      </w:pPr>
      <w:r w:rsidRPr="00683605">
        <w:t xml:space="preserve">                throw new HttpResponseException(HttpStatusCode.NotFound);</w:t>
      </w:r>
    </w:p>
    <w:p w14:paraId="7289BA3D" w14:textId="77777777" w:rsidR="00FA2706" w:rsidRPr="00683605" w:rsidRDefault="00FA2706" w:rsidP="00566F04">
      <w:pPr>
        <w:pStyle w:val="Code"/>
      </w:pPr>
      <w:r w:rsidRPr="00683605">
        <w:t xml:space="preserve">            }</w:t>
      </w:r>
    </w:p>
    <w:p w14:paraId="28BAB863" w14:textId="77777777" w:rsidR="00FA2706" w:rsidRPr="00683605" w:rsidRDefault="00FA2706" w:rsidP="00566F04">
      <w:pPr>
        <w:pStyle w:val="Code"/>
      </w:pPr>
    </w:p>
    <w:p w14:paraId="1E407C1E" w14:textId="77777777" w:rsidR="00FA2706" w:rsidRPr="00683605" w:rsidRDefault="00FA2706" w:rsidP="00566F04">
      <w:pPr>
        <w:pStyle w:val="Code"/>
      </w:pPr>
      <w:r w:rsidRPr="00683605">
        <w:t xml:space="preserve">            var controllerKey = String.Format(CultureInfo.InvariantCulture, "{0}.{1}", namespaceName, controllerName);</w:t>
      </w:r>
    </w:p>
    <w:p w14:paraId="2AE64FAF" w14:textId="77777777" w:rsidR="00FA2706" w:rsidRPr="00683605" w:rsidRDefault="00FA2706" w:rsidP="00566F04">
      <w:pPr>
        <w:pStyle w:val="Code"/>
      </w:pPr>
    </w:p>
    <w:p w14:paraId="608BBCAC" w14:textId="77777777" w:rsidR="00FA2706" w:rsidRPr="00683605" w:rsidRDefault="00FA2706" w:rsidP="00566F04">
      <w:pPr>
        <w:pStyle w:val="Code"/>
      </w:pPr>
      <w:r w:rsidRPr="00683605">
        <w:t xml:space="preserve">            HttpControllerDescriptor controllerDescriptor;</w:t>
      </w:r>
    </w:p>
    <w:p w14:paraId="6BD1F2FD" w14:textId="77777777" w:rsidR="00FA2706" w:rsidRPr="00683605" w:rsidRDefault="00FA2706" w:rsidP="00566F04">
      <w:pPr>
        <w:pStyle w:val="Code"/>
      </w:pPr>
      <w:r w:rsidRPr="00683605">
        <w:t xml:space="preserve">            if (_controllers.Value.TryGetValue(controllerKey, out controllerDescriptor))</w:t>
      </w:r>
    </w:p>
    <w:p w14:paraId="7063D250" w14:textId="77777777" w:rsidR="00FA2706" w:rsidRPr="00683605" w:rsidRDefault="00FA2706" w:rsidP="00566F04">
      <w:pPr>
        <w:pStyle w:val="Code"/>
      </w:pPr>
      <w:r w:rsidRPr="00683605">
        <w:t xml:space="preserve">            {</w:t>
      </w:r>
    </w:p>
    <w:p w14:paraId="40883163" w14:textId="77777777" w:rsidR="00FA2706" w:rsidRPr="00683605" w:rsidRDefault="00FA2706" w:rsidP="00566F04">
      <w:pPr>
        <w:pStyle w:val="Code"/>
      </w:pPr>
      <w:r w:rsidRPr="00683605">
        <w:t xml:space="preserve">                return controllerDescriptor;</w:t>
      </w:r>
    </w:p>
    <w:p w14:paraId="43DB7337" w14:textId="77777777" w:rsidR="00FA2706" w:rsidRPr="00683605" w:rsidRDefault="00FA2706" w:rsidP="00566F04">
      <w:pPr>
        <w:pStyle w:val="Code"/>
      </w:pPr>
      <w:r w:rsidRPr="00683605">
        <w:t xml:space="preserve">            }</w:t>
      </w:r>
    </w:p>
    <w:p w14:paraId="54DFCD0F" w14:textId="77777777" w:rsidR="00FA2706" w:rsidRPr="00683605" w:rsidRDefault="00FA2706" w:rsidP="00566F04">
      <w:pPr>
        <w:pStyle w:val="Code"/>
      </w:pPr>
    </w:p>
    <w:p w14:paraId="28CAAE9D" w14:textId="77777777" w:rsidR="00FA2706" w:rsidRPr="00683605" w:rsidRDefault="00FA2706" w:rsidP="00566F04">
      <w:pPr>
        <w:pStyle w:val="Code"/>
      </w:pPr>
      <w:r w:rsidRPr="00683605">
        <w:t xml:space="preserve">            throw new HttpResponseException(HttpStatusCode.NotFound);</w:t>
      </w:r>
    </w:p>
    <w:p w14:paraId="029981AC" w14:textId="77777777" w:rsidR="00FA2706" w:rsidRPr="00683605" w:rsidRDefault="00FA2706" w:rsidP="00566F04">
      <w:pPr>
        <w:pStyle w:val="Code"/>
      </w:pPr>
      <w:r w:rsidRPr="00683605">
        <w:t xml:space="preserve">        }</w:t>
      </w:r>
    </w:p>
    <w:p w14:paraId="561065A5" w14:textId="77777777" w:rsidR="00FA2706" w:rsidRPr="00683605" w:rsidRDefault="00FA2706" w:rsidP="00566F04">
      <w:pPr>
        <w:pStyle w:val="Code"/>
      </w:pPr>
    </w:p>
    <w:p w14:paraId="4E1853B1" w14:textId="77777777" w:rsidR="00FA2706" w:rsidRPr="00683605" w:rsidRDefault="00FA2706" w:rsidP="00566F04">
      <w:pPr>
        <w:pStyle w:val="Code"/>
      </w:pPr>
      <w:r w:rsidRPr="00683605">
        <w:t xml:space="preserve">        public IDictionary&lt;string, HttpControllerDescriptor&gt; GetControllerMapping()</w:t>
      </w:r>
    </w:p>
    <w:p w14:paraId="164F9B99" w14:textId="77777777" w:rsidR="00FA2706" w:rsidRPr="00683605" w:rsidRDefault="00FA2706" w:rsidP="00566F04">
      <w:pPr>
        <w:pStyle w:val="Code"/>
      </w:pPr>
      <w:r w:rsidRPr="00683605">
        <w:t xml:space="preserve">        {</w:t>
      </w:r>
    </w:p>
    <w:p w14:paraId="0710FE73" w14:textId="77777777" w:rsidR="00FA2706" w:rsidRPr="00683605" w:rsidRDefault="00FA2706" w:rsidP="00566F04">
      <w:pPr>
        <w:pStyle w:val="Code"/>
      </w:pPr>
      <w:r w:rsidRPr="00683605">
        <w:t xml:space="preserve">            return _controllers.Value;</w:t>
      </w:r>
    </w:p>
    <w:p w14:paraId="31FE284B" w14:textId="77777777" w:rsidR="00FA2706" w:rsidRPr="00683605" w:rsidRDefault="00FA2706" w:rsidP="00566F04">
      <w:pPr>
        <w:pStyle w:val="Code"/>
      </w:pPr>
      <w:r w:rsidRPr="00683605">
        <w:t xml:space="preserve">        }</w:t>
      </w:r>
    </w:p>
    <w:p w14:paraId="7E5C86A8" w14:textId="77777777" w:rsidR="00FA2706" w:rsidRPr="00683605" w:rsidRDefault="00FA2706" w:rsidP="00566F04">
      <w:pPr>
        <w:pStyle w:val="Code"/>
      </w:pPr>
    </w:p>
    <w:p w14:paraId="3EA6CAD3" w14:textId="77777777" w:rsidR="00FA2706" w:rsidRPr="00683605" w:rsidRDefault="00FA2706" w:rsidP="00566F04">
      <w:pPr>
        <w:pStyle w:val="Code"/>
      </w:pPr>
      <w:r w:rsidRPr="00683605">
        <w:t xml:space="preserve">        private Dictionary&lt;string, HttpControllerDescriptor&gt; InitializeControllerDictionary()</w:t>
      </w:r>
    </w:p>
    <w:p w14:paraId="1FBFDACB" w14:textId="77777777" w:rsidR="00FA2706" w:rsidRPr="00683605" w:rsidRDefault="00FA2706" w:rsidP="00566F04">
      <w:pPr>
        <w:pStyle w:val="Code"/>
      </w:pPr>
      <w:r w:rsidRPr="00683605">
        <w:t xml:space="preserve">        {</w:t>
      </w:r>
    </w:p>
    <w:p w14:paraId="1E3964EE" w14:textId="77777777" w:rsidR="00FA2706" w:rsidRPr="00683605" w:rsidRDefault="00FA2706" w:rsidP="00566F04">
      <w:pPr>
        <w:pStyle w:val="Code"/>
      </w:pPr>
      <w:r w:rsidRPr="00683605">
        <w:t xml:space="preserve">            var dictionary = new Dictionary&lt;string, HttpControllerDescriptor&gt;(StringComparer.OrdinalIgnoreCase);</w:t>
      </w:r>
    </w:p>
    <w:p w14:paraId="1AE1C75E" w14:textId="77777777" w:rsidR="00FA2706" w:rsidRPr="00683605" w:rsidRDefault="00FA2706" w:rsidP="00566F04">
      <w:pPr>
        <w:pStyle w:val="Code"/>
      </w:pPr>
    </w:p>
    <w:p w14:paraId="62AA30DF" w14:textId="77777777" w:rsidR="00FA2706" w:rsidRPr="00683605" w:rsidRDefault="00FA2706" w:rsidP="00566F04">
      <w:pPr>
        <w:pStyle w:val="Code"/>
      </w:pPr>
      <w:r w:rsidRPr="00683605">
        <w:t xml:space="preserve">            var assembliesResolver = _configuration.Services.GetAssembliesResolver();</w:t>
      </w:r>
    </w:p>
    <w:p w14:paraId="3621BF0B" w14:textId="77777777" w:rsidR="00FA2706" w:rsidRPr="00683605" w:rsidRDefault="00FA2706" w:rsidP="00566F04">
      <w:pPr>
        <w:pStyle w:val="Code"/>
      </w:pPr>
      <w:r w:rsidRPr="00683605">
        <w:t xml:space="preserve">            var controllersResolver = _configuration.Services.GetHttpControllerTypeResolver();</w:t>
      </w:r>
    </w:p>
    <w:p w14:paraId="47AACF47" w14:textId="77777777" w:rsidR="00FA2706" w:rsidRPr="00683605" w:rsidRDefault="00FA2706" w:rsidP="00566F04">
      <w:pPr>
        <w:pStyle w:val="Code"/>
      </w:pPr>
    </w:p>
    <w:p w14:paraId="7EDEBF2A" w14:textId="77777777" w:rsidR="00FA2706" w:rsidRPr="00683605" w:rsidRDefault="00FA2706" w:rsidP="00566F04">
      <w:pPr>
        <w:pStyle w:val="Code"/>
      </w:pPr>
      <w:r w:rsidRPr="00683605">
        <w:t xml:space="preserve">            var controllerTypes = controllersResolver.GetControllerTypes(assembliesResolver);</w:t>
      </w:r>
    </w:p>
    <w:p w14:paraId="4258AF6F" w14:textId="77777777" w:rsidR="00FA2706" w:rsidRPr="00683605" w:rsidRDefault="00FA2706" w:rsidP="00566F04">
      <w:pPr>
        <w:pStyle w:val="Code"/>
      </w:pPr>
    </w:p>
    <w:p w14:paraId="5F4F14DB" w14:textId="77777777" w:rsidR="00FA2706" w:rsidRPr="00683605" w:rsidRDefault="00FA2706" w:rsidP="00566F04">
      <w:pPr>
        <w:pStyle w:val="Code"/>
      </w:pPr>
      <w:r w:rsidRPr="00683605">
        <w:t xml:space="preserve">            foreach (var controllerType in controllerTypes)</w:t>
      </w:r>
    </w:p>
    <w:p w14:paraId="77E00619" w14:textId="77777777" w:rsidR="00FA2706" w:rsidRPr="00683605" w:rsidRDefault="00FA2706" w:rsidP="00566F04">
      <w:pPr>
        <w:pStyle w:val="Code"/>
      </w:pPr>
      <w:r w:rsidRPr="00683605">
        <w:t xml:space="preserve">            {</w:t>
      </w:r>
    </w:p>
    <w:p w14:paraId="6856E68A" w14:textId="77777777" w:rsidR="00FA2706" w:rsidRPr="00683605" w:rsidRDefault="00FA2706" w:rsidP="00566F04">
      <w:pPr>
        <w:pStyle w:val="Code"/>
      </w:pPr>
      <w:r w:rsidRPr="00683605">
        <w:t xml:space="preserve">                var segments = controllerType.Namespace.Split(Type.Delimiter);</w:t>
      </w:r>
    </w:p>
    <w:p w14:paraId="68D726E7" w14:textId="77777777" w:rsidR="00FA2706" w:rsidRPr="00683605" w:rsidRDefault="00FA2706" w:rsidP="00566F04">
      <w:pPr>
        <w:pStyle w:val="Code"/>
      </w:pPr>
    </w:p>
    <w:p w14:paraId="20FC65E7" w14:textId="77777777" w:rsidR="00FA2706" w:rsidRPr="00683605" w:rsidRDefault="00FA2706" w:rsidP="00566F04">
      <w:pPr>
        <w:pStyle w:val="Code"/>
      </w:pPr>
      <w:r w:rsidRPr="00683605">
        <w:t xml:space="preserve">                var controllerName =</w:t>
      </w:r>
    </w:p>
    <w:p w14:paraId="0DDE1DAC" w14:textId="77777777" w:rsidR="00FA2706" w:rsidRPr="00683605" w:rsidRDefault="00FA2706" w:rsidP="00566F04">
      <w:pPr>
        <w:pStyle w:val="Code"/>
      </w:pPr>
      <w:r w:rsidRPr="00683605">
        <w:t xml:space="preserve">                    controllerType.Name.Remove(controllerType.Name.Length -</w:t>
      </w:r>
    </w:p>
    <w:p w14:paraId="1D24FF4B" w14:textId="77777777" w:rsidR="00FA2706" w:rsidRPr="00683605" w:rsidRDefault="00FA2706" w:rsidP="00566F04">
      <w:pPr>
        <w:pStyle w:val="Code"/>
      </w:pPr>
      <w:r w:rsidRPr="00683605">
        <w:t xml:space="preserve">                                               DefaultHttpControllerSelector.ControllerSuffix.Length);</w:t>
      </w:r>
    </w:p>
    <w:p w14:paraId="2F628F61" w14:textId="77777777" w:rsidR="00FA2706" w:rsidRPr="00683605" w:rsidRDefault="00FA2706" w:rsidP="00566F04">
      <w:pPr>
        <w:pStyle w:val="Code"/>
      </w:pPr>
    </w:p>
    <w:p w14:paraId="73233961" w14:textId="77777777" w:rsidR="00FA2706" w:rsidRPr="00683605" w:rsidRDefault="00FA2706" w:rsidP="00566F04">
      <w:pPr>
        <w:pStyle w:val="Code"/>
      </w:pPr>
      <w:r w:rsidRPr="00683605">
        <w:t xml:space="preserve">                var controllerKey = String.Format(CultureInfo.InvariantCulture, "{0}.{1}", segments[segments.Length - 1],</w:t>
      </w:r>
    </w:p>
    <w:p w14:paraId="295D2079" w14:textId="77777777" w:rsidR="00FA2706" w:rsidRPr="00683605" w:rsidRDefault="00FA2706" w:rsidP="00566F04">
      <w:pPr>
        <w:pStyle w:val="Code"/>
      </w:pPr>
      <w:r w:rsidRPr="00683605">
        <w:t xml:space="preserve">                    controllerName);</w:t>
      </w:r>
    </w:p>
    <w:p w14:paraId="74B37A86" w14:textId="77777777" w:rsidR="00FA2706" w:rsidRPr="00683605" w:rsidRDefault="00FA2706" w:rsidP="00566F04">
      <w:pPr>
        <w:pStyle w:val="Code"/>
      </w:pPr>
    </w:p>
    <w:p w14:paraId="24706C34" w14:textId="77777777" w:rsidR="00FA2706" w:rsidRPr="00683605" w:rsidRDefault="00FA2706" w:rsidP="00566F04">
      <w:pPr>
        <w:pStyle w:val="Code"/>
      </w:pPr>
      <w:r w:rsidRPr="00683605">
        <w:t xml:space="preserve">                if (!dictionary.Keys.Contains(controllerKey))</w:t>
      </w:r>
    </w:p>
    <w:p w14:paraId="07F3D4BF" w14:textId="77777777" w:rsidR="00FA2706" w:rsidRPr="00683605" w:rsidRDefault="00FA2706" w:rsidP="00566F04">
      <w:pPr>
        <w:pStyle w:val="Code"/>
      </w:pPr>
      <w:r w:rsidRPr="00683605">
        <w:t xml:space="preserve">                {</w:t>
      </w:r>
    </w:p>
    <w:p w14:paraId="30354C4D" w14:textId="77777777" w:rsidR="00FA2706" w:rsidRPr="00683605" w:rsidRDefault="00FA2706" w:rsidP="00566F04">
      <w:pPr>
        <w:pStyle w:val="Code"/>
      </w:pPr>
      <w:r w:rsidRPr="00683605">
        <w:t xml:space="preserve">                    dictionary[controllerKey] = new HttpControllerDescriptor(_configuration, controllerType.Name,</w:t>
      </w:r>
    </w:p>
    <w:p w14:paraId="07BCE032" w14:textId="77777777" w:rsidR="00FA2706" w:rsidRPr="00683605" w:rsidRDefault="00FA2706" w:rsidP="00566F04">
      <w:pPr>
        <w:pStyle w:val="Code"/>
      </w:pPr>
      <w:r w:rsidRPr="00683605">
        <w:t xml:space="preserve">                        controllerType);</w:t>
      </w:r>
    </w:p>
    <w:p w14:paraId="73F196CF" w14:textId="77777777" w:rsidR="00FA2706" w:rsidRPr="00683605" w:rsidRDefault="00FA2706" w:rsidP="00566F04">
      <w:pPr>
        <w:pStyle w:val="Code"/>
      </w:pPr>
      <w:r w:rsidRPr="00683605">
        <w:t xml:space="preserve">                }</w:t>
      </w:r>
    </w:p>
    <w:p w14:paraId="16336954" w14:textId="77777777" w:rsidR="00FA2706" w:rsidRPr="00683605" w:rsidRDefault="00FA2706" w:rsidP="00566F04">
      <w:pPr>
        <w:pStyle w:val="Code"/>
      </w:pPr>
      <w:r w:rsidRPr="00683605">
        <w:t xml:space="preserve">            }</w:t>
      </w:r>
    </w:p>
    <w:p w14:paraId="4D5C852B" w14:textId="77777777" w:rsidR="00FA2706" w:rsidRPr="00683605" w:rsidRDefault="00FA2706" w:rsidP="00566F04">
      <w:pPr>
        <w:pStyle w:val="Code"/>
      </w:pPr>
    </w:p>
    <w:p w14:paraId="716DB1AA" w14:textId="77777777" w:rsidR="00FA2706" w:rsidRPr="00683605" w:rsidRDefault="00FA2706" w:rsidP="00566F04">
      <w:pPr>
        <w:pStyle w:val="Code"/>
      </w:pPr>
      <w:r w:rsidRPr="00683605">
        <w:t xml:space="preserve">            return dictionary;</w:t>
      </w:r>
    </w:p>
    <w:p w14:paraId="1845A7F1" w14:textId="77777777" w:rsidR="00FA2706" w:rsidRPr="00683605" w:rsidRDefault="00FA2706" w:rsidP="00566F04">
      <w:pPr>
        <w:pStyle w:val="Code"/>
      </w:pPr>
      <w:r w:rsidRPr="00683605">
        <w:t xml:space="preserve">        }</w:t>
      </w:r>
    </w:p>
    <w:p w14:paraId="434892A8" w14:textId="77777777" w:rsidR="00FA2706" w:rsidRPr="00683605" w:rsidRDefault="00FA2706" w:rsidP="00566F04">
      <w:pPr>
        <w:pStyle w:val="Code"/>
      </w:pPr>
    </w:p>
    <w:p w14:paraId="522F0328" w14:textId="77777777" w:rsidR="00FA2706" w:rsidRPr="00683605" w:rsidRDefault="00FA2706" w:rsidP="00566F04">
      <w:pPr>
        <w:pStyle w:val="Code"/>
      </w:pPr>
      <w:r w:rsidRPr="00683605">
        <w:t xml:space="preserve">        private T GetRouteVariable&lt;T&gt;(IHttpRouteData routeData, string name)</w:t>
      </w:r>
    </w:p>
    <w:p w14:paraId="70990459" w14:textId="77777777" w:rsidR="00FA2706" w:rsidRPr="00683605" w:rsidRDefault="00FA2706" w:rsidP="00566F04">
      <w:pPr>
        <w:pStyle w:val="Code"/>
      </w:pPr>
      <w:r w:rsidRPr="00683605">
        <w:t xml:space="preserve">        {</w:t>
      </w:r>
    </w:p>
    <w:p w14:paraId="3948BCF9" w14:textId="77777777" w:rsidR="00FA2706" w:rsidRPr="00683605" w:rsidRDefault="00FA2706" w:rsidP="00566F04">
      <w:pPr>
        <w:pStyle w:val="Code"/>
      </w:pPr>
      <w:r w:rsidRPr="00683605">
        <w:t xml:space="preserve">            object result;</w:t>
      </w:r>
    </w:p>
    <w:p w14:paraId="36867300" w14:textId="77777777" w:rsidR="00FA2706" w:rsidRPr="00683605" w:rsidRDefault="00FA2706" w:rsidP="00566F04">
      <w:pPr>
        <w:pStyle w:val="Code"/>
      </w:pPr>
      <w:r w:rsidRPr="00683605">
        <w:t xml:space="preserve">            if (routeData.Values.TryGetValue(name, out result))</w:t>
      </w:r>
    </w:p>
    <w:p w14:paraId="5EF698F8" w14:textId="77777777" w:rsidR="00FA2706" w:rsidRPr="00683605" w:rsidRDefault="00FA2706" w:rsidP="00566F04">
      <w:pPr>
        <w:pStyle w:val="Code"/>
      </w:pPr>
      <w:r w:rsidRPr="00683605">
        <w:t xml:space="preserve">            {</w:t>
      </w:r>
    </w:p>
    <w:p w14:paraId="3557575C" w14:textId="77777777" w:rsidR="00FA2706" w:rsidRPr="00683605" w:rsidRDefault="00FA2706" w:rsidP="00566F04">
      <w:pPr>
        <w:pStyle w:val="Code"/>
      </w:pPr>
      <w:r w:rsidRPr="00683605">
        <w:t xml:space="preserve">                return (T)result;</w:t>
      </w:r>
    </w:p>
    <w:p w14:paraId="72BF2229" w14:textId="77777777" w:rsidR="00FA2706" w:rsidRPr="00683605" w:rsidRDefault="00FA2706" w:rsidP="00566F04">
      <w:pPr>
        <w:pStyle w:val="Code"/>
      </w:pPr>
      <w:r w:rsidRPr="00683605">
        <w:t xml:space="preserve">            }</w:t>
      </w:r>
    </w:p>
    <w:p w14:paraId="298E7283" w14:textId="77777777" w:rsidR="00FA2706" w:rsidRPr="00683605" w:rsidRDefault="00FA2706" w:rsidP="00566F04">
      <w:pPr>
        <w:pStyle w:val="Code"/>
      </w:pPr>
      <w:r w:rsidRPr="00683605">
        <w:t xml:space="preserve">            return default(T);</w:t>
      </w:r>
    </w:p>
    <w:p w14:paraId="58CBC98E" w14:textId="77777777" w:rsidR="00FA2706" w:rsidRPr="00683605" w:rsidRDefault="00FA2706" w:rsidP="00566F04">
      <w:pPr>
        <w:pStyle w:val="Code"/>
      </w:pPr>
      <w:r w:rsidRPr="00683605">
        <w:t xml:space="preserve">        }</w:t>
      </w:r>
    </w:p>
    <w:p w14:paraId="1D002EBF" w14:textId="77777777" w:rsidR="00FA2706" w:rsidRPr="00683605" w:rsidRDefault="00FA2706" w:rsidP="00566F04">
      <w:pPr>
        <w:pStyle w:val="Code"/>
      </w:pPr>
    </w:p>
    <w:p w14:paraId="2B0E06EA" w14:textId="77777777" w:rsidR="00FA2706" w:rsidRPr="00683605" w:rsidRDefault="00FA2706" w:rsidP="00566F04">
      <w:pPr>
        <w:pStyle w:val="Code"/>
      </w:pPr>
      <w:r w:rsidRPr="00683605">
        <w:t xml:space="preserve">        private string GetControllerName(IHttpRouteData routeData)</w:t>
      </w:r>
    </w:p>
    <w:p w14:paraId="542C1B52" w14:textId="77777777" w:rsidR="00FA2706" w:rsidRPr="00683605" w:rsidRDefault="00FA2706" w:rsidP="00566F04">
      <w:pPr>
        <w:pStyle w:val="Code"/>
      </w:pPr>
      <w:r w:rsidRPr="00683605">
        <w:t xml:space="preserve">        {</w:t>
      </w:r>
    </w:p>
    <w:p w14:paraId="3B20EA3D" w14:textId="77777777" w:rsidR="00FA2706" w:rsidRPr="00683605" w:rsidRDefault="00FA2706" w:rsidP="00566F04">
      <w:pPr>
        <w:pStyle w:val="Code"/>
      </w:pPr>
      <w:r w:rsidRPr="00683605">
        <w:t xml:space="preserve">            var subroute = routeData.GetSubRoutes().FirstOrDefault();</w:t>
      </w:r>
    </w:p>
    <w:p w14:paraId="78C6EAA4" w14:textId="77777777" w:rsidR="00FA2706" w:rsidRPr="00683605" w:rsidRDefault="00FA2706" w:rsidP="00566F04">
      <w:pPr>
        <w:pStyle w:val="Code"/>
      </w:pPr>
      <w:r w:rsidRPr="00683605">
        <w:t xml:space="preserve">            if (subroute == null) return null;</w:t>
      </w:r>
    </w:p>
    <w:p w14:paraId="02249689" w14:textId="77777777" w:rsidR="00FA2706" w:rsidRPr="00683605" w:rsidRDefault="00FA2706" w:rsidP="00566F04">
      <w:pPr>
        <w:pStyle w:val="Code"/>
      </w:pPr>
    </w:p>
    <w:p w14:paraId="50AFAA1C" w14:textId="77777777" w:rsidR="00FA2706" w:rsidRPr="00683605" w:rsidRDefault="00FA2706" w:rsidP="00566F04">
      <w:pPr>
        <w:pStyle w:val="Code"/>
      </w:pPr>
      <w:r w:rsidRPr="00683605">
        <w:t xml:space="preserve">            var dataTokenValue = subroute.Route.DataTokens.First().Value;</w:t>
      </w:r>
    </w:p>
    <w:p w14:paraId="7E1DD1AE" w14:textId="77777777" w:rsidR="00FA2706" w:rsidRPr="00683605" w:rsidRDefault="00FA2706" w:rsidP="00566F04">
      <w:pPr>
        <w:pStyle w:val="Code"/>
      </w:pPr>
      <w:r w:rsidRPr="00683605">
        <w:t xml:space="preserve">            if (dataTokenValue == null) return null;</w:t>
      </w:r>
    </w:p>
    <w:p w14:paraId="59020B6D" w14:textId="77777777" w:rsidR="00FA2706" w:rsidRPr="00683605" w:rsidRDefault="00FA2706" w:rsidP="00566F04">
      <w:pPr>
        <w:pStyle w:val="Code"/>
      </w:pPr>
    </w:p>
    <w:p w14:paraId="3E7D4152" w14:textId="77777777" w:rsidR="00FA2706" w:rsidRPr="00683605" w:rsidRDefault="00FA2706" w:rsidP="00566F04">
      <w:pPr>
        <w:pStyle w:val="Code"/>
      </w:pPr>
      <w:r w:rsidRPr="00683605">
        <w:t xml:space="preserve">            var controllerName =</w:t>
      </w:r>
    </w:p>
    <w:p w14:paraId="663FAFC4" w14:textId="77777777" w:rsidR="00FA2706" w:rsidRPr="00683605" w:rsidRDefault="00FA2706" w:rsidP="00566F04">
      <w:pPr>
        <w:pStyle w:val="Code"/>
      </w:pPr>
      <w:r w:rsidRPr="00683605">
        <w:t xml:space="preserve">                ((HttpActionDescriptor[])dataTokenValue).First()</w:t>
      </w:r>
    </w:p>
    <w:p w14:paraId="3446EF42" w14:textId="77777777" w:rsidR="00FA2706" w:rsidRPr="00683605" w:rsidRDefault="00FA2706" w:rsidP="00566F04">
      <w:pPr>
        <w:pStyle w:val="Code"/>
      </w:pPr>
      <w:r w:rsidRPr="00683605">
        <w:t xml:space="preserve">                    .ControllerDescriptor.ControllerName.Replace("Controller", string.Empty);</w:t>
      </w:r>
    </w:p>
    <w:p w14:paraId="205596E3" w14:textId="77777777" w:rsidR="00FA2706" w:rsidRPr="00683605" w:rsidRDefault="00FA2706" w:rsidP="00566F04">
      <w:pPr>
        <w:pStyle w:val="Code"/>
      </w:pPr>
      <w:r w:rsidRPr="00683605">
        <w:t xml:space="preserve">            return controllerName;</w:t>
      </w:r>
    </w:p>
    <w:p w14:paraId="0E8A4920" w14:textId="77777777" w:rsidR="00FA2706" w:rsidRPr="00683605" w:rsidRDefault="00FA2706" w:rsidP="00566F04">
      <w:pPr>
        <w:pStyle w:val="Code"/>
      </w:pPr>
      <w:r w:rsidRPr="00683605">
        <w:t xml:space="preserve">        }</w:t>
      </w:r>
    </w:p>
    <w:p w14:paraId="6A240F1D" w14:textId="77777777" w:rsidR="00FA2706" w:rsidRPr="00683605" w:rsidRDefault="00FA2706" w:rsidP="00566F04">
      <w:pPr>
        <w:pStyle w:val="Code"/>
      </w:pPr>
    </w:p>
    <w:p w14:paraId="0464B81C" w14:textId="77777777" w:rsidR="00FA2706" w:rsidRPr="00683605" w:rsidRDefault="00FA2706" w:rsidP="00566F04">
      <w:pPr>
        <w:pStyle w:val="Code"/>
      </w:pPr>
      <w:r w:rsidRPr="00683605">
        <w:t xml:space="preserve">        private string GetVersion(IHttpRouteData routeData)</w:t>
      </w:r>
    </w:p>
    <w:p w14:paraId="26F7C538" w14:textId="77777777" w:rsidR="00FA2706" w:rsidRPr="00683605" w:rsidRDefault="00FA2706" w:rsidP="00566F04">
      <w:pPr>
        <w:pStyle w:val="Code"/>
      </w:pPr>
      <w:r w:rsidRPr="00683605">
        <w:t xml:space="preserve">        {</w:t>
      </w:r>
    </w:p>
    <w:p w14:paraId="0A55ADEB" w14:textId="77777777" w:rsidR="00FA2706" w:rsidRPr="00683605" w:rsidRDefault="00FA2706" w:rsidP="00566F04">
      <w:pPr>
        <w:pStyle w:val="Code"/>
      </w:pPr>
      <w:r w:rsidRPr="00683605">
        <w:t xml:space="preserve">            var subRouteData = routeData.GetSubRoutes().FirstOrDefault();</w:t>
      </w:r>
    </w:p>
    <w:p w14:paraId="13FDC92B" w14:textId="77777777" w:rsidR="00FA2706" w:rsidRPr="00683605" w:rsidRDefault="00FA2706" w:rsidP="00566F04">
      <w:pPr>
        <w:pStyle w:val="Code"/>
      </w:pPr>
      <w:r w:rsidRPr="00683605">
        <w:t xml:space="preserve">            if (subRouteData == null) return null;</w:t>
      </w:r>
    </w:p>
    <w:p w14:paraId="0A1B4453" w14:textId="77777777" w:rsidR="00FA2706" w:rsidRPr="00683605" w:rsidRDefault="00FA2706" w:rsidP="00566F04">
      <w:pPr>
        <w:pStyle w:val="Code"/>
      </w:pPr>
      <w:r w:rsidRPr="00683605">
        <w:t xml:space="preserve">            return GetRouteVariable&lt;string&gt;(subRouteData, "apiVersion");</w:t>
      </w:r>
    </w:p>
    <w:p w14:paraId="5318E57D" w14:textId="77777777" w:rsidR="00FA2706" w:rsidRPr="00683605" w:rsidRDefault="00FA2706" w:rsidP="00566F04">
      <w:pPr>
        <w:pStyle w:val="Code"/>
      </w:pPr>
      <w:r w:rsidRPr="00683605">
        <w:t xml:space="preserve">        }</w:t>
      </w:r>
    </w:p>
    <w:p w14:paraId="7D28D53B" w14:textId="77777777" w:rsidR="00FA2706" w:rsidRPr="00683605" w:rsidRDefault="00FA2706" w:rsidP="00566F04">
      <w:pPr>
        <w:pStyle w:val="Code"/>
      </w:pPr>
      <w:r w:rsidRPr="00683605">
        <w:t xml:space="preserve">    }</w:t>
      </w:r>
    </w:p>
    <w:p w14:paraId="22893D0F" w14:textId="77777777" w:rsidR="00FA2706" w:rsidRDefault="00FA2706" w:rsidP="00566F04">
      <w:pPr>
        <w:pStyle w:val="Code"/>
      </w:pPr>
      <w:r w:rsidRPr="00683605">
        <w:t>}</w:t>
      </w:r>
    </w:p>
    <w:p w14:paraId="05F82F69" w14:textId="77777777" w:rsidR="00FA2706" w:rsidRDefault="00FA2706" w:rsidP="00366835">
      <w:pPr>
        <w:pStyle w:val="BodyTextCont"/>
        <w:pPrChange w:id="356" w:author="Brian Wortman" w:date="2014-06-16T19:06:00Z">
          <w:pPr>
            <w:pStyle w:val="BodyText"/>
          </w:pPr>
        </w:pPrChange>
      </w:pPr>
      <w:r>
        <w:t xml:space="preserve">There's a lot going on in that controller selector, but it's explained well in Wasson's blog post so we will refer you to it rather than continue to dwell on this topic: </w:t>
      </w:r>
      <w:r w:rsidR="006619DB">
        <w:fldChar w:fldCharType="begin"/>
      </w:r>
      <w:r w:rsidR="006619DB">
        <w:instrText xml:space="preserve"> HYPERLINK "http://blogs.msdn.com/b/webdev/archive/2013/03/08/using-namespaces-to-version-web-apis.aspx" </w:instrText>
      </w:r>
      <w:ins w:id="357" w:author="Brian Wortman" w:date="2014-06-16T20:30:00Z"/>
      <w:r w:rsidR="006619DB">
        <w:fldChar w:fldCharType="separate"/>
      </w:r>
      <w:r w:rsidRPr="003F2AEF">
        <w:rPr>
          <w:rStyle w:val="CodeInline"/>
        </w:rPr>
        <w:t>http://blogs.msdn.com/b/webdev/archive/2013/03/08/using-namespaces-to-version-web-apis.aspx</w:t>
      </w:r>
      <w:r w:rsidR="006619DB">
        <w:rPr>
          <w:rStyle w:val="CodeInline"/>
        </w:rPr>
        <w:fldChar w:fldCharType="end"/>
      </w:r>
      <w:r>
        <w:t xml:space="preserve">. </w:t>
      </w:r>
    </w:p>
    <w:p w14:paraId="1D3F8326" w14:textId="77777777" w:rsidR="00FA2706" w:rsidRDefault="00FA2706" w:rsidP="00DF359F">
      <w:pPr>
        <w:pStyle w:val="BodyTextCont"/>
        <w:pPrChange w:id="358" w:author="Brian Wortman" w:date="2014-06-16T20:16:00Z">
          <w:pPr>
            <w:pStyle w:val="BodyText"/>
          </w:pPr>
        </w:pPrChange>
      </w:pPr>
      <w:r>
        <w:t xml:space="preserve">We've still got a long way to go, so we're going to move on now to the configuration step, where </w:t>
      </w:r>
      <w:r w:rsidRPr="008D0BDB">
        <w:t>all of this routing and versioning finally comes together.</w:t>
      </w:r>
    </w:p>
    <w:p w14:paraId="2896FE88" w14:textId="77777777" w:rsidR="00FA2706" w:rsidRDefault="00FA2706" w:rsidP="00566F04">
      <w:pPr>
        <w:pStyle w:val="Heading3"/>
      </w:pPr>
      <w:bookmarkStart w:id="359" w:name="_Toc390713970"/>
      <w:r>
        <w:t>Configuration</w:t>
      </w:r>
      <w:bookmarkEnd w:id="359"/>
    </w:p>
    <w:p w14:paraId="43AF63F3" w14:textId="77777777" w:rsidR="00FA2706" w:rsidRDefault="00FA2706" w:rsidP="009732B5">
      <w:pPr>
        <w:pStyle w:val="BodyTextFirst"/>
      </w:pPr>
      <w:r>
        <w:t xml:space="preserve">We need to register our constraint with ASP.NET Web API so that it gets applied to incoming requests. We also need to configure our custom controller selector. We accomplish this by implementing the </w:t>
      </w:r>
      <w:proofErr w:type="spellStart"/>
      <w:r w:rsidRPr="003F2AEF">
        <w:rPr>
          <w:rStyle w:val="CodeInline"/>
        </w:rPr>
        <w:t>WebApiConfig</w:t>
      </w:r>
      <w:proofErr w:type="spellEnd"/>
      <w:r>
        <w:t xml:space="preserve"> class as follows (go ahead and type/copy it in</w:t>
      </w:r>
      <w:ins w:id="360" w:author="Brian Wortman" w:date="2014-06-16T18:58:00Z">
        <w:r w:rsidR="00066D0D">
          <w:t>, replacing the default implementation provided by Visual Studio</w:t>
        </w:r>
      </w:ins>
      <w:r>
        <w:t>):</w:t>
      </w:r>
    </w:p>
    <w:p w14:paraId="3A9A3220" w14:textId="77777777" w:rsidR="00FA2706" w:rsidRPr="00B920E5" w:rsidRDefault="00FA2706" w:rsidP="00566F04">
      <w:pPr>
        <w:pStyle w:val="Code"/>
      </w:pPr>
      <w:r w:rsidRPr="00B920E5">
        <w:t>using System.Web.Http;</w:t>
      </w:r>
    </w:p>
    <w:p w14:paraId="4881CF17" w14:textId="77777777" w:rsidR="00FA2706" w:rsidRPr="00B920E5" w:rsidRDefault="00FA2706" w:rsidP="00566F04">
      <w:pPr>
        <w:pStyle w:val="Code"/>
      </w:pPr>
      <w:r w:rsidRPr="00B920E5">
        <w:t>using System.Web.Http.Dispatcher;</w:t>
      </w:r>
    </w:p>
    <w:p w14:paraId="36F27A8D" w14:textId="77777777" w:rsidR="00FA2706" w:rsidRPr="00B920E5" w:rsidRDefault="00FA2706" w:rsidP="00566F04">
      <w:pPr>
        <w:pStyle w:val="Code"/>
      </w:pPr>
      <w:r w:rsidRPr="00B920E5">
        <w:t>using System.Web.Http.Routing;</w:t>
      </w:r>
    </w:p>
    <w:p w14:paraId="0F543ADB" w14:textId="77777777" w:rsidR="00FA2706" w:rsidRPr="00B920E5" w:rsidRDefault="00FA2706" w:rsidP="00566F04">
      <w:pPr>
        <w:pStyle w:val="Code"/>
      </w:pPr>
      <w:r w:rsidRPr="00B920E5">
        <w:t>using WebApi2Book.Web.Common;</w:t>
      </w:r>
    </w:p>
    <w:p w14:paraId="2D62AFE9" w14:textId="77777777" w:rsidR="00FA2706" w:rsidRPr="00B920E5" w:rsidRDefault="00FA2706" w:rsidP="00566F04">
      <w:pPr>
        <w:pStyle w:val="Code"/>
      </w:pPr>
      <w:r w:rsidRPr="00B920E5">
        <w:t>using WebApi2Book.Web.Common.Routing;</w:t>
      </w:r>
    </w:p>
    <w:p w14:paraId="3E035B01" w14:textId="77777777" w:rsidR="00FA2706" w:rsidRPr="00B920E5" w:rsidRDefault="00FA2706" w:rsidP="00566F04">
      <w:pPr>
        <w:pStyle w:val="Code"/>
      </w:pPr>
    </w:p>
    <w:p w14:paraId="21C71BA4" w14:textId="77777777" w:rsidR="00FA2706" w:rsidRPr="00B920E5" w:rsidRDefault="00FA2706" w:rsidP="00566F04">
      <w:pPr>
        <w:pStyle w:val="Code"/>
      </w:pPr>
      <w:r w:rsidRPr="00B920E5">
        <w:t>namespace WebApi2Book.Web.Api</w:t>
      </w:r>
    </w:p>
    <w:p w14:paraId="6E7C3A18" w14:textId="77777777" w:rsidR="00FA2706" w:rsidRPr="00B920E5" w:rsidRDefault="00FA2706" w:rsidP="00566F04">
      <w:pPr>
        <w:pStyle w:val="Code"/>
      </w:pPr>
      <w:r w:rsidRPr="00B920E5">
        <w:t>{</w:t>
      </w:r>
    </w:p>
    <w:p w14:paraId="2ECD8A8E" w14:textId="77777777" w:rsidR="00FA2706" w:rsidRPr="00B920E5" w:rsidRDefault="00FA2706" w:rsidP="00566F04">
      <w:pPr>
        <w:pStyle w:val="Code"/>
      </w:pPr>
      <w:r w:rsidRPr="00B920E5">
        <w:t xml:space="preserve">    public static class WebApiConfig</w:t>
      </w:r>
    </w:p>
    <w:p w14:paraId="1E49295A" w14:textId="77777777" w:rsidR="00FA2706" w:rsidRPr="00B920E5" w:rsidRDefault="00FA2706" w:rsidP="00566F04">
      <w:pPr>
        <w:pStyle w:val="Code"/>
      </w:pPr>
      <w:r w:rsidRPr="00B920E5">
        <w:t xml:space="preserve">    {</w:t>
      </w:r>
    </w:p>
    <w:p w14:paraId="77C42B46" w14:textId="77777777" w:rsidR="00FA2706" w:rsidRPr="00B920E5" w:rsidRDefault="00FA2706" w:rsidP="00566F04">
      <w:pPr>
        <w:pStyle w:val="Code"/>
      </w:pPr>
      <w:r w:rsidRPr="00B920E5">
        <w:t xml:space="preserve">        public static void Register(HttpConfiguration config)</w:t>
      </w:r>
    </w:p>
    <w:p w14:paraId="3BBD0481" w14:textId="77777777" w:rsidR="00FA2706" w:rsidRPr="00B920E5" w:rsidRDefault="00FA2706" w:rsidP="00566F04">
      <w:pPr>
        <w:pStyle w:val="Code"/>
      </w:pPr>
      <w:r w:rsidRPr="00B920E5">
        <w:t xml:space="preserve">        {</w:t>
      </w:r>
    </w:p>
    <w:p w14:paraId="5D62AE3D" w14:textId="77777777" w:rsidR="00FA2706" w:rsidRPr="00B920E5" w:rsidRDefault="00FA2706" w:rsidP="00566F04">
      <w:pPr>
        <w:pStyle w:val="Code"/>
      </w:pPr>
      <w:r w:rsidRPr="00B920E5">
        <w:t xml:space="preserve">            var constraintsResolver = new DefaultInlineConstraintResolver();</w:t>
      </w:r>
    </w:p>
    <w:p w14:paraId="2DC35126" w14:textId="77777777" w:rsidR="00FA2706" w:rsidRPr="00B920E5" w:rsidRDefault="00FA2706" w:rsidP="00566F04">
      <w:pPr>
        <w:pStyle w:val="Code"/>
      </w:pPr>
      <w:r w:rsidRPr="00B920E5">
        <w:t xml:space="preserve">            constraintsResolver.ConstraintMap.Add("apiVersionConstraint", typeof (ApiVersionConstraint));</w:t>
      </w:r>
    </w:p>
    <w:p w14:paraId="390CE35D" w14:textId="77777777" w:rsidR="00FA2706" w:rsidRPr="00B920E5" w:rsidRDefault="00FA2706" w:rsidP="00566F04">
      <w:pPr>
        <w:pStyle w:val="Code"/>
      </w:pPr>
      <w:r w:rsidRPr="00B920E5">
        <w:t xml:space="preserve">            config.MapHttpAttributeRoutes(constraintsResolver);</w:t>
      </w:r>
    </w:p>
    <w:p w14:paraId="3E7B4858" w14:textId="77777777" w:rsidR="00FA2706" w:rsidRPr="00B920E5" w:rsidRDefault="00FA2706" w:rsidP="00566F04">
      <w:pPr>
        <w:pStyle w:val="Code"/>
      </w:pPr>
    </w:p>
    <w:p w14:paraId="1A931E7B" w14:textId="77777777" w:rsidR="00FA2706" w:rsidRPr="00B920E5" w:rsidRDefault="00FA2706" w:rsidP="00566F04">
      <w:pPr>
        <w:pStyle w:val="Code"/>
      </w:pPr>
      <w:r w:rsidRPr="00B920E5">
        <w:t xml:space="preserve">            config.Services.Replace(typeof (IHttpControllerSelector),</w:t>
      </w:r>
    </w:p>
    <w:p w14:paraId="1905053D" w14:textId="77777777" w:rsidR="00FA2706" w:rsidRPr="00B920E5" w:rsidRDefault="00FA2706" w:rsidP="00566F04">
      <w:pPr>
        <w:pStyle w:val="Code"/>
      </w:pPr>
      <w:r w:rsidRPr="00B920E5">
        <w:t xml:space="preserve">                new NamespaceHttpControllerSelector(config));</w:t>
      </w:r>
    </w:p>
    <w:p w14:paraId="70A6C39C" w14:textId="77777777" w:rsidR="00FA2706" w:rsidRPr="00B920E5" w:rsidRDefault="00FA2706" w:rsidP="00566F04">
      <w:pPr>
        <w:pStyle w:val="Code"/>
      </w:pPr>
      <w:r w:rsidRPr="00B920E5">
        <w:t xml:space="preserve">        }</w:t>
      </w:r>
    </w:p>
    <w:p w14:paraId="48AB1854" w14:textId="77777777" w:rsidR="00FA2706" w:rsidRPr="00B920E5" w:rsidRDefault="00FA2706" w:rsidP="00566F04">
      <w:pPr>
        <w:pStyle w:val="Code"/>
      </w:pPr>
      <w:r w:rsidRPr="00B920E5">
        <w:t xml:space="preserve">    }</w:t>
      </w:r>
    </w:p>
    <w:p w14:paraId="66D134A4" w14:textId="77777777" w:rsidR="00FA2706" w:rsidRDefault="00FA2706" w:rsidP="00566F04">
      <w:pPr>
        <w:pStyle w:val="Code"/>
      </w:pPr>
      <w:r w:rsidRPr="00B920E5">
        <w:t>}</w:t>
      </w:r>
    </w:p>
    <w:p w14:paraId="02DD6786" w14:textId="77777777" w:rsidR="00FA2706" w:rsidRDefault="00FA2706" w:rsidP="00DF359F">
      <w:pPr>
        <w:pStyle w:val="BodyTextCont"/>
        <w:pPrChange w:id="361" w:author="Brian Wortman" w:date="2014-06-16T20:16:00Z">
          <w:pPr>
            <w:pStyle w:val="BodyText"/>
          </w:pPr>
        </w:pPrChange>
      </w:pPr>
      <w:r>
        <w:t xml:space="preserve">The first part of the </w:t>
      </w:r>
      <w:r w:rsidRPr="003F2AEF">
        <w:rPr>
          <w:rStyle w:val="CodeInline"/>
        </w:rPr>
        <w:t>Register</w:t>
      </w:r>
      <w:r>
        <w:t xml:space="preserve"> method configures the version constraint. Our </w:t>
      </w:r>
      <w:proofErr w:type="spellStart"/>
      <w:r w:rsidRPr="003F2AEF">
        <w:rPr>
          <w:rStyle w:val="CodeInline"/>
        </w:rPr>
        <w:t>ApiVersionConstraint</w:t>
      </w:r>
      <w:proofErr w:type="spellEnd"/>
      <w:r>
        <w:t xml:space="preserve"> is registered with a constraint resolver, which the framework uses to find and instantiate the appropriate constraint at runtime. The last part of the method wires-in our custom controller selector, replacing the default, namespace-unaware, controller selector.</w:t>
      </w:r>
    </w:p>
    <w:p w14:paraId="02D94165" w14:textId="77777777" w:rsidR="00FA2706" w:rsidRDefault="00FA2706" w:rsidP="00DF359F">
      <w:pPr>
        <w:pStyle w:val="BodyTextCont"/>
        <w:pPrChange w:id="362" w:author="Brian Wortman" w:date="2014-06-16T20:16:00Z">
          <w:pPr>
            <w:pStyle w:val="BodyText"/>
          </w:pPr>
        </w:pPrChange>
      </w:pPr>
      <w:r>
        <w:t>With that in place, we are now finally ready to build and test the app.</w:t>
      </w:r>
    </w:p>
    <w:p w14:paraId="63AE7EA2" w14:textId="77777777" w:rsidR="00FA2706" w:rsidRDefault="00FA2706" w:rsidP="00566F04">
      <w:pPr>
        <w:pStyle w:val="Heading3"/>
      </w:pPr>
      <w:bookmarkStart w:id="363" w:name="_Toc390713971"/>
      <w:r>
        <w:lastRenderedPageBreak/>
        <w:t>The Demo</w:t>
      </w:r>
      <w:bookmarkEnd w:id="363"/>
    </w:p>
    <w:p w14:paraId="383CED81" w14:textId="77777777" w:rsidR="00FA2706" w:rsidRDefault="00FA2706" w:rsidP="00566F04">
      <w:pPr>
        <w:pStyle w:val="BodyTextFirst"/>
      </w:pPr>
      <w:r>
        <w:t xml:space="preserve">With the </w:t>
      </w:r>
      <w:r w:rsidRPr="003F2AEF">
        <w:rPr>
          <w:rStyle w:val="CodeInline"/>
        </w:rPr>
        <w:t>WebApi2Book.Web.Api</w:t>
      </w:r>
      <w:r>
        <w:t xml:space="preserve"> project configured as the startup project in Visual Studio, we'll hit F5 to start the application. If you're following along you'll see it load an error page in your browser (Figure 5-4):</w:t>
      </w:r>
    </w:p>
    <w:p w14:paraId="14704C33" w14:textId="77777777" w:rsidR="00FA2706" w:rsidRDefault="00FA2706" w:rsidP="009732B5">
      <w:pPr>
        <w:pStyle w:val="BodyText"/>
      </w:pPr>
    </w:p>
    <w:p w14:paraId="33280E4E" w14:textId="77777777" w:rsidR="00FA2706" w:rsidRDefault="00740C0E" w:rsidP="009732B5">
      <w:pPr>
        <w:pStyle w:val="Figure"/>
      </w:pPr>
      <w:r>
        <w:rPr>
          <w:noProof/>
        </w:rPr>
        <w:drawing>
          <wp:inline distT="0" distB="0" distL="0" distR="0" wp14:anchorId="1DF58E9A" wp14:editId="706C5E2B">
            <wp:extent cx="5478780" cy="407670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478780" cy="4076700"/>
                    </a:xfrm>
                    <a:prstGeom prst="rect">
                      <a:avLst/>
                    </a:prstGeom>
                    <a:noFill/>
                    <a:ln w="9525">
                      <a:noFill/>
                      <a:miter lim="800000"/>
                      <a:headEnd/>
                      <a:tailEnd/>
                    </a:ln>
                  </pic:spPr>
                </pic:pic>
              </a:graphicData>
            </a:graphic>
          </wp:inline>
        </w:drawing>
      </w:r>
    </w:p>
    <w:p w14:paraId="22B98EA5" w14:textId="77777777" w:rsidR="00FA2706" w:rsidRDefault="00FA2706" w:rsidP="00566F04">
      <w:pPr>
        <w:pStyle w:val="FigureCaption"/>
      </w:pPr>
      <w:r>
        <w:t>Figure 5-4. Application Error Page</w:t>
      </w:r>
    </w:p>
    <w:p w14:paraId="43A20E48" w14:textId="77777777" w:rsidR="00FA2706" w:rsidRDefault="00FA2706" w:rsidP="00DF359F">
      <w:pPr>
        <w:pStyle w:val="BodyTextCont"/>
        <w:pPrChange w:id="364" w:author="Brian Wortman" w:date="2014-06-16T20:16:00Z">
          <w:pPr>
            <w:pStyle w:val="BodyText"/>
          </w:pPr>
        </w:pPrChange>
      </w:pPr>
      <w:r>
        <w:t>Don't worry, this is expected. There are no routes configured in our application that match this base address.</w:t>
      </w:r>
    </w:p>
    <w:p w14:paraId="3B0ABECB" w14:textId="2A8D9A94" w:rsidR="00FA2706" w:rsidRDefault="00FA2706" w:rsidP="00DF359F">
      <w:pPr>
        <w:pStyle w:val="BodyTextCont"/>
        <w:pPrChange w:id="365" w:author="Brian Wortman" w:date="2014-06-16T20:16:00Z">
          <w:pPr>
            <w:pStyle w:val="BodyText"/>
          </w:pPr>
        </w:pPrChange>
      </w:pPr>
      <w:commentRangeStart w:id="366"/>
      <w:commentRangeStart w:id="367"/>
      <w:r>
        <w:t xml:space="preserve">Now </w:t>
      </w:r>
      <w:ins w:id="368" w:author="Brian Wortman" w:date="2014-06-16T19:01:00Z">
        <w:r w:rsidR="00066D0D">
          <w:t xml:space="preserve">we need to </w:t>
        </w:r>
      </w:ins>
      <w:del w:id="369" w:author="Brian Wortman" w:date="2014-06-16T19:01:00Z">
        <w:r w:rsidDel="00066D0D">
          <w:delText xml:space="preserve">we'll </w:delText>
        </w:r>
      </w:del>
      <w:r>
        <w:t>send an HTTP POST message via the V1 route</w:t>
      </w:r>
      <w:ins w:id="370" w:author="Brian Wortman" w:date="2014-06-16T20:51:00Z">
        <w:r w:rsidR="00631B2E">
          <w:t>,</w:t>
        </w:r>
      </w:ins>
      <w:ins w:id="371" w:author="Brian Wortman" w:date="2014-06-16T19:02:00Z">
        <w:r w:rsidR="00066D0D">
          <w:t xml:space="preserve"> so g</w:t>
        </w:r>
      </w:ins>
      <w:ins w:id="372" w:author="Brian Wortman" w:date="2014-06-16T19:01:00Z">
        <w:r w:rsidR="00066D0D">
          <w:t xml:space="preserve">o ahead and send the following request message using </w:t>
        </w:r>
        <w:commentRangeStart w:id="373"/>
        <w:commentRangeStart w:id="374"/>
        <w:r w:rsidR="00066D0D">
          <w:t xml:space="preserve">Fiddler </w:t>
        </w:r>
      </w:ins>
      <w:commentRangeEnd w:id="373"/>
      <w:ins w:id="375" w:author="Brian Wortman" w:date="2014-06-16T19:02:00Z">
        <w:r w:rsidR="00066D0D">
          <w:t>(</w:t>
        </w:r>
      </w:ins>
      <w:ins w:id="376" w:author="Brian Wortman" w:date="2014-06-16T19:01:00Z">
        <w:r w:rsidR="00066D0D">
          <w:rPr>
            <w:rStyle w:val="CommentReference"/>
            <w:rFonts w:ascii="Times" w:hAnsi="Times"/>
          </w:rPr>
          <w:commentReference w:id="373"/>
        </w:r>
        <w:commentRangeEnd w:id="374"/>
        <w:r w:rsidR="00066D0D">
          <w:rPr>
            <w:rStyle w:val="CommentReference"/>
            <w:rFonts w:ascii="Times" w:hAnsi="Times"/>
          </w:rPr>
          <w:commentReference w:id="374"/>
        </w:r>
        <w:r w:rsidR="00066D0D">
          <w:t>or your favorite web proxy debugging tool</w:t>
        </w:r>
      </w:ins>
      <w:ins w:id="377" w:author="Brian Wortman" w:date="2014-06-16T19:02:00Z">
        <w:r w:rsidR="00066D0D">
          <w:t>)</w:t>
        </w:r>
      </w:ins>
      <w:r>
        <w:t>:</w:t>
      </w:r>
      <w:commentRangeEnd w:id="366"/>
      <w:r w:rsidR="00164D5C">
        <w:rPr>
          <w:rStyle w:val="CommentReference"/>
          <w:rFonts w:ascii="Times" w:hAnsi="Times"/>
        </w:rPr>
        <w:commentReference w:id="366"/>
      </w:r>
      <w:commentRangeEnd w:id="367"/>
      <w:r w:rsidR="00066D0D">
        <w:rPr>
          <w:rStyle w:val="CommentReference"/>
          <w:rFonts w:ascii="Times" w:hAnsi="Times"/>
        </w:rPr>
        <w:commentReference w:id="367"/>
      </w:r>
    </w:p>
    <w:p w14:paraId="26463509" w14:textId="77777777" w:rsidR="00FA2706" w:rsidRDefault="00FA2706" w:rsidP="00566F04">
      <w:pPr>
        <w:pStyle w:val="CodeCaption"/>
      </w:pPr>
      <w:r>
        <w:t>V1 Request</w:t>
      </w:r>
    </w:p>
    <w:p w14:paraId="6E6D5217" w14:textId="77777777" w:rsidR="00FA2706" w:rsidRPr="00653D14" w:rsidRDefault="00FA2706" w:rsidP="00566F04">
      <w:pPr>
        <w:pStyle w:val="Code"/>
      </w:pPr>
      <w:r w:rsidRPr="00653D14">
        <w:t>POST http://localhost:61589/api/v1/tasks HTTP/1.1</w:t>
      </w:r>
    </w:p>
    <w:p w14:paraId="72F3228E" w14:textId="77777777" w:rsidR="00FA2706" w:rsidRDefault="00FA2706" w:rsidP="00566F04">
      <w:pPr>
        <w:pStyle w:val="Code"/>
      </w:pPr>
      <w:r w:rsidRPr="00653D14">
        <w:t>Content-Type: text/json</w:t>
      </w:r>
    </w:p>
    <w:p w14:paraId="7481987F" w14:textId="77777777" w:rsidR="00FA2706" w:rsidRPr="00653D14" w:rsidRDefault="00FA2706" w:rsidP="00566F04">
      <w:pPr>
        <w:pStyle w:val="Code"/>
      </w:pPr>
    </w:p>
    <w:p w14:paraId="2AC4242B" w14:textId="77777777" w:rsidR="00FA2706" w:rsidRDefault="00FA2706" w:rsidP="00566F04">
      <w:pPr>
        <w:pStyle w:val="Code"/>
      </w:pPr>
      <w:r w:rsidRPr="00653D14">
        <w:t>{"Subject":"Fix something important"}</w:t>
      </w:r>
    </w:p>
    <w:p w14:paraId="41AC4BFB" w14:textId="77777777" w:rsidR="00FA2706" w:rsidRDefault="00FA2706" w:rsidP="00DF359F">
      <w:pPr>
        <w:pStyle w:val="BodyTextCont"/>
        <w:pPrChange w:id="378" w:author="Brian Wortman" w:date="2014-06-16T20:16:00Z">
          <w:pPr>
            <w:pStyle w:val="BodyText"/>
          </w:pPr>
        </w:pPrChange>
      </w:pPr>
      <w:del w:id="379" w:author="Brian Wortman" w:date="2014-06-16T19:01:00Z">
        <w:r w:rsidDel="00066D0D">
          <w:lastRenderedPageBreak/>
          <w:delText xml:space="preserve">Go ahead and send the message using Fiddler or your favorite web proxy debugging tool. </w:delText>
        </w:r>
      </w:del>
      <w:r>
        <w:t>You should see the following response:</w:t>
      </w:r>
    </w:p>
    <w:p w14:paraId="09EBA52B" w14:textId="77777777" w:rsidR="00FA2706" w:rsidRDefault="00FA2706" w:rsidP="00566F04">
      <w:pPr>
        <w:pStyle w:val="CodeCaption"/>
      </w:pPr>
      <w:r>
        <w:t>V1 Response (abbreviated)</w:t>
      </w:r>
    </w:p>
    <w:p w14:paraId="302C12F3" w14:textId="77777777" w:rsidR="00FA2706" w:rsidRPr="001C1D47" w:rsidRDefault="00FA2706" w:rsidP="00566F04">
      <w:pPr>
        <w:pStyle w:val="Code"/>
      </w:pPr>
      <w:r w:rsidRPr="001C1D47">
        <w:t>HTTP/1.1 200 OK</w:t>
      </w:r>
    </w:p>
    <w:p w14:paraId="25DFD430" w14:textId="77777777" w:rsidR="00FA2706" w:rsidRPr="001C1D47" w:rsidRDefault="00FA2706" w:rsidP="00566F04">
      <w:pPr>
        <w:pStyle w:val="Code"/>
      </w:pPr>
      <w:r w:rsidRPr="001C1D47">
        <w:t>Content-Type: text/json; charset=utf-8</w:t>
      </w:r>
    </w:p>
    <w:p w14:paraId="16DBFC19" w14:textId="77777777" w:rsidR="00FA2706" w:rsidRPr="001C1D47" w:rsidRDefault="00FA2706" w:rsidP="00566F04">
      <w:pPr>
        <w:pStyle w:val="Code"/>
      </w:pPr>
    </w:p>
    <w:p w14:paraId="10630993" w14:textId="77777777" w:rsidR="00FA2706" w:rsidRPr="001C1D47" w:rsidRDefault="00FA2706" w:rsidP="00566F04">
      <w:pPr>
        <w:pStyle w:val="Code"/>
      </w:pPr>
      <w:r w:rsidRPr="001C1D47">
        <w:t>{"TaskId":null,"Subject":"In v1, newTask.Subject = Fix something important","StartDate":null,"DueDate":null,"CreatedDate":null,"CompletedDate":null,"Status":null,"Assignees":null,"Links":[]}</w:t>
      </w:r>
    </w:p>
    <w:p w14:paraId="4273129C" w14:textId="77777777" w:rsidR="00FA2706" w:rsidRDefault="00FA2706" w:rsidP="00DF359F">
      <w:pPr>
        <w:pStyle w:val="BodyTextCont"/>
        <w:pPrChange w:id="380" w:author="Brian Wortman" w:date="2014-06-16T20:17:00Z">
          <w:pPr>
            <w:pStyle w:val="BodyText"/>
          </w:pPr>
        </w:pPrChange>
      </w:pPr>
      <w:r>
        <w:t xml:space="preserve">Excellent! Note the </w:t>
      </w:r>
      <w:r w:rsidRPr="003F2AEF">
        <w:rPr>
          <w:rStyle w:val="CodeInline"/>
        </w:rPr>
        <w:t>Subject</w:t>
      </w:r>
      <w:r>
        <w:t xml:space="preserve"> value in the response… just as we implemented it! You may also note that the </w:t>
      </w:r>
      <w:proofErr w:type="spellStart"/>
      <w:r w:rsidRPr="003F2AEF">
        <w:rPr>
          <w:rStyle w:val="CodeInline"/>
        </w:rPr>
        <w:t>TaskId</w:t>
      </w:r>
      <w:proofErr w:type="spellEnd"/>
      <w:r>
        <w:t xml:space="preserve"> is null, but that's because we're not actually persisting anything yet.</w:t>
      </w:r>
    </w:p>
    <w:p w14:paraId="539DCC14" w14:textId="77777777" w:rsidR="00FA2706" w:rsidRDefault="00FA2706" w:rsidP="00DF359F">
      <w:pPr>
        <w:pStyle w:val="BodyTextCont"/>
        <w:pPrChange w:id="381" w:author="Brian Wortman" w:date="2014-06-16T20:17:00Z">
          <w:pPr>
            <w:pStyle w:val="BodyText"/>
          </w:pPr>
        </w:pPrChange>
      </w:pPr>
      <w:r>
        <w:t>Okay, now do the same for V2…</w:t>
      </w:r>
    </w:p>
    <w:p w14:paraId="67AAFA33" w14:textId="77777777" w:rsidR="00FA2706" w:rsidRDefault="00FA2706" w:rsidP="00566F04">
      <w:pPr>
        <w:pStyle w:val="CodeCaption"/>
      </w:pPr>
      <w:r>
        <w:t>V2 Request</w:t>
      </w:r>
    </w:p>
    <w:p w14:paraId="254D55B0" w14:textId="77777777" w:rsidR="00FA2706" w:rsidRPr="001C1D47" w:rsidRDefault="00FA2706" w:rsidP="00566F04">
      <w:pPr>
        <w:pStyle w:val="Code"/>
      </w:pPr>
      <w:r w:rsidRPr="001C1D47">
        <w:t>POST http://localhost:61589/api/v2/tasks HTTP/1.1</w:t>
      </w:r>
    </w:p>
    <w:p w14:paraId="22DD0EA4" w14:textId="77777777" w:rsidR="00FA2706" w:rsidRPr="001C1D47" w:rsidRDefault="00FA2706" w:rsidP="00566F04">
      <w:pPr>
        <w:pStyle w:val="Code"/>
      </w:pPr>
      <w:r w:rsidRPr="001C1D47">
        <w:t>Content-Type: text/json</w:t>
      </w:r>
    </w:p>
    <w:p w14:paraId="15876AEB" w14:textId="77777777" w:rsidR="00FA2706" w:rsidRPr="001C1D47" w:rsidRDefault="00FA2706" w:rsidP="00566F04">
      <w:pPr>
        <w:pStyle w:val="Code"/>
      </w:pPr>
    </w:p>
    <w:p w14:paraId="071D7BD6" w14:textId="77777777" w:rsidR="00FA2706" w:rsidRDefault="00FA2706" w:rsidP="00566F04">
      <w:pPr>
        <w:pStyle w:val="Code"/>
      </w:pPr>
      <w:r w:rsidRPr="001C1D47">
        <w:t>{"Subject":"Fix something important"}</w:t>
      </w:r>
    </w:p>
    <w:p w14:paraId="112478A4" w14:textId="77777777" w:rsidR="00FA2706" w:rsidRDefault="00FA2706" w:rsidP="00566F04">
      <w:pPr>
        <w:pStyle w:val="CodeCaption"/>
      </w:pPr>
      <w:r>
        <w:t>V2 Response (abbreviated)</w:t>
      </w:r>
    </w:p>
    <w:p w14:paraId="3F34F263" w14:textId="77777777" w:rsidR="00FA2706" w:rsidRDefault="00FA2706" w:rsidP="00566F04">
      <w:pPr>
        <w:pStyle w:val="Code"/>
      </w:pPr>
      <w:r w:rsidRPr="001C1D47">
        <w:t>HTTP/1.1 200 OK</w:t>
      </w:r>
    </w:p>
    <w:p w14:paraId="6D438C64" w14:textId="77777777" w:rsidR="00FA2706" w:rsidRDefault="00FA2706" w:rsidP="00566F04">
      <w:pPr>
        <w:pStyle w:val="Code"/>
      </w:pPr>
      <w:r w:rsidRPr="001C1D47">
        <w:t>Content-Type: text/json; charset=utf-8</w:t>
      </w:r>
    </w:p>
    <w:p w14:paraId="536DBCA8" w14:textId="77777777" w:rsidR="00FA2706" w:rsidRPr="001C1D47" w:rsidRDefault="00FA2706" w:rsidP="00566F04">
      <w:pPr>
        <w:pStyle w:val="Code"/>
      </w:pPr>
    </w:p>
    <w:p w14:paraId="33EB5B43" w14:textId="77777777" w:rsidR="00FA2706" w:rsidRDefault="00FA2706" w:rsidP="00566F04">
      <w:pPr>
        <w:pStyle w:val="Code"/>
      </w:pPr>
      <w:r w:rsidRPr="001C1D47">
        <w:t>{"TaskId":null,"Subject":"In v2, newTask.Subject = Fix something important","StartDate":null,"DueDate":null,"CreatedDate":null,"CompletedDate":null,"Status":null,"Assignees":null,"Links":[]}</w:t>
      </w:r>
    </w:p>
    <w:p w14:paraId="6718F832" w14:textId="77777777" w:rsidR="00FA2706" w:rsidRPr="001C1D47" w:rsidRDefault="00FA2706" w:rsidP="00566F04">
      <w:pPr>
        <w:pStyle w:val="Code"/>
      </w:pPr>
    </w:p>
    <w:p w14:paraId="43F694B8" w14:textId="77777777" w:rsidR="00FA2706" w:rsidRDefault="00FA2706" w:rsidP="00DF359F">
      <w:pPr>
        <w:pStyle w:val="BodyTextCont"/>
        <w:pPrChange w:id="382" w:author="Brian Wortman" w:date="2014-06-16T20:17:00Z">
          <w:pPr>
            <w:pStyle w:val="BodyText"/>
          </w:pPr>
        </w:pPrChange>
      </w:pPr>
      <w:r>
        <w:t>Perfect! Ok, this is great. We've learned about routing, including many of the new capabilities made available by ASP.NET Web API 2. We've learned about constraints and controller selectors. And we've successfully processed an HTTP request. However, we must admit that this is rather "hello world-</w:t>
      </w:r>
      <w:proofErr w:type="spellStart"/>
      <w:r>
        <w:t>ish</w:t>
      </w:r>
      <w:proofErr w:type="spellEnd"/>
      <w:r>
        <w:t>"; our controller actions aren't doing anything meaningful. This leads us to our next topic: Dependencies. Inside of these dependencies is where the "real" work gets done, at least from a business perspective. Anything related to data access, calculations, file I/O, date/time, etc., will all be handled by such dependencies.</w:t>
      </w:r>
    </w:p>
    <w:p w14:paraId="65B428AA" w14:textId="77777777" w:rsidR="00FA2706" w:rsidRDefault="00FA2706" w:rsidP="00566F04">
      <w:pPr>
        <w:pStyle w:val="Heading1"/>
      </w:pPr>
      <w:bookmarkStart w:id="383" w:name="_Toc390713972"/>
      <w:r w:rsidRPr="00130755">
        <w:t>Dependencies</w:t>
      </w:r>
      <w:bookmarkEnd w:id="383"/>
    </w:p>
    <w:p w14:paraId="4B88E915" w14:textId="77777777" w:rsidR="00FA2706" w:rsidRDefault="00FA2706" w:rsidP="00566F04">
      <w:pPr>
        <w:pStyle w:val="BodyTextFirst"/>
      </w:pPr>
      <w:r w:rsidRPr="00130755">
        <w:t xml:space="preserve">If </w:t>
      </w:r>
      <w:r>
        <w:t>the</w:t>
      </w:r>
      <w:r w:rsidRPr="00130755">
        <w:t xml:space="preserve"> controllers are going to do anything useful, </w:t>
      </w:r>
      <w:r>
        <w:t xml:space="preserve">and if they are going to be implemented in a well-architected manner using SOLID design principles, then </w:t>
      </w:r>
      <w:r w:rsidRPr="00130755">
        <w:t xml:space="preserve">they will </w:t>
      </w:r>
      <w:r>
        <w:t xml:space="preserve">depend heavily upon </w:t>
      </w:r>
      <w:r w:rsidRPr="00130755">
        <w:t xml:space="preserve">functionality </w:t>
      </w:r>
      <w:r>
        <w:t xml:space="preserve">provided by </w:t>
      </w:r>
      <w:r w:rsidRPr="00130755">
        <w:t xml:space="preserve">other classes. An example of this </w:t>
      </w:r>
      <w:r>
        <w:t xml:space="preserve">would be </w:t>
      </w:r>
      <w:r w:rsidRPr="00130755">
        <w:t xml:space="preserve">a database </w:t>
      </w:r>
      <w:proofErr w:type="spellStart"/>
      <w:r>
        <w:t>accessor</w:t>
      </w:r>
      <w:proofErr w:type="spellEnd"/>
      <w:r>
        <w:t xml:space="preserve">, which is </w:t>
      </w:r>
      <w:r w:rsidRPr="00130755">
        <w:t xml:space="preserve">an object </w:t>
      </w:r>
      <w:r>
        <w:t xml:space="preserve">that can be used to </w:t>
      </w:r>
      <w:r w:rsidRPr="00130755">
        <w:t xml:space="preserve">query and save changes back to the database. </w:t>
      </w:r>
      <w:r>
        <w:t xml:space="preserve">The database </w:t>
      </w:r>
      <w:proofErr w:type="spellStart"/>
      <w:r>
        <w:t>accessor</w:t>
      </w:r>
      <w:proofErr w:type="spellEnd"/>
      <w:r>
        <w:t xml:space="preserve"> would be </w:t>
      </w:r>
      <w:r w:rsidRPr="00130755">
        <w:t xml:space="preserve">considered </w:t>
      </w:r>
      <w:r>
        <w:t xml:space="preserve">a dependency </w:t>
      </w:r>
      <w:r w:rsidRPr="00130755">
        <w:t xml:space="preserve">of </w:t>
      </w:r>
      <w:r>
        <w:t xml:space="preserve">the </w:t>
      </w:r>
      <w:r w:rsidRPr="00130755">
        <w:t>controller class</w:t>
      </w:r>
      <w:r>
        <w:t xml:space="preserve"> that uses it; t</w:t>
      </w:r>
      <w:r w:rsidRPr="00130755">
        <w:t xml:space="preserve">hat is, </w:t>
      </w:r>
      <w:r>
        <w:t xml:space="preserve">the </w:t>
      </w:r>
      <w:r w:rsidRPr="00130755">
        <w:t xml:space="preserve">controller depends on </w:t>
      </w:r>
      <w:r>
        <w:t xml:space="preserve">it </w:t>
      </w:r>
      <w:r w:rsidRPr="00130755">
        <w:t>for functionality not implemented within the controller itself.</w:t>
      </w:r>
    </w:p>
    <w:p w14:paraId="5E62B6F9" w14:textId="77777777" w:rsidR="00FA2706" w:rsidRDefault="00FA2706" w:rsidP="00566F04">
      <w:pPr>
        <w:pStyle w:val="SideBarHead"/>
      </w:pPr>
      <w:r>
        <w:lastRenderedPageBreak/>
        <w:t>SOLID Design Principles</w:t>
      </w:r>
    </w:p>
    <w:p w14:paraId="0C126153" w14:textId="77777777" w:rsidR="00FA2706" w:rsidRDefault="00FA2706" w:rsidP="00566F04">
      <w:pPr>
        <w:pStyle w:val="SideBarBody"/>
      </w:pPr>
      <w:r>
        <w:t xml:space="preserve">If you don't know with what we mean by the SOLID Design Principles, then please do yourself a huge favor and familiarize yourself with them. These principles were defined by Robert C. Martin in the early 2000s, and have been reviewed and explained numerous times by quite a few people over the last decade. </w:t>
      </w:r>
    </w:p>
    <w:p w14:paraId="382C7216" w14:textId="77777777" w:rsidR="00FA2706" w:rsidRDefault="00FA2706" w:rsidP="00566F04">
      <w:pPr>
        <w:pStyle w:val="SideBarBody"/>
      </w:pPr>
      <w:r>
        <w:t>You can read up on these five principles in the related articles written by Bob Martin:</w:t>
      </w:r>
    </w:p>
    <w:p w14:paraId="1C219408" w14:textId="77777777" w:rsidR="00FA2706" w:rsidRPr="009732B5" w:rsidRDefault="00FA2706" w:rsidP="009732B5">
      <w:pPr>
        <w:pStyle w:val="SideBarBullet"/>
        <w:framePr w:wrap="notBeside"/>
      </w:pPr>
      <w:r w:rsidRPr="009732B5">
        <w:t xml:space="preserve">S - </w:t>
      </w:r>
      <w:r w:rsidRPr="009732B5">
        <w:rPr>
          <w:rStyle w:val="CodeInline"/>
        </w:rPr>
        <w:t>http://www.objectmentor.com/resources/articles/srp.pdf</w:t>
      </w:r>
    </w:p>
    <w:p w14:paraId="4F38A8CF" w14:textId="77777777" w:rsidR="00FA2706" w:rsidRPr="007B3428" w:rsidRDefault="00FA2706" w:rsidP="009732B5">
      <w:pPr>
        <w:pStyle w:val="SideBarBullet"/>
        <w:framePr w:wrap="notBeside"/>
      </w:pPr>
      <w:r w:rsidRPr="007B3428">
        <w:t xml:space="preserve">O - </w:t>
      </w:r>
      <w:r w:rsidRPr="007B3428">
        <w:rPr>
          <w:rStyle w:val="CodeInline"/>
        </w:rPr>
        <w:t>http://www.objectmentor.com/resources/articles/ocp.pdf</w:t>
      </w:r>
    </w:p>
    <w:p w14:paraId="4BB0E5FD" w14:textId="77777777" w:rsidR="00FA2706" w:rsidRPr="007B3428" w:rsidRDefault="00FA2706" w:rsidP="009732B5">
      <w:pPr>
        <w:pStyle w:val="SideBarBullet"/>
        <w:framePr w:wrap="notBeside"/>
      </w:pPr>
      <w:r w:rsidRPr="007B3428">
        <w:t xml:space="preserve">L - </w:t>
      </w:r>
      <w:r w:rsidRPr="007B3428">
        <w:rPr>
          <w:rStyle w:val="CodeInline"/>
        </w:rPr>
        <w:t>http://www.objectmentor.com/resources/articles/lsp.pdf</w:t>
      </w:r>
    </w:p>
    <w:p w14:paraId="5C73FE1D" w14:textId="77777777" w:rsidR="00FA2706" w:rsidRPr="007B3428" w:rsidRDefault="00FA2706" w:rsidP="009732B5">
      <w:pPr>
        <w:pStyle w:val="SideBarBullet"/>
        <w:framePr w:wrap="notBeside"/>
      </w:pPr>
      <w:r w:rsidRPr="007B3428">
        <w:t xml:space="preserve">I - </w:t>
      </w:r>
      <w:r w:rsidRPr="007B3428">
        <w:rPr>
          <w:rStyle w:val="CodeInline"/>
        </w:rPr>
        <w:t>http://www.objectmentor.com/resources/articles/isp.pdf</w:t>
      </w:r>
    </w:p>
    <w:p w14:paraId="68E88B41" w14:textId="77777777" w:rsidR="00FA2706" w:rsidRPr="007B3428" w:rsidRDefault="00FA2706" w:rsidP="009732B5">
      <w:pPr>
        <w:pStyle w:val="SideBarBullet"/>
        <w:framePr w:wrap="notBeside"/>
      </w:pPr>
      <w:r w:rsidRPr="007B3428">
        <w:t xml:space="preserve">D - </w:t>
      </w:r>
      <w:commentRangeStart w:id="384"/>
      <w:r w:rsidR="00CD7080">
        <w:fldChar w:fldCharType="begin"/>
      </w:r>
      <w:r w:rsidR="00CD7080" w:rsidRPr="00740C0E">
        <w:rPr>
          <w:lang w:val="it-IT"/>
          <w:rPrChange w:id="385" w:author="Douglas Pundick" w:date="2014-06-13T13:43:00Z">
            <w:rPr/>
          </w:rPrChange>
        </w:rPr>
        <w:instrText>HYPERLINK "http://www.objectmentor.com/resources/articles/dip.pdf"</w:instrText>
      </w:r>
      <w:ins w:id="386" w:author="Brian Wortman" w:date="2014-06-16T20:30:00Z"/>
      <w:r w:rsidR="00CD7080">
        <w:fldChar w:fldCharType="separate"/>
      </w:r>
      <w:r w:rsidRPr="007B3428">
        <w:rPr>
          <w:rStyle w:val="CodeInline"/>
        </w:rPr>
        <w:t>http://www.objectmentor.com/resources/articles/dip.pdf</w:t>
      </w:r>
      <w:r w:rsidR="00CD7080">
        <w:fldChar w:fldCharType="end"/>
      </w:r>
      <w:commentRangeEnd w:id="384"/>
      <w:r w:rsidR="009E4718">
        <w:rPr>
          <w:rStyle w:val="CommentReference"/>
          <w:rFonts w:ascii="Times" w:eastAsia="Times New Roman" w:hAnsi="Times"/>
        </w:rPr>
        <w:commentReference w:id="384"/>
      </w:r>
      <w:r w:rsidRPr="007B3428">
        <w:t xml:space="preserve"> </w:t>
      </w:r>
    </w:p>
    <w:p w14:paraId="3C332BF5" w14:textId="77777777" w:rsidR="00FA2706" w:rsidRDefault="00FA2706" w:rsidP="009732B5">
      <w:pPr>
        <w:pStyle w:val="SideBarBody"/>
      </w:pPr>
      <w:r>
        <w:t>T</w:t>
      </w:r>
      <w:r w:rsidRPr="00130755">
        <w:t>he main idea is that the methods in the controllers should not be doing much more than simply using the functionality offered by various dependencies. And that brings us to the point of this section</w:t>
      </w:r>
      <w:r w:rsidRPr="00F83B4E">
        <w:rPr>
          <w:rStyle w:val="Strong"/>
        </w:rPr>
        <w:t>: managing dependencies within the application</w:t>
      </w:r>
      <w:r w:rsidRPr="00130755">
        <w:t xml:space="preserve">. Once you adopt the approach of using dependencies for most/all functionality, you need a pattern and </w:t>
      </w:r>
      <w:r>
        <w:t xml:space="preserve">appropriate </w:t>
      </w:r>
      <w:r w:rsidRPr="00130755">
        <w:t>tool</w:t>
      </w:r>
      <w:r>
        <w:t>(s)</w:t>
      </w:r>
      <w:r w:rsidRPr="00130755">
        <w:t xml:space="preserve"> for configuring and obtaining those dependencies. The easiest way to </w:t>
      </w:r>
      <w:r>
        <w:t xml:space="preserve">approach this is summarized in </w:t>
      </w:r>
      <w:r w:rsidRPr="00130755">
        <w:t xml:space="preserve">these two </w:t>
      </w:r>
      <w:r>
        <w:t>points</w:t>
      </w:r>
      <w:r w:rsidRPr="00130755">
        <w:t>:</w:t>
      </w:r>
    </w:p>
    <w:p w14:paraId="122A2CB3" w14:textId="77777777" w:rsidR="00FA2706" w:rsidRPr="008E5E9E" w:rsidRDefault="00FA2706" w:rsidP="009732B5">
      <w:pPr>
        <w:pStyle w:val="SideBarBullet"/>
        <w:framePr w:wrap="notBeside"/>
      </w:pPr>
      <w:r w:rsidRPr="008E5E9E">
        <w:t>Push dependencies up to the constructor.</w:t>
      </w:r>
    </w:p>
    <w:p w14:paraId="77018892" w14:textId="77777777" w:rsidR="00FA2706" w:rsidRDefault="00FA2706" w:rsidP="009732B5">
      <w:pPr>
        <w:pStyle w:val="SideBarBullet"/>
        <w:framePr w:wrap="notBeside"/>
      </w:pPr>
      <w:r w:rsidRPr="008E5E9E">
        <w:t>Configure the application to use dependency injection.</w:t>
      </w:r>
    </w:p>
    <w:p w14:paraId="10E13610" w14:textId="77777777" w:rsidR="00FA2706" w:rsidRPr="00130755" w:rsidRDefault="00FA2706" w:rsidP="00566F04">
      <w:pPr>
        <w:pStyle w:val="SideBarLast"/>
      </w:pPr>
    </w:p>
    <w:p w14:paraId="2AE3C261" w14:textId="77777777" w:rsidR="00FA2706" w:rsidRPr="00130755" w:rsidRDefault="00CD7080" w:rsidP="00566F04">
      <w:pPr>
        <w:pStyle w:val="Heading2"/>
      </w:pPr>
      <w:r w:rsidRPr="00130755">
        <w:lastRenderedPageBreak/>
        <w:fldChar w:fldCharType="begin"/>
      </w:r>
      <w:r w:rsidR="00FA2706" w:rsidRPr="00130755">
        <w:instrText xml:space="preserve"> XE "Controller dependencies:constructor injection" </w:instrText>
      </w:r>
      <w:r w:rsidRPr="00130755">
        <w:fldChar w:fldCharType="end"/>
      </w:r>
      <w:bookmarkStart w:id="387" w:name="_Toc390713973"/>
      <w:r w:rsidR="00FA2706" w:rsidRPr="00130755">
        <w:t>Constructor Injection of Dependencies</w:t>
      </w:r>
      <w:bookmarkEnd w:id="387"/>
    </w:p>
    <w:p w14:paraId="7EA4D069" w14:textId="77777777" w:rsidR="00FA2706" w:rsidRDefault="00FA2706" w:rsidP="00566F04">
      <w:pPr>
        <w:pStyle w:val="BodyTextFirst"/>
      </w:pPr>
      <w:r w:rsidRPr="00130755">
        <w:t xml:space="preserve">The concept of pushing dependencies up to the constructor is really quite simple, but it can be tough to grasp and put into practice for the Dependency Injection </w:t>
      </w:r>
      <w:r>
        <w:t xml:space="preserve">(DI) </w:t>
      </w:r>
      <w:r w:rsidRPr="00130755">
        <w:t xml:space="preserve">novice. </w:t>
      </w:r>
      <w:r>
        <w:t>Don't worry if you are new to DI, because you will become quite familiar with it as we continue to implement the task service.</w:t>
      </w:r>
    </w:p>
    <w:p w14:paraId="13DC4FCC" w14:textId="77777777" w:rsidR="00FA2706" w:rsidRDefault="00FA2706" w:rsidP="00DF359F">
      <w:pPr>
        <w:pStyle w:val="BodyTextCont"/>
        <w:pPrChange w:id="388" w:author="Brian Wortman" w:date="2014-06-16T20:17:00Z">
          <w:pPr>
            <w:pStyle w:val="BodyText"/>
          </w:pPr>
        </w:pPrChange>
      </w:pPr>
      <w:r>
        <w:t>To start, t</w:t>
      </w:r>
      <w:r w:rsidRPr="00130755">
        <w:t>hink of it this way: a class should not use any behavior that does not come through the constructor</w:t>
      </w:r>
      <w:r>
        <w:t xml:space="preserve"> in the form of an abstraction (i.e., an interface)</w:t>
      </w:r>
      <w:r w:rsidRPr="00130755">
        <w:t xml:space="preserve">. This includes even seemingly harmless classes such as </w:t>
      </w:r>
      <w:proofErr w:type="spellStart"/>
      <w:r w:rsidRPr="00130755">
        <w:rPr>
          <w:rStyle w:val="CodeInline"/>
        </w:rPr>
        <w:t>System.DateTime</w:t>
      </w:r>
      <w:proofErr w:type="spellEnd"/>
      <w:r w:rsidRPr="00130755">
        <w:t xml:space="preserve">, </w:t>
      </w:r>
      <w:proofErr w:type="spellStart"/>
      <w:r w:rsidRPr="00130755">
        <w:rPr>
          <w:rStyle w:val="CodeInline"/>
        </w:rPr>
        <w:t>System.IO.File</w:t>
      </w:r>
      <w:proofErr w:type="spellEnd"/>
      <w:r w:rsidRPr="00130755">
        <w:t xml:space="preserve">, </w:t>
      </w:r>
      <w:proofErr w:type="spellStart"/>
      <w:r w:rsidRPr="00130755">
        <w:rPr>
          <w:rStyle w:val="CodeInline"/>
        </w:rPr>
        <w:t>System.Environment</w:t>
      </w:r>
      <w:proofErr w:type="spellEnd"/>
      <w:r>
        <w:rPr>
          <w:rStyle w:val="CodeInline"/>
        </w:rPr>
        <w:t>,</w:t>
      </w:r>
      <w:r w:rsidRPr="00130755">
        <w:t xml:space="preserve"> and many other basic utility classes within the .NET Framework. If </w:t>
      </w:r>
      <w:r>
        <w:t xml:space="preserve">a </w:t>
      </w:r>
      <w:r w:rsidRPr="00130755">
        <w:t xml:space="preserve">class is using </w:t>
      </w:r>
      <w:r>
        <w:t xml:space="preserve">the services of another </w:t>
      </w:r>
      <w:r w:rsidRPr="00130755">
        <w:t xml:space="preserve">class, </w:t>
      </w:r>
      <w:r>
        <w:t xml:space="preserve">then that other class </w:t>
      </w:r>
      <w:r w:rsidRPr="00130755">
        <w:t xml:space="preserve">needs to be injected in through the constructor. </w:t>
      </w:r>
      <w:r>
        <w:t xml:space="preserve">This also applies to static </w:t>
      </w:r>
      <w:r w:rsidRPr="00130755">
        <w:t xml:space="preserve">properties and methods. </w:t>
      </w:r>
      <w:r>
        <w:t>For example, i</w:t>
      </w:r>
      <w:r w:rsidRPr="00130755">
        <w:t xml:space="preserve">f </w:t>
      </w:r>
      <w:r>
        <w:t xml:space="preserve">some piece of </w:t>
      </w:r>
      <w:r w:rsidRPr="00130755">
        <w:t xml:space="preserve">code needs to use the static </w:t>
      </w:r>
      <w:proofErr w:type="spellStart"/>
      <w:r w:rsidRPr="00130755">
        <w:rPr>
          <w:rStyle w:val="CodeInline"/>
        </w:rPr>
        <w:t>DateTime.Now</w:t>
      </w:r>
      <w:proofErr w:type="spellEnd"/>
      <w:r w:rsidRPr="00130755">
        <w:t xml:space="preserve"> property, </w:t>
      </w:r>
      <w:r>
        <w:t xml:space="preserve">then the </w:t>
      </w:r>
      <w:proofErr w:type="spellStart"/>
      <w:r w:rsidRPr="003F2AEF">
        <w:rPr>
          <w:rStyle w:val="CodeInline"/>
        </w:rPr>
        <w:t>DateTime.Now</w:t>
      </w:r>
      <w:proofErr w:type="spellEnd"/>
      <w:r>
        <w:t xml:space="preserve"> functionality </w:t>
      </w:r>
      <w:r w:rsidRPr="00130755">
        <w:t xml:space="preserve">should </w:t>
      </w:r>
      <w:r>
        <w:t xml:space="preserve">be </w:t>
      </w:r>
      <w:r w:rsidRPr="00130755">
        <w:t>wrap</w:t>
      </w:r>
      <w:r>
        <w:t>ped</w:t>
      </w:r>
      <w:r w:rsidRPr="00130755">
        <w:t xml:space="preserve"> in an injectable adapter class</w:t>
      </w:r>
      <w:r>
        <w:t xml:space="preserve"> instead of used directly</w:t>
      </w:r>
      <w:r w:rsidRPr="00130755">
        <w:t>.</w:t>
      </w:r>
      <w:r>
        <w:t xml:space="preserve"> There are exceptions to this "constructor injection mandate", such as when constructor injection isn't even possible (we'll see examples of this), but you get the point: use constructor injection wherever you can.</w:t>
      </w:r>
    </w:p>
    <w:p w14:paraId="05EDFE22" w14:textId="77777777" w:rsidR="00FA2706" w:rsidRPr="00130755" w:rsidRDefault="00FA2706" w:rsidP="00DF359F">
      <w:pPr>
        <w:pStyle w:val="BodyTextCont"/>
        <w:pPrChange w:id="389" w:author="Brian Wortman" w:date="2014-06-16T20:17:00Z">
          <w:pPr>
            <w:pStyle w:val="BodyText"/>
          </w:pPr>
        </w:pPrChange>
      </w:pPr>
      <w:r>
        <w:t>Again, you will see working examples of all of this later</w:t>
      </w:r>
      <w:r w:rsidRPr="00130755">
        <w:t>.</w:t>
      </w:r>
      <w:r>
        <w:t xml:space="preserve"> But first, let's configure a DI </w:t>
      </w:r>
      <w:r w:rsidRPr="00130755">
        <w:t xml:space="preserve">tool to </w:t>
      </w:r>
      <w:r>
        <w:t xml:space="preserve">provide our code with the dependencies it needs </w:t>
      </w:r>
      <w:r w:rsidRPr="00130755">
        <w:t>at runtime.</w:t>
      </w:r>
      <w:r>
        <w:t xml:space="preserve"> Of particular importance is the way in which controllers are activated by the runtime. All API requests will revolve around a controller method. As such, configuring our controllers to obtain their dependencies through their respective constructors provides the "root" we need to ensure all objects are managed properly. </w:t>
      </w:r>
    </w:p>
    <w:p w14:paraId="163B1A99" w14:textId="77777777" w:rsidR="00FA2706" w:rsidRPr="00130755" w:rsidRDefault="00FA2706" w:rsidP="00566F04">
      <w:pPr>
        <w:pStyle w:val="Heading2"/>
      </w:pPr>
      <w:bookmarkStart w:id="390" w:name="_Toc390713974"/>
      <w:r w:rsidRPr="00130755">
        <w:t xml:space="preserve">Configuring </w:t>
      </w:r>
      <w:r w:rsidR="00CD7080" w:rsidRPr="00130755">
        <w:fldChar w:fldCharType="begin"/>
      </w:r>
      <w:r w:rsidRPr="00130755">
        <w:instrText xml:space="preserve"> XE "Controller dependencies:Ninject" </w:instrText>
      </w:r>
      <w:r w:rsidR="00CD7080" w:rsidRPr="00130755">
        <w:fldChar w:fldCharType="end"/>
      </w:r>
      <w:proofErr w:type="spellStart"/>
      <w:r w:rsidRPr="00130755">
        <w:t>Ninject</w:t>
      </w:r>
      <w:proofErr w:type="spellEnd"/>
      <w:r w:rsidRPr="00130755">
        <w:t xml:space="preserve"> Dependency Injection</w:t>
      </w:r>
      <w:bookmarkEnd w:id="390"/>
      <w:r w:rsidR="00CD7080" w:rsidRPr="00130755">
        <w:fldChar w:fldCharType="begin"/>
      </w:r>
      <w:r w:rsidRPr="00130755">
        <w:instrText xml:space="preserve"> XE "Ninject dependency injection" </w:instrText>
      </w:r>
      <w:r w:rsidR="00CD7080" w:rsidRPr="00130755">
        <w:fldChar w:fldCharType="end"/>
      </w:r>
    </w:p>
    <w:p w14:paraId="7478148E" w14:textId="77777777" w:rsidR="00FA2706" w:rsidRPr="00130755" w:rsidRDefault="00FA2706" w:rsidP="00566F04">
      <w:pPr>
        <w:pStyle w:val="BodyTextFirst"/>
      </w:pPr>
      <w:r>
        <w:t xml:space="preserve">As we mentioned in Chapter 3, we've chosen </w:t>
      </w:r>
      <w:r w:rsidRPr="00130755">
        <w:t xml:space="preserve">to use the open source </w:t>
      </w:r>
      <w:proofErr w:type="spellStart"/>
      <w:r w:rsidRPr="00130755">
        <w:t>Ninject</w:t>
      </w:r>
      <w:proofErr w:type="spellEnd"/>
      <w:r w:rsidRPr="00130755">
        <w:t xml:space="preserve"> </w:t>
      </w:r>
      <w:r>
        <w:t>DI</w:t>
      </w:r>
      <w:r w:rsidRPr="00130755">
        <w:t xml:space="preserve"> tool. </w:t>
      </w:r>
      <w:r>
        <w:t>T</w:t>
      </w:r>
      <w:r w:rsidRPr="00130755">
        <w:t>he same principles apply to all DI tools</w:t>
      </w:r>
      <w:r>
        <w:t>, though, so if you prefer a different one y</w:t>
      </w:r>
      <w:r w:rsidRPr="00130755">
        <w:t xml:space="preserve">ou </w:t>
      </w:r>
      <w:r>
        <w:t xml:space="preserve">probably </w:t>
      </w:r>
      <w:r w:rsidRPr="00130755">
        <w:t>just need to account for the differences in syntax</w:t>
      </w:r>
      <w:r>
        <w:t>.</w:t>
      </w:r>
    </w:p>
    <w:p w14:paraId="3DB97589" w14:textId="77777777" w:rsidR="00FA2706" w:rsidRPr="00130755" w:rsidRDefault="00FA2706" w:rsidP="00DF359F">
      <w:pPr>
        <w:pStyle w:val="BodyTextCont"/>
        <w:pPrChange w:id="391" w:author="Brian Wortman" w:date="2014-06-16T20:17:00Z">
          <w:pPr>
            <w:pStyle w:val="BodyText"/>
          </w:pPr>
        </w:pPrChange>
      </w:pPr>
      <w:r w:rsidRPr="00130755">
        <w:t xml:space="preserve">There are three things </w:t>
      </w:r>
      <w:r>
        <w:t>we</w:t>
      </w:r>
      <w:r w:rsidRPr="00130755">
        <w:t xml:space="preserve"> 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t xml:space="preserve">ASP.NET </w:t>
      </w:r>
      <w:r w:rsidRPr="00130755">
        <w:t>Web API service. Table 5-</w:t>
      </w:r>
      <w:r>
        <w:t>4</w:t>
      </w:r>
      <w:r w:rsidRPr="00130755">
        <w:t xml:space="preserve"> briefly describes each of these activities.</w:t>
      </w:r>
    </w:p>
    <w:p w14:paraId="0EDEDC9E" w14:textId="77777777" w:rsidR="00FA2706" w:rsidRPr="00130755" w:rsidRDefault="00FA2706" w:rsidP="00566F04">
      <w:pPr>
        <w:pStyle w:val="TableCaption"/>
      </w:pPr>
      <w:r w:rsidRPr="00130755">
        <w:t>Table 5-</w:t>
      </w:r>
      <w:r>
        <w:t>4</w:t>
      </w:r>
      <w:r w:rsidRPr="00130755">
        <w:t>. Ninject–related activities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498"/>
        <w:gridCol w:w="2711"/>
        <w:gridCol w:w="3441"/>
      </w:tblGrid>
      <w:tr w:rsidR="00FA2706" w:rsidRPr="003F6319" w14:paraId="20B4C68A"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16C256B1" w14:textId="77777777" w:rsidR="00FA2706" w:rsidRPr="00130755" w:rsidRDefault="00FA2706">
            <w:pPr>
              <w:pStyle w:val="TableHead"/>
            </w:pPr>
            <w:r w:rsidRPr="00130755">
              <w:t>Activity</w:t>
            </w:r>
          </w:p>
        </w:tc>
        <w:tc>
          <w:tcPr>
            <w:tcW w:w="2648" w:type="dxa"/>
            <w:tcBorders>
              <w:top w:val="single" w:sz="4" w:space="0" w:color="auto"/>
              <w:left w:val="single" w:sz="4" w:space="0" w:color="auto"/>
              <w:bottom w:val="single" w:sz="4" w:space="0" w:color="auto"/>
              <w:right w:val="single" w:sz="4" w:space="0" w:color="auto"/>
            </w:tcBorders>
          </w:tcPr>
          <w:p w14:paraId="38848E1B" w14:textId="77777777" w:rsidR="00FA2706" w:rsidRPr="00130755" w:rsidRDefault="00FA2706">
            <w:pPr>
              <w:pStyle w:val="TableHead"/>
            </w:pPr>
            <w:r>
              <w:t>Implementation</w:t>
            </w:r>
          </w:p>
        </w:tc>
        <w:tc>
          <w:tcPr>
            <w:tcW w:w="3467" w:type="dxa"/>
            <w:tcBorders>
              <w:top w:val="single" w:sz="4" w:space="0" w:color="auto"/>
              <w:left w:val="single" w:sz="4" w:space="0" w:color="auto"/>
              <w:bottom w:val="single" w:sz="4" w:space="0" w:color="auto"/>
              <w:right w:val="single" w:sz="4" w:space="0" w:color="auto"/>
            </w:tcBorders>
            <w:hideMark/>
          </w:tcPr>
          <w:p w14:paraId="504C786D" w14:textId="77777777" w:rsidR="00FA2706" w:rsidRPr="00130755" w:rsidRDefault="00FA2706">
            <w:pPr>
              <w:pStyle w:val="TableHead"/>
            </w:pPr>
            <w:r w:rsidRPr="00130755">
              <w:t>Description</w:t>
            </w:r>
          </w:p>
        </w:tc>
      </w:tr>
      <w:tr w:rsidR="00FA2706" w:rsidRPr="003F6319" w14:paraId="669F18B5"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523166E9" w14:textId="77777777" w:rsidR="00FA2706" w:rsidRPr="00130755" w:rsidRDefault="00FA2706">
            <w:pPr>
              <w:pStyle w:val="TableText"/>
            </w:pPr>
            <w:r w:rsidRPr="00130755">
              <w:t>Container configuration</w:t>
            </w:r>
          </w:p>
        </w:tc>
        <w:tc>
          <w:tcPr>
            <w:tcW w:w="2648" w:type="dxa"/>
            <w:tcBorders>
              <w:top w:val="single" w:sz="4" w:space="0" w:color="auto"/>
              <w:left w:val="single" w:sz="4" w:space="0" w:color="auto"/>
              <w:bottom w:val="single" w:sz="4" w:space="0" w:color="auto"/>
              <w:right w:val="single" w:sz="4" w:space="0" w:color="auto"/>
            </w:tcBorders>
          </w:tcPr>
          <w:p w14:paraId="4C45DD1F" w14:textId="77777777" w:rsidR="00FA2706" w:rsidRPr="00130755" w:rsidRDefault="00FA2706" w:rsidP="00566F04">
            <w:pPr>
              <w:pStyle w:val="TableText"/>
            </w:pPr>
            <w:proofErr w:type="spellStart"/>
            <w:r w:rsidRPr="0079080E">
              <w:rPr>
                <w:rStyle w:val="CodeInline"/>
              </w:rPr>
              <w:t>NinjectWebCommon</w:t>
            </w:r>
            <w:proofErr w:type="spellEnd"/>
          </w:p>
        </w:tc>
        <w:tc>
          <w:tcPr>
            <w:tcW w:w="3467" w:type="dxa"/>
            <w:tcBorders>
              <w:top w:val="single" w:sz="4" w:space="0" w:color="auto"/>
              <w:left w:val="single" w:sz="4" w:space="0" w:color="auto"/>
              <w:bottom w:val="single" w:sz="4" w:space="0" w:color="auto"/>
              <w:right w:val="single" w:sz="4" w:space="0" w:color="auto"/>
            </w:tcBorders>
            <w:hideMark/>
          </w:tcPr>
          <w:p w14:paraId="2F40DE5B" w14:textId="77777777" w:rsidR="00FA2706" w:rsidRPr="00130755" w:rsidRDefault="00FA2706">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FA2706" w:rsidRPr="003F6319" w14:paraId="4997F7C0"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0083B4D2" w14:textId="77777777" w:rsidR="00FA2706" w:rsidRPr="00130755" w:rsidRDefault="00FA2706">
            <w:pPr>
              <w:pStyle w:val="TableText"/>
            </w:pPr>
            <w:r w:rsidRPr="00130755">
              <w:t>Container bindings</w:t>
            </w:r>
          </w:p>
        </w:tc>
        <w:tc>
          <w:tcPr>
            <w:tcW w:w="2648" w:type="dxa"/>
            <w:tcBorders>
              <w:top w:val="single" w:sz="4" w:space="0" w:color="auto"/>
              <w:left w:val="single" w:sz="4" w:space="0" w:color="auto"/>
              <w:bottom w:val="single" w:sz="4" w:space="0" w:color="auto"/>
              <w:right w:val="single" w:sz="4" w:space="0" w:color="auto"/>
            </w:tcBorders>
          </w:tcPr>
          <w:p w14:paraId="57BC8054" w14:textId="77777777" w:rsidR="00FA2706" w:rsidRPr="00130755" w:rsidRDefault="00FA2706" w:rsidP="00566F04">
            <w:pPr>
              <w:pStyle w:val="TableText"/>
            </w:pPr>
            <w:proofErr w:type="spellStart"/>
            <w:r w:rsidRPr="00887B4F">
              <w:t>NinjectConfigurator</w:t>
            </w:r>
            <w:proofErr w:type="spellEnd"/>
          </w:p>
        </w:tc>
        <w:tc>
          <w:tcPr>
            <w:tcW w:w="3467" w:type="dxa"/>
            <w:tcBorders>
              <w:top w:val="single" w:sz="4" w:space="0" w:color="auto"/>
              <w:left w:val="single" w:sz="4" w:space="0" w:color="auto"/>
              <w:bottom w:val="single" w:sz="4" w:space="0" w:color="auto"/>
              <w:right w:val="single" w:sz="4" w:space="0" w:color="auto"/>
            </w:tcBorders>
            <w:hideMark/>
          </w:tcPr>
          <w:p w14:paraId="7593FE84" w14:textId="77777777" w:rsidR="00FA2706" w:rsidRPr="00130755" w:rsidRDefault="00FA2706" w:rsidP="00566F04">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w:t>
            </w:r>
            <w:proofErr w:type="spellStart"/>
            <w:r>
              <w:t>IDateTime</w:t>
            </w:r>
            <w:proofErr w:type="spellEnd"/>
            <w:r>
              <w:t xml:space="preserve"> object, the bindings tell the container to provide a </w:t>
            </w:r>
            <w:proofErr w:type="spellStart"/>
            <w:r>
              <w:t>DateTimeAdapter</w:t>
            </w:r>
            <w:proofErr w:type="spellEnd"/>
            <w:r>
              <w:t xml:space="preserve"> object.</w:t>
            </w:r>
          </w:p>
        </w:tc>
      </w:tr>
      <w:tr w:rsidR="00FA2706" w:rsidRPr="003F6319" w14:paraId="3E4E6A1A"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66086CDF" w14:textId="77777777" w:rsidR="00FA2706" w:rsidRPr="00653D82" w:rsidRDefault="00FA2706" w:rsidP="00566F04">
            <w:pPr>
              <w:pStyle w:val="TableText"/>
            </w:pPr>
            <w:r w:rsidRPr="0079080E">
              <w:rPr>
                <w:rStyle w:val="CodeInline"/>
              </w:rPr>
              <w:t>Dependency resolver</w:t>
            </w:r>
            <w:r w:rsidRPr="001035FE">
              <w:t xml:space="preserve"> for </w:t>
            </w:r>
            <w:proofErr w:type="spellStart"/>
            <w:r w:rsidRPr="001035FE">
              <w:t>Ninject</w:t>
            </w:r>
            <w:proofErr w:type="spellEnd"/>
          </w:p>
        </w:tc>
        <w:tc>
          <w:tcPr>
            <w:tcW w:w="2648" w:type="dxa"/>
            <w:tcBorders>
              <w:top w:val="single" w:sz="4" w:space="0" w:color="auto"/>
              <w:left w:val="single" w:sz="4" w:space="0" w:color="auto"/>
              <w:bottom w:val="single" w:sz="4" w:space="0" w:color="auto"/>
              <w:right w:val="single" w:sz="4" w:space="0" w:color="auto"/>
            </w:tcBorders>
          </w:tcPr>
          <w:p w14:paraId="6C4584F8" w14:textId="77777777" w:rsidR="00FA2706" w:rsidRPr="00653D82" w:rsidRDefault="00FA2706" w:rsidP="00566F04">
            <w:pPr>
              <w:pStyle w:val="TableText"/>
            </w:pPr>
            <w:proofErr w:type="spellStart"/>
            <w:r w:rsidRPr="0079080E">
              <w:rPr>
                <w:rStyle w:val="CodeInline"/>
              </w:rPr>
              <w:t>NinjectDependencyResolver</w:t>
            </w:r>
            <w:proofErr w:type="spellEnd"/>
          </w:p>
        </w:tc>
        <w:tc>
          <w:tcPr>
            <w:tcW w:w="3467" w:type="dxa"/>
            <w:tcBorders>
              <w:top w:val="single" w:sz="4" w:space="0" w:color="auto"/>
              <w:left w:val="single" w:sz="4" w:space="0" w:color="auto"/>
              <w:bottom w:val="single" w:sz="4" w:space="0" w:color="auto"/>
              <w:right w:val="single" w:sz="4" w:space="0" w:color="auto"/>
            </w:tcBorders>
            <w:hideMark/>
          </w:tcPr>
          <w:p w14:paraId="420B15C1" w14:textId="77777777" w:rsidR="00FA2706" w:rsidRPr="00130755" w:rsidRDefault="00FA2706">
            <w:pPr>
              <w:pStyle w:val="TableText"/>
            </w:pPr>
            <w:r w:rsidRPr="00130755">
              <w:t xml:space="preserve">This tells </w:t>
            </w:r>
            <w:r>
              <w:t xml:space="preserve">ASP.NET </w:t>
            </w:r>
            <w:r w:rsidRPr="00130755">
              <w:t xml:space="preserve">Web API to ask </w:t>
            </w:r>
            <w:proofErr w:type="spellStart"/>
            <w:r>
              <w:t>Ninject</w:t>
            </w:r>
            <w:proofErr w:type="spellEnd"/>
            <w:r>
              <w:t xml:space="preserve"> </w:t>
            </w:r>
            <w:r w:rsidRPr="00130755">
              <w:t>for all dependencies</w:t>
            </w:r>
            <w:r>
              <w:t xml:space="preserve"> required at run time by the dependent objects</w:t>
            </w:r>
            <w:r w:rsidRPr="00130755">
              <w:t xml:space="preserve">. This is the key that allows you to push dependencies up to the constructor </w:t>
            </w:r>
            <w:r w:rsidRPr="00130755">
              <w:lastRenderedPageBreak/>
              <w:t>on the controllers.</w:t>
            </w:r>
            <w:r>
              <w:t xml:space="preserve"> Without this resolver, ASP.NET won't use your configured </w:t>
            </w:r>
            <w:proofErr w:type="spellStart"/>
            <w:r>
              <w:t>Ninject</w:t>
            </w:r>
            <w:proofErr w:type="spellEnd"/>
            <w:r>
              <w:t xml:space="preserve"> container for dependencies.</w:t>
            </w:r>
            <w:r w:rsidR="00CD7080" w:rsidRPr="00130755">
              <w:fldChar w:fldCharType="begin"/>
            </w:r>
            <w:r w:rsidRPr="00130755">
              <w:instrText xml:space="preserve"> XE "Controller dependencies:Ninject" </w:instrText>
            </w:r>
            <w:r w:rsidR="00CD7080" w:rsidRPr="00130755">
              <w:fldChar w:fldCharType="end"/>
            </w:r>
          </w:p>
        </w:tc>
      </w:tr>
    </w:tbl>
    <w:p w14:paraId="61492AE1" w14:textId="77777777" w:rsidR="00FA2706" w:rsidRPr="00130755" w:rsidRDefault="00FA2706" w:rsidP="00566F04">
      <w:pPr>
        <w:pStyle w:val="Heading2"/>
      </w:pPr>
      <w:bookmarkStart w:id="392" w:name="_Toc390713975"/>
      <w:r w:rsidRPr="00130755">
        <w:lastRenderedPageBreak/>
        <w:t>Container Configuration</w:t>
      </w:r>
      <w:bookmarkEnd w:id="392"/>
      <w:r w:rsidR="00CD7080" w:rsidRPr="00130755">
        <w:fldChar w:fldCharType="begin"/>
      </w:r>
      <w:r w:rsidRPr="00130755">
        <w:instrText xml:space="preserve"> XE "Controller dependencies:container configuration" </w:instrText>
      </w:r>
      <w:r w:rsidR="00CD7080" w:rsidRPr="00130755">
        <w:fldChar w:fldCharType="end"/>
      </w:r>
    </w:p>
    <w:p w14:paraId="4EFEE5DC" w14:textId="77777777" w:rsidR="00FA2706" w:rsidRPr="00130755" w:rsidRDefault="00FA2706" w:rsidP="00566F04">
      <w:pPr>
        <w:pStyle w:val="BodyTextFirst"/>
      </w:pPr>
      <w:r w:rsidRPr="00130755">
        <w:t>In order for the DI container to be useful for creating objects and injecting them into constructors</w:t>
      </w:r>
      <w:r>
        <w:t xml:space="preserve">, and </w:t>
      </w:r>
      <w:r w:rsidRPr="00130755">
        <w:t xml:space="preserve">to control the lifetime of those objects, the container must be available for the entire duration that the application is running. In other words, a single container instance must meet </w:t>
      </w:r>
      <w:r>
        <w:t>these</w:t>
      </w:r>
      <w:r w:rsidRPr="00130755">
        <w:t xml:space="preserve"> criteria:</w:t>
      </w:r>
    </w:p>
    <w:p w14:paraId="23C506E2" w14:textId="77777777" w:rsidR="00FA2706" w:rsidRPr="00130755" w:rsidRDefault="00FA2706" w:rsidP="00566F04">
      <w:pPr>
        <w:pStyle w:val="Bullet"/>
      </w:pPr>
      <w:r w:rsidRPr="00130755">
        <w:t xml:space="preserve">Be created </w:t>
      </w:r>
      <w:r>
        <w:t xml:space="preserve">early in </w:t>
      </w:r>
      <w:r w:rsidRPr="00130755">
        <w:t>the application start</w:t>
      </w:r>
      <w:r>
        <w:t>-</w:t>
      </w:r>
      <w:r w:rsidRPr="00130755">
        <w:t>up</w:t>
      </w:r>
      <w:r>
        <w:t xml:space="preserve"> process</w:t>
      </w:r>
    </w:p>
    <w:p w14:paraId="58A5DD66" w14:textId="77777777" w:rsidR="00FA2706" w:rsidRPr="00130755" w:rsidRDefault="00FA2706" w:rsidP="00566F04">
      <w:pPr>
        <w:pStyle w:val="Bullet"/>
      </w:pPr>
      <w:r w:rsidRPr="00130755">
        <w:t>Be available at all times while the application is running</w:t>
      </w:r>
    </w:p>
    <w:p w14:paraId="6E2B6EF7" w14:textId="77777777" w:rsidR="00FA2706" w:rsidRPr="00130755" w:rsidRDefault="00FA2706" w:rsidP="00566F04">
      <w:pPr>
        <w:pStyle w:val="Bullet"/>
      </w:pPr>
      <w:r w:rsidRPr="00130755">
        <w:t>Be destroyed as one of the last steps the application takes during shutdown</w:t>
      </w:r>
    </w:p>
    <w:p w14:paraId="134CDC90" w14:textId="77777777" w:rsidR="00FA2706" w:rsidRPr="00130755" w:rsidRDefault="00FA2706" w:rsidP="00DF359F">
      <w:pPr>
        <w:pStyle w:val="BodyTextCont"/>
        <w:pPrChange w:id="393" w:author="Brian Wortman" w:date="2014-06-16T20:17:00Z">
          <w:pPr>
            <w:pStyle w:val="BodyText"/>
          </w:pPr>
        </w:pPrChange>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Pr="003F2AEF">
        <w:rPr>
          <w:rStyle w:val="CodeInline"/>
        </w:rPr>
        <w:t>Ninject.Web.Common.WebHost</w:t>
      </w:r>
      <w:proofErr w:type="spellEnd"/>
      <w:r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t xml:space="preserve">The package generates code that </w:t>
      </w:r>
      <w:r w:rsidRPr="00130755">
        <w:t>handles creating and destroying a container instance</w:t>
      </w:r>
      <w:r>
        <w:t xml:space="preserve"> w</w:t>
      </w:r>
      <w:r w:rsidRPr="00130755">
        <w:t xml:space="preserve">ithin </w:t>
      </w:r>
      <w:r>
        <w:t xml:space="preserve">the </w:t>
      </w:r>
      <w:r w:rsidRPr="00DC77E1">
        <w:rPr>
          <w:rStyle w:val="CodeInline"/>
        </w:rPr>
        <w:t>Start</w:t>
      </w:r>
      <w:r w:rsidRPr="00130755">
        <w:t xml:space="preserve"> and </w:t>
      </w:r>
      <w:r w:rsidRPr="00DC77E1">
        <w:rPr>
          <w:rStyle w:val="CodeInline"/>
        </w:rPr>
        <w:t>S</w:t>
      </w:r>
      <w:r>
        <w:rPr>
          <w:rStyle w:val="CodeInline"/>
        </w:rPr>
        <w:t>top</w:t>
      </w:r>
      <w:r w:rsidRPr="00130755">
        <w:t xml:space="preserve"> methods</w:t>
      </w:r>
      <w:r>
        <w:t xml:space="preserve"> of the </w:t>
      </w:r>
      <w:proofErr w:type="spellStart"/>
      <w:r w:rsidRPr="00DC77E1">
        <w:rPr>
          <w:rStyle w:val="CodeInline"/>
        </w:rPr>
        <w:t>NinjectWebCommon</w:t>
      </w:r>
      <w:proofErr w:type="spellEnd"/>
      <w:r>
        <w:t xml:space="preserve"> class it adds </w:t>
      </w:r>
      <w:r w:rsidRPr="00130755">
        <w:t xml:space="preserve">to the </w:t>
      </w:r>
      <w:proofErr w:type="spellStart"/>
      <w:r>
        <w:rPr>
          <w:rStyle w:val="CodeInline"/>
        </w:rPr>
        <w:t>A</w:t>
      </w:r>
      <w:r w:rsidRPr="00130755">
        <w:rPr>
          <w:rStyle w:val="CodeInline"/>
        </w:rPr>
        <w:t>pp_</w:t>
      </w:r>
      <w:r>
        <w:rPr>
          <w:rStyle w:val="CodeInline"/>
        </w:rPr>
        <w:t>St</w:t>
      </w:r>
      <w:r w:rsidRPr="00130755">
        <w:rPr>
          <w:rStyle w:val="CodeInline"/>
        </w:rPr>
        <w:t>art</w:t>
      </w:r>
      <w:proofErr w:type="spellEnd"/>
      <w:r w:rsidRPr="00130755">
        <w:t xml:space="preserve"> folder </w:t>
      </w:r>
      <w:r>
        <w:t>of</w:t>
      </w:r>
      <w:r w:rsidRPr="00130755">
        <w:t xml:space="preserve"> the </w:t>
      </w:r>
      <w:r w:rsidRPr="003F2AEF">
        <w:rPr>
          <w:rStyle w:val="CodeInline"/>
        </w:rPr>
        <w:t>WebApi2Book.Web.Api</w:t>
      </w:r>
      <w:r>
        <w:t xml:space="preserve"> </w:t>
      </w:r>
      <w:r w:rsidRPr="00130755">
        <w:t>project.</w:t>
      </w:r>
      <w:r>
        <w:t xml:space="preserve"> The generated </w:t>
      </w:r>
      <w:proofErr w:type="spellStart"/>
      <w:r w:rsidRPr="00D351DE">
        <w:rPr>
          <w:rStyle w:val="CodeInline"/>
        </w:rPr>
        <w:t>NinjectWebCommon</w:t>
      </w:r>
      <w:proofErr w:type="spellEnd"/>
      <w:r w:rsidRPr="00D351DE">
        <w:t xml:space="preserve"> </w:t>
      </w:r>
      <w:r>
        <w:t>class does require some tweaking to establish the container bindings and to register itself with the Web API framework's global configuration, but hey, it gets you 99% of the way there by hooking into the ASP.NET application's startup and shutdown events. We'll take a look at it soon.</w:t>
      </w:r>
    </w:p>
    <w:p w14:paraId="06B64A45" w14:textId="77777777" w:rsidR="00FA2706" w:rsidRPr="00130755" w:rsidRDefault="00FA2706" w:rsidP="00566F04">
      <w:pPr>
        <w:pStyle w:val="Heading2"/>
      </w:pPr>
      <w:bookmarkStart w:id="394" w:name="_Toc390713976"/>
      <w:r w:rsidRPr="00130755">
        <w:t>Container Bindings</w:t>
      </w:r>
      <w:bookmarkEnd w:id="394"/>
    </w:p>
    <w:p w14:paraId="1A4BF742" w14:textId="77777777" w:rsidR="00FA2706" w:rsidRPr="00130755" w:rsidRDefault="00FA2706" w:rsidP="00566F04">
      <w:pPr>
        <w:pStyle w:val="BodyTextFirst"/>
      </w:pPr>
      <w:r>
        <w:t>Now that</w:t>
      </w:r>
      <w:r w:rsidRPr="00130755">
        <w:t xml:space="preserve"> the container itself is configured to be </w:t>
      </w:r>
      <w:r>
        <w:t>available</w:t>
      </w:r>
      <w:r w:rsidRPr="00130755">
        <w:t xml:space="preserve"> while the application is running, </w:t>
      </w:r>
      <w:r>
        <w:t>we</w:t>
      </w:r>
      <w:r w:rsidRPr="00130755">
        <w:t xml:space="preserve"> need to give it the type mappings</w:t>
      </w:r>
      <w:r>
        <w:t xml:space="preserve"> so that it can instantiate and help inject dependencies into the objects that require them</w:t>
      </w:r>
      <w:r w:rsidRPr="00130755">
        <w:t>. This</w:t>
      </w:r>
      <w:r>
        <w:t xml:space="preserve"> step</w:t>
      </w:r>
      <w:r w:rsidRPr="00130755">
        <w:t xml:space="preserve"> is essentially just mapping interface types to implementation types</w:t>
      </w:r>
      <w:r>
        <w:t xml:space="preserve">, </w:t>
      </w:r>
      <w:r w:rsidRPr="00130755">
        <w:t>and in some cases, to implementation methods</w:t>
      </w:r>
      <w:r>
        <w:t xml:space="preserve"> or variables</w:t>
      </w:r>
      <w:r w:rsidRPr="00130755">
        <w:t xml:space="preserve">. In </w:t>
      </w:r>
      <w:r>
        <w:t xml:space="preserve">a </w:t>
      </w:r>
      <w:r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Pr="00130755">
        <w:t xml:space="preserve"> </w:t>
      </w:r>
      <w:r>
        <w:t>The</w:t>
      </w:r>
      <w:r w:rsidRPr="00130755">
        <w:t xml:space="preserve"> particular mapping </w:t>
      </w:r>
      <w:r>
        <w:t>to accomplish this is as follows</w:t>
      </w:r>
      <w:r w:rsidRPr="00130755">
        <w:t>:</w:t>
      </w:r>
    </w:p>
    <w:p w14:paraId="6F596FAC" w14:textId="77777777" w:rsidR="00FA2706" w:rsidRPr="00130755" w:rsidRDefault="00FA2706">
      <w:pPr>
        <w:pStyle w:val="Code"/>
      </w:pPr>
      <w:r w:rsidRPr="00656798">
        <w:t>container.Bind&lt;IDateTime&gt;().To&lt;DateTimeAdapter&gt;().InSingletonScope();</w:t>
      </w:r>
      <w:r w:rsidRPr="00656798" w:rsidDel="00656798">
        <w:t xml:space="preserve"> </w:t>
      </w:r>
    </w:p>
    <w:p w14:paraId="551E0B60" w14:textId="77777777" w:rsidR="00FA2706" w:rsidRDefault="00FA2706" w:rsidP="00DF359F">
      <w:pPr>
        <w:pStyle w:val="BodyTextCont"/>
        <w:pPrChange w:id="395" w:author="Brian Wortman" w:date="2014-06-16T20:17:00Z">
          <w:pPr>
            <w:pStyle w:val="BodyText"/>
          </w:pPr>
        </w:pPrChange>
      </w:pPr>
      <w:r w:rsidRPr="00130755">
        <w:t>Not</w:t>
      </w:r>
      <w:r>
        <w:t>e</w:t>
      </w:r>
      <w:r w:rsidRPr="00130755">
        <w:t xml:space="preserve"> that </w:t>
      </w:r>
      <w:r>
        <w:t xml:space="preserve">this isn't </w:t>
      </w:r>
      <w:r w:rsidRPr="00130755">
        <w:t xml:space="preserve">actually creating an instance of </w:t>
      </w:r>
      <w:proofErr w:type="spellStart"/>
      <w:r w:rsidRPr="00130755">
        <w:rPr>
          <w:rStyle w:val="CodeInline"/>
        </w:rPr>
        <w:t>DateTimeAdapter</w:t>
      </w:r>
      <w:proofErr w:type="spellEnd"/>
      <w:r w:rsidRPr="00B54CA3">
        <w:rPr>
          <w:rStyle w:val="CodeInline"/>
        </w:rPr>
        <w:t>;</w:t>
      </w:r>
      <w:r>
        <w:rPr>
          <w:rStyle w:val="CodeInline"/>
        </w:rPr>
        <w:t xml:space="preserve"> </w:t>
      </w:r>
      <w:proofErr w:type="spellStart"/>
      <w:r w:rsidRPr="00130755">
        <w:t>Ninject</w:t>
      </w:r>
      <w:proofErr w:type="spellEnd"/>
      <w:r w:rsidRPr="00130755">
        <w:t xml:space="preserve"> do</w:t>
      </w:r>
      <w:r>
        <w:t>es</w:t>
      </w:r>
      <w:r w:rsidRPr="00130755">
        <w:t xml:space="preserve"> that as such instances are required.</w:t>
      </w:r>
      <w:r>
        <w:t xml:space="preserve"> Also note that by specifying </w:t>
      </w:r>
      <w:proofErr w:type="spellStart"/>
      <w:r w:rsidRPr="00DC77E1">
        <w:rPr>
          <w:rStyle w:val="CodeInline"/>
        </w:rPr>
        <w:t>InSingletonScope</w:t>
      </w:r>
      <w:proofErr w:type="spellEnd"/>
      <w:r>
        <w:t xml:space="preserve"> we are directing </w:t>
      </w:r>
      <w:proofErr w:type="spellStart"/>
      <w:r>
        <w:t>Ninject</w:t>
      </w:r>
      <w:proofErr w:type="spellEnd"/>
      <w:r>
        <w:t xml:space="preserve"> to provide a shared instance to all dependent objects for the entire lifetime of the application. This is an example of letting the container (and its associated configuration) manage the lifetime of an application's objects, thereby removing that burden from consumers of those objects. </w:t>
      </w:r>
    </w:p>
    <w:p w14:paraId="7CA73F4F" w14:textId="77777777" w:rsidR="00FA2706" w:rsidRDefault="00FA2706" w:rsidP="00DF359F">
      <w:pPr>
        <w:pStyle w:val="BodyTextCont"/>
        <w:pPrChange w:id="396" w:author="Brian Wortman" w:date="2014-06-16T20:18:00Z">
          <w:pPr>
            <w:pStyle w:val="BodyText"/>
          </w:pPr>
        </w:pPrChange>
      </w:pPr>
      <w:r>
        <w:t xml:space="preserve">Another lifetime scope we'll be using very frequently is </w:t>
      </w:r>
      <w:proofErr w:type="spellStart"/>
      <w:r w:rsidRPr="00DC77E1">
        <w:rPr>
          <w:rStyle w:val="CodeInline"/>
        </w:rPr>
        <w:t>InRequestScope</w:t>
      </w:r>
      <w:proofErr w:type="spellEnd"/>
      <w:r>
        <w:t xml:space="preserve">, which provides a shared instance to all dependent objects processing the same HTTP request. We also sometimes use the </w:t>
      </w:r>
      <w:proofErr w:type="spellStart"/>
      <w:r w:rsidRPr="00B873F5">
        <w:rPr>
          <w:rStyle w:val="CodeInline"/>
        </w:rPr>
        <w:t>ToConstant</w:t>
      </w:r>
      <w:proofErr w:type="spellEnd"/>
      <w:r>
        <w:t xml:space="preserve"> lifetime scope, which manages an application-level singleton instance that our code - not </w:t>
      </w:r>
      <w:proofErr w:type="spellStart"/>
      <w:r>
        <w:t>Ninject</w:t>
      </w:r>
      <w:proofErr w:type="spellEnd"/>
      <w:r>
        <w:t xml:space="preserve"> - has instantiated. And while we're on the subject of configuring dependencies with </w:t>
      </w:r>
      <w:proofErr w:type="spellStart"/>
      <w:r>
        <w:t>Ninject</w:t>
      </w:r>
      <w:proofErr w:type="spellEnd"/>
      <w:r>
        <w:t xml:space="preserve">, we should mention that we occasionally use the </w:t>
      </w:r>
      <w:proofErr w:type="spellStart"/>
      <w:r w:rsidRPr="003F2AEF">
        <w:rPr>
          <w:rStyle w:val="CodeInline"/>
        </w:rPr>
        <w:t>ToMethod</w:t>
      </w:r>
      <w:proofErr w:type="spellEnd"/>
      <w:r>
        <w:t xml:space="preserve"> factory method to specify a method or delegate for </w:t>
      </w:r>
      <w:proofErr w:type="spellStart"/>
      <w:r>
        <w:t>Ninject</w:t>
      </w:r>
      <w:proofErr w:type="spellEnd"/>
      <w:r>
        <w:t xml:space="preserve"> to call whenever a new object of a given interface/abstract type is needed.</w:t>
      </w:r>
    </w:p>
    <w:p w14:paraId="3734A6F2" w14:textId="77777777" w:rsidR="00FA2706" w:rsidRDefault="00FA2706" w:rsidP="00DF359F">
      <w:pPr>
        <w:pStyle w:val="BodyTextCont"/>
        <w:pPrChange w:id="397" w:author="Brian Wortman" w:date="2014-06-16T20:18:00Z">
          <w:pPr>
            <w:pStyle w:val="BodyText"/>
          </w:pPr>
        </w:pPrChange>
      </w:pPr>
      <w:r>
        <w:t xml:space="preserve">Armed with this vast knowledge about dependencies, DI, and </w:t>
      </w:r>
      <w:proofErr w:type="spellStart"/>
      <w:r>
        <w:t>Ninject</w:t>
      </w:r>
      <w:proofErr w:type="spellEnd"/>
      <w:r>
        <w:t xml:space="preserve">, let's get back to writing some code! First off, let's go ahead and implement that </w:t>
      </w:r>
      <w:proofErr w:type="spellStart"/>
      <w:r w:rsidRPr="003F2AEF">
        <w:rPr>
          <w:rStyle w:val="CodeInline"/>
        </w:rPr>
        <w:t>DateTimeAdapter</w:t>
      </w:r>
      <w:proofErr w:type="spellEnd"/>
      <w:r>
        <w:t xml:space="preserve"> class and corresponding interface in the root of the </w:t>
      </w:r>
      <w:r w:rsidRPr="003F2AEF">
        <w:rPr>
          <w:rStyle w:val="CodeInline"/>
        </w:rPr>
        <w:t>WebApi2Book.Common</w:t>
      </w:r>
      <w:r>
        <w:t xml:space="preserve"> project as follows:</w:t>
      </w:r>
    </w:p>
    <w:p w14:paraId="79F56575" w14:textId="77777777" w:rsidR="00FA2706" w:rsidRDefault="00FA2706" w:rsidP="00566F04">
      <w:pPr>
        <w:pStyle w:val="CodeCaption"/>
      </w:pPr>
      <w:r>
        <w:lastRenderedPageBreak/>
        <w:t>IDateTime Interface</w:t>
      </w:r>
    </w:p>
    <w:p w14:paraId="564227A6" w14:textId="77777777" w:rsidR="00FA2706" w:rsidRPr="00045BC1" w:rsidRDefault="00FA2706" w:rsidP="00566F04">
      <w:pPr>
        <w:pStyle w:val="Code"/>
      </w:pPr>
      <w:r w:rsidRPr="00045BC1">
        <w:t>using System;</w:t>
      </w:r>
    </w:p>
    <w:p w14:paraId="42F7E5BE" w14:textId="77777777" w:rsidR="00FA2706" w:rsidRPr="00045BC1" w:rsidRDefault="00FA2706" w:rsidP="00566F04">
      <w:pPr>
        <w:pStyle w:val="Code"/>
      </w:pPr>
    </w:p>
    <w:p w14:paraId="3B358D14" w14:textId="77777777" w:rsidR="00FA2706" w:rsidRPr="00045BC1" w:rsidRDefault="00FA2706" w:rsidP="00566F04">
      <w:pPr>
        <w:pStyle w:val="Code"/>
      </w:pPr>
      <w:r w:rsidRPr="00045BC1">
        <w:t>namespace WebApi2Book.Common</w:t>
      </w:r>
    </w:p>
    <w:p w14:paraId="1072170E" w14:textId="77777777" w:rsidR="00FA2706" w:rsidRPr="00045BC1" w:rsidRDefault="00FA2706" w:rsidP="00566F04">
      <w:pPr>
        <w:pStyle w:val="Code"/>
      </w:pPr>
      <w:r w:rsidRPr="00045BC1">
        <w:t>{</w:t>
      </w:r>
    </w:p>
    <w:p w14:paraId="03EB1EF3" w14:textId="77777777" w:rsidR="00FA2706" w:rsidRPr="00045BC1" w:rsidRDefault="00FA2706" w:rsidP="00566F04">
      <w:pPr>
        <w:pStyle w:val="Code"/>
      </w:pPr>
      <w:r w:rsidRPr="00045BC1">
        <w:t xml:space="preserve">    public interface IDateTime</w:t>
      </w:r>
    </w:p>
    <w:p w14:paraId="6E0EFFDB" w14:textId="77777777" w:rsidR="00FA2706" w:rsidRPr="00045BC1" w:rsidRDefault="00FA2706" w:rsidP="00566F04">
      <w:pPr>
        <w:pStyle w:val="Code"/>
      </w:pPr>
      <w:r w:rsidRPr="00045BC1">
        <w:t xml:space="preserve">    {</w:t>
      </w:r>
    </w:p>
    <w:p w14:paraId="507A5B82" w14:textId="77777777" w:rsidR="00FA2706" w:rsidRPr="00045BC1" w:rsidRDefault="00FA2706" w:rsidP="00566F04">
      <w:pPr>
        <w:pStyle w:val="Code"/>
      </w:pPr>
      <w:r w:rsidRPr="00045BC1">
        <w:t xml:space="preserve">        DateTime UtcNow { get; }</w:t>
      </w:r>
    </w:p>
    <w:p w14:paraId="01157A40" w14:textId="77777777" w:rsidR="00FA2706" w:rsidRPr="00045BC1" w:rsidRDefault="00FA2706" w:rsidP="00566F04">
      <w:pPr>
        <w:pStyle w:val="Code"/>
      </w:pPr>
      <w:r w:rsidRPr="00045BC1">
        <w:t xml:space="preserve">    }</w:t>
      </w:r>
    </w:p>
    <w:p w14:paraId="2FFF8B92" w14:textId="77777777" w:rsidR="00FA2706" w:rsidRDefault="00FA2706" w:rsidP="00566F04">
      <w:pPr>
        <w:pStyle w:val="Code"/>
      </w:pPr>
      <w:r w:rsidRPr="00045BC1">
        <w:t>}</w:t>
      </w:r>
    </w:p>
    <w:p w14:paraId="799A1ADB" w14:textId="77777777" w:rsidR="00FA2706" w:rsidRDefault="00FA2706" w:rsidP="00566F04">
      <w:pPr>
        <w:pStyle w:val="CodeCaption"/>
      </w:pPr>
      <w:r>
        <w:t>DateTimeAdapter Class</w:t>
      </w:r>
    </w:p>
    <w:p w14:paraId="28053F74" w14:textId="77777777" w:rsidR="00FA2706" w:rsidRPr="00045BC1" w:rsidRDefault="00FA2706" w:rsidP="00566F04">
      <w:pPr>
        <w:pStyle w:val="Code"/>
      </w:pPr>
      <w:r w:rsidRPr="00045BC1">
        <w:t>using System;</w:t>
      </w:r>
    </w:p>
    <w:p w14:paraId="6C6018FC" w14:textId="77777777" w:rsidR="00FA2706" w:rsidRPr="00045BC1" w:rsidRDefault="00FA2706" w:rsidP="00566F04">
      <w:pPr>
        <w:pStyle w:val="Code"/>
      </w:pPr>
    </w:p>
    <w:p w14:paraId="3DAB5F34" w14:textId="77777777" w:rsidR="00FA2706" w:rsidRPr="00045BC1" w:rsidRDefault="00FA2706" w:rsidP="00566F04">
      <w:pPr>
        <w:pStyle w:val="Code"/>
      </w:pPr>
      <w:r w:rsidRPr="00045BC1">
        <w:t>namespace WebApi2Book.Common</w:t>
      </w:r>
    </w:p>
    <w:p w14:paraId="727017D8" w14:textId="77777777" w:rsidR="00FA2706" w:rsidRPr="00045BC1" w:rsidRDefault="00FA2706" w:rsidP="00566F04">
      <w:pPr>
        <w:pStyle w:val="Code"/>
      </w:pPr>
      <w:r w:rsidRPr="00045BC1">
        <w:t>{</w:t>
      </w:r>
    </w:p>
    <w:p w14:paraId="514F9E06" w14:textId="77777777" w:rsidR="00FA2706" w:rsidRPr="00045BC1" w:rsidRDefault="00FA2706" w:rsidP="00566F04">
      <w:pPr>
        <w:pStyle w:val="Code"/>
      </w:pPr>
      <w:r w:rsidRPr="00045BC1">
        <w:t xml:space="preserve">    public class DateTimeAdapter : IDateTime</w:t>
      </w:r>
    </w:p>
    <w:p w14:paraId="766E1D06" w14:textId="77777777" w:rsidR="00FA2706" w:rsidRPr="00045BC1" w:rsidRDefault="00FA2706" w:rsidP="00566F04">
      <w:pPr>
        <w:pStyle w:val="Code"/>
      </w:pPr>
      <w:r w:rsidRPr="00045BC1">
        <w:t xml:space="preserve">    {</w:t>
      </w:r>
    </w:p>
    <w:p w14:paraId="795C6F01" w14:textId="77777777" w:rsidR="00FA2706" w:rsidRPr="00045BC1" w:rsidRDefault="00FA2706" w:rsidP="00566F04">
      <w:pPr>
        <w:pStyle w:val="Code"/>
      </w:pPr>
      <w:r w:rsidRPr="00045BC1">
        <w:t xml:space="preserve">        public DateTime UtcNow</w:t>
      </w:r>
    </w:p>
    <w:p w14:paraId="6A1B7511" w14:textId="77777777" w:rsidR="00FA2706" w:rsidRPr="00045BC1" w:rsidRDefault="00FA2706" w:rsidP="00566F04">
      <w:pPr>
        <w:pStyle w:val="Code"/>
      </w:pPr>
      <w:r w:rsidRPr="00045BC1">
        <w:t xml:space="preserve">        {</w:t>
      </w:r>
    </w:p>
    <w:p w14:paraId="3A67092F" w14:textId="77777777" w:rsidR="00FA2706" w:rsidRPr="00045BC1" w:rsidRDefault="00FA2706" w:rsidP="00566F04">
      <w:pPr>
        <w:pStyle w:val="Code"/>
      </w:pPr>
      <w:r w:rsidRPr="00045BC1">
        <w:t xml:space="preserve">            get { return DateTime.UtcNow; }</w:t>
      </w:r>
    </w:p>
    <w:p w14:paraId="1DD81B28" w14:textId="77777777" w:rsidR="00FA2706" w:rsidRPr="00045BC1" w:rsidRDefault="00FA2706" w:rsidP="00566F04">
      <w:pPr>
        <w:pStyle w:val="Code"/>
      </w:pPr>
      <w:r w:rsidRPr="00045BC1">
        <w:t xml:space="preserve">        }</w:t>
      </w:r>
    </w:p>
    <w:p w14:paraId="06968129" w14:textId="77777777" w:rsidR="00FA2706" w:rsidRPr="00045BC1" w:rsidRDefault="00FA2706" w:rsidP="00566F04">
      <w:pPr>
        <w:pStyle w:val="Code"/>
      </w:pPr>
      <w:r w:rsidRPr="00045BC1">
        <w:t xml:space="preserve">    }</w:t>
      </w:r>
    </w:p>
    <w:p w14:paraId="56E5BB24" w14:textId="77777777" w:rsidR="00FA2706" w:rsidRDefault="00FA2706" w:rsidP="00566F04">
      <w:pPr>
        <w:pStyle w:val="Code"/>
      </w:pPr>
      <w:r w:rsidRPr="00045BC1">
        <w:t>}</w:t>
      </w:r>
    </w:p>
    <w:p w14:paraId="4649253A" w14:textId="77777777" w:rsidR="00FA2706" w:rsidRDefault="00FA2706" w:rsidP="00DF359F">
      <w:pPr>
        <w:pStyle w:val="BodyTextCont"/>
        <w:pPrChange w:id="398" w:author="Brian Wortman" w:date="2014-06-16T20:18:00Z">
          <w:pPr>
            <w:pStyle w:val="BodyText"/>
          </w:pPr>
        </w:pPrChange>
      </w:pPr>
      <w:r>
        <w:t xml:space="preserve">Next, anticipating the need for logging (doesn't every significant application need some form of diagnostic logging?), add a project folder named Logging to the </w:t>
      </w:r>
      <w:r w:rsidRPr="003F2AEF">
        <w:rPr>
          <w:rStyle w:val="CodeInline"/>
        </w:rPr>
        <w:t>WebApi2Book.Common</w:t>
      </w:r>
      <w:r>
        <w:t xml:space="preserve"> project. Then add the following interface and adapter class to that folder; this is to prevent tight coupling to the static log4net </w:t>
      </w:r>
      <w:proofErr w:type="spellStart"/>
      <w:r w:rsidRPr="00E81701">
        <w:rPr>
          <w:rStyle w:val="CodeInline"/>
        </w:rPr>
        <w:t>LogManager.GetLogger</w:t>
      </w:r>
      <w:proofErr w:type="spellEnd"/>
      <w:r>
        <w:t xml:space="preserve"> method. Remember, we want to push dependencies up to the controller, and not rely on specific static properties or methods.</w:t>
      </w:r>
    </w:p>
    <w:p w14:paraId="7F25F10B" w14:textId="77777777" w:rsidR="00FA2706" w:rsidRDefault="00FA2706" w:rsidP="00566F04">
      <w:pPr>
        <w:pStyle w:val="CodeCaption"/>
      </w:pPr>
      <w:r>
        <w:t>ILogManager Interface</w:t>
      </w:r>
    </w:p>
    <w:p w14:paraId="6D9D1E11" w14:textId="77777777" w:rsidR="00FA2706" w:rsidRPr="009C303E" w:rsidRDefault="00FA2706" w:rsidP="00566F04">
      <w:pPr>
        <w:pStyle w:val="Code"/>
      </w:pPr>
      <w:r w:rsidRPr="009C303E">
        <w:t>using System;</w:t>
      </w:r>
    </w:p>
    <w:p w14:paraId="3F9761BF" w14:textId="77777777" w:rsidR="00FA2706" w:rsidRPr="009C303E" w:rsidRDefault="00FA2706" w:rsidP="00566F04">
      <w:pPr>
        <w:pStyle w:val="Code"/>
      </w:pPr>
      <w:r w:rsidRPr="009C303E">
        <w:t>using log4net;</w:t>
      </w:r>
    </w:p>
    <w:p w14:paraId="2D8DA1B2" w14:textId="77777777" w:rsidR="00FA2706" w:rsidRPr="009C303E" w:rsidRDefault="00FA2706" w:rsidP="00566F04">
      <w:pPr>
        <w:pStyle w:val="Code"/>
      </w:pPr>
    </w:p>
    <w:p w14:paraId="2D81042E" w14:textId="77777777" w:rsidR="00FA2706" w:rsidRPr="009C303E" w:rsidRDefault="00FA2706" w:rsidP="00566F04">
      <w:pPr>
        <w:pStyle w:val="Code"/>
      </w:pPr>
      <w:r w:rsidRPr="009C303E">
        <w:t>namespace WebApi2Book.Common.Logging</w:t>
      </w:r>
    </w:p>
    <w:p w14:paraId="498A1C5F" w14:textId="77777777" w:rsidR="00FA2706" w:rsidRPr="009C303E" w:rsidRDefault="00FA2706" w:rsidP="00566F04">
      <w:pPr>
        <w:pStyle w:val="Code"/>
      </w:pPr>
      <w:r w:rsidRPr="009C303E">
        <w:t>{</w:t>
      </w:r>
    </w:p>
    <w:p w14:paraId="526F432D" w14:textId="77777777" w:rsidR="00FA2706" w:rsidRPr="009C303E" w:rsidRDefault="00FA2706" w:rsidP="00566F04">
      <w:pPr>
        <w:pStyle w:val="Code"/>
      </w:pPr>
      <w:r w:rsidRPr="009C303E">
        <w:t xml:space="preserve">    public interface ILogManager</w:t>
      </w:r>
    </w:p>
    <w:p w14:paraId="1170E6F3" w14:textId="77777777" w:rsidR="00FA2706" w:rsidRPr="009C303E" w:rsidRDefault="00FA2706" w:rsidP="00566F04">
      <w:pPr>
        <w:pStyle w:val="Code"/>
      </w:pPr>
      <w:r w:rsidRPr="009C303E">
        <w:t xml:space="preserve">    {</w:t>
      </w:r>
    </w:p>
    <w:p w14:paraId="3358A456" w14:textId="77777777" w:rsidR="00FA2706" w:rsidRPr="009C303E" w:rsidRDefault="00FA2706" w:rsidP="00566F04">
      <w:pPr>
        <w:pStyle w:val="Code"/>
      </w:pPr>
      <w:r w:rsidRPr="009C303E">
        <w:t xml:space="preserve">        ILog GetLog(Type typeAssociatedWithRequestedLog);</w:t>
      </w:r>
    </w:p>
    <w:p w14:paraId="6AA54996" w14:textId="77777777" w:rsidR="00FA2706" w:rsidRPr="009C303E" w:rsidRDefault="00FA2706" w:rsidP="00566F04">
      <w:pPr>
        <w:pStyle w:val="Code"/>
      </w:pPr>
      <w:r w:rsidRPr="009C303E">
        <w:t xml:space="preserve">    }</w:t>
      </w:r>
    </w:p>
    <w:p w14:paraId="6204F13B" w14:textId="77777777" w:rsidR="00FA2706" w:rsidRDefault="00FA2706" w:rsidP="00566F04">
      <w:pPr>
        <w:pStyle w:val="Code"/>
      </w:pPr>
      <w:r w:rsidRPr="009C303E">
        <w:t>}</w:t>
      </w:r>
    </w:p>
    <w:p w14:paraId="72A75A4B" w14:textId="77777777" w:rsidR="00FA2706" w:rsidRDefault="00FA2706" w:rsidP="00566F04">
      <w:pPr>
        <w:pStyle w:val="CodeCaption"/>
      </w:pPr>
      <w:r>
        <w:t>LogManagerAdapter Class</w:t>
      </w:r>
    </w:p>
    <w:p w14:paraId="193FE4BD" w14:textId="77777777" w:rsidR="00FA2706" w:rsidRPr="009C303E" w:rsidRDefault="00FA2706" w:rsidP="00566F04">
      <w:pPr>
        <w:pStyle w:val="Code"/>
      </w:pPr>
      <w:r w:rsidRPr="009C303E">
        <w:t>using System;</w:t>
      </w:r>
    </w:p>
    <w:p w14:paraId="4336D2F1" w14:textId="77777777" w:rsidR="00FA2706" w:rsidRPr="009C303E" w:rsidRDefault="00FA2706" w:rsidP="00566F04">
      <w:pPr>
        <w:pStyle w:val="Code"/>
      </w:pPr>
      <w:r w:rsidRPr="009C303E">
        <w:lastRenderedPageBreak/>
        <w:t>using log4net;</w:t>
      </w:r>
    </w:p>
    <w:p w14:paraId="29474ECE" w14:textId="77777777" w:rsidR="00FA2706" w:rsidRPr="009C303E" w:rsidRDefault="00FA2706" w:rsidP="00566F04">
      <w:pPr>
        <w:pStyle w:val="Code"/>
      </w:pPr>
    </w:p>
    <w:p w14:paraId="2FA6F3DA" w14:textId="77777777" w:rsidR="00FA2706" w:rsidRPr="009C303E" w:rsidRDefault="00FA2706" w:rsidP="00566F04">
      <w:pPr>
        <w:pStyle w:val="Code"/>
      </w:pPr>
      <w:r w:rsidRPr="009C303E">
        <w:t>namespace WebApi2Book.Common.Logging</w:t>
      </w:r>
    </w:p>
    <w:p w14:paraId="32E5C2D2" w14:textId="77777777" w:rsidR="00FA2706" w:rsidRPr="009C303E" w:rsidRDefault="00FA2706" w:rsidP="00566F04">
      <w:pPr>
        <w:pStyle w:val="Code"/>
      </w:pPr>
      <w:r w:rsidRPr="009C303E">
        <w:t>{</w:t>
      </w:r>
    </w:p>
    <w:p w14:paraId="336FB6D9" w14:textId="77777777" w:rsidR="00FA2706" w:rsidRPr="009C303E" w:rsidRDefault="00FA2706" w:rsidP="00566F04">
      <w:pPr>
        <w:pStyle w:val="Code"/>
      </w:pPr>
      <w:r w:rsidRPr="009C303E">
        <w:t xml:space="preserve">    public class LogManagerAdapter : ILogManager</w:t>
      </w:r>
    </w:p>
    <w:p w14:paraId="5FC68463" w14:textId="77777777" w:rsidR="00FA2706" w:rsidRPr="009C303E" w:rsidRDefault="00FA2706" w:rsidP="00566F04">
      <w:pPr>
        <w:pStyle w:val="Code"/>
      </w:pPr>
      <w:r w:rsidRPr="009C303E">
        <w:t xml:space="preserve">    {</w:t>
      </w:r>
    </w:p>
    <w:p w14:paraId="5DD1B6D6" w14:textId="77777777" w:rsidR="00FA2706" w:rsidRPr="009C303E" w:rsidRDefault="00FA2706" w:rsidP="00566F04">
      <w:pPr>
        <w:pStyle w:val="Code"/>
      </w:pPr>
      <w:r w:rsidRPr="009C303E">
        <w:t xml:space="preserve">        public ILog GetLog(Type typeAssociatedWithRequestedLog)</w:t>
      </w:r>
    </w:p>
    <w:p w14:paraId="516006A9" w14:textId="77777777" w:rsidR="00FA2706" w:rsidRPr="009C303E" w:rsidRDefault="00FA2706" w:rsidP="00566F04">
      <w:pPr>
        <w:pStyle w:val="Code"/>
      </w:pPr>
      <w:r w:rsidRPr="009C303E">
        <w:t xml:space="preserve">        {</w:t>
      </w:r>
    </w:p>
    <w:p w14:paraId="6BEC4FD8" w14:textId="77777777" w:rsidR="00FA2706" w:rsidRPr="009C303E" w:rsidRDefault="00FA2706" w:rsidP="00566F04">
      <w:pPr>
        <w:pStyle w:val="Code"/>
      </w:pPr>
      <w:r w:rsidRPr="009C303E">
        <w:t xml:space="preserve">            var log = LogManager.GetLogger(typeAssociatedWithRequestedLog);</w:t>
      </w:r>
    </w:p>
    <w:p w14:paraId="63BFF220" w14:textId="77777777" w:rsidR="00FA2706" w:rsidRPr="009C303E" w:rsidRDefault="00FA2706" w:rsidP="00566F04">
      <w:pPr>
        <w:pStyle w:val="Code"/>
      </w:pPr>
      <w:r w:rsidRPr="009C303E">
        <w:t xml:space="preserve">            return log;</w:t>
      </w:r>
    </w:p>
    <w:p w14:paraId="55B89BC0" w14:textId="77777777" w:rsidR="00FA2706" w:rsidRPr="009C303E" w:rsidRDefault="00FA2706" w:rsidP="00566F04">
      <w:pPr>
        <w:pStyle w:val="Code"/>
      </w:pPr>
      <w:r w:rsidRPr="009C303E">
        <w:t xml:space="preserve">        }</w:t>
      </w:r>
    </w:p>
    <w:p w14:paraId="263C04B2" w14:textId="77777777" w:rsidR="00FA2706" w:rsidRPr="009C303E" w:rsidRDefault="00FA2706" w:rsidP="00566F04">
      <w:pPr>
        <w:pStyle w:val="Code"/>
      </w:pPr>
      <w:r w:rsidRPr="009C303E">
        <w:t xml:space="preserve">    }</w:t>
      </w:r>
    </w:p>
    <w:p w14:paraId="678CE260" w14:textId="77777777" w:rsidR="00FA2706" w:rsidRDefault="00FA2706" w:rsidP="00566F04">
      <w:pPr>
        <w:pStyle w:val="Code"/>
      </w:pPr>
      <w:r w:rsidRPr="009C303E">
        <w:t>}</w:t>
      </w:r>
    </w:p>
    <w:p w14:paraId="22D5622E" w14:textId="77777777" w:rsidR="00FA2706" w:rsidRDefault="00FA2706" w:rsidP="00DF359F">
      <w:pPr>
        <w:pStyle w:val="BodyTextCont"/>
        <w:pPrChange w:id="399" w:author="Brian Wortman" w:date="2014-06-16T20:18:00Z">
          <w:pPr>
            <w:pStyle w:val="BodyText"/>
          </w:pPr>
        </w:pPrChange>
      </w:pPr>
      <w:r>
        <w:t xml:space="preserve">And now we're ready to configure our first actual dependency bindings. So let's add a new class, named </w:t>
      </w:r>
      <w:proofErr w:type="spellStart"/>
      <w:r w:rsidRPr="003F2AEF">
        <w:rPr>
          <w:rStyle w:val="CodeInline"/>
        </w:rPr>
        <w:t>NinjectConfigurator</w:t>
      </w:r>
      <w:proofErr w:type="spellEnd"/>
      <w:r>
        <w:t xml:space="preserve">, to the </w:t>
      </w:r>
      <w:proofErr w:type="spellStart"/>
      <w:r w:rsidRPr="003F2AEF">
        <w:rPr>
          <w:rStyle w:val="CodeInline"/>
        </w:rPr>
        <w:t>App_Start</w:t>
      </w:r>
      <w:proofErr w:type="spellEnd"/>
      <w:r>
        <w:t xml:space="preserve"> folder of the </w:t>
      </w:r>
      <w:r w:rsidRPr="003F2AEF">
        <w:rPr>
          <w:rStyle w:val="CodeInline"/>
        </w:rPr>
        <w:t xml:space="preserve">WebApi2Book.Web.Api </w:t>
      </w:r>
      <w:r>
        <w:t>project. Implement it as follows:</w:t>
      </w:r>
    </w:p>
    <w:p w14:paraId="6F24485D" w14:textId="77777777" w:rsidR="00FA2706" w:rsidRPr="00887B4F" w:rsidRDefault="00FA2706" w:rsidP="00566F04">
      <w:pPr>
        <w:pStyle w:val="Code"/>
      </w:pPr>
      <w:r w:rsidRPr="00887B4F">
        <w:t>using log4net.Config;</w:t>
      </w:r>
    </w:p>
    <w:p w14:paraId="5DF906D4" w14:textId="77777777" w:rsidR="00FA2706" w:rsidRPr="00887B4F" w:rsidRDefault="00FA2706" w:rsidP="00566F04">
      <w:pPr>
        <w:pStyle w:val="Code"/>
      </w:pPr>
      <w:r w:rsidRPr="00887B4F">
        <w:t>using Ninject;</w:t>
      </w:r>
    </w:p>
    <w:p w14:paraId="3587D459" w14:textId="77777777" w:rsidR="00FA2706" w:rsidRPr="00887B4F" w:rsidRDefault="00FA2706" w:rsidP="00566F04">
      <w:pPr>
        <w:pStyle w:val="Code"/>
      </w:pPr>
      <w:r w:rsidRPr="00887B4F">
        <w:t>using WebApi2Book.Common;</w:t>
      </w:r>
    </w:p>
    <w:p w14:paraId="36EA324C" w14:textId="77777777" w:rsidR="00FA2706" w:rsidRPr="00887B4F" w:rsidRDefault="00FA2706" w:rsidP="00566F04">
      <w:pPr>
        <w:pStyle w:val="Code"/>
      </w:pPr>
      <w:r w:rsidRPr="00887B4F">
        <w:t>using WebApi2Book.Common.Logging;</w:t>
      </w:r>
    </w:p>
    <w:p w14:paraId="519870E3" w14:textId="77777777" w:rsidR="00FA2706" w:rsidRPr="00887B4F" w:rsidRDefault="00FA2706" w:rsidP="00566F04">
      <w:pPr>
        <w:pStyle w:val="Code"/>
      </w:pPr>
    </w:p>
    <w:p w14:paraId="602FA827" w14:textId="77777777" w:rsidR="00FA2706" w:rsidRPr="00887B4F" w:rsidRDefault="00FA2706" w:rsidP="00566F04">
      <w:pPr>
        <w:pStyle w:val="Code"/>
      </w:pPr>
      <w:r w:rsidRPr="00887B4F">
        <w:t>namespace WebApi2Book.Web.Api</w:t>
      </w:r>
    </w:p>
    <w:p w14:paraId="1F52CB65" w14:textId="77777777" w:rsidR="00FA2706" w:rsidRPr="00887B4F" w:rsidRDefault="00FA2706" w:rsidP="00566F04">
      <w:pPr>
        <w:pStyle w:val="Code"/>
      </w:pPr>
      <w:r w:rsidRPr="00887B4F">
        <w:t>{</w:t>
      </w:r>
    </w:p>
    <w:p w14:paraId="46519265" w14:textId="77777777" w:rsidR="00FA2706" w:rsidRPr="00887B4F" w:rsidRDefault="00FA2706" w:rsidP="00566F04">
      <w:pPr>
        <w:pStyle w:val="Code"/>
      </w:pPr>
      <w:r w:rsidRPr="00887B4F">
        <w:t xml:space="preserve">    public class NinjectConfigurator</w:t>
      </w:r>
    </w:p>
    <w:p w14:paraId="426A0914" w14:textId="77777777" w:rsidR="00FA2706" w:rsidRPr="00887B4F" w:rsidRDefault="00FA2706" w:rsidP="00566F04">
      <w:pPr>
        <w:pStyle w:val="Code"/>
      </w:pPr>
      <w:r w:rsidRPr="00887B4F">
        <w:t xml:space="preserve">    {</w:t>
      </w:r>
    </w:p>
    <w:p w14:paraId="78EB1CAE" w14:textId="77777777" w:rsidR="00FA2706" w:rsidRPr="00887B4F" w:rsidRDefault="00FA2706" w:rsidP="00566F04">
      <w:pPr>
        <w:pStyle w:val="Code"/>
      </w:pPr>
      <w:r w:rsidRPr="00887B4F">
        <w:t xml:space="preserve">        public void Configure(IKernel container)</w:t>
      </w:r>
    </w:p>
    <w:p w14:paraId="6EB825EF" w14:textId="77777777" w:rsidR="00FA2706" w:rsidRPr="00887B4F" w:rsidRDefault="00FA2706" w:rsidP="00566F04">
      <w:pPr>
        <w:pStyle w:val="Code"/>
      </w:pPr>
      <w:r w:rsidRPr="00887B4F">
        <w:t xml:space="preserve">        {</w:t>
      </w:r>
    </w:p>
    <w:p w14:paraId="2994433A" w14:textId="77777777" w:rsidR="00FA2706" w:rsidRPr="00887B4F" w:rsidRDefault="00FA2706" w:rsidP="00566F04">
      <w:pPr>
        <w:pStyle w:val="Code"/>
      </w:pPr>
      <w:r w:rsidRPr="00887B4F">
        <w:t xml:space="preserve">            AddBindings(container);</w:t>
      </w:r>
    </w:p>
    <w:p w14:paraId="37E3D639" w14:textId="77777777" w:rsidR="00FA2706" w:rsidRPr="00887B4F" w:rsidRDefault="00FA2706" w:rsidP="00566F04">
      <w:pPr>
        <w:pStyle w:val="Code"/>
      </w:pPr>
      <w:r w:rsidRPr="00887B4F">
        <w:t xml:space="preserve">        }</w:t>
      </w:r>
    </w:p>
    <w:p w14:paraId="3A9E0D7E" w14:textId="77777777" w:rsidR="00FA2706" w:rsidRPr="00887B4F" w:rsidRDefault="00FA2706" w:rsidP="00566F04">
      <w:pPr>
        <w:pStyle w:val="Code"/>
      </w:pPr>
    </w:p>
    <w:p w14:paraId="5C786ADF" w14:textId="77777777" w:rsidR="00FA2706" w:rsidRPr="00887B4F" w:rsidRDefault="00FA2706" w:rsidP="00566F04">
      <w:pPr>
        <w:pStyle w:val="Code"/>
      </w:pPr>
      <w:r w:rsidRPr="00887B4F">
        <w:t xml:space="preserve">        private void AddBindings(IKernel container)</w:t>
      </w:r>
    </w:p>
    <w:p w14:paraId="12A8CD86" w14:textId="77777777" w:rsidR="00FA2706" w:rsidRPr="00887B4F" w:rsidRDefault="00FA2706" w:rsidP="00566F04">
      <w:pPr>
        <w:pStyle w:val="Code"/>
      </w:pPr>
      <w:r w:rsidRPr="00887B4F">
        <w:t xml:space="preserve">        {</w:t>
      </w:r>
    </w:p>
    <w:p w14:paraId="70E13F5B" w14:textId="77777777" w:rsidR="00FA2706" w:rsidRPr="00887B4F" w:rsidRDefault="00FA2706" w:rsidP="00566F04">
      <w:pPr>
        <w:pStyle w:val="Code"/>
      </w:pPr>
      <w:r w:rsidRPr="00887B4F">
        <w:t xml:space="preserve">            ConfigureLog4net(container);</w:t>
      </w:r>
    </w:p>
    <w:p w14:paraId="0C48704F" w14:textId="77777777" w:rsidR="00FA2706" w:rsidRPr="00887B4F" w:rsidRDefault="00FA2706" w:rsidP="00566F04">
      <w:pPr>
        <w:pStyle w:val="Code"/>
      </w:pPr>
    </w:p>
    <w:p w14:paraId="5209500E" w14:textId="77777777" w:rsidR="00FA2706" w:rsidRPr="00887B4F" w:rsidRDefault="00FA2706" w:rsidP="00566F04">
      <w:pPr>
        <w:pStyle w:val="Code"/>
      </w:pPr>
      <w:r w:rsidRPr="00887B4F">
        <w:t xml:space="preserve">            container.Bind&lt;IDateTime&gt;().To&lt;DateTimeAdapter&gt;().InSingletonScope();</w:t>
      </w:r>
    </w:p>
    <w:p w14:paraId="4A50FC42" w14:textId="77777777" w:rsidR="00FA2706" w:rsidRPr="00887B4F" w:rsidRDefault="00FA2706" w:rsidP="00566F04">
      <w:pPr>
        <w:pStyle w:val="Code"/>
      </w:pPr>
      <w:r w:rsidRPr="00887B4F">
        <w:t xml:space="preserve">        }</w:t>
      </w:r>
    </w:p>
    <w:p w14:paraId="1FEA3B48" w14:textId="77777777" w:rsidR="00FA2706" w:rsidRPr="00887B4F" w:rsidRDefault="00FA2706" w:rsidP="00566F04">
      <w:pPr>
        <w:pStyle w:val="Code"/>
      </w:pPr>
    </w:p>
    <w:p w14:paraId="77F101AF" w14:textId="77777777" w:rsidR="00FA2706" w:rsidRPr="00887B4F" w:rsidRDefault="00FA2706" w:rsidP="00566F04">
      <w:pPr>
        <w:pStyle w:val="Code"/>
      </w:pPr>
      <w:r w:rsidRPr="00887B4F">
        <w:t xml:space="preserve">        private void ConfigureLog4net(IKernel container)</w:t>
      </w:r>
    </w:p>
    <w:p w14:paraId="73DA902E" w14:textId="77777777" w:rsidR="00FA2706" w:rsidRPr="00887B4F" w:rsidRDefault="00FA2706" w:rsidP="00566F04">
      <w:pPr>
        <w:pStyle w:val="Code"/>
      </w:pPr>
      <w:r w:rsidRPr="00887B4F">
        <w:t xml:space="preserve">        {</w:t>
      </w:r>
    </w:p>
    <w:p w14:paraId="22DA2D6C" w14:textId="77777777" w:rsidR="00FA2706" w:rsidRPr="00887B4F" w:rsidRDefault="00FA2706" w:rsidP="00566F04">
      <w:pPr>
        <w:pStyle w:val="Code"/>
      </w:pPr>
      <w:r w:rsidRPr="00887B4F">
        <w:t xml:space="preserve">            XmlConfigurator.Configure();</w:t>
      </w:r>
    </w:p>
    <w:p w14:paraId="270D53B0" w14:textId="77777777" w:rsidR="00FA2706" w:rsidRPr="00887B4F" w:rsidRDefault="00FA2706" w:rsidP="00566F04">
      <w:pPr>
        <w:pStyle w:val="Code"/>
      </w:pPr>
    </w:p>
    <w:p w14:paraId="45505D68" w14:textId="77777777" w:rsidR="00FA2706" w:rsidRPr="00887B4F" w:rsidRDefault="00FA2706" w:rsidP="00566F04">
      <w:pPr>
        <w:pStyle w:val="Code"/>
      </w:pPr>
      <w:r w:rsidRPr="00887B4F">
        <w:t xml:space="preserve">            var logManager = new LogManagerAdapter();</w:t>
      </w:r>
    </w:p>
    <w:p w14:paraId="371C29C9" w14:textId="77777777" w:rsidR="00FA2706" w:rsidRPr="007B3428" w:rsidRDefault="00FA2706" w:rsidP="00566F04">
      <w:pPr>
        <w:pStyle w:val="Code"/>
      </w:pPr>
      <w:r w:rsidRPr="00887B4F">
        <w:t xml:space="preserve">            </w:t>
      </w:r>
      <w:r w:rsidRPr="007B3428">
        <w:t>container.Bind&lt;ILogManager&gt;().ToConstant(logManager);</w:t>
      </w:r>
    </w:p>
    <w:p w14:paraId="4E7BD70A" w14:textId="77777777" w:rsidR="00FA2706" w:rsidRPr="00887B4F" w:rsidRDefault="00FA2706" w:rsidP="00566F04">
      <w:pPr>
        <w:pStyle w:val="Code"/>
      </w:pPr>
      <w:r w:rsidRPr="007B3428">
        <w:t xml:space="preserve">        </w:t>
      </w:r>
      <w:r w:rsidRPr="00887B4F">
        <w:t>}</w:t>
      </w:r>
    </w:p>
    <w:p w14:paraId="7FF57E5C" w14:textId="77777777" w:rsidR="00FA2706" w:rsidRPr="00887B4F" w:rsidRDefault="00FA2706" w:rsidP="00566F04">
      <w:pPr>
        <w:pStyle w:val="Code"/>
      </w:pPr>
      <w:r w:rsidRPr="00887B4F">
        <w:t xml:space="preserve">    }</w:t>
      </w:r>
    </w:p>
    <w:p w14:paraId="07FD8690" w14:textId="77777777" w:rsidR="00FA2706" w:rsidRDefault="00FA2706" w:rsidP="00566F04">
      <w:pPr>
        <w:pStyle w:val="Code"/>
      </w:pPr>
      <w:r w:rsidRPr="00887B4F">
        <w:t>}</w:t>
      </w:r>
    </w:p>
    <w:p w14:paraId="241FEE99" w14:textId="77777777" w:rsidR="00FA2706" w:rsidRDefault="00FA2706" w:rsidP="00DF359F">
      <w:pPr>
        <w:pStyle w:val="BodyTextCont"/>
        <w:pPrChange w:id="400" w:author="Brian Wortman" w:date="2014-06-16T20:18:00Z">
          <w:pPr>
            <w:pStyle w:val="BodyText"/>
          </w:pPr>
        </w:pPrChange>
      </w:pPr>
      <w:r>
        <w:t xml:space="preserve">See the </w:t>
      </w:r>
      <w:proofErr w:type="spellStart"/>
      <w:r w:rsidRPr="003F2AEF">
        <w:rPr>
          <w:rStyle w:val="CodeInline"/>
        </w:rPr>
        <w:t>IDateTime</w:t>
      </w:r>
      <w:proofErr w:type="spellEnd"/>
      <w:r>
        <w:t xml:space="preserve"> and </w:t>
      </w:r>
      <w:proofErr w:type="spellStart"/>
      <w:r w:rsidRPr="003F2AEF">
        <w:rPr>
          <w:rStyle w:val="CodeInline"/>
        </w:rPr>
        <w:t>ILogManager</w:t>
      </w:r>
      <w:proofErr w:type="spellEnd"/>
      <w:r>
        <w:t xml:space="preserve"> bindings? Hopefully they make sense now. However, how does this get invoked? We see that </w:t>
      </w:r>
      <w:proofErr w:type="spellStart"/>
      <w:r w:rsidRPr="003F2AEF">
        <w:rPr>
          <w:rStyle w:val="CodeInline"/>
        </w:rPr>
        <w:t>AddBindings</w:t>
      </w:r>
      <w:proofErr w:type="spellEnd"/>
      <w:r>
        <w:t xml:space="preserve"> calls </w:t>
      </w:r>
      <w:r w:rsidRPr="003F2AEF">
        <w:rPr>
          <w:rStyle w:val="CodeInline"/>
        </w:rPr>
        <w:t>ConfigureLog4net</w:t>
      </w:r>
      <w:r>
        <w:t xml:space="preserve"> (by the way, that call to </w:t>
      </w:r>
      <w:proofErr w:type="spellStart"/>
      <w:r w:rsidRPr="00E81701">
        <w:rPr>
          <w:rStyle w:val="CodeInline"/>
        </w:rPr>
        <w:lastRenderedPageBreak/>
        <w:t>XmlConfigurator.Configure</w:t>
      </w:r>
      <w:proofErr w:type="spellEnd"/>
      <w:r>
        <w:t xml:space="preserve"> is required to configure log4net), and we see that </w:t>
      </w:r>
      <w:r w:rsidRPr="003F2AEF">
        <w:rPr>
          <w:rStyle w:val="CodeInline"/>
        </w:rPr>
        <w:t>Configure</w:t>
      </w:r>
      <w:r>
        <w:t xml:space="preserve"> calls </w:t>
      </w:r>
      <w:proofErr w:type="spellStart"/>
      <w:r w:rsidRPr="00E81701">
        <w:rPr>
          <w:rStyle w:val="CodeInline"/>
        </w:rPr>
        <w:t>AddBindings</w:t>
      </w:r>
      <w:proofErr w:type="spellEnd"/>
      <w:r>
        <w:t xml:space="preserve">, but what calls </w:t>
      </w:r>
      <w:r w:rsidRPr="00E81701">
        <w:rPr>
          <w:rStyle w:val="CodeInline"/>
        </w:rPr>
        <w:t>Configure</w:t>
      </w:r>
      <w:r>
        <w:t xml:space="preserve">? The answer to this question lies in the aforementioned </w:t>
      </w:r>
      <w:proofErr w:type="spellStart"/>
      <w:r w:rsidRPr="00130755">
        <w:rPr>
          <w:rStyle w:val="CodeInline"/>
        </w:rPr>
        <w:t>NinjectWebCommon</w:t>
      </w:r>
      <w:proofErr w:type="spellEnd"/>
      <w:r w:rsidRPr="0005616B">
        <w:t xml:space="preserve"> class</w:t>
      </w:r>
      <w:r w:rsidR="00CD7080" w:rsidRPr="0005616B">
        <w:fldChar w:fldCharType="begin"/>
      </w:r>
      <w:r w:rsidRPr="0005616B">
        <w:instrText xml:space="preserve"> XE "</w:instrText>
      </w:r>
      <w:r w:rsidRPr="0005616B">
        <w:rPr>
          <w:rStyle w:val="CodeInline"/>
        </w:rPr>
        <w:instrText>NinjectWebCommon</w:instrText>
      </w:r>
      <w:r w:rsidRPr="0005616B">
        <w:instrText xml:space="preserve"> class" </w:instrText>
      </w:r>
      <w:r w:rsidR="00CD7080" w:rsidRPr="0005616B">
        <w:fldChar w:fldCharType="end"/>
      </w:r>
      <w:r>
        <w:t>, which we will explore at the end of this section on dependencies.</w:t>
      </w:r>
    </w:p>
    <w:p w14:paraId="78112478" w14:textId="77777777" w:rsidR="00FA2706" w:rsidRPr="00F36CE0" w:rsidRDefault="00FA2706" w:rsidP="00566F04">
      <w:pPr>
        <w:pStyle w:val="Heading2"/>
      </w:pPr>
      <w:bookmarkStart w:id="401" w:name="_Toc390713977"/>
      <w:proofErr w:type="spellStart"/>
      <w:r w:rsidRPr="00F36CE0">
        <w:t>IDependencyResolver</w:t>
      </w:r>
      <w:proofErr w:type="spellEnd"/>
      <w:r w:rsidR="00CD7080" w:rsidRPr="00F36CE0">
        <w:fldChar w:fldCharType="begin"/>
      </w:r>
      <w:r w:rsidRPr="00F36CE0">
        <w:instrText xml:space="preserve"> XE "Controller dependencies:IDependencyResolver" </w:instrText>
      </w:r>
      <w:r w:rsidR="00CD7080" w:rsidRPr="00F36CE0">
        <w:fldChar w:fldCharType="end"/>
      </w:r>
      <w:r w:rsidRPr="00F36CE0">
        <w:t xml:space="preserve"> for </w:t>
      </w:r>
      <w:proofErr w:type="spellStart"/>
      <w:r w:rsidRPr="00F36CE0">
        <w:t>Ninject</w:t>
      </w:r>
      <w:bookmarkEnd w:id="401"/>
      <w:proofErr w:type="spellEnd"/>
    </w:p>
    <w:p w14:paraId="44B0F4F9" w14:textId="77777777" w:rsidR="00FA2706" w:rsidRDefault="00FA2706" w:rsidP="00566F04">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task-management service</w:t>
      </w:r>
      <w:r w:rsidRPr="00F36CE0">
        <w:t xml:space="preserve">. Note that it takes an instance of a </w:t>
      </w:r>
      <w:proofErr w:type="spellStart"/>
      <w:r w:rsidRPr="00F36CE0">
        <w:t>Ninject</w:t>
      </w:r>
      <w:proofErr w:type="spellEnd"/>
      <w:r w:rsidRPr="00F36CE0">
        <w:t xml:space="preserve"> container in its constructor</w:t>
      </w:r>
      <w:r>
        <w:t>.</w:t>
      </w:r>
      <w:ins w:id="402" w:author="Brian Wortman" w:date="2014-06-16T19:04:00Z">
        <w:r w:rsidR="00366835" w:rsidRPr="00366835">
          <w:t xml:space="preserve"> </w:t>
        </w:r>
      </w:ins>
      <w:moveToRangeStart w:id="403" w:author="Brian Wortman" w:date="2014-06-16T19:04:00Z" w:name="move390708814"/>
      <w:moveTo w:id="404" w:author="Brian Wortman" w:date="2014-06-16T19:04:00Z">
        <w:r w:rsidR="00366835">
          <w:t xml:space="preserve">Go ahead and implement it in the root of the </w:t>
        </w:r>
        <w:r w:rsidR="00366835" w:rsidRPr="003F2AEF">
          <w:rPr>
            <w:rStyle w:val="CodeInline"/>
          </w:rPr>
          <w:t>WebApi2Book.Web.Common</w:t>
        </w:r>
        <w:r w:rsidR="00366835" w:rsidRPr="005D57F4">
          <w:t xml:space="preserve"> </w:t>
        </w:r>
        <w:r w:rsidR="00366835">
          <w:t>project</w:t>
        </w:r>
      </w:moveTo>
      <w:ins w:id="405" w:author="Brian Wortman" w:date="2014-06-16T19:05:00Z">
        <w:r w:rsidR="00366835">
          <w:t>:</w:t>
        </w:r>
      </w:ins>
      <w:moveTo w:id="406" w:author="Brian Wortman" w:date="2014-06-16T19:04:00Z">
        <w:del w:id="407" w:author="Brian Wortman" w:date="2014-06-16T19:05:00Z">
          <w:r w:rsidR="00366835" w:rsidDel="00366835">
            <w:delText>.</w:delText>
          </w:r>
        </w:del>
      </w:moveTo>
      <w:moveToRangeEnd w:id="403"/>
    </w:p>
    <w:p w14:paraId="53B2C527" w14:textId="77777777" w:rsidR="00FA2706" w:rsidRPr="00F36CE0" w:rsidRDefault="00FA2706" w:rsidP="00566F04">
      <w:pPr>
        <w:pStyle w:val="Code"/>
      </w:pPr>
      <w:r w:rsidRPr="00F36CE0">
        <w:t>using System;</w:t>
      </w:r>
    </w:p>
    <w:p w14:paraId="0C425B10" w14:textId="77777777" w:rsidR="00FA2706" w:rsidRPr="00F36CE0" w:rsidRDefault="00FA2706" w:rsidP="00566F04">
      <w:pPr>
        <w:pStyle w:val="Code"/>
      </w:pPr>
      <w:r w:rsidRPr="00F36CE0">
        <w:t>using System.Collections.Generic;</w:t>
      </w:r>
    </w:p>
    <w:p w14:paraId="68AC2BE2" w14:textId="77777777" w:rsidR="00FA2706" w:rsidRPr="00F36CE0" w:rsidRDefault="00FA2706" w:rsidP="00566F04">
      <w:pPr>
        <w:pStyle w:val="Code"/>
      </w:pPr>
      <w:r w:rsidRPr="00F36CE0">
        <w:t>using System.Web.Http.Dependencies;</w:t>
      </w:r>
    </w:p>
    <w:p w14:paraId="301C6A59" w14:textId="77777777" w:rsidR="00FA2706" w:rsidRPr="00F36CE0" w:rsidRDefault="00FA2706" w:rsidP="00566F04">
      <w:pPr>
        <w:pStyle w:val="Code"/>
      </w:pPr>
      <w:r w:rsidRPr="00F36CE0">
        <w:t>using Ninject;</w:t>
      </w:r>
    </w:p>
    <w:p w14:paraId="4D28ABBA" w14:textId="77777777" w:rsidR="00FA2706" w:rsidRPr="00F36CE0" w:rsidRDefault="00FA2706" w:rsidP="00566F04">
      <w:pPr>
        <w:pStyle w:val="Code"/>
      </w:pPr>
    </w:p>
    <w:p w14:paraId="2C50DEC8" w14:textId="77777777" w:rsidR="00FA2706" w:rsidRPr="00F36CE0" w:rsidRDefault="00FA2706" w:rsidP="00566F04">
      <w:pPr>
        <w:pStyle w:val="Code"/>
      </w:pPr>
      <w:r w:rsidRPr="00F36CE0">
        <w:t>namespace WebApi2Book.Web.Common</w:t>
      </w:r>
    </w:p>
    <w:p w14:paraId="357F5AD3" w14:textId="77777777" w:rsidR="00FA2706" w:rsidRPr="00F36CE0" w:rsidRDefault="00FA2706" w:rsidP="00566F04">
      <w:pPr>
        <w:pStyle w:val="Code"/>
      </w:pPr>
      <w:r w:rsidRPr="00F36CE0">
        <w:t>{</w:t>
      </w:r>
    </w:p>
    <w:p w14:paraId="71CC2505" w14:textId="77777777" w:rsidR="00FA2706" w:rsidRPr="00F36CE0" w:rsidRDefault="00FA2706" w:rsidP="00566F04">
      <w:pPr>
        <w:pStyle w:val="Code"/>
      </w:pPr>
      <w:r w:rsidRPr="00F36CE0">
        <w:t xml:space="preserve">    public sealed class NinjectDependencyResolver : IDependencyResolver</w:t>
      </w:r>
    </w:p>
    <w:p w14:paraId="3FB51EE3" w14:textId="77777777" w:rsidR="00FA2706" w:rsidRPr="00F36CE0" w:rsidRDefault="00FA2706" w:rsidP="00566F04">
      <w:pPr>
        <w:pStyle w:val="Code"/>
      </w:pPr>
      <w:r w:rsidRPr="00F36CE0">
        <w:t xml:space="preserve">    {</w:t>
      </w:r>
    </w:p>
    <w:p w14:paraId="226EBDDD" w14:textId="77777777" w:rsidR="00FA2706" w:rsidRPr="00F36CE0" w:rsidRDefault="00FA2706" w:rsidP="00566F04">
      <w:pPr>
        <w:pStyle w:val="Code"/>
      </w:pPr>
      <w:r w:rsidRPr="00F36CE0">
        <w:t xml:space="preserve">        private readonly IKernel _container;</w:t>
      </w:r>
    </w:p>
    <w:p w14:paraId="0D768122" w14:textId="77777777" w:rsidR="00FA2706" w:rsidRPr="00F36CE0" w:rsidRDefault="00FA2706" w:rsidP="00566F04">
      <w:pPr>
        <w:pStyle w:val="Code"/>
      </w:pPr>
    </w:p>
    <w:p w14:paraId="1644B186" w14:textId="77777777" w:rsidR="00FA2706" w:rsidRPr="00F36CE0" w:rsidRDefault="00FA2706" w:rsidP="00566F04">
      <w:pPr>
        <w:pStyle w:val="Code"/>
      </w:pPr>
      <w:r w:rsidRPr="00F36CE0">
        <w:t xml:space="preserve">        public NinjectDependencyResolver(IKernel container)</w:t>
      </w:r>
    </w:p>
    <w:p w14:paraId="645B0FAF" w14:textId="77777777" w:rsidR="00FA2706" w:rsidRPr="00A1568E" w:rsidRDefault="00FA2706" w:rsidP="00566F04">
      <w:pPr>
        <w:pStyle w:val="Code"/>
      </w:pPr>
      <w:r w:rsidRPr="00F36CE0">
        <w:t xml:space="preserve">        </w:t>
      </w:r>
      <w:r w:rsidRPr="00A1568E">
        <w:t>{</w:t>
      </w:r>
    </w:p>
    <w:p w14:paraId="14759AA6" w14:textId="77777777" w:rsidR="00FA2706" w:rsidRPr="00A1568E" w:rsidRDefault="00FA2706" w:rsidP="00566F04">
      <w:pPr>
        <w:pStyle w:val="Code"/>
      </w:pPr>
      <w:r w:rsidRPr="00A1568E">
        <w:t xml:space="preserve">            _container = container;</w:t>
      </w:r>
    </w:p>
    <w:p w14:paraId="7EBA7F42" w14:textId="77777777" w:rsidR="00FA2706" w:rsidRPr="00A1568E" w:rsidRDefault="00FA2706" w:rsidP="00566F04">
      <w:pPr>
        <w:pStyle w:val="Code"/>
      </w:pPr>
      <w:r w:rsidRPr="00A1568E">
        <w:t xml:space="preserve">        }</w:t>
      </w:r>
    </w:p>
    <w:p w14:paraId="53B10694" w14:textId="77777777" w:rsidR="00FA2706" w:rsidRPr="00A1568E" w:rsidRDefault="00FA2706" w:rsidP="00566F04">
      <w:pPr>
        <w:pStyle w:val="Code"/>
      </w:pPr>
    </w:p>
    <w:p w14:paraId="4956427E" w14:textId="77777777" w:rsidR="00FA2706" w:rsidRPr="00A1568E" w:rsidRDefault="00FA2706" w:rsidP="00566F04">
      <w:pPr>
        <w:pStyle w:val="Code"/>
      </w:pPr>
      <w:r w:rsidRPr="00A1568E">
        <w:t xml:space="preserve">        public IKernel Container</w:t>
      </w:r>
    </w:p>
    <w:p w14:paraId="0D41B6BD" w14:textId="77777777" w:rsidR="00FA2706" w:rsidRPr="00A1568E" w:rsidRDefault="00FA2706" w:rsidP="00566F04">
      <w:pPr>
        <w:pStyle w:val="Code"/>
      </w:pPr>
      <w:r w:rsidRPr="00A1568E">
        <w:t xml:space="preserve">        {</w:t>
      </w:r>
    </w:p>
    <w:p w14:paraId="2D0C37C5" w14:textId="77777777" w:rsidR="00FA2706" w:rsidRPr="00F36CE0" w:rsidRDefault="00FA2706" w:rsidP="00566F04">
      <w:pPr>
        <w:pStyle w:val="Code"/>
      </w:pPr>
      <w:r w:rsidRPr="00A1568E">
        <w:t xml:space="preserve">            </w:t>
      </w:r>
      <w:r w:rsidRPr="00F36CE0">
        <w:t>get { return _container; }</w:t>
      </w:r>
    </w:p>
    <w:p w14:paraId="48C44281" w14:textId="77777777" w:rsidR="00FA2706" w:rsidRPr="00F36CE0" w:rsidRDefault="00FA2706" w:rsidP="00566F04">
      <w:pPr>
        <w:pStyle w:val="Code"/>
      </w:pPr>
      <w:r w:rsidRPr="00F36CE0">
        <w:t xml:space="preserve">        }</w:t>
      </w:r>
    </w:p>
    <w:p w14:paraId="2C3822B6" w14:textId="77777777" w:rsidR="00FA2706" w:rsidRPr="00F36CE0" w:rsidRDefault="00FA2706" w:rsidP="00566F04">
      <w:pPr>
        <w:pStyle w:val="Code"/>
      </w:pPr>
    </w:p>
    <w:p w14:paraId="00985D6A" w14:textId="77777777" w:rsidR="00FA2706" w:rsidRPr="00F36CE0" w:rsidRDefault="00FA2706" w:rsidP="00566F04">
      <w:pPr>
        <w:pStyle w:val="Code"/>
      </w:pPr>
      <w:r w:rsidRPr="00F36CE0">
        <w:t xml:space="preserve">        public object GetService(Type serviceType)</w:t>
      </w:r>
    </w:p>
    <w:p w14:paraId="70444EF2" w14:textId="77777777" w:rsidR="00FA2706" w:rsidRPr="00F36CE0" w:rsidRDefault="00FA2706" w:rsidP="00566F04">
      <w:pPr>
        <w:pStyle w:val="Code"/>
      </w:pPr>
      <w:r w:rsidRPr="00F36CE0">
        <w:t xml:space="preserve">        {</w:t>
      </w:r>
    </w:p>
    <w:p w14:paraId="079596E6" w14:textId="77777777" w:rsidR="00FA2706" w:rsidRPr="00F36CE0" w:rsidRDefault="00FA2706" w:rsidP="00566F04">
      <w:pPr>
        <w:pStyle w:val="Code"/>
      </w:pPr>
      <w:r w:rsidRPr="00F36CE0">
        <w:t xml:space="preserve">            return _container.TryGet(serviceType);</w:t>
      </w:r>
    </w:p>
    <w:p w14:paraId="10CAB3AC" w14:textId="77777777" w:rsidR="00FA2706" w:rsidRPr="00F36CE0" w:rsidRDefault="00FA2706" w:rsidP="00566F04">
      <w:pPr>
        <w:pStyle w:val="Code"/>
      </w:pPr>
      <w:r w:rsidRPr="00F36CE0">
        <w:t xml:space="preserve">        }</w:t>
      </w:r>
    </w:p>
    <w:p w14:paraId="4B5B9737" w14:textId="77777777" w:rsidR="00FA2706" w:rsidRPr="00F36CE0" w:rsidRDefault="00FA2706" w:rsidP="00566F04">
      <w:pPr>
        <w:pStyle w:val="Code"/>
      </w:pPr>
    </w:p>
    <w:p w14:paraId="13C4E8A2" w14:textId="77777777" w:rsidR="00FA2706" w:rsidRPr="00F36CE0" w:rsidRDefault="00FA2706" w:rsidP="00566F04">
      <w:pPr>
        <w:pStyle w:val="Code"/>
      </w:pPr>
      <w:r w:rsidRPr="00F36CE0">
        <w:t xml:space="preserve">        public IEnumerable&lt;object&gt; GetServices(Type serviceType)</w:t>
      </w:r>
    </w:p>
    <w:p w14:paraId="041D458E" w14:textId="77777777" w:rsidR="00FA2706" w:rsidRPr="00F36CE0" w:rsidRDefault="00FA2706" w:rsidP="00566F04">
      <w:pPr>
        <w:pStyle w:val="Code"/>
      </w:pPr>
      <w:r w:rsidRPr="00F36CE0">
        <w:t xml:space="preserve">        {</w:t>
      </w:r>
    </w:p>
    <w:p w14:paraId="7201FCA0" w14:textId="77777777" w:rsidR="00FA2706" w:rsidRPr="00F36CE0" w:rsidRDefault="00FA2706" w:rsidP="00566F04">
      <w:pPr>
        <w:pStyle w:val="Code"/>
      </w:pPr>
      <w:r w:rsidRPr="00F36CE0">
        <w:t xml:space="preserve">            return _container.GetAll(serviceType);</w:t>
      </w:r>
    </w:p>
    <w:p w14:paraId="51456E20" w14:textId="77777777" w:rsidR="00FA2706" w:rsidRPr="00F36CE0" w:rsidRDefault="00FA2706" w:rsidP="00566F04">
      <w:pPr>
        <w:pStyle w:val="Code"/>
      </w:pPr>
      <w:r w:rsidRPr="00F36CE0">
        <w:t xml:space="preserve">        }</w:t>
      </w:r>
    </w:p>
    <w:p w14:paraId="6F9E9FF5" w14:textId="77777777" w:rsidR="00FA2706" w:rsidRPr="00F36CE0" w:rsidRDefault="00FA2706" w:rsidP="00566F04">
      <w:pPr>
        <w:pStyle w:val="Code"/>
      </w:pPr>
    </w:p>
    <w:p w14:paraId="336B6E25" w14:textId="77777777" w:rsidR="00FA2706" w:rsidRPr="00F36CE0" w:rsidRDefault="00FA2706" w:rsidP="00566F04">
      <w:pPr>
        <w:pStyle w:val="Code"/>
      </w:pPr>
      <w:r w:rsidRPr="00F36CE0">
        <w:t xml:space="preserve">        public IDependencyScope BeginScope()</w:t>
      </w:r>
    </w:p>
    <w:p w14:paraId="3B6D49E6" w14:textId="77777777" w:rsidR="00FA2706" w:rsidRPr="00F36CE0" w:rsidRDefault="00FA2706" w:rsidP="00566F04">
      <w:pPr>
        <w:pStyle w:val="Code"/>
      </w:pPr>
      <w:r w:rsidRPr="00F36CE0">
        <w:t xml:space="preserve">        {</w:t>
      </w:r>
    </w:p>
    <w:p w14:paraId="6AB8C8D4" w14:textId="77777777" w:rsidR="00FA2706" w:rsidRPr="00F36CE0" w:rsidRDefault="00FA2706" w:rsidP="00566F04">
      <w:pPr>
        <w:pStyle w:val="Code"/>
      </w:pPr>
      <w:r w:rsidRPr="00F36CE0">
        <w:t xml:space="preserve">            return this;</w:t>
      </w:r>
    </w:p>
    <w:p w14:paraId="4DFD69C5" w14:textId="77777777" w:rsidR="00FA2706" w:rsidRPr="00F36CE0" w:rsidRDefault="00FA2706" w:rsidP="00566F04">
      <w:pPr>
        <w:pStyle w:val="Code"/>
      </w:pPr>
      <w:r w:rsidRPr="00F36CE0">
        <w:t xml:space="preserve">        }</w:t>
      </w:r>
    </w:p>
    <w:p w14:paraId="0DCF94F8" w14:textId="77777777" w:rsidR="00FA2706" w:rsidRPr="00F36CE0" w:rsidRDefault="00FA2706" w:rsidP="00566F04">
      <w:pPr>
        <w:pStyle w:val="Code"/>
      </w:pPr>
    </w:p>
    <w:p w14:paraId="6F929EDF" w14:textId="77777777" w:rsidR="00FA2706" w:rsidRPr="00F36CE0" w:rsidRDefault="00FA2706" w:rsidP="00566F04">
      <w:pPr>
        <w:pStyle w:val="Code"/>
      </w:pPr>
      <w:r w:rsidRPr="00F36CE0">
        <w:t xml:space="preserve">        public void Dispose()</w:t>
      </w:r>
    </w:p>
    <w:p w14:paraId="66E5B45D" w14:textId="77777777" w:rsidR="00FA2706" w:rsidRPr="00F36CE0" w:rsidRDefault="00FA2706" w:rsidP="00566F04">
      <w:pPr>
        <w:pStyle w:val="Code"/>
      </w:pPr>
      <w:r w:rsidRPr="00F36CE0">
        <w:t xml:space="preserve">        {</w:t>
      </w:r>
    </w:p>
    <w:p w14:paraId="15454E98" w14:textId="77777777" w:rsidR="00FA2706" w:rsidRPr="00F36CE0" w:rsidRDefault="00FA2706" w:rsidP="00566F04">
      <w:pPr>
        <w:pStyle w:val="Code"/>
      </w:pPr>
      <w:r w:rsidRPr="00F36CE0">
        <w:t xml:space="preserve">            GC.SuppressFinalize(this);</w:t>
      </w:r>
    </w:p>
    <w:p w14:paraId="1EE4EBE5" w14:textId="77777777" w:rsidR="00FA2706" w:rsidRPr="00F36CE0" w:rsidRDefault="00FA2706" w:rsidP="00566F04">
      <w:pPr>
        <w:pStyle w:val="Code"/>
      </w:pPr>
      <w:r w:rsidRPr="00F36CE0">
        <w:t xml:space="preserve">        }</w:t>
      </w:r>
    </w:p>
    <w:p w14:paraId="4F3A7F64" w14:textId="77777777" w:rsidR="00FA2706" w:rsidRPr="00F36CE0" w:rsidRDefault="00FA2706" w:rsidP="00566F04">
      <w:pPr>
        <w:pStyle w:val="Code"/>
      </w:pPr>
      <w:r w:rsidRPr="00F36CE0">
        <w:lastRenderedPageBreak/>
        <w:t xml:space="preserve">    }</w:t>
      </w:r>
    </w:p>
    <w:p w14:paraId="1235F8F2" w14:textId="77777777" w:rsidR="00FA2706" w:rsidRDefault="00FA2706" w:rsidP="00566F04">
      <w:pPr>
        <w:pStyle w:val="Code"/>
      </w:pPr>
      <w:commentRangeStart w:id="408"/>
      <w:commentRangeStart w:id="409"/>
      <w:r w:rsidRPr="00F36CE0">
        <w:t>}</w:t>
      </w:r>
      <w:commentRangeEnd w:id="408"/>
      <w:r w:rsidR="002F0B23">
        <w:rPr>
          <w:rStyle w:val="CommentReference"/>
          <w:rFonts w:ascii="Times" w:hAnsi="Times"/>
          <w:noProof w:val="0"/>
        </w:rPr>
        <w:commentReference w:id="408"/>
      </w:r>
      <w:commentRangeEnd w:id="409"/>
      <w:r w:rsidR="00366835">
        <w:rPr>
          <w:rStyle w:val="CommentReference"/>
          <w:rFonts w:ascii="Times" w:hAnsi="Times"/>
          <w:noProof w:val="0"/>
        </w:rPr>
        <w:commentReference w:id="409"/>
      </w:r>
    </w:p>
    <w:p w14:paraId="3B9C18AE" w14:textId="77777777" w:rsidR="00FA2706" w:rsidRDefault="00FA2706" w:rsidP="00DF359F">
      <w:pPr>
        <w:pStyle w:val="BodyTextCont"/>
        <w:pPrChange w:id="410" w:author="Brian Wortman" w:date="2014-06-16T20:18:00Z">
          <w:pPr>
            <w:pStyle w:val="BodyText"/>
          </w:pPr>
        </w:pPrChange>
      </w:pPr>
      <w:moveFromRangeStart w:id="411" w:author="Brian Wortman" w:date="2014-06-16T19:04:00Z" w:name="move390708814"/>
      <w:moveFrom w:id="412" w:author="Brian Wortman" w:date="2014-06-16T19:04:00Z">
        <w:r w:rsidDel="00366835">
          <w:t xml:space="preserve">Go ahead and implement it in the root of the </w:t>
        </w:r>
        <w:r w:rsidRPr="003F2AEF" w:rsidDel="00366835">
          <w:rPr>
            <w:rStyle w:val="CodeInline"/>
          </w:rPr>
          <w:t>WebApi2Book.Web.Common</w:t>
        </w:r>
        <w:r w:rsidRPr="005D57F4" w:rsidDel="00366835">
          <w:t xml:space="preserve"> </w:t>
        </w:r>
        <w:r w:rsidDel="00366835">
          <w:t xml:space="preserve">project. </w:t>
        </w:r>
      </w:moveFrom>
      <w:moveFromRangeEnd w:id="411"/>
      <w:r w:rsidR="00CD7080" w:rsidRPr="00F36CE0">
        <w:fldChar w:fldCharType="begin"/>
      </w:r>
      <w:r w:rsidRPr="00F36CE0">
        <w:instrText xml:space="preserve"> XE "Controller dependencies:IDependencyResolver:constructor" </w:instrText>
      </w:r>
      <w:r w:rsidR="00CD7080" w:rsidRPr="00F36CE0">
        <w:fldChar w:fldCharType="end"/>
      </w:r>
      <w:r w:rsidRPr="00F36CE0">
        <w:t xml:space="preserve">The methods to note are </w:t>
      </w:r>
      <w:proofErr w:type="spellStart"/>
      <w:r w:rsidRPr="00F36CE0">
        <w:rPr>
          <w:rStyle w:val="CodeInline"/>
        </w:rPr>
        <w:t>GetService</w:t>
      </w:r>
      <w:proofErr w:type="spellEnd"/>
      <w:r w:rsidRPr="00F36CE0">
        <w:t xml:space="preserve"> and </w:t>
      </w:r>
      <w:proofErr w:type="spellStart"/>
      <w:r w:rsidRPr="00F36CE0">
        <w:rPr>
          <w:rStyle w:val="CodeInline"/>
        </w:rPr>
        <w:t>GetServices</w:t>
      </w:r>
      <w:proofErr w:type="spellEnd"/>
      <w:r w:rsidRPr="00F36CE0">
        <w:t xml:space="preserve">. All </w:t>
      </w:r>
      <w:r>
        <w:t xml:space="preserve">they really do is delegate to </w:t>
      </w:r>
      <w:r w:rsidRPr="00F36CE0">
        <w:t xml:space="preserve">the </w:t>
      </w:r>
      <w:proofErr w:type="spellStart"/>
      <w:r w:rsidRPr="00F36CE0">
        <w:t>Ninject</w:t>
      </w:r>
      <w:proofErr w:type="spellEnd"/>
      <w:r w:rsidRPr="00F36CE0">
        <w:t xml:space="preserve"> container to get object instances for the requested service types. </w:t>
      </w:r>
      <w:r>
        <w:t>Also n</w:t>
      </w:r>
      <w:r w:rsidRPr="00F36CE0">
        <w:t>ote that</w:t>
      </w:r>
      <w:r>
        <w:t xml:space="preserve"> </w:t>
      </w:r>
      <w:r w:rsidRPr="00F36CE0">
        <w:t xml:space="preserve">in the </w:t>
      </w:r>
      <w:proofErr w:type="spellStart"/>
      <w:r w:rsidRPr="00F36CE0">
        <w:rPr>
          <w:rStyle w:val="CodeInline"/>
        </w:rPr>
        <w:t>GetService</w:t>
      </w:r>
      <w:proofErr w:type="spellEnd"/>
      <w:r w:rsidRPr="00F36CE0">
        <w:t xml:space="preserve"> method</w:t>
      </w:r>
      <w:r w:rsidR="00CD7080" w:rsidRPr="00F36CE0">
        <w:fldChar w:fldCharType="begin"/>
      </w:r>
      <w:r w:rsidRPr="00F36CE0">
        <w:instrText xml:space="preserve"> XE "</w:instrText>
      </w:r>
      <w:r w:rsidRPr="00F36CE0">
        <w:rPr>
          <w:rStyle w:val="CodeInline"/>
        </w:rPr>
        <w:instrText>Controller dependencies:IDependencyResolver:GetService() method</w:instrText>
      </w:r>
      <w:r w:rsidRPr="00F36CE0">
        <w:instrText xml:space="preserve">" </w:instrText>
      </w:r>
      <w:r w:rsidR="00CD7080" w:rsidRPr="00F36CE0">
        <w:fldChar w:fldCharType="end"/>
      </w:r>
      <w:r>
        <w:t xml:space="preserve"> we </w:t>
      </w:r>
      <w:r w:rsidRPr="00F36CE0">
        <w:t xml:space="preserve">are using the </w:t>
      </w:r>
      <w:proofErr w:type="spellStart"/>
      <w:r w:rsidRPr="00F36CE0">
        <w:rPr>
          <w:rStyle w:val="CodeInline"/>
        </w:rPr>
        <w:t>TryGet</w:t>
      </w:r>
      <w:proofErr w:type="spellEnd"/>
      <w:r w:rsidRPr="00F36CE0">
        <w:t xml:space="preserve"> method instead of the </w:t>
      </w:r>
      <w:r w:rsidRPr="00F36CE0">
        <w:rPr>
          <w:rStyle w:val="CodeInline"/>
        </w:rPr>
        <w:t>Get</w:t>
      </w:r>
      <w:r w:rsidRPr="00F36CE0">
        <w:t xml:space="preserve"> method. This is </w:t>
      </w:r>
      <w:r>
        <w:t xml:space="preserve">to prevent </w:t>
      </w:r>
      <w:proofErr w:type="spellStart"/>
      <w:r>
        <w:t>Ninject</w:t>
      </w:r>
      <w:proofErr w:type="spellEnd"/>
      <w:r>
        <w:t xml:space="preserve"> from blowing up if it is asked for a dependency that it can't provide because the dependency - or one of its dependencies - was never registered. We simply want to return null if we haven't explicitly registered a given type.</w:t>
      </w:r>
    </w:p>
    <w:p w14:paraId="6E6BB0F6" w14:textId="77777777" w:rsidR="00FA2706" w:rsidRDefault="00FA2706" w:rsidP="00DF359F">
      <w:pPr>
        <w:pStyle w:val="BodyTextCont"/>
        <w:pPrChange w:id="413" w:author="Brian Wortman" w:date="2014-06-16T20:18:00Z">
          <w:pPr>
            <w:pStyle w:val="BodyText"/>
          </w:pPr>
        </w:pPrChange>
      </w:pPr>
      <w:r>
        <w:t xml:space="preserve">And now it's time to put it all together; it's time for us to complete the implementation of the </w:t>
      </w:r>
      <w:proofErr w:type="spellStart"/>
      <w:r w:rsidRPr="003F2AEF">
        <w:rPr>
          <w:rStyle w:val="CodeInline"/>
        </w:rPr>
        <w:t>NinjectWebCommon</w:t>
      </w:r>
      <w:proofErr w:type="spellEnd"/>
      <w:r>
        <w:t xml:space="preserve"> class.</w:t>
      </w:r>
    </w:p>
    <w:p w14:paraId="3470C0D5" w14:textId="77777777" w:rsidR="00FA2706" w:rsidRDefault="00FA2706" w:rsidP="00566F04">
      <w:pPr>
        <w:pStyle w:val="Heading2"/>
      </w:pPr>
      <w:bookmarkStart w:id="414" w:name="_Toc390713978"/>
      <w:r>
        <w:t xml:space="preserve">Completing </w:t>
      </w:r>
      <w:proofErr w:type="spellStart"/>
      <w:r>
        <w:t>NinjectWebCommon</w:t>
      </w:r>
      <w:bookmarkEnd w:id="414"/>
      <w:proofErr w:type="spellEnd"/>
    </w:p>
    <w:p w14:paraId="64A281C5" w14:textId="77777777" w:rsidR="00FA2706" w:rsidRDefault="00FA2706" w:rsidP="009732B5">
      <w:pPr>
        <w:pStyle w:val="BodyTextFirst"/>
      </w:pPr>
      <w:r>
        <w:t xml:space="preserve">Take a look at the </w:t>
      </w:r>
      <w:proofErr w:type="spellStart"/>
      <w:r w:rsidRPr="003F2AEF">
        <w:rPr>
          <w:rStyle w:val="CodeInline"/>
        </w:rPr>
        <w:t>NinjectWebCommon</w:t>
      </w:r>
      <w:proofErr w:type="spellEnd"/>
      <w:r>
        <w:t xml:space="preserve"> class that the </w:t>
      </w:r>
      <w:proofErr w:type="spellStart"/>
      <w:r w:rsidRPr="003F2AEF">
        <w:rPr>
          <w:rStyle w:val="CodeInline"/>
        </w:rPr>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49594CF7" w14:textId="77777777" w:rsidR="00FA2706" w:rsidRPr="00CB22CF" w:rsidRDefault="00FA2706" w:rsidP="00566F04">
      <w:pPr>
        <w:pStyle w:val="Code"/>
      </w:pPr>
      <w:r w:rsidRPr="00CB22CF">
        <w:t>using System;</w:t>
      </w:r>
    </w:p>
    <w:p w14:paraId="01EA76E0" w14:textId="77777777" w:rsidR="00FA2706" w:rsidRPr="00CB22CF" w:rsidRDefault="00FA2706" w:rsidP="00566F04">
      <w:pPr>
        <w:pStyle w:val="Code"/>
      </w:pPr>
      <w:r w:rsidRPr="00CB22CF">
        <w:t>using System.Web;</w:t>
      </w:r>
    </w:p>
    <w:p w14:paraId="1ADF2C5F" w14:textId="77777777" w:rsidR="00FA2706" w:rsidRPr="00CB22CF" w:rsidRDefault="00FA2706" w:rsidP="00566F04">
      <w:pPr>
        <w:pStyle w:val="Code"/>
      </w:pPr>
      <w:r w:rsidRPr="00CB22CF">
        <w:t>using System.Web.Http;</w:t>
      </w:r>
    </w:p>
    <w:p w14:paraId="7EB5E671" w14:textId="77777777" w:rsidR="00FA2706" w:rsidRPr="00CB22CF" w:rsidRDefault="00FA2706" w:rsidP="00566F04">
      <w:pPr>
        <w:pStyle w:val="Code"/>
      </w:pPr>
      <w:r w:rsidRPr="00CB22CF">
        <w:t>using Microsoft.Web.Infrastructure.DynamicModuleHelper;</w:t>
      </w:r>
    </w:p>
    <w:p w14:paraId="23567B28" w14:textId="77777777" w:rsidR="00FA2706" w:rsidRPr="00CB22CF" w:rsidRDefault="00FA2706" w:rsidP="00566F04">
      <w:pPr>
        <w:pStyle w:val="Code"/>
      </w:pPr>
      <w:r w:rsidRPr="00CB22CF">
        <w:t>using Ninject;</w:t>
      </w:r>
    </w:p>
    <w:p w14:paraId="47BF7BFB" w14:textId="77777777" w:rsidR="00FA2706" w:rsidRPr="00CB22CF" w:rsidRDefault="00FA2706" w:rsidP="00566F04">
      <w:pPr>
        <w:pStyle w:val="Code"/>
      </w:pPr>
      <w:r w:rsidRPr="00CB22CF">
        <w:t>using Ninject.Web.Common;</w:t>
      </w:r>
    </w:p>
    <w:p w14:paraId="18042CD8" w14:textId="77777777" w:rsidR="00FA2706" w:rsidRPr="00CB22CF" w:rsidRDefault="00FA2706" w:rsidP="00566F04">
      <w:pPr>
        <w:pStyle w:val="Code"/>
      </w:pPr>
      <w:r w:rsidRPr="00CB22CF">
        <w:t>using WebActivatorEx;</w:t>
      </w:r>
    </w:p>
    <w:p w14:paraId="73391A14" w14:textId="77777777" w:rsidR="00FA2706" w:rsidRPr="00CB22CF" w:rsidRDefault="00FA2706" w:rsidP="00566F04">
      <w:pPr>
        <w:pStyle w:val="Code"/>
      </w:pPr>
      <w:r w:rsidRPr="00CB22CF">
        <w:t>using WebApi2Book.Web.Api;</w:t>
      </w:r>
    </w:p>
    <w:p w14:paraId="70AA79A2" w14:textId="77777777" w:rsidR="00FA2706" w:rsidRPr="00CB22CF" w:rsidRDefault="00FA2706" w:rsidP="00566F04">
      <w:pPr>
        <w:pStyle w:val="Code"/>
      </w:pPr>
      <w:r w:rsidRPr="00CB22CF">
        <w:t>using WebApi2Book.Web.Common;</w:t>
      </w:r>
    </w:p>
    <w:p w14:paraId="57092C2B" w14:textId="77777777" w:rsidR="00FA2706" w:rsidRPr="00CB22CF" w:rsidRDefault="00FA2706" w:rsidP="00566F04">
      <w:pPr>
        <w:pStyle w:val="Code"/>
      </w:pPr>
    </w:p>
    <w:p w14:paraId="15F05241" w14:textId="77777777" w:rsidR="00FA2706" w:rsidRPr="00CB22CF" w:rsidRDefault="00FA2706" w:rsidP="00566F04">
      <w:pPr>
        <w:pStyle w:val="Code"/>
      </w:pPr>
      <w:r w:rsidRPr="00CB22CF">
        <w:t>[assembly: WebActivatorEx.PreApplicationStartMethod(typeof (NinjectWebCommon), "Start")]</w:t>
      </w:r>
    </w:p>
    <w:p w14:paraId="3F9038EB" w14:textId="77777777" w:rsidR="00FA2706" w:rsidRPr="00CB22CF" w:rsidRDefault="00FA2706" w:rsidP="00566F04">
      <w:pPr>
        <w:pStyle w:val="Code"/>
      </w:pPr>
      <w:r w:rsidRPr="00CB22CF">
        <w:t>[assembly: ApplicationShutdownMethod(typeof (NinjectWebCommon), "Stop")]</w:t>
      </w:r>
    </w:p>
    <w:p w14:paraId="1AE456C8" w14:textId="77777777" w:rsidR="00FA2706" w:rsidRPr="00CB22CF" w:rsidRDefault="00FA2706" w:rsidP="00566F04">
      <w:pPr>
        <w:pStyle w:val="Code"/>
      </w:pPr>
    </w:p>
    <w:p w14:paraId="44E1EE1A" w14:textId="77777777" w:rsidR="00FA2706" w:rsidRPr="00CB22CF" w:rsidRDefault="00FA2706" w:rsidP="00566F04">
      <w:pPr>
        <w:pStyle w:val="Code"/>
      </w:pPr>
      <w:r w:rsidRPr="00CB22CF">
        <w:t>namespace WebApi2Book.Web.Api</w:t>
      </w:r>
    </w:p>
    <w:p w14:paraId="2A78452C" w14:textId="77777777" w:rsidR="00FA2706" w:rsidRPr="00CB22CF" w:rsidRDefault="00FA2706" w:rsidP="00566F04">
      <w:pPr>
        <w:pStyle w:val="Code"/>
      </w:pPr>
      <w:r w:rsidRPr="00CB22CF">
        <w:t>{</w:t>
      </w:r>
    </w:p>
    <w:p w14:paraId="630267C6" w14:textId="77777777" w:rsidR="00FA2706" w:rsidRPr="00CB22CF" w:rsidRDefault="00FA2706" w:rsidP="00566F04">
      <w:pPr>
        <w:pStyle w:val="Code"/>
      </w:pPr>
      <w:r w:rsidRPr="00CB22CF">
        <w:t xml:space="preserve">    public static class NinjectWebCommon</w:t>
      </w:r>
    </w:p>
    <w:p w14:paraId="6E53F902" w14:textId="77777777" w:rsidR="00FA2706" w:rsidRPr="00CB22CF" w:rsidRDefault="00FA2706" w:rsidP="00566F04">
      <w:pPr>
        <w:pStyle w:val="Code"/>
      </w:pPr>
      <w:r w:rsidRPr="00CB22CF">
        <w:t xml:space="preserve">    {</w:t>
      </w:r>
    </w:p>
    <w:p w14:paraId="2684B904" w14:textId="77777777" w:rsidR="00FA2706" w:rsidRPr="00CB22CF" w:rsidRDefault="00FA2706" w:rsidP="00566F04">
      <w:pPr>
        <w:pStyle w:val="Code"/>
      </w:pPr>
      <w:r w:rsidRPr="00CB22CF">
        <w:t xml:space="preserve">        private static readonly Bootstrapper Bootstrapper = new Bootstrapper();</w:t>
      </w:r>
    </w:p>
    <w:p w14:paraId="4CBA8886" w14:textId="77777777" w:rsidR="00FA2706" w:rsidRPr="00CB22CF" w:rsidRDefault="00FA2706" w:rsidP="00566F04">
      <w:pPr>
        <w:pStyle w:val="Code"/>
      </w:pPr>
    </w:p>
    <w:p w14:paraId="2B144DC1" w14:textId="77777777" w:rsidR="00FA2706" w:rsidRPr="00CB22CF" w:rsidRDefault="00FA2706" w:rsidP="00566F04">
      <w:pPr>
        <w:pStyle w:val="Code"/>
      </w:pPr>
      <w:r w:rsidRPr="00CB22CF">
        <w:t xml:space="preserve">        public static void Start()</w:t>
      </w:r>
    </w:p>
    <w:p w14:paraId="44F7AD1F" w14:textId="77777777" w:rsidR="00FA2706" w:rsidRPr="00CB22CF" w:rsidRDefault="00FA2706" w:rsidP="00566F04">
      <w:pPr>
        <w:pStyle w:val="Code"/>
      </w:pPr>
      <w:r w:rsidRPr="00CB22CF">
        <w:t xml:space="preserve">        {</w:t>
      </w:r>
    </w:p>
    <w:p w14:paraId="6CB94717" w14:textId="77777777" w:rsidR="00FA2706" w:rsidRPr="00CB22CF" w:rsidRDefault="00FA2706" w:rsidP="00566F04">
      <w:pPr>
        <w:pStyle w:val="Code"/>
      </w:pPr>
      <w:r w:rsidRPr="00CB22CF">
        <w:t xml:space="preserve">            DynamicModuleUtility.RegisterModule(typeof (OnePerRequestHttpModule));</w:t>
      </w:r>
    </w:p>
    <w:p w14:paraId="1AE92C7A" w14:textId="77777777" w:rsidR="00FA2706" w:rsidRPr="00CB22CF" w:rsidRDefault="00FA2706" w:rsidP="00566F04">
      <w:pPr>
        <w:pStyle w:val="Code"/>
      </w:pPr>
      <w:r w:rsidRPr="00CB22CF">
        <w:t xml:space="preserve">            DynamicModuleUtility.RegisterModule(typeof (NinjectHttpModule));</w:t>
      </w:r>
    </w:p>
    <w:p w14:paraId="7E5C062E" w14:textId="77777777" w:rsidR="00FA2706" w:rsidRPr="00CB22CF" w:rsidRDefault="00FA2706" w:rsidP="00566F04">
      <w:pPr>
        <w:pStyle w:val="Code"/>
      </w:pPr>
    </w:p>
    <w:p w14:paraId="2B6605F4" w14:textId="77777777" w:rsidR="00FA2706" w:rsidRPr="00CB22CF" w:rsidRDefault="00FA2706" w:rsidP="00566F04">
      <w:pPr>
        <w:pStyle w:val="Code"/>
      </w:pPr>
      <w:r w:rsidRPr="00CB22CF">
        <w:t xml:space="preserve">            IKernel container = null;</w:t>
      </w:r>
    </w:p>
    <w:p w14:paraId="03FF2335" w14:textId="77777777" w:rsidR="00FA2706" w:rsidRPr="00CB22CF" w:rsidRDefault="00FA2706" w:rsidP="00566F04">
      <w:pPr>
        <w:pStyle w:val="Code"/>
      </w:pPr>
      <w:r w:rsidRPr="00CB22CF">
        <w:t xml:space="preserve">            Bootstrapper.Initialize(() =&gt;</w:t>
      </w:r>
    </w:p>
    <w:p w14:paraId="6DF65941" w14:textId="77777777" w:rsidR="00FA2706" w:rsidRPr="00CB22CF" w:rsidRDefault="00FA2706" w:rsidP="00566F04">
      <w:pPr>
        <w:pStyle w:val="Code"/>
      </w:pPr>
      <w:r w:rsidRPr="00CB22CF">
        <w:t xml:space="preserve">            {</w:t>
      </w:r>
    </w:p>
    <w:p w14:paraId="1ECB0AE0" w14:textId="77777777" w:rsidR="00FA2706" w:rsidRPr="00CB22CF" w:rsidRDefault="00FA2706" w:rsidP="00566F04">
      <w:pPr>
        <w:pStyle w:val="Code"/>
      </w:pPr>
      <w:r w:rsidRPr="00CB22CF">
        <w:t xml:space="preserve">                container = CreateKernel();</w:t>
      </w:r>
    </w:p>
    <w:p w14:paraId="6E6CFB61" w14:textId="77777777" w:rsidR="00FA2706" w:rsidRPr="00CB22CF" w:rsidRDefault="00FA2706" w:rsidP="00566F04">
      <w:pPr>
        <w:pStyle w:val="Code"/>
      </w:pPr>
      <w:r w:rsidRPr="00CB22CF">
        <w:t xml:space="preserve">                return container;</w:t>
      </w:r>
    </w:p>
    <w:p w14:paraId="65F4A76E" w14:textId="77777777" w:rsidR="00FA2706" w:rsidRPr="00CB22CF" w:rsidRDefault="00FA2706" w:rsidP="00566F04">
      <w:pPr>
        <w:pStyle w:val="Code"/>
      </w:pPr>
      <w:r w:rsidRPr="00CB22CF">
        <w:t xml:space="preserve">            });</w:t>
      </w:r>
    </w:p>
    <w:p w14:paraId="75C81614" w14:textId="77777777" w:rsidR="00FA2706" w:rsidRPr="00CB22CF" w:rsidRDefault="00FA2706" w:rsidP="00566F04">
      <w:pPr>
        <w:pStyle w:val="Code"/>
      </w:pPr>
    </w:p>
    <w:p w14:paraId="1803E56B" w14:textId="77777777" w:rsidR="00FA2706" w:rsidRPr="00CB22CF" w:rsidRDefault="00FA2706" w:rsidP="00566F04">
      <w:pPr>
        <w:pStyle w:val="Code"/>
      </w:pPr>
    </w:p>
    <w:p w14:paraId="6884FFED" w14:textId="77777777" w:rsidR="00FA2706" w:rsidRPr="00CB22CF" w:rsidRDefault="00FA2706" w:rsidP="00566F04">
      <w:pPr>
        <w:pStyle w:val="Code"/>
      </w:pPr>
      <w:r w:rsidRPr="00CB22CF">
        <w:t xml:space="preserve">            var resolver = new NinjectDependencyResolver(container);</w:t>
      </w:r>
    </w:p>
    <w:p w14:paraId="515B20EE" w14:textId="77777777" w:rsidR="00FA2706" w:rsidRPr="00CB22CF" w:rsidRDefault="00FA2706" w:rsidP="00566F04">
      <w:pPr>
        <w:pStyle w:val="Code"/>
      </w:pPr>
      <w:r w:rsidRPr="00CB22CF">
        <w:t xml:space="preserve">            GlobalConfiguration.Configuration.DependencyResolver = resolver;</w:t>
      </w:r>
    </w:p>
    <w:p w14:paraId="300B31A3" w14:textId="77777777" w:rsidR="00FA2706" w:rsidRPr="00CB22CF" w:rsidRDefault="00FA2706" w:rsidP="00566F04">
      <w:pPr>
        <w:pStyle w:val="Code"/>
      </w:pPr>
      <w:r w:rsidRPr="00CB22CF">
        <w:t xml:space="preserve">        }</w:t>
      </w:r>
    </w:p>
    <w:p w14:paraId="387C18A0" w14:textId="77777777" w:rsidR="00FA2706" w:rsidRPr="00CB22CF" w:rsidRDefault="00FA2706" w:rsidP="00566F04">
      <w:pPr>
        <w:pStyle w:val="Code"/>
      </w:pPr>
    </w:p>
    <w:p w14:paraId="0BC986DF" w14:textId="77777777" w:rsidR="00FA2706" w:rsidRPr="00CB22CF" w:rsidRDefault="00FA2706" w:rsidP="00566F04">
      <w:pPr>
        <w:pStyle w:val="Code"/>
      </w:pPr>
      <w:r w:rsidRPr="00CB22CF">
        <w:t xml:space="preserve">        public static void Stop()</w:t>
      </w:r>
    </w:p>
    <w:p w14:paraId="4D47DD32" w14:textId="77777777" w:rsidR="00FA2706" w:rsidRPr="00CB22CF" w:rsidRDefault="00FA2706" w:rsidP="00566F04">
      <w:pPr>
        <w:pStyle w:val="Code"/>
      </w:pPr>
      <w:r w:rsidRPr="00CB22CF">
        <w:t xml:space="preserve">        {</w:t>
      </w:r>
    </w:p>
    <w:p w14:paraId="58FDAC3E" w14:textId="77777777" w:rsidR="00FA2706" w:rsidRPr="00CB22CF" w:rsidRDefault="00FA2706" w:rsidP="00566F04">
      <w:pPr>
        <w:pStyle w:val="Code"/>
      </w:pPr>
      <w:r w:rsidRPr="00CB22CF">
        <w:t xml:space="preserve">            Bootstrapper.ShutDown();</w:t>
      </w:r>
    </w:p>
    <w:p w14:paraId="16C5A1A4" w14:textId="77777777" w:rsidR="00FA2706" w:rsidRPr="00CB22CF" w:rsidRDefault="00FA2706" w:rsidP="00566F04">
      <w:pPr>
        <w:pStyle w:val="Code"/>
      </w:pPr>
      <w:r w:rsidRPr="00CB22CF">
        <w:t xml:space="preserve">        }</w:t>
      </w:r>
    </w:p>
    <w:p w14:paraId="36D6BF42" w14:textId="77777777" w:rsidR="00FA2706" w:rsidRPr="00CB22CF" w:rsidRDefault="00FA2706" w:rsidP="00566F04">
      <w:pPr>
        <w:pStyle w:val="Code"/>
      </w:pPr>
    </w:p>
    <w:p w14:paraId="67742708" w14:textId="77777777" w:rsidR="00FA2706" w:rsidRPr="00CB22CF" w:rsidRDefault="00FA2706" w:rsidP="00566F04">
      <w:pPr>
        <w:pStyle w:val="Code"/>
      </w:pPr>
      <w:r w:rsidRPr="00CB22CF">
        <w:t xml:space="preserve">        private static IKernel CreateKernel()</w:t>
      </w:r>
    </w:p>
    <w:p w14:paraId="6E0A58DC" w14:textId="77777777" w:rsidR="00FA2706" w:rsidRPr="00CB22CF" w:rsidRDefault="00FA2706" w:rsidP="00566F04">
      <w:pPr>
        <w:pStyle w:val="Code"/>
      </w:pPr>
      <w:r w:rsidRPr="00CB22CF">
        <w:t xml:space="preserve">        {</w:t>
      </w:r>
    </w:p>
    <w:p w14:paraId="1DFFF2E6" w14:textId="77777777" w:rsidR="00FA2706" w:rsidRPr="00CB22CF" w:rsidRDefault="00FA2706" w:rsidP="00566F04">
      <w:pPr>
        <w:pStyle w:val="Code"/>
      </w:pPr>
      <w:r w:rsidRPr="00CB22CF">
        <w:t xml:space="preserve">            var kernel = new StandardKernel();</w:t>
      </w:r>
    </w:p>
    <w:p w14:paraId="7F162882" w14:textId="77777777" w:rsidR="00FA2706" w:rsidRPr="00CB22CF" w:rsidRDefault="00FA2706" w:rsidP="00566F04">
      <w:pPr>
        <w:pStyle w:val="Code"/>
      </w:pPr>
      <w:r w:rsidRPr="00CB22CF">
        <w:t xml:space="preserve">            try</w:t>
      </w:r>
    </w:p>
    <w:p w14:paraId="101D03F5" w14:textId="77777777" w:rsidR="00FA2706" w:rsidRPr="00CB22CF" w:rsidRDefault="00FA2706" w:rsidP="00566F04">
      <w:pPr>
        <w:pStyle w:val="Code"/>
      </w:pPr>
      <w:r w:rsidRPr="00CB22CF">
        <w:t xml:space="preserve">            {</w:t>
      </w:r>
    </w:p>
    <w:p w14:paraId="442D83E1" w14:textId="77777777" w:rsidR="00FA2706" w:rsidRPr="00CB22CF" w:rsidRDefault="00FA2706" w:rsidP="00566F04">
      <w:pPr>
        <w:pStyle w:val="Code"/>
      </w:pPr>
      <w:r w:rsidRPr="00CB22CF">
        <w:t xml:space="preserve">                kernel.Bind&lt;Func&lt;IKernel&gt;&gt;().ToMethod(ctx =&gt; () =&gt; new Bootstrapper().Kernel);</w:t>
      </w:r>
    </w:p>
    <w:p w14:paraId="21291938" w14:textId="77777777" w:rsidR="00FA2706" w:rsidRPr="00CB22CF" w:rsidRDefault="00FA2706" w:rsidP="00566F04">
      <w:pPr>
        <w:pStyle w:val="Code"/>
      </w:pPr>
      <w:r w:rsidRPr="00CB22CF">
        <w:t xml:space="preserve">                kernel.Bind&lt;IHttpModule&gt;().To&lt;HttpApplicationInitializationHttpModule&gt;();</w:t>
      </w:r>
    </w:p>
    <w:p w14:paraId="40B941F3" w14:textId="77777777" w:rsidR="00FA2706" w:rsidRPr="00CB22CF" w:rsidRDefault="00FA2706" w:rsidP="00566F04">
      <w:pPr>
        <w:pStyle w:val="Code"/>
      </w:pPr>
    </w:p>
    <w:p w14:paraId="1E23E17E" w14:textId="77777777" w:rsidR="00FA2706" w:rsidRPr="00CB22CF" w:rsidRDefault="00FA2706" w:rsidP="00566F04">
      <w:pPr>
        <w:pStyle w:val="Code"/>
      </w:pPr>
      <w:r w:rsidRPr="00CB22CF">
        <w:t xml:space="preserve">                RegisterServices(kernel);</w:t>
      </w:r>
    </w:p>
    <w:p w14:paraId="618E6CEC" w14:textId="77777777" w:rsidR="00FA2706" w:rsidRPr="00CB22CF" w:rsidRDefault="00FA2706" w:rsidP="00566F04">
      <w:pPr>
        <w:pStyle w:val="Code"/>
      </w:pPr>
      <w:r w:rsidRPr="00CB22CF">
        <w:t xml:space="preserve">                return kernel;</w:t>
      </w:r>
    </w:p>
    <w:p w14:paraId="2FF584E2" w14:textId="77777777" w:rsidR="00FA2706" w:rsidRPr="00CB22CF" w:rsidRDefault="00FA2706" w:rsidP="00566F04">
      <w:pPr>
        <w:pStyle w:val="Code"/>
      </w:pPr>
      <w:r w:rsidRPr="00CB22CF">
        <w:t xml:space="preserve">            }</w:t>
      </w:r>
    </w:p>
    <w:p w14:paraId="78F7A232" w14:textId="77777777" w:rsidR="00FA2706" w:rsidRPr="00CB22CF" w:rsidRDefault="00FA2706" w:rsidP="00566F04">
      <w:pPr>
        <w:pStyle w:val="Code"/>
      </w:pPr>
      <w:r w:rsidRPr="00CB22CF">
        <w:t xml:space="preserve">            catch</w:t>
      </w:r>
    </w:p>
    <w:p w14:paraId="4F165F09" w14:textId="77777777" w:rsidR="00FA2706" w:rsidRPr="00CB22CF" w:rsidRDefault="00FA2706" w:rsidP="00566F04">
      <w:pPr>
        <w:pStyle w:val="Code"/>
      </w:pPr>
      <w:r w:rsidRPr="00CB22CF">
        <w:t xml:space="preserve">            {</w:t>
      </w:r>
    </w:p>
    <w:p w14:paraId="2848B450" w14:textId="77777777" w:rsidR="00FA2706" w:rsidRPr="00CB22CF" w:rsidRDefault="00FA2706" w:rsidP="00566F04">
      <w:pPr>
        <w:pStyle w:val="Code"/>
      </w:pPr>
      <w:r w:rsidRPr="00CB22CF">
        <w:t xml:space="preserve">                kernel.Dispose();</w:t>
      </w:r>
    </w:p>
    <w:p w14:paraId="083A24F4" w14:textId="77777777" w:rsidR="00FA2706" w:rsidRPr="00CB22CF" w:rsidRDefault="00FA2706" w:rsidP="00566F04">
      <w:pPr>
        <w:pStyle w:val="Code"/>
      </w:pPr>
      <w:r w:rsidRPr="00CB22CF">
        <w:t xml:space="preserve">                throw;</w:t>
      </w:r>
    </w:p>
    <w:p w14:paraId="39A8477C" w14:textId="77777777" w:rsidR="00FA2706" w:rsidRPr="00CB22CF" w:rsidRDefault="00FA2706" w:rsidP="00566F04">
      <w:pPr>
        <w:pStyle w:val="Code"/>
      </w:pPr>
      <w:r w:rsidRPr="00CB22CF">
        <w:t xml:space="preserve">            }</w:t>
      </w:r>
    </w:p>
    <w:p w14:paraId="07CB2549" w14:textId="77777777" w:rsidR="00FA2706" w:rsidRPr="00CB22CF" w:rsidRDefault="00FA2706" w:rsidP="00566F04">
      <w:pPr>
        <w:pStyle w:val="Code"/>
      </w:pPr>
      <w:r w:rsidRPr="00CB22CF">
        <w:t xml:space="preserve">        }</w:t>
      </w:r>
    </w:p>
    <w:p w14:paraId="17620EB4" w14:textId="77777777" w:rsidR="00FA2706" w:rsidRPr="00CB22CF" w:rsidRDefault="00FA2706" w:rsidP="00566F04">
      <w:pPr>
        <w:pStyle w:val="Code"/>
      </w:pPr>
    </w:p>
    <w:p w14:paraId="27DAD72C" w14:textId="77777777" w:rsidR="00FA2706" w:rsidRPr="00CB22CF" w:rsidRDefault="00FA2706" w:rsidP="00566F04">
      <w:pPr>
        <w:pStyle w:val="Code"/>
      </w:pPr>
      <w:r w:rsidRPr="00CB22CF">
        <w:t xml:space="preserve">        private static void RegisterServices(IKernel kernel)</w:t>
      </w:r>
    </w:p>
    <w:p w14:paraId="117D8D47" w14:textId="77777777" w:rsidR="00FA2706" w:rsidRPr="00CB22CF" w:rsidRDefault="00FA2706" w:rsidP="00566F04">
      <w:pPr>
        <w:pStyle w:val="Code"/>
      </w:pPr>
      <w:r w:rsidRPr="00CB22CF">
        <w:t xml:space="preserve">        {</w:t>
      </w:r>
    </w:p>
    <w:p w14:paraId="18A18B8D" w14:textId="77777777" w:rsidR="00FA2706" w:rsidRPr="00CB22CF" w:rsidRDefault="00FA2706" w:rsidP="00566F04">
      <w:pPr>
        <w:pStyle w:val="Code"/>
      </w:pPr>
      <w:r w:rsidRPr="00CB22CF">
        <w:t xml:space="preserve">            var containerConfigurator = new NinjectConfigurator();</w:t>
      </w:r>
    </w:p>
    <w:p w14:paraId="087360E4" w14:textId="77777777" w:rsidR="00FA2706" w:rsidRPr="00CB22CF" w:rsidRDefault="00FA2706" w:rsidP="00566F04">
      <w:pPr>
        <w:pStyle w:val="Code"/>
      </w:pPr>
      <w:r w:rsidRPr="00CB22CF">
        <w:t xml:space="preserve">            containerConfigurator.Configure(kernel);</w:t>
      </w:r>
    </w:p>
    <w:p w14:paraId="4D58B4F0" w14:textId="77777777" w:rsidR="00FA2706" w:rsidRPr="00CB22CF" w:rsidRDefault="00FA2706" w:rsidP="00566F04">
      <w:pPr>
        <w:pStyle w:val="Code"/>
      </w:pPr>
      <w:r w:rsidRPr="00CB22CF">
        <w:t xml:space="preserve">        }</w:t>
      </w:r>
    </w:p>
    <w:p w14:paraId="5F22382C" w14:textId="77777777" w:rsidR="00FA2706" w:rsidRPr="00CB22CF" w:rsidRDefault="00FA2706" w:rsidP="00566F04">
      <w:pPr>
        <w:pStyle w:val="Code"/>
      </w:pPr>
      <w:r w:rsidRPr="00CB22CF">
        <w:t xml:space="preserve">    }</w:t>
      </w:r>
    </w:p>
    <w:p w14:paraId="3ED1D9C9" w14:textId="77777777" w:rsidR="00FA2706" w:rsidRDefault="00FA2706" w:rsidP="00566F04">
      <w:pPr>
        <w:pStyle w:val="Code"/>
      </w:pPr>
      <w:commentRangeStart w:id="415"/>
      <w:commentRangeStart w:id="416"/>
      <w:r w:rsidRPr="00CB22CF">
        <w:t>}</w:t>
      </w:r>
      <w:commentRangeEnd w:id="415"/>
      <w:r w:rsidR="00321BD8">
        <w:rPr>
          <w:rStyle w:val="CommentReference"/>
          <w:rFonts w:ascii="Times" w:hAnsi="Times"/>
          <w:noProof w:val="0"/>
        </w:rPr>
        <w:commentReference w:id="415"/>
      </w:r>
      <w:commentRangeEnd w:id="416"/>
      <w:r w:rsidR="00366835">
        <w:rPr>
          <w:rStyle w:val="CommentReference"/>
          <w:rFonts w:ascii="Times" w:hAnsi="Times"/>
          <w:noProof w:val="0"/>
        </w:rPr>
        <w:commentReference w:id="416"/>
      </w:r>
    </w:p>
    <w:p w14:paraId="139CB9C8" w14:textId="6148CE45" w:rsidR="00FA2706" w:rsidDel="00DF359F" w:rsidRDefault="00FA2706" w:rsidP="00566F04">
      <w:pPr>
        <w:pStyle w:val="Code"/>
        <w:rPr>
          <w:del w:id="417" w:author="Brian Wortman" w:date="2014-06-16T20:19:00Z"/>
        </w:rPr>
      </w:pPr>
    </w:p>
    <w:p w14:paraId="7E8FE540" w14:textId="77777777" w:rsidR="00FA2706" w:rsidRDefault="00FA2706" w:rsidP="009732B5">
      <w:pPr>
        <w:pStyle w:val="BodyText"/>
      </w:pPr>
      <w:r>
        <w:t>Our modified version is different in some subtle ways. First, the significant changes that we made:</w:t>
      </w:r>
    </w:p>
    <w:p w14:paraId="715ABFE8" w14:textId="77777777" w:rsidR="00FA2706" w:rsidRDefault="00FA2706" w:rsidP="00566F04">
      <w:pPr>
        <w:pStyle w:val="Bullet"/>
      </w:pPr>
      <w:r>
        <w:t xml:space="preserve">We modified the </w:t>
      </w:r>
      <w:r w:rsidRPr="003F2AEF">
        <w:rPr>
          <w:rStyle w:val="CodeInline"/>
        </w:rPr>
        <w:t>Start</w:t>
      </w:r>
      <w:r>
        <w:t xml:space="preserve"> method to register our dependency resolver with the Web API configuration. In doing so, we have directed the framework to </w:t>
      </w:r>
      <w:r w:rsidRPr="007E5535">
        <w:t xml:space="preserve">hit </w:t>
      </w:r>
      <w:r>
        <w:t>our</w:t>
      </w:r>
      <w:r w:rsidRPr="007E5535">
        <w:t xml:space="preserve"> configured </w:t>
      </w:r>
      <w:proofErr w:type="spellStart"/>
      <w:r w:rsidRPr="007E5535">
        <w:t>Ninject</w:t>
      </w:r>
      <w:proofErr w:type="spellEnd"/>
      <w:r w:rsidRPr="007E5535">
        <w:t xml:space="preserve"> container</w:t>
      </w:r>
      <w:r w:rsidR="00CD7080" w:rsidRPr="007E5535">
        <w:fldChar w:fldCharType="begin"/>
      </w:r>
      <w:r w:rsidRPr="007E5535">
        <w:instrText xml:space="preserve"> XE "Controller dependencies:IDependencyResolver:Ninject container" </w:instrText>
      </w:r>
      <w:r w:rsidR="00CD7080" w:rsidRPr="007E5535">
        <w:fldChar w:fldCharType="end"/>
      </w:r>
      <w:r w:rsidRPr="007E5535">
        <w:t xml:space="preserve"> instance to resolve any dependencies </w:t>
      </w:r>
      <w:r>
        <w:t xml:space="preserve">that are </w:t>
      </w:r>
      <w:r w:rsidRPr="007E5535">
        <w:t>needed</w:t>
      </w:r>
      <w:r>
        <w:t>.</w:t>
      </w:r>
    </w:p>
    <w:p w14:paraId="41812AA1" w14:textId="77777777" w:rsidR="00FA2706" w:rsidRDefault="00FA2706" w:rsidP="00566F04">
      <w:pPr>
        <w:pStyle w:val="Bullet"/>
      </w:pPr>
      <w:r>
        <w:t xml:space="preserve">We modified the </w:t>
      </w:r>
      <w:proofErr w:type="spellStart"/>
      <w:r w:rsidRPr="003F2AEF">
        <w:rPr>
          <w:rStyle w:val="CodeInline"/>
        </w:rPr>
        <w:t>RegisterServices</w:t>
      </w:r>
      <w:proofErr w:type="spellEnd"/>
      <w:r>
        <w:t xml:space="preserve"> method to configure the container bindings using the </w:t>
      </w:r>
      <w:proofErr w:type="spellStart"/>
      <w:r w:rsidRPr="003F2AEF">
        <w:rPr>
          <w:rStyle w:val="CodeInline"/>
        </w:rPr>
        <w:t>NinjectConfigurator</w:t>
      </w:r>
      <w:proofErr w:type="spellEnd"/>
      <w:r>
        <w:t xml:space="preserve"> class. So now we've finally answered the question about </w:t>
      </w:r>
      <w:r w:rsidRPr="007E5535">
        <w:t xml:space="preserve">what calls </w:t>
      </w:r>
      <w:r>
        <w:t xml:space="preserve">the </w:t>
      </w:r>
      <w:r w:rsidRPr="003F2AEF">
        <w:rPr>
          <w:rStyle w:val="CodeInline"/>
        </w:rPr>
        <w:t>Configure</w:t>
      </w:r>
      <w:r>
        <w:t xml:space="preserve"> method: </w:t>
      </w:r>
      <w:proofErr w:type="spellStart"/>
      <w:r w:rsidRPr="00DC77E1">
        <w:rPr>
          <w:rStyle w:val="CodeInline"/>
        </w:rPr>
        <w:t>NinjectWebCommon.RegisterServices</w:t>
      </w:r>
      <w:proofErr w:type="spellEnd"/>
      <w:r>
        <w:t xml:space="preserve"> does!</w:t>
      </w:r>
    </w:p>
    <w:p w14:paraId="134D4C5D" w14:textId="77777777" w:rsidR="00FA2706" w:rsidRPr="00E368BC" w:rsidRDefault="00FA2706" w:rsidP="00DF359F">
      <w:pPr>
        <w:pStyle w:val="BodyTextCont"/>
        <w:pPrChange w:id="418" w:author="Brian Wortman" w:date="2014-06-16T20:19:00Z">
          <w:pPr>
            <w:pStyle w:val="BodyText"/>
          </w:pPr>
        </w:pPrChange>
      </w:pPr>
      <w:r w:rsidRPr="00E368BC">
        <w:t xml:space="preserve">It's important to note that </w:t>
      </w:r>
      <w:r>
        <w:t xml:space="preserve">registration of </w:t>
      </w:r>
      <w:r w:rsidRPr="00E368BC">
        <w:t xml:space="preserve">our dependency resolver with Web API </w:t>
      </w:r>
      <w:r>
        <w:t xml:space="preserve">and configuration of container bindings by the </w:t>
      </w:r>
      <w:proofErr w:type="spellStart"/>
      <w:r w:rsidRPr="00E368BC">
        <w:rPr>
          <w:rStyle w:val="CodeInline"/>
        </w:rPr>
        <w:t>NinjectConfigurator.Configure</w:t>
      </w:r>
      <w:proofErr w:type="spellEnd"/>
      <w:r w:rsidRPr="00E368BC">
        <w:t xml:space="preserve"> method </w:t>
      </w:r>
      <w:r>
        <w:t xml:space="preserve">are both </w:t>
      </w:r>
      <w:r w:rsidRPr="00E368BC">
        <w:t xml:space="preserve">called </w:t>
      </w:r>
      <w:r>
        <w:t xml:space="preserve">(the former directly, the </w:t>
      </w:r>
      <w:r>
        <w:lastRenderedPageBreak/>
        <w:t xml:space="preserve">latter indirectly) </w:t>
      </w:r>
      <w:r w:rsidRPr="00E368BC">
        <w:t xml:space="preserve">from the </w:t>
      </w:r>
      <w:r>
        <w:rPr>
          <w:rStyle w:val="CodeInline"/>
        </w:rPr>
        <w:t>Start</w:t>
      </w:r>
      <w:r w:rsidRPr="00E368BC">
        <w:t xml:space="preserve"> method, which is called during application start-up. In this way, all of </w:t>
      </w:r>
      <w:r>
        <w:t xml:space="preserve">this setup is completed </w:t>
      </w:r>
      <w:r w:rsidRPr="00E368BC">
        <w:t>before</w:t>
      </w:r>
      <w:r>
        <w:t xml:space="preserve"> the application accepts and processes any HTTP requests, and thus before</w:t>
      </w:r>
      <w:r w:rsidRPr="00E368BC">
        <w:t xml:space="preserve"> any of the controller</w:t>
      </w:r>
      <w:r>
        <w:t xml:space="preserve">s - which rely on dependencies being injected into them - </w:t>
      </w:r>
      <w:r w:rsidRPr="00E368BC">
        <w:t xml:space="preserve">are ever </w:t>
      </w:r>
      <w:r>
        <w:t>created</w:t>
      </w:r>
      <w:r w:rsidRPr="00E368BC">
        <w:t>.</w:t>
      </w:r>
    </w:p>
    <w:p w14:paraId="17775884" w14:textId="77777777" w:rsidR="00FA2706" w:rsidRDefault="00FA2706" w:rsidP="009732B5">
      <w:pPr>
        <w:pStyle w:val="BodyText"/>
      </w:pPr>
      <w:r>
        <w:t>Now, for completeness, here are the insignificant changes that we made:</w:t>
      </w:r>
    </w:p>
    <w:p w14:paraId="588B736D" w14:textId="77777777" w:rsidR="00FA2706" w:rsidRPr="00A33556" w:rsidRDefault="00FA2706" w:rsidP="00566F04">
      <w:pPr>
        <w:pStyle w:val="Bullet"/>
      </w:pPr>
      <w:r w:rsidRPr="00A33556">
        <w:t>We removed the comments. Nothing against comments, we're just pressed for space!</w:t>
      </w:r>
    </w:p>
    <w:p w14:paraId="78D814A1" w14:textId="77777777" w:rsidR="00FA2706" w:rsidRPr="00A33556" w:rsidRDefault="00FA2706" w:rsidP="00566F04">
      <w:pPr>
        <w:pStyle w:val="Bullet"/>
      </w:pPr>
      <w:r w:rsidRPr="00A33556">
        <w:t xml:space="preserve">We changed the namespace to </w:t>
      </w:r>
      <w:r w:rsidRPr="003F2AEF">
        <w:rPr>
          <w:rStyle w:val="CodeInline"/>
        </w:rPr>
        <w:t>WebApi2Book.Web.Api</w:t>
      </w:r>
      <w:r w:rsidRPr="00A33556">
        <w:t xml:space="preserve">. It's common practice to use this namespace for files in the </w:t>
      </w:r>
      <w:proofErr w:type="spellStart"/>
      <w:r w:rsidRPr="003F2AEF">
        <w:rPr>
          <w:rStyle w:val="CodeInline"/>
        </w:rPr>
        <w:t>App_Start</w:t>
      </w:r>
      <w:proofErr w:type="spellEnd"/>
      <w:r w:rsidRPr="00A33556">
        <w:t xml:space="preserve"> folder. Case in point: look at the namespace of the </w:t>
      </w:r>
      <w:proofErr w:type="spellStart"/>
      <w:r w:rsidRPr="003F2AEF">
        <w:rPr>
          <w:rStyle w:val="CodeInline"/>
        </w:rPr>
        <w:t>WebApiConfig</w:t>
      </w:r>
      <w:proofErr w:type="spellEnd"/>
      <w:r w:rsidRPr="00A33556">
        <w:t xml:space="preserve"> class that Visual Studio automatically added to the </w:t>
      </w:r>
      <w:r w:rsidRPr="003F2AEF">
        <w:rPr>
          <w:rStyle w:val="CodeInline"/>
        </w:rPr>
        <w:t xml:space="preserve">WebApi2Book.Web.Api </w:t>
      </w:r>
      <w:r w:rsidRPr="00A33556">
        <w:t>project.</w:t>
      </w:r>
    </w:p>
    <w:p w14:paraId="149C643E" w14:textId="77777777" w:rsidR="00FA2706" w:rsidRPr="00A33556" w:rsidRDefault="00FA2706" w:rsidP="00566F04">
      <w:pPr>
        <w:pStyle w:val="Bullet"/>
      </w:pPr>
      <w:r w:rsidRPr="00A33556">
        <w:t xml:space="preserve">We moved the </w:t>
      </w:r>
      <w:r w:rsidRPr="00A33556">
        <w:rPr>
          <w:rStyle w:val="CodeInline"/>
        </w:rPr>
        <w:t>using</w:t>
      </w:r>
      <w:r w:rsidRPr="00A33556">
        <w:t xml:space="preserve"> </w:t>
      </w:r>
      <w:del w:id="419" w:author="Brian Wortman" w:date="2014-06-16T19:11:00Z">
        <w:r w:rsidRPr="00A33556" w:rsidDel="00366835">
          <w:delText xml:space="preserve">statements </w:delText>
        </w:r>
      </w:del>
      <w:ins w:id="420" w:author="Brian Wortman" w:date="2014-06-16T19:11:00Z">
        <w:r w:rsidR="00366835">
          <w:t>directives</w:t>
        </w:r>
        <w:r w:rsidR="00366835" w:rsidRPr="00A33556">
          <w:t xml:space="preserve"> </w:t>
        </w:r>
      </w:ins>
      <w:r w:rsidRPr="00A33556">
        <w:t xml:space="preserve">outside of the namespace. No particular reason, other than the fact that this is how </w:t>
      </w:r>
      <w:proofErr w:type="spellStart"/>
      <w:r w:rsidRPr="00A33556">
        <w:t>ReSharper</w:t>
      </w:r>
      <w:proofErr w:type="spellEnd"/>
      <w:r w:rsidRPr="00A33556">
        <w:t xml:space="preserve"> is configured by default.</w:t>
      </w:r>
    </w:p>
    <w:p w14:paraId="4EBE6CD3" w14:textId="77777777" w:rsidR="00FA2706" w:rsidRDefault="00FA2706" w:rsidP="00DF359F">
      <w:pPr>
        <w:pStyle w:val="BodyTextCont"/>
        <w:pPrChange w:id="421" w:author="Brian Wortman" w:date="2014-06-16T20:19:00Z">
          <w:pPr>
            <w:pStyle w:val="BodyText"/>
          </w:pPr>
        </w:pPrChange>
      </w:pPr>
      <w:r w:rsidRPr="00130755">
        <w:t xml:space="preserve">As </w:t>
      </w:r>
      <w:r>
        <w:t xml:space="preserve">we </w:t>
      </w:r>
      <w:r w:rsidRPr="00130755">
        <w:t>build the task</w:t>
      </w:r>
      <w:r>
        <w:t>-</w:t>
      </w:r>
      <w:r w:rsidRPr="00130755">
        <w:t>management service</w:t>
      </w:r>
      <w:r>
        <w:t xml:space="preserve"> we </w:t>
      </w:r>
      <w:r w:rsidRPr="00130755">
        <w:t xml:space="preserve">will find </w:t>
      </w:r>
      <w:r>
        <w:t xml:space="preserve">ourselves </w:t>
      </w:r>
      <w:r w:rsidRPr="00130755">
        <w:t>coming back to th</w:t>
      </w:r>
      <w:r>
        <w:t>e</w:t>
      </w:r>
      <w:r w:rsidRPr="00130755">
        <w:t xml:space="preserve"> </w:t>
      </w:r>
      <w:proofErr w:type="spellStart"/>
      <w:r w:rsidRPr="00130755">
        <w:rPr>
          <w:rStyle w:val="CodeInline"/>
        </w:rPr>
        <w:t>NinjectConfigurator</w:t>
      </w:r>
      <w:proofErr w:type="spellEnd"/>
      <w:r w:rsidRPr="00130755">
        <w:t xml:space="preserve"> </w:t>
      </w:r>
      <w:r>
        <w:t>fairly often</w:t>
      </w:r>
      <w:r w:rsidRPr="00130755">
        <w:t>. This is because the classes use</w:t>
      </w:r>
      <w:r>
        <w:t>d</w:t>
      </w:r>
      <w:r w:rsidRPr="00130755">
        <w:t xml:space="preserve"> for various behaviors will continue to change as the application evolves. Simply put, these mappings are not etched in stone, and you should expect to </w:t>
      </w:r>
      <w:r>
        <w:t>modify</w:t>
      </w:r>
      <w:r w:rsidRPr="00130755">
        <w:t xml:space="preserve"> </w:t>
      </w:r>
      <w:r>
        <w:t>this class</w:t>
      </w:r>
      <w:r w:rsidRPr="00130755">
        <w:t xml:space="preserve"> as time goes on.</w:t>
      </w:r>
    </w:p>
    <w:p w14:paraId="7A61AD5F" w14:textId="77777777" w:rsidR="00FA2706" w:rsidRPr="00130755" w:rsidRDefault="00FA2706">
      <w:pPr>
        <w:pStyle w:val="Heading1"/>
      </w:pPr>
      <w:bookmarkStart w:id="422" w:name="_Toc390713979"/>
      <w:proofErr w:type="spellStart"/>
      <w:r w:rsidRPr="00130755">
        <w:t>NHibernate</w:t>
      </w:r>
      <w:proofErr w:type="spellEnd"/>
      <w:r w:rsidRPr="00130755">
        <w:t xml:space="preserve"> Configuration and Mappings</w:t>
      </w:r>
      <w:bookmarkEnd w:id="422"/>
    </w:p>
    <w:p w14:paraId="104503BC" w14:textId="77777777" w:rsidR="00FA2706" w:rsidRDefault="00FA2706" w:rsidP="00566F04">
      <w:pPr>
        <w:pStyle w:val="BodyTextFirst"/>
      </w:pPr>
      <w:r>
        <w:t xml:space="preserve">We now </w:t>
      </w:r>
      <w:r w:rsidRPr="00130755">
        <w:t xml:space="preserve">turn </w:t>
      </w:r>
      <w:r>
        <w:t>our</w:t>
      </w:r>
      <w:r w:rsidRPr="00130755">
        <w:t xml:space="preserve"> attention to configuring </w:t>
      </w:r>
      <w:proofErr w:type="spellStart"/>
      <w:r w:rsidRPr="00130755">
        <w:t>NHibernate</w:t>
      </w:r>
      <w:proofErr w:type="spellEnd"/>
      <w:r w:rsidRPr="00130755">
        <w:t xml:space="preserve"> to work </w:t>
      </w:r>
      <w:r>
        <w:t>with</w:t>
      </w:r>
      <w:r w:rsidRPr="00130755">
        <w:t xml:space="preserve"> the database and with the domain model</w:t>
      </w:r>
      <w:r>
        <w:t>, or "entity",</w:t>
      </w:r>
      <w:r w:rsidRPr="00130755">
        <w:t xml:space="preserve"> classes. </w:t>
      </w:r>
      <w:r>
        <w:t>We</w:t>
      </w:r>
      <w:r w:rsidRPr="00130755">
        <w:t xml:space="preserve">’ll be using the Fluent </w:t>
      </w:r>
      <w:proofErr w:type="spellStart"/>
      <w:r w:rsidRPr="00130755">
        <w:t>NHibernate</w:t>
      </w:r>
      <w:proofErr w:type="spellEnd"/>
      <w:r>
        <w:t xml:space="preserve"> </w:t>
      </w:r>
      <w:proofErr w:type="spellStart"/>
      <w:r>
        <w:t>NuGet</w:t>
      </w:r>
      <w:proofErr w:type="spellEnd"/>
      <w:r w:rsidRPr="00130755">
        <w:t xml:space="preserve"> library</w:t>
      </w:r>
      <w:r>
        <w:t xml:space="preserve"> that we installed in Chapter 4</w:t>
      </w:r>
      <w:r w:rsidRPr="00130755">
        <w:t xml:space="preserve"> for </w:t>
      </w:r>
      <w:r>
        <w:t>this</w:t>
      </w:r>
      <w:r w:rsidRPr="00130755">
        <w:t>.</w:t>
      </w:r>
    </w:p>
    <w:p w14:paraId="42ACFE44" w14:textId="77777777" w:rsidR="00FA2706" w:rsidRPr="00130755" w:rsidRDefault="00FA2706" w:rsidP="00DF359F">
      <w:pPr>
        <w:pStyle w:val="BodyTextCont"/>
        <w:pPrChange w:id="423" w:author="Brian Wortman" w:date="2014-06-16T20:19:00Z">
          <w:pPr>
            <w:pStyle w:val="BodyText"/>
          </w:pPr>
        </w:pPrChange>
      </w:pPr>
      <w:r>
        <w:t>To reiterate what we first mentioned in the previous chapter, we will continue to refer to the domain model classes as "entities" to more easily distinguish between the persistent domain model types (i.e., the entities) and the service model types.</w:t>
      </w:r>
    </w:p>
    <w:p w14:paraId="01A34EAC" w14:textId="77777777" w:rsidR="00FA2706" w:rsidRPr="00130755" w:rsidRDefault="00FA2706" w:rsidP="00566F04">
      <w:pPr>
        <w:pStyle w:val="Heading2"/>
      </w:pPr>
      <w:bookmarkStart w:id="424" w:name="_Toc390713980"/>
      <w:r w:rsidRPr="00130755">
        <w:t>Database Configuration</w:t>
      </w:r>
      <w:r>
        <w:t xml:space="preserve"> - Overview</w:t>
      </w:r>
      <w:bookmarkEnd w:id="424"/>
    </w:p>
    <w:p w14:paraId="710DD966" w14:textId="77777777" w:rsidR="00FA2706" w:rsidRPr="00130755" w:rsidRDefault="00FA2706" w:rsidP="00566F04">
      <w:pPr>
        <w:pStyle w:val="BodyTextFirst"/>
      </w:pPr>
      <w:r w:rsidRPr="00130755">
        <w:t xml:space="preserve">As with any approach to data access, at some point the underlying framework </w:t>
      </w:r>
      <w:r>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t>we</w:t>
      </w:r>
      <w:r w:rsidRPr="00130755">
        <w:t xml:space="preserve"> must also tell it which provider </w:t>
      </w:r>
      <w:r>
        <w:t>we</w:t>
      </w:r>
      <w:r w:rsidRPr="00130755">
        <w:t>’re using</w:t>
      </w:r>
      <w:r>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dynamically generating the DML (Data Manipulation Language)</w:t>
      </w:r>
      <w:r>
        <w:t xml:space="preserve"> it needs to interact with the database - i.e., SELECT, INSERT, UPDATE, and DELETE statements</w:t>
      </w:r>
      <w:r w:rsidRPr="00130755">
        <w:t>.</w:t>
      </w:r>
      <w:r w:rsidR="00CD7080" w:rsidRPr="00130755">
        <w:fldChar w:fldCharType="begin"/>
      </w:r>
      <w:r w:rsidRPr="00130755">
        <w:instrText xml:space="preserve"> XE "Data Manipulation Language (DML)" </w:instrText>
      </w:r>
      <w:r w:rsidR="00CD7080" w:rsidRPr="00130755">
        <w:fldChar w:fldCharType="end"/>
      </w:r>
      <w:r w:rsidRPr="00130755">
        <w:t xml:space="preserve"> For example, creating a </w:t>
      </w:r>
      <w:r w:rsidRPr="00130755">
        <w:rPr>
          <w:rStyle w:val="CodeInline"/>
        </w:rPr>
        <w:t>SELECT</w:t>
      </w:r>
      <w:r w:rsidRPr="00130755">
        <w:t xml:space="preserve"> statement</w:t>
      </w:r>
      <w:r w:rsidR="00CD7080"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00CD7080"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00CD7080" w:rsidRPr="00130755">
        <w:fldChar w:fldCharType="begin"/>
      </w:r>
      <w:r w:rsidRPr="00130755">
        <w:instrText xml:space="preserve"> XE "NHibernate configuration and mappings:database configuration:ORM" </w:instrText>
      </w:r>
      <w:r w:rsidR="00CD7080" w:rsidRPr="00130755">
        <w:fldChar w:fldCharType="end"/>
      </w:r>
      <w:r w:rsidRPr="00130755">
        <w:t>)</w:t>
      </w:r>
      <w:r w:rsidR="00CD7080" w:rsidRPr="00130755">
        <w:fldChar w:fldCharType="begin"/>
      </w:r>
      <w:r w:rsidRPr="00130755">
        <w:instrText xml:space="preserve"> XE "Object Relational Mapper (ORM)" </w:instrText>
      </w:r>
      <w:r w:rsidR="00CD7080" w:rsidRPr="00130755">
        <w:fldChar w:fldCharType="end"/>
      </w:r>
      <w:r w:rsidRPr="00130755">
        <w:t xml:space="preserve"> like </w:t>
      </w:r>
      <w:proofErr w:type="spellStart"/>
      <w:r w:rsidRPr="00130755">
        <w:t>NHibernate</w:t>
      </w:r>
      <w:proofErr w:type="spellEnd"/>
      <w:r w:rsidRPr="00130755">
        <w:t xml:space="preserve"> is that </w:t>
      </w:r>
      <w:r>
        <w:t xml:space="preserve">one </w:t>
      </w:r>
      <w:r w:rsidRPr="00130755">
        <w:t>can</w:t>
      </w:r>
      <w:r>
        <w:t>, i</w:t>
      </w:r>
      <w:r w:rsidRPr="00130755">
        <w:t>n theory</w:t>
      </w:r>
      <w:r>
        <w:t xml:space="preserve">, </w:t>
      </w:r>
      <w:r w:rsidRPr="00130755">
        <w:t xml:space="preserve">change database providers without having to change anything about </w:t>
      </w:r>
      <w:r>
        <w:t xml:space="preserve">the </w:t>
      </w:r>
      <w:r w:rsidRPr="00130755">
        <w:t>domain model or any code that uses it.</w:t>
      </w:r>
      <w:r>
        <w:t xml:space="preserve"> One </w:t>
      </w:r>
      <w:r w:rsidRPr="00130755">
        <w:t>would</w:t>
      </w:r>
      <w:r>
        <w:t xml:space="preserve"> most likely </w:t>
      </w:r>
      <w:r w:rsidRPr="00130755">
        <w:t xml:space="preserve">need to update the </w:t>
      </w:r>
      <w:proofErr w:type="spellStart"/>
      <w:r w:rsidRPr="00130755">
        <w:t>NHibernate</w:t>
      </w:r>
      <w:proofErr w:type="spellEnd"/>
      <w:r w:rsidRPr="00130755">
        <w:t xml:space="preserve"> configuration and mapping definitions</w:t>
      </w:r>
      <w:r>
        <w:t>, however</w:t>
      </w:r>
      <w:r w:rsidRPr="00130755">
        <w:t xml:space="preserve">. It is for this reason that </w:t>
      </w:r>
      <w:r>
        <w:t>we have split the</w:t>
      </w:r>
      <w:r w:rsidRPr="00130755">
        <w:t xml:space="preserve"> data layer into two </w:t>
      </w:r>
      <w:r>
        <w:t xml:space="preserve">separate </w:t>
      </w:r>
      <w:r w:rsidRPr="00130755">
        <w:t>projects</w:t>
      </w:r>
      <w:r w:rsidR="00CD7080" w:rsidRPr="00130755">
        <w:fldChar w:fldCharType="begin"/>
      </w:r>
      <w:r w:rsidRPr="00130755">
        <w:instrText xml:space="preserve"> XE "NHibernate configuration and mappings:database configuration:Visual Studio" </w:instrText>
      </w:r>
      <w:r w:rsidR="00CD7080" w:rsidRPr="00130755">
        <w:fldChar w:fldCharType="end"/>
      </w:r>
      <w:r w:rsidRPr="00130755">
        <w:t>:</w:t>
      </w:r>
    </w:p>
    <w:p w14:paraId="3B5A11BF" w14:textId="77777777" w:rsidR="00FA2706" w:rsidRPr="00130755" w:rsidRDefault="00FA2706" w:rsidP="00566F04">
      <w:pPr>
        <w:pStyle w:val="Bullet"/>
      </w:pPr>
      <w:r w:rsidRPr="00130755">
        <w:t xml:space="preserve">The </w:t>
      </w:r>
      <w:r>
        <w:rPr>
          <w:rStyle w:val="CodeInline"/>
        </w:rPr>
        <w:t>WebApi2Book.D</w:t>
      </w:r>
      <w:r w:rsidRPr="00130755">
        <w:rPr>
          <w:rStyle w:val="CodeInline"/>
        </w:rPr>
        <w:t>ata</w:t>
      </w:r>
      <w:r w:rsidRPr="00130755">
        <w:t xml:space="preserve"> project</w:t>
      </w:r>
      <w:r>
        <w:t>, which</w:t>
      </w:r>
      <w:r w:rsidRPr="00130755">
        <w:t xml:space="preserve"> includes the entire domain model</w:t>
      </w:r>
      <w:r>
        <w:t>;</w:t>
      </w:r>
      <w:r w:rsidR="00CD7080" w:rsidRPr="00130755">
        <w:fldChar w:fldCharType="begin"/>
      </w:r>
      <w:r w:rsidRPr="00130755">
        <w:instrText xml:space="preserve"> XE "NHibernate configuration and mappings:database configuration:domain model" </w:instrText>
      </w:r>
      <w:r w:rsidR="00CD7080"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code </w:t>
      </w:r>
      <w:r w:rsidRPr="00130755">
        <w:t xml:space="preserve">is dependent on a specific database provider; that is, the </w:t>
      </w:r>
      <w:r>
        <w:t xml:space="preserve">entities </w:t>
      </w:r>
      <w:r w:rsidRPr="00130755">
        <w:t>will be the same whether you’re working with SQL Server or Oracle.</w:t>
      </w:r>
    </w:p>
    <w:p w14:paraId="09679CCA" w14:textId="77777777" w:rsidR="00FA2706" w:rsidRPr="00130755" w:rsidRDefault="00FA270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Pr>
        <w:t>project, which</w:t>
      </w:r>
      <w:r>
        <w:rPr>
          <w:rStyle w:val="CodeInline"/>
        </w:rPr>
        <w:t xml:space="preserve"> </w:t>
      </w:r>
      <w:r w:rsidRPr="00130755">
        <w:t>contain</w:t>
      </w:r>
      <w:r>
        <w:t>s</w:t>
      </w:r>
      <w:r w:rsidRPr="00130755">
        <w:t xml:space="preserve"> the </w:t>
      </w:r>
      <w:proofErr w:type="spellStart"/>
      <w:r w:rsidRPr="00130755">
        <w:t>NHibernate</w:t>
      </w:r>
      <w:proofErr w:type="spellEnd"/>
      <w:r w:rsidRPr="00130755">
        <w:t xml:space="preserve"> mapping definitions. </w:t>
      </w:r>
      <w:r>
        <w:t>T</w:t>
      </w:r>
      <w:r w:rsidRPr="00130755">
        <w:t xml:space="preserve">hese </w:t>
      </w:r>
      <w:r>
        <w:t xml:space="preserve">could possibly </w:t>
      </w:r>
      <w:r w:rsidRPr="00130755">
        <w:t>change when swapping out database providers.</w:t>
      </w:r>
    </w:p>
    <w:p w14:paraId="66F6A109" w14:textId="77777777" w:rsidR="00FA2706" w:rsidRPr="00130755" w:rsidRDefault="00FA2706" w:rsidP="00DF359F">
      <w:pPr>
        <w:pStyle w:val="BodyTextCont"/>
        <w:pPrChange w:id="425" w:author="Brian Wortman" w:date="2014-06-16T20:19:00Z">
          <w:pPr>
            <w:pStyle w:val="BodyText"/>
          </w:pPr>
        </w:pPrChange>
      </w:pPr>
      <w:r>
        <w:lastRenderedPageBreak/>
        <w:t xml:space="preserve">Actually wiring-in the </w:t>
      </w:r>
      <w:r w:rsidRPr="00130755">
        <w:t xml:space="preserve">database configuration </w:t>
      </w:r>
      <w:r>
        <w:t xml:space="preserve">with the ASP.NET Web API framework requires </w:t>
      </w:r>
      <w:r w:rsidRPr="00130755">
        <w:t>a small bit of code located in the application’s start-up logic</w:t>
      </w:r>
      <w:r>
        <w:t xml:space="preserve">, along with some supporting classes (that are easy to isolate) and some </w:t>
      </w:r>
      <w:proofErr w:type="spellStart"/>
      <w:r>
        <w:t>config</w:t>
      </w:r>
      <w:proofErr w:type="spellEnd"/>
      <w:r>
        <w:t xml:space="preserve"> file-based configuration</w:t>
      </w:r>
      <w:r w:rsidRPr="00130755">
        <w:t>. That means decid</w:t>
      </w:r>
      <w:r>
        <w:t>ing</w:t>
      </w:r>
      <w:r w:rsidRPr="00130755">
        <w:t xml:space="preserve"> to switch from SQL Server to Oracle</w:t>
      </w:r>
      <w:r>
        <w:t>, for example, can be accomplished relatively noninvasively</w:t>
      </w:r>
      <w:r w:rsidRPr="00130755">
        <w:t>.</w:t>
      </w:r>
    </w:p>
    <w:p w14:paraId="1E8CC431" w14:textId="77777777" w:rsidR="00FA2706" w:rsidRDefault="00FA2706" w:rsidP="00DF359F">
      <w:pPr>
        <w:pStyle w:val="BodyTextCont"/>
        <w:pPrChange w:id="426" w:author="Brian Wortman" w:date="2014-06-16T20:20:00Z">
          <w:pPr>
            <w:pStyle w:val="BodyText"/>
          </w:pPr>
        </w:pPrChange>
      </w:pPr>
      <w:r>
        <w:t>So l</w:t>
      </w:r>
      <w:r w:rsidRPr="00130755">
        <w:t>et</w:t>
      </w:r>
      <w:r>
        <w:t>'</w:t>
      </w:r>
      <w:r w:rsidRPr="00130755">
        <w:t xml:space="preserve">s </w:t>
      </w:r>
      <w:r>
        <w:t xml:space="preserve">begin database </w:t>
      </w:r>
      <w:r w:rsidRPr="00130755">
        <w:t>configuration for the task</w:t>
      </w:r>
      <w:r>
        <w:t>-</w:t>
      </w:r>
      <w:r w:rsidRPr="00130755">
        <w:t xml:space="preserve">management service. </w:t>
      </w:r>
      <w:r>
        <w:t>You'll notice that although the wire-in itself doesn't require many lines of code, it does involve many related "moving parts". So let's go through this carefully!</w:t>
      </w:r>
    </w:p>
    <w:p w14:paraId="194F5130" w14:textId="77777777" w:rsidR="00FA2706" w:rsidRDefault="00FA2706" w:rsidP="00566F04">
      <w:pPr>
        <w:pStyle w:val="Heading2"/>
      </w:pPr>
      <w:bookmarkStart w:id="427" w:name="_Toc390713981"/>
      <w:r>
        <w:t>Adding Concurrency Support to Entities</w:t>
      </w:r>
      <w:bookmarkEnd w:id="427"/>
    </w:p>
    <w:p w14:paraId="12EA598F" w14:textId="77777777" w:rsidR="00FA2706" w:rsidRDefault="00FA2706" w:rsidP="00566F04">
      <w:pPr>
        <w:pStyle w:val="BodyTextFirst"/>
      </w:pPr>
      <w:r>
        <w:t xml:space="preserve">The first thing we'll do is add concurrency support to the entities that we introduced back in Chapter 4. Start this off by adding a new interface to the </w:t>
      </w:r>
      <w:r w:rsidRPr="003F2AEF">
        <w:rPr>
          <w:rStyle w:val="CodeInline"/>
        </w:rPr>
        <w:t>WebApi2Book.Data.Entities</w:t>
      </w:r>
      <w:r>
        <w:t xml:space="preserve"> namespace:</w:t>
      </w:r>
    </w:p>
    <w:p w14:paraId="437A827D" w14:textId="77777777" w:rsidR="00FA2706" w:rsidRDefault="00FA2706" w:rsidP="00566F04">
      <w:pPr>
        <w:pStyle w:val="CodeCaption"/>
      </w:pPr>
      <w:r>
        <w:t>IVersionedEntity Interface</w:t>
      </w:r>
    </w:p>
    <w:p w14:paraId="4DECD073" w14:textId="77777777" w:rsidR="00FA2706" w:rsidRPr="0049001D" w:rsidRDefault="00FA2706" w:rsidP="00566F04">
      <w:pPr>
        <w:pStyle w:val="Code"/>
      </w:pPr>
      <w:r w:rsidRPr="0049001D">
        <w:t>namespace WebApi2Book.Data.Entities</w:t>
      </w:r>
    </w:p>
    <w:p w14:paraId="110599DB" w14:textId="77777777" w:rsidR="00FA2706" w:rsidRPr="0049001D" w:rsidRDefault="00FA2706" w:rsidP="00566F04">
      <w:pPr>
        <w:pStyle w:val="Code"/>
      </w:pPr>
      <w:r w:rsidRPr="0049001D">
        <w:t>{</w:t>
      </w:r>
    </w:p>
    <w:p w14:paraId="1EEC2460" w14:textId="77777777" w:rsidR="00FA2706" w:rsidRPr="0049001D" w:rsidRDefault="00FA2706" w:rsidP="00566F04">
      <w:pPr>
        <w:pStyle w:val="Code"/>
      </w:pPr>
      <w:r w:rsidRPr="0049001D">
        <w:t xml:space="preserve">    public interface IVersionedEntity</w:t>
      </w:r>
    </w:p>
    <w:p w14:paraId="643C4B18" w14:textId="77777777" w:rsidR="00FA2706" w:rsidRPr="0049001D" w:rsidRDefault="00FA2706" w:rsidP="00566F04">
      <w:pPr>
        <w:pStyle w:val="Code"/>
      </w:pPr>
      <w:r w:rsidRPr="0049001D">
        <w:t xml:space="preserve">    {</w:t>
      </w:r>
    </w:p>
    <w:p w14:paraId="7819B7D9" w14:textId="77777777" w:rsidR="00FA2706" w:rsidRPr="0049001D" w:rsidRDefault="00FA2706" w:rsidP="00566F04">
      <w:pPr>
        <w:pStyle w:val="Code"/>
      </w:pPr>
      <w:r w:rsidRPr="0049001D">
        <w:t xml:space="preserve">        byte[] Version { get; set; }</w:t>
      </w:r>
    </w:p>
    <w:p w14:paraId="0DAF01C3" w14:textId="77777777" w:rsidR="00FA2706" w:rsidRPr="0049001D" w:rsidRDefault="00FA2706" w:rsidP="00566F04">
      <w:pPr>
        <w:pStyle w:val="Code"/>
      </w:pPr>
      <w:r w:rsidRPr="0049001D">
        <w:t xml:space="preserve">    }</w:t>
      </w:r>
    </w:p>
    <w:p w14:paraId="0DE3481F" w14:textId="77777777" w:rsidR="00FA2706" w:rsidRDefault="00FA2706" w:rsidP="00566F04">
      <w:pPr>
        <w:pStyle w:val="Code"/>
      </w:pPr>
      <w:r w:rsidRPr="0049001D">
        <w:t>}</w:t>
      </w:r>
    </w:p>
    <w:p w14:paraId="63527C2A" w14:textId="77777777" w:rsidR="00FA2706" w:rsidRDefault="00FA2706" w:rsidP="00DF359F">
      <w:pPr>
        <w:pStyle w:val="BodyTextCont"/>
        <w:pPrChange w:id="428" w:author="Brian Wortman" w:date="2014-06-16T20:20:00Z">
          <w:pPr>
            <w:pStyle w:val="BodyText"/>
          </w:pPr>
        </w:pPrChange>
      </w:pPr>
      <w:r>
        <w:t xml:space="preserve">Then, have each of the entity classes implement that interface. This is trivial, because the </w:t>
      </w:r>
      <w:r w:rsidRPr="00DC77E1">
        <w:rPr>
          <w:rStyle w:val="CodeInline"/>
        </w:rPr>
        <w:t>Version</w:t>
      </w:r>
      <w:r>
        <w:t xml:space="preserve"> property is already defined in each entity class (as created in the previous chapter). As an example, the </w:t>
      </w:r>
      <w:r w:rsidRPr="003F2AEF">
        <w:rPr>
          <w:rStyle w:val="CodeInline"/>
        </w:rPr>
        <w:t>Status</w:t>
      </w:r>
      <w:r>
        <w:t xml:space="preserve"> class should now look like this:</w:t>
      </w:r>
    </w:p>
    <w:p w14:paraId="6E724C38" w14:textId="77777777" w:rsidR="00FA2706" w:rsidRPr="009344C3" w:rsidRDefault="00FA2706" w:rsidP="00566F04">
      <w:pPr>
        <w:pStyle w:val="Code"/>
      </w:pPr>
      <w:r w:rsidRPr="009344C3">
        <w:t>namespace WebApi2Book.Data.Entities</w:t>
      </w:r>
    </w:p>
    <w:p w14:paraId="31E2EEF0" w14:textId="77777777" w:rsidR="00FA2706" w:rsidRPr="009344C3" w:rsidRDefault="00FA2706" w:rsidP="00566F04">
      <w:pPr>
        <w:pStyle w:val="Code"/>
      </w:pPr>
      <w:r w:rsidRPr="009344C3">
        <w:t>{</w:t>
      </w:r>
    </w:p>
    <w:p w14:paraId="69F54AEC" w14:textId="77777777" w:rsidR="00FA2706" w:rsidRPr="009344C3" w:rsidRDefault="00FA2706" w:rsidP="00566F04">
      <w:pPr>
        <w:pStyle w:val="Code"/>
      </w:pPr>
      <w:r w:rsidRPr="009344C3">
        <w:t xml:space="preserve">    public class Status : IVersionedEntity</w:t>
      </w:r>
    </w:p>
    <w:p w14:paraId="0248227E" w14:textId="77777777" w:rsidR="00FA2706" w:rsidRPr="009344C3" w:rsidRDefault="00FA2706" w:rsidP="00566F04">
      <w:pPr>
        <w:pStyle w:val="Code"/>
      </w:pPr>
      <w:r w:rsidRPr="009344C3">
        <w:t xml:space="preserve">    {</w:t>
      </w:r>
    </w:p>
    <w:p w14:paraId="245FFEB0" w14:textId="77777777" w:rsidR="00FA2706" w:rsidRPr="009344C3" w:rsidRDefault="00FA2706" w:rsidP="00566F04">
      <w:pPr>
        <w:pStyle w:val="Code"/>
      </w:pPr>
      <w:r w:rsidRPr="009344C3">
        <w:t xml:space="preserve">        public virtual long StatusId { get; set; }</w:t>
      </w:r>
    </w:p>
    <w:p w14:paraId="11BA6149" w14:textId="77777777" w:rsidR="00FA2706" w:rsidRPr="009344C3" w:rsidRDefault="00FA2706" w:rsidP="00566F04">
      <w:pPr>
        <w:pStyle w:val="Code"/>
      </w:pPr>
      <w:r w:rsidRPr="009344C3">
        <w:t xml:space="preserve">        public virtual string Name { get; set; }</w:t>
      </w:r>
    </w:p>
    <w:p w14:paraId="3632F29B" w14:textId="77777777" w:rsidR="00FA2706" w:rsidRPr="009344C3" w:rsidRDefault="00FA2706" w:rsidP="00566F04">
      <w:pPr>
        <w:pStyle w:val="Code"/>
      </w:pPr>
      <w:r w:rsidRPr="009344C3">
        <w:t xml:space="preserve">        public virtual int Ordinal { get; set; }</w:t>
      </w:r>
    </w:p>
    <w:p w14:paraId="5B91E9EA" w14:textId="77777777" w:rsidR="00FA2706" w:rsidRPr="009344C3" w:rsidRDefault="00FA2706" w:rsidP="00566F04">
      <w:pPr>
        <w:pStyle w:val="Code"/>
      </w:pPr>
      <w:r w:rsidRPr="009344C3">
        <w:t xml:space="preserve">        public virtual byte[] Version { get; set; }</w:t>
      </w:r>
    </w:p>
    <w:p w14:paraId="07C7AC66" w14:textId="77777777" w:rsidR="00FA2706" w:rsidRPr="009344C3" w:rsidRDefault="00FA2706" w:rsidP="00566F04">
      <w:pPr>
        <w:pStyle w:val="Code"/>
      </w:pPr>
      <w:r w:rsidRPr="009344C3">
        <w:t xml:space="preserve">    }</w:t>
      </w:r>
    </w:p>
    <w:p w14:paraId="122D783C" w14:textId="77777777" w:rsidR="00FA2706" w:rsidRDefault="00FA2706" w:rsidP="00566F04">
      <w:pPr>
        <w:pStyle w:val="Code"/>
      </w:pPr>
      <w:r w:rsidRPr="009344C3">
        <w:t>}</w:t>
      </w:r>
    </w:p>
    <w:p w14:paraId="756A4B98" w14:textId="77777777" w:rsidR="00FA2706" w:rsidRDefault="00FA2706" w:rsidP="00566F04">
      <w:pPr>
        <w:pStyle w:val="Heading2"/>
      </w:pPr>
      <w:bookmarkStart w:id="429" w:name="_Toc390713982"/>
      <w:r>
        <w:t>Entity Mapping</w:t>
      </w:r>
      <w:bookmarkEnd w:id="429"/>
    </w:p>
    <w:p w14:paraId="09E2F019" w14:textId="77777777" w:rsidR="00FA2706" w:rsidRPr="00130755" w:rsidRDefault="00FA2706" w:rsidP="00566F04">
      <w:pPr>
        <w:pStyle w:val="BodyTextFirst"/>
      </w:pPr>
      <w:r w:rsidRPr="00130755">
        <w:t xml:space="preserve">Next, </w:t>
      </w:r>
      <w:r>
        <w:t>we</w:t>
      </w:r>
      <w:r w:rsidRPr="00130755">
        <w:t xml:space="preserve"> need to provide all of the code that will map between the </w:t>
      </w:r>
      <w:r>
        <w:t xml:space="preserve">entities </w:t>
      </w:r>
      <w:r w:rsidRPr="00130755">
        <w:t>and the database’s tables and columns. Depending on the database model you’re trying to map</w:t>
      </w:r>
      <w:r>
        <w:t xml:space="preserve">, </w:t>
      </w:r>
      <w:r w:rsidRPr="00130755">
        <w:t xml:space="preserve">and depending on </w:t>
      </w:r>
      <w:r>
        <w:t xml:space="preserve">how </w:t>
      </w:r>
      <w:r w:rsidRPr="00130755">
        <w:t xml:space="preserve">much you are trying to abstract away the </w:t>
      </w:r>
      <w:r>
        <w:t xml:space="preserve">domain </w:t>
      </w:r>
      <w:r w:rsidRPr="00130755">
        <w:t>model itself</w:t>
      </w:r>
      <w:r>
        <w:t xml:space="preserve">, </w:t>
      </w:r>
      <w:r w:rsidRPr="00130755">
        <w:t xml:space="preserve">building these mappings can be anywhere from very simple to very complex. </w:t>
      </w:r>
      <w:r>
        <w:t xml:space="preserve">We're focusing on the ASP.NET Web API, so we have designed the </w:t>
      </w:r>
      <w:r w:rsidRPr="00130755">
        <w:t xml:space="preserve">task-management service </w:t>
      </w:r>
      <w:r>
        <w:t xml:space="preserve">to </w:t>
      </w:r>
      <w:r w:rsidRPr="00130755">
        <w:t>be on the very simple end of the scale.</w:t>
      </w:r>
      <w:r w:rsidR="00CD7080" w:rsidRPr="00130755">
        <w:fldChar w:fldCharType="begin"/>
      </w:r>
      <w:r w:rsidRPr="00130755">
        <w:instrText xml:space="preserve"> XE "NHibernate configuration and mappings:model mapping" </w:instrText>
      </w:r>
      <w:r w:rsidR="00CD7080" w:rsidRPr="00130755">
        <w:fldChar w:fldCharType="end"/>
      </w:r>
    </w:p>
    <w:p w14:paraId="62219585" w14:textId="77777777" w:rsidR="00FA2706" w:rsidRDefault="00FA2706" w:rsidP="00DF359F">
      <w:pPr>
        <w:pStyle w:val="BodyTextCont"/>
        <w:pPrChange w:id="430" w:author="Brian Wortman" w:date="2014-06-16T20:20:00Z">
          <w:pPr>
            <w:pStyle w:val="BodyText"/>
          </w:pPr>
        </w:pPrChange>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00CD7080" w:rsidRPr="001B2457">
        <w:fldChar w:fldCharType="begin"/>
      </w:r>
      <w:r w:rsidRPr="001B2457">
        <w:instrText xml:space="preserve"> XE "NHibernate configuration and mappings:classes:definitions" </w:instrText>
      </w:r>
      <w:r w:rsidR="00CD7080" w:rsidRPr="001B2457">
        <w:fldChar w:fldCharType="end"/>
      </w:r>
      <w:r w:rsidRPr="001B2457">
        <w:t xml:space="preserve"> should be fairly self-explanatory.</w:t>
      </w:r>
      <w:r>
        <w:t xml:space="preserve"> We'll point out a few key things after looking at the code; speaking of which, go ahead and all the following classes to a new folder named </w:t>
      </w:r>
      <w:r w:rsidRPr="003F2AEF">
        <w:rPr>
          <w:rStyle w:val="CodeInline"/>
        </w:rPr>
        <w:t>Mapping</w:t>
      </w:r>
      <w:r>
        <w:t xml:space="preserve"> in the </w:t>
      </w:r>
      <w:r w:rsidRPr="00DC77E1">
        <w:rPr>
          <w:rStyle w:val="CodeInline"/>
        </w:rPr>
        <w:t>WebApi2Book.Data.SqlServer</w:t>
      </w:r>
      <w:r>
        <w:t xml:space="preserve"> project:</w:t>
      </w:r>
    </w:p>
    <w:p w14:paraId="3D71F020" w14:textId="77777777" w:rsidR="00FA2706" w:rsidRDefault="00FA2706" w:rsidP="00566F04">
      <w:pPr>
        <w:pStyle w:val="CodeCaption"/>
      </w:pPr>
      <w:r>
        <w:lastRenderedPageBreak/>
        <w:t>VersionedClassMap Class</w:t>
      </w:r>
    </w:p>
    <w:p w14:paraId="5715C92D" w14:textId="77777777" w:rsidR="00FA2706" w:rsidRPr="0075745F" w:rsidRDefault="00FA2706" w:rsidP="00566F04">
      <w:pPr>
        <w:pStyle w:val="Code"/>
      </w:pPr>
      <w:r w:rsidRPr="0075745F">
        <w:t>using FluentNHibernate.Mapping;</w:t>
      </w:r>
    </w:p>
    <w:p w14:paraId="79D39D1C" w14:textId="77777777" w:rsidR="00FA2706" w:rsidRPr="0075745F" w:rsidRDefault="00FA2706" w:rsidP="00566F04">
      <w:pPr>
        <w:pStyle w:val="Code"/>
      </w:pPr>
      <w:r w:rsidRPr="0075745F">
        <w:t>using WebApi2Book.Data.Entities;</w:t>
      </w:r>
    </w:p>
    <w:p w14:paraId="463F2C3D" w14:textId="77777777" w:rsidR="00FA2706" w:rsidRPr="0075745F" w:rsidRDefault="00FA2706" w:rsidP="00566F04">
      <w:pPr>
        <w:pStyle w:val="Code"/>
      </w:pPr>
    </w:p>
    <w:p w14:paraId="0090FDC0" w14:textId="77777777" w:rsidR="00FA2706" w:rsidRPr="0075745F" w:rsidRDefault="00FA2706" w:rsidP="00566F04">
      <w:pPr>
        <w:pStyle w:val="Code"/>
      </w:pPr>
      <w:r w:rsidRPr="0075745F">
        <w:t>namespace WebApi2Book.Data.SqlServer.Mapping</w:t>
      </w:r>
    </w:p>
    <w:p w14:paraId="55635D34" w14:textId="77777777" w:rsidR="00FA2706" w:rsidRPr="0075745F" w:rsidRDefault="00FA2706" w:rsidP="00566F04">
      <w:pPr>
        <w:pStyle w:val="Code"/>
      </w:pPr>
      <w:r w:rsidRPr="0075745F">
        <w:t>{</w:t>
      </w:r>
    </w:p>
    <w:p w14:paraId="5FFB8568" w14:textId="77777777" w:rsidR="00FA2706" w:rsidRPr="0075745F" w:rsidRDefault="00FA2706" w:rsidP="00566F04">
      <w:pPr>
        <w:pStyle w:val="Code"/>
      </w:pPr>
      <w:r w:rsidRPr="0075745F">
        <w:t xml:space="preserve">    public abstract class VersionedClassMap&lt;T&gt; : ClassMap&lt;T&gt; where T : IVersionedEntity</w:t>
      </w:r>
    </w:p>
    <w:p w14:paraId="4F39D334" w14:textId="77777777" w:rsidR="00FA2706" w:rsidRPr="0075745F" w:rsidRDefault="00FA2706" w:rsidP="00566F04">
      <w:pPr>
        <w:pStyle w:val="Code"/>
      </w:pPr>
      <w:r w:rsidRPr="0075745F">
        <w:t xml:space="preserve">    {</w:t>
      </w:r>
    </w:p>
    <w:p w14:paraId="7868455C" w14:textId="77777777" w:rsidR="00FA2706" w:rsidRPr="0075745F" w:rsidRDefault="00FA2706" w:rsidP="00566F04">
      <w:pPr>
        <w:pStyle w:val="Code"/>
      </w:pPr>
      <w:r w:rsidRPr="0075745F">
        <w:t xml:space="preserve">        protected VersionedClassMap()</w:t>
      </w:r>
    </w:p>
    <w:p w14:paraId="5339C199" w14:textId="77777777" w:rsidR="00FA2706" w:rsidRPr="0075745F" w:rsidRDefault="00FA2706" w:rsidP="00566F04">
      <w:pPr>
        <w:pStyle w:val="Code"/>
      </w:pPr>
      <w:r w:rsidRPr="0075745F">
        <w:t xml:space="preserve">        {</w:t>
      </w:r>
    </w:p>
    <w:p w14:paraId="69C4E910" w14:textId="77777777" w:rsidR="00FA2706" w:rsidRPr="00495C25" w:rsidRDefault="00FA2706" w:rsidP="00566F04">
      <w:pPr>
        <w:pStyle w:val="Code"/>
      </w:pPr>
      <w:r>
        <w:t xml:space="preserve">            </w:t>
      </w:r>
      <w:r w:rsidRPr="00495C25">
        <w:t>Version(x =&gt; x.Version)</w:t>
      </w:r>
    </w:p>
    <w:p w14:paraId="422E0CE3" w14:textId="77777777" w:rsidR="00FA2706" w:rsidRPr="00495C25" w:rsidRDefault="00FA2706" w:rsidP="00566F04">
      <w:pPr>
        <w:pStyle w:val="Code"/>
      </w:pPr>
      <w:r w:rsidRPr="00495C25">
        <w:t xml:space="preserve">                .Column("ts")</w:t>
      </w:r>
    </w:p>
    <w:p w14:paraId="7BB146E3" w14:textId="77777777" w:rsidR="00FA2706" w:rsidRPr="00495C25" w:rsidRDefault="00FA2706" w:rsidP="00566F04">
      <w:pPr>
        <w:pStyle w:val="Code"/>
      </w:pPr>
      <w:r w:rsidRPr="00495C25">
        <w:t xml:space="preserve">                .CustomSqlType("Rowversion")</w:t>
      </w:r>
    </w:p>
    <w:p w14:paraId="5AF97E48" w14:textId="77777777" w:rsidR="00FA2706" w:rsidRPr="00495C25" w:rsidRDefault="00FA2706" w:rsidP="00566F04">
      <w:pPr>
        <w:pStyle w:val="Code"/>
      </w:pPr>
      <w:r w:rsidRPr="00495C25">
        <w:t xml:space="preserve">                .Generated.Always()</w:t>
      </w:r>
    </w:p>
    <w:p w14:paraId="306E67E6" w14:textId="77777777" w:rsidR="00FA2706" w:rsidRDefault="00FA2706" w:rsidP="00566F04">
      <w:pPr>
        <w:pStyle w:val="Code"/>
      </w:pPr>
      <w:r w:rsidRPr="00495C25">
        <w:t xml:space="preserve">                .UnsavedValue("null");</w:t>
      </w:r>
      <w:r w:rsidRPr="00495C25" w:rsidDel="00495C25">
        <w:t xml:space="preserve"> </w:t>
      </w:r>
    </w:p>
    <w:p w14:paraId="1694B0EF" w14:textId="77777777" w:rsidR="00FA2706" w:rsidRPr="0075745F" w:rsidRDefault="00FA2706" w:rsidP="00566F04">
      <w:pPr>
        <w:pStyle w:val="Code"/>
      </w:pPr>
      <w:r w:rsidRPr="0075745F">
        <w:t xml:space="preserve">        }</w:t>
      </w:r>
    </w:p>
    <w:p w14:paraId="61547426" w14:textId="77777777" w:rsidR="00FA2706" w:rsidRPr="0075745F" w:rsidRDefault="00FA2706" w:rsidP="00566F04">
      <w:pPr>
        <w:pStyle w:val="Code"/>
      </w:pPr>
      <w:r w:rsidRPr="0075745F">
        <w:t xml:space="preserve">    }</w:t>
      </w:r>
    </w:p>
    <w:p w14:paraId="7FF8BFE6" w14:textId="77777777" w:rsidR="00FA2706" w:rsidRDefault="00FA2706" w:rsidP="00566F04">
      <w:pPr>
        <w:pStyle w:val="Code"/>
      </w:pPr>
      <w:r w:rsidRPr="0075745F">
        <w:t>}</w:t>
      </w:r>
    </w:p>
    <w:p w14:paraId="04E6E28E" w14:textId="77777777" w:rsidR="00FA2706" w:rsidRDefault="00FA2706" w:rsidP="00566F04">
      <w:pPr>
        <w:pStyle w:val="CodeCaption"/>
      </w:pPr>
      <w:r>
        <w:t>StatusMap Class</w:t>
      </w:r>
    </w:p>
    <w:p w14:paraId="288E08C6" w14:textId="77777777" w:rsidR="00FA2706" w:rsidRPr="0075745F" w:rsidRDefault="00FA2706" w:rsidP="00566F04">
      <w:pPr>
        <w:pStyle w:val="Code"/>
      </w:pPr>
      <w:r w:rsidRPr="0075745F">
        <w:t>using WebApi2Book.Data.Entities;</w:t>
      </w:r>
    </w:p>
    <w:p w14:paraId="6BF36DB1" w14:textId="77777777" w:rsidR="00FA2706" w:rsidRPr="0075745F" w:rsidRDefault="00FA2706" w:rsidP="00566F04">
      <w:pPr>
        <w:pStyle w:val="Code"/>
      </w:pPr>
    </w:p>
    <w:p w14:paraId="74C4105D" w14:textId="77777777" w:rsidR="00FA2706" w:rsidRPr="0075745F" w:rsidRDefault="00FA2706" w:rsidP="00566F04">
      <w:pPr>
        <w:pStyle w:val="Code"/>
      </w:pPr>
      <w:r w:rsidRPr="0075745F">
        <w:t>namespace WebApi2Book.Data.SqlServer.Mapping</w:t>
      </w:r>
    </w:p>
    <w:p w14:paraId="20B4C3BC" w14:textId="77777777" w:rsidR="00FA2706" w:rsidRPr="0075745F" w:rsidRDefault="00FA2706" w:rsidP="00566F04">
      <w:pPr>
        <w:pStyle w:val="Code"/>
      </w:pPr>
      <w:r w:rsidRPr="0075745F">
        <w:t>{</w:t>
      </w:r>
    </w:p>
    <w:p w14:paraId="51C5D831" w14:textId="77777777" w:rsidR="00FA2706" w:rsidRPr="0075745F" w:rsidRDefault="00FA2706" w:rsidP="00566F04">
      <w:pPr>
        <w:pStyle w:val="Code"/>
      </w:pPr>
      <w:r w:rsidRPr="0075745F">
        <w:t xml:space="preserve">    public class StatusMap : VersionedClassMap&lt;Status&gt;</w:t>
      </w:r>
    </w:p>
    <w:p w14:paraId="2E03A1EC" w14:textId="77777777" w:rsidR="00FA2706" w:rsidRPr="0075745F" w:rsidRDefault="00FA2706" w:rsidP="00566F04">
      <w:pPr>
        <w:pStyle w:val="Code"/>
      </w:pPr>
      <w:r w:rsidRPr="0075745F">
        <w:t xml:space="preserve">    {</w:t>
      </w:r>
    </w:p>
    <w:p w14:paraId="5C67B792" w14:textId="77777777" w:rsidR="00FA2706" w:rsidRPr="0075745F" w:rsidRDefault="00FA2706" w:rsidP="00566F04">
      <w:pPr>
        <w:pStyle w:val="Code"/>
      </w:pPr>
      <w:r w:rsidRPr="0075745F">
        <w:t xml:space="preserve">        public StatusMap()</w:t>
      </w:r>
    </w:p>
    <w:p w14:paraId="11FA37E7" w14:textId="77777777" w:rsidR="00FA2706" w:rsidRPr="0075745F" w:rsidRDefault="00FA2706" w:rsidP="00566F04">
      <w:pPr>
        <w:pStyle w:val="Code"/>
      </w:pPr>
      <w:r w:rsidRPr="0075745F">
        <w:t xml:space="preserve">        {</w:t>
      </w:r>
    </w:p>
    <w:p w14:paraId="473F66EB" w14:textId="77777777" w:rsidR="00FA2706" w:rsidRPr="0075745F" w:rsidRDefault="00FA2706" w:rsidP="00566F04">
      <w:pPr>
        <w:pStyle w:val="Code"/>
      </w:pPr>
      <w:r w:rsidRPr="0075745F">
        <w:t xml:space="preserve">            Id(x =&gt; x.StatusId);</w:t>
      </w:r>
    </w:p>
    <w:p w14:paraId="665C2294" w14:textId="77777777" w:rsidR="00FA2706" w:rsidRPr="0075745F" w:rsidRDefault="00FA2706" w:rsidP="00566F04">
      <w:pPr>
        <w:pStyle w:val="Code"/>
      </w:pPr>
      <w:r w:rsidRPr="0075745F">
        <w:t xml:space="preserve">            Map(x =&gt; x.Name).Not.Nullable();</w:t>
      </w:r>
    </w:p>
    <w:p w14:paraId="77A78677" w14:textId="77777777" w:rsidR="00FA2706" w:rsidRPr="0075745F" w:rsidRDefault="00FA2706" w:rsidP="00566F04">
      <w:pPr>
        <w:pStyle w:val="Code"/>
      </w:pPr>
      <w:r w:rsidRPr="0075745F">
        <w:t xml:space="preserve">            Map(x =&gt; x.Ordinal).Not.Nullable();</w:t>
      </w:r>
    </w:p>
    <w:p w14:paraId="70DE8959" w14:textId="77777777" w:rsidR="00FA2706" w:rsidRPr="0075745F" w:rsidRDefault="00FA2706" w:rsidP="00566F04">
      <w:pPr>
        <w:pStyle w:val="Code"/>
      </w:pPr>
      <w:r w:rsidRPr="0075745F">
        <w:t xml:space="preserve">        }</w:t>
      </w:r>
    </w:p>
    <w:p w14:paraId="244820EE" w14:textId="77777777" w:rsidR="00FA2706" w:rsidRPr="0075745F" w:rsidRDefault="00FA2706" w:rsidP="00566F04">
      <w:pPr>
        <w:pStyle w:val="Code"/>
      </w:pPr>
      <w:r w:rsidRPr="0075745F">
        <w:t xml:space="preserve">    }</w:t>
      </w:r>
    </w:p>
    <w:p w14:paraId="7E241F34" w14:textId="77777777" w:rsidR="00FA2706" w:rsidRDefault="00FA2706" w:rsidP="00566F04">
      <w:pPr>
        <w:pStyle w:val="Code"/>
      </w:pPr>
      <w:r w:rsidRPr="0075745F">
        <w:t>}</w:t>
      </w:r>
    </w:p>
    <w:p w14:paraId="4ACDF870" w14:textId="77777777" w:rsidR="00FA2706" w:rsidRDefault="00FA2706" w:rsidP="00566F04">
      <w:pPr>
        <w:pStyle w:val="CodeCaption"/>
      </w:pPr>
      <w:r>
        <w:t>TaskMap Class</w:t>
      </w:r>
    </w:p>
    <w:p w14:paraId="5AC0C5EA" w14:textId="77777777" w:rsidR="00FA2706" w:rsidRPr="0075745F" w:rsidRDefault="00FA2706" w:rsidP="00566F04">
      <w:pPr>
        <w:pStyle w:val="Code"/>
      </w:pPr>
      <w:r w:rsidRPr="0075745F">
        <w:t>using FluentNHibernate.Mapping;</w:t>
      </w:r>
    </w:p>
    <w:p w14:paraId="30758B0F" w14:textId="77777777" w:rsidR="00FA2706" w:rsidRPr="0075745F" w:rsidRDefault="00FA2706" w:rsidP="00566F04">
      <w:pPr>
        <w:pStyle w:val="Code"/>
      </w:pPr>
      <w:r w:rsidRPr="0075745F">
        <w:t>using WebApi2Book.Data.Entities;</w:t>
      </w:r>
    </w:p>
    <w:p w14:paraId="28648B41" w14:textId="77777777" w:rsidR="00FA2706" w:rsidRPr="0075745F" w:rsidRDefault="00FA2706" w:rsidP="00566F04">
      <w:pPr>
        <w:pStyle w:val="Code"/>
      </w:pPr>
    </w:p>
    <w:p w14:paraId="343EF70F" w14:textId="77777777" w:rsidR="00FA2706" w:rsidRPr="0075745F" w:rsidRDefault="00FA2706" w:rsidP="00566F04">
      <w:pPr>
        <w:pStyle w:val="Code"/>
      </w:pPr>
      <w:r w:rsidRPr="0075745F">
        <w:t>namespace WebApi2Book.Data.SqlServer.Mapping</w:t>
      </w:r>
    </w:p>
    <w:p w14:paraId="6E98C7FF" w14:textId="77777777" w:rsidR="00FA2706" w:rsidRPr="0075745F" w:rsidRDefault="00FA2706" w:rsidP="00566F04">
      <w:pPr>
        <w:pStyle w:val="Code"/>
      </w:pPr>
      <w:r w:rsidRPr="0075745F">
        <w:t>{</w:t>
      </w:r>
    </w:p>
    <w:p w14:paraId="763D81C3" w14:textId="77777777" w:rsidR="00FA2706" w:rsidRPr="0075745F" w:rsidRDefault="00FA2706" w:rsidP="00566F04">
      <w:pPr>
        <w:pStyle w:val="Code"/>
      </w:pPr>
      <w:r w:rsidRPr="0075745F">
        <w:t xml:space="preserve">    public class TaskMap : VersionedClassMap&lt;Task&gt;</w:t>
      </w:r>
    </w:p>
    <w:p w14:paraId="30A8070F" w14:textId="77777777" w:rsidR="00FA2706" w:rsidRPr="0075745F" w:rsidRDefault="00FA2706" w:rsidP="00566F04">
      <w:pPr>
        <w:pStyle w:val="Code"/>
      </w:pPr>
      <w:r w:rsidRPr="0075745F">
        <w:t xml:space="preserve">    {</w:t>
      </w:r>
    </w:p>
    <w:p w14:paraId="39238F9C" w14:textId="77777777" w:rsidR="00FA2706" w:rsidRPr="0075745F" w:rsidRDefault="00FA2706" w:rsidP="00566F04">
      <w:pPr>
        <w:pStyle w:val="Code"/>
      </w:pPr>
      <w:r w:rsidRPr="0075745F">
        <w:t xml:space="preserve">        public TaskMap()</w:t>
      </w:r>
    </w:p>
    <w:p w14:paraId="24492040" w14:textId="77777777" w:rsidR="00FA2706" w:rsidRPr="0075745F" w:rsidRDefault="00FA2706" w:rsidP="00566F04">
      <w:pPr>
        <w:pStyle w:val="Code"/>
      </w:pPr>
      <w:r w:rsidRPr="0075745F">
        <w:t xml:space="preserve">        {</w:t>
      </w:r>
    </w:p>
    <w:p w14:paraId="24670328" w14:textId="77777777" w:rsidR="00FA2706" w:rsidRPr="0075745F" w:rsidRDefault="00FA2706" w:rsidP="00566F04">
      <w:pPr>
        <w:pStyle w:val="Code"/>
      </w:pPr>
      <w:r w:rsidRPr="0075745F">
        <w:t xml:space="preserve">            Id(x =&gt; x.TaskId);</w:t>
      </w:r>
    </w:p>
    <w:p w14:paraId="1EF0C916" w14:textId="77777777" w:rsidR="00FA2706" w:rsidRPr="001A0214" w:rsidRDefault="00FA2706" w:rsidP="00566F04">
      <w:pPr>
        <w:pStyle w:val="Code"/>
      </w:pPr>
      <w:r w:rsidRPr="0075745F">
        <w:lastRenderedPageBreak/>
        <w:t xml:space="preserve">            </w:t>
      </w:r>
      <w:r w:rsidRPr="001A0214">
        <w:t>Map(x =&gt; x.Subject).Not.Nullable();</w:t>
      </w:r>
    </w:p>
    <w:p w14:paraId="165F0346" w14:textId="77777777" w:rsidR="00FA2706" w:rsidRPr="001A0214" w:rsidRDefault="00FA2706" w:rsidP="00566F04">
      <w:pPr>
        <w:pStyle w:val="Code"/>
      </w:pPr>
      <w:r w:rsidRPr="001A0214">
        <w:t xml:space="preserve">            Map(x =&gt; x.StartDate).Nullable();</w:t>
      </w:r>
    </w:p>
    <w:p w14:paraId="560D4355" w14:textId="77777777" w:rsidR="00FA2706" w:rsidRPr="001A0214" w:rsidRDefault="00FA2706" w:rsidP="00566F04">
      <w:pPr>
        <w:pStyle w:val="Code"/>
      </w:pPr>
      <w:r w:rsidRPr="001A0214">
        <w:t xml:space="preserve">            Map(x =&gt; x.DueDate).Nullable();</w:t>
      </w:r>
    </w:p>
    <w:p w14:paraId="55DD08D7" w14:textId="77777777" w:rsidR="00FA2706" w:rsidRPr="001A0214" w:rsidRDefault="00FA2706" w:rsidP="00566F04">
      <w:pPr>
        <w:pStyle w:val="Code"/>
      </w:pPr>
      <w:r w:rsidRPr="001A0214">
        <w:t xml:space="preserve">            Map(x =&gt; x.CompletedDate).Nullable();</w:t>
      </w:r>
    </w:p>
    <w:p w14:paraId="1BA90EB4" w14:textId="77777777" w:rsidR="00FA2706" w:rsidRPr="001A0214" w:rsidRDefault="00FA2706" w:rsidP="00566F04">
      <w:pPr>
        <w:pStyle w:val="Code"/>
      </w:pPr>
      <w:r w:rsidRPr="001A0214">
        <w:t xml:space="preserve">            Map(x =&gt; x.CreatedDate).Not.Nullable();</w:t>
      </w:r>
    </w:p>
    <w:p w14:paraId="3FA5C6C3" w14:textId="77777777" w:rsidR="00FA2706" w:rsidRPr="001A0214" w:rsidRDefault="00FA2706" w:rsidP="00566F04">
      <w:pPr>
        <w:pStyle w:val="Code"/>
      </w:pPr>
    </w:p>
    <w:p w14:paraId="55C70998" w14:textId="77777777" w:rsidR="00FA2706" w:rsidRPr="0075745F" w:rsidRDefault="00FA2706" w:rsidP="00566F04">
      <w:pPr>
        <w:pStyle w:val="Code"/>
      </w:pPr>
      <w:r w:rsidRPr="001A0214">
        <w:t xml:space="preserve">            </w:t>
      </w:r>
      <w:r w:rsidRPr="0075745F">
        <w:t>References(x =&gt; x.Status, "StatusId");</w:t>
      </w:r>
    </w:p>
    <w:p w14:paraId="4FC7F57E" w14:textId="77777777" w:rsidR="00FA2706" w:rsidRPr="0075745F" w:rsidRDefault="00FA2706" w:rsidP="00566F04">
      <w:pPr>
        <w:pStyle w:val="Code"/>
      </w:pPr>
      <w:r w:rsidRPr="0075745F">
        <w:t xml:space="preserve">            References(x =&gt; x.CreatedBy, "CreatedUserId");</w:t>
      </w:r>
    </w:p>
    <w:p w14:paraId="4521C47B" w14:textId="77777777" w:rsidR="00FA2706" w:rsidRPr="0075745F" w:rsidRDefault="00FA2706" w:rsidP="00566F04">
      <w:pPr>
        <w:pStyle w:val="Code"/>
      </w:pPr>
    </w:p>
    <w:p w14:paraId="3B7B7721" w14:textId="77777777" w:rsidR="00FA2706" w:rsidRPr="0075745F" w:rsidRDefault="00FA2706" w:rsidP="00566F04">
      <w:pPr>
        <w:pStyle w:val="Code"/>
      </w:pPr>
      <w:r w:rsidRPr="0075745F">
        <w:t xml:space="preserve">            HasManyToMany(x =&gt; x.Users)</w:t>
      </w:r>
    </w:p>
    <w:p w14:paraId="0A95FBAB" w14:textId="77777777" w:rsidR="00FA2706" w:rsidRPr="0075745F" w:rsidRDefault="00FA2706" w:rsidP="00566F04">
      <w:pPr>
        <w:pStyle w:val="Code"/>
      </w:pPr>
      <w:r w:rsidRPr="0075745F">
        <w:t xml:space="preserve">                .Access.ReadOnlyPropertyThroughCamelCaseField(Prefix.Underscore)</w:t>
      </w:r>
    </w:p>
    <w:p w14:paraId="36E477F5" w14:textId="77777777" w:rsidR="00FA2706" w:rsidRPr="0075745F" w:rsidRDefault="00FA2706" w:rsidP="00566F04">
      <w:pPr>
        <w:pStyle w:val="Code"/>
      </w:pPr>
      <w:r w:rsidRPr="0075745F">
        <w:t xml:space="preserve">                .Table("TaskUser")</w:t>
      </w:r>
    </w:p>
    <w:p w14:paraId="75DACB9D" w14:textId="77777777" w:rsidR="00FA2706" w:rsidRPr="0075745F" w:rsidRDefault="00FA2706" w:rsidP="00566F04">
      <w:pPr>
        <w:pStyle w:val="Code"/>
      </w:pPr>
      <w:r w:rsidRPr="0075745F">
        <w:t xml:space="preserve">                .ParentKeyColumn("TaskId")</w:t>
      </w:r>
    </w:p>
    <w:p w14:paraId="65C24F87" w14:textId="77777777" w:rsidR="00FA2706" w:rsidRPr="0075745F" w:rsidRDefault="00FA2706" w:rsidP="00566F04">
      <w:pPr>
        <w:pStyle w:val="Code"/>
      </w:pPr>
      <w:r w:rsidRPr="0075745F">
        <w:t xml:space="preserve">                .ChildKeyColumn("UserId");</w:t>
      </w:r>
    </w:p>
    <w:p w14:paraId="6A71D3DE" w14:textId="77777777" w:rsidR="00FA2706" w:rsidRPr="0075745F" w:rsidRDefault="00FA2706" w:rsidP="00566F04">
      <w:pPr>
        <w:pStyle w:val="Code"/>
      </w:pPr>
      <w:r w:rsidRPr="0075745F">
        <w:t xml:space="preserve">        }</w:t>
      </w:r>
    </w:p>
    <w:p w14:paraId="2BD9E615" w14:textId="77777777" w:rsidR="00FA2706" w:rsidRPr="0075745F" w:rsidRDefault="00FA2706" w:rsidP="00566F04">
      <w:pPr>
        <w:pStyle w:val="Code"/>
      </w:pPr>
      <w:r w:rsidRPr="0075745F">
        <w:t xml:space="preserve">    }</w:t>
      </w:r>
    </w:p>
    <w:p w14:paraId="615C85D3" w14:textId="77777777" w:rsidR="00FA2706" w:rsidRDefault="00FA2706" w:rsidP="00566F04">
      <w:pPr>
        <w:pStyle w:val="Code"/>
      </w:pPr>
      <w:r w:rsidRPr="0075745F">
        <w:t>}</w:t>
      </w:r>
    </w:p>
    <w:p w14:paraId="3586D375" w14:textId="77777777" w:rsidR="00FA2706" w:rsidRDefault="00FA2706" w:rsidP="00566F04">
      <w:pPr>
        <w:pStyle w:val="CodeCaption"/>
      </w:pPr>
      <w:r>
        <w:t>UserMap Class</w:t>
      </w:r>
    </w:p>
    <w:p w14:paraId="106B0740" w14:textId="77777777" w:rsidR="00FA2706" w:rsidRPr="003632B3" w:rsidRDefault="00FA2706" w:rsidP="00566F04">
      <w:pPr>
        <w:pStyle w:val="Code"/>
      </w:pPr>
      <w:r w:rsidRPr="003632B3">
        <w:t>using WebApi2Book.Data.Entities;</w:t>
      </w:r>
    </w:p>
    <w:p w14:paraId="7501CA42" w14:textId="77777777" w:rsidR="00FA2706" w:rsidRPr="003632B3" w:rsidRDefault="00FA2706" w:rsidP="00566F04">
      <w:pPr>
        <w:pStyle w:val="Code"/>
      </w:pPr>
    </w:p>
    <w:p w14:paraId="60B94607" w14:textId="77777777" w:rsidR="00FA2706" w:rsidRPr="003632B3" w:rsidRDefault="00FA2706" w:rsidP="00566F04">
      <w:pPr>
        <w:pStyle w:val="Code"/>
      </w:pPr>
      <w:r w:rsidRPr="003632B3">
        <w:t>namespace WebApi2Book.Data.SqlServer.Mapping</w:t>
      </w:r>
    </w:p>
    <w:p w14:paraId="3EC064B7" w14:textId="77777777" w:rsidR="00FA2706" w:rsidRPr="003632B3" w:rsidRDefault="00FA2706" w:rsidP="00566F04">
      <w:pPr>
        <w:pStyle w:val="Code"/>
      </w:pPr>
      <w:r w:rsidRPr="003632B3">
        <w:t>{</w:t>
      </w:r>
    </w:p>
    <w:p w14:paraId="75E4A914" w14:textId="77777777" w:rsidR="00FA2706" w:rsidRPr="003632B3" w:rsidRDefault="00FA2706" w:rsidP="00566F04">
      <w:pPr>
        <w:pStyle w:val="Code"/>
      </w:pPr>
      <w:r w:rsidRPr="003632B3">
        <w:t xml:space="preserve">    public class UserMap : VersionedClassMap&lt;User&gt;</w:t>
      </w:r>
    </w:p>
    <w:p w14:paraId="603753FB" w14:textId="77777777" w:rsidR="00FA2706" w:rsidRPr="003632B3" w:rsidRDefault="00FA2706" w:rsidP="00566F04">
      <w:pPr>
        <w:pStyle w:val="Code"/>
      </w:pPr>
      <w:r w:rsidRPr="003632B3">
        <w:t xml:space="preserve">    {</w:t>
      </w:r>
    </w:p>
    <w:p w14:paraId="459DBDCB" w14:textId="77777777" w:rsidR="00FA2706" w:rsidRPr="003632B3" w:rsidRDefault="00FA2706" w:rsidP="00566F04">
      <w:pPr>
        <w:pStyle w:val="Code"/>
      </w:pPr>
      <w:r w:rsidRPr="003632B3">
        <w:t xml:space="preserve">        public UserMap()</w:t>
      </w:r>
    </w:p>
    <w:p w14:paraId="4F86E704" w14:textId="77777777" w:rsidR="00FA2706" w:rsidRPr="003632B3" w:rsidRDefault="00FA2706" w:rsidP="00566F04">
      <w:pPr>
        <w:pStyle w:val="Code"/>
      </w:pPr>
      <w:r w:rsidRPr="003632B3">
        <w:t xml:space="preserve">        {</w:t>
      </w:r>
    </w:p>
    <w:p w14:paraId="05596F3B" w14:textId="77777777" w:rsidR="00FA2706" w:rsidRPr="003632B3" w:rsidRDefault="00FA2706" w:rsidP="00566F04">
      <w:pPr>
        <w:pStyle w:val="Code"/>
      </w:pPr>
      <w:r w:rsidRPr="003632B3">
        <w:t xml:space="preserve">            Id(x =&gt; x.UserId);</w:t>
      </w:r>
    </w:p>
    <w:p w14:paraId="530CD7B0" w14:textId="77777777" w:rsidR="00FA2706" w:rsidRPr="003632B3" w:rsidRDefault="00FA2706" w:rsidP="00566F04">
      <w:pPr>
        <w:pStyle w:val="Code"/>
      </w:pPr>
      <w:r w:rsidRPr="003632B3">
        <w:t xml:space="preserve">            Map(x =&gt; x.Firstname).Not.Nullable();</w:t>
      </w:r>
    </w:p>
    <w:p w14:paraId="2EBB700D" w14:textId="77777777" w:rsidR="00FA2706" w:rsidRPr="003632B3" w:rsidRDefault="00FA2706" w:rsidP="00566F04">
      <w:pPr>
        <w:pStyle w:val="Code"/>
      </w:pPr>
      <w:r w:rsidRPr="003632B3">
        <w:t xml:space="preserve">            Map(x =&gt; x.Lastname).Not.Nullable();</w:t>
      </w:r>
    </w:p>
    <w:p w14:paraId="67C678E3" w14:textId="77777777" w:rsidR="00FA2706" w:rsidRPr="003632B3" w:rsidRDefault="00FA2706" w:rsidP="00566F04">
      <w:pPr>
        <w:pStyle w:val="Code"/>
      </w:pPr>
      <w:r w:rsidRPr="003632B3">
        <w:t xml:space="preserve">            Map(x =&gt; x.Username).Not.Nullable();</w:t>
      </w:r>
    </w:p>
    <w:p w14:paraId="44189852" w14:textId="77777777" w:rsidR="00FA2706" w:rsidRPr="003632B3" w:rsidRDefault="00FA2706" w:rsidP="00566F04">
      <w:pPr>
        <w:pStyle w:val="Code"/>
      </w:pPr>
      <w:r w:rsidRPr="003632B3">
        <w:t xml:space="preserve">        }</w:t>
      </w:r>
    </w:p>
    <w:p w14:paraId="7E98654A" w14:textId="77777777" w:rsidR="00FA2706" w:rsidRPr="003632B3" w:rsidRDefault="00FA2706" w:rsidP="00566F04">
      <w:pPr>
        <w:pStyle w:val="Code"/>
      </w:pPr>
      <w:r w:rsidRPr="003632B3">
        <w:t xml:space="preserve">    }</w:t>
      </w:r>
    </w:p>
    <w:p w14:paraId="3772D07A" w14:textId="77777777" w:rsidR="00FA2706" w:rsidRDefault="00FA2706" w:rsidP="00566F04">
      <w:pPr>
        <w:pStyle w:val="Code"/>
      </w:pPr>
      <w:r w:rsidRPr="003632B3">
        <w:t>}</w:t>
      </w:r>
    </w:p>
    <w:p w14:paraId="4AB4B741" w14:textId="77777777" w:rsidR="00FA2706" w:rsidRPr="00130755" w:rsidRDefault="00FA2706" w:rsidP="00DF359F">
      <w:pPr>
        <w:pStyle w:val="BodyTextCont"/>
        <w:pPrChange w:id="431" w:author="Brian Wortman" w:date="2014-06-16T20:20:00Z">
          <w:pPr>
            <w:pStyle w:val="BodyText"/>
          </w:pPr>
        </w:pPrChange>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00CD7080"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00CD7080" w:rsidRPr="00130755">
        <w:fldChar w:fldCharType="end"/>
      </w:r>
      <w:r w:rsidRPr="00130755">
        <w:t xml:space="preserve"> for each of the map classes. This custom class</w:t>
      </w:r>
      <w:r w:rsidR="00CD7080" w:rsidRPr="00130755">
        <w:fldChar w:fldCharType="begin"/>
      </w:r>
      <w:r w:rsidRPr="00130755">
        <w:instrText xml:space="preserve"> XE "NHibernate configuration and mappings:classes:custom class" </w:instrText>
      </w:r>
      <w:r w:rsidR="00CD7080" w:rsidRPr="00130755">
        <w:fldChar w:fldCharType="end"/>
      </w:r>
      <w:r w:rsidRPr="00130755">
        <w:t xml:space="preserve"> </w:t>
      </w:r>
      <w:r>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t xml:space="preserve"> </w:t>
      </w:r>
      <w:r w:rsidRPr="00130755">
        <w:t>Th</w:t>
      </w:r>
      <w:r>
        <w:t>e</w:t>
      </w:r>
      <w:r w:rsidRPr="00130755">
        <w:t xml:space="preserve"> crazy-long statement</w:t>
      </w:r>
      <w:r w:rsidR="00CD7080" w:rsidRPr="00130755">
        <w:fldChar w:fldCharType="begin"/>
      </w:r>
      <w:r w:rsidRPr="00130755">
        <w:instrText xml:space="preserve"> XE "NHibernate configuration and mappings:classes:crazy-long statement" </w:instrText>
      </w:r>
      <w:r w:rsidR="00CD7080" w:rsidRPr="00130755">
        <w:fldChar w:fldCharType="end"/>
      </w:r>
      <w:r w:rsidRPr="00130755">
        <w:t xml:space="preserve"> </w:t>
      </w:r>
      <w:r>
        <w:t xml:space="preserve">in the </w:t>
      </w:r>
      <w:proofErr w:type="spellStart"/>
      <w:r w:rsidRPr="00DC77E1">
        <w:rPr>
          <w:rStyle w:val="CodeInline"/>
        </w:rPr>
        <w:t>VersionedClassMap</w:t>
      </w:r>
      <w:proofErr w:type="spellEnd"/>
      <w:r>
        <w:t xml:space="preserve"> implementation </w:t>
      </w:r>
      <w:r w:rsidRPr="00130755">
        <w:t>can be broken down as follows:</w:t>
      </w:r>
    </w:p>
    <w:p w14:paraId="11E717C6" w14:textId="77777777" w:rsidR="00FA2706" w:rsidRPr="00130755" w:rsidRDefault="00FA2706" w:rsidP="00566F04">
      <w:pPr>
        <w:pStyle w:val="Bullet"/>
      </w:pPr>
      <w:r w:rsidRPr="00130755">
        <w:t xml:space="preserve">Use the </w:t>
      </w:r>
      <w:r w:rsidRPr="00130755">
        <w:rPr>
          <w:rStyle w:val="CodeInline"/>
        </w:rPr>
        <w:t>Version</w:t>
      </w:r>
      <w:r w:rsidRPr="00130755">
        <w:t xml:space="preserve"> property on each </w:t>
      </w:r>
      <w:r>
        <w:t xml:space="preserve">entity </w:t>
      </w:r>
      <w:r w:rsidRPr="00130755">
        <w:t>class</w:t>
      </w:r>
      <w:r>
        <w:t xml:space="preserve"> as a concurrency (or, version) value</w:t>
      </w:r>
      <w:r w:rsidRPr="00130755">
        <w:t>.</w:t>
      </w:r>
    </w:p>
    <w:p w14:paraId="6987D4A1" w14:textId="77777777" w:rsidR="00FA2706" w:rsidRPr="00130755" w:rsidRDefault="00FA2706" w:rsidP="00566F04">
      <w:pPr>
        <w:pStyle w:val="Bullet"/>
      </w:pPr>
      <w:r w:rsidRPr="00130755">
        <w:t xml:space="preserve">The database column </w:t>
      </w:r>
      <w:r>
        <w:t xml:space="preserve">supporting versioning </w:t>
      </w:r>
      <w:r w:rsidRPr="00130755">
        <w:t xml:space="preserve">is named </w:t>
      </w:r>
      <w:proofErr w:type="spellStart"/>
      <w:r w:rsidRPr="00130755">
        <w:rPr>
          <w:rStyle w:val="CodeInline"/>
        </w:rPr>
        <w:t>ts</w:t>
      </w:r>
      <w:proofErr w:type="spellEnd"/>
      <w:r w:rsidRPr="00130755">
        <w:t>.</w:t>
      </w:r>
    </w:p>
    <w:p w14:paraId="1AF50C31" w14:textId="77777777" w:rsidR="00FA2706" w:rsidRPr="00130755" w:rsidRDefault="00FA2706" w:rsidP="00566F04">
      <w:pPr>
        <w:pStyle w:val="Bullet"/>
      </w:pPr>
      <w:r w:rsidRPr="00130755">
        <w:t xml:space="preserve">The SQL data type is a </w:t>
      </w:r>
      <w:proofErr w:type="spellStart"/>
      <w:r w:rsidRPr="00130755">
        <w:rPr>
          <w:rStyle w:val="CodeInline"/>
        </w:rPr>
        <w:t>Rowversion</w:t>
      </w:r>
      <w:proofErr w:type="spellEnd"/>
      <w:r w:rsidRPr="00130755">
        <w:t>.</w:t>
      </w:r>
    </w:p>
    <w:p w14:paraId="45E17643" w14:textId="77777777" w:rsidR="00FA2706" w:rsidRPr="00130755" w:rsidRDefault="00FA2706" w:rsidP="00566F04">
      <w:pPr>
        <w:pStyle w:val="Bullet"/>
      </w:pPr>
      <w:proofErr w:type="spellStart"/>
      <w:r w:rsidRPr="00130755">
        <w:t>NHibernate</w:t>
      </w:r>
      <w:proofErr w:type="spellEnd"/>
      <w:r w:rsidRPr="00130755">
        <w:t xml:space="preserve"> should always let the database generate the value</w:t>
      </w:r>
      <w:r>
        <w:t xml:space="preserve">, </w:t>
      </w:r>
      <w:r w:rsidRPr="00130755">
        <w:t xml:space="preserve">as opposed to you or </w:t>
      </w:r>
      <w:proofErr w:type="spellStart"/>
      <w:r w:rsidRPr="00130755">
        <w:t>NHibernate</w:t>
      </w:r>
      <w:proofErr w:type="spellEnd"/>
      <w:r w:rsidRPr="00130755">
        <w:t xml:space="preserve"> supplying the value.</w:t>
      </w:r>
    </w:p>
    <w:p w14:paraId="7582C699" w14:textId="77777777" w:rsidR="00FA2706" w:rsidRPr="00130755" w:rsidRDefault="00FA2706" w:rsidP="00566F04">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3509C8C1" w14:textId="77777777" w:rsidR="00FA2706" w:rsidRPr="00130755" w:rsidRDefault="00FA2706" w:rsidP="00DF359F">
      <w:pPr>
        <w:pStyle w:val="BodyTextCont"/>
        <w:pPrChange w:id="432" w:author="Brian Wortman" w:date="2014-06-16T20:20:00Z">
          <w:pPr>
            <w:pStyle w:val="BodyText"/>
          </w:pPr>
        </w:pPrChange>
      </w:pPr>
      <w:r w:rsidRPr="00130755">
        <w:lastRenderedPageBreak/>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00CD7080"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00CD7080" w:rsidRPr="00130755">
        <w:fldChar w:fldCharType="end"/>
      </w:r>
      <w:r w:rsidRPr="00130755">
        <w:t xml:space="preserve"> in the</w:t>
      </w:r>
      <w:r w:rsidRPr="00130755">
        <w:rPr>
          <w:rStyle w:val="CodeInline"/>
        </w:rPr>
        <w:t xml:space="preserve"> Mapping</w:t>
      </w:r>
      <w:r w:rsidRPr="00130755">
        <w:t xml:space="preserve"> folder. </w:t>
      </w:r>
      <w:r>
        <w:t>Implementing t</w:t>
      </w:r>
      <w:r w:rsidRPr="00130755">
        <w:t xml:space="preserve">he </w:t>
      </w:r>
      <w:proofErr w:type="spellStart"/>
      <w:r w:rsidRPr="00130755">
        <w:rPr>
          <w:rStyle w:val="CodeInline"/>
        </w:rPr>
        <w:t>IVersioned</w:t>
      </w:r>
      <w:r>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t>, and because of what we implemented in the previous section, we know that e</w:t>
      </w:r>
      <w:r w:rsidRPr="00130755">
        <w:t xml:space="preserve">ach of the </w:t>
      </w:r>
      <w:r>
        <w:t xml:space="preserve">entity </w:t>
      </w:r>
      <w:r w:rsidRPr="00130755">
        <w:t>classes implements this interface.</w:t>
      </w:r>
    </w:p>
    <w:p w14:paraId="5367609D" w14:textId="77777777" w:rsidR="00FA2706" w:rsidRPr="00130755" w:rsidRDefault="00FA2706" w:rsidP="00DF359F">
      <w:pPr>
        <w:pStyle w:val="BodyTextCont"/>
        <w:pPrChange w:id="433" w:author="Brian Wortman" w:date="2014-06-16T20:20:00Z">
          <w:pPr>
            <w:pStyle w:val="BodyText"/>
          </w:pPr>
        </w:pPrChange>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00CD7080"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00CD7080" w:rsidRPr="00130755">
        <w:fldChar w:fldCharType="end"/>
      </w:r>
      <w:r w:rsidRPr="00130755">
        <w:t xml:space="preserve"> is defined in the Fluent </w:t>
      </w:r>
      <w:proofErr w:type="spellStart"/>
      <w:r w:rsidRPr="00130755">
        <w:t>NHibernate</w:t>
      </w:r>
      <w:proofErr w:type="spellEnd"/>
      <w:r w:rsidRPr="00130755">
        <w:t xml:space="preserve"> library, and it simply pr</w:t>
      </w:r>
      <w:r>
        <w:t>ovides a means of configuring entity-to-database</w:t>
      </w:r>
      <w:r w:rsidRPr="00130755">
        <w:t xml:space="preserve"> mapping through code (as opposed to using XML files). </w:t>
      </w:r>
      <w:r>
        <w:t xml:space="preserve">This mapping code is placed in each </w:t>
      </w:r>
      <w:r w:rsidRPr="00130755">
        <w:t xml:space="preserve">mapping class’s constructor. For example, the </w:t>
      </w:r>
      <w:proofErr w:type="spellStart"/>
      <w:r>
        <w:rPr>
          <w:rStyle w:val="CodeInline"/>
        </w:rPr>
        <w:t>Status</w:t>
      </w:r>
      <w:r w:rsidRPr="00130755">
        <w:rPr>
          <w:rStyle w:val="CodeInline"/>
        </w:rPr>
        <w:t>Map</w:t>
      </w:r>
      <w:proofErr w:type="spellEnd"/>
      <w:r w:rsidRPr="00130755">
        <w:t xml:space="preserve"> mapping class </w:t>
      </w:r>
      <w:r>
        <w:t xml:space="preserve">constructor </w:t>
      </w:r>
      <w:r w:rsidRPr="00130755">
        <w:t xml:space="preserve">contains </w:t>
      </w:r>
      <w:r>
        <w:t xml:space="preserve">all of </w:t>
      </w:r>
      <w:r w:rsidRPr="00130755">
        <w:t xml:space="preserve">the mapping for the </w:t>
      </w:r>
      <w:r>
        <w:rPr>
          <w:rStyle w:val="CodeInline"/>
        </w:rPr>
        <w:t>Status</w:t>
      </w:r>
      <w:r w:rsidRPr="00130755">
        <w:t xml:space="preserve"> </w:t>
      </w:r>
      <w:r>
        <w:t>entity</w:t>
      </w:r>
      <w:r w:rsidRPr="00130755">
        <w:t>.</w:t>
      </w:r>
    </w:p>
    <w:p w14:paraId="3FF25255" w14:textId="77777777" w:rsidR="00FA2706" w:rsidRPr="00130755" w:rsidRDefault="00FA2706" w:rsidP="00DF359F">
      <w:pPr>
        <w:pStyle w:val="BodyTextCont"/>
        <w:pPrChange w:id="434" w:author="Brian Wortman" w:date="2014-06-16T20:20:00Z">
          <w:pPr>
            <w:pStyle w:val="BodyText"/>
          </w:pPr>
        </w:pPrChange>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00CD7080"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00CD7080"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t>entity</w:t>
      </w:r>
      <w:r w:rsidRPr="00130755">
        <w:t xml:space="preserve"> class is used as the object identifier.</w:t>
      </w:r>
    </w:p>
    <w:p w14:paraId="4E4D64EA" w14:textId="77777777" w:rsidR="00FA2706" w:rsidRPr="00130755" w:rsidRDefault="00FA2706" w:rsidP="00DF359F">
      <w:pPr>
        <w:pStyle w:val="BodyTextCont"/>
        <w:pPrChange w:id="435" w:author="Brian Wortman" w:date="2014-06-16T20:20:00Z">
          <w:pPr>
            <w:pStyle w:val="BodyText"/>
          </w:pPr>
        </w:pPrChange>
      </w:pPr>
      <w:r w:rsidRPr="00130755">
        <w:t xml:space="preserve">The </w:t>
      </w:r>
      <w:r w:rsidRPr="00130755">
        <w:rPr>
          <w:rStyle w:val="CodeInline"/>
        </w:rPr>
        <w:t>Map</w:t>
      </w:r>
      <w:r w:rsidRPr="00130755">
        <w:t xml:space="preserve"> </w:t>
      </w:r>
      <w:r>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t xml:space="preserve">n property name. If it’s not, an </w:t>
      </w:r>
      <w:r w:rsidRPr="00130755">
        <w:t xml:space="preserve">overload can be used to specify the column name. Additionally, because this is a fluent-style interface, </w:t>
      </w:r>
      <w:r>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A253D47" w14:textId="77777777" w:rsidR="00FA2706" w:rsidRDefault="00FA2706" w:rsidP="00DF359F">
      <w:pPr>
        <w:pStyle w:val="BodyTextCont"/>
        <w:pPrChange w:id="436" w:author="Brian Wortman" w:date="2014-06-16T20:20:00Z">
          <w:pPr>
            <w:pStyle w:val="BodyText"/>
          </w:pPr>
        </w:pPrChange>
      </w:pPr>
      <w:r>
        <w:t xml:space="preserve">We have implemented one </w:t>
      </w:r>
      <w:proofErr w:type="spellStart"/>
      <w:r w:rsidRPr="00130755">
        <w:rPr>
          <w:rStyle w:val="CodeInline"/>
        </w:rPr>
        <w:t>ClassMap</w:t>
      </w:r>
      <w:proofErr w:type="spellEnd"/>
      <w:r w:rsidRPr="00130755">
        <w:rPr>
          <w:rStyle w:val="CodeInline"/>
        </w:rPr>
        <w:t>&lt;T&gt;</w:t>
      </w:r>
      <w:r w:rsidRPr="00130755">
        <w:t xml:space="preserve"> for each </w:t>
      </w:r>
      <w:r>
        <w:t>entity</w:t>
      </w:r>
      <w:r w:rsidRPr="00130755">
        <w:t>.</w:t>
      </w:r>
      <w:r>
        <w:t xml:space="preserve"> </w:t>
      </w:r>
      <w:r w:rsidRPr="00130755">
        <w:t>The</w:t>
      </w:r>
      <w:r>
        <w:t xml:space="preserve"> </w:t>
      </w:r>
      <w:proofErr w:type="spellStart"/>
      <w:r w:rsidRPr="00130755">
        <w:rPr>
          <w:rStyle w:val="CodeInline"/>
        </w:rPr>
        <w:t>Status</w:t>
      </w:r>
      <w:r>
        <w:rPr>
          <w:rStyle w:val="CodeInline"/>
        </w:rPr>
        <w:t>Map</w:t>
      </w:r>
      <w:proofErr w:type="spellEnd"/>
      <w:r w:rsidRPr="00130755">
        <w:t xml:space="preserve"> </w:t>
      </w:r>
      <w:r>
        <w:t xml:space="preserve">and </w:t>
      </w:r>
      <w:proofErr w:type="spellStart"/>
      <w:r w:rsidRPr="00DC77E1">
        <w:rPr>
          <w:rStyle w:val="CodeInline"/>
        </w:rPr>
        <w:t>UserMap</w:t>
      </w:r>
      <w:proofErr w:type="spellEnd"/>
      <w:r>
        <w:t xml:space="preserve"> </w:t>
      </w:r>
      <w:r w:rsidRPr="00130755">
        <w:t xml:space="preserve">mapping classes are straightforward. They each have </w:t>
      </w:r>
      <w:r>
        <w:t>their</w:t>
      </w:r>
      <w:r w:rsidRPr="00130755">
        <w:t xml:space="preserve"> properties mapped, the first of which is the class’s identifier. </w:t>
      </w:r>
      <w:r>
        <w:t xml:space="preserve">We </w:t>
      </w:r>
      <w:r w:rsidRPr="00130755">
        <w:t>don’t need to specify the column name because the column name happens to match the property name.</w:t>
      </w:r>
    </w:p>
    <w:p w14:paraId="51AC7F38" w14:textId="77777777" w:rsidR="00FA2706" w:rsidRPr="00130755" w:rsidRDefault="00FA2706" w:rsidP="00DF359F">
      <w:pPr>
        <w:pStyle w:val="BodyTextCont"/>
        <w:pPrChange w:id="437" w:author="Brian Wortman" w:date="2014-06-16T20:20:00Z">
          <w:pPr>
            <w:pStyle w:val="BodyText"/>
          </w:pPr>
        </w:pPrChange>
      </w:pPr>
      <w:r w:rsidRPr="00130755">
        <w:t xml:space="preserve">The </w:t>
      </w:r>
      <w:r w:rsidR="00CD7080" w:rsidRPr="00130755">
        <w:fldChar w:fldCharType="begin"/>
      </w:r>
      <w:r w:rsidRPr="00130755">
        <w:instrText xml:space="preserve"> XE "NHibernate configuration and mappings:relationships:TaskMap class" </w:instrText>
      </w:r>
      <w:r w:rsidR="00CD7080" w:rsidRPr="00130755">
        <w:fldChar w:fldCharType="end"/>
      </w:r>
      <w:proofErr w:type="spellStart"/>
      <w:r w:rsidRPr="00130755">
        <w:rPr>
          <w:rStyle w:val="CodeInline"/>
        </w:rPr>
        <w:t>TaskMap</w:t>
      </w:r>
      <w:proofErr w:type="spellEnd"/>
      <w:r w:rsidRPr="00130755">
        <w:t xml:space="preserve"> class</w:t>
      </w:r>
      <w:r w:rsidR="00CD7080" w:rsidRPr="00130755">
        <w:fldChar w:fldCharType="begin"/>
      </w:r>
      <w:r w:rsidRPr="00130755">
        <w:instrText xml:space="preserve"> XE "</w:instrText>
      </w:r>
      <w:r w:rsidRPr="00130755">
        <w:rPr>
          <w:rStyle w:val="CodeInline"/>
        </w:rPr>
        <w:instrText>TaskMap</w:instrText>
      </w:r>
      <w:r w:rsidRPr="00130755">
        <w:instrText xml:space="preserve"> class" </w:instrText>
      </w:r>
      <w:r w:rsidR="00CD7080" w:rsidRPr="00130755">
        <w:fldChar w:fldCharType="end"/>
      </w:r>
      <w:r>
        <w:t xml:space="preserve"> is slightly </w:t>
      </w:r>
      <w:r w:rsidRPr="00130755">
        <w:t xml:space="preserve">more complicated; it </w:t>
      </w:r>
      <w:r>
        <w:t>is used to map the Task's relationships to other entities. We'll explore it next</w:t>
      </w:r>
      <w:r w:rsidRPr="00130755">
        <w:t>.</w:t>
      </w:r>
    </w:p>
    <w:p w14:paraId="61996A8C" w14:textId="77777777" w:rsidR="00FA2706" w:rsidRPr="00130755" w:rsidRDefault="00FA2706" w:rsidP="00566F04">
      <w:pPr>
        <w:pStyle w:val="Heading2"/>
      </w:pPr>
      <w:bookmarkStart w:id="438" w:name="_Toc390713983"/>
      <w:r>
        <w:t xml:space="preserve">Mapping </w:t>
      </w:r>
      <w:r w:rsidRPr="00130755">
        <w:t>Relationships</w:t>
      </w:r>
      <w:bookmarkEnd w:id="438"/>
    </w:p>
    <w:p w14:paraId="55996994" w14:textId="77777777" w:rsidR="00FA2706" w:rsidRDefault="00FA2706" w:rsidP="009732B5">
      <w:pPr>
        <w:pStyle w:val="BodyTextFirst"/>
      </w:pPr>
      <w:r>
        <w:t xml:space="preserve">Mapping many-to-one references is actually relatively simple. For example, the </w:t>
      </w:r>
      <w:r w:rsidRPr="003F2AEF">
        <w:rPr>
          <w:rStyle w:val="CodeInline"/>
        </w:rPr>
        <w:t>Task</w:t>
      </w:r>
      <w:r>
        <w:t xml:space="preserve"> class has a </w:t>
      </w:r>
      <w:r w:rsidRPr="003F2AEF">
        <w:rPr>
          <w:rStyle w:val="CodeInline"/>
        </w:rPr>
        <w:t>Status</w:t>
      </w:r>
      <w:r>
        <w:t xml:space="preserve"> property that references an instance of a </w:t>
      </w:r>
      <w:r w:rsidRPr="003F2AEF">
        <w:rPr>
          <w:rStyle w:val="CodeInline"/>
        </w:rPr>
        <w:t>Status</w:t>
      </w:r>
      <w:r>
        <w:t xml:space="preserve"> class. We then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Pr>
        <w:t xml:space="preserve">. The corresponding column name in the </w:t>
      </w:r>
      <w:r w:rsidRPr="0079080E">
        <w:rPr>
          <w:rStyle w:val="CodeInline"/>
        </w:rPr>
        <w:t>Task</w:t>
      </w:r>
      <w:r w:rsidRPr="00B54CA3">
        <w:rPr>
          <w:rStyle w:val="CodeInline"/>
        </w:rPr>
        <w:t xml:space="preserve"> table is </w:t>
      </w:r>
      <w:proofErr w:type="spellStart"/>
      <w:r w:rsidRPr="0079080E">
        <w:rPr>
          <w:rStyle w:val="CodeInline"/>
        </w:rPr>
        <w:t>StatusId</w:t>
      </w:r>
      <w:proofErr w:type="spellEnd"/>
      <w:r w:rsidRPr="00B54CA3">
        <w:rPr>
          <w:rStyle w:val="CodeInline"/>
        </w:rPr>
        <w:t>. The reference to the user that created the task is similar.</w:t>
      </w:r>
    </w:p>
    <w:p w14:paraId="7974421B" w14:textId="77777777" w:rsidR="00FA2706" w:rsidRPr="00130755" w:rsidRDefault="00FA2706" w:rsidP="00DF359F">
      <w:pPr>
        <w:pStyle w:val="BodyTextCont"/>
        <w:pPrChange w:id="439" w:author="Brian Wortman" w:date="2014-06-16T20:21:00Z">
          <w:pPr>
            <w:pStyle w:val="BodyText"/>
          </w:pPr>
        </w:pPrChange>
      </w:pPr>
      <w:r>
        <w:t>M</w:t>
      </w:r>
      <w:r w:rsidRPr="00130755">
        <w:t>any-to-many relationships</w:t>
      </w:r>
      <w:r w:rsidR="00CD7080" w:rsidRPr="00130755">
        <w:fldChar w:fldCharType="begin"/>
      </w:r>
      <w:r w:rsidRPr="00130755">
        <w:instrText xml:space="preserve"> XE "NHibernate configuration and mappings:relationships:many-to-many" </w:instrText>
      </w:r>
      <w:r w:rsidR="00CD7080" w:rsidRPr="00130755">
        <w:fldChar w:fldCharType="end"/>
      </w:r>
      <w:r>
        <w:t xml:space="preserve"> are </w:t>
      </w:r>
      <w:r w:rsidRPr="00130755">
        <w:t xml:space="preserve">more complicated because you must identify the linking table in the database, as well as the linking table’s parent and child columns. For example, to link a set of </w:t>
      </w:r>
      <w:r>
        <w:t>users</w:t>
      </w:r>
      <w:r w:rsidRPr="00130755">
        <w:t xml:space="preserve"> to a task, the </w:t>
      </w:r>
      <w:proofErr w:type="spellStart"/>
      <w:r w:rsidRPr="00130755">
        <w:rPr>
          <w:rStyle w:val="CodeInline"/>
        </w:rPr>
        <w:t>Task</w:t>
      </w:r>
      <w:r>
        <w:rPr>
          <w:rStyle w:val="CodeInline"/>
        </w:rPr>
        <w:t>User</w:t>
      </w:r>
      <w:proofErr w:type="spellEnd"/>
      <w:r w:rsidRPr="00130755">
        <w:t xml:space="preserve"> table will contain a record for each </w:t>
      </w:r>
      <w:r>
        <w:t>user</w:t>
      </w:r>
      <w:r w:rsidRPr="00130755">
        <w:t xml:space="preserve"> linked to that task. The </w:t>
      </w:r>
      <w:r>
        <w:t>users</w:t>
      </w:r>
      <w:r w:rsidRPr="00130755">
        <w:t xml:space="preserve"> will be loaded into the </w:t>
      </w:r>
      <w:r>
        <w:rPr>
          <w:rStyle w:val="CodeInline"/>
        </w:rPr>
        <w:t>Users</w:t>
      </w:r>
      <w:r w:rsidRPr="00130755">
        <w:t xml:space="preserve"> collection property on the </w:t>
      </w:r>
      <w:r w:rsidRPr="00130755">
        <w:rPr>
          <w:rStyle w:val="CodeInline"/>
        </w:rPr>
        <w:t>Task</w:t>
      </w:r>
      <w:r w:rsidRPr="00130755">
        <w:t xml:space="preserve"> object.</w:t>
      </w:r>
    </w:p>
    <w:p w14:paraId="7C1902DC" w14:textId="77777777" w:rsidR="00FA2706" w:rsidRDefault="00FA2706" w:rsidP="00DF359F">
      <w:pPr>
        <w:pStyle w:val="BodyTextCont"/>
        <w:pPrChange w:id="440" w:author="Brian Wortman" w:date="2014-06-16T20:21:00Z">
          <w:pPr>
            <w:pStyle w:val="BodyText"/>
          </w:pPr>
        </w:pPrChange>
      </w:pPr>
      <w:r w:rsidRPr="00130755">
        <w:t xml:space="preserve">Regarding </w:t>
      </w:r>
      <w:r>
        <w:t xml:space="preserve">that </w:t>
      </w:r>
      <w:r w:rsidRPr="00130755">
        <w:t>collection, the</w:t>
      </w:r>
      <w:r w:rsidRPr="00130755">
        <w:rPr>
          <w:rStyle w:val="CodeInline"/>
        </w:rPr>
        <w:t xml:space="preserve"> Task</w:t>
      </w:r>
      <w:r w:rsidRPr="00130755">
        <w:t xml:space="preserve"> class defines the </w:t>
      </w:r>
      <w:r>
        <w:rPr>
          <w:rStyle w:val="CodeInline"/>
        </w:rPr>
        <w:t>Users</w:t>
      </w:r>
      <w:r w:rsidRPr="00130755">
        <w:t xml:space="preserve"> property with only a getter, to prevent the developer from replacing the entire collection. </w:t>
      </w:r>
      <w:r>
        <w:t xml:space="preserve">Note that we also </w:t>
      </w:r>
      <w:r w:rsidRPr="00130755">
        <w:t xml:space="preserve">create an empty collection upon class instantiation, which allows </w:t>
      </w:r>
      <w:r>
        <w:t xml:space="preserve">us </w:t>
      </w:r>
      <w:r w:rsidRPr="00130755">
        <w:t xml:space="preserve">to immediately call </w:t>
      </w:r>
      <w:r w:rsidRPr="00130755">
        <w:rPr>
          <w:rStyle w:val="CodeInline"/>
        </w:rPr>
        <w:t>Add</w:t>
      </w:r>
      <w:r w:rsidR="00CD7080" w:rsidRPr="00130755">
        <w:rPr>
          <w:rStyle w:val="CodeInline"/>
        </w:rPr>
        <w:fldChar w:fldCharType="begin"/>
      </w:r>
      <w:r w:rsidRPr="00130755">
        <w:instrText xml:space="preserve"> XE "NHibernate configuration and mappings:relationships:Add()" </w:instrText>
      </w:r>
      <w:r w:rsidR="00CD7080"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Pr>
          <w:rStyle w:val="CodeInline"/>
        </w:rPr>
        <w:t>User</w:t>
      </w:r>
      <w:r w:rsidRPr="00130755">
        <w:rPr>
          <w:rStyle w:val="CodeInline"/>
        </w:rPr>
        <w:t>s</w:t>
      </w:r>
      <w:r w:rsidRPr="00130755">
        <w:t xml:space="preserve"> property map with this bit of code:</w:t>
      </w:r>
    </w:p>
    <w:p w14:paraId="668FB844" w14:textId="77777777" w:rsidR="00FA2706" w:rsidRDefault="00FA2706" w:rsidP="00566F04">
      <w:pPr>
        <w:pStyle w:val="Code"/>
      </w:pPr>
      <w:r w:rsidRPr="00D3619D">
        <w:t>.Access.ReadOnlyPropertyThroughCamelCaseField(Prefix.Underscore)</w:t>
      </w:r>
    </w:p>
    <w:p w14:paraId="329CFCC5" w14:textId="77777777" w:rsidR="00FA2706" w:rsidRDefault="00FA2706" w:rsidP="00DF359F">
      <w:pPr>
        <w:pStyle w:val="BodyTextCont"/>
        <w:pPrChange w:id="441" w:author="Brian Wortman" w:date="2014-06-16T20:21:00Z">
          <w:pPr>
            <w:pStyle w:val="BodyText"/>
          </w:pPr>
        </w:pPrChange>
      </w:pPr>
      <w:r w:rsidRPr="00130755">
        <w:t xml:space="preserve">This tells </w:t>
      </w:r>
      <w:proofErr w:type="spellStart"/>
      <w:r w:rsidRPr="00130755">
        <w:t>NHibernate</w:t>
      </w:r>
      <w:proofErr w:type="spellEnd"/>
      <w:r w:rsidRPr="00130755">
        <w:t xml:space="preserve"> to “access the </w:t>
      </w:r>
      <w:r>
        <w:rPr>
          <w:rStyle w:val="CodeInline"/>
        </w:rPr>
        <w:t>Users</w:t>
      </w:r>
      <w:r w:rsidRPr="00130755">
        <w:t xml:space="preserve"> read-only property through a camel-cased field that is named with an underscore prefix.”</w:t>
      </w:r>
      <w:r>
        <w:t xml:space="preserve"> That's right, </w:t>
      </w:r>
      <w:proofErr w:type="spellStart"/>
      <w:r>
        <w:t>NHibernate</w:t>
      </w:r>
      <w:proofErr w:type="spellEnd"/>
      <w:r>
        <w:t xml:space="preserve"> will use reflection to access the collection of users via your _users private field - as opposed to the public getter.</w:t>
      </w:r>
    </w:p>
    <w:p w14:paraId="4B99D2E7" w14:textId="77777777" w:rsidR="00FA2706" w:rsidRDefault="00FA2706" w:rsidP="00566F04">
      <w:pPr>
        <w:pStyle w:val="Heading2"/>
      </w:pPr>
      <w:bookmarkStart w:id="442" w:name="_Toc390713984"/>
      <w:r>
        <w:lastRenderedPageBreak/>
        <w:t>Database Configuration - Bringing it all Together</w:t>
      </w:r>
      <w:bookmarkEnd w:id="442"/>
    </w:p>
    <w:p w14:paraId="673CD0BE" w14:textId="77777777" w:rsidR="00FA2706" w:rsidRDefault="00FA2706" w:rsidP="00566F04">
      <w:pPr>
        <w:pStyle w:val="BodyTextFirst"/>
        <w:rPr>
          <w:ins w:id="443" w:author="Brian Wortman" w:date="2014-06-16T19:13:00Z"/>
        </w:rPr>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API. First, add the following </w:t>
      </w:r>
      <w:ins w:id="444" w:author="Brian Wortman" w:date="2014-06-16T19:13:00Z">
        <w:r w:rsidR="004018A4" w:rsidRPr="004018A4">
          <w:rPr>
            <w:rStyle w:val="CodeInline"/>
            <w:rPrChange w:id="445" w:author="Brian Wortman" w:date="2014-06-16T19:13:00Z">
              <w:rPr/>
            </w:rPrChange>
          </w:rPr>
          <w:t>using</w:t>
        </w:r>
        <w:r w:rsidR="004018A4">
          <w:t xml:space="preserve"> directives and </w:t>
        </w:r>
      </w:ins>
      <w:r>
        <w:t>methods</w:t>
      </w:r>
      <w:ins w:id="446" w:author="Brian Wortman" w:date="2014-06-16T19:13:00Z">
        <w:r w:rsidR="004018A4">
          <w:t>, respectively,</w:t>
        </w:r>
      </w:ins>
      <w:r>
        <w:t xml:space="preserve"> to </w:t>
      </w:r>
      <w:r w:rsidRPr="00130755">
        <w:t xml:space="preserve">the </w:t>
      </w:r>
      <w:proofErr w:type="spellStart"/>
      <w:r w:rsidRPr="00130755">
        <w:rPr>
          <w:rStyle w:val="CodeInline"/>
        </w:rPr>
        <w:t>NinjectConfigurator</w:t>
      </w:r>
      <w:proofErr w:type="spellEnd"/>
      <w:r w:rsidRPr="00130755">
        <w:t xml:space="preserve"> class </w:t>
      </w:r>
      <w:r>
        <w:t xml:space="preserve">we </w:t>
      </w:r>
      <w:r w:rsidRPr="00130755">
        <w:t>discussed previously</w:t>
      </w:r>
      <w:r>
        <w:t>…</w:t>
      </w:r>
    </w:p>
    <w:p w14:paraId="2320E749" w14:textId="77777777" w:rsidR="004018A4" w:rsidRDefault="004018A4" w:rsidP="004018A4">
      <w:pPr>
        <w:pStyle w:val="CodeCaption"/>
        <w:rPr>
          <w:ins w:id="447" w:author="Brian Wortman" w:date="2014-06-16T19:13:00Z"/>
        </w:rPr>
        <w:pPrChange w:id="448" w:author="Brian Wortman" w:date="2014-06-16T19:14:00Z">
          <w:pPr>
            <w:pStyle w:val="BodyTextFirst"/>
          </w:pPr>
        </w:pPrChange>
      </w:pPr>
      <w:ins w:id="449" w:author="Brian Wortman" w:date="2014-06-16T19:14:00Z">
        <w:r>
          <w:t xml:space="preserve">Additional </w:t>
        </w:r>
      </w:ins>
      <w:ins w:id="450" w:author="Brian Wortman" w:date="2014-06-16T19:13:00Z">
        <w:r>
          <w:t>Using Directives</w:t>
        </w:r>
      </w:ins>
    </w:p>
    <w:p w14:paraId="4055A254" w14:textId="77777777" w:rsidR="004018A4" w:rsidRDefault="004018A4" w:rsidP="004018A4">
      <w:pPr>
        <w:pStyle w:val="Code"/>
        <w:rPr>
          <w:ins w:id="451" w:author="Brian Wortman" w:date="2014-06-16T19:14:00Z"/>
        </w:rPr>
        <w:pPrChange w:id="452" w:author="Brian Wortman" w:date="2014-06-16T19:14:00Z">
          <w:pPr>
            <w:pStyle w:val="CommentText"/>
          </w:pPr>
        </w:pPrChange>
      </w:pPr>
      <w:bookmarkStart w:id="453" w:name="OLE_LINK173"/>
      <w:bookmarkStart w:id="454" w:name="OLE_LINK174"/>
      <w:ins w:id="455" w:author="Brian Wortman" w:date="2014-06-16T19:14:00Z">
        <w:r>
          <w:t>using FluentNHibernate.Cfg;</w:t>
        </w:r>
      </w:ins>
    </w:p>
    <w:p w14:paraId="30413CF2" w14:textId="77777777" w:rsidR="004018A4" w:rsidRDefault="004018A4" w:rsidP="004018A4">
      <w:pPr>
        <w:pStyle w:val="Code"/>
        <w:rPr>
          <w:ins w:id="456" w:author="Brian Wortman" w:date="2014-06-16T19:14:00Z"/>
        </w:rPr>
        <w:pPrChange w:id="457" w:author="Brian Wortman" w:date="2014-06-16T19:14:00Z">
          <w:pPr>
            <w:pStyle w:val="CommentText"/>
          </w:pPr>
        </w:pPrChange>
      </w:pPr>
      <w:ins w:id="458" w:author="Brian Wortman" w:date="2014-06-16T19:14:00Z">
        <w:r>
          <w:t>using FluentNHibernate.Cfg.Db;</w:t>
        </w:r>
      </w:ins>
    </w:p>
    <w:p w14:paraId="51CBCDE1" w14:textId="77777777" w:rsidR="004018A4" w:rsidRDefault="004018A4" w:rsidP="004018A4">
      <w:pPr>
        <w:pStyle w:val="Code"/>
        <w:rPr>
          <w:ins w:id="459" w:author="Brian Wortman" w:date="2014-06-16T19:14:00Z"/>
        </w:rPr>
        <w:pPrChange w:id="460" w:author="Brian Wortman" w:date="2014-06-16T19:14:00Z">
          <w:pPr>
            <w:pStyle w:val="CommentText"/>
          </w:pPr>
        </w:pPrChange>
      </w:pPr>
      <w:ins w:id="461" w:author="Brian Wortman" w:date="2014-06-16T19:14:00Z">
        <w:r>
          <w:t>using NHibernate;</w:t>
        </w:r>
      </w:ins>
    </w:p>
    <w:p w14:paraId="12A612E6" w14:textId="77777777" w:rsidR="004018A4" w:rsidRDefault="004018A4" w:rsidP="004018A4">
      <w:pPr>
        <w:pStyle w:val="Code"/>
        <w:rPr>
          <w:ins w:id="462" w:author="Brian Wortman" w:date="2014-06-16T19:14:00Z"/>
        </w:rPr>
        <w:pPrChange w:id="463" w:author="Brian Wortman" w:date="2014-06-16T19:14:00Z">
          <w:pPr>
            <w:pStyle w:val="CommentText"/>
          </w:pPr>
        </w:pPrChange>
      </w:pPr>
      <w:ins w:id="464" w:author="Brian Wortman" w:date="2014-06-16T19:14:00Z">
        <w:r>
          <w:t>using NHibernate.Context;</w:t>
        </w:r>
      </w:ins>
    </w:p>
    <w:p w14:paraId="082FB316" w14:textId="77777777" w:rsidR="004018A4" w:rsidRDefault="004018A4" w:rsidP="004018A4">
      <w:pPr>
        <w:pStyle w:val="Code"/>
        <w:rPr>
          <w:ins w:id="465" w:author="Brian Wortman" w:date="2014-06-16T19:14:00Z"/>
        </w:rPr>
        <w:pPrChange w:id="466" w:author="Brian Wortman" w:date="2014-06-16T19:14:00Z">
          <w:pPr>
            <w:pStyle w:val="CommentText"/>
          </w:pPr>
        </w:pPrChange>
      </w:pPr>
      <w:ins w:id="467" w:author="Brian Wortman" w:date="2014-06-16T19:14:00Z">
        <w:r>
          <w:t>using Ninject.Activation;</w:t>
        </w:r>
      </w:ins>
    </w:p>
    <w:p w14:paraId="28F608F1" w14:textId="77777777" w:rsidR="004018A4" w:rsidRDefault="004018A4" w:rsidP="004018A4">
      <w:pPr>
        <w:pStyle w:val="Code"/>
        <w:rPr>
          <w:ins w:id="468" w:author="Brian Wortman" w:date="2014-06-16T19:14:00Z"/>
        </w:rPr>
        <w:pPrChange w:id="469" w:author="Brian Wortman" w:date="2014-06-16T19:14:00Z">
          <w:pPr>
            <w:pStyle w:val="CommentText"/>
          </w:pPr>
        </w:pPrChange>
      </w:pPr>
      <w:ins w:id="470" w:author="Brian Wortman" w:date="2014-06-16T19:14:00Z">
        <w:r>
          <w:t>using Ninject.Web.Common;</w:t>
        </w:r>
      </w:ins>
    </w:p>
    <w:p w14:paraId="01C1D701" w14:textId="77777777" w:rsidR="004018A4" w:rsidRDefault="004018A4" w:rsidP="004018A4">
      <w:pPr>
        <w:pStyle w:val="Code"/>
        <w:rPr>
          <w:ins w:id="471" w:author="Brian Wortman" w:date="2014-06-16T19:14:00Z"/>
        </w:rPr>
        <w:pPrChange w:id="472" w:author="Brian Wortman" w:date="2014-06-16T19:14:00Z">
          <w:pPr>
            <w:pStyle w:val="BodyTextFirst"/>
          </w:pPr>
        </w:pPrChange>
      </w:pPr>
      <w:ins w:id="473" w:author="Brian Wortman" w:date="2014-06-16T19:14:00Z">
        <w:r>
          <w:t>using WebApi2Book.Data.SqlServer.Mapping;</w:t>
        </w:r>
        <w:bookmarkEnd w:id="453"/>
        <w:bookmarkEnd w:id="454"/>
      </w:ins>
    </w:p>
    <w:p w14:paraId="0461DF7D" w14:textId="77777777" w:rsidR="004018A4" w:rsidRDefault="004018A4" w:rsidP="004018A4">
      <w:pPr>
        <w:pStyle w:val="CodeCaption"/>
        <w:rPr>
          <w:ins w:id="474" w:author="Brian Wortman" w:date="2014-06-16T19:13:00Z"/>
        </w:rPr>
        <w:pPrChange w:id="475" w:author="Brian Wortman" w:date="2014-06-16T19:14:00Z">
          <w:pPr>
            <w:pStyle w:val="BodyTextFirst"/>
          </w:pPr>
        </w:pPrChange>
      </w:pPr>
      <w:ins w:id="476" w:author="Brian Wortman" w:date="2014-06-16T19:14:00Z">
        <w:r>
          <w:t>Additional Methods</w:t>
        </w:r>
      </w:ins>
    </w:p>
    <w:p w14:paraId="39C772A3" w14:textId="77777777" w:rsidR="004018A4" w:rsidDel="004018A4" w:rsidRDefault="004018A4" w:rsidP="00566F04">
      <w:pPr>
        <w:pStyle w:val="BodyTextFirst"/>
        <w:rPr>
          <w:del w:id="477" w:author="Brian Wortman" w:date="2014-06-16T19:14:00Z"/>
        </w:rPr>
      </w:pPr>
    </w:p>
    <w:p w14:paraId="3385B8D7" w14:textId="77777777" w:rsidR="00FA2706" w:rsidDel="004018A4" w:rsidRDefault="00FA2706" w:rsidP="009732B5">
      <w:pPr>
        <w:pStyle w:val="Code"/>
        <w:rPr>
          <w:del w:id="478" w:author="Brian Wortman" w:date="2014-06-16T19:14:00Z"/>
        </w:rPr>
      </w:pPr>
    </w:p>
    <w:p w14:paraId="2C10CE4C" w14:textId="77777777" w:rsidR="00FA2706" w:rsidRPr="003B581B" w:rsidRDefault="00FA2706" w:rsidP="00566F04">
      <w:pPr>
        <w:pStyle w:val="Code"/>
      </w:pPr>
      <w:r w:rsidRPr="003B581B">
        <w:t>private void ConfigureNHibernate(IKernel container)</w:t>
      </w:r>
    </w:p>
    <w:p w14:paraId="1BC70A4F" w14:textId="77777777" w:rsidR="00FA2706" w:rsidRPr="003B581B" w:rsidRDefault="00FA2706" w:rsidP="00566F04">
      <w:pPr>
        <w:pStyle w:val="Code"/>
      </w:pPr>
      <w:r w:rsidRPr="003B581B">
        <w:t>{</w:t>
      </w:r>
    </w:p>
    <w:p w14:paraId="3DE3443A" w14:textId="77777777" w:rsidR="00FA2706" w:rsidRPr="003B581B" w:rsidRDefault="00FA2706" w:rsidP="00566F04">
      <w:pPr>
        <w:pStyle w:val="Code"/>
      </w:pPr>
      <w:r w:rsidRPr="003B581B">
        <w:t xml:space="preserve">    var sessionFactory = Fluently.Configure()</w:t>
      </w:r>
    </w:p>
    <w:p w14:paraId="52BD4281" w14:textId="77777777" w:rsidR="00FA2706" w:rsidRPr="003B581B" w:rsidRDefault="00FA2706" w:rsidP="00566F04">
      <w:pPr>
        <w:pStyle w:val="Code"/>
      </w:pPr>
      <w:r w:rsidRPr="003B581B">
        <w:t xml:space="preserve">        .Database(</w:t>
      </w:r>
    </w:p>
    <w:p w14:paraId="41AD3C1C" w14:textId="77777777" w:rsidR="00FA2706" w:rsidRPr="003B581B" w:rsidRDefault="00FA2706" w:rsidP="00566F04">
      <w:pPr>
        <w:pStyle w:val="Code"/>
      </w:pPr>
      <w:r w:rsidRPr="003B581B">
        <w:t xml:space="preserve">            MsSqlConfiguration.MsSql2008.ConnectionString(</w:t>
      </w:r>
    </w:p>
    <w:p w14:paraId="2DE7D192" w14:textId="77777777" w:rsidR="00FA2706" w:rsidRPr="003B581B" w:rsidRDefault="00FA2706" w:rsidP="00566F04">
      <w:pPr>
        <w:pStyle w:val="Code"/>
      </w:pPr>
      <w:r w:rsidRPr="003B581B">
        <w:t xml:space="preserve">                c =&gt; c.FromConnectionStringWithKey("WebApi2BookDb")))</w:t>
      </w:r>
    </w:p>
    <w:p w14:paraId="315F87E3" w14:textId="77777777" w:rsidR="00FA2706" w:rsidRPr="003B581B" w:rsidRDefault="00FA2706" w:rsidP="00566F04">
      <w:pPr>
        <w:pStyle w:val="Code"/>
      </w:pPr>
      <w:r w:rsidRPr="003B581B">
        <w:t xml:space="preserve">        .CurrentSessionContext("web")</w:t>
      </w:r>
    </w:p>
    <w:p w14:paraId="38ECCBA2" w14:textId="77777777" w:rsidR="00FA2706" w:rsidRPr="003B581B" w:rsidRDefault="00FA2706" w:rsidP="00566F04">
      <w:pPr>
        <w:pStyle w:val="Code"/>
      </w:pPr>
      <w:r w:rsidRPr="003B581B">
        <w:t xml:space="preserve">        .Mappings(m =&gt; m.FluentMappings.AddFromAssemblyOf&lt;</w:t>
      </w:r>
      <w:r>
        <w:t>TaskMap</w:t>
      </w:r>
      <w:r w:rsidRPr="003B581B">
        <w:t>&gt;())</w:t>
      </w:r>
    </w:p>
    <w:p w14:paraId="6F4CDA38" w14:textId="77777777" w:rsidR="00FA2706" w:rsidRPr="003B581B" w:rsidRDefault="00FA2706" w:rsidP="00566F04">
      <w:pPr>
        <w:pStyle w:val="Code"/>
      </w:pPr>
      <w:r w:rsidRPr="003B581B">
        <w:t xml:space="preserve">        .BuildSessionFactory();</w:t>
      </w:r>
    </w:p>
    <w:p w14:paraId="725C8469" w14:textId="77777777" w:rsidR="00FA2706" w:rsidRPr="003B581B" w:rsidRDefault="00FA2706" w:rsidP="00566F04">
      <w:pPr>
        <w:pStyle w:val="Code"/>
      </w:pPr>
    </w:p>
    <w:p w14:paraId="6250A9E7" w14:textId="77777777" w:rsidR="00FA2706" w:rsidRDefault="00FA2706" w:rsidP="00566F04">
      <w:pPr>
        <w:pStyle w:val="Code"/>
      </w:pPr>
      <w:r w:rsidRPr="003B581B">
        <w:t xml:space="preserve">    container.Bind&lt;ISessionFactory&gt;().ToConstant(sessionFactory);</w:t>
      </w:r>
    </w:p>
    <w:p w14:paraId="4B92E333" w14:textId="77777777" w:rsidR="00FA2706" w:rsidRPr="003B581B" w:rsidRDefault="00FA2706" w:rsidP="00566F04">
      <w:pPr>
        <w:pStyle w:val="Code"/>
      </w:pPr>
      <w:r>
        <w:t xml:space="preserve">    </w:t>
      </w:r>
      <w:r w:rsidRPr="0097334F">
        <w:t>container.Bind&lt;ISession&gt;().ToMethod(CreateSession).</w:t>
      </w:r>
      <w:commentRangeStart w:id="479"/>
      <w:commentRangeStart w:id="480"/>
      <w:r w:rsidRPr="0097334F">
        <w:t>InRequestScope</w:t>
      </w:r>
      <w:commentRangeEnd w:id="479"/>
      <w:r w:rsidR="00C9635A">
        <w:rPr>
          <w:rStyle w:val="CommentReference"/>
          <w:rFonts w:ascii="Times" w:hAnsi="Times"/>
          <w:noProof w:val="0"/>
        </w:rPr>
        <w:commentReference w:id="479"/>
      </w:r>
      <w:commentRangeEnd w:id="480"/>
      <w:r w:rsidR="00366835">
        <w:rPr>
          <w:rStyle w:val="CommentReference"/>
          <w:rFonts w:ascii="Times" w:hAnsi="Times"/>
          <w:noProof w:val="0"/>
        </w:rPr>
        <w:commentReference w:id="480"/>
      </w:r>
      <w:r w:rsidRPr="0097334F">
        <w:t>();</w:t>
      </w:r>
    </w:p>
    <w:p w14:paraId="5D230506" w14:textId="77777777" w:rsidR="00FA2706" w:rsidRDefault="00FA2706" w:rsidP="00566F04">
      <w:pPr>
        <w:pStyle w:val="Code"/>
      </w:pPr>
      <w:r w:rsidRPr="003B581B">
        <w:t>}</w:t>
      </w:r>
    </w:p>
    <w:p w14:paraId="2384ADCB" w14:textId="77777777" w:rsidR="00FA2706" w:rsidRDefault="00FA2706" w:rsidP="00566F04">
      <w:pPr>
        <w:pStyle w:val="Code"/>
      </w:pPr>
    </w:p>
    <w:p w14:paraId="340C0CD4" w14:textId="77777777" w:rsidR="00FA2706" w:rsidRPr="0097334F" w:rsidRDefault="00FA2706" w:rsidP="00566F04">
      <w:pPr>
        <w:pStyle w:val="Code"/>
      </w:pPr>
      <w:r w:rsidRPr="0097334F">
        <w:t>private ISession CreateSession(IContext context)</w:t>
      </w:r>
    </w:p>
    <w:p w14:paraId="4D54F0D0" w14:textId="77777777" w:rsidR="00FA2706" w:rsidRPr="0097334F" w:rsidRDefault="00FA2706" w:rsidP="00566F04">
      <w:pPr>
        <w:pStyle w:val="Code"/>
      </w:pPr>
      <w:r w:rsidRPr="0097334F">
        <w:t>{</w:t>
      </w:r>
    </w:p>
    <w:p w14:paraId="4EA7468F" w14:textId="77777777" w:rsidR="00FA2706" w:rsidRPr="0097334F" w:rsidRDefault="00FA2706" w:rsidP="00566F04">
      <w:pPr>
        <w:pStyle w:val="Code"/>
      </w:pPr>
      <w:r w:rsidRPr="0097334F">
        <w:t xml:space="preserve">    var sessionFactory = context.Kernel.Get&lt;ISessionFactory&gt;();</w:t>
      </w:r>
    </w:p>
    <w:p w14:paraId="024AC47A" w14:textId="77777777" w:rsidR="00FA2706" w:rsidRPr="0097334F" w:rsidRDefault="00FA2706" w:rsidP="00566F04">
      <w:pPr>
        <w:pStyle w:val="Code"/>
      </w:pPr>
      <w:r w:rsidRPr="0097334F">
        <w:t xml:space="preserve">    if (!CurrentSessionContext.HasBind(sessionFactory))</w:t>
      </w:r>
    </w:p>
    <w:p w14:paraId="09603EB6" w14:textId="77777777" w:rsidR="00FA2706" w:rsidRPr="0097334F" w:rsidRDefault="00FA2706" w:rsidP="00566F04">
      <w:pPr>
        <w:pStyle w:val="Code"/>
      </w:pPr>
      <w:r w:rsidRPr="0097334F">
        <w:t xml:space="preserve">    {</w:t>
      </w:r>
    </w:p>
    <w:p w14:paraId="4C527D0C" w14:textId="77777777" w:rsidR="00FA2706" w:rsidRPr="0097334F" w:rsidRDefault="00FA2706" w:rsidP="00566F04">
      <w:pPr>
        <w:pStyle w:val="Code"/>
      </w:pPr>
      <w:r w:rsidRPr="0097334F">
        <w:t xml:space="preserve">        var session = sessionFactory.OpenSession();</w:t>
      </w:r>
    </w:p>
    <w:p w14:paraId="13941749" w14:textId="77777777" w:rsidR="00FA2706" w:rsidRPr="0097334F" w:rsidRDefault="00FA2706" w:rsidP="00566F04">
      <w:pPr>
        <w:pStyle w:val="Code"/>
      </w:pPr>
      <w:r w:rsidRPr="0097334F">
        <w:t xml:space="preserve">        CurrentSessionContext.Bind(session);</w:t>
      </w:r>
    </w:p>
    <w:p w14:paraId="334DFF39" w14:textId="77777777" w:rsidR="00FA2706" w:rsidRPr="0097334F" w:rsidRDefault="00FA2706" w:rsidP="00566F04">
      <w:pPr>
        <w:pStyle w:val="Code"/>
      </w:pPr>
      <w:r w:rsidRPr="0097334F">
        <w:t xml:space="preserve">    }</w:t>
      </w:r>
    </w:p>
    <w:p w14:paraId="5244EDEB" w14:textId="77777777" w:rsidR="00FA2706" w:rsidRPr="0097334F" w:rsidRDefault="00FA2706" w:rsidP="00566F04">
      <w:pPr>
        <w:pStyle w:val="Code"/>
      </w:pPr>
    </w:p>
    <w:p w14:paraId="396843C3" w14:textId="77777777" w:rsidR="00FA2706" w:rsidRPr="0097334F" w:rsidRDefault="00FA2706" w:rsidP="00566F04">
      <w:pPr>
        <w:pStyle w:val="Code"/>
      </w:pPr>
      <w:r w:rsidRPr="0097334F">
        <w:t xml:space="preserve">    return sessionFactory.GetCurrentSession();</w:t>
      </w:r>
    </w:p>
    <w:p w14:paraId="6FFC5F30" w14:textId="77777777" w:rsidR="00FA2706" w:rsidRDefault="00FA2706" w:rsidP="00566F04">
      <w:pPr>
        <w:pStyle w:val="Code"/>
      </w:pPr>
      <w:commentRangeStart w:id="481"/>
      <w:commentRangeStart w:id="482"/>
      <w:r w:rsidRPr="0097334F">
        <w:t>}</w:t>
      </w:r>
      <w:commentRangeEnd w:id="481"/>
      <w:r w:rsidR="00C9635A">
        <w:rPr>
          <w:rStyle w:val="CommentReference"/>
          <w:rFonts w:ascii="Times" w:hAnsi="Times"/>
          <w:noProof w:val="0"/>
        </w:rPr>
        <w:commentReference w:id="481"/>
      </w:r>
      <w:commentRangeEnd w:id="482"/>
      <w:r w:rsidR="004018A4">
        <w:rPr>
          <w:rStyle w:val="CommentReference"/>
          <w:rFonts w:ascii="Times" w:hAnsi="Times"/>
          <w:noProof w:val="0"/>
        </w:rPr>
        <w:commentReference w:id="482"/>
      </w:r>
    </w:p>
    <w:p w14:paraId="3FDC9BFD" w14:textId="77777777" w:rsidR="00FA2706" w:rsidRDefault="00FA2706" w:rsidP="00566F04">
      <w:pPr>
        <w:pStyle w:val="Code"/>
      </w:pPr>
    </w:p>
    <w:p w14:paraId="0D5913F4" w14:textId="77777777" w:rsidR="00FA2706" w:rsidRDefault="00FA2706" w:rsidP="00DF359F">
      <w:pPr>
        <w:pStyle w:val="BodyTextCont"/>
        <w:pPrChange w:id="483" w:author="Brian Wortman" w:date="2014-06-16T20:21:00Z">
          <w:pPr>
            <w:pStyle w:val="BodyText"/>
          </w:pPr>
        </w:pPrChange>
      </w:pPr>
      <w:r>
        <w:t xml:space="preserve">… </w:t>
      </w:r>
      <w:proofErr w:type="gramStart"/>
      <w:r>
        <w:t>and</w:t>
      </w:r>
      <w:proofErr w:type="gramEnd"/>
      <w:r>
        <w:t xml:space="preserve"> then modify the </w:t>
      </w:r>
      <w:proofErr w:type="spellStart"/>
      <w:r w:rsidRPr="003F2AEF">
        <w:rPr>
          <w:rStyle w:val="CodeInline"/>
        </w:rPr>
        <w:t>AddBindings</w:t>
      </w:r>
      <w:proofErr w:type="spellEnd"/>
      <w:r>
        <w:t xml:space="preserve"> method so that it is implemented as shown (adding the call to </w:t>
      </w:r>
      <w:proofErr w:type="spellStart"/>
      <w:r w:rsidRPr="00415E25">
        <w:rPr>
          <w:rStyle w:val="CodeInline"/>
        </w:rPr>
        <w:t>ConfigureNHibernate</w:t>
      </w:r>
      <w:proofErr w:type="spellEnd"/>
      <w:r>
        <w:t>):</w:t>
      </w:r>
    </w:p>
    <w:p w14:paraId="2D5F1F5B" w14:textId="77777777" w:rsidR="00FA2706" w:rsidRDefault="00FA2706" w:rsidP="009732B5">
      <w:pPr>
        <w:pStyle w:val="Code"/>
      </w:pPr>
    </w:p>
    <w:p w14:paraId="3542A3E0" w14:textId="77777777" w:rsidR="00FA2706" w:rsidRPr="003B581B" w:rsidRDefault="00FA2706" w:rsidP="00566F04">
      <w:pPr>
        <w:pStyle w:val="Code"/>
      </w:pPr>
      <w:r w:rsidRPr="003B581B">
        <w:t>private void AddBindings(IKernel container)</w:t>
      </w:r>
    </w:p>
    <w:p w14:paraId="58959C98" w14:textId="77777777" w:rsidR="00FA2706" w:rsidRPr="003B581B" w:rsidRDefault="00FA2706" w:rsidP="00566F04">
      <w:pPr>
        <w:pStyle w:val="Code"/>
      </w:pPr>
      <w:r w:rsidRPr="003B581B">
        <w:t>{</w:t>
      </w:r>
    </w:p>
    <w:p w14:paraId="7EA55359" w14:textId="77777777" w:rsidR="00FA2706" w:rsidRPr="003B581B" w:rsidRDefault="00FA2706" w:rsidP="00566F04">
      <w:pPr>
        <w:pStyle w:val="Code"/>
      </w:pPr>
      <w:r w:rsidRPr="003B581B">
        <w:t xml:space="preserve">    ConfigureLog4net(container);</w:t>
      </w:r>
    </w:p>
    <w:p w14:paraId="277B7F42" w14:textId="77777777" w:rsidR="00FA2706" w:rsidRPr="003B581B" w:rsidRDefault="00FA2706" w:rsidP="00566F04">
      <w:pPr>
        <w:pStyle w:val="Code"/>
      </w:pPr>
      <w:r w:rsidRPr="003B581B">
        <w:t xml:space="preserve">    ConfigureNHibernate(container);</w:t>
      </w:r>
    </w:p>
    <w:p w14:paraId="47CDDF9E" w14:textId="77777777" w:rsidR="00FA2706" w:rsidRPr="003B581B" w:rsidRDefault="00FA2706" w:rsidP="00566F04">
      <w:pPr>
        <w:pStyle w:val="Code"/>
      </w:pPr>
    </w:p>
    <w:p w14:paraId="400885AB" w14:textId="77777777" w:rsidR="00FA2706" w:rsidRPr="003B581B" w:rsidRDefault="00FA2706" w:rsidP="00566F04">
      <w:pPr>
        <w:pStyle w:val="Code"/>
      </w:pPr>
      <w:r w:rsidRPr="003B581B">
        <w:t xml:space="preserve">    container.Bind&lt;IDateTime&gt;().To&lt;DateTimeAdapter&gt;().InSingletonScope();</w:t>
      </w:r>
    </w:p>
    <w:p w14:paraId="21FCBFB9" w14:textId="77777777" w:rsidR="00FA2706" w:rsidRDefault="00FA2706" w:rsidP="00566F04">
      <w:pPr>
        <w:pStyle w:val="Code"/>
      </w:pPr>
      <w:r w:rsidRPr="003B581B">
        <w:t>}</w:t>
      </w:r>
    </w:p>
    <w:p w14:paraId="7853E46F" w14:textId="77777777" w:rsidR="00FA2706" w:rsidRDefault="00FA2706" w:rsidP="00566F04">
      <w:pPr>
        <w:pStyle w:val="Code"/>
      </w:pPr>
    </w:p>
    <w:p w14:paraId="456F7A6C" w14:textId="77777777" w:rsidR="00FA2706" w:rsidRDefault="00FA2706" w:rsidP="00DF359F">
      <w:pPr>
        <w:pStyle w:val="BodyTextCont"/>
        <w:pPrChange w:id="484" w:author="Brian Wortman" w:date="2014-06-16T20:21:00Z">
          <w:pPr>
            <w:pStyle w:val="BodyText"/>
          </w:pPr>
        </w:pPrChange>
      </w:pPr>
      <w:r>
        <w:t xml:space="preserve">Finally, add the following code to the </w:t>
      </w:r>
      <w:proofErr w:type="spellStart"/>
      <w:r w:rsidRPr="00294446">
        <w:rPr>
          <w:rStyle w:val="CodeInline"/>
        </w:rPr>
        <w:t>Web.Api</w:t>
      </w:r>
      <w:proofErr w:type="spellEnd"/>
      <w:r>
        <w:t xml:space="preserve"> project’s </w:t>
      </w:r>
      <w:proofErr w:type="spellStart"/>
      <w:r w:rsidRPr="00294446">
        <w:rPr>
          <w:rStyle w:val="CodeInline"/>
        </w:rPr>
        <w:t>web.config</w:t>
      </w:r>
      <w:proofErr w:type="spellEnd"/>
      <w:r>
        <w:t xml:space="preserve"> file, right below the closing </w:t>
      </w:r>
      <w:proofErr w:type="spellStart"/>
      <w:r w:rsidRPr="00DC77E1">
        <w:rPr>
          <w:rStyle w:val="CodeInline"/>
        </w:rPr>
        <w:t>configSections</w:t>
      </w:r>
      <w:proofErr w:type="spellEnd"/>
      <w:r>
        <w:t xml:space="preserve"> tag that we added in Chapter 4.</w:t>
      </w:r>
    </w:p>
    <w:p w14:paraId="60B86410" w14:textId="77777777" w:rsidR="00FA2706" w:rsidRPr="00955C63" w:rsidRDefault="00FA2706" w:rsidP="00566F04">
      <w:pPr>
        <w:pStyle w:val="Code"/>
      </w:pPr>
      <w:r w:rsidRPr="00955C63">
        <w:t xml:space="preserve"> &lt;connectionStrings&gt;</w:t>
      </w:r>
    </w:p>
    <w:p w14:paraId="1CE3AA0F" w14:textId="77777777" w:rsidR="00FA2706" w:rsidRDefault="00FA2706" w:rsidP="00566F04">
      <w:pPr>
        <w:pStyle w:val="Code"/>
      </w:pPr>
      <w:r w:rsidRPr="00955C63">
        <w:t xml:space="preserve">  &lt;add name="WebApi2BookDb" providerName="System.Data.SqlClient" connectionString="Server=.;</w:t>
      </w:r>
    </w:p>
    <w:p w14:paraId="64FFB8AB" w14:textId="77777777" w:rsidR="00FA2706" w:rsidRPr="00955C63" w:rsidRDefault="00FA2706" w:rsidP="00566F04">
      <w:pPr>
        <w:pStyle w:val="Code"/>
      </w:pPr>
      <w:r>
        <w:t xml:space="preserve">          </w:t>
      </w:r>
      <w:r w:rsidRPr="00955C63">
        <w:t>initial catalog=WebApi2BookDb;Integrated Security=True;Application Name=WebApi2Book API Website" /&gt;</w:t>
      </w:r>
    </w:p>
    <w:p w14:paraId="415C734E" w14:textId="77777777" w:rsidR="00FA2706" w:rsidRDefault="00FA2706" w:rsidP="00566F04">
      <w:pPr>
        <w:pStyle w:val="Code"/>
      </w:pPr>
      <w:r w:rsidRPr="00955C63">
        <w:t>&lt;/connectionStrings&gt;</w:t>
      </w:r>
    </w:p>
    <w:p w14:paraId="12C0427E" w14:textId="3C5BBCC2" w:rsidR="00FA2706" w:rsidDel="00DF359F" w:rsidRDefault="00FA2706" w:rsidP="009732B5">
      <w:pPr>
        <w:pStyle w:val="BodyText"/>
        <w:rPr>
          <w:del w:id="485" w:author="Brian Wortman" w:date="2014-06-16T20:21:00Z"/>
        </w:rPr>
      </w:pPr>
    </w:p>
    <w:p w14:paraId="74C3965D" w14:textId="77777777" w:rsidR="00FA2706" w:rsidRPr="00130755" w:rsidRDefault="00FA2706" w:rsidP="00DF359F">
      <w:pPr>
        <w:pStyle w:val="BodyTextCont"/>
        <w:pPrChange w:id="486" w:author="Brian Wortman" w:date="2014-06-16T20:21:00Z">
          <w:pPr>
            <w:pStyle w:val="BodyText"/>
          </w:pPr>
        </w:pPrChange>
      </w:pPr>
      <w:r>
        <w:t xml:space="preserve">Let's review what we just did, starting with the </w:t>
      </w:r>
      <w:proofErr w:type="spellStart"/>
      <w:r w:rsidRPr="00415E25">
        <w:rPr>
          <w:rStyle w:val="CodeInline"/>
        </w:rPr>
        <w:t>ConfigureNHibernate</w:t>
      </w:r>
      <w:proofErr w:type="spellEnd"/>
      <w:r>
        <w:t xml:space="preserve"> method. This method sets </w:t>
      </w:r>
      <w:r w:rsidRPr="00130755">
        <w:t>four properties and then build</w:t>
      </w:r>
      <w:r>
        <w:t>s</w:t>
      </w:r>
      <w:r w:rsidRPr="00130755">
        <w:t xml:space="preserve"> the </w:t>
      </w:r>
      <w:proofErr w:type="spellStart"/>
      <w:r w:rsidRPr="00130755">
        <w:rPr>
          <w:rStyle w:val="CodeInline"/>
        </w:rPr>
        <w:t>ISessionFactory</w:t>
      </w:r>
      <w:proofErr w:type="spellEnd"/>
      <w:r w:rsidRPr="00130755">
        <w:t xml:space="preserve"> object</w:t>
      </w:r>
      <w:r w:rsidR="00CD7080"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00CD7080" w:rsidRPr="00130755">
        <w:fldChar w:fldCharType="end"/>
      </w:r>
      <w:r w:rsidRPr="00130755">
        <w:t>:</w:t>
      </w:r>
    </w:p>
    <w:p w14:paraId="0E6C6FA4" w14:textId="77777777" w:rsidR="00FA2706" w:rsidRPr="00130755" w:rsidRDefault="00FA2706" w:rsidP="00566F04">
      <w:pPr>
        <w:pStyle w:val="Bullet"/>
      </w:pPr>
      <w:r w:rsidRPr="00130755">
        <w:t xml:space="preserve">The first property indicates that </w:t>
      </w:r>
      <w:r>
        <w:t xml:space="preserve">we </w:t>
      </w:r>
      <w:r w:rsidRPr="00130755">
        <w:t xml:space="preserve">are using </w:t>
      </w:r>
      <w:r>
        <w:t xml:space="preserve">a version of </w:t>
      </w:r>
      <w:r w:rsidRPr="00130755">
        <w:t>SQL Server</w:t>
      </w:r>
      <w:r>
        <w:t xml:space="preserve"> that </w:t>
      </w:r>
      <w:r w:rsidRPr="00130755">
        <w:t xml:space="preserve">is compatible with </w:t>
      </w:r>
      <w:r>
        <w:t xml:space="preserve">SQL Server </w:t>
      </w:r>
      <w:r w:rsidRPr="00130755">
        <w:t>2012.</w:t>
      </w:r>
    </w:p>
    <w:p w14:paraId="710391CF" w14:textId="77777777" w:rsidR="00FA2706" w:rsidRPr="00130755" w:rsidRDefault="00FA2706" w:rsidP="00566F04">
      <w:pPr>
        <w:pStyle w:val="Bullet"/>
      </w:pPr>
      <w:r w:rsidRPr="00130755">
        <w:t>The second property specifies the database connection string</w:t>
      </w:r>
      <w:r>
        <w:t>,</w:t>
      </w:r>
      <w:r w:rsidRPr="00130755">
        <w:t xml:space="preserve"> and that </w:t>
      </w:r>
      <w:r>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Pr="00DC77E1">
        <w:rPr>
          <w:rStyle w:val="CodeInline"/>
        </w:rPr>
        <w:t>WebApi2BookDb</w:t>
      </w:r>
      <w:r>
        <w:t xml:space="preserve"> </w:t>
      </w:r>
      <w:r w:rsidRPr="00130755">
        <w:t>connection string value.</w:t>
      </w:r>
    </w:p>
    <w:p w14:paraId="30FDAAFC" w14:textId="77777777" w:rsidR="00FA2706" w:rsidRPr="00130755" w:rsidRDefault="00FA2706" w:rsidP="00566F04">
      <w:pPr>
        <w:pStyle w:val="Bullet"/>
      </w:pPr>
      <w:r w:rsidRPr="00130755">
        <w:t xml:space="preserve">The third property tells </w:t>
      </w:r>
      <w:proofErr w:type="spellStart"/>
      <w:r w:rsidRPr="00130755">
        <w:t>NHibernate</w:t>
      </w:r>
      <w:proofErr w:type="spellEnd"/>
      <w:r w:rsidRPr="00130755">
        <w:t xml:space="preserve"> that </w:t>
      </w:r>
      <w:r>
        <w:t>we</w:t>
      </w:r>
      <w:r w:rsidRPr="00130755">
        <w:t xml:space="preserve"> plan to use its web implementation to manage the current session object. </w:t>
      </w:r>
      <w:r>
        <w:t>We</w:t>
      </w:r>
      <w:r w:rsidRPr="00130755">
        <w:t xml:space="preserve">’ll explore session management more in the next section, but </w:t>
      </w:r>
      <w:r>
        <w:t xml:space="preserve">this </w:t>
      </w:r>
      <w:r w:rsidRPr="00130755">
        <w:t>essentially scope</w:t>
      </w:r>
      <w:r>
        <w:t>s</w:t>
      </w:r>
      <w:r w:rsidRPr="00130755">
        <w:t xml:space="preserve"> a single database session to a single web request</w:t>
      </w:r>
      <w:r>
        <w:t>;</w:t>
      </w:r>
      <w:r w:rsidRPr="00130755">
        <w:t xml:space="preserve"> i.e., one database session per call.</w:t>
      </w:r>
    </w:p>
    <w:p w14:paraId="0E9557E5" w14:textId="77777777" w:rsidR="00FA2706" w:rsidRPr="00130755" w:rsidRDefault="00FA2706" w:rsidP="00566F04">
      <w:pPr>
        <w:pStyle w:val="Bullet"/>
      </w:pPr>
      <w:r w:rsidRPr="00130755">
        <w:t xml:space="preserve">The fourth property tells </w:t>
      </w:r>
      <w:proofErr w:type="spellStart"/>
      <w:r w:rsidRPr="00130755">
        <w:t>NHibernate</w:t>
      </w:r>
      <w:proofErr w:type="spellEnd"/>
      <w:r w:rsidRPr="00130755">
        <w:t xml:space="preserve"> which assembly to use to load mappings. The</w:t>
      </w:r>
      <w:r>
        <w:t xml:space="preserve"> </w:t>
      </w:r>
      <w:r w:rsidRPr="003F2AEF">
        <w:rPr>
          <w:rStyle w:val="CodeInline"/>
        </w:rPr>
        <w:t>WebApi2Book.</w:t>
      </w:r>
      <w:r w:rsidRPr="00C93606">
        <w:rPr>
          <w:rStyle w:val="CodeInline"/>
        </w:rPr>
        <w:t>Data.SqlServer</w:t>
      </w:r>
      <w:r w:rsidRPr="00130755">
        <w:t xml:space="preserve"> project contains all of those mappings, so </w:t>
      </w:r>
      <w:r>
        <w:t xml:space="preserve">we </w:t>
      </w:r>
      <w:r w:rsidRPr="00130755">
        <w:t>just gave it a class name that exists in that assembly.</w:t>
      </w:r>
      <w:r w:rsidR="00CD7080" w:rsidRPr="00130755">
        <w:fldChar w:fldCharType="begin"/>
      </w:r>
      <w:r w:rsidRPr="00130755">
        <w:instrText xml:space="preserve"> XE "NHibernate configuration and mappings:database configuration:ISessionFactory object" </w:instrText>
      </w:r>
      <w:r w:rsidR="00CD7080" w:rsidRPr="00130755">
        <w:fldChar w:fldCharType="end"/>
      </w:r>
    </w:p>
    <w:p w14:paraId="1259B793" w14:textId="77777777" w:rsidR="00FA2706" w:rsidRDefault="00FA2706" w:rsidP="00DF359F">
      <w:pPr>
        <w:pStyle w:val="BodyTextCont"/>
        <w:pPrChange w:id="487" w:author="Brian Wortman" w:date="2014-06-16T20:22:00Z">
          <w:pPr>
            <w:pStyle w:val="BodyText"/>
          </w:pPr>
        </w:pPrChange>
      </w:pPr>
      <w:r>
        <w:t xml:space="preserve">Then the method </w:t>
      </w:r>
      <w:r w:rsidRPr="00130755">
        <w:t>call</w:t>
      </w:r>
      <w:r>
        <w:t>s</w:t>
      </w:r>
      <w:r w:rsidRPr="00130755">
        <w:t xml:space="preserve"> </w:t>
      </w:r>
      <w:proofErr w:type="spellStart"/>
      <w:r w:rsidRPr="00130755">
        <w:rPr>
          <w:rStyle w:val="CodeInline"/>
        </w:rPr>
        <w:t>BuildSessionFactory</w:t>
      </w:r>
      <w:proofErr w:type="spellEnd"/>
      <w:r w:rsidRPr="00130755">
        <w:t xml:space="preserve">, which returns a fully configured </w:t>
      </w:r>
      <w:proofErr w:type="spellStart"/>
      <w:r w:rsidRPr="00130755">
        <w:t>NHibernate</w:t>
      </w:r>
      <w:proofErr w:type="spellEnd"/>
      <w:r w:rsidRPr="00130755">
        <w:t xml:space="preserve"> </w:t>
      </w:r>
      <w:proofErr w:type="spellStart"/>
      <w:r w:rsidRPr="00130755">
        <w:rPr>
          <w:rStyle w:val="CodeInline"/>
        </w:rPr>
        <w:t>ISessionFactory</w:t>
      </w:r>
      <w:proofErr w:type="spellEnd"/>
      <w:r w:rsidRPr="00130755">
        <w:t xml:space="preserve"> instance. </w:t>
      </w:r>
      <w:r>
        <w:t xml:space="preserve">The </w:t>
      </w:r>
      <w:proofErr w:type="spellStart"/>
      <w:r w:rsidRPr="00130755">
        <w:rPr>
          <w:rStyle w:val="CodeInline"/>
        </w:rPr>
        <w:t>ISessionFactory</w:t>
      </w:r>
      <w:proofErr w:type="spellEnd"/>
      <w:r w:rsidRPr="00130755">
        <w:t xml:space="preserve"> instance </w:t>
      </w:r>
      <w:r>
        <w:t xml:space="preserve">is then placed </w:t>
      </w:r>
      <w:r w:rsidRPr="00130755">
        <w:t xml:space="preserve">into the </w:t>
      </w:r>
      <w:proofErr w:type="spellStart"/>
      <w:r w:rsidRPr="00130755">
        <w:t>Ninject</w:t>
      </w:r>
      <w:proofErr w:type="spellEnd"/>
      <w:r w:rsidRPr="00130755">
        <w:t xml:space="preserve"> container with this statement:</w:t>
      </w:r>
    </w:p>
    <w:p w14:paraId="16E42B8A" w14:textId="77777777" w:rsidR="00FA2706" w:rsidRDefault="00FA2706" w:rsidP="009732B5">
      <w:pPr>
        <w:pStyle w:val="Code"/>
        <w:rPr>
          <w:rStyle w:val="CodeInline"/>
        </w:rPr>
      </w:pPr>
      <w:r w:rsidRPr="005203C8">
        <w:rPr>
          <w:rStyle w:val="CodeInline"/>
        </w:rPr>
        <w:t>container.Bind&lt;ISessionFactory&gt;().ToConstant(sessionFactory);</w:t>
      </w:r>
    </w:p>
    <w:p w14:paraId="4A671C42" w14:textId="266544D5" w:rsidR="00FA2706" w:rsidDel="00DF359F" w:rsidRDefault="00FA2706" w:rsidP="009732B5">
      <w:pPr>
        <w:pStyle w:val="Code"/>
        <w:rPr>
          <w:del w:id="488" w:author="Brian Wortman" w:date="2014-06-16T20:22:00Z"/>
          <w:rStyle w:val="CodeInline"/>
        </w:rPr>
      </w:pPr>
    </w:p>
    <w:p w14:paraId="70B3E29F" w14:textId="77777777" w:rsidR="00FA2706" w:rsidRDefault="00FA2706" w:rsidP="00DF359F">
      <w:pPr>
        <w:pStyle w:val="BodyTextCont"/>
        <w:pPrChange w:id="489" w:author="Brian Wortman" w:date="2014-06-16T20:22:00Z">
          <w:pPr>
            <w:pStyle w:val="BodyText"/>
          </w:pPr>
        </w:pPrChange>
      </w:pPr>
      <w:r w:rsidRPr="00C93606">
        <w:t xml:space="preserve">Note that we've placed our newly created </w:t>
      </w:r>
      <w:proofErr w:type="spellStart"/>
      <w:r w:rsidRPr="003F2AEF">
        <w:rPr>
          <w:rStyle w:val="CodeInline"/>
        </w:rPr>
        <w:t>ISessionFactory</w:t>
      </w:r>
      <w:proofErr w:type="spellEnd"/>
      <w:r w:rsidRPr="00C93606">
        <w:t xml:space="preserve"> in our container as a constant. When using </w:t>
      </w:r>
      <w:proofErr w:type="spellStart"/>
      <w:r w:rsidRPr="00C93606">
        <w:t>NHibernate</w:t>
      </w:r>
      <w:proofErr w:type="spellEnd"/>
      <w:r w:rsidRPr="00C93606">
        <w:t xml:space="preserve">, it is important to only ever create a single </w:t>
      </w:r>
      <w:proofErr w:type="spellStart"/>
      <w:r w:rsidRPr="003F2AEF">
        <w:rPr>
          <w:rStyle w:val="CodeInline"/>
        </w:rPr>
        <w:t>ISessionFactory</w:t>
      </w:r>
      <w:proofErr w:type="spellEnd"/>
      <w:r w:rsidRPr="00C93606">
        <w:t xml:space="preserve"> instance per application. The act of creating the factory is pretty compute intensive, as it is creating all mappings to the database. Further, we only need one, as opposed to one per request, or per user, etc.</w:t>
      </w:r>
    </w:p>
    <w:p w14:paraId="4009D503" w14:textId="77777777" w:rsidR="00FA2706" w:rsidRPr="00130755" w:rsidRDefault="00FA2706" w:rsidP="00DF359F">
      <w:pPr>
        <w:pStyle w:val="BodyTextCont"/>
        <w:pPrChange w:id="490" w:author="Brian Wortman" w:date="2014-06-16T20:22:00Z">
          <w:pPr>
            <w:pStyle w:val="BodyText"/>
          </w:pPr>
        </w:pPrChange>
      </w:pPr>
      <w:r w:rsidRPr="00130755">
        <w:lastRenderedPageBreak/>
        <w:t xml:space="preserve">The statement that follows, where </w:t>
      </w:r>
      <w:r>
        <w:t>we</w:t>
      </w:r>
      <w:r w:rsidRPr="00130755">
        <w:t xml:space="preserve"> 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t>we</w:t>
      </w:r>
      <w:r w:rsidRPr="00130755">
        <w:t xml:space="preserve">’ve configured </w:t>
      </w:r>
      <w:proofErr w:type="spellStart"/>
      <w:r w:rsidRPr="00130755">
        <w:t>NHibernate</w:t>
      </w:r>
      <w:proofErr w:type="spellEnd"/>
      <w:r w:rsidRPr="00130755">
        <w:t xml:space="preserve"> to be able to talk to the database.</w:t>
      </w:r>
      <w:r>
        <w:t xml:space="preserve"> This is good progress!</w:t>
      </w:r>
    </w:p>
    <w:p w14:paraId="543DB99E" w14:textId="77777777" w:rsidR="00FA2706" w:rsidRPr="00130755" w:rsidRDefault="00FA2706" w:rsidP="00566F04">
      <w:pPr>
        <w:pStyle w:val="Heading1"/>
      </w:pPr>
      <w:bookmarkStart w:id="491" w:name="_Toc390713985"/>
      <w:r w:rsidRPr="00130755">
        <w:t>Managing the Unit of Work</w:t>
      </w:r>
      <w:bookmarkEnd w:id="491"/>
    </w:p>
    <w:p w14:paraId="5F06C0F5" w14:textId="77777777" w:rsidR="00FA2706" w:rsidRPr="00130755" w:rsidRDefault="00FA2706" w:rsidP="00566F04">
      <w:pPr>
        <w:pStyle w:val="BodyTextFirst"/>
      </w:pPr>
      <w:r w:rsidRPr="00130755">
        <w:t xml:space="preserve">As discussed in Chapter 3, one of the key benefits </w:t>
      </w:r>
      <w:r>
        <w:t>in</w:t>
      </w:r>
      <w:r w:rsidRPr="00130755">
        <w:t xml:space="preserve"> using </w:t>
      </w:r>
      <w:proofErr w:type="spellStart"/>
      <w:r w:rsidRPr="00130755">
        <w:t>NHibernate</w:t>
      </w:r>
      <w:proofErr w:type="spellEnd"/>
      <w:r w:rsidRPr="00130755">
        <w:t xml:space="preserve"> is that it </w:t>
      </w:r>
      <w:r>
        <w:t xml:space="preserve">implements a </w:t>
      </w:r>
      <w:r w:rsidRPr="00130755">
        <w:t>unit of work</w:t>
      </w:r>
      <w:r>
        <w:t xml:space="preserve"> with its</w:t>
      </w:r>
      <w:r w:rsidRPr="00130755">
        <w:t xml:space="preserve"> </w:t>
      </w:r>
      <w:proofErr w:type="spellStart"/>
      <w:r w:rsidRPr="00130755">
        <w:rPr>
          <w:rStyle w:val="CodeInline"/>
        </w:rPr>
        <w:t>ISession</w:t>
      </w:r>
      <w:proofErr w:type="spellEnd"/>
      <w:r w:rsidRPr="00130755">
        <w:t xml:space="preserve"> </w:t>
      </w:r>
      <w:r>
        <w:t>interface</w:t>
      </w:r>
      <w:r w:rsidRPr="00130755">
        <w:t xml:space="preserve">. In a service application like the task-management service, </w:t>
      </w:r>
      <w:r>
        <w:t xml:space="preserve">we need </w:t>
      </w:r>
      <w:r w:rsidRPr="00130755">
        <w:t xml:space="preserve">the database session object </w:t>
      </w:r>
      <w:r>
        <w:t xml:space="preserve">- as well as an associated database transaction - </w:t>
      </w:r>
      <w:r w:rsidRPr="00130755">
        <w:t xml:space="preserve">to span a complete service call. This provides support for three very important </w:t>
      </w:r>
      <w:r>
        <w:t xml:space="preserve">requirements for interacting with persistent data </w:t>
      </w:r>
      <w:r w:rsidRPr="00130755">
        <w:t>within a web request:</w:t>
      </w:r>
    </w:p>
    <w:p w14:paraId="212559B0" w14:textId="77777777" w:rsidR="00FA2706" w:rsidRPr="00130755" w:rsidRDefault="00FA2706" w:rsidP="00566F04">
      <w:pPr>
        <w:pStyle w:val="Bullet"/>
      </w:pPr>
      <w:r w:rsidRPr="00130755">
        <w:t>Keep fetched domain objects in memory, so that they are consistent across all operations within a single web request.</w:t>
      </w:r>
      <w:r>
        <w:t xml:space="preserve"> </w:t>
      </w:r>
      <w:proofErr w:type="spellStart"/>
      <w:r>
        <w:t>NHibernate</w:t>
      </w:r>
      <w:proofErr w:type="spellEnd"/>
      <w:r>
        <w:t xml:space="preserve"> uses the </w:t>
      </w:r>
      <w:proofErr w:type="spellStart"/>
      <w:r w:rsidRPr="00764FCD">
        <w:rPr>
          <w:rStyle w:val="CodeInline"/>
        </w:rPr>
        <w:t>ISession</w:t>
      </w:r>
      <w:proofErr w:type="spellEnd"/>
      <w:r>
        <w:t xml:space="preserve"> object to keep all fetched data and associated changes in memory. If some code used a different </w:t>
      </w:r>
      <w:proofErr w:type="spellStart"/>
      <w:r w:rsidRPr="00764FCD">
        <w:rPr>
          <w:rStyle w:val="CodeInline"/>
        </w:rPr>
        <w:t>ISession</w:t>
      </w:r>
      <w:proofErr w:type="spellEnd"/>
      <w:r>
        <w:t xml:space="preserve"> instance, it would not see the same/updated data.</w:t>
      </w:r>
    </w:p>
    <w:p w14:paraId="30EE70E2" w14:textId="77777777" w:rsidR="00FA2706" w:rsidRPr="00130755" w:rsidRDefault="00FA2706" w:rsidP="00566F04">
      <w:pPr>
        <w:pStyle w:val="Bullet"/>
      </w:pPr>
      <w:r w:rsidRPr="00130755">
        <w:t>Use in-memory objects to facilitate caching.</w:t>
      </w:r>
      <w:r>
        <w:t xml:space="preserve"> </w:t>
      </w:r>
    </w:p>
    <w:p w14:paraId="466D4D91" w14:textId="77777777" w:rsidR="00FA2706" w:rsidRPr="00130755" w:rsidRDefault="00FA2706" w:rsidP="00566F04">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6A4587BE" w14:textId="77777777" w:rsidR="00FA2706" w:rsidRPr="00130755" w:rsidRDefault="00FA2706" w:rsidP="00DF359F">
      <w:pPr>
        <w:pStyle w:val="BodyTextCont"/>
        <w:pPrChange w:id="492" w:author="Brian Wortman" w:date="2014-06-16T20:22:00Z">
          <w:pPr>
            <w:pStyle w:val="BodyText"/>
          </w:pPr>
        </w:pPrChange>
      </w:pPr>
      <w:r>
        <w:t>In short, i</w:t>
      </w:r>
      <w:r w:rsidRPr="00130755">
        <w:t xml:space="preserve">t is </w:t>
      </w:r>
      <w:r>
        <w:t xml:space="preserve">very </w:t>
      </w:r>
      <w:r w:rsidRPr="00130755">
        <w:t xml:space="preserve">important to ensure that every database operation within a </w:t>
      </w:r>
      <w:r>
        <w:t xml:space="preserve">given </w:t>
      </w:r>
      <w:r w:rsidRPr="00130755">
        <w:t xml:space="preserve">web request uses the same </w:t>
      </w:r>
      <w:proofErr w:type="spellStart"/>
      <w:r w:rsidRPr="00130755">
        <w:rPr>
          <w:rStyle w:val="CodeInline"/>
        </w:rPr>
        <w:t>ISession</w:t>
      </w:r>
      <w:proofErr w:type="spellEnd"/>
      <w:r w:rsidRPr="00130755">
        <w:t xml:space="preserve"> object</w:t>
      </w:r>
      <w:r>
        <w:t xml:space="preserve">. This is </w:t>
      </w:r>
      <w:r w:rsidR="00CD7080"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00CD7080" w:rsidRPr="00130755">
        <w:fldChar w:fldCharType="end"/>
      </w:r>
      <w:r w:rsidRPr="00130755">
        <w:t xml:space="preserve">what </w:t>
      </w:r>
      <w:r>
        <w:t xml:space="preserve">we mean </w:t>
      </w:r>
      <w:r w:rsidRPr="00130755">
        <w:t>by “managing the unit of work.”</w:t>
      </w:r>
    </w:p>
    <w:p w14:paraId="08757C96" w14:textId="77777777" w:rsidR="00FA2706" w:rsidRPr="00130755" w:rsidRDefault="00FA2706" w:rsidP="00DF359F">
      <w:pPr>
        <w:pStyle w:val="BodyTextCont"/>
        <w:pPrChange w:id="493" w:author="Brian Wortman" w:date="2014-06-16T20:22:00Z">
          <w:pPr>
            <w:pStyle w:val="BodyText"/>
          </w:pPr>
        </w:pPrChange>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r>
        <w:t xml:space="preserve">when creating the </w:t>
      </w:r>
      <w:proofErr w:type="spellStart"/>
      <w:r w:rsidRPr="00764FCD">
        <w:rPr>
          <w:rStyle w:val="CodeInline"/>
        </w:rPr>
        <w:t>ISessionFactory</w:t>
      </w:r>
      <w:proofErr w:type="spellEnd"/>
      <w:r>
        <w:t xml:space="preserve"> object, we</w:t>
      </w:r>
      <w:r w:rsidRPr="00130755">
        <w:t xml:space="preserve"> </w:t>
      </w:r>
      <w:r>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t>to use its</w:t>
      </w:r>
      <w:r w:rsidRPr="00130755">
        <w:t xml:space="preserve"> web implementation</w:t>
      </w:r>
      <w:r>
        <w:t xml:space="preserve"> (which relies on the ASP.NET </w:t>
      </w:r>
      <w:proofErr w:type="spellStart"/>
      <w:r>
        <w:t>HttpContext</w:t>
      </w:r>
      <w:proofErr w:type="spellEnd"/>
      <w:r>
        <w:t>)</w:t>
      </w:r>
      <w:r w:rsidRPr="00130755">
        <w:t xml:space="preserve"> to manage the current session object. </w:t>
      </w:r>
      <w:r>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t xml:space="preserve"> </w:t>
      </w:r>
      <w:r w:rsidRPr="00130755">
        <w:t>and then turn around and unbind it when the request is complete.</w:t>
      </w:r>
      <w:r>
        <w:t xml:space="preserve"> It feels like a lot of code. But you only have to do this in one place, and you'll find that it works incredibly well.</w:t>
      </w:r>
      <w:r w:rsidR="00CD7080" w:rsidRPr="00130755">
        <w:fldChar w:fldCharType="begin"/>
      </w:r>
      <w:r w:rsidRPr="00130755">
        <w:instrText xml:space="preserve"> XE "NHibernate configuration and mappings:HttpContext object" </w:instrText>
      </w:r>
      <w:r w:rsidR="00CD7080" w:rsidRPr="00130755">
        <w:fldChar w:fldCharType="end"/>
      </w:r>
    </w:p>
    <w:p w14:paraId="1E3943F0" w14:textId="77777777" w:rsidR="00FA2706" w:rsidRPr="00130755" w:rsidRDefault="00FA2706" w:rsidP="00DF359F">
      <w:pPr>
        <w:pStyle w:val="BodyTextCont"/>
        <w:pPrChange w:id="494" w:author="Brian Wortman" w:date="2014-06-16T20:22:00Z">
          <w:pPr>
            <w:pStyle w:val="BodyText"/>
          </w:pPr>
        </w:pPrChange>
      </w:pPr>
      <w:r w:rsidRPr="00130755">
        <w:t xml:space="preserve">It’ll be easier </w:t>
      </w:r>
      <w:r>
        <w:t xml:space="preserve">to understand if we </w:t>
      </w:r>
      <w:r w:rsidRPr="00130755">
        <w:t>look at the code</w:t>
      </w:r>
      <w:r>
        <w:t xml:space="preserve">, so refer back to the </w:t>
      </w:r>
      <w:proofErr w:type="spellStart"/>
      <w:r>
        <w:t>NinjectConfigurator's</w:t>
      </w:r>
      <w:proofErr w:type="spellEnd"/>
      <w:r>
        <w:t xml:space="preserve"> </w:t>
      </w:r>
      <w:proofErr w:type="spellStart"/>
      <w:r w:rsidRPr="00DC77E1">
        <w:rPr>
          <w:rStyle w:val="CodeInline"/>
        </w:rPr>
        <w:t>ConfigureNHibernate</w:t>
      </w:r>
      <w:proofErr w:type="spellEnd"/>
      <w:r>
        <w:t xml:space="preserve"> method we implemented in the last section</w:t>
      </w:r>
      <w:r w:rsidRPr="00130755">
        <w:t xml:space="preserve">. </w:t>
      </w:r>
      <w:r>
        <w:t xml:space="preserve">We </w:t>
      </w:r>
      <w:r w:rsidRPr="00130755">
        <w:t>configure</w:t>
      </w:r>
      <w:r>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15EFFF91" w14:textId="77777777" w:rsidR="00FA2706" w:rsidRPr="00130755" w:rsidRDefault="00FA2706" w:rsidP="00566F04">
      <w:pPr>
        <w:pStyle w:val="Code"/>
      </w:pPr>
      <w:r w:rsidRPr="0097334F">
        <w:t>container.Bind&lt;ISes</w:t>
      </w:r>
      <w:r>
        <w:t>sion&gt;().ToMethod(CreateSession)</w:t>
      </w:r>
      <w:r w:rsidRPr="0097334F">
        <w:t>;</w:t>
      </w:r>
    </w:p>
    <w:p w14:paraId="332C2C0D" w14:textId="77777777" w:rsidR="00FA2706" w:rsidRPr="00130755" w:rsidRDefault="00FA2706" w:rsidP="00DF359F">
      <w:pPr>
        <w:pStyle w:val="BodyTextCont"/>
        <w:pPrChange w:id="495" w:author="Brian Wortman" w:date="2014-06-16T20:22:00Z">
          <w:pPr>
            <w:pStyle w:val="BodyText"/>
          </w:pPr>
        </w:pPrChange>
      </w:pPr>
      <w:r w:rsidRPr="00130755">
        <w:t xml:space="preserve">This tells </w:t>
      </w:r>
      <w:proofErr w:type="spellStart"/>
      <w:r w:rsidRPr="00130755">
        <w:t>Ninject</w:t>
      </w:r>
      <w:proofErr w:type="spellEnd"/>
      <w:r w:rsidRPr="00130755">
        <w:t xml:space="preserve"> to call the</w:t>
      </w:r>
      <w:r>
        <w:t xml:space="preserve"> </w:t>
      </w:r>
      <w:proofErr w:type="spellStart"/>
      <w:r w:rsidRPr="00130755">
        <w:rPr>
          <w:rStyle w:val="CodeInline"/>
        </w:rPr>
        <w:t>CreateSession</w:t>
      </w:r>
      <w:proofErr w:type="spellEnd"/>
      <w:r w:rsidRPr="00130755">
        <w:t xml:space="preserve"> method whenever an object </w:t>
      </w:r>
      <w:r>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t xml:space="preserve"> Now let's look at the </w:t>
      </w:r>
      <w:proofErr w:type="spellStart"/>
      <w:r w:rsidRPr="00DC77E1">
        <w:rPr>
          <w:rStyle w:val="CodeInline"/>
        </w:rPr>
        <w:t>CreateSession</w:t>
      </w:r>
      <w:proofErr w:type="spellEnd"/>
      <w:r>
        <w:rPr>
          <w:rStyle w:val="CodeInline"/>
        </w:rPr>
        <w:t xml:space="preserve"> </w:t>
      </w:r>
      <w:r w:rsidRPr="00764FCD">
        <w:rPr>
          <w:rStyle w:val="CodeInline"/>
        </w:rPr>
        <w:t>method</w:t>
      </w:r>
      <w:r w:rsidRPr="00B77525">
        <w:t>…</w:t>
      </w:r>
    </w:p>
    <w:p w14:paraId="40A2C869" w14:textId="77777777" w:rsidR="00FA2706" w:rsidRPr="00130755" w:rsidRDefault="00FA2706" w:rsidP="00DF359F">
      <w:pPr>
        <w:pStyle w:val="BodyTextCont"/>
        <w:pPrChange w:id="496" w:author="Brian Wortman" w:date="2014-06-16T20:22:00Z">
          <w:pPr>
            <w:pStyle w:val="BodyText"/>
          </w:pPr>
        </w:pPrChange>
      </w:pPr>
      <w:r w:rsidRPr="00130755">
        <w:t>First,</w:t>
      </w:r>
      <w:r>
        <w:t xml:space="preserve"> we</w:t>
      </w:r>
      <w:r w:rsidRPr="00130755">
        <w:t xml:space="preserve"> obtain an instance of the </w:t>
      </w:r>
      <w:proofErr w:type="spellStart"/>
      <w:r w:rsidRPr="00130755">
        <w:rPr>
          <w:rStyle w:val="CodeInline"/>
        </w:rPr>
        <w:t>ISessionFactory</w:t>
      </w:r>
      <w:proofErr w:type="spellEnd"/>
      <w:r w:rsidRPr="00130755">
        <w:t xml:space="preserve"> that </w:t>
      </w:r>
      <w:r>
        <w:t>we</w:t>
      </w:r>
      <w:r w:rsidRPr="00130755">
        <w:t xml:space="preserve"> configured during application start-up (</w:t>
      </w:r>
      <w:r>
        <w:t xml:space="preserve">this was </w:t>
      </w:r>
      <w:r w:rsidRPr="00130755">
        <w:t>covered in the previous section</w:t>
      </w:r>
      <w:r>
        <w:t>). 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t xml:space="preserve">we </w:t>
      </w:r>
      <w:r w:rsidRPr="00130755">
        <w:t>open a new session</w:t>
      </w:r>
      <w:r>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w:t>
      </w:r>
      <w:r>
        <w:t>analogous</w:t>
      </w:r>
      <w:r w:rsidRPr="00130755">
        <w:t xml:space="preserve"> to opening a connection to the database</w:t>
      </w:r>
      <w:r>
        <w:t>.</w:t>
      </w:r>
      <w:r w:rsidRPr="00130755">
        <w:t>)</w:t>
      </w:r>
      <w:r>
        <w:t xml:space="preserve"> </w:t>
      </w:r>
      <w:r w:rsidRPr="00130755">
        <w:t xml:space="preserve">Finally, </w:t>
      </w:r>
      <w:r>
        <w:t xml:space="preserve">we </w:t>
      </w:r>
      <w:r w:rsidRPr="00130755">
        <w:t>return the current</w:t>
      </w:r>
      <w:r>
        <w:t>/newly context-</w:t>
      </w:r>
      <w:r w:rsidRPr="00130755">
        <w:t xml:space="preserve">bound </w:t>
      </w:r>
      <w:proofErr w:type="spellStart"/>
      <w:r w:rsidRPr="00130755">
        <w:rPr>
          <w:rStyle w:val="CodeInline"/>
        </w:rPr>
        <w:t>ISession</w:t>
      </w:r>
      <w:proofErr w:type="spellEnd"/>
      <w:r w:rsidRPr="00130755">
        <w:t xml:space="preserve"> object</w:t>
      </w:r>
      <w:r>
        <w:t>.</w:t>
      </w:r>
    </w:p>
    <w:p w14:paraId="3FEF4E3E" w14:textId="77777777" w:rsidR="00FA2706" w:rsidRPr="00130755" w:rsidRDefault="00FA2706" w:rsidP="00DF359F">
      <w:pPr>
        <w:pStyle w:val="BodyTextCont"/>
        <w:pPrChange w:id="497" w:author="Brian Wortman" w:date="2014-06-16T20:22:00Z">
          <w:pPr>
            <w:pStyle w:val="BodyText"/>
          </w:pPr>
        </w:pPrChange>
      </w:pPr>
      <w:r w:rsidRPr="00130755">
        <w:t xml:space="preserve">This </w:t>
      </w:r>
      <w:proofErr w:type="spellStart"/>
      <w:r w:rsidRPr="00DC77E1">
        <w:rPr>
          <w:rStyle w:val="CodeInline"/>
        </w:rPr>
        <w:t>CreateSession</w:t>
      </w:r>
      <w:proofErr w:type="spellEnd"/>
      <w:r>
        <w:t xml:space="preserve"> method</w:t>
      </w:r>
      <w:r w:rsidRPr="00130755">
        <w:t xml:space="preserve"> will be executed every time any </w:t>
      </w:r>
      <w:r>
        <w:t xml:space="preserve">dependent </w:t>
      </w:r>
      <w:r w:rsidRPr="00130755">
        <w:t xml:space="preserve">object requests an </w:t>
      </w:r>
      <w:r w:rsidR="00CD7080" w:rsidRPr="00130755">
        <w:fldChar w:fldCharType="begin"/>
      </w:r>
      <w:r w:rsidRPr="00130755">
        <w:instrText xml:space="preserve"> XE "NHibernate configuration and mappings:ISession object" </w:instrText>
      </w:r>
      <w:r w:rsidR="00CD7080"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t>Our</w:t>
      </w:r>
      <w:r w:rsidRPr="00130755">
        <w:t xml:space="preserve"> </w:t>
      </w:r>
      <w:r>
        <w:t>implementation</w:t>
      </w:r>
      <w:r w:rsidRPr="00130755">
        <w:t xml:space="preserve"> ensures that, for a single </w:t>
      </w:r>
      <w:r>
        <w:t xml:space="preserve">API </w:t>
      </w:r>
      <w:r w:rsidRPr="00130755">
        <w:t>request,</w:t>
      </w:r>
      <w:r>
        <w:t xml:space="preserve"> we</w:t>
      </w:r>
      <w:r w:rsidRPr="00130755">
        <w:t xml:space="preserve"> only ever create </w:t>
      </w:r>
      <w:r>
        <w:t xml:space="preserve">one </w:t>
      </w:r>
      <w:proofErr w:type="spellStart"/>
      <w:r w:rsidRPr="00130755">
        <w:rPr>
          <w:rStyle w:val="CodeInline"/>
        </w:rPr>
        <w:t>ISession</w:t>
      </w:r>
      <w:proofErr w:type="spellEnd"/>
      <w:r w:rsidRPr="00130755">
        <w:t xml:space="preserve"> object.</w:t>
      </w:r>
      <w:r>
        <w:t xml:space="preserve"> </w:t>
      </w:r>
    </w:p>
    <w:p w14:paraId="5A998227" w14:textId="77777777" w:rsidR="00FA2706" w:rsidRDefault="00FA2706" w:rsidP="00DF359F">
      <w:pPr>
        <w:pStyle w:val="BodyTextCont"/>
        <w:rPr>
          <w:ins w:id="498" w:author="Brian Wortman" w:date="2014-06-16T19:16:00Z"/>
        </w:rPr>
        <w:pPrChange w:id="499" w:author="Brian Wortman" w:date="2014-06-16T20:22:00Z">
          <w:pPr>
            <w:pStyle w:val="BodyText"/>
          </w:pPr>
        </w:pPrChange>
      </w:pPr>
      <w:r>
        <w:t xml:space="preserve">At this point, we have code in place to create and manage a single database session for a given request. </w:t>
      </w:r>
      <w:r w:rsidRPr="00130755">
        <w:t>To</w:t>
      </w:r>
      <w:r>
        <w:t xml:space="preserve"> then</w:t>
      </w:r>
      <w:r w:rsidRPr="00130755">
        <w:t xml:space="preserve"> close </w:t>
      </w:r>
      <w:r>
        <w:t>and dispose of</w:t>
      </w:r>
      <w:r w:rsidRPr="00130755">
        <w:t xml:space="preserve"> th</w:t>
      </w:r>
      <w:r>
        <w:t>is</w:t>
      </w:r>
      <w:r w:rsidRPr="00130755">
        <w:t xml:space="preserve"> </w:t>
      </w:r>
      <w:proofErr w:type="spellStart"/>
      <w:r w:rsidRPr="00130755">
        <w:rPr>
          <w:rStyle w:val="CodeInline"/>
        </w:rPr>
        <w:t>ISession</w:t>
      </w:r>
      <w:proofErr w:type="spellEnd"/>
      <w:r w:rsidRPr="00130755">
        <w:t xml:space="preserve"> object, </w:t>
      </w:r>
      <w:r>
        <w:t>we</w:t>
      </w:r>
      <w:r w:rsidRPr="00130755">
        <w:t xml:space="preserve">’re going to use an implementation of an </w:t>
      </w:r>
      <w:proofErr w:type="spellStart"/>
      <w:r w:rsidRPr="00130755">
        <w:rPr>
          <w:rStyle w:val="CodeInline"/>
        </w:rPr>
        <w:lastRenderedPageBreak/>
        <w:t>ActionFilterAttribute</w:t>
      </w:r>
      <w:proofErr w:type="spellEnd"/>
      <w:r w:rsidR="00CD7080"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00CD7080" w:rsidRPr="00130755">
        <w:rPr>
          <w:rStyle w:val="CodeInline"/>
        </w:rPr>
        <w:fldChar w:fldCharType="end"/>
      </w:r>
      <w:r>
        <w:t xml:space="preserve">. ASP.NET Web API uses these attributes, and derivations thereof, to execute pre and post behaviors around controller methods. Our attribute </w:t>
      </w:r>
      <w:r w:rsidRPr="00130755">
        <w:t xml:space="preserve">will decorate the controllers to ensure all </w:t>
      </w:r>
      <w:r>
        <w:t>controller actions</w:t>
      </w:r>
      <w:r w:rsidRPr="00130755">
        <w:t xml:space="preserve"> are using a properly managed </w:t>
      </w:r>
      <w:proofErr w:type="spellStart"/>
      <w:r w:rsidRPr="00130755">
        <w:rPr>
          <w:rStyle w:val="CodeInline"/>
        </w:rPr>
        <w:t>ISession</w:t>
      </w:r>
      <w:proofErr w:type="spellEnd"/>
      <w:r w:rsidRPr="00130755">
        <w:t xml:space="preserve"> instance. </w:t>
      </w:r>
      <w:r>
        <w:t xml:space="preserve">The </w:t>
      </w:r>
      <w:r w:rsidRPr="00130755">
        <w:t>attribute</w:t>
      </w:r>
      <w:r>
        <w:t xml:space="preserve">, and its </w:t>
      </w:r>
      <w:proofErr w:type="spellStart"/>
      <w:r w:rsidRPr="00DC77E1">
        <w:rPr>
          <w:rStyle w:val="CodeInline"/>
        </w:rPr>
        <w:t>IActionTransasctionHelper</w:t>
      </w:r>
      <w:proofErr w:type="spellEnd"/>
      <w:r>
        <w:rPr>
          <w:rStyle w:val="CodeInline"/>
        </w:rPr>
        <w:t xml:space="preserve"> and </w:t>
      </w:r>
      <w:proofErr w:type="spellStart"/>
      <w:r>
        <w:rPr>
          <w:rStyle w:val="CodeInline"/>
        </w:rPr>
        <w:t>WebContainerManager</w:t>
      </w:r>
      <w:proofErr w:type="spellEnd"/>
      <w:r>
        <w:t xml:space="preserve"> dependencies, are implemented as follows. Go ahead and add these to the </w:t>
      </w:r>
      <w:r w:rsidRPr="003F2AEF">
        <w:rPr>
          <w:rStyle w:val="CodeInline"/>
        </w:rPr>
        <w:t>WebApi2Book.Web.Common</w:t>
      </w:r>
      <w:r>
        <w:t xml:space="preserve"> project, and then we'll discuss them:</w:t>
      </w:r>
    </w:p>
    <w:p w14:paraId="4E230602" w14:textId="77777777" w:rsidR="004018A4" w:rsidRDefault="004018A4" w:rsidP="004018A4">
      <w:pPr>
        <w:pStyle w:val="CodeCaption"/>
      </w:pPr>
      <w:moveToRangeStart w:id="500" w:author="Brian Wortman" w:date="2014-06-16T19:16:00Z" w:name="move390709521"/>
      <w:moveTo w:id="501" w:author="Brian Wortman" w:date="2014-06-16T19:16:00Z">
        <w:r>
          <w:t>WebContainerManager Class</w:t>
        </w:r>
      </w:moveTo>
    </w:p>
    <w:p w14:paraId="30AA4D86" w14:textId="77777777" w:rsidR="004018A4" w:rsidRPr="0093065C" w:rsidRDefault="004018A4" w:rsidP="004018A4">
      <w:pPr>
        <w:pStyle w:val="Code"/>
      </w:pPr>
      <w:moveTo w:id="502" w:author="Brian Wortman" w:date="2014-06-16T19:16:00Z">
        <w:r w:rsidRPr="0093065C">
          <w:t>using System;</w:t>
        </w:r>
      </w:moveTo>
    </w:p>
    <w:p w14:paraId="106CDC82" w14:textId="77777777" w:rsidR="004018A4" w:rsidRPr="0093065C" w:rsidRDefault="004018A4" w:rsidP="004018A4">
      <w:pPr>
        <w:pStyle w:val="Code"/>
      </w:pPr>
      <w:moveTo w:id="503" w:author="Brian Wortman" w:date="2014-06-16T19:16:00Z">
        <w:r w:rsidRPr="0093065C">
          <w:t>using System.Collections.Generic;</w:t>
        </w:r>
      </w:moveTo>
    </w:p>
    <w:p w14:paraId="3B541E00" w14:textId="77777777" w:rsidR="004018A4" w:rsidRPr="0093065C" w:rsidRDefault="004018A4" w:rsidP="004018A4">
      <w:pPr>
        <w:pStyle w:val="Code"/>
      </w:pPr>
      <w:moveTo w:id="504" w:author="Brian Wortman" w:date="2014-06-16T19:16:00Z">
        <w:r w:rsidRPr="0093065C">
          <w:t>using System.Linq;</w:t>
        </w:r>
      </w:moveTo>
    </w:p>
    <w:p w14:paraId="250FB760" w14:textId="77777777" w:rsidR="004018A4" w:rsidRPr="0093065C" w:rsidRDefault="004018A4" w:rsidP="004018A4">
      <w:pPr>
        <w:pStyle w:val="Code"/>
      </w:pPr>
      <w:moveTo w:id="505" w:author="Brian Wortman" w:date="2014-06-16T19:16:00Z">
        <w:r w:rsidRPr="0093065C">
          <w:t>using System.Web.Http;</w:t>
        </w:r>
      </w:moveTo>
    </w:p>
    <w:p w14:paraId="66FA9B64" w14:textId="77777777" w:rsidR="004018A4" w:rsidRPr="0093065C" w:rsidRDefault="004018A4" w:rsidP="004018A4">
      <w:pPr>
        <w:pStyle w:val="Code"/>
      </w:pPr>
      <w:moveTo w:id="506" w:author="Brian Wortman" w:date="2014-06-16T19:16:00Z">
        <w:r w:rsidRPr="0093065C">
          <w:t>using System.Web.Http.Dependencies;</w:t>
        </w:r>
      </w:moveTo>
    </w:p>
    <w:p w14:paraId="37282A0A" w14:textId="77777777" w:rsidR="004018A4" w:rsidRPr="0093065C" w:rsidRDefault="004018A4" w:rsidP="004018A4">
      <w:pPr>
        <w:pStyle w:val="Code"/>
      </w:pPr>
    </w:p>
    <w:p w14:paraId="1AE18BE4" w14:textId="77777777" w:rsidR="004018A4" w:rsidRPr="0093065C" w:rsidRDefault="004018A4" w:rsidP="004018A4">
      <w:pPr>
        <w:pStyle w:val="Code"/>
      </w:pPr>
      <w:moveTo w:id="507" w:author="Brian Wortman" w:date="2014-06-16T19:16:00Z">
        <w:r w:rsidRPr="0093065C">
          <w:t>namespace WebApi2Book.Web.Common</w:t>
        </w:r>
      </w:moveTo>
    </w:p>
    <w:p w14:paraId="59C05D87" w14:textId="77777777" w:rsidR="004018A4" w:rsidRPr="0093065C" w:rsidRDefault="004018A4" w:rsidP="004018A4">
      <w:pPr>
        <w:pStyle w:val="Code"/>
      </w:pPr>
      <w:moveTo w:id="508" w:author="Brian Wortman" w:date="2014-06-16T19:16:00Z">
        <w:r w:rsidRPr="0093065C">
          <w:t>{</w:t>
        </w:r>
      </w:moveTo>
    </w:p>
    <w:p w14:paraId="43D0EA9F" w14:textId="77777777" w:rsidR="004018A4" w:rsidRPr="0093065C" w:rsidRDefault="004018A4" w:rsidP="004018A4">
      <w:pPr>
        <w:pStyle w:val="Code"/>
      </w:pPr>
      <w:moveTo w:id="509" w:author="Brian Wortman" w:date="2014-06-16T19:16:00Z">
        <w:r w:rsidRPr="0093065C">
          <w:t xml:space="preserve">    public static class WebContainerManager</w:t>
        </w:r>
      </w:moveTo>
    </w:p>
    <w:p w14:paraId="40C5A2CA" w14:textId="77777777" w:rsidR="004018A4" w:rsidRPr="0093065C" w:rsidRDefault="004018A4" w:rsidP="004018A4">
      <w:pPr>
        <w:pStyle w:val="Code"/>
      </w:pPr>
      <w:moveTo w:id="510" w:author="Brian Wortman" w:date="2014-06-16T19:16:00Z">
        <w:r w:rsidRPr="0093065C">
          <w:t xml:space="preserve">    {</w:t>
        </w:r>
      </w:moveTo>
    </w:p>
    <w:p w14:paraId="7902EEBB" w14:textId="77777777" w:rsidR="004018A4" w:rsidRPr="0093065C" w:rsidRDefault="004018A4" w:rsidP="004018A4">
      <w:pPr>
        <w:pStyle w:val="Code"/>
      </w:pPr>
      <w:moveTo w:id="511" w:author="Brian Wortman" w:date="2014-06-16T19:16:00Z">
        <w:r w:rsidRPr="0093065C">
          <w:t xml:space="preserve">        public static IDependencyResolver GetDependencyResolver()</w:t>
        </w:r>
      </w:moveTo>
    </w:p>
    <w:p w14:paraId="008D637D" w14:textId="77777777" w:rsidR="004018A4" w:rsidRPr="0093065C" w:rsidRDefault="004018A4" w:rsidP="004018A4">
      <w:pPr>
        <w:pStyle w:val="Code"/>
      </w:pPr>
      <w:moveTo w:id="512" w:author="Brian Wortman" w:date="2014-06-16T19:16:00Z">
        <w:r w:rsidRPr="0093065C">
          <w:t xml:space="preserve">        {</w:t>
        </w:r>
      </w:moveTo>
    </w:p>
    <w:p w14:paraId="4B2E6716" w14:textId="77777777" w:rsidR="004018A4" w:rsidRPr="0093065C" w:rsidRDefault="004018A4" w:rsidP="004018A4">
      <w:pPr>
        <w:pStyle w:val="Code"/>
      </w:pPr>
      <w:moveTo w:id="513" w:author="Brian Wortman" w:date="2014-06-16T19:16:00Z">
        <w:r w:rsidRPr="0093065C">
          <w:t xml:space="preserve">            var dependencyResolver = </w:t>
        </w:r>
        <w:commentRangeStart w:id="514"/>
        <w:commentRangeStart w:id="515"/>
        <w:r w:rsidRPr="0093065C">
          <w:t>GlobalConfiguration</w:t>
        </w:r>
        <w:commentRangeEnd w:id="514"/>
        <w:r>
          <w:rPr>
            <w:rStyle w:val="CommentReference"/>
            <w:rFonts w:ascii="Times" w:hAnsi="Times"/>
            <w:noProof w:val="0"/>
          </w:rPr>
          <w:commentReference w:id="514"/>
        </w:r>
      </w:moveTo>
      <w:commentRangeEnd w:id="515"/>
      <w:r>
        <w:rPr>
          <w:rStyle w:val="CommentReference"/>
          <w:rFonts w:ascii="Times" w:hAnsi="Times"/>
          <w:noProof w:val="0"/>
        </w:rPr>
        <w:commentReference w:id="515"/>
      </w:r>
      <w:moveTo w:id="516" w:author="Brian Wortman" w:date="2014-06-16T19:16:00Z">
        <w:r w:rsidRPr="0093065C">
          <w:t>.Configuration.DependencyResolver;</w:t>
        </w:r>
      </w:moveTo>
    </w:p>
    <w:p w14:paraId="4E358511" w14:textId="77777777" w:rsidR="004018A4" w:rsidRPr="0093065C" w:rsidRDefault="004018A4" w:rsidP="004018A4">
      <w:pPr>
        <w:pStyle w:val="Code"/>
      </w:pPr>
      <w:moveTo w:id="517" w:author="Brian Wortman" w:date="2014-06-16T19:16:00Z">
        <w:r w:rsidRPr="0093065C">
          <w:t xml:space="preserve">            if (dependencyResolver != null)</w:t>
        </w:r>
      </w:moveTo>
    </w:p>
    <w:p w14:paraId="763ECCD1" w14:textId="77777777" w:rsidR="004018A4" w:rsidRPr="0093065C" w:rsidRDefault="004018A4" w:rsidP="004018A4">
      <w:pPr>
        <w:pStyle w:val="Code"/>
      </w:pPr>
      <w:moveTo w:id="518" w:author="Brian Wortman" w:date="2014-06-16T19:16:00Z">
        <w:r w:rsidRPr="0093065C">
          <w:t xml:space="preserve">            {</w:t>
        </w:r>
      </w:moveTo>
    </w:p>
    <w:p w14:paraId="6244607D" w14:textId="77777777" w:rsidR="004018A4" w:rsidRPr="0093065C" w:rsidRDefault="004018A4" w:rsidP="004018A4">
      <w:pPr>
        <w:pStyle w:val="Code"/>
      </w:pPr>
      <w:moveTo w:id="519" w:author="Brian Wortman" w:date="2014-06-16T19:16:00Z">
        <w:r w:rsidRPr="0093065C">
          <w:t xml:space="preserve">                return dependencyResolver;</w:t>
        </w:r>
      </w:moveTo>
    </w:p>
    <w:p w14:paraId="74369145" w14:textId="77777777" w:rsidR="004018A4" w:rsidRPr="0093065C" w:rsidRDefault="004018A4" w:rsidP="004018A4">
      <w:pPr>
        <w:pStyle w:val="Code"/>
      </w:pPr>
      <w:moveTo w:id="520" w:author="Brian Wortman" w:date="2014-06-16T19:16:00Z">
        <w:r w:rsidRPr="0093065C">
          <w:t xml:space="preserve">            }</w:t>
        </w:r>
      </w:moveTo>
    </w:p>
    <w:p w14:paraId="6C6FF98D" w14:textId="77777777" w:rsidR="004018A4" w:rsidRPr="0093065C" w:rsidRDefault="004018A4" w:rsidP="004018A4">
      <w:pPr>
        <w:pStyle w:val="Code"/>
      </w:pPr>
    </w:p>
    <w:p w14:paraId="1EC58F3C" w14:textId="77777777" w:rsidR="004018A4" w:rsidRPr="0093065C" w:rsidRDefault="004018A4" w:rsidP="004018A4">
      <w:pPr>
        <w:pStyle w:val="Code"/>
      </w:pPr>
      <w:moveTo w:id="521" w:author="Brian Wortman" w:date="2014-06-16T19:16:00Z">
        <w:r w:rsidRPr="0093065C">
          <w:t xml:space="preserve">            throw new InvalidOperationException("The dependency resolver has not been set.");</w:t>
        </w:r>
      </w:moveTo>
    </w:p>
    <w:p w14:paraId="1C14B1C3" w14:textId="77777777" w:rsidR="004018A4" w:rsidRPr="0093065C" w:rsidRDefault="004018A4" w:rsidP="004018A4">
      <w:pPr>
        <w:pStyle w:val="Code"/>
      </w:pPr>
      <w:moveTo w:id="522" w:author="Brian Wortman" w:date="2014-06-16T19:16:00Z">
        <w:r w:rsidRPr="0093065C">
          <w:t xml:space="preserve">        }</w:t>
        </w:r>
      </w:moveTo>
    </w:p>
    <w:p w14:paraId="60F44BD2" w14:textId="77777777" w:rsidR="004018A4" w:rsidRPr="0093065C" w:rsidRDefault="004018A4" w:rsidP="004018A4">
      <w:pPr>
        <w:pStyle w:val="Code"/>
      </w:pPr>
    </w:p>
    <w:p w14:paraId="170DAA28" w14:textId="77777777" w:rsidR="004018A4" w:rsidRPr="0093065C" w:rsidRDefault="004018A4" w:rsidP="004018A4">
      <w:pPr>
        <w:pStyle w:val="Code"/>
      </w:pPr>
      <w:moveTo w:id="523" w:author="Brian Wortman" w:date="2014-06-16T19:16:00Z">
        <w:r w:rsidRPr="0093065C">
          <w:t xml:space="preserve">        public static T Get&lt;T&gt;()</w:t>
        </w:r>
      </w:moveTo>
    </w:p>
    <w:p w14:paraId="02458578" w14:textId="77777777" w:rsidR="004018A4" w:rsidRPr="0093065C" w:rsidRDefault="004018A4" w:rsidP="004018A4">
      <w:pPr>
        <w:pStyle w:val="Code"/>
      </w:pPr>
      <w:moveTo w:id="524" w:author="Brian Wortman" w:date="2014-06-16T19:16:00Z">
        <w:r w:rsidRPr="0093065C">
          <w:t xml:space="preserve">        {</w:t>
        </w:r>
      </w:moveTo>
    </w:p>
    <w:p w14:paraId="401E0444" w14:textId="77777777" w:rsidR="004018A4" w:rsidRPr="0093065C" w:rsidRDefault="004018A4" w:rsidP="004018A4">
      <w:pPr>
        <w:pStyle w:val="Code"/>
      </w:pPr>
      <w:moveTo w:id="525" w:author="Brian Wortman" w:date="2014-06-16T19:16:00Z">
        <w:r w:rsidRPr="0093065C">
          <w:t xml:space="preserve">            var service = GetDependencyResolver().GetService(typeof (T));</w:t>
        </w:r>
      </w:moveTo>
    </w:p>
    <w:p w14:paraId="5A967CF8" w14:textId="77777777" w:rsidR="004018A4" w:rsidRPr="0093065C" w:rsidRDefault="004018A4" w:rsidP="004018A4">
      <w:pPr>
        <w:pStyle w:val="Code"/>
      </w:pPr>
    </w:p>
    <w:p w14:paraId="5A4525E3" w14:textId="77777777" w:rsidR="004018A4" w:rsidRPr="0093065C" w:rsidRDefault="004018A4" w:rsidP="004018A4">
      <w:pPr>
        <w:pStyle w:val="Code"/>
      </w:pPr>
      <w:moveTo w:id="526" w:author="Brian Wortman" w:date="2014-06-16T19:16:00Z">
        <w:r w:rsidRPr="0093065C">
          <w:t xml:space="preserve">            if (service == null)</w:t>
        </w:r>
      </w:moveTo>
    </w:p>
    <w:p w14:paraId="29CB4F9B" w14:textId="77777777" w:rsidR="004018A4" w:rsidRPr="0093065C" w:rsidRDefault="004018A4" w:rsidP="004018A4">
      <w:pPr>
        <w:pStyle w:val="Code"/>
      </w:pPr>
      <w:moveTo w:id="527" w:author="Brian Wortman" w:date="2014-06-16T19:16:00Z">
        <w:r w:rsidRPr="0093065C">
          <w:t xml:space="preserve">                throw new NullReferenceException(string.Format("Requested service of type {0}, but null was found.",</w:t>
        </w:r>
      </w:moveTo>
    </w:p>
    <w:p w14:paraId="77B9B47D" w14:textId="77777777" w:rsidR="004018A4" w:rsidRPr="0093065C" w:rsidRDefault="004018A4" w:rsidP="004018A4">
      <w:pPr>
        <w:pStyle w:val="Code"/>
      </w:pPr>
      <w:moveTo w:id="528" w:author="Brian Wortman" w:date="2014-06-16T19:16:00Z">
        <w:r w:rsidRPr="0093065C">
          <w:t xml:space="preserve">                    typeof (T).FullName));</w:t>
        </w:r>
      </w:moveTo>
    </w:p>
    <w:p w14:paraId="2A4E0EAE" w14:textId="77777777" w:rsidR="004018A4" w:rsidRPr="0093065C" w:rsidRDefault="004018A4" w:rsidP="004018A4">
      <w:pPr>
        <w:pStyle w:val="Code"/>
      </w:pPr>
    </w:p>
    <w:p w14:paraId="0F95F903" w14:textId="77777777" w:rsidR="004018A4" w:rsidRPr="0093065C" w:rsidRDefault="004018A4" w:rsidP="004018A4">
      <w:pPr>
        <w:pStyle w:val="Code"/>
      </w:pPr>
      <w:moveTo w:id="529" w:author="Brian Wortman" w:date="2014-06-16T19:16:00Z">
        <w:r w:rsidRPr="0093065C">
          <w:t xml:space="preserve">            return (T) service;</w:t>
        </w:r>
      </w:moveTo>
    </w:p>
    <w:p w14:paraId="077EACBA" w14:textId="77777777" w:rsidR="004018A4" w:rsidRPr="0093065C" w:rsidRDefault="004018A4" w:rsidP="004018A4">
      <w:pPr>
        <w:pStyle w:val="Code"/>
      </w:pPr>
      <w:moveTo w:id="530" w:author="Brian Wortman" w:date="2014-06-16T19:16:00Z">
        <w:r w:rsidRPr="0093065C">
          <w:t xml:space="preserve">        }</w:t>
        </w:r>
      </w:moveTo>
    </w:p>
    <w:p w14:paraId="21B51DBC" w14:textId="77777777" w:rsidR="004018A4" w:rsidRPr="0093065C" w:rsidRDefault="004018A4" w:rsidP="004018A4">
      <w:pPr>
        <w:pStyle w:val="Code"/>
      </w:pPr>
    </w:p>
    <w:p w14:paraId="3C4277AF" w14:textId="77777777" w:rsidR="004018A4" w:rsidRPr="0093065C" w:rsidRDefault="004018A4" w:rsidP="004018A4">
      <w:pPr>
        <w:pStyle w:val="Code"/>
      </w:pPr>
      <w:moveTo w:id="531" w:author="Brian Wortman" w:date="2014-06-16T19:16:00Z">
        <w:r w:rsidRPr="0093065C">
          <w:t xml:space="preserve">        public static IEnumerable&lt;T&gt; GetAll&lt;T&gt;()</w:t>
        </w:r>
      </w:moveTo>
    </w:p>
    <w:p w14:paraId="5CF64BDD" w14:textId="77777777" w:rsidR="004018A4" w:rsidRPr="0093065C" w:rsidRDefault="004018A4" w:rsidP="004018A4">
      <w:pPr>
        <w:pStyle w:val="Code"/>
      </w:pPr>
      <w:moveTo w:id="532" w:author="Brian Wortman" w:date="2014-06-16T19:16:00Z">
        <w:r w:rsidRPr="0093065C">
          <w:t xml:space="preserve">        {</w:t>
        </w:r>
      </w:moveTo>
    </w:p>
    <w:p w14:paraId="6FC94E93" w14:textId="77777777" w:rsidR="004018A4" w:rsidRPr="0093065C" w:rsidRDefault="004018A4" w:rsidP="004018A4">
      <w:pPr>
        <w:pStyle w:val="Code"/>
      </w:pPr>
      <w:moveTo w:id="533" w:author="Brian Wortman" w:date="2014-06-16T19:16:00Z">
        <w:r w:rsidRPr="0093065C">
          <w:t xml:space="preserve">            var services = GetDependencyResolver().GetServices(typeof (T)).ToList();</w:t>
        </w:r>
      </w:moveTo>
    </w:p>
    <w:p w14:paraId="18D84FD2" w14:textId="77777777" w:rsidR="004018A4" w:rsidRPr="0093065C" w:rsidRDefault="004018A4" w:rsidP="004018A4">
      <w:pPr>
        <w:pStyle w:val="Code"/>
      </w:pPr>
    </w:p>
    <w:p w14:paraId="3D7AECDA" w14:textId="77777777" w:rsidR="004018A4" w:rsidRPr="0093065C" w:rsidRDefault="004018A4" w:rsidP="004018A4">
      <w:pPr>
        <w:pStyle w:val="Code"/>
      </w:pPr>
      <w:moveTo w:id="534" w:author="Brian Wortman" w:date="2014-06-16T19:16:00Z">
        <w:r w:rsidRPr="0093065C">
          <w:t xml:space="preserve">            if (!services.Any())</w:t>
        </w:r>
      </w:moveTo>
    </w:p>
    <w:p w14:paraId="2FDD3E90" w14:textId="77777777" w:rsidR="004018A4" w:rsidRPr="0093065C" w:rsidRDefault="004018A4" w:rsidP="004018A4">
      <w:pPr>
        <w:pStyle w:val="Code"/>
      </w:pPr>
      <w:moveTo w:id="535" w:author="Brian Wortman" w:date="2014-06-16T19:16:00Z">
        <w:r w:rsidRPr="0093065C">
          <w:lastRenderedPageBreak/>
          <w:t xml:space="preserve">                throw new NullReferenceException(string.Format("Requested services of type {0}, but none were found.",</w:t>
        </w:r>
      </w:moveTo>
    </w:p>
    <w:p w14:paraId="55B5EC35" w14:textId="77777777" w:rsidR="004018A4" w:rsidRPr="0093065C" w:rsidRDefault="004018A4" w:rsidP="004018A4">
      <w:pPr>
        <w:pStyle w:val="Code"/>
      </w:pPr>
      <w:moveTo w:id="536" w:author="Brian Wortman" w:date="2014-06-16T19:16:00Z">
        <w:r w:rsidRPr="0093065C">
          <w:t xml:space="preserve">                    typeof (T).FullName));</w:t>
        </w:r>
      </w:moveTo>
    </w:p>
    <w:p w14:paraId="3F339B8C" w14:textId="77777777" w:rsidR="004018A4" w:rsidRPr="0093065C" w:rsidRDefault="004018A4" w:rsidP="004018A4">
      <w:pPr>
        <w:pStyle w:val="Code"/>
      </w:pPr>
    </w:p>
    <w:p w14:paraId="39E33216" w14:textId="77777777" w:rsidR="004018A4" w:rsidRPr="0093065C" w:rsidRDefault="004018A4" w:rsidP="004018A4">
      <w:pPr>
        <w:pStyle w:val="Code"/>
      </w:pPr>
      <w:moveTo w:id="537" w:author="Brian Wortman" w:date="2014-06-16T19:16:00Z">
        <w:r w:rsidRPr="0093065C">
          <w:t xml:space="preserve">            return services.Cast&lt;T&gt;();</w:t>
        </w:r>
      </w:moveTo>
    </w:p>
    <w:p w14:paraId="5C0542DE" w14:textId="77777777" w:rsidR="004018A4" w:rsidRPr="0093065C" w:rsidRDefault="004018A4" w:rsidP="004018A4">
      <w:pPr>
        <w:pStyle w:val="Code"/>
      </w:pPr>
      <w:moveTo w:id="538" w:author="Brian Wortman" w:date="2014-06-16T19:16:00Z">
        <w:r w:rsidRPr="0093065C">
          <w:t xml:space="preserve">        }</w:t>
        </w:r>
      </w:moveTo>
    </w:p>
    <w:p w14:paraId="50E3266C" w14:textId="77777777" w:rsidR="004018A4" w:rsidRPr="0093065C" w:rsidRDefault="004018A4" w:rsidP="004018A4">
      <w:pPr>
        <w:pStyle w:val="Code"/>
      </w:pPr>
      <w:moveTo w:id="539" w:author="Brian Wortman" w:date="2014-06-16T19:16:00Z">
        <w:r w:rsidRPr="0093065C">
          <w:t xml:space="preserve">    }</w:t>
        </w:r>
      </w:moveTo>
    </w:p>
    <w:p w14:paraId="3545ED07" w14:textId="77777777" w:rsidR="004018A4" w:rsidRDefault="004018A4" w:rsidP="004018A4">
      <w:pPr>
        <w:pStyle w:val="Code"/>
      </w:pPr>
      <w:moveTo w:id="540" w:author="Brian Wortman" w:date="2014-06-16T19:16:00Z">
        <w:r w:rsidRPr="0093065C">
          <w:t>}</w:t>
        </w:r>
      </w:moveTo>
    </w:p>
    <w:p w14:paraId="56A2FFAE" w14:textId="77777777" w:rsidR="004018A4" w:rsidRDefault="004018A4" w:rsidP="004018A4">
      <w:pPr>
        <w:pStyle w:val="CodeCaption"/>
      </w:pPr>
      <w:moveToRangeStart w:id="541" w:author="Brian Wortman" w:date="2014-06-16T19:18:00Z" w:name="move390709620"/>
      <w:moveToRangeEnd w:id="500"/>
      <w:moveTo w:id="542" w:author="Brian Wortman" w:date="2014-06-16T19:18:00Z">
        <w:r w:rsidRPr="005D629A">
          <w:t>IActionTransactionHelper</w:t>
        </w:r>
        <w:r>
          <w:t xml:space="preserve"> Interface</w:t>
        </w:r>
      </w:moveTo>
    </w:p>
    <w:p w14:paraId="4637A3C2" w14:textId="77777777" w:rsidR="004018A4" w:rsidRPr="007162D8" w:rsidRDefault="004018A4" w:rsidP="004018A4">
      <w:pPr>
        <w:pStyle w:val="Code"/>
      </w:pPr>
      <w:moveTo w:id="543" w:author="Brian Wortman" w:date="2014-06-16T19:18:00Z">
        <w:r w:rsidRPr="007162D8">
          <w:t>using System.Web.Http.Filters;</w:t>
        </w:r>
      </w:moveTo>
    </w:p>
    <w:p w14:paraId="5F921261" w14:textId="77777777" w:rsidR="004018A4" w:rsidRPr="007162D8" w:rsidRDefault="004018A4" w:rsidP="004018A4">
      <w:pPr>
        <w:pStyle w:val="Code"/>
      </w:pPr>
    </w:p>
    <w:p w14:paraId="01D80954" w14:textId="77777777" w:rsidR="004018A4" w:rsidRPr="007162D8" w:rsidRDefault="004018A4" w:rsidP="004018A4">
      <w:pPr>
        <w:pStyle w:val="Code"/>
      </w:pPr>
      <w:moveTo w:id="544" w:author="Brian Wortman" w:date="2014-06-16T19:18:00Z">
        <w:r w:rsidRPr="007162D8">
          <w:t>namespace WebApi2Book.Web.Common</w:t>
        </w:r>
      </w:moveTo>
    </w:p>
    <w:p w14:paraId="57EA992E" w14:textId="77777777" w:rsidR="004018A4" w:rsidRPr="007162D8" w:rsidRDefault="004018A4" w:rsidP="004018A4">
      <w:pPr>
        <w:pStyle w:val="Code"/>
      </w:pPr>
      <w:moveTo w:id="545" w:author="Brian Wortman" w:date="2014-06-16T19:18:00Z">
        <w:r w:rsidRPr="007162D8">
          <w:t>{</w:t>
        </w:r>
      </w:moveTo>
    </w:p>
    <w:p w14:paraId="5E03665C" w14:textId="77777777" w:rsidR="004018A4" w:rsidRPr="007162D8" w:rsidRDefault="004018A4" w:rsidP="004018A4">
      <w:pPr>
        <w:pStyle w:val="Code"/>
      </w:pPr>
      <w:moveTo w:id="546" w:author="Brian Wortman" w:date="2014-06-16T19:18:00Z">
        <w:r w:rsidRPr="007162D8">
          <w:t xml:space="preserve">    public interface IActionTransactionHelper</w:t>
        </w:r>
      </w:moveTo>
    </w:p>
    <w:p w14:paraId="437AB070" w14:textId="77777777" w:rsidR="004018A4" w:rsidRPr="007162D8" w:rsidRDefault="004018A4" w:rsidP="004018A4">
      <w:pPr>
        <w:pStyle w:val="Code"/>
      </w:pPr>
      <w:moveTo w:id="547" w:author="Brian Wortman" w:date="2014-06-16T19:18:00Z">
        <w:r w:rsidRPr="007162D8">
          <w:t xml:space="preserve">    {</w:t>
        </w:r>
      </w:moveTo>
    </w:p>
    <w:p w14:paraId="54CF8A6F" w14:textId="77777777" w:rsidR="004018A4" w:rsidRPr="007162D8" w:rsidRDefault="004018A4" w:rsidP="004018A4">
      <w:pPr>
        <w:pStyle w:val="Code"/>
      </w:pPr>
      <w:moveTo w:id="548" w:author="Brian Wortman" w:date="2014-06-16T19:18:00Z">
        <w:r w:rsidRPr="007162D8">
          <w:t xml:space="preserve">        void BeginTransaction();</w:t>
        </w:r>
      </w:moveTo>
    </w:p>
    <w:p w14:paraId="38FEA4AF" w14:textId="77777777" w:rsidR="004018A4" w:rsidRPr="007162D8" w:rsidRDefault="004018A4" w:rsidP="004018A4">
      <w:pPr>
        <w:pStyle w:val="Code"/>
      </w:pPr>
      <w:moveTo w:id="549" w:author="Brian Wortman" w:date="2014-06-16T19:18:00Z">
        <w:r w:rsidRPr="007162D8">
          <w:t xml:space="preserve">        void EndTransaction(HttpActionExecutedContext filterContext);</w:t>
        </w:r>
      </w:moveTo>
    </w:p>
    <w:p w14:paraId="1C0097AE" w14:textId="77777777" w:rsidR="004018A4" w:rsidRPr="007162D8" w:rsidRDefault="004018A4" w:rsidP="004018A4">
      <w:pPr>
        <w:pStyle w:val="Code"/>
      </w:pPr>
      <w:moveTo w:id="550" w:author="Brian Wortman" w:date="2014-06-16T19:18:00Z">
        <w:r w:rsidRPr="007162D8">
          <w:t xml:space="preserve">        void CloseSession();</w:t>
        </w:r>
      </w:moveTo>
    </w:p>
    <w:p w14:paraId="5DC7BA56" w14:textId="77777777" w:rsidR="004018A4" w:rsidRPr="007162D8" w:rsidRDefault="004018A4" w:rsidP="004018A4">
      <w:pPr>
        <w:pStyle w:val="Code"/>
      </w:pPr>
      <w:moveTo w:id="551" w:author="Brian Wortman" w:date="2014-06-16T19:18:00Z">
        <w:r w:rsidRPr="007162D8">
          <w:t xml:space="preserve">    }</w:t>
        </w:r>
      </w:moveTo>
    </w:p>
    <w:p w14:paraId="5244640F" w14:textId="77777777" w:rsidR="004018A4" w:rsidRPr="00DC77E1" w:rsidRDefault="004018A4" w:rsidP="004018A4">
      <w:pPr>
        <w:pStyle w:val="Code"/>
      </w:pPr>
      <w:moveTo w:id="552" w:author="Brian Wortman" w:date="2014-06-16T19:18:00Z">
        <w:r w:rsidRPr="00DC77E1">
          <w:t>}</w:t>
        </w:r>
      </w:moveTo>
    </w:p>
    <w:p w14:paraId="24BF8617" w14:textId="77777777" w:rsidR="004018A4" w:rsidRDefault="004018A4" w:rsidP="004018A4">
      <w:pPr>
        <w:pStyle w:val="CodeCaption"/>
      </w:pPr>
      <w:moveTo w:id="553" w:author="Brian Wortman" w:date="2014-06-16T19:18:00Z">
        <w:r>
          <w:t>ActionTransactionHelper Class</w:t>
        </w:r>
      </w:moveTo>
    </w:p>
    <w:p w14:paraId="6287F6BF" w14:textId="77777777" w:rsidR="004018A4" w:rsidRPr="009B021D" w:rsidRDefault="004018A4" w:rsidP="004018A4">
      <w:pPr>
        <w:pStyle w:val="Code"/>
      </w:pPr>
      <w:moveTo w:id="554" w:author="Brian Wortman" w:date="2014-06-16T19:18:00Z">
        <w:r w:rsidRPr="009B021D">
          <w:t>using System.Web.Http.Filters;</w:t>
        </w:r>
      </w:moveTo>
    </w:p>
    <w:p w14:paraId="1511E7CA" w14:textId="77777777" w:rsidR="004018A4" w:rsidRPr="009B021D" w:rsidRDefault="004018A4" w:rsidP="004018A4">
      <w:pPr>
        <w:pStyle w:val="Code"/>
      </w:pPr>
      <w:moveTo w:id="555" w:author="Brian Wortman" w:date="2014-06-16T19:18:00Z">
        <w:r w:rsidRPr="009B021D">
          <w:t>using NHibernate;</w:t>
        </w:r>
      </w:moveTo>
    </w:p>
    <w:p w14:paraId="6AF5E129" w14:textId="77777777" w:rsidR="004018A4" w:rsidRPr="009B021D" w:rsidRDefault="004018A4" w:rsidP="004018A4">
      <w:pPr>
        <w:pStyle w:val="Code"/>
      </w:pPr>
      <w:moveTo w:id="556" w:author="Brian Wortman" w:date="2014-06-16T19:18:00Z">
        <w:r w:rsidRPr="009B021D">
          <w:t>using NHibernate.Context;</w:t>
        </w:r>
      </w:moveTo>
    </w:p>
    <w:p w14:paraId="75CBC53F" w14:textId="77777777" w:rsidR="004018A4" w:rsidRPr="009B021D" w:rsidRDefault="004018A4" w:rsidP="004018A4">
      <w:pPr>
        <w:pStyle w:val="Code"/>
      </w:pPr>
    </w:p>
    <w:p w14:paraId="255AFCB2" w14:textId="77777777" w:rsidR="004018A4" w:rsidRPr="009B021D" w:rsidRDefault="004018A4" w:rsidP="004018A4">
      <w:pPr>
        <w:pStyle w:val="Code"/>
      </w:pPr>
      <w:moveTo w:id="557" w:author="Brian Wortman" w:date="2014-06-16T19:18:00Z">
        <w:r w:rsidRPr="009B021D">
          <w:t>namespace WebApi2Book.Web.Common</w:t>
        </w:r>
      </w:moveTo>
    </w:p>
    <w:p w14:paraId="2E9D076A" w14:textId="77777777" w:rsidR="004018A4" w:rsidRPr="009B021D" w:rsidRDefault="004018A4" w:rsidP="004018A4">
      <w:pPr>
        <w:pStyle w:val="Code"/>
      </w:pPr>
      <w:moveTo w:id="558" w:author="Brian Wortman" w:date="2014-06-16T19:18:00Z">
        <w:r w:rsidRPr="009B021D">
          <w:t>{</w:t>
        </w:r>
      </w:moveTo>
    </w:p>
    <w:p w14:paraId="593243AD" w14:textId="77777777" w:rsidR="004018A4" w:rsidRPr="009B021D" w:rsidRDefault="004018A4" w:rsidP="004018A4">
      <w:pPr>
        <w:pStyle w:val="Code"/>
      </w:pPr>
      <w:moveTo w:id="559" w:author="Brian Wortman" w:date="2014-06-16T19:18:00Z">
        <w:r w:rsidRPr="009B021D">
          <w:t xml:space="preserve">    public class ActionTransactionHelper : IActionTransactionHelper</w:t>
        </w:r>
      </w:moveTo>
    </w:p>
    <w:p w14:paraId="785B1956" w14:textId="77777777" w:rsidR="004018A4" w:rsidRPr="009B021D" w:rsidRDefault="004018A4" w:rsidP="004018A4">
      <w:pPr>
        <w:pStyle w:val="Code"/>
      </w:pPr>
      <w:moveTo w:id="560" w:author="Brian Wortman" w:date="2014-06-16T19:18:00Z">
        <w:r w:rsidRPr="009B021D">
          <w:t xml:space="preserve">    {</w:t>
        </w:r>
      </w:moveTo>
    </w:p>
    <w:p w14:paraId="59E8021C" w14:textId="77777777" w:rsidR="004018A4" w:rsidRPr="009B021D" w:rsidRDefault="004018A4" w:rsidP="004018A4">
      <w:pPr>
        <w:pStyle w:val="Code"/>
      </w:pPr>
      <w:moveTo w:id="561" w:author="Brian Wortman" w:date="2014-06-16T19:18:00Z">
        <w:r w:rsidRPr="009B021D">
          <w:t xml:space="preserve">        private readonly ISessionFactory _sessionFactory;</w:t>
        </w:r>
      </w:moveTo>
    </w:p>
    <w:p w14:paraId="34A5CE67" w14:textId="77777777" w:rsidR="004018A4" w:rsidRPr="009B021D" w:rsidRDefault="004018A4" w:rsidP="004018A4">
      <w:pPr>
        <w:pStyle w:val="Code"/>
      </w:pPr>
    </w:p>
    <w:p w14:paraId="57EC2447" w14:textId="77777777" w:rsidR="004018A4" w:rsidRPr="009B021D" w:rsidRDefault="004018A4" w:rsidP="004018A4">
      <w:pPr>
        <w:pStyle w:val="Code"/>
      </w:pPr>
      <w:moveTo w:id="562" w:author="Brian Wortman" w:date="2014-06-16T19:18:00Z">
        <w:r w:rsidRPr="009B021D">
          <w:t xml:space="preserve">        public ActionTransactionHelper(ISessionFactory sessionFactory)</w:t>
        </w:r>
      </w:moveTo>
    </w:p>
    <w:p w14:paraId="19388FFC" w14:textId="77777777" w:rsidR="004018A4" w:rsidRPr="009B021D" w:rsidRDefault="004018A4" w:rsidP="004018A4">
      <w:pPr>
        <w:pStyle w:val="Code"/>
      </w:pPr>
      <w:moveTo w:id="563" w:author="Brian Wortman" w:date="2014-06-16T19:18:00Z">
        <w:r w:rsidRPr="009B021D">
          <w:t xml:space="preserve">        {</w:t>
        </w:r>
      </w:moveTo>
    </w:p>
    <w:p w14:paraId="29F8885F" w14:textId="77777777" w:rsidR="004018A4" w:rsidRPr="009B021D" w:rsidRDefault="004018A4" w:rsidP="004018A4">
      <w:pPr>
        <w:pStyle w:val="Code"/>
      </w:pPr>
      <w:moveTo w:id="564" w:author="Brian Wortman" w:date="2014-06-16T19:18:00Z">
        <w:r w:rsidRPr="009B021D">
          <w:t xml:space="preserve">            _sessionFactory = sessionFactory;</w:t>
        </w:r>
      </w:moveTo>
    </w:p>
    <w:p w14:paraId="3E94657A" w14:textId="77777777" w:rsidR="004018A4" w:rsidRPr="009B021D" w:rsidRDefault="004018A4" w:rsidP="004018A4">
      <w:pPr>
        <w:pStyle w:val="Code"/>
      </w:pPr>
      <w:moveTo w:id="565" w:author="Brian Wortman" w:date="2014-06-16T19:18:00Z">
        <w:r w:rsidRPr="009B021D">
          <w:t xml:space="preserve">        }</w:t>
        </w:r>
      </w:moveTo>
    </w:p>
    <w:p w14:paraId="5E05BF4D" w14:textId="77777777" w:rsidR="004018A4" w:rsidRPr="009B021D" w:rsidRDefault="004018A4" w:rsidP="004018A4">
      <w:pPr>
        <w:pStyle w:val="Code"/>
      </w:pPr>
    </w:p>
    <w:p w14:paraId="1D88DFD7" w14:textId="77777777" w:rsidR="004018A4" w:rsidRPr="009B021D" w:rsidRDefault="004018A4" w:rsidP="004018A4">
      <w:pPr>
        <w:pStyle w:val="Code"/>
      </w:pPr>
      <w:moveTo w:id="566" w:author="Brian Wortman" w:date="2014-06-16T19:18:00Z">
        <w:r w:rsidRPr="009B021D">
          <w:t xml:space="preserve">        public bool TransactionHandled { get; private set; }</w:t>
        </w:r>
      </w:moveTo>
    </w:p>
    <w:p w14:paraId="2700000B" w14:textId="77777777" w:rsidR="004018A4" w:rsidRPr="009B021D" w:rsidRDefault="004018A4" w:rsidP="004018A4">
      <w:pPr>
        <w:pStyle w:val="Code"/>
      </w:pPr>
    </w:p>
    <w:p w14:paraId="460E5DAB" w14:textId="77777777" w:rsidR="004018A4" w:rsidRPr="009B021D" w:rsidRDefault="004018A4" w:rsidP="004018A4">
      <w:pPr>
        <w:pStyle w:val="Code"/>
      </w:pPr>
      <w:moveTo w:id="567" w:author="Brian Wortman" w:date="2014-06-16T19:18:00Z">
        <w:r w:rsidRPr="009B021D">
          <w:t xml:space="preserve">        public bool SessionClosed { get; private set; }</w:t>
        </w:r>
      </w:moveTo>
    </w:p>
    <w:p w14:paraId="302C4163" w14:textId="77777777" w:rsidR="004018A4" w:rsidRPr="009B021D" w:rsidRDefault="004018A4" w:rsidP="004018A4">
      <w:pPr>
        <w:pStyle w:val="Code"/>
      </w:pPr>
    </w:p>
    <w:p w14:paraId="2CD54BC2" w14:textId="77777777" w:rsidR="004018A4" w:rsidRPr="009B021D" w:rsidRDefault="004018A4" w:rsidP="004018A4">
      <w:pPr>
        <w:pStyle w:val="Code"/>
      </w:pPr>
      <w:moveTo w:id="568" w:author="Brian Wortman" w:date="2014-06-16T19:18:00Z">
        <w:r w:rsidRPr="009B021D">
          <w:t xml:space="preserve">        public void BeginTransaction()</w:t>
        </w:r>
      </w:moveTo>
    </w:p>
    <w:p w14:paraId="0DC80E52" w14:textId="77777777" w:rsidR="004018A4" w:rsidRPr="009B021D" w:rsidRDefault="004018A4" w:rsidP="004018A4">
      <w:pPr>
        <w:pStyle w:val="Code"/>
      </w:pPr>
      <w:moveTo w:id="569" w:author="Brian Wortman" w:date="2014-06-16T19:18:00Z">
        <w:r w:rsidRPr="009B021D">
          <w:t xml:space="preserve">        {</w:t>
        </w:r>
      </w:moveTo>
    </w:p>
    <w:p w14:paraId="4EDA2625" w14:textId="77777777" w:rsidR="004018A4" w:rsidRPr="009B021D" w:rsidRDefault="004018A4" w:rsidP="004018A4">
      <w:pPr>
        <w:pStyle w:val="Code"/>
      </w:pPr>
      <w:moveTo w:id="570" w:author="Brian Wortman" w:date="2014-06-16T19:18:00Z">
        <w:r w:rsidRPr="009B021D">
          <w:t xml:space="preserve">            if (!CurrentSessionContext.HasBind(_sessionFactory)) return;</w:t>
        </w:r>
      </w:moveTo>
    </w:p>
    <w:p w14:paraId="21F648C9" w14:textId="77777777" w:rsidR="004018A4" w:rsidRPr="009B021D" w:rsidRDefault="004018A4" w:rsidP="004018A4">
      <w:pPr>
        <w:pStyle w:val="Code"/>
      </w:pPr>
    </w:p>
    <w:p w14:paraId="00531DB7" w14:textId="77777777" w:rsidR="004018A4" w:rsidRPr="009B021D" w:rsidRDefault="004018A4" w:rsidP="004018A4">
      <w:pPr>
        <w:pStyle w:val="Code"/>
      </w:pPr>
      <w:moveTo w:id="571" w:author="Brian Wortman" w:date="2014-06-16T19:18:00Z">
        <w:r w:rsidRPr="009B021D">
          <w:t xml:space="preserve">            var session = _sessionFactory.GetCurrentSession();</w:t>
        </w:r>
      </w:moveTo>
    </w:p>
    <w:p w14:paraId="0FA7AF07" w14:textId="77777777" w:rsidR="004018A4" w:rsidRPr="009B021D" w:rsidRDefault="004018A4" w:rsidP="004018A4">
      <w:pPr>
        <w:pStyle w:val="Code"/>
      </w:pPr>
      <w:moveTo w:id="572" w:author="Brian Wortman" w:date="2014-06-16T19:18:00Z">
        <w:r w:rsidRPr="009B021D">
          <w:t xml:space="preserve">            if (session != null)</w:t>
        </w:r>
      </w:moveTo>
    </w:p>
    <w:p w14:paraId="2EF26634" w14:textId="77777777" w:rsidR="004018A4" w:rsidRPr="009B021D" w:rsidRDefault="004018A4" w:rsidP="004018A4">
      <w:pPr>
        <w:pStyle w:val="Code"/>
      </w:pPr>
      <w:moveTo w:id="573" w:author="Brian Wortman" w:date="2014-06-16T19:18:00Z">
        <w:r w:rsidRPr="009B021D">
          <w:lastRenderedPageBreak/>
          <w:t xml:space="preserve">            {</w:t>
        </w:r>
      </w:moveTo>
    </w:p>
    <w:p w14:paraId="2447A5C0" w14:textId="77777777" w:rsidR="004018A4" w:rsidRPr="009B021D" w:rsidRDefault="004018A4" w:rsidP="004018A4">
      <w:pPr>
        <w:pStyle w:val="Code"/>
      </w:pPr>
      <w:moveTo w:id="574" w:author="Brian Wortman" w:date="2014-06-16T19:18:00Z">
        <w:r w:rsidRPr="009B021D">
          <w:t xml:space="preserve">                session.BeginTransaction();</w:t>
        </w:r>
      </w:moveTo>
    </w:p>
    <w:p w14:paraId="6BAE8007" w14:textId="77777777" w:rsidR="004018A4" w:rsidRPr="009B021D" w:rsidRDefault="004018A4" w:rsidP="004018A4">
      <w:pPr>
        <w:pStyle w:val="Code"/>
      </w:pPr>
      <w:moveTo w:id="575" w:author="Brian Wortman" w:date="2014-06-16T19:18:00Z">
        <w:r w:rsidRPr="009B021D">
          <w:t xml:space="preserve">            }</w:t>
        </w:r>
      </w:moveTo>
    </w:p>
    <w:p w14:paraId="20727F1C" w14:textId="77777777" w:rsidR="004018A4" w:rsidRPr="009B021D" w:rsidRDefault="004018A4" w:rsidP="004018A4">
      <w:pPr>
        <w:pStyle w:val="Code"/>
      </w:pPr>
      <w:moveTo w:id="576" w:author="Brian Wortman" w:date="2014-06-16T19:18:00Z">
        <w:r w:rsidRPr="009B021D">
          <w:t xml:space="preserve">        }</w:t>
        </w:r>
      </w:moveTo>
    </w:p>
    <w:p w14:paraId="638324AB" w14:textId="77777777" w:rsidR="004018A4" w:rsidRPr="009B021D" w:rsidRDefault="004018A4" w:rsidP="004018A4">
      <w:pPr>
        <w:pStyle w:val="Code"/>
      </w:pPr>
    </w:p>
    <w:p w14:paraId="3922A99C" w14:textId="77777777" w:rsidR="004018A4" w:rsidRPr="009B021D" w:rsidRDefault="004018A4" w:rsidP="004018A4">
      <w:pPr>
        <w:pStyle w:val="Code"/>
      </w:pPr>
      <w:moveTo w:id="577" w:author="Brian Wortman" w:date="2014-06-16T19:18:00Z">
        <w:r w:rsidRPr="009B021D">
          <w:t xml:space="preserve">        public void EndTransaction(HttpActionExecutedContext filterContext)</w:t>
        </w:r>
      </w:moveTo>
    </w:p>
    <w:p w14:paraId="01D19852" w14:textId="77777777" w:rsidR="004018A4" w:rsidRPr="009B021D" w:rsidRDefault="004018A4" w:rsidP="004018A4">
      <w:pPr>
        <w:pStyle w:val="Code"/>
      </w:pPr>
      <w:moveTo w:id="578" w:author="Brian Wortman" w:date="2014-06-16T19:18:00Z">
        <w:r w:rsidRPr="009B021D">
          <w:t xml:space="preserve">        {</w:t>
        </w:r>
      </w:moveTo>
    </w:p>
    <w:p w14:paraId="60CD42AD" w14:textId="77777777" w:rsidR="004018A4" w:rsidRPr="009B021D" w:rsidRDefault="004018A4" w:rsidP="004018A4">
      <w:pPr>
        <w:pStyle w:val="Code"/>
      </w:pPr>
      <w:moveTo w:id="579" w:author="Brian Wortman" w:date="2014-06-16T19:18:00Z">
        <w:r w:rsidRPr="009B021D">
          <w:t xml:space="preserve">            if (!CurrentSessionContext.HasBind(_sessionFactory)) return;</w:t>
        </w:r>
      </w:moveTo>
    </w:p>
    <w:p w14:paraId="3D83CC3A" w14:textId="77777777" w:rsidR="004018A4" w:rsidRPr="009B021D" w:rsidRDefault="004018A4" w:rsidP="004018A4">
      <w:pPr>
        <w:pStyle w:val="Code"/>
      </w:pPr>
    </w:p>
    <w:p w14:paraId="043EB4B3" w14:textId="77777777" w:rsidR="004018A4" w:rsidRPr="009B021D" w:rsidRDefault="004018A4" w:rsidP="004018A4">
      <w:pPr>
        <w:pStyle w:val="Code"/>
      </w:pPr>
      <w:moveTo w:id="580" w:author="Brian Wortman" w:date="2014-06-16T19:18:00Z">
        <w:r w:rsidRPr="009B021D">
          <w:t xml:space="preserve">            var session = _sessionFactory.GetCurrentSession();</w:t>
        </w:r>
      </w:moveTo>
    </w:p>
    <w:p w14:paraId="74A6F284" w14:textId="77777777" w:rsidR="004018A4" w:rsidRPr="009B021D" w:rsidRDefault="004018A4" w:rsidP="004018A4">
      <w:pPr>
        <w:pStyle w:val="Code"/>
      </w:pPr>
    </w:p>
    <w:p w14:paraId="43B2BAB3" w14:textId="77777777" w:rsidR="004018A4" w:rsidRPr="009B021D" w:rsidRDefault="004018A4" w:rsidP="004018A4">
      <w:pPr>
        <w:pStyle w:val="Code"/>
      </w:pPr>
      <w:moveTo w:id="581" w:author="Brian Wortman" w:date="2014-06-16T19:18:00Z">
        <w:r w:rsidRPr="009B021D">
          <w:t xml:space="preserve">            if (session == null) return;</w:t>
        </w:r>
      </w:moveTo>
    </w:p>
    <w:p w14:paraId="3AB12B89" w14:textId="77777777" w:rsidR="004018A4" w:rsidRPr="009B021D" w:rsidRDefault="004018A4" w:rsidP="004018A4">
      <w:pPr>
        <w:pStyle w:val="Code"/>
      </w:pPr>
      <w:moveTo w:id="582" w:author="Brian Wortman" w:date="2014-06-16T19:18:00Z">
        <w:r w:rsidRPr="009B021D">
          <w:t xml:space="preserve">            if (!session.Transaction.IsActive) return;</w:t>
        </w:r>
      </w:moveTo>
    </w:p>
    <w:p w14:paraId="39DFFDB0" w14:textId="77777777" w:rsidR="004018A4" w:rsidRPr="009B021D" w:rsidRDefault="004018A4" w:rsidP="004018A4">
      <w:pPr>
        <w:pStyle w:val="Code"/>
      </w:pPr>
    </w:p>
    <w:p w14:paraId="61141763" w14:textId="77777777" w:rsidR="004018A4" w:rsidRPr="009B021D" w:rsidRDefault="004018A4" w:rsidP="004018A4">
      <w:pPr>
        <w:pStyle w:val="Code"/>
      </w:pPr>
      <w:moveTo w:id="583" w:author="Brian Wortman" w:date="2014-06-16T19:18:00Z">
        <w:r w:rsidRPr="009B021D">
          <w:t xml:space="preserve">            if (filterContext.Exception == null)</w:t>
        </w:r>
      </w:moveTo>
    </w:p>
    <w:p w14:paraId="5AD2119F" w14:textId="77777777" w:rsidR="004018A4" w:rsidRPr="009B021D" w:rsidRDefault="004018A4" w:rsidP="004018A4">
      <w:pPr>
        <w:pStyle w:val="Code"/>
      </w:pPr>
      <w:moveTo w:id="584" w:author="Brian Wortman" w:date="2014-06-16T19:18:00Z">
        <w:r w:rsidRPr="009B021D">
          <w:t xml:space="preserve">            {</w:t>
        </w:r>
      </w:moveTo>
    </w:p>
    <w:p w14:paraId="47FAE6BD" w14:textId="77777777" w:rsidR="004018A4" w:rsidRPr="009B021D" w:rsidRDefault="004018A4" w:rsidP="004018A4">
      <w:pPr>
        <w:pStyle w:val="Code"/>
      </w:pPr>
      <w:moveTo w:id="585" w:author="Brian Wortman" w:date="2014-06-16T19:18:00Z">
        <w:r w:rsidRPr="009B021D">
          <w:t xml:space="preserve">                session.Flush();</w:t>
        </w:r>
      </w:moveTo>
    </w:p>
    <w:p w14:paraId="7F72C2AA" w14:textId="77777777" w:rsidR="004018A4" w:rsidRPr="009B021D" w:rsidRDefault="004018A4" w:rsidP="004018A4">
      <w:pPr>
        <w:pStyle w:val="Code"/>
      </w:pPr>
      <w:moveTo w:id="586" w:author="Brian Wortman" w:date="2014-06-16T19:18:00Z">
        <w:r w:rsidRPr="009B021D">
          <w:t xml:space="preserve">                session.Transaction.Commit();</w:t>
        </w:r>
      </w:moveTo>
    </w:p>
    <w:p w14:paraId="70A2E413" w14:textId="77777777" w:rsidR="004018A4" w:rsidRPr="009B021D" w:rsidRDefault="004018A4" w:rsidP="004018A4">
      <w:pPr>
        <w:pStyle w:val="Code"/>
      </w:pPr>
      <w:moveTo w:id="587" w:author="Brian Wortman" w:date="2014-06-16T19:18:00Z">
        <w:r w:rsidRPr="009B021D">
          <w:t xml:space="preserve">            }</w:t>
        </w:r>
      </w:moveTo>
    </w:p>
    <w:p w14:paraId="34149188" w14:textId="77777777" w:rsidR="004018A4" w:rsidRPr="009B021D" w:rsidRDefault="004018A4" w:rsidP="004018A4">
      <w:pPr>
        <w:pStyle w:val="Code"/>
      </w:pPr>
      <w:moveTo w:id="588" w:author="Brian Wortman" w:date="2014-06-16T19:18:00Z">
        <w:r w:rsidRPr="009B021D">
          <w:t xml:space="preserve">            else</w:t>
        </w:r>
      </w:moveTo>
    </w:p>
    <w:p w14:paraId="141FE626" w14:textId="77777777" w:rsidR="004018A4" w:rsidRPr="009B021D" w:rsidRDefault="004018A4" w:rsidP="004018A4">
      <w:pPr>
        <w:pStyle w:val="Code"/>
      </w:pPr>
      <w:moveTo w:id="589" w:author="Brian Wortman" w:date="2014-06-16T19:18:00Z">
        <w:r w:rsidRPr="009B021D">
          <w:t xml:space="preserve">            {</w:t>
        </w:r>
      </w:moveTo>
    </w:p>
    <w:p w14:paraId="26CD0E2E" w14:textId="77777777" w:rsidR="004018A4" w:rsidRPr="009B021D" w:rsidRDefault="004018A4" w:rsidP="004018A4">
      <w:pPr>
        <w:pStyle w:val="Code"/>
      </w:pPr>
      <w:moveTo w:id="590" w:author="Brian Wortman" w:date="2014-06-16T19:18:00Z">
        <w:r w:rsidRPr="009B021D">
          <w:t xml:space="preserve">                session.Transaction.Rollback();</w:t>
        </w:r>
      </w:moveTo>
    </w:p>
    <w:p w14:paraId="23A5D467" w14:textId="77777777" w:rsidR="004018A4" w:rsidRPr="009B021D" w:rsidRDefault="004018A4" w:rsidP="004018A4">
      <w:pPr>
        <w:pStyle w:val="Code"/>
      </w:pPr>
      <w:moveTo w:id="591" w:author="Brian Wortman" w:date="2014-06-16T19:18:00Z">
        <w:r w:rsidRPr="009B021D">
          <w:t xml:space="preserve">            }</w:t>
        </w:r>
      </w:moveTo>
    </w:p>
    <w:p w14:paraId="2BD23728" w14:textId="77777777" w:rsidR="004018A4" w:rsidRPr="009B021D" w:rsidRDefault="004018A4" w:rsidP="004018A4">
      <w:pPr>
        <w:pStyle w:val="Code"/>
      </w:pPr>
    </w:p>
    <w:p w14:paraId="3A9AB4CD" w14:textId="77777777" w:rsidR="004018A4" w:rsidRPr="009B021D" w:rsidRDefault="004018A4" w:rsidP="004018A4">
      <w:pPr>
        <w:pStyle w:val="Code"/>
      </w:pPr>
      <w:moveTo w:id="592" w:author="Brian Wortman" w:date="2014-06-16T19:18:00Z">
        <w:r w:rsidRPr="009B021D">
          <w:t xml:space="preserve">            TransactionHandled = true;</w:t>
        </w:r>
      </w:moveTo>
    </w:p>
    <w:p w14:paraId="5C16E9F2" w14:textId="77777777" w:rsidR="004018A4" w:rsidRPr="009B021D" w:rsidRDefault="004018A4" w:rsidP="004018A4">
      <w:pPr>
        <w:pStyle w:val="Code"/>
      </w:pPr>
      <w:moveTo w:id="593" w:author="Brian Wortman" w:date="2014-06-16T19:18:00Z">
        <w:r w:rsidRPr="009B021D">
          <w:t xml:space="preserve">        }</w:t>
        </w:r>
      </w:moveTo>
    </w:p>
    <w:p w14:paraId="7619E212" w14:textId="77777777" w:rsidR="004018A4" w:rsidRPr="009B021D" w:rsidRDefault="004018A4" w:rsidP="004018A4">
      <w:pPr>
        <w:pStyle w:val="Code"/>
      </w:pPr>
    </w:p>
    <w:p w14:paraId="5A02C1BA" w14:textId="77777777" w:rsidR="004018A4" w:rsidRPr="009B021D" w:rsidRDefault="004018A4" w:rsidP="004018A4">
      <w:pPr>
        <w:pStyle w:val="Code"/>
      </w:pPr>
      <w:moveTo w:id="594" w:author="Brian Wortman" w:date="2014-06-16T19:18:00Z">
        <w:r w:rsidRPr="009B021D">
          <w:t xml:space="preserve">        public void CloseSession()</w:t>
        </w:r>
      </w:moveTo>
    </w:p>
    <w:p w14:paraId="36CED9B5" w14:textId="77777777" w:rsidR="004018A4" w:rsidRPr="009B021D" w:rsidRDefault="004018A4" w:rsidP="004018A4">
      <w:pPr>
        <w:pStyle w:val="Code"/>
      </w:pPr>
      <w:moveTo w:id="595" w:author="Brian Wortman" w:date="2014-06-16T19:18:00Z">
        <w:r w:rsidRPr="009B021D">
          <w:t xml:space="preserve">        {</w:t>
        </w:r>
      </w:moveTo>
    </w:p>
    <w:p w14:paraId="3882C620" w14:textId="77777777" w:rsidR="004018A4" w:rsidRPr="009B021D" w:rsidRDefault="004018A4" w:rsidP="004018A4">
      <w:pPr>
        <w:pStyle w:val="Code"/>
      </w:pPr>
      <w:moveTo w:id="596" w:author="Brian Wortman" w:date="2014-06-16T19:18:00Z">
        <w:r w:rsidRPr="009B021D">
          <w:t xml:space="preserve">            if (!CurrentSessionContext.HasBind(_sessionFactory)) return;</w:t>
        </w:r>
      </w:moveTo>
    </w:p>
    <w:p w14:paraId="0BF79D82" w14:textId="77777777" w:rsidR="004018A4" w:rsidRPr="009B021D" w:rsidRDefault="004018A4" w:rsidP="004018A4">
      <w:pPr>
        <w:pStyle w:val="Code"/>
      </w:pPr>
    </w:p>
    <w:p w14:paraId="35623C93" w14:textId="77777777" w:rsidR="004018A4" w:rsidRPr="009B021D" w:rsidRDefault="004018A4" w:rsidP="004018A4">
      <w:pPr>
        <w:pStyle w:val="Code"/>
      </w:pPr>
      <w:moveTo w:id="597" w:author="Brian Wortman" w:date="2014-06-16T19:18:00Z">
        <w:r w:rsidRPr="009B021D">
          <w:t xml:space="preserve">            var session = _sessionFactory.GetCurrentSession();</w:t>
        </w:r>
      </w:moveTo>
    </w:p>
    <w:p w14:paraId="14BA9DA9" w14:textId="77777777" w:rsidR="004018A4" w:rsidRPr="009B021D" w:rsidRDefault="004018A4" w:rsidP="004018A4">
      <w:pPr>
        <w:pStyle w:val="Code"/>
      </w:pPr>
      <w:moveTo w:id="598" w:author="Brian Wortman" w:date="2014-06-16T19:18:00Z">
        <w:r w:rsidRPr="009B021D">
          <w:t xml:space="preserve">            session.Close();</w:t>
        </w:r>
      </w:moveTo>
    </w:p>
    <w:p w14:paraId="563F1018" w14:textId="77777777" w:rsidR="004018A4" w:rsidRPr="009B021D" w:rsidRDefault="004018A4" w:rsidP="004018A4">
      <w:pPr>
        <w:pStyle w:val="Code"/>
      </w:pPr>
      <w:moveTo w:id="599" w:author="Brian Wortman" w:date="2014-06-16T19:18:00Z">
        <w:r w:rsidRPr="009B021D">
          <w:t xml:space="preserve">            session.Dispose();</w:t>
        </w:r>
      </w:moveTo>
    </w:p>
    <w:p w14:paraId="4C594F4C" w14:textId="77777777" w:rsidR="004018A4" w:rsidRPr="009B021D" w:rsidRDefault="004018A4" w:rsidP="004018A4">
      <w:pPr>
        <w:pStyle w:val="Code"/>
      </w:pPr>
      <w:moveTo w:id="600" w:author="Brian Wortman" w:date="2014-06-16T19:18:00Z">
        <w:r w:rsidRPr="009B021D">
          <w:t xml:space="preserve">            CurrentSessionContext.Unbind(_sessionFactory);</w:t>
        </w:r>
      </w:moveTo>
    </w:p>
    <w:p w14:paraId="1943E3A3" w14:textId="77777777" w:rsidR="004018A4" w:rsidRPr="009B021D" w:rsidRDefault="004018A4" w:rsidP="004018A4">
      <w:pPr>
        <w:pStyle w:val="Code"/>
      </w:pPr>
      <w:moveTo w:id="601" w:author="Brian Wortman" w:date="2014-06-16T19:18:00Z">
        <w:r w:rsidRPr="009B021D">
          <w:t xml:space="preserve">            SessionClosed = true;</w:t>
        </w:r>
      </w:moveTo>
    </w:p>
    <w:p w14:paraId="5C80B390" w14:textId="77777777" w:rsidR="004018A4" w:rsidRPr="009B021D" w:rsidRDefault="004018A4" w:rsidP="004018A4">
      <w:pPr>
        <w:pStyle w:val="Code"/>
      </w:pPr>
      <w:moveTo w:id="602" w:author="Brian Wortman" w:date="2014-06-16T19:18:00Z">
        <w:r w:rsidRPr="009B021D">
          <w:t xml:space="preserve">        }</w:t>
        </w:r>
      </w:moveTo>
    </w:p>
    <w:p w14:paraId="507582DD" w14:textId="77777777" w:rsidR="004018A4" w:rsidRPr="009B021D" w:rsidRDefault="004018A4" w:rsidP="004018A4">
      <w:pPr>
        <w:pStyle w:val="Code"/>
      </w:pPr>
      <w:moveTo w:id="603" w:author="Brian Wortman" w:date="2014-06-16T19:18:00Z">
        <w:r w:rsidRPr="009B021D">
          <w:t xml:space="preserve">    }</w:t>
        </w:r>
      </w:moveTo>
    </w:p>
    <w:p w14:paraId="472A332C" w14:textId="77777777" w:rsidR="004018A4" w:rsidRDefault="004018A4" w:rsidP="004018A4">
      <w:pPr>
        <w:pStyle w:val="Code"/>
      </w:pPr>
      <w:moveTo w:id="604" w:author="Brian Wortman" w:date="2014-06-16T19:18:00Z">
        <w:r w:rsidRPr="009B021D">
          <w:t>}</w:t>
        </w:r>
      </w:moveTo>
    </w:p>
    <w:moveToRangeEnd w:id="541"/>
    <w:p w14:paraId="38FA057D" w14:textId="77777777" w:rsidR="004018A4" w:rsidDel="004018A4" w:rsidRDefault="004018A4" w:rsidP="009732B5">
      <w:pPr>
        <w:pStyle w:val="BodyText"/>
        <w:rPr>
          <w:del w:id="605" w:author="Brian Wortman" w:date="2014-06-16T19:19:00Z"/>
        </w:rPr>
      </w:pPr>
    </w:p>
    <w:p w14:paraId="6AB15277" w14:textId="77777777" w:rsidR="00FA2706" w:rsidRDefault="00FA2706" w:rsidP="00566F04">
      <w:pPr>
        <w:pStyle w:val="CodeCaption"/>
      </w:pPr>
      <w:r>
        <w:t>UnitOfWorkActionFilterAttribute Class</w:t>
      </w:r>
    </w:p>
    <w:p w14:paraId="2FB59911" w14:textId="77777777" w:rsidR="00FA2706" w:rsidRPr="007D4EC0" w:rsidRDefault="00FA2706" w:rsidP="00566F04">
      <w:pPr>
        <w:pStyle w:val="Code"/>
      </w:pPr>
      <w:r w:rsidRPr="007D4EC0">
        <w:t>using System.Web.Http.Controllers;</w:t>
      </w:r>
    </w:p>
    <w:p w14:paraId="64BDE1FD" w14:textId="77777777" w:rsidR="00FA2706" w:rsidRPr="007D4EC0" w:rsidRDefault="00FA2706" w:rsidP="00566F04">
      <w:pPr>
        <w:pStyle w:val="Code"/>
      </w:pPr>
      <w:r w:rsidRPr="007D4EC0">
        <w:t>using System.Web.Http.Filters;</w:t>
      </w:r>
    </w:p>
    <w:p w14:paraId="63938551" w14:textId="77777777" w:rsidR="00FA2706" w:rsidRPr="007D4EC0" w:rsidRDefault="00FA2706" w:rsidP="00566F04">
      <w:pPr>
        <w:pStyle w:val="Code"/>
      </w:pPr>
    </w:p>
    <w:p w14:paraId="2D6E6F89" w14:textId="77777777" w:rsidR="00FA2706" w:rsidRPr="007D4EC0" w:rsidRDefault="00FA2706" w:rsidP="00566F04">
      <w:pPr>
        <w:pStyle w:val="Code"/>
      </w:pPr>
      <w:r w:rsidRPr="007D4EC0">
        <w:t>namespace WebApi2Book.Web.Common</w:t>
      </w:r>
    </w:p>
    <w:p w14:paraId="00B99EF5" w14:textId="77777777" w:rsidR="00FA2706" w:rsidRPr="007D4EC0" w:rsidRDefault="00FA2706" w:rsidP="00566F04">
      <w:pPr>
        <w:pStyle w:val="Code"/>
      </w:pPr>
      <w:r w:rsidRPr="007D4EC0">
        <w:t>{</w:t>
      </w:r>
    </w:p>
    <w:p w14:paraId="6C13DBB7" w14:textId="77777777" w:rsidR="00FA2706" w:rsidRPr="007D4EC0" w:rsidRDefault="00FA2706" w:rsidP="00566F04">
      <w:pPr>
        <w:pStyle w:val="Code"/>
      </w:pPr>
      <w:r w:rsidRPr="007D4EC0">
        <w:t xml:space="preserve">    public class UnitOfWorkActionFilterAttribute : ActionFilterAttribute</w:t>
      </w:r>
    </w:p>
    <w:p w14:paraId="50E0FCF5" w14:textId="77777777" w:rsidR="00FA2706" w:rsidRPr="007D4EC0" w:rsidRDefault="00FA2706" w:rsidP="00566F04">
      <w:pPr>
        <w:pStyle w:val="Code"/>
      </w:pPr>
      <w:r w:rsidRPr="007D4EC0">
        <w:lastRenderedPageBreak/>
        <w:t xml:space="preserve">    {</w:t>
      </w:r>
    </w:p>
    <w:p w14:paraId="62552396" w14:textId="77777777" w:rsidR="00FA2706" w:rsidRPr="007D4EC0" w:rsidRDefault="00FA2706" w:rsidP="00566F04">
      <w:pPr>
        <w:pStyle w:val="Code"/>
      </w:pPr>
      <w:r w:rsidRPr="007D4EC0">
        <w:t xml:space="preserve">        public virtual IActionTransactionHelper ActionTransactionHelper</w:t>
      </w:r>
    </w:p>
    <w:p w14:paraId="77431080" w14:textId="77777777" w:rsidR="00FA2706" w:rsidRPr="007D4EC0" w:rsidRDefault="00FA2706" w:rsidP="00566F04">
      <w:pPr>
        <w:pStyle w:val="Code"/>
      </w:pPr>
      <w:r w:rsidRPr="007D4EC0">
        <w:t xml:space="preserve">        {</w:t>
      </w:r>
    </w:p>
    <w:p w14:paraId="62DCE4A0" w14:textId="77777777" w:rsidR="00FA2706" w:rsidRPr="007D4EC0" w:rsidRDefault="00FA2706" w:rsidP="00566F04">
      <w:pPr>
        <w:pStyle w:val="Code"/>
      </w:pPr>
      <w:r w:rsidRPr="007D4EC0">
        <w:t xml:space="preserve">            get { return WebContainerManager.Get&lt;IActionTransactionHelper&gt;(); }</w:t>
      </w:r>
    </w:p>
    <w:p w14:paraId="4F3BBE24" w14:textId="77777777" w:rsidR="00FA2706" w:rsidRPr="007D4EC0" w:rsidRDefault="00FA2706" w:rsidP="00566F04">
      <w:pPr>
        <w:pStyle w:val="Code"/>
      </w:pPr>
      <w:r w:rsidRPr="007D4EC0">
        <w:t xml:space="preserve">        }</w:t>
      </w:r>
    </w:p>
    <w:p w14:paraId="41FA5A1F" w14:textId="77777777" w:rsidR="00FA2706" w:rsidRPr="007D4EC0" w:rsidRDefault="00FA2706" w:rsidP="00566F04">
      <w:pPr>
        <w:pStyle w:val="Code"/>
      </w:pPr>
    </w:p>
    <w:p w14:paraId="3C603872" w14:textId="77777777" w:rsidR="00FA2706" w:rsidRPr="007D4EC0" w:rsidRDefault="00FA2706" w:rsidP="00566F04">
      <w:pPr>
        <w:pStyle w:val="Code"/>
      </w:pPr>
      <w:r w:rsidRPr="007D4EC0">
        <w:t xml:space="preserve">        public override bool AllowMultiple</w:t>
      </w:r>
    </w:p>
    <w:p w14:paraId="52623771" w14:textId="77777777" w:rsidR="00FA2706" w:rsidRPr="007D4EC0" w:rsidRDefault="00FA2706" w:rsidP="00566F04">
      <w:pPr>
        <w:pStyle w:val="Code"/>
      </w:pPr>
      <w:r w:rsidRPr="007D4EC0">
        <w:t xml:space="preserve">        {</w:t>
      </w:r>
    </w:p>
    <w:p w14:paraId="1CF5D593" w14:textId="77777777" w:rsidR="00FA2706" w:rsidRPr="007D4EC0" w:rsidRDefault="00FA2706" w:rsidP="00566F04">
      <w:pPr>
        <w:pStyle w:val="Code"/>
      </w:pPr>
      <w:r w:rsidRPr="007D4EC0">
        <w:t xml:space="preserve">            get { return false; }</w:t>
      </w:r>
    </w:p>
    <w:p w14:paraId="1E0F34FB" w14:textId="77777777" w:rsidR="00FA2706" w:rsidRPr="007D4EC0" w:rsidRDefault="00FA2706" w:rsidP="00566F04">
      <w:pPr>
        <w:pStyle w:val="Code"/>
      </w:pPr>
      <w:r w:rsidRPr="007D4EC0">
        <w:t xml:space="preserve">        }</w:t>
      </w:r>
    </w:p>
    <w:p w14:paraId="48704D16" w14:textId="77777777" w:rsidR="00FA2706" w:rsidRPr="007D4EC0" w:rsidRDefault="00FA2706" w:rsidP="00566F04">
      <w:pPr>
        <w:pStyle w:val="Code"/>
      </w:pPr>
    </w:p>
    <w:p w14:paraId="174A1EE9" w14:textId="77777777" w:rsidR="00FA2706" w:rsidRPr="007D4EC0" w:rsidRDefault="00FA2706" w:rsidP="00566F04">
      <w:pPr>
        <w:pStyle w:val="Code"/>
      </w:pPr>
      <w:r w:rsidRPr="007D4EC0">
        <w:t xml:space="preserve">        public override void OnActionExecuting(HttpActionContext actionContext)</w:t>
      </w:r>
    </w:p>
    <w:p w14:paraId="119082ED" w14:textId="77777777" w:rsidR="00FA2706" w:rsidRPr="007D4EC0" w:rsidRDefault="00FA2706" w:rsidP="00566F04">
      <w:pPr>
        <w:pStyle w:val="Code"/>
      </w:pPr>
      <w:r w:rsidRPr="007D4EC0">
        <w:t xml:space="preserve">        {</w:t>
      </w:r>
    </w:p>
    <w:p w14:paraId="6FFB6D00" w14:textId="77777777" w:rsidR="00FA2706" w:rsidRPr="007D4EC0" w:rsidRDefault="00FA2706" w:rsidP="00566F04">
      <w:pPr>
        <w:pStyle w:val="Code"/>
      </w:pPr>
      <w:r w:rsidRPr="007D4EC0">
        <w:t xml:space="preserve">            ActionTransactionHelper.BeginTransaction();</w:t>
      </w:r>
    </w:p>
    <w:p w14:paraId="1B918DF7" w14:textId="77777777" w:rsidR="00FA2706" w:rsidRPr="007D4EC0" w:rsidRDefault="00FA2706" w:rsidP="00566F04">
      <w:pPr>
        <w:pStyle w:val="Code"/>
      </w:pPr>
      <w:r w:rsidRPr="007D4EC0">
        <w:t xml:space="preserve">        }</w:t>
      </w:r>
    </w:p>
    <w:p w14:paraId="3A000509" w14:textId="77777777" w:rsidR="00FA2706" w:rsidRPr="007D4EC0" w:rsidRDefault="00FA2706" w:rsidP="00566F04">
      <w:pPr>
        <w:pStyle w:val="Code"/>
      </w:pPr>
    </w:p>
    <w:p w14:paraId="2DCE0EF9" w14:textId="77777777" w:rsidR="00FA2706" w:rsidRPr="007D4EC0" w:rsidRDefault="00FA2706" w:rsidP="00566F04">
      <w:pPr>
        <w:pStyle w:val="Code"/>
      </w:pPr>
      <w:r w:rsidRPr="007D4EC0">
        <w:t xml:space="preserve">        public override void OnActionExecuted(HttpActionExecutedContext actionExecutedContext)</w:t>
      </w:r>
    </w:p>
    <w:p w14:paraId="55214517" w14:textId="77777777" w:rsidR="00FA2706" w:rsidRPr="007D4EC0" w:rsidRDefault="00FA2706" w:rsidP="00566F04">
      <w:pPr>
        <w:pStyle w:val="Code"/>
      </w:pPr>
      <w:r w:rsidRPr="007D4EC0">
        <w:t xml:space="preserve">        {</w:t>
      </w:r>
    </w:p>
    <w:p w14:paraId="78646D00" w14:textId="77777777" w:rsidR="00FA2706" w:rsidRPr="007D4EC0" w:rsidRDefault="00FA2706" w:rsidP="00566F04">
      <w:pPr>
        <w:pStyle w:val="Code"/>
      </w:pPr>
      <w:r w:rsidRPr="007D4EC0">
        <w:t xml:space="preserve">            ActionTransactionHelper.EndTransaction(actionExecutedContext);</w:t>
      </w:r>
    </w:p>
    <w:p w14:paraId="3FB69D8C" w14:textId="77777777" w:rsidR="00FA2706" w:rsidRPr="007D4EC0" w:rsidRDefault="00FA2706" w:rsidP="00566F04">
      <w:pPr>
        <w:pStyle w:val="Code"/>
      </w:pPr>
      <w:r w:rsidRPr="007D4EC0">
        <w:t xml:space="preserve">            ActionTransactionHelper.CloseSession();</w:t>
      </w:r>
    </w:p>
    <w:p w14:paraId="5BC6EA23" w14:textId="77777777" w:rsidR="00FA2706" w:rsidRPr="007D4EC0" w:rsidRDefault="00FA2706" w:rsidP="00566F04">
      <w:pPr>
        <w:pStyle w:val="Code"/>
      </w:pPr>
      <w:r w:rsidRPr="007D4EC0">
        <w:t xml:space="preserve">        }</w:t>
      </w:r>
    </w:p>
    <w:p w14:paraId="7911183A" w14:textId="77777777" w:rsidR="00FA2706" w:rsidRPr="007D4EC0" w:rsidRDefault="00FA2706" w:rsidP="00566F04">
      <w:pPr>
        <w:pStyle w:val="Code"/>
      </w:pPr>
      <w:r w:rsidRPr="007D4EC0">
        <w:t xml:space="preserve">    }</w:t>
      </w:r>
    </w:p>
    <w:p w14:paraId="1FDB6F45" w14:textId="77777777" w:rsidR="00FA2706" w:rsidRDefault="00FA2706" w:rsidP="00566F04">
      <w:pPr>
        <w:pStyle w:val="Code"/>
      </w:pPr>
      <w:r w:rsidRPr="007D4EC0">
        <w:t>}</w:t>
      </w:r>
    </w:p>
    <w:p w14:paraId="404869D5" w14:textId="77777777" w:rsidR="00FA2706" w:rsidDel="004018A4" w:rsidRDefault="00FA2706" w:rsidP="00566F04">
      <w:pPr>
        <w:pStyle w:val="CodeCaption"/>
      </w:pPr>
      <w:moveFromRangeStart w:id="606" w:author="Brian Wortman" w:date="2014-06-16T19:18:00Z" w:name="move390709620"/>
      <w:moveFrom w:id="607" w:author="Brian Wortman" w:date="2014-06-16T19:18:00Z">
        <w:r w:rsidRPr="005D629A" w:rsidDel="004018A4">
          <w:t>IActionTransactionHelper</w:t>
        </w:r>
        <w:r w:rsidDel="004018A4">
          <w:t xml:space="preserve"> Interface</w:t>
        </w:r>
      </w:moveFrom>
    </w:p>
    <w:p w14:paraId="3510D9F6" w14:textId="77777777" w:rsidR="00FA2706" w:rsidRPr="007162D8" w:rsidDel="004018A4" w:rsidRDefault="00FA2706">
      <w:pPr>
        <w:pStyle w:val="Code"/>
      </w:pPr>
      <w:moveFrom w:id="608" w:author="Brian Wortman" w:date="2014-06-16T19:18:00Z">
        <w:r w:rsidRPr="007162D8" w:rsidDel="004018A4">
          <w:t>using System.Web.Http.Filters;</w:t>
        </w:r>
      </w:moveFrom>
    </w:p>
    <w:p w14:paraId="62867414" w14:textId="77777777" w:rsidR="00FA2706" w:rsidRPr="007162D8" w:rsidDel="004018A4" w:rsidRDefault="00FA2706">
      <w:pPr>
        <w:pStyle w:val="Code"/>
      </w:pPr>
    </w:p>
    <w:p w14:paraId="5B200891" w14:textId="77777777" w:rsidR="00FA2706" w:rsidRPr="007162D8" w:rsidDel="004018A4" w:rsidRDefault="00FA2706">
      <w:pPr>
        <w:pStyle w:val="Code"/>
      </w:pPr>
      <w:moveFrom w:id="609" w:author="Brian Wortman" w:date="2014-06-16T19:18:00Z">
        <w:r w:rsidRPr="007162D8" w:rsidDel="004018A4">
          <w:t>namespace WebApi2Book.Web.Common</w:t>
        </w:r>
      </w:moveFrom>
    </w:p>
    <w:p w14:paraId="76F592B1" w14:textId="77777777" w:rsidR="00FA2706" w:rsidRPr="007162D8" w:rsidDel="004018A4" w:rsidRDefault="00FA2706">
      <w:pPr>
        <w:pStyle w:val="Code"/>
      </w:pPr>
      <w:moveFrom w:id="610" w:author="Brian Wortman" w:date="2014-06-16T19:18:00Z">
        <w:r w:rsidRPr="007162D8" w:rsidDel="004018A4">
          <w:t>{</w:t>
        </w:r>
      </w:moveFrom>
    </w:p>
    <w:p w14:paraId="46097F58" w14:textId="77777777" w:rsidR="00FA2706" w:rsidRPr="007162D8" w:rsidDel="004018A4" w:rsidRDefault="00FA2706">
      <w:pPr>
        <w:pStyle w:val="Code"/>
      </w:pPr>
      <w:moveFrom w:id="611" w:author="Brian Wortman" w:date="2014-06-16T19:18:00Z">
        <w:r w:rsidRPr="007162D8" w:rsidDel="004018A4">
          <w:t xml:space="preserve">    public interface IActionTransactionHelper</w:t>
        </w:r>
      </w:moveFrom>
    </w:p>
    <w:p w14:paraId="7567344C" w14:textId="77777777" w:rsidR="00FA2706" w:rsidRPr="007162D8" w:rsidDel="004018A4" w:rsidRDefault="00FA2706">
      <w:pPr>
        <w:pStyle w:val="Code"/>
      </w:pPr>
      <w:moveFrom w:id="612" w:author="Brian Wortman" w:date="2014-06-16T19:18:00Z">
        <w:r w:rsidRPr="007162D8" w:rsidDel="004018A4">
          <w:t xml:space="preserve">    {</w:t>
        </w:r>
      </w:moveFrom>
    </w:p>
    <w:p w14:paraId="134E45F1" w14:textId="77777777" w:rsidR="00FA2706" w:rsidRPr="007162D8" w:rsidDel="004018A4" w:rsidRDefault="00FA2706">
      <w:pPr>
        <w:pStyle w:val="Code"/>
      </w:pPr>
      <w:moveFrom w:id="613" w:author="Brian Wortman" w:date="2014-06-16T19:18:00Z">
        <w:r w:rsidRPr="007162D8" w:rsidDel="004018A4">
          <w:t xml:space="preserve">        void BeginTransaction();</w:t>
        </w:r>
      </w:moveFrom>
    </w:p>
    <w:p w14:paraId="3CDDEB9E" w14:textId="77777777" w:rsidR="00FA2706" w:rsidRPr="007162D8" w:rsidDel="004018A4" w:rsidRDefault="00FA2706">
      <w:pPr>
        <w:pStyle w:val="Code"/>
      </w:pPr>
      <w:moveFrom w:id="614" w:author="Brian Wortman" w:date="2014-06-16T19:18:00Z">
        <w:r w:rsidRPr="007162D8" w:rsidDel="004018A4">
          <w:t xml:space="preserve">        void EndTransaction(HttpActionExecutedContext filterContext);</w:t>
        </w:r>
      </w:moveFrom>
    </w:p>
    <w:p w14:paraId="28A4E7AA" w14:textId="77777777" w:rsidR="00FA2706" w:rsidRPr="007162D8" w:rsidDel="004018A4" w:rsidRDefault="00FA2706">
      <w:pPr>
        <w:pStyle w:val="Code"/>
      </w:pPr>
      <w:moveFrom w:id="615" w:author="Brian Wortman" w:date="2014-06-16T19:18:00Z">
        <w:r w:rsidRPr="007162D8" w:rsidDel="004018A4">
          <w:t xml:space="preserve">        void CloseSession();</w:t>
        </w:r>
      </w:moveFrom>
    </w:p>
    <w:p w14:paraId="59582160" w14:textId="77777777" w:rsidR="00FA2706" w:rsidRPr="007162D8" w:rsidDel="004018A4" w:rsidRDefault="00FA2706">
      <w:pPr>
        <w:pStyle w:val="Code"/>
      </w:pPr>
      <w:moveFrom w:id="616" w:author="Brian Wortman" w:date="2014-06-16T19:18:00Z">
        <w:r w:rsidRPr="007162D8" w:rsidDel="004018A4">
          <w:t xml:space="preserve">    }</w:t>
        </w:r>
      </w:moveFrom>
    </w:p>
    <w:p w14:paraId="250537B1" w14:textId="77777777" w:rsidR="00FA2706" w:rsidRPr="00DC77E1" w:rsidDel="004018A4" w:rsidRDefault="00FA2706" w:rsidP="00566F04">
      <w:pPr>
        <w:pStyle w:val="Code"/>
      </w:pPr>
      <w:moveFrom w:id="617" w:author="Brian Wortman" w:date="2014-06-16T19:18:00Z">
        <w:r w:rsidRPr="00DC77E1" w:rsidDel="004018A4">
          <w:t>}</w:t>
        </w:r>
      </w:moveFrom>
    </w:p>
    <w:p w14:paraId="543656A5" w14:textId="77777777" w:rsidR="00FA2706" w:rsidDel="004018A4" w:rsidRDefault="00FA2706" w:rsidP="00566F04">
      <w:pPr>
        <w:pStyle w:val="CodeCaption"/>
      </w:pPr>
      <w:moveFrom w:id="618" w:author="Brian Wortman" w:date="2014-06-16T19:18:00Z">
        <w:r w:rsidDel="004018A4">
          <w:t>ActionTransactionHelper Class</w:t>
        </w:r>
      </w:moveFrom>
    </w:p>
    <w:p w14:paraId="43A6CD82" w14:textId="77777777" w:rsidR="00FA2706" w:rsidRPr="009B021D" w:rsidDel="004018A4" w:rsidRDefault="00FA2706" w:rsidP="00566F04">
      <w:pPr>
        <w:pStyle w:val="Code"/>
      </w:pPr>
      <w:moveFrom w:id="619" w:author="Brian Wortman" w:date="2014-06-16T19:18:00Z">
        <w:r w:rsidRPr="009B021D" w:rsidDel="004018A4">
          <w:t>using System.Web.Http.Filters;</w:t>
        </w:r>
      </w:moveFrom>
    </w:p>
    <w:p w14:paraId="7126DEB2" w14:textId="77777777" w:rsidR="00FA2706" w:rsidRPr="009B021D" w:rsidDel="004018A4" w:rsidRDefault="00FA2706" w:rsidP="00566F04">
      <w:pPr>
        <w:pStyle w:val="Code"/>
      </w:pPr>
      <w:moveFrom w:id="620" w:author="Brian Wortman" w:date="2014-06-16T19:18:00Z">
        <w:r w:rsidRPr="009B021D" w:rsidDel="004018A4">
          <w:t>using NHibernate;</w:t>
        </w:r>
      </w:moveFrom>
    </w:p>
    <w:p w14:paraId="7B3A5722" w14:textId="77777777" w:rsidR="00FA2706" w:rsidRPr="009B021D" w:rsidDel="004018A4" w:rsidRDefault="00FA2706" w:rsidP="00566F04">
      <w:pPr>
        <w:pStyle w:val="Code"/>
      </w:pPr>
      <w:moveFrom w:id="621" w:author="Brian Wortman" w:date="2014-06-16T19:18:00Z">
        <w:r w:rsidRPr="009B021D" w:rsidDel="004018A4">
          <w:t>using NHibernate.Context;</w:t>
        </w:r>
      </w:moveFrom>
    </w:p>
    <w:p w14:paraId="082DB8F4" w14:textId="77777777" w:rsidR="00FA2706" w:rsidRPr="009B021D" w:rsidDel="004018A4" w:rsidRDefault="00FA2706" w:rsidP="00566F04">
      <w:pPr>
        <w:pStyle w:val="Code"/>
      </w:pPr>
    </w:p>
    <w:p w14:paraId="5D1D1705" w14:textId="77777777" w:rsidR="00FA2706" w:rsidRPr="009B021D" w:rsidDel="004018A4" w:rsidRDefault="00FA2706" w:rsidP="00566F04">
      <w:pPr>
        <w:pStyle w:val="Code"/>
      </w:pPr>
      <w:moveFrom w:id="622" w:author="Brian Wortman" w:date="2014-06-16T19:18:00Z">
        <w:r w:rsidRPr="009B021D" w:rsidDel="004018A4">
          <w:t>namespace WebApi2Book.Web.Common</w:t>
        </w:r>
      </w:moveFrom>
    </w:p>
    <w:p w14:paraId="4009055D" w14:textId="77777777" w:rsidR="00FA2706" w:rsidRPr="009B021D" w:rsidDel="004018A4" w:rsidRDefault="00FA2706" w:rsidP="00566F04">
      <w:pPr>
        <w:pStyle w:val="Code"/>
      </w:pPr>
      <w:moveFrom w:id="623" w:author="Brian Wortman" w:date="2014-06-16T19:18:00Z">
        <w:r w:rsidRPr="009B021D" w:rsidDel="004018A4">
          <w:t>{</w:t>
        </w:r>
      </w:moveFrom>
    </w:p>
    <w:p w14:paraId="351FA5DD" w14:textId="77777777" w:rsidR="00FA2706" w:rsidRPr="009B021D" w:rsidDel="004018A4" w:rsidRDefault="00FA2706" w:rsidP="00566F04">
      <w:pPr>
        <w:pStyle w:val="Code"/>
      </w:pPr>
      <w:moveFrom w:id="624" w:author="Brian Wortman" w:date="2014-06-16T19:18:00Z">
        <w:r w:rsidRPr="009B021D" w:rsidDel="004018A4">
          <w:t xml:space="preserve">    public class ActionTransactionHelper : IActionTransactionHelper</w:t>
        </w:r>
      </w:moveFrom>
    </w:p>
    <w:p w14:paraId="1A2AEA67" w14:textId="77777777" w:rsidR="00FA2706" w:rsidRPr="009B021D" w:rsidDel="004018A4" w:rsidRDefault="00FA2706" w:rsidP="00566F04">
      <w:pPr>
        <w:pStyle w:val="Code"/>
      </w:pPr>
      <w:moveFrom w:id="625" w:author="Brian Wortman" w:date="2014-06-16T19:18:00Z">
        <w:r w:rsidRPr="009B021D" w:rsidDel="004018A4">
          <w:t xml:space="preserve">    {</w:t>
        </w:r>
      </w:moveFrom>
    </w:p>
    <w:p w14:paraId="7B6F2018" w14:textId="77777777" w:rsidR="00FA2706" w:rsidRPr="009B021D" w:rsidDel="004018A4" w:rsidRDefault="00FA2706" w:rsidP="00566F04">
      <w:pPr>
        <w:pStyle w:val="Code"/>
      </w:pPr>
      <w:moveFrom w:id="626" w:author="Brian Wortman" w:date="2014-06-16T19:18:00Z">
        <w:r w:rsidRPr="009B021D" w:rsidDel="004018A4">
          <w:t xml:space="preserve">        private readonly ISessionFactory _sessionFactory;</w:t>
        </w:r>
      </w:moveFrom>
    </w:p>
    <w:p w14:paraId="712F3F23" w14:textId="77777777" w:rsidR="00FA2706" w:rsidRPr="009B021D" w:rsidDel="004018A4" w:rsidRDefault="00FA2706" w:rsidP="00566F04">
      <w:pPr>
        <w:pStyle w:val="Code"/>
      </w:pPr>
    </w:p>
    <w:p w14:paraId="3C961CD3" w14:textId="77777777" w:rsidR="00FA2706" w:rsidRPr="009B021D" w:rsidDel="004018A4" w:rsidRDefault="00FA2706" w:rsidP="00566F04">
      <w:pPr>
        <w:pStyle w:val="Code"/>
      </w:pPr>
      <w:moveFrom w:id="627" w:author="Brian Wortman" w:date="2014-06-16T19:18:00Z">
        <w:r w:rsidRPr="009B021D" w:rsidDel="004018A4">
          <w:t xml:space="preserve">        public ActionTransactionHelper(ISessionFactory sessionFactory)</w:t>
        </w:r>
      </w:moveFrom>
    </w:p>
    <w:p w14:paraId="65DC8EE9" w14:textId="77777777" w:rsidR="00FA2706" w:rsidRPr="009B021D" w:rsidDel="004018A4" w:rsidRDefault="00FA2706" w:rsidP="00566F04">
      <w:pPr>
        <w:pStyle w:val="Code"/>
      </w:pPr>
      <w:moveFrom w:id="628" w:author="Brian Wortman" w:date="2014-06-16T19:18:00Z">
        <w:r w:rsidRPr="009B021D" w:rsidDel="004018A4">
          <w:t xml:space="preserve">        {</w:t>
        </w:r>
      </w:moveFrom>
    </w:p>
    <w:p w14:paraId="59636CB1" w14:textId="77777777" w:rsidR="00FA2706" w:rsidRPr="009B021D" w:rsidDel="004018A4" w:rsidRDefault="00FA2706" w:rsidP="00566F04">
      <w:pPr>
        <w:pStyle w:val="Code"/>
      </w:pPr>
      <w:moveFrom w:id="629" w:author="Brian Wortman" w:date="2014-06-16T19:18:00Z">
        <w:r w:rsidRPr="009B021D" w:rsidDel="004018A4">
          <w:t xml:space="preserve">            _sessionFactory = sessionFactory;</w:t>
        </w:r>
      </w:moveFrom>
    </w:p>
    <w:p w14:paraId="564D994B" w14:textId="77777777" w:rsidR="00FA2706" w:rsidRPr="009B021D" w:rsidDel="004018A4" w:rsidRDefault="00FA2706" w:rsidP="00566F04">
      <w:pPr>
        <w:pStyle w:val="Code"/>
      </w:pPr>
      <w:moveFrom w:id="630" w:author="Brian Wortman" w:date="2014-06-16T19:18:00Z">
        <w:r w:rsidRPr="009B021D" w:rsidDel="004018A4">
          <w:t xml:space="preserve">        }</w:t>
        </w:r>
      </w:moveFrom>
    </w:p>
    <w:p w14:paraId="79FEA7A9" w14:textId="77777777" w:rsidR="00FA2706" w:rsidRPr="009B021D" w:rsidDel="004018A4" w:rsidRDefault="00FA2706" w:rsidP="00566F04">
      <w:pPr>
        <w:pStyle w:val="Code"/>
      </w:pPr>
    </w:p>
    <w:p w14:paraId="3973014C" w14:textId="77777777" w:rsidR="00FA2706" w:rsidRPr="009B021D" w:rsidDel="004018A4" w:rsidRDefault="00FA2706" w:rsidP="00566F04">
      <w:pPr>
        <w:pStyle w:val="Code"/>
      </w:pPr>
      <w:moveFrom w:id="631" w:author="Brian Wortman" w:date="2014-06-16T19:18:00Z">
        <w:r w:rsidRPr="009B021D" w:rsidDel="004018A4">
          <w:t xml:space="preserve">        public bool TransactionHandled { get; private set; }</w:t>
        </w:r>
      </w:moveFrom>
    </w:p>
    <w:p w14:paraId="0C0580AD" w14:textId="77777777" w:rsidR="00FA2706" w:rsidRPr="009B021D" w:rsidDel="004018A4" w:rsidRDefault="00FA2706" w:rsidP="00566F04">
      <w:pPr>
        <w:pStyle w:val="Code"/>
      </w:pPr>
    </w:p>
    <w:p w14:paraId="4A262BF0" w14:textId="77777777" w:rsidR="00FA2706" w:rsidRPr="009B021D" w:rsidDel="004018A4" w:rsidRDefault="00FA2706" w:rsidP="00566F04">
      <w:pPr>
        <w:pStyle w:val="Code"/>
      </w:pPr>
      <w:moveFrom w:id="632" w:author="Brian Wortman" w:date="2014-06-16T19:18:00Z">
        <w:r w:rsidRPr="009B021D" w:rsidDel="004018A4">
          <w:t xml:space="preserve">        public bool SessionClosed { get; private set; }</w:t>
        </w:r>
      </w:moveFrom>
    </w:p>
    <w:p w14:paraId="35706DC8" w14:textId="77777777" w:rsidR="00FA2706" w:rsidRPr="009B021D" w:rsidDel="004018A4" w:rsidRDefault="00FA2706" w:rsidP="00566F04">
      <w:pPr>
        <w:pStyle w:val="Code"/>
      </w:pPr>
    </w:p>
    <w:p w14:paraId="35305218" w14:textId="77777777" w:rsidR="00FA2706" w:rsidRPr="009B021D" w:rsidDel="004018A4" w:rsidRDefault="00FA2706" w:rsidP="00566F04">
      <w:pPr>
        <w:pStyle w:val="Code"/>
      </w:pPr>
      <w:moveFrom w:id="633" w:author="Brian Wortman" w:date="2014-06-16T19:18:00Z">
        <w:r w:rsidRPr="009B021D" w:rsidDel="004018A4">
          <w:t xml:space="preserve">        public void BeginTransaction()</w:t>
        </w:r>
      </w:moveFrom>
    </w:p>
    <w:p w14:paraId="19CA44A7" w14:textId="77777777" w:rsidR="00FA2706" w:rsidRPr="009B021D" w:rsidDel="004018A4" w:rsidRDefault="00FA2706" w:rsidP="00566F04">
      <w:pPr>
        <w:pStyle w:val="Code"/>
      </w:pPr>
      <w:moveFrom w:id="634" w:author="Brian Wortman" w:date="2014-06-16T19:18:00Z">
        <w:r w:rsidRPr="009B021D" w:rsidDel="004018A4">
          <w:t xml:space="preserve">        {</w:t>
        </w:r>
      </w:moveFrom>
    </w:p>
    <w:p w14:paraId="7FB87DA6" w14:textId="77777777" w:rsidR="00FA2706" w:rsidRPr="009B021D" w:rsidDel="004018A4" w:rsidRDefault="00FA2706" w:rsidP="00566F04">
      <w:pPr>
        <w:pStyle w:val="Code"/>
      </w:pPr>
      <w:moveFrom w:id="635" w:author="Brian Wortman" w:date="2014-06-16T19:18:00Z">
        <w:r w:rsidRPr="009B021D" w:rsidDel="004018A4">
          <w:t xml:space="preserve">            if (!CurrentSessionContext.HasBind(_sessionFactory)) return;</w:t>
        </w:r>
      </w:moveFrom>
    </w:p>
    <w:p w14:paraId="63B95857" w14:textId="77777777" w:rsidR="00FA2706" w:rsidRPr="009B021D" w:rsidDel="004018A4" w:rsidRDefault="00FA2706" w:rsidP="00566F04">
      <w:pPr>
        <w:pStyle w:val="Code"/>
      </w:pPr>
    </w:p>
    <w:p w14:paraId="587EF85E" w14:textId="77777777" w:rsidR="00FA2706" w:rsidRPr="009B021D" w:rsidDel="004018A4" w:rsidRDefault="00FA2706" w:rsidP="00566F04">
      <w:pPr>
        <w:pStyle w:val="Code"/>
      </w:pPr>
      <w:moveFrom w:id="636" w:author="Brian Wortman" w:date="2014-06-16T19:18:00Z">
        <w:r w:rsidRPr="009B021D" w:rsidDel="004018A4">
          <w:t xml:space="preserve">            var session = _sessionFactory.GetCurrentSession();</w:t>
        </w:r>
      </w:moveFrom>
    </w:p>
    <w:p w14:paraId="1A0B042B" w14:textId="77777777" w:rsidR="00FA2706" w:rsidRPr="009B021D" w:rsidDel="004018A4" w:rsidRDefault="00FA2706" w:rsidP="00566F04">
      <w:pPr>
        <w:pStyle w:val="Code"/>
      </w:pPr>
      <w:moveFrom w:id="637" w:author="Brian Wortman" w:date="2014-06-16T19:18:00Z">
        <w:r w:rsidRPr="009B021D" w:rsidDel="004018A4">
          <w:t xml:space="preserve">            if (session != null)</w:t>
        </w:r>
      </w:moveFrom>
    </w:p>
    <w:p w14:paraId="33ABAD2E" w14:textId="77777777" w:rsidR="00FA2706" w:rsidRPr="009B021D" w:rsidDel="004018A4" w:rsidRDefault="00FA2706" w:rsidP="00566F04">
      <w:pPr>
        <w:pStyle w:val="Code"/>
      </w:pPr>
      <w:moveFrom w:id="638" w:author="Brian Wortman" w:date="2014-06-16T19:18:00Z">
        <w:r w:rsidRPr="009B021D" w:rsidDel="004018A4">
          <w:t xml:space="preserve">            {</w:t>
        </w:r>
      </w:moveFrom>
    </w:p>
    <w:p w14:paraId="5C1F8318" w14:textId="77777777" w:rsidR="00FA2706" w:rsidRPr="009B021D" w:rsidDel="004018A4" w:rsidRDefault="00FA2706" w:rsidP="00566F04">
      <w:pPr>
        <w:pStyle w:val="Code"/>
      </w:pPr>
      <w:moveFrom w:id="639" w:author="Brian Wortman" w:date="2014-06-16T19:18:00Z">
        <w:r w:rsidRPr="009B021D" w:rsidDel="004018A4">
          <w:t xml:space="preserve">                session.BeginTransaction();</w:t>
        </w:r>
      </w:moveFrom>
    </w:p>
    <w:p w14:paraId="3FF51133" w14:textId="77777777" w:rsidR="00FA2706" w:rsidRPr="009B021D" w:rsidDel="004018A4" w:rsidRDefault="00FA2706" w:rsidP="00566F04">
      <w:pPr>
        <w:pStyle w:val="Code"/>
      </w:pPr>
      <w:moveFrom w:id="640" w:author="Brian Wortman" w:date="2014-06-16T19:18:00Z">
        <w:r w:rsidRPr="009B021D" w:rsidDel="004018A4">
          <w:t xml:space="preserve">            }</w:t>
        </w:r>
      </w:moveFrom>
    </w:p>
    <w:p w14:paraId="37A1B76E" w14:textId="77777777" w:rsidR="00FA2706" w:rsidRPr="009B021D" w:rsidDel="004018A4" w:rsidRDefault="00FA2706" w:rsidP="00566F04">
      <w:pPr>
        <w:pStyle w:val="Code"/>
      </w:pPr>
      <w:moveFrom w:id="641" w:author="Brian Wortman" w:date="2014-06-16T19:18:00Z">
        <w:r w:rsidRPr="009B021D" w:rsidDel="004018A4">
          <w:t xml:space="preserve">        }</w:t>
        </w:r>
      </w:moveFrom>
    </w:p>
    <w:p w14:paraId="5206D1FF" w14:textId="77777777" w:rsidR="00FA2706" w:rsidRPr="009B021D" w:rsidDel="004018A4" w:rsidRDefault="00FA2706" w:rsidP="00566F04">
      <w:pPr>
        <w:pStyle w:val="Code"/>
      </w:pPr>
    </w:p>
    <w:p w14:paraId="6AB31813" w14:textId="77777777" w:rsidR="00FA2706" w:rsidRPr="009B021D" w:rsidDel="004018A4" w:rsidRDefault="00FA2706" w:rsidP="00566F04">
      <w:pPr>
        <w:pStyle w:val="Code"/>
      </w:pPr>
      <w:moveFrom w:id="642" w:author="Brian Wortman" w:date="2014-06-16T19:18:00Z">
        <w:r w:rsidRPr="009B021D" w:rsidDel="004018A4">
          <w:t xml:space="preserve">        public void EndTransaction(HttpActionExecutedContext filterContext)</w:t>
        </w:r>
      </w:moveFrom>
    </w:p>
    <w:p w14:paraId="73AF7514" w14:textId="77777777" w:rsidR="00FA2706" w:rsidRPr="009B021D" w:rsidDel="004018A4" w:rsidRDefault="00FA2706" w:rsidP="00566F04">
      <w:pPr>
        <w:pStyle w:val="Code"/>
      </w:pPr>
      <w:moveFrom w:id="643" w:author="Brian Wortman" w:date="2014-06-16T19:18:00Z">
        <w:r w:rsidRPr="009B021D" w:rsidDel="004018A4">
          <w:t xml:space="preserve">        {</w:t>
        </w:r>
      </w:moveFrom>
    </w:p>
    <w:p w14:paraId="2D2B7ADA" w14:textId="77777777" w:rsidR="00FA2706" w:rsidRPr="009B021D" w:rsidDel="004018A4" w:rsidRDefault="00FA2706" w:rsidP="00566F04">
      <w:pPr>
        <w:pStyle w:val="Code"/>
      </w:pPr>
      <w:moveFrom w:id="644" w:author="Brian Wortman" w:date="2014-06-16T19:18:00Z">
        <w:r w:rsidRPr="009B021D" w:rsidDel="004018A4">
          <w:t xml:space="preserve">            if (!CurrentSessionContext.HasBind(_sessionFactory)) return;</w:t>
        </w:r>
      </w:moveFrom>
    </w:p>
    <w:p w14:paraId="7814B6F6" w14:textId="77777777" w:rsidR="00FA2706" w:rsidRPr="009B021D" w:rsidDel="004018A4" w:rsidRDefault="00FA2706" w:rsidP="00566F04">
      <w:pPr>
        <w:pStyle w:val="Code"/>
      </w:pPr>
    </w:p>
    <w:p w14:paraId="4DBBFD4B" w14:textId="77777777" w:rsidR="00FA2706" w:rsidRPr="009B021D" w:rsidDel="004018A4" w:rsidRDefault="00FA2706" w:rsidP="00566F04">
      <w:pPr>
        <w:pStyle w:val="Code"/>
      </w:pPr>
      <w:moveFrom w:id="645" w:author="Brian Wortman" w:date="2014-06-16T19:18:00Z">
        <w:r w:rsidRPr="009B021D" w:rsidDel="004018A4">
          <w:t xml:space="preserve">            var session = _sessionFactory.GetCurrentSession();</w:t>
        </w:r>
      </w:moveFrom>
    </w:p>
    <w:p w14:paraId="3FF0FEE3" w14:textId="77777777" w:rsidR="00FA2706" w:rsidRPr="009B021D" w:rsidDel="004018A4" w:rsidRDefault="00FA2706" w:rsidP="00566F04">
      <w:pPr>
        <w:pStyle w:val="Code"/>
      </w:pPr>
    </w:p>
    <w:p w14:paraId="1B6F1FBC" w14:textId="77777777" w:rsidR="00FA2706" w:rsidRPr="009B021D" w:rsidDel="004018A4" w:rsidRDefault="00FA2706" w:rsidP="00566F04">
      <w:pPr>
        <w:pStyle w:val="Code"/>
      </w:pPr>
      <w:moveFrom w:id="646" w:author="Brian Wortman" w:date="2014-06-16T19:18:00Z">
        <w:r w:rsidRPr="009B021D" w:rsidDel="004018A4">
          <w:t xml:space="preserve">            if (session == null) return;</w:t>
        </w:r>
      </w:moveFrom>
    </w:p>
    <w:p w14:paraId="11213DE6" w14:textId="77777777" w:rsidR="00FA2706" w:rsidRPr="009B021D" w:rsidDel="004018A4" w:rsidRDefault="00FA2706" w:rsidP="00566F04">
      <w:pPr>
        <w:pStyle w:val="Code"/>
      </w:pPr>
      <w:moveFrom w:id="647" w:author="Brian Wortman" w:date="2014-06-16T19:18:00Z">
        <w:r w:rsidRPr="009B021D" w:rsidDel="004018A4">
          <w:t xml:space="preserve">            if (!session.Transaction.IsActive) return;</w:t>
        </w:r>
      </w:moveFrom>
    </w:p>
    <w:p w14:paraId="435068C9" w14:textId="77777777" w:rsidR="00FA2706" w:rsidRPr="009B021D" w:rsidDel="004018A4" w:rsidRDefault="00FA2706" w:rsidP="00566F04">
      <w:pPr>
        <w:pStyle w:val="Code"/>
      </w:pPr>
    </w:p>
    <w:p w14:paraId="7ED0C4C0" w14:textId="77777777" w:rsidR="00FA2706" w:rsidRPr="009B021D" w:rsidDel="004018A4" w:rsidRDefault="00FA2706" w:rsidP="00566F04">
      <w:pPr>
        <w:pStyle w:val="Code"/>
      </w:pPr>
      <w:moveFrom w:id="648" w:author="Brian Wortman" w:date="2014-06-16T19:18:00Z">
        <w:r w:rsidRPr="009B021D" w:rsidDel="004018A4">
          <w:t xml:space="preserve">            if (filterContext.Exception == null)</w:t>
        </w:r>
      </w:moveFrom>
    </w:p>
    <w:p w14:paraId="2A1902DF" w14:textId="77777777" w:rsidR="00FA2706" w:rsidRPr="009B021D" w:rsidDel="004018A4" w:rsidRDefault="00FA2706" w:rsidP="00566F04">
      <w:pPr>
        <w:pStyle w:val="Code"/>
      </w:pPr>
      <w:moveFrom w:id="649" w:author="Brian Wortman" w:date="2014-06-16T19:18:00Z">
        <w:r w:rsidRPr="009B021D" w:rsidDel="004018A4">
          <w:t xml:space="preserve">            {</w:t>
        </w:r>
      </w:moveFrom>
    </w:p>
    <w:p w14:paraId="1C8FE813" w14:textId="77777777" w:rsidR="00FA2706" w:rsidRPr="009B021D" w:rsidDel="004018A4" w:rsidRDefault="00FA2706" w:rsidP="00566F04">
      <w:pPr>
        <w:pStyle w:val="Code"/>
      </w:pPr>
      <w:moveFrom w:id="650" w:author="Brian Wortman" w:date="2014-06-16T19:18:00Z">
        <w:r w:rsidRPr="009B021D" w:rsidDel="004018A4">
          <w:t xml:space="preserve">                session.Flush();</w:t>
        </w:r>
      </w:moveFrom>
    </w:p>
    <w:p w14:paraId="57C6EA2E" w14:textId="77777777" w:rsidR="00FA2706" w:rsidRPr="009B021D" w:rsidDel="004018A4" w:rsidRDefault="00FA2706" w:rsidP="00566F04">
      <w:pPr>
        <w:pStyle w:val="Code"/>
      </w:pPr>
      <w:moveFrom w:id="651" w:author="Brian Wortman" w:date="2014-06-16T19:18:00Z">
        <w:r w:rsidRPr="009B021D" w:rsidDel="004018A4">
          <w:t xml:space="preserve">                session.Transaction.Commit();</w:t>
        </w:r>
      </w:moveFrom>
    </w:p>
    <w:p w14:paraId="0512D948" w14:textId="77777777" w:rsidR="00FA2706" w:rsidRPr="009B021D" w:rsidDel="004018A4" w:rsidRDefault="00FA2706" w:rsidP="00566F04">
      <w:pPr>
        <w:pStyle w:val="Code"/>
      </w:pPr>
      <w:moveFrom w:id="652" w:author="Brian Wortman" w:date="2014-06-16T19:18:00Z">
        <w:r w:rsidRPr="009B021D" w:rsidDel="004018A4">
          <w:t xml:space="preserve">            }</w:t>
        </w:r>
      </w:moveFrom>
    </w:p>
    <w:p w14:paraId="3F264838" w14:textId="77777777" w:rsidR="00FA2706" w:rsidRPr="009B021D" w:rsidDel="004018A4" w:rsidRDefault="00FA2706" w:rsidP="00566F04">
      <w:pPr>
        <w:pStyle w:val="Code"/>
      </w:pPr>
      <w:moveFrom w:id="653" w:author="Brian Wortman" w:date="2014-06-16T19:18:00Z">
        <w:r w:rsidRPr="009B021D" w:rsidDel="004018A4">
          <w:t xml:space="preserve">            else</w:t>
        </w:r>
      </w:moveFrom>
    </w:p>
    <w:p w14:paraId="3AAD5480" w14:textId="77777777" w:rsidR="00FA2706" w:rsidRPr="009B021D" w:rsidDel="004018A4" w:rsidRDefault="00FA2706" w:rsidP="00566F04">
      <w:pPr>
        <w:pStyle w:val="Code"/>
      </w:pPr>
      <w:moveFrom w:id="654" w:author="Brian Wortman" w:date="2014-06-16T19:18:00Z">
        <w:r w:rsidRPr="009B021D" w:rsidDel="004018A4">
          <w:t xml:space="preserve">            {</w:t>
        </w:r>
      </w:moveFrom>
    </w:p>
    <w:p w14:paraId="268F8945" w14:textId="77777777" w:rsidR="00FA2706" w:rsidRPr="009B021D" w:rsidDel="004018A4" w:rsidRDefault="00FA2706" w:rsidP="00566F04">
      <w:pPr>
        <w:pStyle w:val="Code"/>
      </w:pPr>
      <w:moveFrom w:id="655" w:author="Brian Wortman" w:date="2014-06-16T19:18:00Z">
        <w:r w:rsidRPr="009B021D" w:rsidDel="004018A4">
          <w:t xml:space="preserve">                session.Transaction.Rollback();</w:t>
        </w:r>
      </w:moveFrom>
    </w:p>
    <w:p w14:paraId="6B91DC94" w14:textId="77777777" w:rsidR="00FA2706" w:rsidRPr="009B021D" w:rsidDel="004018A4" w:rsidRDefault="00FA2706" w:rsidP="00566F04">
      <w:pPr>
        <w:pStyle w:val="Code"/>
      </w:pPr>
      <w:moveFrom w:id="656" w:author="Brian Wortman" w:date="2014-06-16T19:18:00Z">
        <w:r w:rsidRPr="009B021D" w:rsidDel="004018A4">
          <w:t xml:space="preserve">            }</w:t>
        </w:r>
      </w:moveFrom>
    </w:p>
    <w:p w14:paraId="55C802AA" w14:textId="77777777" w:rsidR="00FA2706" w:rsidRPr="009B021D" w:rsidDel="004018A4" w:rsidRDefault="00FA2706" w:rsidP="00566F04">
      <w:pPr>
        <w:pStyle w:val="Code"/>
      </w:pPr>
    </w:p>
    <w:p w14:paraId="751B18FC" w14:textId="77777777" w:rsidR="00FA2706" w:rsidRPr="009B021D" w:rsidDel="004018A4" w:rsidRDefault="00FA2706" w:rsidP="00566F04">
      <w:pPr>
        <w:pStyle w:val="Code"/>
      </w:pPr>
      <w:moveFrom w:id="657" w:author="Brian Wortman" w:date="2014-06-16T19:18:00Z">
        <w:r w:rsidRPr="009B021D" w:rsidDel="004018A4">
          <w:t xml:space="preserve">            TransactionHandled = true;</w:t>
        </w:r>
      </w:moveFrom>
    </w:p>
    <w:p w14:paraId="2B9A6499" w14:textId="77777777" w:rsidR="00FA2706" w:rsidRPr="009B021D" w:rsidDel="004018A4" w:rsidRDefault="00FA2706" w:rsidP="00566F04">
      <w:pPr>
        <w:pStyle w:val="Code"/>
      </w:pPr>
      <w:moveFrom w:id="658" w:author="Brian Wortman" w:date="2014-06-16T19:18:00Z">
        <w:r w:rsidRPr="009B021D" w:rsidDel="004018A4">
          <w:t xml:space="preserve">        }</w:t>
        </w:r>
      </w:moveFrom>
    </w:p>
    <w:p w14:paraId="5D120E88" w14:textId="77777777" w:rsidR="00FA2706" w:rsidRPr="009B021D" w:rsidDel="004018A4" w:rsidRDefault="00FA2706" w:rsidP="00566F04">
      <w:pPr>
        <w:pStyle w:val="Code"/>
      </w:pPr>
    </w:p>
    <w:p w14:paraId="18C46627" w14:textId="77777777" w:rsidR="00FA2706" w:rsidRPr="009B021D" w:rsidDel="004018A4" w:rsidRDefault="00FA2706" w:rsidP="00566F04">
      <w:pPr>
        <w:pStyle w:val="Code"/>
      </w:pPr>
      <w:moveFrom w:id="659" w:author="Brian Wortman" w:date="2014-06-16T19:18:00Z">
        <w:r w:rsidRPr="009B021D" w:rsidDel="004018A4">
          <w:t xml:space="preserve">        public void CloseSession()</w:t>
        </w:r>
      </w:moveFrom>
    </w:p>
    <w:p w14:paraId="418FAB7A" w14:textId="77777777" w:rsidR="00FA2706" w:rsidRPr="009B021D" w:rsidDel="004018A4" w:rsidRDefault="00FA2706" w:rsidP="00566F04">
      <w:pPr>
        <w:pStyle w:val="Code"/>
      </w:pPr>
      <w:moveFrom w:id="660" w:author="Brian Wortman" w:date="2014-06-16T19:18:00Z">
        <w:r w:rsidRPr="009B021D" w:rsidDel="004018A4">
          <w:t xml:space="preserve">        {</w:t>
        </w:r>
      </w:moveFrom>
    </w:p>
    <w:p w14:paraId="3FB241D6" w14:textId="77777777" w:rsidR="00FA2706" w:rsidRPr="009B021D" w:rsidDel="004018A4" w:rsidRDefault="00FA2706" w:rsidP="00566F04">
      <w:pPr>
        <w:pStyle w:val="Code"/>
      </w:pPr>
      <w:moveFrom w:id="661" w:author="Brian Wortman" w:date="2014-06-16T19:18:00Z">
        <w:r w:rsidRPr="009B021D" w:rsidDel="004018A4">
          <w:t xml:space="preserve">            if (!CurrentSessionContext.HasBind(_sessionFactory)) return;</w:t>
        </w:r>
      </w:moveFrom>
    </w:p>
    <w:p w14:paraId="34947267" w14:textId="77777777" w:rsidR="00FA2706" w:rsidRPr="009B021D" w:rsidDel="004018A4" w:rsidRDefault="00FA2706" w:rsidP="00566F04">
      <w:pPr>
        <w:pStyle w:val="Code"/>
      </w:pPr>
    </w:p>
    <w:p w14:paraId="3DF5B415" w14:textId="77777777" w:rsidR="00FA2706" w:rsidRPr="009B021D" w:rsidDel="004018A4" w:rsidRDefault="00FA2706" w:rsidP="00566F04">
      <w:pPr>
        <w:pStyle w:val="Code"/>
      </w:pPr>
      <w:moveFrom w:id="662" w:author="Brian Wortman" w:date="2014-06-16T19:18:00Z">
        <w:r w:rsidRPr="009B021D" w:rsidDel="004018A4">
          <w:t xml:space="preserve">            var session = _sessionFactory.GetCurrentSession();</w:t>
        </w:r>
      </w:moveFrom>
    </w:p>
    <w:p w14:paraId="160A5B3B" w14:textId="77777777" w:rsidR="00FA2706" w:rsidRPr="009B021D" w:rsidDel="004018A4" w:rsidRDefault="00FA2706" w:rsidP="00566F04">
      <w:pPr>
        <w:pStyle w:val="Code"/>
      </w:pPr>
      <w:moveFrom w:id="663" w:author="Brian Wortman" w:date="2014-06-16T19:18:00Z">
        <w:r w:rsidRPr="009B021D" w:rsidDel="004018A4">
          <w:t xml:space="preserve">            session.Close();</w:t>
        </w:r>
      </w:moveFrom>
    </w:p>
    <w:p w14:paraId="265A927E" w14:textId="77777777" w:rsidR="00FA2706" w:rsidRPr="009B021D" w:rsidDel="004018A4" w:rsidRDefault="00FA2706" w:rsidP="00566F04">
      <w:pPr>
        <w:pStyle w:val="Code"/>
      </w:pPr>
      <w:moveFrom w:id="664" w:author="Brian Wortman" w:date="2014-06-16T19:18:00Z">
        <w:r w:rsidRPr="009B021D" w:rsidDel="004018A4">
          <w:t xml:space="preserve">            session.Dispose();</w:t>
        </w:r>
      </w:moveFrom>
    </w:p>
    <w:p w14:paraId="7BB2BE1E" w14:textId="77777777" w:rsidR="00FA2706" w:rsidRPr="009B021D" w:rsidDel="004018A4" w:rsidRDefault="00FA2706" w:rsidP="00566F04">
      <w:pPr>
        <w:pStyle w:val="Code"/>
      </w:pPr>
      <w:moveFrom w:id="665" w:author="Brian Wortman" w:date="2014-06-16T19:18:00Z">
        <w:r w:rsidRPr="009B021D" w:rsidDel="004018A4">
          <w:t xml:space="preserve">            CurrentSessionContext.Unbind(_sessionFactory);</w:t>
        </w:r>
      </w:moveFrom>
    </w:p>
    <w:p w14:paraId="133476A5" w14:textId="77777777" w:rsidR="00FA2706" w:rsidRPr="009B021D" w:rsidDel="004018A4" w:rsidRDefault="00FA2706" w:rsidP="00566F04">
      <w:pPr>
        <w:pStyle w:val="Code"/>
      </w:pPr>
      <w:moveFrom w:id="666" w:author="Brian Wortman" w:date="2014-06-16T19:18:00Z">
        <w:r w:rsidRPr="009B021D" w:rsidDel="004018A4">
          <w:t xml:space="preserve">            SessionClosed = true;</w:t>
        </w:r>
      </w:moveFrom>
    </w:p>
    <w:p w14:paraId="5EB8413A" w14:textId="77777777" w:rsidR="00FA2706" w:rsidRPr="009B021D" w:rsidDel="004018A4" w:rsidRDefault="00FA2706" w:rsidP="00566F04">
      <w:pPr>
        <w:pStyle w:val="Code"/>
      </w:pPr>
      <w:moveFrom w:id="667" w:author="Brian Wortman" w:date="2014-06-16T19:18:00Z">
        <w:r w:rsidRPr="009B021D" w:rsidDel="004018A4">
          <w:lastRenderedPageBreak/>
          <w:t xml:space="preserve">        }</w:t>
        </w:r>
      </w:moveFrom>
    </w:p>
    <w:p w14:paraId="5DAB2B21" w14:textId="77777777" w:rsidR="00FA2706" w:rsidRPr="009B021D" w:rsidDel="004018A4" w:rsidRDefault="00FA2706" w:rsidP="00566F04">
      <w:pPr>
        <w:pStyle w:val="Code"/>
      </w:pPr>
      <w:moveFrom w:id="668" w:author="Brian Wortman" w:date="2014-06-16T19:18:00Z">
        <w:r w:rsidRPr="009B021D" w:rsidDel="004018A4">
          <w:t xml:space="preserve">    }</w:t>
        </w:r>
      </w:moveFrom>
    </w:p>
    <w:p w14:paraId="0AA281C2" w14:textId="77777777" w:rsidR="00FA2706" w:rsidDel="004018A4" w:rsidRDefault="00FA2706" w:rsidP="00566F04">
      <w:pPr>
        <w:pStyle w:val="Code"/>
      </w:pPr>
      <w:moveFrom w:id="669" w:author="Brian Wortman" w:date="2014-06-16T19:18:00Z">
        <w:r w:rsidRPr="009B021D" w:rsidDel="004018A4">
          <w:t>}</w:t>
        </w:r>
      </w:moveFrom>
    </w:p>
    <w:p w14:paraId="1758B11E" w14:textId="77777777" w:rsidR="00FA2706" w:rsidDel="004018A4" w:rsidRDefault="00FA2706" w:rsidP="00566F04">
      <w:pPr>
        <w:pStyle w:val="CodeCaption"/>
      </w:pPr>
      <w:moveFromRangeStart w:id="670" w:author="Brian Wortman" w:date="2014-06-16T19:16:00Z" w:name="move390709521"/>
      <w:moveFromRangeEnd w:id="606"/>
      <w:moveFrom w:id="671" w:author="Brian Wortman" w:date="2014-06-16T19:16:00Z">
        <w:r w:rsidDel="004018A4">
          <w:t>WebContainerManager Class</w:t>
        </w:r>
      </w:moveFrom>
    </w:p>
    <w:p w14:paraId="408F83DF" w14:textId="77777777" w:rsidR="00FA2706" w:rsidRPr="0093065C" w:rsidDel="004018A4" w:rsidRDefault="00FA2706" w:rsidP="00566F04">
      <w:pPr>
        <w:pStyle w:val="Code"/>
      </w:pPr>
      <w:moveFrom w:id="672" w:author="Brian Wortman" w:date="2014-06-16T19:16:00Z">
        <w:r w:rsidRPr="0093065C" w:rsidDel="004018A4">
          <w:t>using System;</w:t>
        </w:r>
      </w:moveFrom>
    </w:p>
    <w:p w14:paraId="5CC2CFC9" w14:textId="77777777" w:rsidR="00FA2706" w:rsidRPr="0093065C" w:rsidDel="004018A4" w:rsidRDefault="00FA2706" w:rsidP="00566F04">
      <w:pPr>
        <w:pStyle w:val="Code"/>
      </w:pPr>
      <w:moveFrom w:id="673" w:author="Brian Wortman" w:date="2014-06-16T19:16:00Z">
        <w:r w:rsidRPr="0093065C" w:rsidDel="004018A4">
          <w:t>using System.Collections.Generic;</w:t>
        </w:r>
      </w:moveFrom>
    </w:p>
    <w:p w14:paraId="38AA40B0" w14:textId="77777777" w:rsidR="00FA2706" w:rsidRPr="0093065C" w:rsidDel="004018A4" w:rsidRDefault="00FA2706" w:rsidP="00566F04">
      <w:pPr>
        <w:pStyle w:val="Code"/>
      </w:pPr>
      <w:moveFrom w:id="674" w:author="Brian Wortman" w:date="2014-06-16T19:16:00Z">
        <w:r w:rsidRPr="0093065C" w:rsidDel="004018A4">
          <w:t>using System.Linq;</w:t>
        </w:r>
      </w:moveFrom>
    </w:p>
    <w:p w14:paraId="768084A3" w14:textId="77777777" w:rsidR="00FA2706" w:rsidRPr="0093065C" w:rsidDel="004018A4" w:rsidRDefault="00FA2706" w:rsidP="00566F04">
      <w:pPr>
        <w:pStyle w:val="Code"/>
      </w:pPr>
      <w:moveFrom w:id="675" w:author="Brian Wortman" w:date="2014-06-16T19:16:00Z">
        <w:r w:rsidRPr="0093065C" w:rsidDel="004018A4">
          <w:t>using System.Web.Http;</w:t>
        </w:r>
      </w:moveFrom>
    </w:p>
    <w:p w14:paraId="3B6D6637" w14:textId="77777777" w:rsidR="00FA2706" w:rsidRPr="0093065C" w:rsidDel="004018A4" w:rsidRDefault="00FA2706" w:rsidP="00566F04">
      <w:pPr>
        <w:pStyle w:val="Code"/>
      </w:pPr>
      <w:moveFrom w:id="676" w:author="Brian Wortman" w:date="2014-06-16T19:16:00Z">
        <w:r w:rsidRPr="0093065C" w:rsidDel="004018A4">
          <w:t>using System.Web.Http.Dependencies;</w:t>
        </w:r>
      </w:moveFrom>
    </w:p>
    <w:p w14:paraId="6EF70F57" w14:textId="77777777" w:rsidR="00FA2706" w:rsidRPr="0093065C" w:rsidDel="004018A4" w:rsidRDefault="00FA2706" w:rsidP="00566F04">
      <w:pPr>
        <w:pStyle w:val="Code"/>
      </w:pPr>
    </w:p>
    <w:p w14:paraId="171461C3" w14:textId="77777777" w:rsidR="00FA2706" w:rsidRPr="0093065C" w:rsidDel="004018A4" w:rsidRDefault="00FA2706" w:rsidP="00566F04">
      <w:pPr>
        <w:pStyle w:val="Code"/>
      </w:pPr>
      <w:moveFrom w:id="677" w:author="Brian Wortman" w:date="2014-06-16T19:16:00Z">
        <w:r w:rsidRPr="0093065C" w:rsidDel="004018A4">
          <w:t>namespace WebApi2Book.Web.Common</w:t>
        </w:r>
      </w:moveFrom>
    </w:p>
    <w:p w14:paraId="03F731B6" w14:textId="77777777" w:rsidR="00FA2706" w:rsidRPr="0093065C" w:rsidDel="004018A4" w:rsidRDefault="00FA2706" w:rsidP="00566F04">
      <w:pPr>
        <w:pStyle w:val="Code"/>
      </w:pPr>
      <w:moveFrom w:id="678" w:author="Brian Wortman" w:date="2014-06-16T19:16:00Z">
        <w:r w:rsidRPr="0093065C" w:rsidDel="004018A4">
          <w:t>{</w:t>
        </w:r>
      </w:moveFrom>
    </w:p>
    <w:p w14:paraId="3D3ACB9D" w14:textId="77777777" w:rsidR="00FA2706" w:rsidRPr="0093065C" w:rsidDel="004018A4" w:rsidRDefault="00FA2706" w:rsidP="00566F04">
      <w:pPr>
        <w:pStyle w:val="Code"/>
      </w:pPr>
      <w:moveFrom w:id="679" w:author="Brian Wortman" w:date="2014-06-16T19:16:00Z">
        <w:r w:rsidRPr="0093065C" w:rsidDel="004018A4">
          <w:t xml:space="preserve">    public static class WebContainerManager</w:t>
        </w:r>
      </w:moveFrom>
    </w:p>
    <w:p w14:paraId="13A21E3B" w14:textId="77777777" w:rsidR="00FA2706" w:rsidRPr="0093065C" w:rsidDel="004018A4" w:rsidRDefault="00FA2706" w:rsidP="00566F04">
      <w:pPr>
        <w:pStyle w:val="Code"/>
      </w:pPr>
      <w:moveFrom w:id="680" w:author="Brian Wortman" w:date="2014-06-16T19:16:00Z">
        <w:r w:rsidRPr="0093065C" w:rsidDel="004018A4">
          <w:t xml:space="preserve">    {</w:t>
        </w:r>
      </w:moveFrom>
    </w:p>
    <w:p w14:paraId="4D6E68E4" w14:textId="77777777" w:rsidR="00FA2706" w:rsidRPr="0093065C" w:rsidDel="004018A4" w:rsidRDefault="00FA2706" w:rsidP="00566F04">
      <w:pPr>
        <w:pStyle w:val="Code"/>
      </w:pPr>
      <w:moveFrom w:id="681" w:author="Brian Wortman" w:date="2014-06-16T19:16:00Z">
        <w:r w:rsidRPr="0093065C" w:rsidDel="004018A4">
          <w:t xml:space="preserve">        public static IDependencyResolver GetDependencyResolver()</w:t>
        </w:r>
      </w:moveFrom>
    </w:p>
    <w:p w14:paraId="1FBADA28" w14:textId="77777777" w:rsidR="00FA2706" w:rsidRPr="0093065C" w:rsidDel="004018A4" w:rsidRDefault="00FA2706" w:rsidP="00566F04">
      <w:pPr>
        <w:pStyle w:val="Code"/>
      </w:pPr>
      <w:moveFrom w:id="682" w:author="Brian Wortman" w:date="2014-06-16T19:16:00Z">
        <w:r w:rsidRPr="0093065C" w:rsidDel="004018A4">
          <w:t xml:space="preserve">        {</w:t>
        </w:r>
      </w:moveFrom>
    </w:p>
    <w:p w14:paraId="5E4FF683" w14:textId="77777777" w:rsidR="00FA2706" w:rsidRPr="0093065C" w:rsidDel="004018A4" w:rsidRDefault="00FA2706" w:rsidP="00566F04">
      <w:pPr>
        <w:pStyle w:val="Code"/>
      </w:pPr>
      <w:moveFrom w:id="683" w:author="Brian Wortman" w:date="2014-06-16T19:16:00Z">
        <w:r w:rsidRPr="0093065C" w:rsidDel="004018A4">
          <w:t xml:space="preserve">            var dependencyResolver = </w:t>
        </w:r>
        <w:commentRangeStart w:id="684"/>
        <w:r w:rsidRPr="0093065C" w:rsidDel="004018A4">
          <w:t>GlobalConfiguration</w:t>
        </w:r>
        <w:commentRangeEnd w:id="684"/>
        <w:r w:rsidR="003C410A" w:rsidDel="004018A4">
          <w:rPr>
            <w:rStyle w:val="CommentReference"/>
            <w:rFonts w:ascii="Times" w:hAnsi="Times"/>
            <w:noProof w:val="0"/>
          </w:rPr>
          <w:commentReference w:id="684"/>
        </w:r>
        <w:r w:rsidRPr="0093065C" w:rsidDel="004018A4">
          <w:t>.Configuration.DependencyResolver;</w:t>
        </w:r>
      </w:moveFrom>
    </w:p>
    <w:p w14:paraId="3CB0F275" w14:textId="77777777" w:rsidR="00FA2706" w:rsidRPr="0093065C" w:rsidDel="004018A4" w:rsidRDefault="00FA2706" w:rsidP="00566F04">
      <w:pPr>
        <w:pStyle w:val="Code"/>
      </w:pPr>
      <w:moveFrom w:id="685" w:author="Brian Wortman" w:date="2014-06-16T19:16:00Z">
        <w:r w:rsidRPr="0093065C" w:rsidDel="004018A4">
          <w:t xml:space="preserve">            if (dependencyResolver != null)</w:t>
        </w:r>
      </w:moveFrom>
    </w:p>
    <w:p w14:paraId="6B523770" w14:textId="77777777" w:rsidR="00FA2706" w:rsidRPr="0093065C" w:rsidDel="004018A4" w:rsidRDefault="00FA2706" w:rsidP="00566F04">
      <w:pPr>
        <w:pStyle w:val="Code"/>
      </w:pPr>
      <w:moveFrom w:id="686" w:author="Brian Wortman" w:date="2014-06-16T19:16:00Z">
        <w:r w:rsidRPr="0093065C" w:rsidDel="004018A4">
          <w:t xml:space="preserve">            {</w:t>
        </w:r>
      </w:moveFrom>
    </w:p>
    <w:p w14:paraId="4C25A1B9" w14:textId="77777777" w:rsidR="00FA2706" w:rsidRPr="0093065C" w:rsidDel="004018A4" w:rsidRDefault="00FA2706" w:rsidP="00566F04">
      <w:pPr>
        <w:pStyle w:val="Code"/>
      </w:pPr>
      <w:moveFrom w:id="687" w:author="Brian Wortman" w:date="2014-06-16T19:16:00Z">
        <w:r w:rsidRPr="0093065C" w:rsidDel="004018A4">
          <w:t xml:space="preserve">                return dependencyResolver;</w:t>
        </w:r>
      </w:moveFrom>
    </w:p>
    <w:p w14:paraId="5ABA0E8C" w14:textId="77777777" w:rsidR="00FA2706" w:rsidRPr="0093065C" w:rsidDel="004018A4" w:rsidRDefault="00FA2706" w:rsidP="00566F04">
      <w:pPr>
        <w:pStyle w:val="Code"/>
      </w:pPr>
      <w:moveFrom w:id="688" w:author="Brian Wortman" w:date="2014-06-16T19:16:00Z">
        <w:r w:rsidRPr="0093065C" w:rsidDel="004018A4">
          <w:t xml:space="preserve">            }</w:t>
        </w:r>
      </w:moveFrom>
    </w:p>
    <w:p w14:paraId="2ECCF09E" w14:textId="77777777" w:rsidR="00FA2706" w:rsidRPr="0093065C" w:rsidDel="004018A4" w:rsidRDefault="00FA2706" w:rsidP="00566F04">
      <w:pPr>
        <w:pStyle w:val="Code"/>
      </w:pPr>
    </w:p>
    <w:p w14:paraId="0737BC7C" w14:textId="77777777" w:rsidR="00FA2706" w:rsidRPr="0093065C" w:rsidDel="004018A4" w:rsidRDefault="00FA2706" w:rsidP="00566F04">
      <w:pPr>
        <w:pStyle w:val="Code"/>
      </w:pPr>
      <w:moveFrom w:id="689" w:author="Brian Wortman" w:date="2014-06-16T19:16:00Z">
        <w:r w:rsidRPr="0093065C" w:rsidDel="004018A4">
          <w:t xml:space="preserve">            throw new InvalidOperationException("The dependency resolver has not been set.");</w:t>
        </w:r>
      </w:moveFrom>
    </w:p>
    <w:p w14:paraId="0046A7C9" w14:textId="77777777" w:rsidR="00FA2706" w:rsidRPr="0093065C" w:rsidDel="004018A4" w:rsidRDefault="00FA2706" w:rsidP="00566F04">
      <w:pPr>
        <w:pStyle w:val="Code"/>
      </w:pPr>
      <w:moveFrom w:id="690" w:author="Brian Wortman" w:date="2014-06-16T19:16:00Z">
        <w:r w:rsidRPr="0093065C" w:rsidDel="004018A4">
          <w:t xml:space="preserve">        }</w:t>
        </w:r>
      </w:moveFrom>
    </w:p>
    <w:p w14:paraId="319F691E" w14:textId="77777777" w:rsidR="00FA2706" w:rsidRPr="0093065C" w:rsidDel="004018A4" w:rsidRDefault="00FA2706" w:rsidP="00566F04">
      <w:pPr>
        <w:pStyle w:val="Code"/>
      </w:pPr>
    </w:p>
    <w:p w14:paraId="4B9065FC" w14:textId="77777777" w:rsidR="00FA2706" w:rsidRPr="0093065C" w:rsidDel="004018A4" w:rsidRDefault="00FA2706" w:rsidP="00566F04">
      <w:pPr>
        <w:pStyle w:val="Code"/>
      </w:pPr>
      <w:moveFrom w:id="691" w:author="Brian Wortman" w:date="2014-06-16T19:16:00Z">
        <w:r w:rsidRPr="0093065C" w:rsidDel="004018A4">
          <w:t xml:space="preserve">        public static T Get&lt;T&gt;()</w:t>
        </w:r>
      </w:moveFrom>
    </w:p>
    <w:p w14:paraId="7DA564B6" w14:textId="77777777" w:rsidR="00FA2706" w:rsidRPr="0093065C" w:rsidDel="004018A4" w:rsidRDefault="00FA2706" w:rsidP="00566F04">
      <w:pPr>
        <w:pStyle w:val="Code"/>
      </w:pPr>
      <w:moveFrom w:id="692" w:author="Brian Wortman" w:date="2014-06-16T19:16:00Z">
        <w:r w:rsidRPr="0093065C" w:rsidDel="004018A4">
          <w:t xml:space="preserve">        {</w:t>
        </w:r>
      </w:moveFrom>
    </w:p>
    <w:p w14:paraId="4D159719" w14:textId="77777777" w:rsidR="00FA2706" w:rsidRPr="0093065C" w:rsidDel="004018A4" w:rsidRDefault="00FA2706" w:rsidP="00566F04">
      <w:pPr>
        <w:pStyle w:val="Code"/>
      </w:pPr>
      <w:moveFrom w:id="693" w:author="Brian Wortman" w:date="2014-06-16T19:16:00Z">
        <w:r w:rsidRPr="0093065C" w:rsidDel="004018A4">
          <w:t xml:space="preserve">            var service = GetDependencyResolver().GetService(typeof (T));</w:t>
        </w:r>
      </w:moveFrom>
    </w:p>
    <w:p w14:paraId="50527305" w14:textId="77777777" w:rsidR="00FA2706" w:rsidRPr="0093065C" w:rsidDel="004018A4" w:rsidRDefault="00FA2706" w:rsidP="00566F04">
      <w:pPr>
        <w:pStyle w:val="Code"/>
      </w:pPr>
    </w:p>
    <w:p w14:paraId="061377F6" w14:textId="77777777" w:rsidR="00FA2706" w:rsidRPr="0093065C" w:rsidDel="004018A4" w:rsidRDefault="00FA2706" w:rsidP="00566F04">
      <w:pPr>
        <w:pStyle w:val="Code"/>
      </w:pPr>
      <w:moveFrom w:id="694" w:author="Brian Wortman" w:date="2014-06-16T19:16:00Z">
        <w:r w:rsidRPr="0093065C" w:rsidDel="004018A4">
          <w:t xml:space="preserve">            if (service == null)</w:t>
        </w:r>
      </w:moveFrom>
    </w:p>
    <w:p w14:paraId="33EDD67C" w14:textId="77777777" w:rsidR="00FA2706" w:rsidRPr="0093065C" w:rsidDel="004018A4" w:rsidRDefault="00FA2706" w:rsidP="00566F04">
      <w:pPr>
        <w:pStyle w:val="Code"/>
      </w:pPr>
      <w:moveFrom w:id="695" w:author="Brian Wortman" w:date="2014-06-16T19:16:00Z">
        <w:r w:rsidRPr="0093065C" w:rsidDel="004018A4">
          <w:t xml:space="preserve">                throw new NullReferenceException(string.Format("Requested service of type {0}, but null was found.",</w:t>
        </w:r>
      </w:moveFrom>
    </w:p>
    <w:p w14:paraId="464A1CC7" w14:textId="77777777" w:rsidR="00FA2706" w:rsidRPr="0093065C" w:rsidDel="004018A4" w:rsidRDefault="00FA2706" w:rsidP="00566F04">
      <w:pPr>
        <w:pStyle w:val="Code"/>
      </w:pPr>
      <w:moveFrom w:id="696" w:author="Brian Wortman" w:date="2014-06-16T19:16:00Z">
        <w:r w:rsidRPr="0093065C" w:rsidDel="004018A4">
          <w:t xml:space="preserve">                    typeof (T).FullName));</w:t>
        </w:r>
      </w:moveFrom>
    </w:p>
    <w:p w14:paraId="243ECDF2" w14:textId="77777777" w:rsidR="00FA2706" w:rsidRPr="0093065C" w:rsidDel="004018A4" w:rsidRDefault="00FA2706" w:rsidP="00566F04">
      <w:pPr>
        <w:pStyle w:val="Code"/>
      </w:pPr>
    </w:p>
    <w:p w14:paraId="186F739D" w14:textId="77777777" w:rsidR="00FA2706" w:rsidRPr="0093065C" w:rsidDel="004018A4" w:rsidRDefault="00FA2706" w:rsidP="00566F04">
      <w:pPr>
        <w:pStyle w:val="Code"/>
      </w:pPr>
      <w:moveFrom w:id="697" w:author="Brian Wortman" w:date="2014-06-16T19:16:00Z">
        <w:r w:rsidRPr="0093065C" w:rsidDel="004018A4">
          <w:t xml:space="preserve">            return (T) service;</w:t>
        </w:r>
      </w:moveFrom>
    </w:p>
    <w:p w14:paraId="06B31871" w14:textId="77777777" w:rsidR="00FA2706" w:rsidRPr="0093065C" w:rsidDel="004018A4" w:rsidRDefault="00FA2706" w:rsidP="00566F04">
      <w:pPr>
        <w:pStyle w:val="Code"/>
      </w:pPr>
      <w:moveFrom w:id="698" w:author="Brian Wortman" w:date="2014-06-16T19:16:00Z">
        <w:r w:rsidRPr="0093065C" w:rsidDel="004018A4">
          <w:t xml:space="preserve">        }</w:t>
        </w:r>
      </w:moveFrom>
    </w:p>
    <w:p w14:paraId="1FBD68B1" w14:textId="77777777" w:rsidR="00FA2706" w:rsidRPr="0093065C" w:rsidDel="004018A4" w:rsidRDefault="00FA2706" w:rsidP="00566F04">
      <w:pPr>
        <w:pStyle w:val="Code"/>
      </w:pPr>
    </w:p>
    <w:p w14:paraId="40660646" w14:textId="77777777" w:rsidR="00FA2706" w:rsidRPr="0093065C" w:rsidDel="004018A4" w:rsidRDefault="00FA2706" w:rsidP="00566F04">
      <w:pPr>
        <w:pStyle w:val="Code"/>
      </w:pPr>
      <w:moveFrom w:id="699" w:author="Brian Wortman" w:date="2014-06-16T19:16:00Z">
        <w:r w:rsidRPr="0093065C" w:rsidDel="004018A4">
          <w:t xml:space="preserve">        public static IEnumerable&lt;T&gt; GetAll&lt;T&gt;()</w:t>
        </w:r>
      </w:moveFrom>
    </w:p>
    <w:p w14:paraId="250B7935" w14:textId="77777777" w:rsidR="00FA2706" w:rsidRPr="0093065C" w:rsidDel="004018A4" w:rsidRDefault="00FA2706" w:rsidP="00566F04">
      <w:pPr>
        <w:pStyle w:val="Code"/>
      </w:pPr>
      <w:moveFrom w:id="700" w:author="Brian Wortman" w:date="2014-06-16T19:16:00Z">
        <w:r w:rsidRPr="0093065C" w:rsidDel="004018A4">
          <w:t xml:space="preserve">        {</w:t>
        </w:r>
      </w:moveFrom>
    </w:p>
    <w:p w14:paraId="4435AE8F" w14:textId="77777777" w:rsidR="00FA2706" w:rsidRPr="0093065C" w:rsidDel="004018A4" w:rsidRDefault="00FA2706" w:rsidP="00566F04">
      <w:pPr>
        <w:pStyle w:val="Code"/>
      </w:pPr>
      <w:moveFrom w:id="701" w:author="Brian Wortman" w:date="2014-06-16T19:16:00Z">
        <w:r w:rsidRPr="0093065C" w:rsidDel="004018A4">
          <w:t xml:space="preserve">            var services = GetDependencyResolver().GetServices(typeof (T)).ToList();</w:t>
        </w:r>
      </w:moveFrom>
    </w:p>
    <w:p w14:paraId="5A7688A7" w14:textId="77777777" w:rsidR="00FA2706" w:rsidRPr="0093065C" w:rsidDel="004018A4" w:rsidRDefault="00FA2706" w:rsidP="00566F04">
      <w:pPr>
        <w:pStyle w:val="Code"/>
      </w:pPr>
    </w:p>
    <w:p w14:paraId="10654D4E" w14:textId="77777777" w:rsidR="00FA2706" w:rsidRPr="0093065C" w:rsidDel="004018A4" w:rsidRDefault="00FA2706" w:rsidP="00566F04">
      <w:pPr>
        <w:pStyle w:val="Code"/>
      </w:pPr>
      <w:moveFrom w:id="702" w:author="Brian Wortman" w:date="2014-06-16T19:16:00Z">
        <w:r w:rsidRPr="0093065C" w:rsidDel="004018A4">
          <w:t xml:space="preserve">            if (!services.Any())</w:t>
        </w:r>
      </w:moveFrom>
    </w:p>
    <w:p w14:paraId="19536CA0" w14:textId="77777777" w:rsidR="00FA2706" w:rsidRPr="0093065C" w:rsidDel="004018A4" w:rsidRDefault="00FA2706" w:rsidP="00566F04">
      <w:pPr>
        <w:pStyle w:val="Code"/>
      </w:pPr>
      <w:moveFrom w:id="703" w:author="Brian Wortman" w:date="2014-06-16T19:16:00Z">
        <w:r w:rsidRPr="0093065C" w:rsidDel="004018A4">
          <w:t xml:space="preserve">                throw new NullReferenceException(string.Format("Requested services of type {0}, but none were found.",</w:t>
        </w:r>
      </w:moveFrom>
    </w:p>
    <w:p w14:paraId="307AEDF3" w14:textId="77777777" w:rsidR="00FA2706" w:rsidRPr="0093065C" w:rsidDel="004018A4" w:rsidRDefault="00FA2706" w:rsidP="00566F04">
      <w:pPr>
        <w:pStyle w:val="Code"/>
      </w:pPr>
      <w:moveFrom w:id="704" w:author="Brian Wortman" w:date="2014-06-16T19:16:00Z">
        <w:r w:rsidRPr="0093065C" w:rsidDel="004018A4">
          <w:t xml:space="preserve">                    typeof (T).FullName));</w:t>
        </w:r>
      </w:moveFrom>
    </w:p>
    <w:p w14:paraId="7707431D" w14:textId="77777777" w:rsidR="00FA2706" w:rsidRPr="0093065C" w:rsidDel="004018A4" w:rsidRDefault="00FA2706" w:rsidP="00566F04">
      <w:pPr>
        <w:pStyle w:val="Code"/>
      </w:pPr>
    </w:p>
    <w:p w14:paraId="6CA6A672" w14:textId="77777777" w:rsidR="00FA2706" w:rsidRPr="0093065C" w:rsidDel="004018A4" w:rsidRDefault="00FA2706" w:rsidP="00566F04">
      <w:pPr>
        <w:pStyle w:val="Code"/>
      </w:pPr>
      <w:moveFrom w:id="705" w:author="Brian Wortman" w:date="2014-06-16T19:16:00Z">
        <w:r w:rsidRPr="0093065C" w:rsidDel="004018A4">
          <w:lastRenderedPageBreak/>
          <w:t xml:space="preserve">            return services.Cast&lt;T&gt;();</w:t>
        </w:r>
      </w:moveFrom>
    </w:p>
    <w:p w14:paraId="504C4771" w14:textId="77777777" w:rsidR="00FA2706" w:rsidRPr="0093065C" w:rsidDel="004018A4" w:rsidRDefault="00FA2706" w:rsidP="00566F04">
      <w:pPr>
        <w:pStyle w:val="Code"/>
      </w:pPr>
      <w:moveFrom w:id="706" w:author="Brian Wortman" w:date="2014-06-16T19:16:00Z">
        <w:r w:rsidRPr="0093065C" w:rsidDel="004018A4">
          <w:t xml:space="preserve">        }</w:t>
        </w:r>
      </w:moveFrom>
    </w:p>
    <w:p w14:paraId="195DA6C6" w14:textId="77777777" w:rsidR="00FA2706" w:rsidRPr="0093065C" w:rsidDel="004018A4" w:rsidRDefault="00FA2706" w:rsidP="00566F04">
      <w:pPr>
        <w:pStyle w:val="Code"/>
      </w:pPr>
      <w:moveFrom w:id="707" w:author="Brian Wortman" w:date="2014-06-16T19:16:00Z">
        <w:r w:rsidRPr="0093065C" w:rsidDel="004018A4">
          <w:t xml:space="preserve">    }</w:t>
        </w:r>
      </w:moveFrom>
    </w:p>
    <w:p w14:paraId="38D3C2E9" w14:textId="77777777" w:rsidR="00FA2706" w:rsidDel="004018A4" w:rsidRDefault="00FA2706" w:rsidP="00566F04">
      <w:pPr>
        <w:pStyle w:val="Code"/>
      </w:pPr>
      <w:moveFrom w:id="708" w:author="Brian Wortman" w:date="2014-06-16T19:16:00Z">
        <w:r w:rsidRPr="0093065C" w:rsidDel="004018A4">
          <w:t>}</w:t>
        </w:r>
      </w:moveFrom>
    </w:p>
    <w:moveFromRangeEnd w:id="670"/>
    <w:p w14:paraId="2EE93B57" w14:textId="77777777" w:rsidR="00FA2706" w:rsidDel="004018A4" w:rsidRDefault="00FA2706" w:rsidP="00566F04">
      <w:pPr>
        <w:pStyle w:val="Code"/>
        <w:rPr>
          <w:del w:id="709" w:author="Brian Wortman" w:date="2014-06-16T19:19:00Z"/>
        </w:rPr>
      </w:pPr>
    </w:p>
    <w:p w14:paraId="44963227" w14:textId="0709C9D0" w:rsidR="00FA2706" w:rsidRDefault="00FA2706" w:rsidP="00DF359F">
      <w:pPr>
        <w:pStyle w:val="BodyTextCont"/>
        <w:pPrChange w:id="710" w:author="Brian Wortman" w:date="2014-06-16T20:23:00Z">
          <w:pPr>
            <w:pStyle w:val="BodyText"/>
          </w:pPr>
        </w:pPrChange>
      </w:pPr>
      <w:r>
        <w:t xml:space="preserve">And finally, add the following to the bottom of the </w:t>
      </w:r>
      <w:proofErr w:type="spellStart"/>
      <w:r>
        <w:t>NinjectConfigurator's</w:t>
      </w:r>
      <w:proofErr w:type="spellEnd"/>
      <w:r>
        <w:t xml:space="preserve"> </w:t>
      </w:r>
      <w:proofErr w:type="spellStart"/>
      <w:r w:rsidRPr="00DC77E1">
        <w:rPr>
          <w:rStyle w:val="CodeInline"/>
        </w:rPr>
        <w:t>ConfigureNHibernate</w:t>
      </w:r>
      <w:proofErr w:type="spellEnd"/>
      <w:r>
        <w:t xml:space="preserve"> method so that </w:t>
      </w:r>
      <w:proofErr w:type="spellStart"/>
      <w:r w:rsidRPr="00DC77E1">
        <w:rPr>
          <w:rStyle w:val="CodeInline"/>
        </w:rPr>
        <w:t>IActionTransactionHelper</w:t>
      </w:r>
      <w:proofErr w:type="spellEnd"/>
      <w:r>
        <w:t xml:space="preserve"> instances can be resolved at run time:</w:t>
      </w:r>
    </w:p>
    <w:p w14:paraId="510EC8D3" w14:textId="77777777" w:rsidR="00FA2706" w:rsidRDefault="00FA2706" w:rsidP="00566F04">
      <w:pPr>
        <w:pStyle w:val="Code"/>
        <w:rPr>
          <w:ins w:id="711" w:author="Brian Wortman" w:date="2014-06-16T20:58:00Z"/>
        </w:rPr>
      </w:pPr>
      <w:r w:rsidRPr="00B1188B">
        <w:t xml:space="preserve">            container.Bind&lt;IActionTransactionHelper&gt;().To&lt;ActionTransactionHelper&gt;().</w:t>
      </w:r>
      <w:r w:rsidRPr="00DC77E1">
        <w:t>InRequestScope</w:t>
      </w:r>
      <w:r w:rsidRPr="00B1188B">
        <w:t>();</w:t>
      </w:r>
    </w:p>
    <w:p w14:paraId="1D8FEBAF" w14:textId="420535DC" w:rsidR="00B038DA" w:rsidRDefault="00B038DA" w:rsidP="00B038DA">
      <w:pPr>
        <w:pStyle w:val="BodyTextCont"/>
        <w:pPrChange w:id="712" w:author="Brian Wortman" w:date="2014-06-16T20:59:00Z">
          <w:pPr>
            <w:pStyle w:val="Code"/>
          </w:pPr>
        </w:pPrChange>
      </w:pPr>
      <w:ins w:id="713" w:author="Brian Wortman" w:date="2014-06-16T20:58:00Z">
        <w:r>
          <w:t>Note: Y</w:t>
        </w:r>
        <w:r>
          <w:t xml:space="preserve">ou’ll also need to add a using directive for </w:t>
        </w:r>
        <w:bookmarkStart w:id="714" w:name="OLE_LINK185"/>
        <w:bookmarkStart w:id="715" w:name="OLE_LINK186"/>
        <w:r w:rsidRPr="00E41FE0">
          <w:rPr>
            <w:rStyle w:val="CodeInline"/>
          </w:rPr>
          <w:t>WebApi2Book.Web.Common</w:t>
        </w:r>
      </w:ins>
      <w:bookmarkEnd w:id="714"/>
      <w:bookmarkEnd w:id="715"/>
      <w:ins w:id="716" w:author="Brian Wortman" w:date="2014-06-16T20:59:00Z">
        <w:r>
          <w:rPr>
            <w:rStyle w:val="CodeInline"/>
          </w:rPr>
          <w:t>.</w:t>
        </w:r>
      </w:ins>
    </w:p>
    <w:p w14:paraId="3F3B2B82" w14:textId="5CF01B27" w:rsidR="00FA2706" w:rsidRPr="00DC77E1" w:rsidDel="00B038DA" w:rsidRDefault="00FA2706" w:rsidP="00566F04">
      <w:pPr>
        <w:pStyle w:val="Code"/>
        <w:rPr>
          <w:del w:id="717" w:author="Brian Wortman" w:date="2014-06-16T20:59:00Z"/>
        </w:rPr>
      </w:pPr>
    </w:p>
    <w:p w14:paraId="5C00E06F" w14:textId="77777777" w:rsidR="00FA2706" w:rsidRPr="00130755" w:rsidRDefault="00FA2706" w:rsidP="00DF359F">
      <w:pPr>
        <w:pStyle w:val="BodyTextCont"/>
        <w:pPrChange w:id="718" w:author="Brian Wortman" w:date="2014-06-16T20:23:00Z">
          <w:pPr>
            <w:pStyle w:val="BodyText"/>
          </w:pPr>
        </w:pPrChange>
      </w:pPr>
      <w:bookmarkStart w:id="719" w:name="_GoBack"/>
      <w:bookmarkEnd w:id="719"/>
      <w:r>
        <w:t>We</w:t>
      </w:r>
      <w:r w:rsidRPr="00130755">
        <w:t xml:space="preserve">’ll explore transaction control in </w:t>
      </w:r>
      <w:r>
        <w:t>the next section, so we won't discuss anything related to that quite yet</w:t>
      </w:r>
      <w:r w:rsidRPr="00130755">
        <w:t xml:space="preserve">. </w:t>
      </w:r>
      <w:r>
        <w:t xml:space="preserve">Instead, </w:t>
      </w:r>
      <w:r w:rsidRPr="00130755">
        <w:t>let’s look at the</w:t>
      </w:r>
      <w:r>
        <w:t xml:space="preserve"> attribute's</w:t>
      </w:r>
      <w:r w:rsidRPr="00130755">
        <w:t xml:space="preserve"> </w:t>
      </w:r>
      <w:proofErr w:type="spellStart"/>
      <w:r w:rsidRPr="00130755">
        <w:rPr>
          <w:rStyle w:val="CodeInline"/>
        </w:rPr>
        <w:t>CloseSession</w:t>
      </w:r>
      <w:proofErr w:type="spellEnd"/>
      <w:r w:rsidRPr="00130755">
        <w:t xml:space="preserve"> method that is called from the </w:t>
      </w:r>
      <w:proofErr w:type="spellStart"/>
      <w:r w:rsidRPr="00130755">
        <w:rPr>
          <w:rStyle w:val="CodeInline"/>
        </w:rPr>
        <w:t>OnActionExecuted</w:t>
      </w:r>
      <w:proofErr w:type="spellEnd"/>
      <w:r w:rsidRPr="00130755">
        <w:t xml:space="preserve"> override. </w:t>
      </w:r>
      <w:r>
        <w:t xml:space="preserve">As you can see, the meaningful part of its implementation is in the </w:t>
      </w:r>
      <w:proofErr w:type="spellStart"/>
      <w:r w:rsidRPr="00A6710D">
        <w:rPr>
          <w:rStyle w:val="CodeInline"/>
        </w:rPr>
        <w:t>ActionTransactionHelper</w:t>
      </w:r>
      <w:proofErr w:type="spellEnd"/>
      <w:r>
        <w:t xml:space="preserve"> class, so let's dive down into that. Once there, note that most of the </w:t>
      </w:r>
      <w:proofErr w:type="spellStart"/>
      <w:r w:rsidRPr="00B54CA3">
        <w:rPr>
          <w:rStyle w:val="CodeInline"/>
        </w:rPr>
        <w:t>CloseSession</w:t>
      </w:r>
      <w:proofErr w:type="spellEnd"/>
      <w:r>
        <w:t xml:space="preserve"> method </w:t>
      </w:r>
      <w:r w:rsidRPr="00DC77E1">
        <w:t>implementation</w:t>
      </w:r>
      <w:r>
        <w:t xml:space="preserve"> is s</w:t>
      </w:r>
      <w:r w:rsidRPr="00130755">
        <w:t>imilar to the</w:t>
      </w:r>
      <w:r>
        <w:t xml:space="preserve"> </w:t>
      </w:r>
      <w:proofErr w:type="spellStart"/>
      <w:r w:rsidRPr="00DC77E1">
        <w:rPr>
          <w:rStyle w:val="CodeInline"/>
        </w:rPr>
        <w:t>NinjectConfigurator</w:t>
      </w:r>
      <w:proofErr w:type="spellEnd"/>
      <w:r>
        <w:t xml:space="preserve"> class'</w:t>
      </w:r>
      <w:r w:rsidRPr="00130755">
        <w:t xml:space="preserve"> </w:t>
      </w:r>
      <w:proofErr w:type="spellStart"/>
      <w:r w:rsidRPr="00130755">
        <w:rPr>
          <w:rStyle w:val="CodeInline"/>
        </w:rPr>
        <w:t>CreateSession</w:t>
      </w:r>
      <w:proofErr w:type="spellEnd"/>
      <w:r w:rsidRPr="00130755">
        <w:t xml:space="preserve"> method </w:t>
      </w:r>
      <w:r>
        <w:t xml:space="preserve">we </w:t>
      </w:r>
      <w:r w:rsidRPr="00130755">
        <w:t>just discussed</w:t>
      </w:r>
      <w:r>
        <w:t xml:space="preserve">. It first checks to see if </w:t>
      </w:r>
      <w:r w:rsidRPr="00130755">
        <w:t xml:space="preserve">an </w:t>
      </w:r>
      <w:proofErr w:type="spellStart"/>
      <w:r w:rsidRPr="00130755">
        <w:rPr>
          <w:rStyle w:val="CodeInline"/>
        </w:rPr>
        <w:t>ISession</w:t>
      </w:r>
      <w:proofErr w:type="spellEnd"/>
      <w:r w:rsidRPr="00130755">
        <w:t xml:space="preserve"> object is currently bound to the </w:t>
      </w:r>
      <w:proofErr w:type="spellStart"/>
      <w:r w:rsidRPr="00130755">
        <w:rPr>
          <w:rStyle w:val="CodeInline"/>
        </w:rPr>
        <w:t>CurrentSessionContext</w:t>
      </w:r>
      <w:proofErr w:type="spellEnd"/>
      <w:r w:rsidRPr="00130755">
        <w:t xml:space="preserve">. If so, it obtains the </w:t>
      </w:r>
      <w:proofErr w:type="spellStart"/>
      <w:r w:rsidRPr="00130755">
        <w:rPr>
          <w:rStyle w:val="CodeInline"/>
        </w:rPr>
        <w:t>ISession</w:t>
      </w:r>
      <w:proofErr w:type="spellEnd"/>
      <w:r w:rsidRPr="00130755">
        <w:t xml:space="preserve"> object with the </w:t>
      </w:r>
      <w:proofErr w:type="spellStart"/>
      <w:r w:rsidRPr="00130755">
        <w:rPr>
          <w:rStyle w:val="CodeInline"/>
        </w:rPr>
        <w:t>GetCurrentSession</w:t>
      </w:r>
      <w:proofErr w:type="spellEnd"/>
      <w:r w:rsidRPr="00130755">
        <w:t xml:space="preserve"> method</w:t>
      </w:r>
      <w:r w:rsidR="00CD7080"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00CD7080" w:rsidRPr="00130755">
        <w:fldChar w:fldCharType="end"/>
      </w:r>
      <w:r w:rsidRPr="00130755">
        <w:t xml:space="preserve">, and then closes and disposes of it. Finally, </w:t>
      </w:r>
      <w:r>
        <w:t xml:space="preserve">it </w:t>
      </w:r>
      <w:r w:rsidRPr="00130755">
        <w:t>unbind</w:t>
      </w:r>
      <w:r>
        <w:t>s</w:t>
      </w:r>
      <w:r w:rsidRPr="00130755">
        <w:t xml:space="preserve"> the </w:t>
      </w:r>
      <w:proofErr w:type="spellStart"/>
      <w:r w:rsidRPr="00130755">
        <w:rPr>
          <w:rStyle w:val="CodeInline"/>
        </w:rPr>
        <w:t>ISession</w:t>
      </w:r>
      <w:proofErr w:type="spellEnd"/>
      <w:r w:rsidRPr="00130755">
        <w:t xml:space="preserve"> object from the current </w:t>
      </w:r>
      <w:proofErr w:type="spellStart"/>
      <w:r w:rsidRPr="00130755">
        <w:rPr>
          <w:rStyle w:val="CodeInline"/>
        </w:rPr>
        <w:t>ISessionFactory</w:t>
      </w:r>
      <w:proofErr w:type="spellEnd"/>
      <w:r w:rsidRPr="00130755">
        <w:t xml:space="preserve"> instance.</w:t>
      </w:r>
    </w:p>
    <w:p w14:paraId="28AEE3BC" w14:textId="77777777" w:rsidR="00FA2706" w:rsidRPr="00130755" w:rsidRDefault="00FA2706" w:rsidP="00DF359F">
      <w:pPr>
        <w:pStyle w:val="BodyTextCont"/>
        <w:pPrChange w:id="720" w:author="Brian Wortman" w:date="2014-06-16T20:23:00Z">
          <w:pPr>
            <w:pStyle w:val="BodyText"/>
          </w:pPr>
        </w:pPrChange>
      </w:pPr>
      <w:r w:rsidRPr="00130755">
        <w:t>To make sure the controller methods</w:t>
      </w:r>
      <w:r w:rsidR="00CD7080" w:rsidRPr="00130755">
        <w:fldChar w:fldCharType="begin"/>
      </w:r>
      <w:r w:rsidRPr="00130755">
        <w:instrText xml:space="preserve"> XE "NHibernate configuration and mappings:controller methods" </w:instrText>
      </w:r>
      <w:r w:rsidR="00CD7080"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t xml:space="preserve"> that</w:t>
      </w:r>
      <w:r w:rsidRPr="00130755">
        <w:t xml:space="preserve"> they</w:t>
      </w:r>
      <w:r>
        <w:t>, or the controllers themselves,</w:t>
      </w:r>
      <w:r w:rsidRPr="00130755">
        <w:t xml:space="preserve"> are decorated with th</w:t>
      </w:r>
      <w:r>
        <w:t xml:space="preserve">is </w:t>
      </w:r>
      <w:r w:rsidRPr="00130755">
        <w:t>attribute</w:t>
      </w:r>
      <w:r>
        <w:t>. We'll apply the attribute at the controller level because we want each action method to participate in a unit of work, so go ahead and add a</w:t>
      </w:r>
      <w:r w:rsidRPr="00120CBA">
        <w:t xml:space="preserve"> </w:t>
      </w:r>
      <w:proofErr w:type="spellStart"/>
      <w:r>
        <w:rPr>
          <w:rStyle w:val="CodeInline"/>
        </w:rPr>
        <w:t>Un</w:t>
      </w:r>
      <w:r w:rsidRPr="00DC77E1">
        <w:rPr>
          <w:rStyle w:val="CodeInline"/>
        </w:rPr>
        <w:t>itOfWorkActionFilterAttribute</w:t>
      </w:r>
      <w:proofErr w:type="spellEnd"/>
      <w:r>
        <w:t xml:space="preserve"> to each controller</w:t>
      </w:r>
      <w:r w:rsidRPr="00130755">
        <w:t>, like this</w:t>
      </w:r>
      <w:r>
        <w:t xml:space="preserve"> for the V1 </w:t>
      </w:r>
      <w:proofErr w:type="spellStart"/>
      <w:r w:rsidRPr="001035FE">
        <w:rPr>
          <w:rStyle w:val="CodeInline"/>
        </w:rPr>
        <w:t>TasksController</w:t>
      </w:r>
      <w:proofErr w:type="spellEnd"/>
      <w:r w:rsidRPr="00130755">
        <w:t>:</w:t>
      </w:r>
    </w:p>
    <w:p w14:paraId="58635BDE" w14:textId="77777777" w:rsidR="00FA2706" w:rsidRPr="00BE4716" w:rsidRDefault="00FA2706" w:rsidP="00566F04">
      <w:pPr>
        <w:pStyle w:val="Code"/>
      </w:pPr>
      <w:r w:rsidRPr="00BE4716">
        <w:t xml:space="preserve">    [ApiVersion1RoutePrefix("tasks")]</w:t>
      </w:r>
    </w:p>
    <w:p w14:paraId="76C832CE" w14:textId="77777777" w:rsidR="00FA2706" w:rsidRPr="00BE4716" w:rsidRDefault="00FA2706" w:rsidP="00566F04">
      <w:pPr>
        <w:pStyle w:val="Code"/>
      </w:pPr>
      <w:r w:rsidRPr="00BE4716">
        <w:t xml:space="preserve">    [UnitOfWorkActionFilter]</w:t>
      </w:r>
    </w:p>
    <w:p w14:paraId="7951FCE6" w14:textId="77777777" w:rsidR="00FA2706" w:rsidRDefault="00FA2706" w:rsidP="00566F04">
      <w:pPr>
        <w:pStyle w:val="Code"/>
      </w:pPr>
      <w:r w:rsidRPr="00BE4716">
        <w:t xml:space="preserve">    public class TasksController : ApiController</w:t>
      </w:r>
    </w:p>
    <w:p w14:paraId="595FEB54" w14:textId="77777777" w:rsidR="00FA2706" w:rsidRDefault="00060929" w:rsidP="00060929">
      <w:pPr>
        <w:pStyle w:val="BodyTextCont"/>
        <w:pPrChange w:id="721" w:author="Brian Wortman" w:date="2014-06-16T19:23:00Z">
          <w:pPr>
            <w:pStyle w:val="Code"/>
          </w:pPr>
        </w:pPrChange>
      </w:pPr>
      <w:ins w:id="722" w:author="Brian Wortman" w:date="2014-06-16T19:23:00Z">
        <w:r>
          <w:t>Note</w:t>
        </w:r>
      </w:ins>
      <w:ins w:id="723" w:author="Brian Wortman" w:date="2014-06-16T19:24:00Z">
        <w:r>
          <w:t>:</w:t>
        </w:r>
      </w:ins>
      <w:ins w:id="724" w:author="Brian Wortman" w:date="2014-06-16T19:23:00Z">
        <w:r>
          <w:t xml:space="preserve"> you’ll also need to add a using directive for </w:t>
        </w:r>
      </w:ins>
      <w:bookmarkStart w:id="725" w:name="OLE_LINK190"/>
      <w:bookmarkStart w:id="726" w:name="OLE_LINK191"/>
      <w:ins w:id="727" w:author="Brian Wortman" w:date="2014-06-16T19:24:00Z">
        <w:r w:rsidRPr="00060929">
          <w:rPr>
            <w:rStyle w:val="CodeInline"/>
            <w:rPrChange w:id="728" w:author="Brian Wortman" w:date="2014-06-16T19:24:00Z">
              <w:rPr/>
            </w:rPrChange>
          </w:rPr>
          <w:t>WebApi2Book.Web.Common</w:t>
        </w:r>
        <w:bookmarkEnd w:id="725"/>
        <w:bookmarkEnd w:id="726"/>
        <w:r>
          <w:t>.</w:t>
        </w:r>
      </w:ins>
    </w:p>
    <w:p w14:paraId="4FD3E562" w14:textId="77777777" w:rsidR="00FA2706" w:rsidRDefault="00FA2706" w:rsidP="00DF359F">
      <w:pPr>
        <w:pStyle w:val="BodyTextCont"/>
        <w:pPrChange w:id="729" w:author="Brian Wortman" w:date="2014-06-16T20:23:00Z">
          <w:pPr>
            <w:pStyle w:val="BodyText"/>
          </w:pPr>
        </w:pPrChange>
      </w:pPr>
      <w:r>
        <w:t>Great! We've implemented the Unit of Work. Overall, this implementation provides a nice separation of concerns: t</w:t>
      </w:r>
      <w:r w:rsidRPr="00130755">
        <w:t xml:space="preserve">he </w:t>
      </w:r>
      <w:r>
        <w:t xml:space="preserve">dependent code </w:t>
      </w:r>
      <w:r w:rsidRPr="00130755">
        <w:t>can use the injected</w:t>
      </w:r>
      <w:r>
        <w:t xml:space="preserve"> </w:t>
      </w:r>
      <w:proofErr w:type="spellStart"/>
      <w:r w:rsidRPr="00130755">
        <w:rPr>
          <w:rStyle w:val="CodeInline"/>
        </w:rPr>
        <w:t>ISession</w:t>
      </w:r>
      <w:proofErr w:type="spellEnd"/>
      <w:r w:rsidRPr="00130755">
        <w:t xml:space="preserve"> and simply assume it is active and being managed by something outside itself. </w:t>
      </w:r>
      <w:r>
        <w:t xml:space="preserve">It </w:t>
      </w:r>
      <w:r w:rsidRPr="00130755">
        <w:t xml:space="preserve">doesn’t need to worry about session lifetime, database connections, or transactions. It just has to use the </w:t>
      </w:r>
      <w:proofErr w:type="spellStart"/>
      <w:r w:rsidRPr="00130755">
        <w:rPr>
          <w:rStyle w:val="CodeInline"/>
        </w:rPr>
        <w:t>ISession</w:t>
      </w:r>
      <w:proofErr w:type="spellEnd"/>
      <w:r w:rsidRPr="00130755">
        <w:t xml:space="preserve"> to access the database and let other components take care of the rest.</w:t>
      </w:r>
    </w:p>
    <w:p w14:paraId="0F13C1B6" w14:textId="77777777" w:rsidR="00FA2706" w:rsidRDefault="00FA2706" w:rsidP="00DF359F">
      <w:pPr>
        <w:pStyle w:val="BodyTextCont"/>
        <w:pPrChange w:id="730" w:author="Brian Wortman" w:date="2014-06-16T20:23:00Z">
          <w:pPr>
            <w:pStyle w:val="BodyText"/>
          </w:pPr>
        </w:pPrChange>
      </w:pPr>
      <w:r>
        <w:t xml:space="preserve">Before we conclude this section, let's circle back and discuss some of the other things - not related to </w:t>
      </w:r>
      <w:proofErr w:type="spellStart"/>
      <w:r>
        <w:t>transasction</w:t>
      </w:r>
      <w:proofErr w:type="spellEnd"/>
      <w:r>
        <w:t xml:space="preserve"> control - that are going on in these classes that we just added:</w:t>
      </w:r>
    </w:p>
    <w:p w14:paraId="03FB262F" w14:textId="77777777" w:rsidR="00FA2706" w:rsidRDefault="00FA2706" w:rsidP="00566F04">
      <w:pPr>
        <w:pStyle w:val="Bullet"/>
      </w:pPr>
      <w:r>
        <w:t xml:space="preserve">The </w:t>
      </w:r>
      <w:proofErr w:type="spellStart"/>
      <w:r w:rsidRPr="00A6710D">
        <w:rPr>
          <w:rStyle w:val="CodeInlin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 The runtime creates only a single instance of the attribute for an application, as opposed to one per web request. So we can't store any state or per-request objects.</w:t>
      </w:r>
    </w:p>
    <w:p w14:paraId="54F47BFD" w14:textId="77777777" w:rsidR="00FA2706" w:rsidRDefault="00FA2706" w:rsidP="00566F04">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r w:rsidR="006619DB">
        <w:fldChar w:fldCharType="begin"/>
      </w:r>
      <w:r w:rsidR="006619DB">
        <w:instrText xml:space="preserve"> HYPERLINK "http://stackoverflow.com/questions/18485479/webapi-filter-is-calling-twice?rq=1" </w:instrText>
      </w:r>
      <w:ins w:id="731" w:author="Brian Wortman" w:date="2014-06-16T20:30:00Z"/>
      <w:r w:rsidR="006619DB">
        <w:fldChar w:fldCharType="separate"/>
      </w:r>
      <w:r w:rsidRPr="00DC77E1">
        <w:rPr>
          <w:rFonts w:ascii="TheSansMonoConNormal" w:hAnsi="TheSansMonoConNormal"/>
        </w:rPr>
        <w:t>http://stackoverflow.com/questions/18485479/webapi-filter-is-calling-twice?rq=1</w:t>
      </w:r>
      <w:r w:rsidR="006619DB">
        <w:rPr>
          <w:rFonts w:ascii="TheSansMonoConNormal" w:hAnsi="TheSansMonoConNormal"/>
        </w:rPr>
        <w:fldChar w:fldCharType="end"/>
      </w:r>
      <w:r>
        <w:t>).</w:t>
      </w:r>
    </w:p>
    <w:p w14:paraId="42458B7A" w14:textId="77777777" w:rsidR="00FA2706" w:rsidRPr="00130755" w:rsidRDefault="00FA2706" w:rsidP="00566F04">
      <w:pPr>
        <w:pStyle w:val="Bullet"/>
      </w:pPr>
      <w:r>
        <w:lastRenderedPageBreak/>
        <w:t xml:space="preserve">We added the </w:t>
      </w:r>
      <w:proofErr w:type="spellStart"/>
      <w:r w:rsidRPr="003F2AEF">
        <w:rPr>
          <w:rStyle w:val="CodeInline"/>
        </w:rPr>
        <w:t>WebContainerManager</w:t>
      </w:r>
      <w:proofErr w:type="spellEnd"/>
      <w:r>
        <w:t xml:space="preserve"> to provide access to dependencies managed by the </w:t>
      </w:r>
      <w:proofErr w:type="spellStart"/>
      <w:r w:rsidRPr="003F2AEF">
        <w:rPr>
          <w:rStyle w:val="CodeInline"/>
        </w:rPr>
        <w:t>IDependencyResolver</w:t>
      </w:r>
      <w:proofErr w:type="spellEnd"/>
      <w:r>
        <w:t>. This is needed to serve areas in code where the resolver cannot automatically reach, such as in an attribute</w:t>
      </w:r>
      <w:r w:rsidRPr="0007636F">
        <w:t xml:space="preserve"> constructor</w:t>
      </w:r>
      <w:r>
        <w:t>.</w:t>
      </w:r>
    </w:p>
    <w:p w14:paraId="010496C0" w14:textId="77777777" w:rsidR="00FA2706" w:rsidRPr="00130755" w:rsidRDefault="00FA2706" w:rsidP="00566F04">
      <w:pPr>
        <w:pStyle w:val="Heading1"/>
      </w:pPr>
      <w:bookmarkStart w:id="732" w:name="_Toc390713986"/>
      <w:r w:rsidRPr="00130755">
        <w:t>Database Transaction Control</w:t>
      </w:r>
      <w:bookmarkEnd w:id="732"/>
    </w:p>
    <w:p w14:paraId="2817E58B" w14:textId="77777777" w:rsidR="00FA2706" w:rsidRPr="00130755" w:rsidRDefault="00FA2706" w:rsidP="00566F04">
      <w:pPr>
        <w:pStyle w:val="BodyTextFirst"/>
      </w:pPr>
      <w:r w:rsidRPr="00130755">
        <w:t xml:space="preserve">The last thing </w:t>
      </w:r>
      <w:r>
        <w:t xml:space="preserve">database-related </w:t>
      </w:r>
      <w:r w:rsidRPr="00130755">
        <w:t xml:space="preserve">to cover in this chapter is transaction control. </w:t>
      </w:r>
      <w:r>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t xml:space="preserve">we </w:t>
      </w:r>
      <w:r w:rsidRPr="00130755">
        <w:t>also want to wrap all operations within a single database transaction by default.</w:t>
      </w:r>
    </w:p>
    <w:p w14:paraId="37CDDC44" w14:textId="77777777" w:rsidR="00FA2706" w:rsidRPr="00130755" w:rsidRDefault="00FA2706" w:rsidP="00DF359F">
      <w:pPr>
        <w:pStyle w:val="BodyTextCont"/>
        <w:pPrChange w:id="733" w:author="Brian Wortman" w:date="2014-06-16T20:23:00Z">
          <w:pPr>
            <w:pStyle w:val="BodyText"/>
          </w:pPr>
        </w:pPrChange>
      </w:pPr>
      <w:r w:rsidRPr="00130755">
        <w:t xml:space="preserve">To make this happen, </w:t>
      </w:r>
      <w:r>
        <w:t>we're</w:t>
      </w:r>
      <w:r w:rsidRPr="00130755">
        <w:t xml:space="preserve"> us</w:t>
      </w:r>
      <w:r>
        <w:t>ing</w:t>
      </w:r>
      <w:r w:rsidRPr="00130755">
        <w:t xml:space="preserve"> the custom attribute </w:t>
      </w:r>
      <w:r>
        <w:t>implemented</w:t>
      </w:r>
      <w:r w:rsidRPr="00130755">
        <w:t xml:space="preserve"> in the previous section. </w:t>
      </w:r>
      <w:r>
        <w:t xml:space="preserve">We </w:t>
      </w:r>
      <w:r w:rsidRPr="00130755">
        <w:t>overr</w:t>
      </w:r>
      <w:r>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Pr="00130755">
        <w:t xml:space="preserve"> methods. These are called by </w:t>
      </w:r>
      <w:r>
        <w:t xml:space="preserve">ASP.NET Web API </w:t>
      </w:r>
      <w:r w:rsidRPr="00130755">
        <w:t xml:space="preserve">before </w:t>
      </w:r>
      <w:r>
        <w:t xml:space="preserve">and after </w:t>
      </w:r>
      <w:r w:rsidRPr="00130755">
        <w:t xml:space="preserve">the controller action </w:t>
      </w:r>
      <w:r>
        <w:t xml:space="preserve">method </w:t>
      </w:r>
      <w:r w:rsidRPr="00130755">
        <w:t xml:space="preserve">is executed, </w:t>
      </w:r>
      <w:r>
        <w:t>respectively</w:t>
      </w:r>
      <w:r w:rsidRPr="00130755">
        <w:t xml:space="preserve">. </w:t>
      </w:r>
      <w:r>
        <w:t xml:space="preserve">The interesting code, though, is in the </w:t>
      </w:r>
      <w:proofErr w:type="spellStart"/>
      <w:r w:rsidRPr="00DC77E1">
        <w:rPr>
          <w:rStyle w:val="CodeInline"/>
        </w:rPr>
        <w:t>ActionTransactionHelper</w:t>
      </w:r>
      <w:proofErr w:type="spellEnd"/>
      <w:r>
        <w:t xml:space="preserve"> class' </w:t>
      </w:r>
      <w:proofErr w:type="spellStart"/>
      <w:r w:rsidRPr="00DC77E1">
        <w:rPr>
          <w:rStyle w:val="CodeInline"/>
        </w:rPr>
        <w:t>BeginTransaction</w:t>
      </w:r>
      <w:proofErr w:type="spellEnd"/>
      <w:r>
        <w:t xml:space="preserve"> and </w:t>
      </w:r>
      <w:proofErr w:type="spellStart"/>
      <w:r w:rsidRPr="00DC77E1">
        <w:rPr>
          <w:rStyle w:val="CodeInline"/>
        </w:rPr>
        <w:t>EndTransaction</w:t>
      </w:r>
      <w:proofErr w:type="spellEnd"/>
      <w:r>
        <w:t xml:space="preserve"> methods, so let's study those…</w:t>
      </w:r>
    </w:p>
    <w:p w14:paraId="6F87E8B7" w14:textId="77777777" w:rsidR="00FA2706" w:rsidRPr="00130755" w:rsidRDefault="00FA2706" w:rsidP="00DF359F">
      <w:pPr>
        <w:pStyle w:val="BodyTextCont"/>
        <w:pPrChange w:id="734" w:author="Brian Wortman" w:date="2014-06-16T20:23:00Z">
          <w:pPr>
            <w:pStyle w:val="BodyText"/>
          </w:pPr>
        </w:pPrChange>
      </w:pPr>
      <w:r>
        <w:t xml:space="preserve">In </w:t>
      </w:r>
      <w:proofErr w:type="spellStart"/>
      <w:r w:rsidRPr="00DC77E1">
        <w:rPr>
          <w:rStyle w:val="CodeInline"/>
        </w:rPr>
        <w:t>BeginTransaction</w:t>
      </w:r>
      <w:proofErr w:type="spellEnd"/>
      <w:r>
        <w:t xml:space="preserve">, we </w:t>
      </w:r>
      <w:r w:rsidRPr="00130755">
        <w:t xml:space="preserve">first get the current </w:t>
      </w:r>
      <w:proofErr w:type="spellStart"/>
      <w:r w:rsidRPr="00130755">
        <w:rPr>
          <w:rStyle w:val="CodeInline"/>
        </w:rPr>
        <w:t>ISession</w:t>
      </w:r>
      <w:proofErr w:type="spellEnd"/>
      <w:r w:rsidRPr="00130755">
        <w:t xml:space="preserve"> object</w:t>
      </w:r>
      <w:r>
        <w:t xml:space="preserve"> (if it's available) </w:t>
      </w:r>
      <w:r w:rsidRPr="00130755">
        <w:t xml:space="preserve">which, thanks to the </w:t>
      </w:r>
      <w:proofErr w:type="spellStart"/>
      <w:r w:rsidRPr="00130755">
        <w:rPr>
          <w:rStyle w:val="CodeInline"/>
        </w:rPr>
        <w:t>ISession</w:t>
      </w:r>
      <w:proofErr w:type="spellEnd"/>
      <w:r w:rsidRPr="00130755">
        <w:t xml:space="preserve"> management</w:t>
      </w:r>
      <w:r w:rsidR="00CD7080"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00CD7080" w:rsidRPr="00130755">
        <w:fldChar w:fldCharType="end"/>
      </w:r>
      <w:r w:rsidRPr="00130755">
        <w:t xml:space="preserve"> code covered in the previous section, has already been created </w:t>
      </w:r>
      <w:r>
        <w:t xml:space="preserve">on-demand </w:t>
      </w:r>
      <w:r w:rsidRPr="00130755">
        <w:t xml:space="preserve">and is accessible via the </w:t>
      </w:r>
      <w:proofErr w:type="spellStart"/>
      <w:r w:rsidRPr="00130755">
        <w:rPr>
          <w:rStyle w:val="CodeInline"/>
        </w:rPr>
        <w:t>ISessionFactory</w:t>
      </w:r>
      <w:proofErr w:type="spellEnd"/>
      <w:r w:rsidRPr="00130755">
        <w:t xml:space="preserve"> object. </w:t>
      </w:r>
      <w:r>
        <w:t xml:space="preserve">We </w:t>
      </w:r>
      <w:r w:rsidRPr="00130755">
        <w:t xml:space="preserve">then use that </w:t>
      </w:r>
      <w:proofErr w:type="spellStart"/>
      <w:r w:rsidRPr="00130755">
        <w:rPr>
          <w:rStyle w:val="CodeInline"/>
        </w:rPr>
        <w:t>ISession</w:t>
      </w:r>
      <w:proofErr w:type="spellEnd"/>
      <w:r w:rsidRPr="00130755">
        <w:t xml:space="preserve"> object to begin a new transaction. Pretty simple.</w:t>
      </w:r>
    </w:p>
    <w:p w14:paraId="4BF7AC11" w14:textId="77777777" w:rsidR="00FA2706" w:rsidRPr="00130755" w:rsidRDefault="00FA2706" w:rsidP="00DF359F">
      <w:pPr>
        <w:pStyle w:val="BodyTextCont"/>
        <w:pPrChange w:id="735" w:author="Brian Wortman" w:date="2014-06-16T20:23:00Z">
          <w:pPr>
            <w:pStyle w:val="BodyText"/>
          </w:pPr>
        </w:pPrChange>
      </w:pPr>
      <w:r>
        <w:t>The</w:t>
      </w:r>
      <w:r w:rsidRPr="00130755">
        <w:t xml:space="preserve"> </w:t>
      </w:r>
      <w:proofErr w:type="spellStart"/>
      <w:r w:rsidRPr="00130755">
        <w:rPr>
          <w:rStyle w:val="CodeInline"/>
        </w:rPr>
        <w:t>EndTransaction</w:t>
      </w:r>
      <w:proofErr w:type="spellEnd"/>
      <w:r>
        <w:rPr>
          <w:rStyle w:val="CodeInline"/>
        </w:rPr>
        <w:t xml:space="preserve"> </w:t>
      </w:r>
      <w:r w:rsidRPr="00130755">
        <w:t xml:space="preserve">method starts by obtaining a reference to the current </w:t>
      </w:r>
      <w:proofErr w:type="spellStart"/>
      <w:r w:rsidRPr="00130755">
        <w:rPr>
          <w:rStyle w:val="CodeInline"/>
        </w:rPr>
        <w:t>ISession</w:t>
      </w:r>
      <w:proofErr w:type="spellEnd"/>
      <w:r w:rsidRPr="00130755">
        <w:t xml:space="preserve"> object</w:t>
      </w:r>
      <w:r>
        <w:t>, if it's available</w:t>
      </w:r>
      <w:r w:rsidRPr="00130755">
        <w:t>. It then checks to make sure there is an active transaction</w:t>
      </w:r>
      <w:r>
        <w:t xml:space="preserve">, because we </w:t>
      </w:r>
      <w:r w:rsidRPr="00130755">
        <w:t xml:space="preserve">don’t want to try to commit or rollback a non-existent transaction. If there is an active transaction, </w:t>
      </w:r>
      <w:r>
        <w:t xml:space="preserve">we </w:t>
      </w:r>
      <w:r w:rsidRPr="00130755">
        <w:t>want to do one of two things: commit it or roll it back. This is dependent on whether an exception occurred somewhere in the execution of the controller action.</w:t>
      </w:r>
    </w:p>
    <w:p w14:paraId="7790DE1E" w14:textId="77777777" w:rsidR="00FA2706" w:rsidRDefault="00FA2706" w:rsidP="00DF359F">
      <w:pPr>
        <w:pStyle w:val="BodyTextCont"/>
        <w:pPrChange w:id="736" w:author="Brian Wortman" w:date="2014-06-16T20:23:00Z">
          <w:pPr>
            <w:pStyle w:val="BodyText"/>
          </w:pPr>
        </w:pPrChange>
      </w:pPr>
      <w:r>
        <w:t>We</w:t>
      </w:r>
      <w:r w:rsidRPr="00130755">
        <w:t xml:space="preserve"> use the </w:t>
      </w:r>
      <w:proofErr w:type="spellStart"/>
      <w:r w:rsidRPr="00130755">
        <w:rPr>
          <w:rStyle w:val="CodeInline"/>
        </w:rPr>
        <w:t>filterContext.Exception</w:t>
      </w:r>
      <w:proofErr w:type="spellEnd"/>
      <w:r w:rsidRPr="00130755">
        <w:t xml:space="preserve"> property</w:t>
      </w:r>
      <w:r w:rsidR="00CD7080"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00CD7080" w:rsidRPr="00130755">
        <w:fldChar w:fldCharType="end"/>
      </w:r>
      <w:r w:rsidRPr="00130755">
        <w:t xml:space="preserve"> for this check. If an exception doesn’t exist, </w:t>
      </w:r>
      <w:r>
        <w:t xml:space="preserve">we </w:t>
      </w:r>
      <w:r w:rsidRPr="00130755">
        <w:t xml:space="preserve">flush the session </w:t>
      </w:r>
      <w:r>
        <w:t xml:space="preserve">(which forces </w:t>
      </w:r>
      <w:proofErr w:type="spellStart"/>
      <w:r>
        <w:t>NHibernate</w:t>
      </w:r>
      <w:proofErr w:type="spellEnd"/>
      <w:r>
        <w:t xml:space="preserve"> to write all in-memory model changes to the database) </w:t>
      </w:r>
      <w:r w:rsidRPr="00130755">
        <w:t xml:space="preserve">and commit the transaction. However, if an exception does exist, </w:t>
      </w:r>
      <w:r>
        <w:t xml:space="preserve">we </w:t>
      </w:r>
      <w:r w:rsidRPr="00130755">
        <w:t>roll back the active transaction.</w:t>
      </w:r>
    </w:p>
    <w:p w14:paraId="0BA60BDA" w14:textId="77777777" w:rsidR="00FA2706" w:rsidRDefault="00FA2706" w:rsidP="00DF359F">
      <w:pPr>
        <w:pStyle w:val="BodyTextCont"/>
        <w:pPrChange w:id="737" w:author="Brian Wortman" w:date="2014-06-16T20:23:00Z">
          <w:pPr>
            <w:pStyle w:val="BodyText"/>
          </w:pPr>
        </w:pPrChange>
      </w:pPr>
      <w:r>
        <w:t xml:space="preserve">But why do we have a check for an active session at the start of each </w:t>
      </w:r>
      <w:proofErr w:type="spellStart"/>
      <w:r w:rsidRPr="00DC77E1">
        <w:rPr>
          <w:rStyle w:val="CodeInline"/>
        </w:rPr>
        <w:t>ActionTransactionHelper</w:t>
      </w:r>
      <w:proofErr w:type="spellEnd"/>
      <w:r>
        <w:t xml:space="preserve"> method? Shouldn't we always expect an </w:t>
      </w:r>
      <w:proofErr w:type="spellStart"/>
      <w:r>
        <w:t>ISession</w:t>
      </w:r>
      <w:proofErr w:type="spellEnd"/>
      <w:r>
        <w:t xml:space="preserve"> to be available, especially after we've gone to the trouble of adding the </w:t>
      </w:r>
      <w:proofErr w:type="spellStart"/>
      <w:r w:rsidRPr="00DC77E1">
        <w:rPr>
          <w:rStyle w:val="CodeInline"/>
        </w:rPr>
        <w:t>UnitOfWorkActionFilterAttribute</w:t>
      </w:r>
      <w:proofErr w:type="spellEnd"/>
      <w:r>
        <w:t xml:space="preserve"> to our controllers? Why even bother with this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A6710D">
        <w:rPr>
          <w:rStyle w:val="CodeInline"/>
        </w:rPr>
        <w:t>ISession</w:t>
      </w:r>
      <w:proofErr w:type="spellEnd"/>
      <w:r>
        <w:t xml:space="preserve">. And because neither requires an </w:t>
      </w:r>
      <w:proofErr w:type="spellStart"/>
      <w:r w:rsidRPr="00A6710D">
        <w:rPr>
          <w:rStyle w:val="CodeInline"/>
        </w:rPr>
        <w:t>ISession</w:t>
      </w:r>
      <w:proofErr w:type="spellEnd"/>
      <w:r>
        <w:t xml:space="preserve"> instance, the framework will never hit our resolver to create one. Therefore, if you were to remove these checks and run the demo that we ran earlier in the Implementing a POST section, you'd encounter an exception… and we don't like those.</w:t>
      </w:r>
    </w:p>
    <w:p w14:paraId="7C2173D9" w14:textId="77777777" w:rsidR="00FA2706" w:rsidRDefault="00FA2706" w:rsidP="00CD520A">
      <w:pPr>
        <w:pStyle w:val="BodyTextCont"/>
        <w:pPrChange w:id="738" w:author="Brian Wortman" w:date="2014-06-16T20:23:00Z">
          <w:pPr>
            <w:pStyle w:val="BodyText"/>
          </w:pPr>
        </w:pPrChange>
      </w:pPr>
      <w:r>
        <w:t>At this point we have configured everything our task-management service needs in terms of persistence, yet our controller implementations have not advanced beyond a persistence-free, "hello world-</w:t>
      </w:r>
      <w:proofErr w:type="spellStart"/>
      <w:r>
        <w:t>ish</w:t>
      </w:r>
      <w:proofErr w:type="spellEnd"/>
      <w:r>
        <w:t>" state. Hang in there, we'll get to them shortly (really!). First we need to attend to a few more infrastructural items.</w:t>
      </w:r>
    </w:p>
    <w:p w14:paraId="2A663AE1" w14:textId="77777777" w:rsidR="00FA2706" w:rsidRPr="00073127" w:rsidRDefault="00FA2706" w:rsidP="00566F04">
      <w:pPr>
        <w:pStyle w:val="Heading1"/>
      </w:pPr>
      <w:bookmarkStart w:id="739" w:name="_Toc390713987"/>
      <w:r w:rsidRPr="00073127">
        <w:t>Diagnostic Tracing</w:t>
      </w:r>
      <w:bookmarkEnd w:id="739"/>
    </w:p>
    <w:p w14:paraId="2EED84B5" w14:textId="77777777" w:rsidR="00FA2706" w:rsidRPr="00E923DB" w:rsidRDefault="00FA2706" w:rsidP="00566F04">
      <w:pPr>
        <w:pStyle w:val="BodyTextFirst"/>
      </w:pPr>
      <w:r w:rsidRPr="00C445C1">
        <w:t xml:space="preserve">When you are trying to </w:t>
      </w:r>
      <w:r>
        <w:t xml:space="preserve">troubleshoot - or gain deep knowledge into the inner workings of - </w:t>
      </w:r>
      <w:r w:rsidRPr="00C445C1">
        <w:t>a</w:t>
      </w:r>
      <w:r>
        <w:t xml:space="preserve">n </w:t>
      </w:r>
      <w:r w:rsidRPr="00C445C1">
        <w:t>application, there is no substitute for a good set of trace logs.</w:t>
      </w:r>
      <w:r>
        <w:t xml:space="preserve"> Fortunately, enabling tracing in ASP.NET Web API 2 is painless.</w:t>
      </w:r>
    </w:p>
    <w:p w14:paraId="6908EBB8" w14:textId="77777777" w:rsidR="00FA2706" w:rsidRPr="00E923DB" w:rsidRDefault="00FA2706" w:rsidP="00CD520A">
      <w:pPr>
        <w:pStyle w:val="BodyTextCont"/>
        <w:pPrChange w:id="740" w:author="Brian Wortman" w:date="2014-06-16T20:23:00Z">
          <w:pPr>
            <w:pStyle w:val="BodyText"/>
          </w:pPr>
        </w:pPrChange>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1647D520" w14:textId="77777777" w:rsidR="00FA2706" w:rsidRDefault="00FA2706" w:rsidP="00566F04">
      <w:pPr>
        <w:pStyle w:val="Code"/>
      </w:pPr>
      <w:r w:rsidRPr="00E923DB">
        <w:t>install-package Microsoft.AspNet.WebApi.Tracing WebApi2Book.Web.Api</w:t>
      </w:r>
    </w:p>
    <w:p w14:paraId="5CC7F9F3" w14:textId="77777777" w:rsidR="00FA2706" w:rsidRDefault="00FA2706" w:rsidP="00CD520A">
      <w:pPr>
        <w:pStyle w:val="BodyTextCont"/>
        <w:pPrChange w:id="741" w:author="Brian Wortman" w:date="2014-06-16T20:23:00Z">
          <w:pPr>
            <w:pStyle w:val="BodyText"/>
          </w:pPr>
        </w:pPrChange>
      </w:pPr>
      <w:r>
        <w:t xml:space="preserve">Then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p>
    <w:p w14:paraId="7ECCCA7F" w14:textId="77777777" w:rsidR="00FA2706" w:rsidRPr="00C445C1" w:rsidRDefault="00FA2706" w:rsidP="00566F04">
      <w:pPr>
        <w:pStyle w:val="Code"/>
      </w:pPr>
      <w:r w:rsidRPr="00C445C1">
        <w:t>config.EnableSystemDiagnosticsTracing();</w:t>
      </w:r>
    </w:p>
    <w:p w14:paraId="11816792" w14:textId="77777777" w:rsidR="00FA2706" w:rsidRDefault="00FA2706" w:rsidP="00CD520A">
      <w:pPr>
        <w:pStyle w:val="BodyTextCont"/>
        <w:pPrChange w:id="742" w:author="Brian Wortman" w:date="2014-06-16T20:24:00Z">
          <w:pPr>
            <w:pStyle w:val="BodyText"/>
          </w:pPr>
        </w:pPrChange>
      </w:pPr>
      <w:r>
        <w:lastRenderedPageBreak/>
        <w:t xml:space="preserve">And that's it. </w:t>
      </w:r>
      <w:r w:rsidRPr="00B93F65">
        <w:t xml:space="preserve">This code adds the </w:t>
      </w:r>
      <w:proofErr w:type="spellStart"/>
      <w:r w:rsidRPr="003F2AEF">
        <w:rPr>
          <w:rStyle w:val="CodeInline"/>
        </w:rPr>
        <w:t>SystemDiagnosticsTraceWriter</w:t>
      </w:r>
      <w:proofErr w:type="spellEnd"/>
      <w:r w:rsidRPr="00B93F65">
        <w:t xml:space="preserve"> class to the Web API pipeline. </w:t>
      </w:r>
      <w:r>
        <w:t>Because t</w:t>
      </w:r>
      <w:r w:rsidRPr="00B93F65">
        <w:t xml:space="preserve">he </w:t>
      </w:r>
      <w:proofErr w:type="spellStart"/>
      <w:r w:rsidRPr="003F2AEF">
        <w:rPr>
          <w:rStyle w:val="CodeInline"/>
        </w:rPr>
        <w:t>SystemDiagnosticsTraceWriter</w:t>
      </w:r>
      <w:proofErr w:type="spellEnd"/>
      <w:r w:rsidRPr="00B93F65">
        <w:t xml:space="preserve"> class writes tra</w:t>
      </w:r>
      <w:r>
        <w:t xml:space="preserve">ces to </w:t>
      </w:r>
      <w:proofErr w:type="spellStart"/>
      <w:r>
        <w:t>System.Diagnostics.Trace</w:t>
      </w:r>
      <w:proofErr w:type="spellEnd"/>
      <w:r>
        <w:t>, if you run the demo from the Implementing POST section you'll see trace statements written to Visual Studio's Output window. You can also register additional trace listeners; for example, to write traces to the Windows Event Log, a database, or a text file.</w:t>
      </w:r>
    </w:p>
    <w:p w14:paraId="2C6F0237" w14:textId="77777777" w:rsidR="00FA2706" w:rsidRDefault="00FA2706" w:rsidP="00CD520A">
      <w:pPr>
        <w:pStyle w:val="BodyTextCont"/>
        <w:pPrChange w:id="743" w:author="Brian Wortman" w:date="2014-06-16T20:24:00Z">
          <w:pPr>
            <w:pStyle w:val="BodyText"/>
          </w:pPr>
        </w:pPrChange>
      </w:pPr>
      <w:r>
        <w:t xml:space="preserve">Though we could end this section now (after all, we've accomplished our goal of adding tracing), we want to take things a step further and demonstrate how to implement and register a custom trace writer that plugs into the ASP.NET Web API tracing infrastructure and writes to log4net. </w:t>
      </w:r>
    </w:p>
    <w:p w14:paraId="39B4B7F8" w14:textId="77777777" w:rsidR="00FA2706" w:rsidRDefault="00FA2706" w:rsidP="00CD520A">
      <w:pPr>
        <w:pStyle w:val="BodyTextCont"/>
        <w:pPrChange w:id="744" w:author="Brian Wortman" w:date="2014-06-16T20:24:00Z">
          <w:pPr>
            <w:pStyle w:val="BodyText"/>
          </w:pPr>
        </w:pPrChange>
      </w:pPr>
      <w:r>
        <w:t xml:space="preserve">First, we need to provide an </w:t>
      </w:r>
      <w:proofErr w:type="spellStart"/>
      <w:r w:rsidRPr="00DC77E1">
        <w:rPr>
          <w:rStyle w:val="CodeInline"/>
        </w:rPr>
        <w:t>ITraceWriter</w:t>
      </w:r>
      <w:proofErr w:type="spellEnd"/>
      <w:r>
        <w:t xml:space="preserve"> implementation. Implement the following </w:t>
      </w:r>
      <w:proofErr w:type="spellStart"/>
      <w:r w:rsidRPr="00DC77E1">
        <w:rPr>
          <w:rStyle w:val="CodeInline"/>
        </w:rPr>
        <w:t>SimpleTraceWriter</w:t>
      </w:r>
      <w:proofErr w:type="spellEnd"/>
      <w:r>
        <w:t xml:space="preserve"> class in the root of the </w:t>
      </w:r>
      <w:r w:rsidRPr="00DC77E1">
        <w:rPr>
          <w:rStyle w:val="CodeInline"/>
        </w:rPr>
        <w:t>WebApi2Book.Web.</w:t>
      </w:r>
      <w:r>
        <w:t>Common project:</w:t>
      </w:r>
    </w:p>
    <w:p w14:paraId="65028394" w14:textId="77777777" w:rsidR="00FA2706" w:rsidRPr="001B4426" w:rsidRDefault="00FA2706">
      <w:pPr>
        <w:pStyle w:val="CodeCaption"/>
      </w:pPr>
      <w:r>
        <w:t>SimpleTraceWriter Class</w:t>
      </w:r>
    </w:p>
    <w:p w14:paraId="2C7EA07B" w14:textId="77777777" w:rsidR="00FA2706" w:rsidRPr="001B4426" w:rsidRDefault="00FA2706" w:rsidP="00566F04">
      <w:pPr>
        <w:pStyle w:val="Code"/>
      </w:pPr>
      <w:r w:rsidRPr="001B4426">
        <w:t>using System;</w:t>
      </w:r>
    </w:p>
    <w:p w14:paraId="10DF4EC0" w14:textId="77777777" w:rsidR="00FA2706" w:rsidRPr="001B4426" w:rsidRDefault="00FA2706" w:rsidP="00566F04">
      <w:pPr>
        <w:pStyle w:val="Code"/>
      </w:pPr>
      <w:r w:rsidRPr="001B4426">
        <w:t>using System.Net.Http;</w:t>
      </w:r>
    </w:p>
    <w:p w14:paraId="61DCDAD6" w14:textId="77777777" w:rsidR="00FA2706" w:rsidRPr="001B4426" w:rsidRDefault="00FA2706" w:rsidP="00566F04">
      <w:pPr>
        <w:pStyle w:val="Code"/>
      </w:pPr>
      <w:r w:rsidRPr="001B4426">
        <w:t>using System.Web.Http.Tracing;</w:t>
      </w:r>
    </w:p>
    <w:p w14:paraId="70C441B2" w14:textId="77777777" w:rsidR="00FA2706" w:rsidRPr="001B4426" w:rsidRDefault="00FA2706" w:rsidP="00566F04">
      <w:pPr>
        <w:pStyle w:val="Code"/>
      </w:pPr>
      <w:r w:rsidRPr="001B4426">
        <w:t>using log4net;</w:t>
      </w:r>
    </w:p>
    <w:p w14:paraId="34193077" w14:textId="77777777" w:rsidR="00FA2706" w:rsidRPr="001B4426" w:rsidRDefault="00FA2706" w:rsidP="00566F04">
      <w:pPr>
        <w:pStyle w:val="Code"/>
      </w:pPr>
      <w:r w:rsidRPr="001B4426">
        <w:t>using WebApi2Book.Common.Logging;</w:t>
      </w:r>
    </w:p>
    <w:p w14:paraId="45652729" w14:textId="77777777" w:rsidR="00FA2706" w:rsidRPr="001B4426" w:rsidRDefault="00FA2706" w:rsidP="00566F04">
      <w:pPr>
        <w:pStyle w:val="Code"/>
      </w:pPr>
    </w:p>
    <w:p w14:paraId="549C393E" w14:textId="77777777" w:rsidR="00FA2706" w:rsidRPr="001B4426" w:rsidRDefault="00FA2706" w:rsidP="00566F04">
      <w:pPr>
        <w:pStyle w:val="Code"/>
      </w:pPr>
      <w:r w:rsidRPr="001B4426">
        <w:t>namespace WebApi2Book.Web.Common</w:t>
      </w:r>
    </w:p>
    <w:p w14:paraId="084CE834" w14:textId="77777777" w:rsidR="00FA2706" w:rsidRPr="001B4426" w:rsidRDefault="00FA2706" w:rsidP="00566F04">
      <w:pPr>
        <w:pStyle w:val="Code"/>
      </w:pPr>
      <w:r w:rsidRPr="001B4426">
        <w:t>{</w:t>
      </w:r>
    </w:p>
    <w:p w14:paraId="0974BCDB" w14:textId="77777777" w:rsidR="00FA2706" w:rsidRPr="001B4426" w:rsidRDefault="00FA2706" w:rsidP="00566F04">
      <w:pPr>
        <w:pStyle w:val="Code"/>
      </w:pPr>
      <w:r w:rsidRPr="001B4426">
        <w:t xml:space="preserve">    public class SimpleTraceWriter : ITraceWriter</w:t>
      </w:r>
    </w:p>
    <w:p w14:paraId="5E7DC63E" w14:textId="77777777" w:rsidR="00FA2706" w:rsidRPr="001B4426" w:rsidRDefault="00FA2706" w:rsidP="00566F04">
      <w:pPr>
        <w:pStyle w:val="Code"/>
      </w:pPr>
      <w:r w:rsidRPr="001B4426">
        <w:t xml:space="preserve">    {</w:t>
      </w:r>
    </w:p>
    <w:p w14:paraId="1A2B2A91" w14:textId="77777777" w:rsidR="00FA2706" w:rsidRPr="001B4426" w:rsidRDefault="00FA2706" w:rsidP="00566F04">
      <w:pPr>
        <w:pStyle w:val="Code"/>
      </w:pPr>
      <w:r w:rsidRPr="001B4426">
        <w:t xml:space="preserve">        private readonly ILog _log;</w:t>
      </w:r>
    </w:p>
    <w:p w14:paraId="050CC1B0" w14:textId="77777777" w:rsidR="00FA2706" w:rsidRPr="001B4426" w:rsidRDefault="00FA2706" w:rsidP="00566F04">
      <w:pPr>
        <w:pStyle w:val="Code"/>
      </w:pPr>
    </w:p>
    <w:p w14:paraId="556F3B94" w14:textId="77777777" w:rsidR="00FA2706" w:rsidRPr="001B4426" w:rsidRDefault="00FA2706" w:rsidP="00566F04">
      <w:pPr>
        <w:pStyle w:val="Code"/>
      </w:pPr>
      <w:r w:rsidRPr="001B4426">
        <w:t xml:space="preserve">        public SimpleTraceWriter(ILogManager logManager)</w:t>
      </w:r>
    </w:p>
    <w:p w14:paraId="274D70E9" w14:textId="77777777" w:rsidR="00FA2706" w:rsidRPr="001B4426" w:rsidRDefault="00FA2706" w:rsidP="00566F04">
      <w:pPr>
        <w:pStyle w:val="Code"/>
      </w:pPr>
      <w:r w:rsidRPr="001B4426">
        <w:t xml:space="preserve">        {</w:t>
      </w:r>
    </w:p>
    <w:p w14:paraId="60F173CF" w14:textId="77777777" w:rsidR="00FA2706" w:rsidRPr="001B4426" w:rsidRDefault="00FA2706" w:rsidP="00566F04">
      <w:pPr>
        <w:pStyle w:val="Code"/>
      </w:pPr>
      <w:r w:rsidRPr="001B4426">
        <w:t xml:space="preserve">            _log = logManager.GetLog(typeof (SimpleTraceWriter));</w:t>
      </w:r>
    </w:p>
    <w:p w14:paraId="29F4ABE2" w14:textId="77777777" w:rsidR="00FA2706" w:rsidRPr="001B4426" w:rsidRDefault="00FA2706" w:rsidP="00566F04">
      <w:pPr>
        <w:pStyle w:val="Code"/>
      </w:pPr>
      <w:r w:rsidRPr="001B4426">
        <w:t xml:space="preserve">        }</w:t>
      </w:r>
    </w:p>
    <w:p w14:paraId="2A72D538" w14:textId="77777777" w:rsidR="00FA2706" w:rsidRPr="001B4426" w:rsidRDefault="00FA2706" w:rsidP="00566F04">
      <w:pPr>
        <w:pStyle w:val="Code"/>
      </w:pPr>
    </w:p>
    <w:p w14:paraId="126A9033" w14:textId="77777777" w:rsidR="00FA2706" w:rsidRPr="001B4426" w:rsidRDefault="00FA2706" w:rsidP="00566F04">
      <w:pPr>
        <w:pStyle w:val="Code"/>
      </w:pPr>
      <w:r w:rsidRPr="001B4426">
        <w:t xml:space="preserve">        public void Trace(HttpRequestMessage request, string category, TraceLevel level, Action&lt;TraceRecord&gt; traceAction)</w:t>
      </w:r>
    </w:p>
    <w:p w14:paraId="1D2AB99D" w14:textId="77777777" w:rsidR="00FA2706" w:rsidRPr="001B4426" w:rsidRDefault="00FA2706" w:rsidP="00566F04">
      <w:pPr>
        <w:pStyle w:val="Code"/>
      </w:pPr>
      <w:r w:rsidRPr="001B4426">
        <w:t xml:space="preserve">        {</w:t>
      </w:r>
    </w:p>
    <w:p w14:paraId="0B1F81A6" w14:textId="77777777" w:rsidR="00FA2706" w:rsidRPr="001B4426" w:rsidRDefault="00FA2706" w:rsidP="00566F04">
      <w:pPr>
        <w:pStyle w:val="Code"/>
      </w:pPr>
      <w:r w:rsidRPr="001B4426">
        <w:t xml:space="preserve">            var rec = new TraceRecord(request, category, level);</w:t>
      </w:r>
    </w:p>
    <w:p w14:paraId="52BD66F7" w14:textId="77777777" w:rsidR="00FA2706" w:rsidRPr="001B4426" w:rsidRDefault="00FA2706" w:rsidP="00566F04">
      <w:pPr>
        <w:pStyle w:val="Code"/>
      </w:pPr>
      <w:r w:rsidRPr="001B4426">
        <w:t xml:space="preserve">            traceAction(rec);</w:t>
      </w:r>
    </w:p>
    <w:p w14:paraId="4723EB45" w14:textId="77777777" w:rsidR="00FA2706" w:rsidRPr="001B4426" w:rsidRDefault="00FA2706" w:rsidP="00566F04">
      <w:pPr>
        <w:pStyle w:val="Code"/>
      </w:pPr>
      <w:r w:rsidRPr="001B4426">
        <w:t xml:space="preserve">            WriteTrace(rec);</w:t>
      </w:r>
    </w:p>
    <w:p w14:paraId="4805923A" w14:textId="77777777" w:rsidR="00FA2706" w:rsidRPr="001B4426" w:rsidRDefault="00FA2706" w:rsidP="00566F04">
      <w:pPr>
        <w:pStyle w:val="Code"/>
      </w:pPr>
      <w:r w:rsidRPr="001B4426">
        <w:t xml:space="preserve">        }</w:t>
      </w:r>
    </w:p>
    <w:p w14:paraId="18C7A4F2" w14:textId="77777777" w:rsidR="00FA2706" w:rsidRPr="001B4426" w:rsidRDefault="00FA2706" w:rsidP="00566F04">
      <w:pPr>
        <w:pStyle w:val="Code"/>
      </w:pPr>
    </w:p>
    <w:p w14:paraId="3E0FA4A4" w14:textId="77777777" w:rsidR="00FA2706" w:rsidRPr="001B4426" w:rsidRDefault="00FA2706" w:rsidP="00566F04">
      <w:pPr>
        <w:pStyle w:val="Code"/>
      </w:pPr>
      <w:r w:rsidRPr="001B4426">
        <w:t xml:space="preserve">        public void WriteTrace(TraceRecord rec)</w:t>
      </w:r>
    </w:p>
    <w:p w14:paraId="792C016A" w14:textId="77777777" w:rsidR="00FA2706" w:rsidRPr="001B4426" w:rsidRDefault="00FA2706" w:rsidP="00566F04">
      <w:pPr>
        <w:pStyle w:val="Code"/>
      </w:pPr>
      <w:r w:rsidRPr="001B4426">
        <w:t xml:space="preserve">        {</w:t>
      </w:r>
    </w:p>
    <w:p w14:paraId="283F378B" w14:textId="77777777" w:rsidR="00FA2706" w:rsidRPr="001B4426" w:rsidRDefault="00FA2706" w:rsidP="00566F04">
      <w:pPr>
        <w:pStyle w:val="Code"/>
      </w:pPr>
      <w:r w:rsidRPr="001B4426">
        <w:t xml:space="preserve">            const string traceFormat =</w:t>
      </w:r>
    </w:p>
    <w:p w14:paraId="1C42A90A" w14:textId="77777777" w:rsidR="00FA2706" w:rsidRPr="001B4426" w:rsidRDefault="00FA2706" w:rsidP="00566F04">
      <w:pPr>
        <w:pStyle w:val="Code"/>
      </w:pPr>
      <w:r w:rsidRPr="001B4426">
        <w:t xml:space="preserve">                "RequestId={0};{1}Kind={2};{3}Status={4};{5}Operation={6};{7}Operator={8};{9}Category={10}{11}Request={12}{13}Message={14}";</w:t>
      </w:r>
    </w:p>
    <w:p w14:paraId="445B9A6E" w14:textId="77777777" w:rsidR="00FA2706" w:rsidRPr="001B4426" w:rsidRDefault="00FA2706" w:rsidP="00566F04">
      <w:pPr>
        <w:pStyle w:val="Code"/>
      </w:pPr>
    </w:p>
    <w:p w14:paraId="094057D7" w14:textId="77777777" w:rsidR="00FA2706" w:rsidRPr="001B4426" w:rsidRDefault="00FA2706" w:rsidP="00566F04">
      <w:pPr>
        <w:pStyle w:val="Code"/>
      </w:pPr>
      <w:r w:rsidRPr="001B4426">
        <w:t xml:space="preserve">            var args = new object[]</w:t>
      </w:r>
    </w:p>
    <w:p w14:paraId="04767979" w14:textId="77777777" w:rsidR="00FA2706" w:rsidRPr="001B4426" w:rsidRDefault="00FA2706" w:rsidP="00566F04">
      <w:pPr>
        <w:pStyle w:val="Code"/>
      </w:pPr>
      <w:r w:rsidRPr="001B4426">
        <w:t xml:space="preserve">            {</w:t>
      </w:r>
    </w:p>
    <w:p w14:paraId="501ECA6F" w14:textId="77777777" w:rsidR="00FA2706" w:rsidRPr="001B4426" w:rsidRDefault="00FA2706" w:rsidP="00566F04">
      <w:pPr>
        <w:pStyle w:val="Code"/>
      </w:pPr>
      <w:r w:rsidRPr="001B4426">
        <w:t xml:space="preserve">                rec.RequestId,</w:t>
      </w:r>
    </w:p>
    <w:p w14:paraId="4848D5FF" w14:textId="77777777" w:rsidR="00FA2706" w:rsidRPr="001A0214" w:rsidRDefault="00FA2706" w:rsidP="00566F04">
      <w:pPr>
        <w:pStyle w:val="Code"/>
      </w:pPr>
      <w:r w:rsidRPr="001B4426">
        <w:t xml:space="preserve">                </w:t>
      </w:r>
      <w:r w:rsidRPr="001A0214">
        <w:t>Environment.NewLine,</w:t>
      </w:r>
    </w:p>
    <w:p w14:paraId="2D467107" w14:textId="77777777" w:rsidR="00FA2706" w:rsidRPr="001A0214" w:rsidRDefault="00FA2706" w:rsidP="00566F04">
      <w:pPr>
        <w:pStyle w:val="Code"/>
      </w:pPr>
      <w:r w:rsidRPr="001A0214">
        <w:t xml:space="preserve">                rec.Kind,</w:t>
      </w:r>
    </w:p>
    <w:p w14:paraId="026AE7C6" w14:textId="77777777" w:rsidR="00FA2706" w:rsidRPr="001A0214" w:rsidRDefault="00FA2706" w:rsidP="00566F04">
      <w:pPr>
        <w:pStyle w:val="Code"/>
      </w:pPr>
      <w:r w:rsidRPr="001A0214">
        <w:lastRenderedPageBreak/>
        <w:t xml:space="preserve">                Environment.NewLine,</w:t>
      </w:r>
    </w:p>
    <w:p w14:paraId="5A4A3C51" w14:textId="77777777" w:rsidR="00FA2706" w:rsidRPr="001A0214" w:rsidRDefault="00FA2706" w:rsidP="00566F04">
      <w:pPr>
        <w:pStyle w:val="Code"/>
      </w:pPr>
      <w:r w:rsidRPr="001A0214">
        <w:t xml:space="preserve">                rec.Status,</w:t>
      </w:r>
    </w:p>
    <w:p w14:paraId="6CF8E1C4" w14:textId="77777777" w:rsidR="00FA2706" w:rsidRPr="001A0214" w:rsidRDefault="00FA2706" w:rsidP="00566F04">
      <w:pPr>
        <w:pStyle w:val="Code"/>
      </w:pPr>
      <w:r w:rsidRPr="001A0214">
        <w:t xml:space="preserve">                Environment.NewLine,</w:t>
      </w:r>
    </w:p>
    <w:p w14:paraId="22FA1417" w14:textId="77777777" w:rsidR="00FA2706" w:rsidRPr="001A0214" w:rsidRDefault="00FA2706" w:rsidP="00566F04">
      <w:pPr>
        <w:pStyle w:val="Code"/>
      </w:pPr>
      <w:r w:rsidRPr="001A0214">
        <w:t xml:space="preserve">                rec.Operation,</w:t>
      </w:r>
    </w:p>
    <w:p w14:paraId="6EE181CE" w14:textId="77777777" w:rsidR="00FA2706" w:rsidRPr="001A0214" w:rsidRDefault="00FA2706" w:rsidP="00566F04">
      <w:pPr>
        <w:pStyle w:val="Code"/>
      </w:pPr>
      <w:r w:rsidRPr="001A0214">
        <w:t xml:space="preserve">                Environment.NewLine,</w:t>
      </w:r>
    </w:p>
    <w:p w14:paraId="5C3DB8AA" w14:textId="77777777" w:rsidR="00FA2706" w:rsidRPr="001B4426" w:rsidRDefault="00FA2706" w:rsidP="00566F04">
      <w:pPr>
        <w:pStyle w:val="Code"/>
      </w:pPr>
      <w:r w:rsidRPr="001A0214">
        <w:t xml:space="preserve">                </w:t>
      </w:r>
      <w:r w:rsidRPr="001B4426">
        <w:t>rec.Operator,</w:t>
      </w:r>
    </w:p>
    <w:p w14:paraId="46E24346" w14:textId="77777777" w:rsidR="00FA2706" w:rsidRPr="001B4426" w:rsidRDefault="00FA2706" w:rsidP="00566F04">
      <w:pPr>
        <w:pStyle w:val="Code"/>
      </w:pPr>
      <w:r w:rsidRPr="001B4426">
        <w:t xml:space="preserve">                Environment.NewLine,</w:t>
      </w:r>
    </w:p>
    <w:p w14:paraId="713BB562" w14:textId="77777777" w:rsidR="00FA2706" w:rsidRPr="001B4426" w:rsidRDefault="00FA2706" w:rsidP="00566F04">
      <w:pPr>
        <w:pStyle w:val="Code"/>
      </w:pPr>
      <w:r w:rsidRPr="001B4426">
        <w:t xml:space="preserve">                rec.Category,</w:t>
      </w:r>
    </w:p>
    <w:p w14:paraId="1AAA7274" w14:textId="77777777" w:rsidR="00FA2706" w:rsidRPr="001A0214" w:rsidRDefault="00FA2706" w:rsidP="00566F04">
      <w:pPr>
        <w:pStyle w:val="Code"/>
      </w:pPr>
      <w:r w:rsidRPr="001B4426">
        <w:t xml:space="preserve">                </w:t>
      </w:r>
      <w:r w:rsidRPr="001A0214">
        <w:t>Environment.NewLine,</w:t>
      </w:r>
    </w:p>
    <w:p w14:paraId="17F59DBE" w14:textId="77777777" w:rsidR="00FA2706" w:rsidRPr="001A0214" w:rsidRDefault="00FA2706" w:rsidP="00566F04">
      <w:pPr>
        <w:pStyle w:val="Code"/>
      </w:pPr>
      <w:r w:rsidRPr="001A0214">
        <w:t xml:space="preserve">                rec.Request,</w:t>
      </w:r>
    </w:p>
    <w:p w14:paraId="44B12E15" w14:textId="77777777" w:rsidR="00FA2706" w:rsidRPr="001A0214" w:rsidRDefault="00FA2706" w:rsidP="00566F04">
      <w:pPr>
        <w:pStyle w:val="Code"/>
      </w:pPr>
      <w:r w:rsidRPr="001A0214">
        <w:t xml:space="preserve">                Environment.NewLine,</w:t>
      </w:r>
    </w:p>
    <w:p w14:paraId="5C41ADF9" w14:textId="77777777" w:rsidR="00FA2706" w:rsidRPr="001B4426" w:rsidRDefault="00FA2706" w:rsidP="00566F04">
      <w:pPr>
        <w:pStyle w:val="Code"/>
      </w:pPr>
      <w:r w:rsidRPr="001A0214">
        <w:t xml:space="preserve">                </w:t>
      </w:r>
      <w:r w:rsidRPr="001B4426">
        <w:t>rec.Message</w:t>
      </w:r>
    </w:p>
    <w:p w14:paraId="5EBC1B32" w14:textId="77777777" w:rsidR="00FA2706" w:rsidRPr="001B4426" w:rsidRDefault="00FA2706" w:rsidP="00566F04">
      <w:pPr>
        <w:pStyle w:val="Code"/>
      </w:pPr>
      <w:r w:rsidRPr="001B4426">
        <w:t xml:space="preserve">            };</w:t>
      </w:r>
    </w:p>
    <w:p w14:paraId="716C4306" w14:textId="77777777" w:rsidR="00FA2706" w:rsidRPr="001B4426" w:rsidRDefault="00FA2706" w:rsidP="00566F04">
      <w:pPr>
        <w:pStyle w:val="Code"/>
      </w:pPr>
    </w:p>
    <w:p w14:paraId="615432AA" w14:textId="77777777" w:rsidR="00FA2706" w:rsidRPr="001B4426" w:rsidRDefault="00FA2706" w:rsidP="00566F04">
      <w:pPr>
        <w:pStyle w:val="Code"/>
      </w:pPr>
      <w:r w:rsidRPr="001B4426">
        <w:t xml:space="preserve">            switch (rec.Level)</w:t>
      </w:r>
    </w:p>
    <w:p w14:paraId="76289CC4" w14:textId="77777777" w:rsidR="00FA2706" w:rsidRPr="001B4426" w:rsidRDefault="00FA2706" w:rsidP="00566F04">
      <w:pPr>
        <w:pStyle w:val="Code"/>
      </w:pPr>
      <w:r w:rsidRPr="001B4426">
        <w:t xml:space="preserve">     </w:t>
      </w:r>
      <w:r>
        <w:t xml:space="preserve">  </w:t>
      </w:r>
      <w:r w:rsidRPr="001B4426">
        <w:t xml:space="preserve">     {</w:t>
      </w:r>
    </w:p>
    <w:p w14:paraId="0F12F275" w14:textId="77777777" w:rsidR="00FA2706" w:rsidRPr="001B4426" w:rsidRDefault="00FA2706" w:rsidP="00566F04">
      <w:pPr>
        <w:pStyle w:val="Code"/>
      </w:pPr>
      <w:r w:rsidRPr="001B4426">
        <w:t xml:space="preserve">                case TraceLevel.Debug:</w:t>
      </w:r>
    </w:p>
    <w:p w14:paraId="64EC31AB" w14:textId="77777777" w:rsidR="00FA2706" w:rsidRPr="001B4426" w:rsidRDefault="00FA2706" w:rsidP="00566F04">
      <w:pPr>
        <w:pStyle w:val="Code"/>
      </w:pPr>
      <w:r w:rsidRPr="001B4426">
        <w:t xml:space="preserve">                    _log.DebugFormat(traceFormat, args);</w:t>
      </w:r>
    </w:p>
    <w:p w14:paraId="543A4BAE" w14:textId="77777777" w:rsidR="00FA2706" w:rsidRPr="001B4426" w:rsidRDefault="00FA2706" w:rsidP="00566F04">
      <w:pPr>
        <w:pStyle w:val="Code"/>
      </w:pPr>
      <w:r w:rsidRPr="001B4426">
        <w:t xml:space="preserve">                    break;</w:t>
      </w:r>
    </w:p>
    <w:p w14:paraId="5B7634E4" w14:textId="77777777" w:rsidR="00FA2706" w:rsidRPr="001B4426" w:rsidRDefault="00FA2706" w:rsidP="00566F04">
      <w:pPr>
        <w:pStyle w:val="Code"/>
      </w:pPr>
      <w:r w:rsidRPr="001B4426">
        <w:t xml:space="preserve">                case TraceLevel.Info:</w:t>
      </w:r>
    </w:p>
    <w:p w14:paraId="60D7F122" w14:textId="77777777" w:rsidR="00FA2706" w:rsidRPr="001B4426" w:rsidRDefault="00FA2706" w:rsidP="00566F04">
      <w:pPr>
        <w:pStyle w:val="Code"/>
      </w:pPr>
      <w:r w:rsidRPr="001B4426">
        <w:t xml:space="preserve">                    _log.InfoFormat(traceFormat, args);</w:t>
      </w:r>
    </w:p>
    <w:p w14:paraId="574A8B2E" w14:textId="77777777" w:rsidR="00FA2706" w:rsidRPr="001B4426" w:rsidRDefault="00FA2706" w:rsidP="00566F04">
      <w:pPr>
        <w:pStyle w:val="Code"/>
      </w:pPr>
      <w:r w:rsidRPr="001B4426">
        <w:t xml:space="preserve">                    break;</w:t>
      </w:r>
    </w:p>
    <w:p w14:paraId="61CA37C7" w14:textId="77777777" w:rsidR="00FA2706" w:rsidRPr="001B4426" w:rsidRDefault="00FA2706" w:rsidP="00566F04">
      <w:pPr>
        <w:pStyle w:val="Code"/>
      </w:pPr>
      <w:r w:rsidRPr="001B4426">
        <w:t xml:space="preserve">                case TraceLevel.Warn:</w:t>
      </w:r>
    </w:p>
    <w:p w14:paraId="25CAC5DB" w14:textId="77777777" w:rsidR="00FA2706" w:rsidRPr="001B4426" w:rsidRDefault="00FA2706" w:rsidP="00566F04">
      <w:pPr>
        <w:pStyle w:val="Code"/>
      </w:pPr>
      <w:r w:rsidRPr="001B4426">
        <w:t xml:space="preserve">                    _log.WarnFormat(traceFormat, args);</w:t>
      </w:r>
    </w:p>
    <w:p w14:paraId="6F151FFF" w14:textId="77777777" w:rsidR="00FA2706" w:rsidRPr="001B4426" w:rsidRDefault="00FA2706" w:rsidP="00566F04">
      <w:pPr>
        <w:pStyle w:val="Code"/>
      </w:pPr>
      <w:r w:rsidRPr="001B4426">
        <w:t xml:space="preserve">                    break;</w:t>
      </w:r>
    </w:p>
    <w:p w14:paraId="187977BE" w14:textId="77777777" w:rsidR="00FA2706" w:rsidRPr="001B4426" w:rsidRDefault="00FA2706" w:rsidP="00566F04">
      <w:pPr>
        <w:pStyle w:val="Code"/>
      </w:pPr>
      <w:r w:rsidRPr="001B4426">
        <w:t xml:space="preserve">                case TraceLevel.Error:</w:t>
      </w:r>
    </w:p>
    <w:p w14:paraId="06F3827A" w14:textId="77777777" w:rsidR="00FA2706" w:rsidRPr="001B4426" w:rsidRDefault="00FA2706" w:rsidP="00566F04">
      <w:pPr>
        <w:pStyle w:val="Code"/>
      </w:pPr>
      <w:r w:rsidRPr="001B4426">
        <w:t xml:space="preserve">                    _log.ErrorFormat(traceFormat, args);</w:t>
      </w:r>
    </w:p>
    <w:p w14:paraId="46E13C9D" w14:textId="77777777" w:rsidR="00FA2706" w:rsidRPr="001B4426" w:rsidRDefault="00FA2706" w:rsidP="00566F04">
      <w:pPr>
        <w:pStyle w:val="Code"/>
      </w:pPr>
      <w:r w:rsidRPr="001B4426">
        <w:t xml:space="preserve">                    break;</w:t>
      </w:r>
    </w:p>
    <w:p w14:paraId="49DF3903" w14:textId="77777777" w:rsidR="00FA2706" w:rsidRPr="001B4426" w:rsidRDefault="00FA2706" w:rsidP="00566F04">
      <w:pPr>
        <w:pStyle w:val="Code"/>
      </w:pPr>
      <w:r w:rsidRPr="001B4426">
        <w:t xml:space="preserve">                case TraceLevel.Fatal:</w:t>
      </w:r>
    </w:p>
    <w:p w14:paraId="139B0A19" w14:textId="77777777" w:rsidR="00FA2706" w:rsidRPr="001B4426" w:rsidRDefault="00FA2706" w:rsidP="00566F04">
      <w:pPr>
        <w:pStyle w:val="Code"/>
      </w:pPr>
      <w:r w:rsidRPr="001B4426">
        <w:t xml:space="preserve">                    _log.FatalFormat(traceFormat, args);</w:t>
      </w:r>
    </w:p>
    <w:p w14:paraId="3DDF2B09" w14:textId="77777777" w:rsidR="00FA2706" w:rsidRPr="001B4426" w:rsidRDefault="00FA2706" w:rsidP="00566F04">
      <w:pPr>
        <w:pStyle w:val="Code"/>
      </w:pPr>
      <w:r w:rsidRPr="001B4426">
        <w:t xml:space="preserve">                    break;</w:t>
      </w:r>
    </w:p>
    <w:p w14:paraId="3582DCD3" w14:textId="77777777" w:rsidR="00FA2706" w:rsidRPr="001B4426" w:rsidRDefault="00FA2706" w:rsidP="00566F04">
      <w:pPr>
        <w:pStyle w:val="Code"/>
      </w:pPr>
      <w:r w:rsidRPr="001B4426">
        <w:t xml:space="preserve">            }</w:t>
      </w:r>
    </w:p>
    <w:p w14:paraId="785E5B59" w14:textId="77777777" w:rsidR="00FA2706" w:rsidRPr="001B4426" w:rsidRDefault="00FA2706" w:rsidP="00566F04">
      <w:pPr>
        <w:pStyle w:val="Code"/>
      </w:pPr>
      <w:r w:rsidRPr="001B4426">
        <w:t xml:space="preserve">        }</w:t>
      </w:r>
    </w:p>
    <w:p w14:paraId="56E35739" w14:textId="77777777" w:rsidR="00FA2706" w:rsidRPr="001B4426" w:rsidRDefault="00FA2706" w:rsidP="00566F04">
      <w:pPr>
        <w:pStyle w:val="Code"/>
      </w:pPr>
      <w:r w:rsidRPr="001B4426">
        <w:t xml:space="preserve">    }</w:t>
      </w:r>
    </w:p>
    <w:p w14:paraId="6A960324" w14:textId="77777777" w:rsidR="00FA2706" w:rsidRDefault="00FA2706">
      <w:pPr>
        <w:pStyle w:val="Code"/>
      </w:pPr>
      <w:r w:rsidRPr="001B4426">
        <w:t>}</w:t>
      </w:r>
    </w:p>
    <w:p w14:paraId="18036954" w14:textId="77777777" w:rsidR="00FA2706" w:rsidRDefault="00FA2706" w:rsidP="00CD520A">
      <w:pPr>
        <w:pStyle w:val="BodyTextCont"/>
        <w:pPrChange w:id="745" w:author="Brian Wortman" w:date="2014-06-16T20:24:00Z">
          <w:pPr>
            <w:pStyle w:val="BodyText"/>
          </w:pPr>
        </w:pPrChange>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 to register the writer with the framework:</w:t>
      </w:r>
    </w:p>
    <w:p w14:paraId="55EC688C" w14:textId="77777777" w:rsidR="00FA2706" w:rsidRPr="00C445C1" w:rsidRDefault="00FA2706" w:rsidP="00566F04">
      <w:pPr>
        <w:pStyle w:val="Code"/>
      </w:pPr>
      <w:r>
        <w:t>//</w:t>
      </w:r>
      <w:r w:rsidRPr="00C445C1">
        <w:t>config.EnableSystemDiagnosticsTracing();</w:t>
      </w:r>
      <w:r>
        <w:t xml:space="preserve"> // replaced by custom writer</w:t>
      </w:r>
    </w:p>
    <w:p w14:paraId="6973A311" w14:textId="77777777" w:rsidR="00FA2706" w:rsidRPr="00C445C1" w:rsidRDefault="00FA2706" w:rsidP="00566F04">
      <w:pPr>
        <w:pStyle w:val="Code"/>
      </w:pPr>
      <w:r w:rsidRPr="00C445C1">
        <w:t>config.Services.Replace(typeof(ITraceWriter),</w:t>
      </w:r>
    </w:p>
    <w:p w14:paraId="1443A5B6" w14:textId="77777777" w:rsidR="00FA2706" w:rsidRDefault="00FA2706" w:rsidP="00566F04">
      <w:pPr>
        <w:pStyle w:val="Code"/>
        <w:rPr>
          <w:ins w:id="746" w:author="Brian Wortman" w:date="2014-06-16T19:26:00Z"/>
        </w:rPr>
      </w:pPr>
      <w:r>
        <w:t xml:space="preserve">    </w:t>
      </w:r>
      <w:r w:rsidRPr="00C445C1">
        <w:t>new SimpleTraceWriter(WebContainerManager.Get&lt;ILogManager&gt;()))</w:t>
      </w:r>
      <w:commentRangeStart w:id="747"/>
      <w:commentRangeStart w:id="748"/>
      <w:r w:rsidRPr="00C445C1">
        <w:t>;</w:t>
      </w:r>
      <w:commentRangeEnd w:id="747"/>
      <w:r w:rsidR="003C410A">
        <w:rPr>
          <w:rStyle w:val="CommentReference"/>
          <w:rFonts w:ascii="Times" w:hAnsi="Times"/>
          <w:noProof w:val="0"/>
        </w:rPr>
        <w:commentReference w:id="747"/>
      </w:r>
      <w:commentRangeEnd w:id="748"/>
      <w:r w:rsidR="0092687D">
        <w:rPr>
          <w:rStyle w:val="CommentReference"/>
          <w:rFonts w:ascii="Times" w:hAnsi="Times"/>
          <w:noProof w:val="0"/>
        </w:rPr>
        <w:commentReference w:id="748"/>
      </w:r>
    </w:p>
    <w:p w14:paraId="4A0429DF" w14:textId="01AD2E82" w:rsidR="0092687D" w:rsidRDefault="0092687D" w:rsidP="0092687D">
      <w:pPr>
        <w:pStyle w:val="BodyTextCont"/>
        <w:rPr>
          <w:ins w:id="749" w:author="Brian Wortman" w:date="2014-06-16T19:26:00Z"/>
        </w:rPr>
        <w:pPrChange w:id="750" w:author="Brian Wortman" w:date="2014-06-16T19:26:00Z">
          <w:pPr>
            <w:pStyle w:val="Code"/>
          </w:pPr>
        </w:pPrChange>
      </w:pPr>
      <w:ins w:id="751" w:author="Brian Wortman" w:date="2014-06-16T19:26:00Z">
        <w:r>
          <w:t>Note: You’ll need to add the following using directives:</w:t>
        </w:r>
      </w:ins>
    </w:p>
    <w:p w14:paraId="35678AEE" w14:textId="77777777" w:rsidR="0092687D" w:rsidRDefault="0092687D" w:rsidP="00263777">
      <w:pPr>
        <w:pStyle w:val="Bullet"/>
        <w:rPr>
          <w:ins w:id="752" w:author="Brian Wortman" w:date="2014-06-16T19:28:00Z"/>
        </w:rPr>
        <w:pPrChange w:id="753" w:author="Brian Wortman" w:date="2014-06-16T19:26:00Z">
          <w:pPr>
            <w:pStyle w:val="Code"/>
          </w:pPr>
        </w:pPrChange>
      </w:pPr>
      <w:bookmarkStart w:id="754" w:name="OLE_LINK198"/>
      <w:bookmarkStart w:id="755" w:name="OLE_LINK199"/>
      <w:ins w:id="756" w:author="Brian Wortman" w:date="2014-06-16T19:27:00Z">
        <w:r>
          <w:t xml:space="preserve">using </w:t>
        </w:r>
        <w:proofErr w:type="spellStart"/>
        <w:r>
          <w:t>System.Web.Http.Tracing</w:t>
        </w:r>
        <w:proofErr w:type="spellEnd"/>
        <w:r>
          <w:t>;</w:t>
        </w:r>
      </w:ins>
    </w:p>
    <w:p w14:paraId="00B6D8F0" w14:textId="60498F72" w:rsidR="0092687D" w:rsidRDefault="0092687D" w:rsidP="00263777">
      <w:pPr>
        <w:pStyle w:val="Bullet"/>
        <w:pPrChange w:id="757" w:author="Brian Wortman" w:date="2014-06-16T19:26:00Z">
          <w:pPr>
            <w:pStyle w:val="Code"/>
          </w:pPr>
        </w:pPrChange>
      </w:pPr>
      <w:ins w:id="758" w:author="Brian Wortman" w:date="2014-06-16T19:27:00Z">
        <w:r>
          <w:t>using WebApi2Book.Common.Logging;</w:t>
        </w:r>
      </w:ins>
      <w:bookmarkEnd w:id="754"/>
      <w:bookmarkEnd w:id="755"/>
    </w:p>
    <w:p w14:paraId="0238E521" w14:textId="0110F118" w:rsidR="00FA2706" w:rsidDel="0092687D" w:rsidRDefault="00FA2706" w:rsidP="00566F04">
      <w:pPr>
        <w:pStyle w:val="Code"/>
        <w:rPr>
          <w:del w:id="759" w:author="Brian Wortman" w:date="2014-06-16T19:28:00Z"/>
        </w:rPr>
      </w:pPr>
    </w:p>
    <w:p w14:paraId="5BBAC454" w14:textId="77777777" w:rsidR="00FA2706" w:rsidRDefault="00FA2706" w:rsidP="00CD520A">
      <w:pPr>
        <w:pStyle w:val="BodyTextCont"/>
        <w:pPrChange w:id="760" w:author="Brian Wortman" w:date="2014-06-16T20:24:00Z">
          <w:pPr>
            <w:pStyle w:val="BodyText"/>
          </w:pPr>
        </w:pPrChange>
      </w:pPr>
      <w:r>
        <w:t xml:space="preserve">See, wasn't that easy? Now, next time you run the demo from the Implementing POST section you'll find a new log file full of trace information inside of the </w:t>
      </w:r>
      <w:r w:rsidRPr="003F2AEF">
        <w:rPr>
          <w:rStyle w:val="CodeInline"/>
        </w:rPr>
        <w:t>logs</w:t>
      </w:r>
      <w:r>
        <w:t xml:space="preserve"> folder of the </w:t>
      </w:r>
      <w:r w:rsidRPr="00046C46">
        <w:rPr>
          <w:rStyle w:val="CodeInline"/>
        </w:rPr>
        <w:t>WebApi2Book</w:t>
      </w:r>
      <w:r w:rsidRPr="00046C46">
        <w:t xml:space="preserve"> </w:t>
      </w:r>
      <w:r>
        <w:t>root directory that we created back in Chapter 4.</w:t>
      </w:r>
    </w:p>
    <w:p w14:paraId="270AC434" w14:textId="77777777" w:rsidR="00FA2706" w:rsidRDefault="00FA2706" w:rsidP="00CD520A">
      <w:pPr>
        <w:pStyle w:val="BodyTextCont"/>
        <w:pPrChange w:id="761" w:author="Brian Wortman" w:date="2014-06-16T20:24:00Z">
          <w:pPr>
            <w:pStyle w:val="BodyText"/>
          </w:pPr>
        </w:pPrChange>
      </w:pPr>
      <w:r>
        <w:lastRenderedPageBreak/>
        <w:t xml:space="preserve">Error handling is next, and it's a little bit more involved… </w:t>
      </w:r>
    </w:p>
    <w:p w14:paraId="6315C8C5" w14:textId="77777777" w:rsidR="00FA2706" w:rsidRPr="00073127" w:rsidRDefault="00FA2706" w:rsidP="00566F04">
      <w:pPr>
        <w:pStyle w:val="Heading1"/>
      </w:pPr>
      <w:bookmarkStart w:id="762" w:name="_Toc390713988"/>
      <w:r w:rsidRPr="00073127">
        <w:t xml:space="preserve">Error </w:t>
      </w:r>
      <w:r>
        <w:t>H</w:t>
      </w:r>
      <w:r w:rsidRPr="00073127">
        <w:t>andling</w:t>
      </w:r>
      <w:bookmarkEnd w:id="762"/>
    </w:p>
    <w:p w14:paraId="55C40B27" w14:textId="77777777" w:rsidR="00FA2706" w:rsidRDefault="00FA2706" w:rsidP="00566F04">
      <w:pPr>
        <w:pStyle w:val="BodyTextFirst"/>
      </w:pPr>
      <w:r>
        <w:t>With the release of ASP.NET Web API 2.1, developers finally have framework support for global handling of unhandled exceptions. The framework also now supports multiple exception loggers, each of which has access to the exception objects themselves and to the contexts in which the exceptions occur. In this section, we'll implement a global exception handler and a custom exception logger, as summarized in Table 5-5.</w:t>
      </w:r>
    </w:p>
    <w:p w14:paraId="5CECABFC" w14:textId="77777777" w:rsidR="00FA2706" w:rsidRDefault="00FA2706" w:rsidP="00566F04">
      <w:pPr>
        <w:pStyle w:val="SideBarHead"/>
      </w:pPr>
      <w:r>
        <w:t>exception logging with elmah</w:t>
      </w:r>
    </w:p>
    <w:p w14:paraId="7E8ED40F" w14:textId="77777777" w:rsidR="00FA2706" w:rsidRDefault="00FA2706" w:rsidP="009732B5">
      <w:pPr>
        <w:pStyle w:val="SideBarBody"/>
      </w:pPr>
      <w:r>
        <w:t>The ASP.NET Web API team has created a sample demonstrating logging of all unhandled exceptions with the popular ELMAH framework. It's definitely worth checking out:</w:t>
      </w:r>
    </w:p>
    <w:p w14:paraId="486A4AC5" w14:textId="77777777" w:rsidR="00FA2706" w:rsidRDefault="00FA2706" w:rsidP="00566F04">
      <w:pPr>
        <w:pStyle w:val="SideBarLast"/>
      </w:pPr>
      <w:r w:rsidRPr="0096065F">
        <w:t>http://aspnet.codeplex.com/SourceControl/latest#Samples/WebApi/Elmah/ReadMe.txt</w:t>
      </w:r>
    </w:p>
    <w:p w14:paraId="30C34334" w14:textId="77777777" w:rsidR="00FA2706" w:rsidRDefault="00FA2706" w:rsidP="00566F04">
      <w:pPr>
        <w:pStyle w:val="TableCaption"/>
      </w:pPr>
      <w:r w:rsidRPr="007F7D06">
        <w:t>Table 5-</w:t>
      </w:r>
      <w:r>
        <w:t>5. Error Handling Classes</w:t>
      </w:r>
    </w:p>
    <w:tbl>
      <w:tblPr>
        <w:tblW w:w="656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350"/>
        <w:gridCol w:w="4215"/>
      </w:tblGrid>
      <w:tr w:rsidR="00FA2706" w:rsidRPr="003F6319" w14:paraId="6CF6477F" w14:textId="77777777" w:rsidTr="004F7AF7">
        <w:tc>
          <w:tcPr>
            <w:tcW w:w="2350" w:type="dxa"/>
            <w:tcBorders>
              <w:top w:val="single" w:sz="4" w:space="0" w:color="auto"/>
              <w:left w:val="single" w:sz="4" w:space="0" w:color="auto"/>
              <w:bottom w:val="single" w:sz="4" w:space="0" w:color="auto"/>
              <w:right w:val="single" w:sz="4" w:space="0" w:color="auto"/>
            </w:tcBorders>
            <w:hideMark/>
          </w:tcPr>
          <w:p w14:paraId="4DF60159" w14:textId="77777777" w:rsidR="00FA2706" w:rsidRPr="007F7D06" w:rsidRDefault="00FA2706" w:rsidP="00566F04">
            <w:pPr>
              <w:pStyle w:val="TableHead"/>
            </w:pPr>
            <w:r>
              <w:t>Class</w:t>
            </w:r>
          </w:p>
        </w:tc>
        <w:tc>
          <w:tcPr>
            <w:tcW w:w="4215" w:type="dxa"/>
            <w:tcBorders>
              <w:top w:val="single" w:sz="4" w:space="0" w:color="auto"/>
              <w:left w:val="single" w:sz="4" w:space="0" w:color="auto"/>
              <w:bottom w:val="single" w:sz="4" w:space="0" w:color="auto"/>
              <w:right w:val="single" w:sz="4" w:space="0" w:color="auto"/>
            </w:tcBorders>
            <w:hideMark/>
          </w:tcPr>
          <w:p w14:paraId="719E9CE7" w14:textId="77777777" w:rsidR="00FA2706" w:rsidRPr="007F7D06" w:rsidRDefault="00FA2706" w:rsidP="00566F04">
            <w:pPr>
              <w:pStyle w:val="TableHead"/>
            </w:pPr>
            <w:r>
              <w:t>Purpose</w:t>
            </w:r>
          </w:p>
        </w:tc>
      </w:tr>
      <w:tr w:rsidR="00FA2706" w:rsidRPr="003F6319" w14:paraId="7905CEFA" w14:textId="77777777" w:rsidTr="004F7AF7">
        <w:tc>
          <w:tcPr>
            <w:tcW w:w="2350" w:type="dxa"/>
            <w:tcBorders>
              <w:top w:val="single" w:sz="4" w:space="0" w:color="auto"/>
              <w:left w:val="single" w:sz="4" w:space="0" w:color="auto"/>
              <w:bottom w:val="single" w:sz="4" w:space="0" w:color="auto"/>
              <w:right w:val="single" w:sz="4" w:space="0" w:color="auto"/>
            </w:tcBorders>
            <w:hideMark/>
          </w:tcPr>
          <w:p w14:paraId="3F21BD76" w14:textId="77777777" w:rsidR="00FA2706" w:rsidRPr="003F2AEF" w:rsidRDefault="00FA2706" w:rsidP="00566F04">
            <w:pPr>
              <w:pStyle w:val="TableText"/>
              <w:rPr>
                <w:rStyle w:val="CodeInline"/>
              </w:rPr>
            </w:pPr>
            <w:proofErr w:type="spellStart"/>
            <w:r w:rsidRPr="0079080E">
              <w:t>SimpleExceptionLogger</w:t>
            </w:r>
            <w:proofErr w:type="spellEnd"/>
          </w:p>
        </w:tc>
        <w:tc>
          <w:tcPr>
            <w:tcW w:w="4215" w:type="dxa"/>
            <w:tcBorders>
              <w:top w:val="single" w:sz="4" w:space="0" w:color="auto"/>
              <w:left w:val="single" w:sz="4" w:space="0" w:color="auto"/>
              <w:bottom w:val="single" w:sz="4" w:space="0" w:color="auto"/>
              <w:right w:val="single" w:sz="4" w:space="0" w:color="auto"/>
            </w:tcBorders>
          </w:tcPr>
          <w:p w14:paraId="0C6E281E" w14:textId="77777777" w:rsidR="00FA2706" w:rsidRPr="0079080E" w:rsidRDefault="00FA2706">
            <w:pPr>
              <w:pStyle w:val="TableText"/>
            </w:pPr>
            <w:r>
              <w:t>This simple class' single responsibility is to log exceptions. Although exceptions will also be logged using the tracing we just added in the previous section, this class has access to additional - actually, essential - information not available via the tracing infrastructure.</w:t>
            </w:r>
          </w:p>
        </w:tc>
      </w:tr>
      <w:tr w:rsidR="00FA2706" w:rsidRPr="003F6319" w14:paraId="5501E72E" w14:textId="77777777" w:rsidTr="004F7AF7">
        <w:tc>
          <w:tcPr>
            <w:tcW w:w="2350" w:type="dxa"/>
            <w:tcBorders>
              <w:top w:val="single" w:sz="4" w:space="0" w:color="auto"/>
              <w:left w:val="single" w:sz="4" w:space="0" w:color="auto"/>
              <w:bottom w:val="single" w:sz="4" w:space="0" w:color="auto"/>
              <w:right w:val="single" w:sz="4" w:space="0" w:color="auto"/>
            </w:tcBorders>
          </w:tcPr>
          <w:p w14:paraId="6EE242FB" w14:textId="77777777" w:rsidR="00FA2706" w:rsidRPr="0079080E" w:rsidRDefault="00FA2706" w:rsidP="00566F04">
            <w:pPr>
              <w:pStyle w:val="TableText"/>
              <w:rPr>
                <w:rStyle w:val="CodeInline"/>
              </w:rPr>
            </w:pPr>
            <w:proofErr w:type="spellStart"/>
            <w:r w:rsidRPr="00830B4C">
              <w:t>GlobalExceptionHandler</w:t>
            </w:r>
            <w:proofErr w:type="spellEnd"/>
            <w:r w:rsidRPr="00830B4C">
              <w:t xml:space="preserve"> </w:t>
            </w:r>
          </w:p>
        </w:tc>
        <w:tc>
          <w:tcPr>
            <w:tcW w:w="4215" w:type="dxa"/>
            <w:tcBorders>
              <w:top w:val="single" w:sz="4" w:space="0" w:color="auto"/>
              <w:left w:val="single" w:sz="4" w:space="0" w:color="auto"/>
              <w:bottom w:val="single" w:sz="4" w:space="0" w:color="auto"/>
              <w:right w:val="single" w:sz="4" w:space="0" w:color="auto"/>
            </w:tcBorders>
          </w:tcPr>
          <w:p w14:paraId="79308241" w14:textId="77777777" w:rsidR="00FA2706" w:rsidRPr="0079080E" w:rsidRDefault="00FA2706">
            <w:pPr>
              <w:pStyle w:val="TableText"/>
            </w:pPr>
            <w:r w:rsidRPr="00830B4C">
              <w:t xml:space="preserve">Custom exception handler, </w:t>
            </w:r>
            <w:r>
              <w:t xml:space="preserve">which we will use to replace </w:t>
            </w:r>
            <w:r w:rsidRPr="00830B4C">
              <w:t xml:space="preserve">the ASP.NET Web API default exception handler. This allows us to customize the HTTP </w:t>
            </w:r>
            <w:r>
              <w:t>response</w:t>
            </w:r>
            <w:r w:rsidRPr="00830B4C">
              <w:t xml:space="preserve"> that is sent when an unhandled application </w:t>
            </w:r>
            <w:r>
              <w:t xml:space="preserve">exception </w:t>
            </w:r>
            <w:r w:rsidRPr="00830B4C">
              <w:t>occurs.</w:t>
            </w:r>
          </w:p>
        </w:tc>
      </w:tr>
      <w:tr w:rsidR="00FA2706" w:rsidRPr="003F6319" w14:paraId="282E378F" w14:textId="77777777" w:rsidTr="004F7AF7">
        <w:tc>
          <w:tcPr>
            <w:tcW w:w="2350" w:type="dxa"/>
            <w:tcBorders>
              <w:top w:val="single" w:sz="4" w:space="0" w:color="auto"/>
              <w:left w:val="single" w:sz="4" w:space="0" w:color="auto"/>
              <w:bottom w:val="single" w:sz="4" w:space="0" w:color="auto"/>
              <w:right w:val="single" w:sz="4" w:space="0" w:color="auto"/>
            </w:tcBorders>
          </w:tcPr>
          <w:p w14:paraId="450EBB62" w14:textId="77777777" w:rsidR="00FA2706" w:rsidRPr="0079080E" w:rsidRDefault="00FA2706" w:rsidP="00566F04">
            <w:pPr>
              <w:pStyle w:val="TableText"/>
              <w:rPr>
                <w:rStyle w:val="CodeInline"/>
              </w:rPr>
            </w:pPr>
            <w:proofErr w:type="spellStart"/>
            <w:r w:rsidRPr="00830B4C">
              <w:t>SimpleErrorResult</w:t>
            </w:r>
            <w:proofErr w:type="spellEnd"/>
          </w:p>
        </w:tc>
        <w:tc>
          <w:tcPr>
            <w:tcW w:w="4215" w:type="dxa"/>
            <w:tcBorders>
              <w:top w:val="single" w:sz="4" w:space="0" w:color="auto"/>
              <w:left w:val="single" w:sz="4" w:space="0" w:color="auto"/>
              <w:bottom w:val="single" w:sz="4" w:space="0" w:color="auto"/>
              <w:right w:val="single" w:sz="4" w:space="0" w:color="auto"/>
            </w:tcBorders>
          </w:tcPr>
          <w:p w14:paraId="6137791D" w14:textId="77777777" w:rsidR="00FA2706" w:rsidRPr="0079080E" w:rsidRDefault="00FA2706" w:rsidP="00566F04">
            <w:pPr>
              <w:pStyle w:val="TableText"/>
            </w:pPr>
            <w:r w:rsidRPr="00830B4C">
              <w:t xml:space="preserve">Trivial </w:t>
            </w:r>
            <w:proofErr w:type="spellStart"/>
            <w:r w:rsidRPr="00830B4C">
              <w:t>IHttpActionResult</w:t>
            </w:r>
            <w:proofErr w:type="spellEnd"/>
            <w:r w:rsidRPr="00830B4C">
              <w:t xml:space="preserve"> implementation used to add result information to the exception context. This information is later </w:t>
            </w:r>
            <w:r>
              <w:t>applied</w:t>
            </w:r>
            <w:r w:rsidRPr="00830B4C">
              <w:t xml:space="preserve"> to the HTTP response by ASP.NET Web API.</w:t>
            </w:r>
          </w:p>
        </w:tc>
      </w:tr>
    </w:tbl>
    <w:p w14:paraId="1016439E" w14:textId="77777777" w:rsidR="00FA2706" w:rsidRDefault="00FA2706" w:rsidP="00CD520A">
      <w:pPr>
        <w:pStyle w:val="BodyTextCont"/>
        <w:pPrChange w:id="763" w:author="Brian Wortman" w:date="2014-06-16T20:24:00Z">
          <w:pPr>
            <w:pStyle w:val="BodyText"/>
          </w:pPr>
        </w:pPrChange>
      </w:pPr>
      <w:r>
        <w:t xml:space="preserve">First, add the 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412CAFA2" w14:textId="77777777" w:rsidR="00FA2706" w:rsidRDefault="00FA2706" w:rsidP="00566F04">
      <w:pPr>
        <w:pStyle w:val="CodeCaption"/>
      </w:pPr>
      <w:r>
        <w:t>SimpleExceptionLogger Class</w:t>
      </w:r>
    </w:p>
    <w:p w14:paraId="6A5AAC45" w14:textId="77777777" w:rsidR="00FA2706" w:rsidRPr="00537DCA" w:rsidRDefault="00FA2706" w:rsidP="00566F04">
      <w:pPr>
        <w:pStyle w:val="Code"/>
      </w:pPr>
      <w:r w:rsidRPr="00537DCA">
        <w:t>using System.Web.Http.ExceptionHandling;</w:t>
      </w:r>
    </w:p>
    <w:p w14:paraId="338FCBC7" w14:textId="77777777" w:rsidR="00FA2706" w:rsidRPr="00537DCA" w:rsidRDefault="00FA2706" w:rsidP="00566F04">
      <w:pPr>
        <w:pStyle w:val="Code"/>
      </w:pPr>
      <w:r w:rsidRPr="00537DCA">
        <w:t>using log4net;</w:t>
      </w:r>
    </w:p>
    <w:p w14:paraId="2E895CAC" w14:textId="77777777" w:rsidR="00FA2706" w:rsidRPr="00537DCA" w:rsidRDefault="00FA2706" w:rsidP="00566F04">
      <w:pPr>
        <w:pStyle w:val="Code"/>
      </w:pPr>
      <w:r w:rsidRPr="00537DCA">
        <w:t>using WebApi2Book.Common.Logging;</w:t>
      </w:r>
    </w:p>
    <w:p w14:paraId="66B501FB" w14:textId="77777777" w:rsidR="00FA2706" w:rsidRPr="00537DCA" w:rsidRDefault="00FA2706" w:rsidP="00566F04">
      <w:pPr>
        <w:pStyle w:val="Code"/>
      </w:pPr>
    </w:p>
    <w:p w14:paraId="4919EFAC" w14:textId="77777777" w:rsidR="00FA2706" w:rsidRPr="00537DCA" w:rsidRDefault="00FA2706" w:rsidP="00566F04">
      <w:pPr>
        <w:pStyle w:val="Code"/>
      </w:pPr>
      <w:r w:rsidRPr="00537DCA">
        <w:t>namespace WebApi2Book.Web.Common.ErrorHandling</w:t>
      </w:r>
    </w:p>
    <w:p w14:paraId="030C6C22" w14:textId="77777777" w:rsidR="00FA2706" w:rsidRPr="00537DCA" w:rsidRDefault="00FA2706" w:rsidP="00566F04">
      <w:pPr>
        <w:pStyle w:val="Code"/>
      </w:pPr>
      <w:r w:rsidRPr="00537DCA">
        <w:lastRenderedPageBreak/>
        <w:t>{</w:t>
      </w:r>
    </w:p>
    <w:p w14:paraId="0E9D153E" w14:textId="77777777" w:rsidR="00FA2706" w:rsidRPr="00537DCA" w:rsidRDefault="00FA2706" w:rsidP="00566F04">
      <w:pPr>
        <w:pStyle w:val="Code"/>
      </w:pPr>
      <w:r w:rsidRPr="00537DCA">
        <w:t xml:space="preserve">    public class SimpleExceptionLogger : ExceptionLogger</w:t>
      </w:r>
    </w:p>
    <w:p w14:paraId="3B44AA8B" w14:textId="77777777" w:rsidR="00FA2706" w:rsidRPr="00537DCA" w:rsidRDefault="00FA2706" w:rsidP="00566F04">
      <w:pPr>
        <w:pStyle w:val="Code"/>
      </w:pPr>
      <w:r w:rsidRPr="00537DCA">
        <w:t xml:space="preserve">    {</w:t>
      </w:r>
    </w:p>
    <w:p w14:paraId="544F57C2" w14:textId="77777777" w:rsidR="00FA2706" w:rsidRPr="00537DCA" w:rsidRDefault="00FA2706" w:rsidP="00566F04">
      <w:pPr>
        <w:pStyle w:val="Code"/>
      </w:pPr>
      <w:r w:rsidRPr="00537DCA">
        <w:t xml:space="preserve">        private readonly ILog _log;</w:t>
      </w:r>
    </w:p>
    <w:p w14:paraId="02E68F56" w14:textId="77777777" w:rsidR="00FA2706" w:rsidRPr="00537DCA" w:rsidRDefault="00FA2706" w:rsidP="00566F04">
      <w:pPr>
        <w:pStyle w:val="Code"/>
      </w:pPr>
    </w:p>
    <w:p w14:paraId="62159242" w14:textId="77777777" w:rsidR="00FA2706" w:rsidRPr="00537DCA" w:rsidRDefault="00FA2706" w:rsidP="00566F04">
      <w:pPr>
        <w:pStyle w:val="Code"/>
      </w:pPr>
      <w:r w:rsidRPr="00537DCA">
        <w:t xml:space="preserve">        public SimpleExceptionLogger(ILogManager logManager)</w:t>
      </w:r>
    </w:p>
    <w:p w14:paraId="7098DAC6" w14:textId="77777777" w:rsidR="00FA2706" w:rsidRPr="00537DCA" w:rsidRDefault="00FA2706" w:rsidP="00566F04">
      <w:pPr>
        <w:pStyle w:val="Code"/>
      </w:pPr>
      <w:r w:rsidRPr="00537DCA">
        <w:t xml:space="preserve">        {</w:t>
      </w:r>
    </w:p>
    <w:p w14:paraId="330DC4E2" w14:textId="77777777" w:rsidR="00FA2706" w:rsidRPr="00537DCA" w:rsidRDefault="00FA2706" w:rsidP="00566F04">
      <w:pPr>
        <w:pStyle w:val="Code"/>
      </w:pPr>
      <w:r w:rsidRPr="00537DCA">
        <w:t xml:space="preserve">            _log = logManager.GetLog(typeof (SimpleExceptionLogger));</w:t>
      </w:r>
    </w:p>
    <w:p w14:paraId="3246DBC2" w14:textId="77777777" w:rsidR="00FA2706" w:rsidRPr="00537DCA" w:rsidRDefault="00FA2706" w:rsidP="00566F04">
      <w:pPr>
        <w:pStyle w:val="Code"/>
      </w:pPr>
      <w:r w:rsidRPr="00537DCA">
        <w:t xml:space="preserve">        }</w:t>
      </w:r>
    </w:p>
    <w:p w14:paraId="63696A28" w14:textId="77777777" w:rsidR="00FA2706" w:rsidRPr="00537DCA" w:rsidRDefault="00FA2706" w:rsidP="00566F04">
      <w:pPr>
        <w:pStyle w:val="Code"/>
      </w:pPr>
    </w:p>
    <w:p w14:paraId="5E1A61B6" w14:textId="77777777" w:rsidR="00FA2706" w:rsidRPr="00537DCA" w:rsidRDefault="00FA2706" w:rsidP="00566F04">
      <w:pPr>
        <w:pStyle w:val="Code"/>
      </w:pPr>
      <w:r w:rsidRPr="00537DCA">
        <w:t xml:space="preserve">        public override void Log(ExceptionLoggerContext context)</w:t>
      </w:r>
    </w:p>
    <w:p w14:paraId="35237383" w14:textId="77777777" w:rsidR="00FA2706" w:rsidRPr="00537DCA" w:rsidRDefault="00FA2706" w:rsidP="00566F04">
      <w:pPr>
        <w:pStyle w:val="Code"/>
      </w:pPr>
      <w:r w:rsidRPr="00537DCA">
        <w:t xml:space="preserve">        {</w:t>
      </w:r>
    </w:p>
    <w:p w14:paraId="2C132DC0" w14:textId="77777777" w:rsidR="00FA2706" w:rsidRPr="00537DCA" w:rsidRDefault="00FA2706" w:rsidP="00566F04">
      <w:pPr>
        <w:pStyle w:val="Code"/>
      </w:pPr>
      <w:r w:rsidRPr="00537DCA">
        <w:t xml:space="preserve">            _log.Error("Unhandled exception", context.Exception);</w:t>
      </w:r>
    </w:p>
    <w:p w14:paraId="76CEEB53" w14:textId="77777777" w:rsidR="00FA2706" w:rsidRPr="00537DCA" w:rsidRDefault="00FA2706" w:rsidP="00566F04">
      <w:pPr>
        <w:pStyle w:val="Code"/>
      </w:pPr>
      <w:r w:rsidRPr="00537DCA">
        <w:t xml:space="preserve">        }</w:t>
      </w:r>
    </w:p>
    <w:p w14:paraId="7B26C16A" w14:textId="77777777" w:rsidR="00FA2706" w:rsidRPr="00537DCA" w:rsidRDefault="00FA2706" w:rsidP="00566F04">
      <w:pPr>
        <w:pStyle w:val="Code"/>
      </w:pPr>
      <w:r w:rsidRPr="00537DCA">
        <w:t xml:space="preserve">    }</w:t>
      </w:r>
    </w:p>
    <w:p w14:paraId="18D6FFDD" w14:textId="77777777" w:rsidR="00FA2706" w:rsidRDefault="00FA2706" w:rsidP="00566F04">
      <w:pPr>
        <w:pStyle w:val="Code"/>
      </w:pPr>
      <w:r w:rsidRPr="00537DCA">
        <w:t>}</w:t>
      </w:r>
    </w:p>
    <w:p w14:paraId="0B227A9C" w14:textId="77777777" w:rsidR="00FA2706" w:rsidRDefault="00FA2706" w:rsidP="00CD520A">
      <w:pPr>
        <w:pStyle w:val="BodyTextCont"/>
        <w:pPrChange w:id="764" w:author="Brian Wortman" w:date="2014-06-16T20:24:00Z">
          <w:pPr>
            <w:pStyle w:val="BodyText"/>
          </w:pPr>
        </w:pPrChange>
      </w:pPr>
      <w:r>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r>
        <w:rPr>
          <w:rStyle w:val="CodeInline"/>
        </w:rPr>
        <w:t xml:space="preserve"> </w:t>
      </w:r>
      <w:r w:rsidRPr="00B54CA3">
        <w:rPr>
          <w:rStyle w:val="CodeInline"/>
        </w:rPr>
        <w:t>argument</w:t>
      </w:r>
      <w:r>
        <w:t>. We could do a lot more with this, seeing that we have access to all of the context information, but for the sake of simplicity this will suffice.</w:t>
      </w:r>
    </w:p>
    <w:p w14:paraId="44C6646D" w14:textId="77777777" w:rsidR="00FA2706" w:rsidRDefault="00FA2706" w:rsidP="00CD520A">
      <w:pPr>
        <w:pStyle w:val="BodyTextCont"/>
        <w:pPrChange w:id="765" w:author="Brian Wortman" w:date="2014-06-16T20:24:00Z">
          <w:pPr>
            <w:pStyle w:val="BodyText"/>
          </w:pPr>
        </w:pPrChange>
      </w:pPr>
      <w:r>
        <w:t xml:space="preserve">To register our exception logger with the framework, add the following to the bottom of the </w:t>
      </w:r>
      <w:proofErr w:type="spellStart"/>
      <w:r w:rsidRPr="003F2AEF">
        <w:rPr>
          <w:rStyle w:val="CodeInline"/>
        </w:rPr>
        <w:t>WebApiConfig</w:t>
      </w:r>
      <w:proofErr w:type="spellEnd"/>
      <w:r>
        <w:t xml:space="preserve"> class'</w:t>
      </w:r>
      <w:r w:rsidRPr="00802EA3">
        <w:t xml:space="preserve"> </w:t>
      </w:r>
      <w:r w:rsidRPr="003F2AEF">
        <w:rPr>
          <w:rStyle w:val="CodeInline"/>
        </w:rPr>
        <w:t>Register</w:t>
      </w:r>
      <w:r>
        <w:t xml:space="preserve"> method:</w:t>
      </w:r>
    </w:p>
    <w:p w14:paraId="0A077474" w14:textId="77777777" w:rsidR="00FA2706" w:rsidRPr="00802EA3" w:rsidRDefault="00FA2706" w:rsidP="00566F04">
      <w:pPr>
        <w:pStyle w:val="Code"/>
      </w:pPr>
      <w:r w:rsidRPr="00802EA3">
        <w:t>config.Services.Add(typeof (IExceptionLogger),</w:t>
      </w:r>
    </w:p>
    <w:p w14:paraId="5B0B4B39" w14:textId="77777777" w:rsidR="00FA2706" w:rsidRDefault="00FA2706" w:rsidP="00566F04">
      <w:pPr>
        <w:pStyle w:val="Code"/>
        <w:rPr>
          <w:ins w:id="766" w:author="Brian Wortman" w:date="2014-06-16T19:30:00Z"/>
        </w:rPr>
      </w:pPr>
      <w:r>
        <w:t xml:space="preserve">    </w:t>
      </w:r>
      <w:r w:rsidRPr="00802EA3">
        <w:t>new SimpleExceptionLogger(WebContainerManager.Get&lt;ILogManager&gt;()));</w:t>
      </w:r>
    </w:p>
    <w:p w14:paraId="619C568F" w14:textId="45B1A363" w:rsidR="0092687D" w:rsidRDefault="0092687D" w:rsidP="0092687D">
      <w:pPr>
        <w:pStyle w:val="BodyTextCont"/>
        <w:rPr>
          <w:ins w:id="767" w:author="Brian Wortman" w:date="2014-06-16T19:30:00Z"/>
        </w:rPr>
        <w:pPrChange w:id="768" w:author="Brian Wortman" w:date="2014-06-16T19:30:00Z">
          <w:pPr>
            <w:pStyle w:val="Code"/>
          </w:pPr>
        </w:pPrChange>
      </w:pPr>
      <w:ins w:id="769" w:author="Brian Wortman" w:date="2014-06-16T19:30:00Z">
        <w:r>
          <w:t>Note: You’ll need to add the following using directives:</w:t>
        </w:r>
      </w:ins>
    </w:p>
    <w:p w14:paraId="300A650F" w14:textId="77777777" w:rsidR="0092687D" w:rsidRDefault="0092687D" w:rsidP="0092687D">
      <w:pPr>
        <w:pStyle w:val="Bullet"/>
        <w:rPr>
          <w:ins w:id="770" w:author="Brian Wortman" w:date="2014-06-16T19:31:00Z"/>
        </w:rPr>
      </w:pPr>
      <w:bookmarkStart w:id="771" w:name="OLE_LINK201"/>
      <w:bookmarkStart w:id="772" w:name="OLE_LINK202"/>
      <w:ins w:id="773" w:author="Brian Wortman" w:date="2014-06-16T19:31:00Z">
        <w:r w:rsidRPr="0088398E">
          <w:t xml:space="preserve">using </w:t>
        </w:r>
        <w:proofErr w:type="spellStart"/>
        <w:r w:rsidRPr="0088398E">
          <w:t>System.Web.Http.ExceptionHandling</w:t>
        </w:r>
        <w:proofErr w:type="spellEnd"/>
        <w:r w:rsidRPr="0088398E">
          <w:t>;</w:t>
        </w:r>
      </w:ins>
    </w:p>
    <w:p w14:paraId="4AD5D4F8" w14:textId="2FA9D8FB" w:rsidR="0092687D" w:rsidRDefault="0092687D" w:rsidP="00263777">
      <w:pPr>
        <w:pStyle w:val="Bullet"/>
        <w:pPrChange w:id="774" w:author="Brian Wortman" w:date="2014-06-16T19:30:00Z">
          <w:pPr>
            <w:pStyle w:val="Code"/>
          </w:pPr>
        </w:pPrChange>
      </w:pPr>
      <w:ins w:id="775" w:author="Brian Wortman" w:date="2014-06-16T19:31:00Z">
        <w:r w:rsidRPr="0088398E">
          <w:t>using WebApi2Book.Web.Common.ErrorHandling;</w:t>
        </w:r>
      </w:ins>
      <w:bookmarkEnd w:id="771"/>
      <w:bookmarkEnd w:id="772"/>
    </w:p>
    <w:p w14:paraId="5B51B5AD" w14:textId="21F5E6DC" w:rsidR="00FA2706" w:rsidDel="0092687D" w:rsidRDefault="00FA2706" w:rsidP="00566F04">
      <w:pPr>
        <w:pStyle w:val="Code"/>
        <w:rPr>
          <w:del w:id="776" w:author="Brian Wortman" w:date="2014-06-16T19:31:00Z"/>
        </w:rPr>
      </w:pPr>
    </w:p>
    <w:p w14:paraId="68B3A43B" w14:textId="71A638F2" w:rsidR="00FA2706" w:rsidRDefault="00FA2706" w:rsidP="00CD520A">
      <w:pPr>
        <w:pStyle w:val="BodyTextCont"/>
        <w:pPrChange w:id="777" w:author="Brian Wortman" w:date="2014-06-16T20:24:00Z">
          <w:pPr>
            <w:pStyle w:val="BodyText"/>
          </w:pPr>
        </w:pPrChange>
      </w:pPr>
      <w:r>
        <w:t xml:space="preserve">That's it! However, to help prevent exceptions from escaping </w:t>
      </w:r>
      <w:r w:rsidRPr="00BE6526">
        <w:t xml:space="preserve">without being logged </w:t>
      </w:r>
      <w:r>
        <w:t>during the application's startup sequence (i.e., before this configuration is fully applied</w:t>
      </w:r>
      <w:ins w:id="778" w:author="Brian Wortman" w:date="2014-06-16T19:31:00Z">
        <w:r w:rsidR="0092687D">
          <w:t xml:space="preserve"> at run time</w:t>
        </w:r>
      </w:ins>
      <w:r>
        <w:t xml:space="preserve">), implement the following method in the </w:t>
      </w:r>
      <w:commentRangeStart w:id="779"/>
      <w:commentRangeStart w:id="780"/>
      <w:proofErr w:type="spellStart"/>
      <w:r w:rsidRPr="00DC77E1">
        <w:rPr>
          <w:rStyle w:val="CodeInline"/>
        </w:rPr>
        <w:t>WebApiApplication</w:t>
      </w:r>
      <w:proofErr w:type="spellEnd"/>
      <w:r>
        <w:t xml:space="preserve"> </w:t>
      </w:r>
      <w:commentRangeEnd w:id="779"/>
      <w:r w:rsidR="004A3A43">
        <w:rPr>
          <w:rStyle w:val="CommentReference"/>
          <w:rFonts w:ascii="Times" w:hAnsi="Times"/>
        </w:rPr>
        <w:commentReference w:id="779"/>
      </w:r>
      <w:commentRangeEnd w:id="780"/>
      <w:r w:rsidR="0092687D">
        <w:rPr>
          <w:rStyle w:val="CommentReference"/>
          <w:rFonts w:ascii="Times" w:hAnsi="Times"/>
        </w:rPr>
        <w:commentReference w:id="780"/>
      </w:r>
      <w:r>
        <w:t xml:space="preserve">class. This will handle the base </w:t>
      </w:r>
      <w:proofErr w:type="spellStart"/>
      <w:r w:rsidRPr="003F2AEF">
        <w:rPr>
          <w:rStyle w:val="CodeInline"/>
        </w:rPr>
        <w:t>HttpApplication</w:t>
      </w:r>
      <w:proofErr w:type="spellEnd"/>
      <w:r>
        <w:t xml:space="preserve"> class' </w:t>
      </w:r>
      <w:r w:rsidRPr="003F2AEF">
        <w:rPr>
          <w:rStyle w:val="CodeInline"/>
        </w:rPr>
        <w:t>Error</w:t>
      </w:r>
      <w:r>
        <w:t xml:space="preserve"> event:</w:t>
      </w:r>
    </w:p>
    <w:p w14:paraId="4EB06B56" w14:textId="77777777" w:rsidR="00FA2706" w:rsidRPr="0006730A" w:rsidRDefault="00FA2706" w:rsidP="00566F04">
      <w:pPr>
        <w:pStyle w:val="Code"/>
      </w:pPr>
      <w:r w:rsidRPr="0006730A">
        <w:t>protected void Application_Error()</w:t>
      </w:r>
    </w:p>
    <w:p w14:paraId="61129E67" w14:textId="77777777" w:rsidR="00FA2706" w:rsidRPr="0006730A" w:rsidRDefault="00FA2706" w:rsidP="00566F04">
      <w:pPr>
        <w:pStyle w:val="Code"/>
      </w:pPr>
      <w:r w:rsidRPr="0006730A">
        <w:t>{</w:t>
      </w:r>
    </w:p>
    <w:p w14:paraId="2253BF4B" w14:textId="77777777" w:rsidR="00FA2706" w:rsidRPr="0006730A" w:rsidRDefault="00FA2706" w:rsidP="00566F04">
      <w:pPr>
        <w:pStyle w:val="Code"/>
      </w:pPr>
      <w:r w:rsidRPr="0006730A">
        <w:t xml:space="preserve">    var exception = Server.GetLastError();</w:t>
      </w:r>
    </w:p>
    <w:p w14:paraId="01DE6CFA" w14:textId="77777777" w:rsidR="00FA2706" w:rsidRPr="0006730A" w:rsidRDefault="00FA2706" w:rsidP="00566F04">
      <w:pPr>
        <w:pStyle w:val="Code"/>
      </w:pPr>
      <w:r w:rsidRPr="0006730A">
        <w:t xml:space="preserve">    if (exception != null)</w:t>
      </w:r>
    </w:p>
    <w:p w14:paraId="4D07664C" w14:textId="77777777" w:rsidR="00FA2706" w:rsidRPr="0006730A" w:rsidRDefault="00FA2706" w:rsidP="00566F04">
      <w:pPr>
        <w:pStyle w:val="Code"/>
      </w:pPr>
      <w:r w:rsidRPr="0006730A">
        <w:t xml:space="preserve">    {</w:t>
      </w:r>
    </w:p>
    <w:p w14:paraId="2FEC4349" w14:textId="77777777" w:rsidR="00FA2706" w:rsidRPr="0006730A" w:rsidRDefault="00FA2706" w:rsidP="00566F04">
      <w:pPr>
        <w:pStyle w:val="Code"/>
      </w:pPr>
      <w:r w:rsidRPr="0006730A">
        <w:t xml:space="preserve">        var log = WebContainerManager.Get&lt;ILogManager&gt;().GetLog(typeof (WebApiApplication));</w:t>
      </w:r>
    </w:p>
    <w:p w14:paraId="15DE118D" w14:textId="77777777" w:rsidR="00FA2706" w:rsidRPr="0006730A" w:rsidRDefault="00FA2706" w:rsidP="00566F04">
      <w:pPr>
        <w:pStyle w:val="Code"/>
      </w:pPr>
      <w:r w:rsidRPr="0006730A">
        <w:t xml:space="preserve">        log.Error("Unhandled exception.", exception);</w:t>
      </w:r>
    </w:p>
    <w:p w14:paraId="03541363" w14:textId="77777777" w:rsidR="00FA2706" w:rsidRPr="0006730A" w:rsidRDefault="00FA2706" w:rsidP="00566F04">
      <w:pPr>
        <w:pStyle w:val="Code"/>
      </w:pPr>
      <w:r w:rsidRPr="0006730A">
        <w:t xml:space="preserve">    }</w:t>
      </w:r>
    </w:p>
    <w:p w14:paraId="4B78632E" w14:textId="77777777" w:rsidR="00FA2706" w:rsidRDefault="00FA2706" w:rsidP="00566F04">
      <w:pPr>
        <w:pStyle w:val="Code"/>
        <w:rPr>
          <w:ins w:id="781" w:author="Brian Wortman" w:date="2014-06-16T19:32:00Z"/>
        </w:rPr>
      </w:pPr>
      <w:r w:rsidRPr="0006730A">
        <w:t>}</w:t>
      </w:r>
    </w:p>
    <w:p w14:paraId="6E8C2960" w14:textId="77777777" w:rsidR="0092687D" w:rsidRDefault="0092687D" w:rsidP="0092687D">
      <w:pPr>
        <w:pStyle w:val="BodyTextCont"/>
        <w:rPr>
          <w:ins w:id="782" w:author="Brian Wortman" w:date="2014-06-16T19:32:00Z"/>
        </w:rPr>
      </w:pPr>
      <w:ins w:id="783" w:author="Brian Wortman" w:date="2014-06-16T19:32:00Z">
        <w:r>
          <w:t>Note: You’ll need to add the following using directives:</w:t>
        </w:r>
      </w:ins>
    </w:p>
    <w:p w14:paraId="235A401C" w14:textId="77777777" w:rsidR="0092687D" w:rsidRDefault="0092687D" w:rsidP="00263777">
      <w:pPr>
        <w:pStyle w:val="Bullet"/>
        <w:rPr>
          <w:ins w:id="784" w:author="Brian Wortman" w:date="2014-06-16T19:32:00Z"/>
        </w:rPr>
        <w:pPrChange w:id="785" w:author="Brian Wortman" w:date="2014-06-16T19:32:00Z">
          <w:pPr>
            <w:pStyle w:val="BodyTextCont"/>
          </w:pPr>
        </w:pPrChange>
      </w:pPr>
      <w:ins w:id="786" w:author="Brian Wortman" w:date="2014-06-16T19:32:00Z">
        <w:r>
          <w:t>using WebApi2Book.Common.Logging;</w:t>
        </w:r>
      </w:ins>
    </w:p>
    <w:p w14:paraId="052B709F" w14:textId="05C24695" w:rsidR="0092687D" w:rsidRDefault="0092687D" w:rsidP="00263777">
      <w:pPr>
        <w:pStyle w:val="Bullet"/>
        <w:pPrChange w:id="787" w:author="Brian Wortman" w:date="2014-06-16T19:32:00Z">
          <w:pPr>
            <w:pStyle w:val="Code"/>
          </w:pPr>
        </w:pPrChange>
      </w:pPr>
      <w:ins w:id="788" w:author="Brian Wortman" w:date="2014-06-16T19:32:00Z">
        <w:r>
          <w:t>using WebApi2Book.Web.Common;</w:t>
        </w:r>
      </w:ins>
    </w:p>
    <w:p w14:paraId="6481A79D" w14:textId="77777777" w:rsidR="00FA2706" w:rsidRDefault="00FA2706" w:rsidP="00CD520A">
      <w:pPr>
        <w:pStyle w:val="BodyTextCont"/>
        <w:pPrChange w:id="789" w:author="Brian Wortman" w:date="2014-06-16T20:24:00Z">
          <w:pPr>
            <w:pStyle w:val="BodyText"/>
          </w:pPr>
        </w:pPrChange>
      </w:pPr>
      <w:r>
        <w:lastRenderedPageBreak/>
        <w:t xml:space="preserve">Again, we add this to handle any exceptions </w:t>
      </w:r>
      <w:r w:rsidRPr="00125B32">
        <w:t xml:space="preserve">that are thrown </w:t>
      </w:r>
      <w:r>
        <w:t xml:space="preserve">in the application start-up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proofErr w:type="spellStart"/>
      <w:r w:rsidRPr="00DC77E1">
        <w:rPr>
          <w:rStyle w:val="CodeInline"/>
        </w:rPr>
        <w:t>GetLastError</w:t>
      </w:r>
      <w:proofErr w:type="spellEnd"/>
      <w:r w:rsidRPr="00125B32">
        <w:t xml:space="preserve"> method</w:t>
      </w:r>
      <w:r>
        <w:t>.</w:t>
      </w:r>
    </w:p>
    <w:p w14:paraId="5D0822F3" w14:textId="77777777" w:rsidR="00FA2706" w:rsidRDefault="00FA2706" w:rsidP="00CD520A">
      <w:pPr>
        <w:pStyle w:val="BodyTextCont"/>
        <w:pPrChange w:id="790" w:author="Brian Wortman" w:date="2014-06-16T20:24:00Z">
          <w:pPr>
            <w:pStyle w:val="BodyText"/>
          </w:pPr>
        </w:pPrChange>
      </w:pPr>
      <w:r>
        <w:t xml:space="preserve">With global exception logging fully in place, let's now focus our efforts on something else made possible with the ASP.NET Web API 2.1 release: globally customizing behavior of unhandled exceptions. To make this more interesting, let's first implement a couple of custom exceptions that we'll need later: </w:t>
      </w:r>
      <w:proofErr w:type="spellStart"/>
      <w:r w:rsidRPr="00DC77E1">
        <w:rPr>
          <w:rStyle w:val="CodeInline"/>
        </w:rPr>
        <w:t>RootObjectNotFoundException</w:t>
      </w:r>
      <w:proofErr w:type="spellEnd"/>
      <w:r>
        <w:t xml:space="preserve"> and </w:t>
      </w:r>
      <w:proofErr w:type="spellStart"/>
      <w:r w:rsidRPr="00DC77E1">
        <w:rPr>
          <w:rStyle w:val="CodeInline"/>
        </w:rPr>
        <w:t>ChildObjectNotFoundException</w:t>
      </w:r>
      <w:proofErr w:type="spellEnd"/>
      <w:r>
        <w:t xml:space="preserve">. Implement these in a new </w:t>
      </w:r>
      <w:r w:rsidRPr="003201B1">
        <w:rPr>
          <w:rStyle w:val="CodeInline"/>
        </w:rPr>
        <w:t>Exceptions</w:t>
      </w:r>
      <w:r>
        <w:t xml:space="preserve"> folder in the </w:t>
      </w:r>
      <w:r w:rsidRPr="003201B1">
        <w:rPr>
          <w:rStyle w:val="CodeInline"/>
        </w:rPr>
        <w:t>WebApi2Book.Data</w:t>
      </w:r>
      <w:r>
        <w:t xml:space="preserve"> project.</w:t>
      </w:r>
    </w:p>
    <w:p w14:paraId="1C31BA38" w14:textId="77777777" w:rsidR="00FA2706" w:rsidRDefault="00FA2706" w:rsidP="00CD520A">
      <w:pPr>
        <w:pStyle w:val="BodyTextCont"/>
        <w:pPrChange w:id="791" w:author="Brian Wortman" w:date="2014-06-16T20:25:00Z">
          <w:pPr>
            <w:pStyle w:val="BodyText"/>
          </w:pPr>
        </w:pPrChange>
      </w:pPr>
      <w:proofErr w:type="spellStart"/>
      <w:r w:rsidRPr="003201B1">
        <w:rPr>
          <w:rStyle w:val="CodeInline"/>
        </w:rPr>
        <w:t>RootObjectNotFoundException</w:t>
      </w:r>
      <w:r>
        <w:rPr>
          <w:rStyle w:val="CodeInline"/>
        </w:rPr>
        <w:t>s</w:t>
      </w:r>
      <w:proofErr w:type="spellEnd"/>
      <w:r>
        <w:t xml:space="preserve"> will be thrown by our various data access objects when the primary, or "aggregate root", data object is not found. Similarly, </w:t>
      </w:r>
      <w:proofErr w:type="spellStart"/>
      <w:r w:rsidRPr="003201B1">
        <w:rPr>
          <w:rStyle w:val="CodeInline"/>
        </w:rPr>
        <w:t>ChildObjectNotFoundException</w:t>
      </w:r>
      <w:r>
        <w:rPr>
          <w:rStyle w:val="CodeInline"/>
        </w:rPr>
        <w:t>s</w:t>
      </w:r>
      <w:proofErr w:type="spellEnd"/>
      <w:r>
        <w:t xml:space="preserve"> will be thrown when a required child of a primary data object is not found (for example, a request is made to add a user to a task, but that user doesn't exist). This design allows our data access classes to be free of any concerns dealing with forming proper HTTP error responses. And, as we'll soon see in our custom </w:t>
      </w:r>
      <w:proofErr w:type="spellStart"/>
      <w:r w:rsidRPr="003F2AEF">
        <w:rPr>
          <w:rStyle w:val="CodeInline"/>
        </w:rPr>
        <w:t>ExceptionHandler</w:t>
      </w:r>
      <w:proofErr w:type="spellEnd"/>
      <w:r>
        <w:t>, it allows us to globally handle these exceptions by creating appropriate HTTP error responses</w:t>
      </w:r>
      <w:r w:rsidRPr="003D0CDE">
        <w:t xml:space="preserve"> </w:t>
      </w:r>
      <w:r>
        <w:t xml:space="preserve">in a class that </w:t>
      </w:r>
      <w:r w:rsidRPr="007B1C9B">
        <w:rPr>
          <w:rStyle w:val="Emphasis"/>
        </w:rPr>
        <w:t>is</w:t>
      </w:r>
      <w:r>
        <w:t xml:space="preserve"> aware of HTTP.</w:t>
      </w:r>
    </w:p>
    <w:p w14:paraId="3AC1A613" w14:textId="77777777" w:rsidR="00FA2706" w:rsidRDefault="00FA2706" w:rsidP="00566F04">
      <w:pPr>
        <w:pStyle w:val="CodeCaption"/>
      </w:pPr>
      <w:r>
        <w:t>RootObjectNotFoundException class</w:t>
      </w:r>
    </w:p>
    <w:p w14:paraId="320CF56E" w14:textId="77777777" w:rsidR="00FA2706" w:rsidRPr="00C01B0C" w:rsidRDefault="00FA2706" w:rsidP="00566F04">
      <w:pPr>
        <w:pStyle w:val="Code"/>
      </w:pPr>
      <w:r w:rsidRPr="00C01B0C">
        <w:t>using System;</w:t>
      </w:r>
    </w:p>
    <w:p w14:paraId="36303E39" w14:textId="77777777" w:rsidR="00FA2706" w:rsidRPr="00C01B0C" w:rsidRDefault="00FA2706" w:rsidP="00566F04">
      <w:pPr>
        <w:pStyle w:val="Code"/>
      </w:pPr>
    </w:p>
    <w:p w14:paraId="73CFF28F" w14:textId="77777777" w:rsidR="00FA2706" w:rsidRPr="00C01B0C" w:rsidRDefault="00FA2706" w:rsidP="00566F04">
      <w:pPr>
        <w:pStyle w:val="Code"/>
      </w:pPr>
      <w:r w:rsidRPr="00C01B0C">
        <w:t>namespace WebApi2Book.Data.Exceptions</w:t>
      </w:r>
    </w:p>
    <w:p w14:paraId="0B9960B2" w14:textId="77777777" w:rsidR="00FA2706" w:rsidRPr="00C01B0C" w:rsidRDefault="00FA2706" w:rsidP="00566F04">
      <w:pPr>
        <w:pStyle w:val="Code"/>
      </w:pPr>
      <w:r w:rsidRPr="00C01B0C">
        <w:t>{</w:t>
      </w:r>
    </w:p>
    <w:p w14:paraId="161F532D" w14:textId="77777777" w:rsidR="00FA2706" w:rsidRPr="00C01B0C" w:rsidRDefault="00FA2706" w:rsidP="00566F04">
      <w:pPr>
        <w:pStyle w:val="Code"/>
      </w:pPr>
      <w:r w:rsidRPr="00C01B0C">
        <w:t xml:space="preserve">    [Serializable]</w:t>
      </w:r>
    </w:p>
    <w:p w14:paraId="4AC695E7" w14:textId="77777777" w:rsidR="00FA2706" w:rsidRPr="00C01B0C" w:rsidRDefault="00FA2706" w:rsidP="00566F04">
      <w:pPr>
        <w:pStyle w:val="Code"/>
      </w:pPr>
      <w:r w:rsidRPr="00C01B0C">
        <w:t xml:space="preserve">    public class RootObjectNotFoundException : Exception</w:t>
      </w:r>
    </w:p>
    <w:p w14:paraId="3F718D5E" w14:textId="77777777" w:rsidR="00FA2706" w:rsidRPr="00C01B0C" w:rsidRDefault="00FA2706" w:rsidP="00566F04">
      <w:pPr>
        <w:pStyle w:val="Code"/>
      </w:pPr>
      <w:r w:rsidRPr="00C01B0C">
        <w:t xml:space="preserve">    {</w:t>
      </w:r>
    </w:p>
    <w:p w14:paraId="02492FCF" w14:textId="77777777" w:rsidR="00FA2706" w:rsidRPr="00C01B0C" w:rsidRDefault="00FA2706" w:rsidP="00566F04">
      <w:pPr>
        <w:pStyle w:val="Code"/>
      </w:pPr>
      <w:r w:rsidRPr="00C01B0C">
        <w:t xml:space="preserve">        public RootObjectNotFoundException(string message) : base(message)</w:t>
      </w:r>
    </w:p>
    <w:p w14:paraId="4CBBD7D0" w14:textId="77777777" w:rsidR="00FA2706" w:rsidRPr="00C01B0C" w:rsidRDefault="00FA2706" w:rsidP="00566F04">
      <w:pPr>
        <w:pStyle w:val="Code"/>
      </w:pPr>
      <w:r w:rsidRPr="00C01B0C">
        <w:t xml:space="preserve">        {</w:t>
      </w:r>
    </w:p>
    <w:p w14:paraId="5D532892" w14:textId="77777777" w:rsidR="00FA2706" w:rsidRPr="00C01B0C" w:rsidRDefault="00FA2706" w:rsidP="00566F04">
      <w:pPr>
        <w:pStyle w:val="Code"/>
      </w:pPr>
      <w:r w:rsidRPr="00C01B0C">
        <w:t xml:space="preserve">        }</w:t>
      </w:r>
    </w:p>
    <w:p w14:paraId="5A4849FF" w14:textId="77777777" w:rsidR="00FA2706" w:rsidRPr="00C01B0C" w:rsidRDefault="00FA2706" w:rsidP="00566F04">
      <w:pPr>
        <w:pStyle w:val="Code"/>
      </w:pPr>
      <w:r w:rsidRPr="00C01B0C">
        <w:t xml:space="preserve">    }</w:t>
      </w:r>
    </w:p>
    <w:p w14:paraId="224B9720" w14:textId="77777777" w:rsidR="00FA2706" w:rsidRDefault="00FA2706" w:rsidP="00566F04">
      <w:pPr>
        <w:pStyle w:val="Code"/>
      </w:pPr>
      <w:r w:rsidRPr="00C01B0C">
        <w:t>}</w:t>
      </w:r>
    </w:p>
    <w:p w14:paraId="48F17826" w14:textId="77777777" w:rsidR="00FA2706" w:rsidRDefault="00FA2706" w:rsidP="00566F04">
      <w:pPr>
        <w:pStyle w:val="CodeCaption"/>
      </w:pPr>
      <w:r>
        <w:t>ChildObjectNotFoundException class</w:t>
      </w:r>
    </w:p>
    <w:p w14:paraId="729B1541" w14:textId="77777777" w:rsidR="00FA2706" w:rsidRPr="00C01B0C" w:rsidRDefault="00FA2706" w:rsidP="00566F04">
      <w:pPr>
        <w:pStyle w:val="Code"/>
      </w:pPr>
      <w:r w:rsidRPr="00C01B0C">
        <w:t>using System;</w:t>
      </w:r>
    </w:p>
    <w:p w14:paraId="428B5B72" w14:textId="77777777" w:rsidR="00FA2706" w:rsidRPr="00C01B0C" w:rsidRDefault="00FA2706" w:rsidP="00566F04">
      <w:pPr>
        <w:pStyle w:val="Code"/>
      </w:pPr>
    </w:p>
    <w:p w14:paraId="773FEF90" w14:textId="77777777" w:rsidR="00FA2706" w:rsidRPr="00C01B0C" w:rsidRDefault="00FA2706" w:rsidP="00566F04">
      <w:pPr>
        <w:pStyle w:val="Code"/>
      </w:pPr>
      <w:r w:rsidRPr="00C01B0C">
        <w:t>namespace WebApi2Book.Data.Exceptions</w:t>
      </w:r>
    </w:p>
    <w:p w14:paraId="6AD66EA1" w14:textId="77777777" w:rsidR="00FA2706" w:rsidRPr="00C01B0C" w:rsidRDefault="00FA2706" w:rsidP="00566F04">
      <w:pPr>
        <w:pStyle w:val="Code"/>
      </w:pPr>
      <w:r w:rsidRPr="00C01B0C">
        <w:t>{</w:t>
      </w:r>
    </w:p>
    <w:p w14:paraId="3F5F187D" w14:textId="77777777" w:rsidR="00FA2706" w:rsidRPr="00C01B0C" w:rsidRDefault="00FA2706" w:rsidP="00566F04">
      <w:pPr>
        <w:pStyle w:val="Code"/>
      </w:pPr>
      <w:r w:rsidRPr="00C01B0C">
        <w:t xml:space="preserve">    [Serializable]</w:t>
      </w:r>
    </w:p>
    <w:p w14:paraId="3E3B52F2" w14:textId="77777777" w:rsidR="00FA2706" w:rsidRPr="00C01B0C" w:rsidRDefault="00FA2706" w:rsidP="00566F04">
      <w:pPr>
        <w:pStyle w:val="Code"/>
      </w:pPr>
      <w:r w:rsidRPr="00C01B0C">
        <w:t xml:space="preserve">    public class ChildObjectNotFoundException : Exception</w:t>
      </w:r>
    </w:p>
    <w:p w14:paraId="04E9D819" w14:textId="77777777" w:rsidR="00FA2706" w:rsidRPr="00C01B0C" w:rsidRDefault="00FA2706" w:rsidP="00566F04">
      <w:pPr>
        <w:pStyle w:val="Code"/>
      </w:pPr>
      <w:r w:rsidRPr="00C01B0C">
        <w:t xml:space="preserve">    {</w:t>
      </w:r>
    </w:p>
    <w:p w14:paraId="1A13E3D1" w14:textId="77777777" w:rsidR="00FA2706" w:rsidRPr="00C01B0C" w:rsidRDefault="00FA2706" w:rsidP="00566F04">
      <w:pPr>
        <w:pStyle w:val="Code"/>
      </w:pPr>
      <w:r w:rsidRPr="00C01B0C">
        <w:t xml:space="preserve">        public ChildObjectNotFoundException(string message) : base(message)</w:t>
      </w:r>
    </w:p>
    <w:p w14:paraId="08178D44" w14:textId="77777777" w:rsidR="00FA2706" w:rsidRPr="00C01B0C" w:rsidRDefault="00FA2706" w:rsidP="00566F04">
      <w:pPr>
        <w:pStyle w:val="Code"/>
      </w:pPr>
      <w:r w:rsidRPr="00C01B0C">
        <w:t xml:space="preserve">        {</w:t>
      </w:r>
    </w:p>
    <w:p w14:paraId="0A930FFF" w14:textId="77777777" w:rsidR="00FA2706" w:rsidRPr="00C01B0C" w:rsidRDefault="00FA2706" w:rsidP="00566F04">
      <w:pPr>
        <w:pStyle w:val="Code"/>
      </w:pPr>
      <w:r w:rsidRPr="00C01B0C">
        <w:t xml:space="preserve">        }</w:t>
      </w:r>
    </w:p>
    <w:p w14:paraId="46D95625" w14:textId="77777777" w:rsidR="00FA2706" w:rsidRPr="00C01B0C" w:rsidRDefault="00FA2706" w:rsidP="00566F04">
      <w:pPr>
        <w:pStyle w:val="Code"/>
      </w:pPr>
      <w:r w:rsidRPr="00C01B0C">
        <w:t xml:space="preserve">    }</w:t>
      </w:r>
    </w:p>
    <w:p w14:paraId="1ACA9F3D" w14:textId="77777777" w:rsidR="00FA2706" w:rsidRDefault="00FA2706" w:rsidP="00566F04">
      <w:pPr>
        <w:pStyle w:val="Code"/>
      </w:pPr>
      <w:r w:rsidRPr="00C01B0C">
        <w:t>}</w:t>
      </w:r>
    </w:p>
    <w:p w14:paraId="6A4B99CF" w14:textId="77777777" w:rsidR="00FA2706" w:rsidRDefault="00FA2706" w:rsidP="00CD520A">
      <w:pPr>
        <w:pStyle w:val="BodyTextCont"/>
        <w:pPrChange w:id="792" w:author="Brian Wortman" w:date="2014-06-16T20:25:00Z">
          <w:pPr>
            <w:pStyle w:val="BodyText"/>
          </w:pPr>
        </w:pPrChange>
      </w:pPr>
      <w:r>
        <w:t xml:space="preserve">Next, let's create a simple </w:t>
      </w:r>
      <w:proofErr w:type="spellStart"/>
      <w:r w:rsidRPr="00A6710D">
        <w:rPr>
          <w:rStyle w:val="CodeInline"/>
        </w:rPr>
        <w:t>IHttpActionResult</w:t>
      </w:r>
      <w:proofErr w:type="spellEnd"/>
      <w:r>
        <w:t xml:space="preserve"> implementation to help communicate the error information back to the caller. Add it to the </w:t>
      </w:r>
      <w:proofErr w:type="spellStart"/>
      <w:r w:rsidRPr="00DC77E1">
        <w:rPr>
          <w:rStyle w:val="CodeInline"/>
        </w:rPr>
        <w:t>ErrorHandling</w:t>
      </w:r>
      <w:proofErr w:type="spellEnd"/>
      <w:r w:rsidRPr="00D85D5E">
        <w:t xml:space="preserve"> </w:t>
      </w:r>
      <w:r>
        <w:t xml:space="preserve">folder in the </w:t>
      </w:r>
      <w:r w:rsidRPr="00DC77E1">
        <w:rPr>
          <w:rStyle w:val="CodeInline"/>
        </w:rPr>
        <w:t>WebApi2Book.Web.Common</w:t>
      </w:r>
      <w:r>
        <w:t xml:space="preserve"> project:</w:t>
      </w:r>
    </w:p>
    <w:p w14:paraId="7158924E" w14:textId="77777777" w:rsidR="00FA2706" w:rsidRPr="00D85D5E" w:rsidRDefault="00FA2706" w:rsidP="00566F04">
      <w:pPr>
        <w:pStyle w:val="Code"/>
      </w:pPr>
      <w:r w:rsidRPr="00D85D5E">
        <w:t>using System.Net;</w:t>
      </w:r>
    </w:p>
    <w:p w14:paraId="6DF1C10E" w14:textId="77777777" w:rsidR="00FA2706" w:rsidRPr="00D85D5E" w:rsidRDefault="00FA2706" w:rsidP="00566F04">
      <w:pPr>
        <w:pStyle w:val="Code"/>
      </w:pPr>
      <w:r w:rsidRPr="00D85D5E">
        <w:t>using System.Net.Http;</w:t>
      </w:r>
    </w:p>
    <w:p w14:paraId="6E8826B3" w14:textId="77777777" w:rsidR="00FA2706" w:rsidRPr="00D85D5E" w:rsidRDefault="00FA2706" w:rsidP="00566F04">
      <w:pPr>
        <w:pStyle w:val="Code"/>
      </w:pPr>
      <w:r w:rsidRPr="00D85D5E">
        <w:lastRenderedPageBreak/>
        <w:t>using System.Threading;</w:t>
      </w:r>
    </w:p>
    <w:p w14:paraId="7841A187" w14:textId="77777777" w:rsidR="00FA2706" w:rsidRPr="00D85D5E" w:rsidRDefault="00FA2706" w:rsidP="00566F04">
      <w:pPr>
        <w:pStyle w:val="Code"/>
      </w:pPr>
      <w:r w:rsidRPr="00D85D5E">
        <w:t>using System.Threading.Tasks;</w:t>
      </w:r>
    </w:p>
    <w:p w14:paraId="08DEA5AB" w14:textId="77777777" w:rsidR="00FA2706" w:rsidRPr="00D85D5E" w:rsidRDefault="00FA2706" w:rsidP="00566F04">
      <w:pPr>
        <w:pStyle w:val="Code"/>
      </w:pPr>
      <w:r w:rsidRPr="00D85D5E">
        <w:t>using System.Web.Http;</w:t>
      </w:r>
    </w:p>
    <w:p w14:paraId="60863AB4" w14:textId="77777777" w:rsidR="00FA2706" w:rsidRPr="00D85D5E" w:rsidRDefault="00FA2706" w:rsidP="00566F04">
      <w:pPr>
        <w:pStyle w:val="Code"/>
      </w:pPr>
    </w:p>
    <w:p w14:paraId="18870454" w14:textId="77777777" w:rsidR="00FA2706" w:rsidRPr="00D85D5E" w:rsidRDefault="00FA2706" w:rsidP="00566F04">
      <w:pPr>
        <w:pStyle w:val="Code"/>
      </w:pPr>
      <w:r w:rsidRPr="00D85D5E">
        <w:t>namespace WebApi2Book.Web.Common.ErrorHandling</w:t>
      </w:r>
    </w:p>
    <w:p w14:paraId="0EBDC470" w14:textId="77777777" w:rsidR="00FA2706" w:rsidRPr="00D85D5E" w:rsidRDefault="00FA2706" w:rsidP="00566F04">
      <w:pPr>
        <w:pStyle w:val="Code"/>
      </w:pPr>
      <w:r w:rsidRPr="00D85D5E">
        <w:t>{</w:t>
      </w:r>
    </w:p>
    <w:p w14:paraId="2125BFD3" w14:textId="77777777" w:rsidR="00FA2706" w:rsidRPr="00D85D5E" w:rsidRDefault="00FA2706" w:rsidP="00566F04">
      <w:pPr>
        <w:pStyle w:val="Code"/>
      </w:pPr>
      <w:r w:rsidRPr="00D85D5E">
        <w:t xml:space="preserve">    public class SimpleErrorResult : IHttpActionResult</w:t>
      </w:r>
    </w:p>
    <w:p w14:paraId="403CD1E7" w14:textId="77777777" w:rsidR="00FA2706" w:rsidRPr="00D85D5E" w:rsidRDefault="00FA2706" w:rsidP="00566F04">
      <w:pPr>
        <w:pStyle w:val="Code"/>
      </w:pPr>
      <w:r w:rsidRPr="00D85D5E">
        <w:t xml:space="preserve">    {</w:t>
      </w:r>
    </w:p>
    <w:p w14:paraId="784D52FF" w14:textId="77777777" w:rsidR="00FA2706" w:rsidRPr="00D85D5E" w:rsidRDefault="00FA2706" w:rsidP="00566F04">
      <w:pPr>
        <w:pStyle w:val="Code"/>
      </w:pPr>
      <w:r w:rsidRPr="00D85D5E">
        <w:t xml:space="preserve">        private readonly string _errorMessage;</w:t>
      </w:r>
    </w:p>
    <w:p w14:paraId="4975F6CC" w14:textId="77777777" w:rsidR="00FA2706" w:rsidRPr="00D85D5E" w:rsidRDefault="00FA2706" w:rsidP="00566F04">
      <w:pPr>
        <w:pStyle w:val="Code"/>
      </w:pPr>
      <w:r w:rsidRPr="00D85D5E">
        <w:t xml:space="preserve">        private readonly HttpRequestMessage _requestMessage;</w:t>
      </w:r>
    </w:p>
    <w:p w14:paraId="4D89DB2E" w14:textId="77777777" w:rsidR="00FA2706" w:rsidRPr="00D85D5E" w:rsidRDefault="00FA2706" w:rsidP="00566F04">
      <w:pPr>
        <w:pStyle w:val="Code"/>
      </w:pPr>
      <w:r w:rsidRPr="00D85D5E">
        <w:t xml:space="preserve">        private readonly HttpStatusCode _statusCode;</w:t>
      </w:r>
    </w:p>
    <w:p w14:paraId="3CAA6334" w14:textId="77777777" w:rsidR="00FA2706" w:rsidRPr="00D85D5E" w:rsidRDefault="00FA2706" w:rsidP="00566F04">
      <w:pPr>
        <w:pStyle w:val="Code"/>
      </w:pPr>
    </w:p>
    <w:p w14:paraId="6FACA684" w14:textId="77777777" w:rsidR="00FA2706" w:rsidRPr="00D85D5E" w:rsidRDefault="00FA2706" w:rsidP="00566F04">
      <w:pPr>
        <w:pStyle w:val="Code"/>
      </w:pPr>
      <w:r w:rsidRPr="00D85D5E">
        <w:t xml:space="preserve">        public SimpleErrorResult(HttpRequestMessage requestMessage, HttpStatusCode statusCode, string errorMessage)</w:t>
      </w:r>
    </w:p>
    <w:p w14:paraId="4D7D13FB" w14:textId="77777777" w:rsidR="00FA2706" w:rsidRPr="00D85D5E" w:rsidRDefault="00FA2706" w:rsidP="00566F04">
      <w:pPr>
        <w:pStyle w:val="Code"/>
      </w:pPr>
      <w:r w:rsidRPr="00D85D5E">
        <w:t xml:space="preserve">        {</w:t>
      </w:r>
    </w:p>
    <w:p w14:paraId="5274721A" w14:textId="77777777" w:rsidR="00FA2706" w:rsidRPr="00D85D5E" w:rsidRDefault="00FA2706" w:rsidP="00566F04">
      <w:pPr>
        <w:pStyle w:val="Code"/>
      </w:pPr>
      <w:r w:rsidRPr="00D85D5E">
        <w:t xml:space="preserve">            _requestMessage = requestMessage;</w:t>
      </w:r>
    </w:p>
    <w:p w14:paraId="584A3B31" w14:textId="77777777" w:rsidR="00FA2706" w:rsidRPr="00D85D5E" w:rsidRDefault="00FA2706" w:rsidP="00566F04">
      <w:pPr>
        <w:pStyle w:val="Code"/>
      </w:pPr>
      <w:r w:rsidRPr="00D85D5E">
        <w:t xml:space="preserve">            _statusCode = statusCode;</w:t>
      </w:r>
    </w:p>
    <w:p w14:paraId="32CDA849" w14:textId="77777777" w:rsidR="00FA2706" w:rsidRPr="00D85D5E" w:rsidRDefault="00FA2706" w:rsidP="00566F04">
      <w:pPr>
        <w:pStyle w:val="Code"/>
      </w:pPr>
      <w:r w:rsidRPr="00D85D5E">
        <w:t xml:space="preserve">            _errorMessage = errorMessage;</w:t>
      </w:r>
    </w:p>
    <w:p w14:paraId="16BDB810" w14:textId="77777777" w:rsidR="00FA2706" w:rsidRPr="00D85D5E" w:rsidRDefault="00FA2706" w:rsidP="00566F04">
      <w:pPr>
        <w:pStyle w:val="Code"/>
      </w:pPr>
      <w:r w:rsidRPr="00D85D5E">
        <w:t xml:space="preserve">        }</w:t>
      </w:r>
    </w:p>
    <w:p w14:paraId="074AF27E" w14:textId="77777777" w:rsidR="00FA2706" w:rsidRPr="00D85D5E" w:rsidRDefault="00FA2706" w:rsidP="00566F04">
      <w:pPr>
        <w:pStyle w:val="Code"/>
      </w:pPr>
    </w:p>
    <w:p w14:paraId="6145737C" w14:textId="77777777" w:rsidR="00FA2706" w:rsidRPr="00D85D5E" w:rsidRDefault="00FA2706" w:rsidP="00566F04">
      <w:pPr>
        <w:pStyle w:val="Code"/>
      </w:pPr>
      <w:r w:rsidRPr="00D85D5E">
        <w:t xml:space="preserve">        public Task&lt;HttpResponseMessage&gt; ExecuteAsync(CancellationToken cancellationToken)</w:t>
      </w:r>
    </w:p>
    <w:p w14:paraId="406C403A" w14:textId="77777777" w:rsidR="00FA2706" w:rsidRPr="00D85D5E" w:rsidRDefault="00FA2706" w:rsidP="00566F04">
      <w:pPr>
        <w:pStyle w:val="Code"/>
      </w:pPr>
      <w:r w:rsidRPr="00D85D5E">
        <w:t xml:space="preserve">        {</w:t>
      </w:r>
    </w:p>
    <w:p w14:paraId="13E8C54B" w14:textId="77777777" w:rsidR="00FA2706" w:rsidRPr="00D85D5E" w:rsidRDefault="00FA2706" w:rsidP="00566F04">
      <w:pPr>
        <w:pStyle w:val="Code"/>
      </w:pPr>
      <w:r w:rsidRPr="00D85D5E">
        <w:t xml:space="preserve">            return Task.FromResult(_requestMessage.CreateErrorResponse(_statusCode, _errorMessage));</w:t>
      </w:r>
    </w:p>
    <w:p w14:paraId="63E58804" w14:textId="77777777" w:rsidR="00FA2706" w:rsidRPr="00D85D5E" w:rsidRDefault="00FA2706" w:rsidP="00566F04">
      <w:pPr>
        <w:pStyle w:val="Code"/>
      </w:pPr>
      <w:r w:rsidRPr="00D85D5E">
        <w:t xml:space="preserve">        }</w:t>
      </w:r>
    </w:p>
    <w:p w14:paraId="779FDD03" w14:textId="77777777" w:rsidR="00FA2706" w:rsidRPr="00D85D5E" w:rsidRDefault="00FA2706" w:rsidP="00566F04">
      <w:pPr>
        <w:pStyle w:val="Code"/>
      </w:pPr>
      <w:r w:rsidRPr="00D85D5E">
        <w:t xml:space="preserve">    }</w:t>
      </w:r>
    </w:p>
    <w:p w14:paraId="4AEEBAF1" w14:textId="77777777" w:rsidR="00FA2706" w:rsidRDefault="00FA2706" w:rsidP="00566F04">
      <w:pPr>
        <w:pStyle w:val="Code"/>
      </w:pPr>
      <w:r w:rsidRPr="00D85D5E">
        <w:t>}</w:t>
      </w:r>
    </w:p>
    <w:p w14:paraId="43869D52" w14:textId="77777777" w:rsidR="00FA2706" w:rsidRDefault="00FA2706" w:rsidP="00CD520A">
      <w:pPr>
        <w:pStyle w:val="BodyTextCont"/>
        <w:pPrChange w:id="793" w:author="Brian Wortman" w:date="2014-06-16T20:25:00Z">
          <w:pPr>
            <w:pStyle w:val="BodyText"/>
          </w:pPr>
        </w:pPrChange>
      </w:pPr>
      <w:r>
        <w:t xml:space="preserve">It doesn't get much simpler than this! This is an absolutely bare-bones </w:t>
      </w:r>
      <w:proofErr w:type="spellStart"/>
      <w:r w:rsidRPr="00DC77E1">
        <w:rPr>
          <w:rStyle w:val="CodeInline"/>
        </w:rPr>
        <w:t>IHttpActionResult</w:t>
      </w:r>
      <w:proofErr w:type="spellEnd"/>
      <w:r>
        <w:t xml:space="preserve"> </w:t>
      </w:r>
      <w:r w:rsidRPr="00D85D5E">
        <w:t>implementati</w:t>
      </w:r>
      <w:r w:rsidRPr="009732B5">
        <w:t>o</w:t>
      </w:r>
      <w:r w:rsidRPr="00D85D5E">
        <w:t>n</w:t>
      </w:r>
      <w:r>
        <w:t xml:space="preserve"> where we simply use the request message to create a response based on the status code and error message specified in the constructor. (Don't feel cheated; we'll get to a more interesting </w:t>
      </w:r>
      <w:proofErr w:type="spellStart"/>
      <w:r w:rsidRPr="003F2AEF">
        <w:rPr>
          <w:rStyle w:val="CodeInline"/>
        </w:rPr>
        <w:t>IHttpActionResult</w:t>
      </w:r>
      <w:proofErr w:type="spellEnd"/>
      <w:r>
        <w:t xml:space="preserve"> in the next section!) But what calls the constructor? You're about to find out …</w:t>
      </w:r>
    </w:p>
    <w:p w14:paraId="1E4E309A" w14:textId="7E6A5238" w:rsidR="00FA2706" w:rsidRDefault="00FA2706" w:rsidP="00CD520A">
      <w:pPr>
        <w:pStyle w:val="BodyTextCont"/>
        <w:pPrChange w:id="794" w:author="Brian Wortman" w:date="2014-06-16T20:25:00Z">
          <w:pPr>
            <w:pStyle w:val="BodyText"/>
          </w:pPr>
        </w:pPrChange>
      </w:pPr>
      <w:r>
        <w:t xml:space="preserve">Now we will </w:t>
      </w:r>
      <w:r w:rsidRPr="00403AD5">
        <w:t>replace the default exception handler</w:t>
      </w:r>
      <w:r>
        <w:t xml:space="preserve"> </w:t>
      </w:r>
      <w:r w:rsidRPr="00403AD5">
        <w:t xml:space="preserve">so that </w:t>
      </w:r>
      <w:r>
        <w:t xml:space="preserve">we </w:t>
      </w:r>
      <w:r w:rsidRPr="00403AD5">
        <w:t xml:space="preserve">can </w:t>
      </w:r>
      <w:r>
        <w:t xml:space="preserve">fully control the HTTP </w:t>
      </w:r>
      <w:r w:rsidRPr="00403AD5">
        <w:t>response message that is sent when an unhandled exception occurs.</w:t>
      </w:r>
      <w:r>
        <w:t xml:space="preserve"> Start off by </w:t>
      </w:r>
      <w:ins w:id="795" w:author="Brian Wortman" w:date="2014-06-16T19:36:00Z">
        <w:r w:rsidR="00A07014">
          <w:t>referenc</w:t>
        </w:r>
      </w:ins>
      <w:ins w:id="796" w:author="Brian Wortman" w:date="2014-06-16T19:37:00Z">
        <w:r w:rsidR="00A07014">
          <w:t>ing</w:t>
        </w:r>
      </w:ins>
      <w:ins w:id="797" w:author="Brian Wortman" w:date="2014-06-16T19:36:00Z">
        <w:r w:rsidR="00A07014">
          <w:t xml:space="preserve"> </w:t>
        </w:r>
        <w:proofErr w:type="spellStart"/>
        <w:r w:rsidR="00A07014" w:rsidRPr="00A07014">
          <w:rPr>
            <w:rStyle w:val="CodeInline"/>
            <w:rPrChange w:id="798" w:author="Brian Wortman" w:date="2014-06-16T19:37:00Z">
              <w:rPr/>
            </w:rPrChange>
          </w:rPr>
          <w:t>System.Web</w:t>
        </w:r>
        <w:proofErr w:type="spellEnd"/>
        <w:r w:rsidR="00A07014">
          <w:t xml:space="preserve"> from the </w:t>
        </w:r>
      </w:ins>
      <w:ins w:id="799" w:author="Brian Wortman" w:date="2014-06-16T19:37:00Z">
        <w:r w:rsidR="00A07014" w:rsidRPr="00DC77E1">
          <w:rPr>
            <w:rStyle w:val="CodeInline"/>
          </w:rPr>
          <w:t>WebApi2Book.Web.Common</w:t>
        </w:r>
        <w:r w:rsidR="00A07014">
          <w:t xml:space="preserve"> project, and then</w:t>
        </w:r>
      </w:ins>
      <w:ins w:id="800" w:author="Brian Wortman" w:date="2014-06-16T19:36:00Z">
        <w:r w:rsidR="00A07014">
          <w:t xml:space="preserve"> </w:t>
        </w:r>
      </w:ins>
      <w:r>
        <w:t xml:space="preserve">implementing the following custom </w:t>
      </w:r>
      <w:proofErr w:type="spellStart"/>
      <w:r w:rsidRPr="00DC77E1">
        <w:rPr>
          <w:rStyle w:val="CodeInline"/>
        </w:rPr>
        <w:t>ExceptionHandler</w:t>
      </w:r>
      <w:proofErr w:type="spellEnd"/>
      <w:r>
        <w:t xml:space="preserve"> class in the </w:t>
      </w:r>
      <w:proofErr w:type="spellStart"/>
      <w:r w:rsidRPr="00DC77E1">
        <w:rPr>
          <w:rStyle w:val="CodeInline"/>
        </w:rPr>
        <w:t>ErrorHandling</w:t>
      </w:r>
      <w:proofErr w:type="spellEnd"/>
      <w:r>
        <w:t xml:space="preserve"> folder of th</w:t>
      </w:r>
      <w:ins w:id="801" w:author="Brian Wortman" w:date="2014-06-16T19:37:00Z">
        <w:r w:rsidR="00A07014">
          <w:t xml:space="preserve">at </w:t>
        </w:r>
      </w:ins>
      <w:del w:id="802" w:author="Brian Wortman" w:date="2014-06-16T19:38:00Z">
        <w:r w:rsidDel="00A07014">
          <w:delText xml:space="preserve">e </w:delText>
        </w:r>
        <w:r w:rsidRPr="00DC77E1" w:rsidDel="00A07014">
          <w:rPr>
            <w:rStyle w:val="CodeInline"/>
          </w:rPr>
          <w:delText>WebApi2Book.Web.Common</w:delText>
        </w:r>
        <w:r w:rsidDel="00A07014">
          <w:delText xml:space="preserve"> </w:delText>
        </w:r>
      </w:del>
      <w:ins w:id="803" w:author="Brian Wortman" w:date="2014-06-16T19:38:00Z">
        <w:r w:rsidR="00A07014">
          <w:t xml:space="preserve">same </w:t>
        </w:r>
      </w:ins>
      <w:r>
        <w:t>project:</w:t>
      </w:r>
    </w:p>
    <w:p w14:paraId="38AB474E" w14:textId="77777777" w:rsidR="00FA2706" w:rsidRPr="00403AD5" w:rsidRDefault="00FA2706" w:rsidP="00566F04">
      <w:pPr>
        <w:pStyle w:val="Code"/>
      </w:pPr>
      <w:r w:rsidRPr="00403AD5">
        <w:t>using System.Net;</w:t>
      </w:r>
    </w:p>
    <w:p w14:paraId="1DDB607E" w14:textId="77777777" w:rsidR="00FA2706" w:rsidRPr="00403AD5" w:rsidRDefault="00FA2706" w:rsidP="00566F04">
      <w:pPr>
        <w:pStyle w:val="Code"/>
      </w:pPr>
      <w:r w:rsidRPr="00403AD5">
        <w:t>using System.Web;</w:t>
      </w:r>
    </w:p>
    <w:p w14:paraId="04117D7F" w14:textId="77777777" w:rsidR="00FA2706" w:rsidRPr="00403AD5" w:rsidRDefault="00FA2706" w:rsidP="00566F04">
      <w:pPr>
        <w:pStyle w:val="Code"/>
      </w:pPr>
      <w:r w:rsidRPr="00403AD5">
        <w:t>using System.Web.Http.ExceptionHandling;</w:t>
      </w:r>
    </w:p>
    <w:p w14:paraId="2E081BB3" w14:textId="77777777" w:rsidR="00FA2706" w:rsidRPr="00403AD5" w:rsidRDefault="00FA2706" w:rsidP="00566F04">
      <w:pPr>
        <w:pStyle w:val="Code"/>
      </w:pPr>
      <w:r w:rsidRPr="00403AD5">
        <w:t>using WebApi2Book.Data.Exceptions;</w:t>
      </w:r>
    </w:p>
    <w:p w14:paraId="081B5C1A" w14:textId="77777777" w:rsidR="00FA2706" w:rsidRPr="00403AD5" w:rsidRDefault="00FA2706" w:rsidP="00566F04">
      <w:pPr>
        <w:pStyle w:val="Code"/>
      </w:pPr>
    </w:p>
    <w:p w14:paraId="1CA8FC28" w14:textId="77777777" w:rsidR="00FA2706" w:rsidRPr="00403AD5" w:rsidRDefault="00FA2706" w:rsidP="00566F04">
      <w:pPr>
        <w:pStyle w:val="Code"/>
      </w:pPr>
      <w:r w:rsidRPr="00403AD5">
        <w:t>namespace WebApi2Book.Web.Common.ErrorHandling</w:t>
      </w:r>
    </w:p>
    <w:p w14:paraId="19DE528A" w14:textId="77777777" w:rsidR="00FA2706" w:rsidRPr="00403AD5" w:rsidRDefault="00FA2706" w:rsidP="00566F04">
      <w:pPr>
        <w:pStyle w:val="Code"/>
      </w:pPr>
      <w:r w:rsidRPr="00403AD5">
        <w:t>{</w:t>
      </w:r>
    </w:p>
    <w:p w14:paraId="011140F8" w14:textId="77777777" w:rsidR="00FA2706" w:rsidRPr="00403AD5" w:rsidRDefault="00FA2706" w:rsidP="00566F04">
      <w:pPr>
        <w:pStyle w:val="Code"/>
      </w:pPr>
      <w:r w:rsidRPr="00403AD5">
        <w:t xml:space="preserve">    public class GlobalExceptionHandler : ExceptionHandler</w:t>
      </w:r>
    </w:p>
    <w:p w14:paraId="0DF60C7D" w14:textId="77777777" w:rsidR="00FA2706" w:rsidRPr="00403AD5" w:rsidRDefault="00FA2706" w:rsidP="00566F04">
      <w:pPr>
        <w:pStyle w:val="Code"/>
      </w:pPr>
      <w:r w:rsidRPr="00403AD5">
        <w:t xml:space="preserve">    {</w:t>
      </w:r>
    </w:p>
    <w:p w14:paraId="3349D933" w14:textId="77777777" w:rsidR="00FA2706" w:rsidRPr="00403AD5" w:rsidRDefault="00FA2706" w:rsidP="00566F04">
      <w:pPr>
        <w:pStyle w:val="Code"/>
      </w:pPr>
      <w:r w:rsidRPr="00403AD5">
        <w:t xml:space="preserve">        public override void Handle(ExceptionHandlerContext context)</w:t>
      </w:r>
    </w:p>
    <w:p w14:paraId="331E4AF0" w14:textId="77777777" w:rsidR="00FA2706" w:rsidRPr="00403AD5" w:rsidRDefault="00FA2706" w:rsidP="00566F04">
      <w:pPr>
        <w:pStyle w:val="Code"/>
      </w:pPr>
      <w:r w:rsidRPr="00403AD5">
        <w:t xml:space="preserve">        {</w:t>
      </w:r>
    </w:p>
    <w:p w14:paraId="2C2DAD5F" w14:textId="77777777" w:rsidR="00FA2706" w:rsidRPr="00403AD5" w:rsidRDefault="00FA2706" w:rsidP="00566F04">
      <w:pPr>
        <w:pStyle w:val="Code"/>
      </w:pPr>
      <w:r w:rsidRPr="00403AD5">
        <w:t xml:space="preserve">            var exception = context.Exception;</w:t>
      </w:r>
    </w:p>
    <w:p w14:paraId="6F60DEFA" w14:textId="77777777" w:rsidR="00FA2706" w:rsidRPr="00403AD5" w:rsidRDefault="00FA2706" w:rsidP="00566F04">
      <w:pPr>
        <w:pStyle w:val="Code"/>
      </w:pPr>
    </w:p>
    <w:p w14:paraId="72570D9F" w14:textId="77777777" w:rsidR="00FA2706" w:rsidRPr="00403AD5" w:rsidRDefault="00FA2706" w:rsidP="00566F04">
      <w:pPr>
        <w:pStyle w:val="Code"/>
      </w:pPr>
      <w:r w:rsidRPr="00403AD5">
        <w:lastRenderedPageBreak/>
        <w:t xml:space="preserve">            var httpException = exception as HttpException;</w:t>
      </w:r>
    </w:p>
    <w:p w14:paraId="10B28B78" w14:textId="77777777" w:rsidR="00FA2706" w:rsidRPr="00403AD5" w:rsidRDefault="00FA2706" w:rsidP="00566F04">
      <w:pPr>
        <w:pStyle w:val="Code"/>
      </w:pPr>
      <w:r w:rsidRPr="00403AD5">
        <w:t xml:space="preserve">            if (httpException != null)</w:t>
      </w:r>
    </w:p>
    <w:p w14:paraId="2C9D3411" w14:textId="77777777" w:rsidR="00FA2706" w:rsidRPr="00403AD5" w:rsidRDefault="00FA2706" w:rsidP="00566F04">
      <w:pPr>
        <w:pStyle w:val="Code"/>
      </w:pPr>
      <w:r w:rsidRPr="00403AD5">
        <w:t xml:space="preserve">            {</w:t>
      </w:r>
    </w:p>
    <w:p w14:paraId="25E32FDE" w14:textId="77777777" w:rsidR="00FA2706" w:rsidRPr="00403AD5" w:rsidRDefault="00FA2706" w:rsidP="00566F04">
      <w:pPr>
        <w:pStyle w:val="Code"/>
      </w:pPr>
      <w:r w:rsidRPr="00403AD5">
        <w:t xml:space="preserve">                context.Result = new SimpleErrorResult(context.Request,</w:t>
      </w:r>
    </w:p>
    <w:p w14:paraId="17B01A43" w14:textId="77777777" w:rsidR="00FA2706" w:rsidRPr="00403AD5" w:rsidRDefault="00FA2706" w:rsidP="00566F04">
      <w:pPr>
        <w:pStyle w:val="Code"/>
      </w:pPr>
      <w:r w:rsidRPr="00403AD5">
        <w:t xml:space="preserve">                    (HttpStatusCode) httpException.GetHttpCode(), httpException.Message);</w:t>
      </w:r>
    </w:p>
    <w:p w14:paraId="59EC422C" w14:textId="77777777" w:rsidR="00FA2706" w:rsidRPr="00403AD5" w:rsidRDefault="00FA2706" w:rsidP="00566F04">
      <w:pPr>
        <w:pStyle w:val="Code"/>
      </w:pPr>
      <w:r w:rsidRPr="00403AD5">
        <w:t xml:space="preserve">                return;</w:t>
      </w:r>
    </w:p>
    <w:p w14:paraId="57B376E9" w14:textId="77777777" w:rsidR="00FA2706" w:rsidRPr="00403AD5" w:rsidRDefault="00FA2706" w:rsidP="00566F04">
      <w:pPr>
        <w:pStyle w:val="Code"/>
      </w:pPr>
      <w:r w:rsidRPr="00403AD5">
        <w:t xml:space="preserve">            }</w:t>
      </w:r>
    </w:p>
    <w:p w14:paraId="1AE5BC30" w14:textId="77777777" w:rsidR="00FA2706" w:rsidRPr="00403AD5" w:rsidRDefault="00FA2706" w:rsidP="00566F04">
      <w:pPr>
        <w:pStyle w:val="Code"/>
      </w:pPr>
    </w:p>
    <w:p w14:paraId="7A71345B" w14:textId="77777777" w:rsidR="00FA2706" w:rsidRPr="00403AD5" w:rsidRDefault="00FA2706" w:rsidP="00566F04">
      <w:pPr>
        <w:pStyle w:val="Code"/>
      </w:pPr>
      <w:r w:rsidRPr="00403AD5">
        <w:t xml:space="preserve">            if (exception is RootObjectNotFoundException)</w:t>
      </w:r>
    </w:p>
    <w:p w14:paraId="63F28CBB" w14:textId="77777777" w:rsidR="00FA2706" w:rsidRPr="00403AD5" w:rsidRDefault="00FA2706" w:rsidP="00566F04">
      <w:pPr>
        <w:pStyle w:val="Code"/>
      </w:pPr>
      <w:r w:rsidRPr="00403AD5">
        <w:t xml:space="preserve">            {</w:t>
      </w:r>
    </w:p>
    <w:p w14:paraId="6B0DBD92" w14:textId="77777777" w:rsidR="00FA2706" w:rsidRPr="00403AD5" w:rsidRDefault="00FA2706" w:rsidP="00566F04">
      <w:pPr>
        <w:pStyle w:val="Code"/>
      </w:pPr>
      <w:r w:rsidRPr="00403AD5">
        <w:t xml:space="preserve">                context.Result = new SimpleErrorResult(context.Request, HttpStatusCode.NotFound, exception.Message);</w:t>
      </w:r>
    </w:p>
    <w:p w14:paraId="092E6980" w14:textId="77777777" w:rsidR="00FA2706" w:rsidRPr="00403AD5" w:rsidRDefault="00FA2706" w:rsidP="00566F04">
      <w:pPr>
        <w:pStyle w:val="Code"/>
      </w:pPr>
      <w:r w:rsidRPr="00403AD5">
        <w:t xml:space="preserve">                return;</w:t>
      </w:r>
    </w:p>
    <w:p w14:paraId="549216DC" w14:textId="77777777" w:rsidR="00FA2706" w:rsidRPr="00403AD5" w:rsidRDefault="00FA2706" w:rsidP="00566F04">
      <w:pPr>
        <w:pStyle w:val="Code"/>
      </w:pPr>
      <w:r w:rsidRPr="00403AD5">
        <w:t xml:space="preserve">            }</w:t>
      </w:r>
    </w:p>
    <w:p w14:paraId="0383DB14" w14:textId="77777777" w:rsidR="00FA2706" w:rsidRPr="00403AD5" w:rsidRDefault="00FA2706" w:rsidP="00566F04">
      <w:pPr>
        <w:pStyle w:val="Code"/>
      </w:pPr>
    </w:p>
    <w:p w14:paraId="747849FB" w14:textId="77777777" w:rsidR="00FA2706" w:rsidRPr="00403AD5" w:rsidRDefault="00FA2706" w:rsidP="00566F04">
      <w:pPr>
        <w:pStyle w:val="Code"/>
      </w:pPr>
      <w:r w:rsidRPr="00403AD5">
        <w:t xml:space="preserve">            if (exception is ChildObjectNotFoundException)</w:t>
      </w:r>
    </w:p>
    <w:p w14:paraId="45BB1978" w14:textId="77777777" w:rsidR="00FA2706" w:rsidRPr="00403AD5" w:rsidRDefault="00FA2706" w:rsidP="00566F04">
      <w:pPr>
        <w:pStyle w:val="Code"/>
      </w:pPr>
      <w:r w:rsidRPr="00403AD5">
        <w:t xml:space="preserve">            {</w:t>
      </w:r>
    </w:p>
    <w:p w14:paraId="35CCF107" w14:textId="77777777" w:rsidR="00FA2706" w:rsidRPr="00403AD5" w:rsidRDefault="00FA2706" w:rsidP="00566F04">
      <w:pPr>
        <w:pStyle w:val="Code"/>
      </w:pPr>
      <w:r w:rsidRPr="00403AD5">
        <w:t xml:space="preserve">                context.Result = new SimpleErrorResult(context.Request, HttpStatusCode.Conflict, exception.Message);</w:t>
      </w:r>
    </w:p>
    <w:p w14:paraId="12476A9E" w14:textId="77777777" w:rsidR="00FA2706" w:rsidRPr="00403AD5" w:rsidRDefault="00FA2706" w:rsidP="00566F04">
      <w:pPr>
        <w:pStyle w:val="Code"/>
      </w:pPr>
      <w:r w:rsidRPr="00403AD5">
        <w:t xml:space="preserve">                return;</w:t>
      </w:r>
    </w:p>
    <w:p w14:paraId="58D1F767" w14:textId="77777777" w:rsidR="00FA2706" w:rsidRPr="00403AD5" w:rsidRDefault="00FA2706" w:rsidP="00566F04">
      <w:pPr>
        <w:pStyle w:val="Code"/>
      </w:pPr>
      <w:r w:rsidRPr="00403AD5">
        <w:t xml:space="preserve">            }</w:t>
      </w:r>
    </w:p>
    <w:p w14:paraId="0A0D199D" w14:textId="77777777" w:rsidR="00FA2706" w:rsidRPr="00403AD5" w:rsidRDefault="00FA2706" w:rsidP="00566F04">
      <w:pPr>
        <w:pStyle w:val="Code"/>
      </w:pPr>
    </w:p>
    <w:p w14:paraId="339C64CB" w14:textId="77777777" w:rsidR="00FA2706" w:rsidRPr="00403AD5" w:rsidRDefault="00FA2706" w:rsidP="00566F04">
      <w:pPr>
        <w:pStyle w:val="Code"/>
      </w:pPr>
      <w:r w:rsidRPr="00403AD5">
        <w:t xml:space="preserve">            context.Result = new SimpleErrorResult(context.Request, HttpStatusCode.InternalServerError,</w:t>
      </w:r>
    </w:p>
    <w:p w14:paraId="11D38189" w14:textId="77777777" w:rsidR="00FA2706" w:rsidRPr="00403AD5" w:rsidRDefault="00FA2706" w:rsidP="00566F04">
      <w:pPr>
        <w:pStyle w:val="Code"/>
      </w:pPr>
      <w:r w:rsidRPr="00403AD5">
        <w:t xml:space="preserve">                exception.Message);</w:t>
      </w:r>
    </w:p>
    <w:p w14:paraId="7A1D2AAD" w14:textId="77777777" w:rsidR="00FA2706" w:rsidRPr="00403AD5" w:rsidRDefault="00FA2706" w:rsidP="00566F04">
      <w:pPr>
        <w:pStyle w:val="Code"/>
      </w:pPr>
      <w:r w:rsidRPr="00403AD5">
        <w:t xml:space="preserve">        }</w:t>
      </w:r>
    </w:p>
    <w:p w14:paraId="4BFB1ABE" w14:textId="77777777" w:rsidR="00FA2706" w:rsidRPr="00403AD5" w:rsidRDefault="00FA2706" w:rsidP="00566F04">
      <w:pPr>
        <w:pStyle w:val="Code"/>
      </w:pPr>
      <w:r w:rsidRPr="00403AD5">
        <w:t xml:space="preserve">    }</w:t>
      </w:r>
    </w:p>
    <w:p w14:paraId="7B3DDA70" w14:textId="77777777" w:rsidR="00FA2706" w:rsidRDefault="00FA2706" w:rsidP="00566F04">
      <w:pPr>
        <w:pStyle w:val="Code"/>
      </w:pPr>
      <w:r w:rsidRPr="00403AD5">
        <w:t>}</w:t>
      </w:r>
    </w:p>
    <w:p w14:paraId="0EF1FEB7" w14:textId="77777777" w:rsidR="00FA2706" w:rsidRDefault="00FA2706" w:rsidP="00566F04">
      <w:pPr>
        <w:pStyle w:val="Code"/>
      </w:pPr>
    </w:p>
    <w:p w14:paraId="74C5680D" w14:textId="77777777" w:rsidR="00FA2706" w:rsidRDefault="00FA2706" w:rsidP="00CD520A">
      <w:pPr>
        <w:pStyle w:val="BodyTextCont"/>
        <w:pPrChange w:id="804" w:author="Brian Wortman" w:date="2014-06-16T20:25:00Z">
          <w:pPr>
            <w:pStyle w:val="BodyText"/>
          </w:pPr>
        </w:pPrChange>
      </w:pPr>
      <w:r>
        <w:t>Some items of note:</w:t>
      </w:r>
    </w:p>
    <w:p w14:paraId="5435B60E" w14:textId="77777777" w:rsidR="00FA2706" w:rsidRDefault="00FA2706" w:rsidP="00566F04">
      <w:pPr>
        <w:pStyle w:val="Bullet"/>
      </w:pPr>
      <w:r>
        <w:t xml:space="preserve">The class derives from the framework's </w:t>
      </w:r>
      <w:proofErr w:type="spellStart"/>
      <w:r w:rsidRPr="00DC77E1">
        <w:rPr>
          <w:rStyle w:val="CodeInline"/>
        </w:rPr>
        <w:t>ExceptionHandler</w:t>
      </w:r>
      <w:proofErr w:type="spellEnd"/>
      <w:r>
        <w:t xml:space="preserve"> class.</w:t>
      </w:r>
    </w:p>
    <w:p w14:paraId="2B961054" w14:textId="77777777" w:rsidR="00FA2706" w:rsidRDefault="00FA2706" w:rsidP="00566F04">
      <w:pPr>
        <w:pStyle w:val="Bullet"/>
      </w:pPr>
      <w:r>
        <w:t xml:space="preserve">The </w:t>
      </w:r>
      <w:proofErr w:type="spellStart"/>
      <w:r w:rsidRPr="00DC77E1">
        <w:rPr>
          <w:rStyle w:val="CodeInline"/>
        </w:rPr>
        <w:t>GlobalExceptionHandler</w:t>
      </w:r>
      <w:proofErr w:type="spellEnd"/>
      <w:r w:rsidRPr="0098444E">
        <w:t xml:space="preserve"> </w:t>
      </w:r>
      <w:r>
        <w:t xml:space="preserve">is what constructs the </w:t>
      </w:r>
      <w:proofErr w:type="spellStart"/>
      <w:r w:rsidRPr="00DC77E1">
        <w:rPr>
          <w:rStyle w:val="CodeInline"/>
        </w:rPr>
        <w:t>SimpleErrorResult</w:t>
      </w:r>
      <w:proofErr w:type="spellEnd"/>
      <w:r>
        <w:t xml:space="preserve"> instances. By examining the exception available in the framework-provided </w:t>
      </w:r>
      <w:proofErr w:type="spellStart"/>
      <w:r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rsidRPr="003F2AEF">
        <w:rPr>
          <w:rStyle w:val="CodeInline"/>
        </w:rPr>
        <w:t>HttpStatusCode</w:t>
      </w:r>
      <w:proofErr w:type="spellEnd"/>
      <w:r>
        <w:t xml:space="preserve"> and response message.</w:t>
      </w:r>
    </w:p>
    <w:p w14:paraId="36FD26CE" w14:textId="77777777" w:rsidR="00FA2706" w:rsidRDefault="00FA2706" w:rsidP="00566F04">
      <w:pPr>
        <w:pStyle w:val="Bullet"/>
      </w:pPr>
      <w:r>
        <w:t xml:space="preserve">For </w:t>
      </w:r>
      <w:proofErr w:type="spellStart"/>
      <w:r w:rsidRPr="003F2AEF">
        <w:rPr>
          <w:rStyle w:val="CodeInline"/>
        </w:rPr>
        <w:t>HttpException</w:t>
      </w:r>
      <w:proofErr w:type="spellEnd"/>
      <w:r>
        <w:t xml:space="preserve"> objects, the handler creates the response using the exception's status code and message. This ensures the appropriate code is returned in the response, and it ensures that only the exception's message - not its stack trace - is returned as well.</w:t>
      </w:r>
    </w:p>
    <w:p w14:paraId="28C680D5" w14:textId="77777777" w:rsidR="00FA2706" w:rsidRDefault="00FA2706" w:rsidP="00FA2706">
      <w:pPr>
        <w:pStyle w:val="BulletSubList"/>
        <w:numPr>
          <w:ilvl w:val="0"/>
          <w:numId w:val="4"/>
        </w:numPr>
        <w:tabs>
          <w:tab w:val="clear" w:pos="792"/>
          <w:tab w:val="clear" w:pos="1080"/>
        </w:tabs>
        <w:spacing w:before="120"/>
        <w:ind w:left="1368"/>
      </w:pPr>
      <w:r>
        <w:t xml:space="preserve">Note: stack trace information is not lost. The full exception, including its stack trace, is logged using the </w:t>
      </w:r>
      <w:proofErr w:type="spellStart"/>
      <w:r w:rsidRPr="003F2AEF">
        <w:rPr>
          <w:rStyle w:val="CodeInline"/>
        </w:rPr>
        <w:t>SimpleExceptionLogger</w:t>
      </w:r>
      <w:proofErr w:type="spellEnd"/>
      <w:r w:rsidRPr="00537DCA">
        <w:t xml:space="preserve"> </w:t>
      </w:r>
      <w:r>
        <w:t>that we just implemented.</w:t>
      </w:r>
    </w:p>
    <w:p w14:paraId="6249369B" w14:textId="77777777" w:rsidR="00FA2706" w:rsidRDefault="00FA2706" w:rsidP="00CD520A">
      <w:pPr>
        <w:pStyle w:val="BodyTextCont"/>
        <w:pPrChange w:id="805" w:author="Brian Wortman" w:date="2014-06-16T20:25:00Z">
          <w:pPr>
            <w:pStyle w:val="BodyText"/>
          </w:pPr>
        </w:pPrChange>
      </w:pPr>
      <w:r>
        <w:t>We'll add to this class as we get farther along in our controller implementation and have new types of exceptions that we need to handle at a global level.</w:t>
      </w:r>
    </w:p>
    <w:p w14:paraId="2DC0C03C" w14:textId="77777777" w:rsidR="00FA2706" w:rsidRDefault="00FA2706" w:rsidP="00CD520A">
      <w:pPr>
        <w:pStyle w:val="BodyTextCont"/>
        <w:pPrChange w:id="806" w:author="Brian Wortman" w:date="2014-06-16T20:25:00Z">
          <w:pPr>
            <w:pStyle w:val="BodyText"/>
          </w:pPr>
        </w:pPrChange>
      </w:pPr>
      <w:r>
        <w:t xml:space="preserve">To wrap things up, we still need to register our custom exception handler with the framework. Let's do that now, replacing the default exception handler with our custom exception handler.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569B952A" w14:textId="77777777" w:rsidR="00FA2706" w:rsidRDefault="00FA2706" w:rsidP="00566F04">
      <w:pPr>
        <w:pStyle w:val="Code"/>
      </w:pPr>
      <w:r w:rsidRPr="003D426F">
        <w:lastRenderedPageBreak/>
        <w:t>config.Services.Replace(typeof (IExceptionHandler), new GlobalExceptionHandler());</w:t>
      </w:r>
    </w:p>
    <w:p w14:paraId="29B63E28" w14:textId="77777777" w:rsidR="00FA2706" w:rsidRDefault="00FA2706" w:rsidP="00CD520A">
      <w:pPr>
        <w:pStyle w:val="BodyTextCont"/>
        <w:pPrChange w:id="807" w:author="Brian Wortman" w:date="2014-06-16T20:25:00Z">
          <w:pPr>
            <w:pStyle w:val="BodyText"/>
          </w:pPr>
        </w:pPrChange>
      </w:pPr>
      <w:r>
        <w:t xml:space="preserve">At this point, with support for routing, dependency injection, persistence, tracing, and error handling in place, we're ready to advance our </w:t>
      </w:r>
      <w:proofErr w:type="spellStart"/>
      <w:r>
        <w:t>TasksControllers</w:t>
      </w:r>
      <w:proofErr w:type="spellEnd"/>
      <w:r>
        <w:t xml:space="preserve"> past their current "hello world-</w:t>
      </w:r>
      <w:proofErr w:type="spellStart"/>
      <w:r>
        <w:t>ish</w:t>
      </w:r>
      <w:proofErr w:type="spellEnd"/>
      <w:r>
        <w:t>" implementation.</w:t>
      </w:r>
    </w:p>
    <w:p w14:paraId="4F7B4C76" w14:textId="77777777" w:rsidR="00FA2706" w:rsidRPr="00073127" w:rsidRDefault="00FA2706" w:rsidP="00566F04">
      <w:pPr>
        <w:pStyle w:val="Heading1"/>
      </w:pPr>
      <w:bookmarkStart w:id="808" w:name="_Toc390713989"/>
      <w:r>
        <w:t xml:space="preserve">Persisting a Task and Returning </w:t>
      </w:r>
      <w:proofErr w:type="spellStart"/>
      <w:r w:rsidRPr="00073127">
        <w:t>IHttpActionResult</w:t>
      </w:r>
      <w:bookmarkEnd w:id="808"/>
      <w:proofErr w:type="spellEnd"/>
    </w:p>
    <w:p w14:paraId="48313318" w14:textId="77777777" w:rsidR="00FA2706" w:rsidRDefault="00FA2706" w:rsidP="00566F04">
      <w:pPr>
        <w:pStyle w:val="BodyTextFirst"/>
      </w:pPr>
      <w:r>
        <w:t xml:space="preserve">We're about to embark on another relatively long journey, but at the end of it we'll be able to persist Task objects to the database. We'll also have implemented a custom </w:t>
      </w:r>
      <w:proofErr w:type="spellStart"/>
      <w:r w:rsidRPr="00A6710D">
        <w:rPr>
          <w:rStyle w:val="CodeInline"/>
        </w:rPr>
        <w:t>IHttpActionResult</w:t>
      </w:r>
      <w:proofErr w:type="spellEnd"/>
      <w:r>
        <w:t xml:space="preserve"> that automatically sets the </w:t>
      </w:r>
      <w:proofErr w:type="spellStart"/>
      <w:r>
        <w:t>HttpStatusCode</w:t>
      </w:r>
      <w:proofErr w:type="spellEnd"/>
      <w:r>
        <w:t xml:space="preserve"> and location header in the response messages. In addition, we'll explore several useful tools, techniques, and architectural patterns along the way. Good stuff! So let's take that first step…</w:t>
      </w:r>
    </w:p>
    <w:p w14:paraId="2281EC99" w14:textId="77777777" w:rsidR="00FA2706" w:rsidRDefault="00FA2706" w:rsidP="00566F04">
      <w:pPr>
        <w:pStyle w:val="Heading2"/>
      </w:pPr>
      <w:bookmarkStart w:id="809" w:name="_Toc390713990"/>
      <w:r>
        <w:t>New Service Model Type</w:t>
      </w:r>
      <w:bookmarkEnd w:id="809"/>
    </w:p>
    <w:p w14:paraId="4FE12CE6" w14:textId="77777777" w:rsidR="00A07014" w:rsidRDefault="00FA2706" w:rsidP="00566F04">
      <w:pPr>
        <w:pStyle w:val="BodyTextFirst"/>
        <w:rPr>
          <w:ins w:id="810" w:author="Brian Wortman" w:date="2014-06-16T19:39:00Z"/>
        </w:rPr>
      </w:pPr>
      <w:r>
        <w:t xml:space="preserve">The </w:t>
      </w:r>
      <w:r w:rsidRPr="00DC77E1">
        <w:rPr>
          <w:rStyle w:val="CodeInline"/>
        </w:rPr>
        <w:t>Task</w:t>
      </w:r>
      <w:r>
        <w:t xml:space="preserve"> service model class we implemented in Chapter 4 contains several properties. Most of these are not necessary, or desired, for adding a new task to the task-management system. Therefore, we will introduce a new service model class, </w:t>
      </w:r>
      <w:proofErr w:type="spellStart"/>
      <w:r w:rsidRPr="00DC77E1">
        <w:rPr>
          <w:rStyle w:val="CodeInline"/>
        </w:rPr>
        <w:t>NewTask</w:t>
      </w:r>
      <w:proofErr w:type="spellEnd"/>
      <w:r>
        <w:t>.</w:t>
      </w:r>
    </w:p>
    <w:p w14:paraId="75E77736" w14:textId="77777777" w:rsidR="00D6264C" w:rsidRDefault="00A07014" w:rsidP="00CD520A">
      <w:pPr>
        <w:pStyle w:val="BodyTextCont"/>
        <w:rPr>
          <w:ins w:id="811" w:author="Brian Wortman" w:date="2014-06-16T19:45:00Z"/>
        </w:rPr>
        <w:pPrChange w:id="812" w:author="Brian Wortman" w:date="2014-06-16T20:25:00Z">
          <w:pPr>
            <w:pStyle w:val="BodyTextFirst"/>
          </w:pPr>
        </w:pPrChange>
      </w:pPr>
      <w:ins w:id="813" w:author="Brian Wortman" w:date="2014-06-16T19:39:00Z">
        <w:r>
          <w:t>Before we do this, let</w:t>
        </w:r>
      </w:ins>
      <w:ins w:id="814" w:author="Brian Wortman" w:date="2014-06-16T19:40:00Z">
        <w:r>
          <w:t xml:space="preserve">’s remove the </w:t>
        </w:r>
        <w:r w:rsidRPr="00A07014">
          <w:rPr>
            <w:rStyle w:val="CodeInline"/>
            <w:rPrChange w:id="815" w:author="Brian Wortman" w:date="2014-06-16T19:40:00Z">
              <w:rPr/>
            </w:rPrChange>
          </w:rPr>
          <w:t>Models</w:t>
        </w:r>
        <w:r>
          <w:t xml:space="preserve"> folder from the </w:t>
        </w:r>
        <w:r w:rsidRPr="00A07014">
          <w:rPr>
            <w:rStyle w:val="CodeInline"/>
            <w:rPrChange w:id="816" w:author="Brian Wortman" w:date="2014-06-16T19:41:00Z">
              <w:rPr/>
            </w:rPrChange>
          </w:rPr>
          <w:t>WebApi2Book.Web.Api</w:t>
        </w:r>
        <w:r>
          <w:t xml:space="preserve"> project.</w:t>
        </w:r>
      </w:ins>
      <w:r w:rsidR="00FA2706">
        <w:t xml:space="preserve"> </w:t>
      </w:r>
      <w:ins w:id="817" w:author="Brian Wortman" w:date="2014-06-16T19:41:00Z">
        <w:r>
          <w:t>We’ll remove it for a couple of reasons</w:t>
        </w:r>
      </w:ins>
      <w:ins w:id="818" w:author="Brian Wortman" w:date="2014-06-16T19:42:00Z">
        <w:r>
          <w:t xml:space="preserve">, the most important one being that it is unnecessary (the other being that it </w:t>
        </w:r>
      </w:ins>
      <w:ins w:id="819" w:author="Brian Wortman" w:date="2014-06-16T19:43:00Z">
        <w:r w:rsidR="00D6264C">
          <w:t>introduces ambiguity to the coding convention we stated at the beginning of the chapter)</w:t>
        </w:r>
      </w:ins>
      <w:ins w:id="820" w:author="Brian Wortman" w:date="2014-06-16T19:41:00Z">
        <w:r>
          <w:t>.</w:t>
        </w:r>
      </w:ins>
    </w:p>
    <w:p w14:paraId="6D5E6AFE" w14:textId="3967CF18" w:rsidR="00FA2706" w:rsidRDefault="00D6264C" w:rsidP="00A07014">
      <w:pPr>
        <w:pStyle w:val="BodyTextCont"/>
        <w:pPrChange w:id="821" w:author="Brian Wortman" w:date="2014-06-16T19:40:00Z">
          <w:pPr>
            <w:pStyle w:val="BodyTextFirst"/>
          </w:pPr>
        </w:pPrChange>
      </w:pPr>
      <w:ins w:id="822" w:author="Brian Wortman" w:date="2014-06-16T19:45:00Z">
        <w:r>
          <w:t xml:space="preserve">Now we can implement </w:t>
        </w:r>
        <w:proofErr w:type="spellStart"/>
        <w:r w:rsidRPr="00D6264C">
          <w:rPr>
            <w:rStyle w:val="CodeInline"/>
            <w:rPrChange w:id="823" w:author="Brian Wortman" w:date="2014-06-16T19:45:00Z">
              <w:rPr/>
            </w:rPrChange>
          </w:rPr>
          <w:t>NewTask</w:t>
        </w:r>
        <w:proofErr w:type="spellEnd"/>
        <w:r>
          <w:t xml:space="preserve"> </w:t>
        </w:r>
      </w:ins>
      <w:del w:id="824" w:author="Brian Wortman" w:date="2014-06-16T19:45:00Z">
        <w:r w:rsidR="00FA2706" w:rsidDel="00D6264C">
          <w:delText xml:space="preserve">Implement it </w:delText>
        </w:r>
      </w:del>
      <w:r w:rsidR="00FA2706">
        <w:t>as follows; by now we assume you can infer where to locate it, based on the namespace:</w:t>
      </w:r>
    </w:p>
    <w:p w14:paraId="5A3B8211" w14:textId="77777777" w:rsidR="00FA2706" w:rsidRPr="005B07AE" w:rsidRDefault="00FA2706" w:rsidP="00566F04">
      <w:pPr>
        <w:pStyle w:val="Code"/>
      </w:pPr>
      <w:r w:rsidRPr="005B07AE">
        <w:t>using System;</w:t>
      </w:r>
    </w:p>
    <w:p w14:paraId="37F9A051" w14:textId="77777777" w:rsidR="00FA2706" w:rsidRPr="005B07AE" w:rsidRDefault="00FA2706" w:rsidP="00566F04">
      <w:pPr>
        <w:pStyle w:val="Code"/>
      </w:pPr>
      <w:r w:rsidRPr="005B07AE">
        <w:t>using System.Collections.Generic;</w:t>
      </w:r>
    </w:p>
    <w:p w14:paraId="7E880A9B" w14:textId="77777777" w:rsidR="00FA2706" w:rsidRPr="005B07AE" w:rsidRDefault="00FA2706" w:rsidP="00566F04">
      <w:pPr>
        <w:pStyle w:val="Code"/>
      </w:pPr>
    </w:p>
    <w:p w14:paraId="440BCB94" w14:textId="77777777" w:rsidR="00FA2706" w:rsidRPr="005B07AE" w:rsidRDefault="00FA2706" w:rsidP="00566F04">
      <w:pPr>
        <w:pStyle w:val="Code"/>
      </w:pPr>
      <w:r w:rsidRPr="005B07AE">
        <w:t>namespace WebApi2Book.Web.Api.Models</w:t>
      </w:r>
    </w:p>
    <w:p w14:paraId="138DBC91" w14:textId="77777777" w:rsidR="00FA2706" w:rsidRPr="005B07AE" w:rsidRDefault="00FA2706" w:rsidP="00566F04">
      <w:pPr>
        <w:pStyle w:val="Code"/>
      </w:pPr>
      <w:r w:rsidRPr="005B07AE">
        <w:t>{</w:t>
      </w:r>
    </w:p>
    <w:p w14:paraId="3F87CB4F" w14:textId="77777777" w:rsidR="00FA2706" w:rsidRPr="005B07AE" w:rsidRDefault="00FA2706" w:rsidP="00566F04">
      <w:pPr>
        <w:pStyle w:val="Code"/>
      </w:pPr>
      <w:r w:rsidRPr="005B07AE">
        <w:t xml:space="preserve">    public class NewTask</w:t>
      </w:r>
    </w:p>
    <w:p w14:paraId="578F7E39" w14:textId="77777777" w:rsidR="00FA2706" w:rsidRPr="005B07AE" w:rsidRDefault="00FA2706" w:rsidP="00566F04">
      <w:pPr>
        <w:pStyle w:val="Code"/>
      </w:pPr>
      <w:r w:rsidRPr="005B07AE">
        <w:t xml:space="preserve">    {</w:t>
      </w:r>
    </w:p>
    <w:p w14:paraId="36EA3975" w14:textId="77777777" w:rsidR="00FA2706" w:rsidRPr="005B07AE" w:rsidRDefault="00FA2706" w:rsidP="00566F04">
      <w:pPr>
        <w:pStyle w:val="Code"/>
      </w:pPr>
      <w:r w:rsidRPr="005B07AE">
        <w:t xml:space="preserve">        public string Subject { get; set; }</w:t>
      </w:r>
    </w:p>
    <w:p w14:paraId="52AB14CB" w14:textId="77777777" w:rsidR="00FA2706" w:rsidRPr="005B07AE" w:rsidRDefault="00FA2706" w:rsidP="00566F04">
      <w:pPr>
        <w:pStyle w:val="Code"/>
      </w:pPr>
    </w:p>
    <w:p w14:paraId="0849A10B" w14:textId="77777777" w:rsidR="00FA2706" w:rsidRPr="005B07AE" w:rsidRDefault="00FA2706" w:rsidP="00566F04">
      <w:pPr>
        <w:pStyle w:val="Code"/>
      </w:pPr>
      <w:r w:rsidRPr="005B07AE">
        <w:t xml:space="preserve">        public DateTime? StartDate { get; set; }</w:t>
      </w:r>
    </w:p>
    <w:p w14:paraId="0BB3C8B0" w14:textId="77777777" w:rsidR="00FA2706" w:rsidRPr="005B07AE" w:rsidRDefault="00FA2706" w:rsidP="00566F04">
      <w:pPr>
        <w:pStyle w:val="Code"/>
      </w:pPr>
    </w:p>
    <w:p w14:paraId="0B26C96E" w14:textId="77777777" w:rsidR="00FA2706" w:rsidRPr="005B07AE" w:rsidRDefault="00FA2706" w:rsidP="00566F04">
      <w:pPr>
        <w:pStyle w:val="Code"/>
      </w:pPr>
      <w:r w:rsidRPr="005B07AE">
        <w:t xml:space="preserve">        public DateTime? DueDate { get; set; }</w:t>
      </w:r>
    </w:p>
    <w:p w14:paraId="6A0A2AFE" w14:textId="77777777" w:rsidR="00FA2706" w:rsidRPr="005B07AE" w:rsidRDefault="00FA2706" w:rsidP="00566F04">
      <w:pPr>
        <w:pStyle w:val="Code"/>
      </w:pPr>
    </w:p>
    <w:p w14:paraId="23204EA8" w14:textId="77777777" w:rsidR="00FA2706" w:rsidRPr="005B07AE" w:rsidRDefault="00FA2706" w:rsidP="00566F04">
      <w:pPr>
        <w:pStyle w:val="Code"/>
      </w:pPr>
      <w:r w:rsidRPr="005B07AE">
        <w:t xml:space="preserve">        public List&lt;User&gt; Assignees { get; set; }</w:t>
      </w:r>
    </w:p>
    <w:p w14:paraId="29764A97" w14:textId="77777777" w:rsidR="00FA2706" w:rsidRPr="005B07AE" w:rsidRDefault="00FA2706" w:rsidP="00566F04">
      <w:pPr>
        <w:pStyle w:val="Code"/>
      </w:pPr>
      <w:r w:rsidRPr="005B07AE">
        <w:t xml:space="preserve">    }</w:t>
      </w:r>
    </w:p>
    <w:p w14:paraId="3A18483D" w14:textId="77777777" w:rsidR="00FA2706" w:rsidRDefault="00FA2706" w:rsidP="00566F04">
      <w:pPr>
        <w:pStyle w:val="Code"/>
      </w:pPr>
      <w:r w:rsidRPr="005B07AE">
        <w:t>}</w:t>
      </w:r>
    </w:p>
    <w:p w14:paraId="50982DA4" w14:textId="77777777" w:rsidR="00FA2706" w:rsidRDefault="00FA2706" w:rsidP="00CD520A">
      <w:pPr>
        <w:pStyle w:val="BodyTextCont"/>
        <w:pPrChange w:id="825" w:author="Brian Wortman" w:date="2014-06-16T20:25:00Z">
          <w:pPr>
            <w:pStyle w:val="BodyText"/>
          </w:pPr>
        </w:pPrChange>
      </w:pPr>
      <w:r>
        <w:t xml:space="preserve">Now modify the signature of the </w:t>
      </w:r>
      <w:proofErr w:type="spellStart"/>
      <w:r w:rsidRPr="003F2AEF">
        <w:rPr>
          <w:rStyle w:val="CodeInline"/>
        </w:rPr>
        <w:t>AddTask</w:t>
      </w:r>
      <w:proofErr w:type="spellEnd"/>
      <w:r>
        <w:t xml:space="preserve"> method in the V1 </w:t>
      </w:r>
      <w:proofErr w:type="spellStart"/>
      <w:r w:rsidRPr="001035FE">
        <w:rPr>
          <w:rStyle w:val="CodeInline"/>
        </w:rPr>
        <w:t>TasksController</w:t>
      </w:r>
      <w:proofErr w:type="spellEnd"/>
      <w:r>
        <w:t xml:space="preserve"> so that it appears as follows, accepting one of these </w:t>
      </w:r>
      <w:proofErr w:type="spellStart"/>
      <w:r w:rsidRPr="00A6710D">
        <w:rPr>
          <w:rStyle w:val="CodeInline"/>
        </w:rPr>
        <w:t>NewTask</w:t>
      </w:r>
      <w:proofErr w:type="spellEnd"/>
      <w:r>
        <w:t xml:space="preserve"> objects as a parameter:</w:t>
      </w:r>
    </w:p>
    <w:p w14:paraId="791BD27A" w14:textId="77777777" w:rsidR="00FA2706" w:rsidRDefault="00FA2706" w:rsidP="00566F04">
      <w:pPr>
        <w:pStyle w:val="Code"/>
      </w:pPr>
      <w:r w:rsidRPr="008F7460">
        <w:t>public Task AddTask(HttpRequestMessage requestMessage, NewTask newTask)</w:t>
      </w:r>
    </w:p>
    <w:p w14:paraId="3B6693B9" w14:textId="675074F3" w:rsidR="00FA2706" w:rsidDel="00CD520A" w:rsidRDefault="00FA2706" w:rsidP="00566F04">
      <w:pPr>
        <w:pStyle w:val="Code"/>
        <w:rPr>
          <w:del w:id="826" w:author="Brian Wortman" w:date="2014-06-16T20:26:00Z"/>
        </w:rPr>
      </w:pPr>
    </w:p>
    <w:p w14:paraId="693DEE5B" w14:textId="77777777" w:rsidR="00FA2706" w:rsidRDefault="00FA2706" w:rsidP="00CD520A">
      <w:pPr>
        <w:pStyle w:val="BodyTextCont"/>
        <w:pPrChange w:id="827" w:author="Brian Wortman" w:date="2014-06-16T20:25:00Z">
          <w:pPr>
            <w:pStyle w:val="BodyText"/>
          </w:pPr>
        </w:pPrChange>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 a </w:t>
      </w:r>
      <w:r>
        <w:lastRenderedPageBreak/>
        <w:t xml:space="preserve">service model may be changed (in this case simplified) based on user/developer feedback. In V2, the caller only has to provide a single </w:t>
      </w:r>
      <w:r w:rsidRPr="00DC77E1">
        <w:rPr>
          <w:rStyle w:val="CodeInline"/>
        </w:rPr>
        <w:t>User</w:t>
      </w:r>
      <w:r>
        <w:t>, not a list of them:</w:t>
      </w:r>
    </w:p>
    <w:p w14:paraId="07EE0436" w14:textId="77777777" w:rsidR="00FA2706" w:rsidRPr="00DC77E1" w:rsidRDefault="00FA2706" w:rsidP="00566F04">
      <w:pPr>
        <w:pStyle w:val="Code"/>
      </w:pPr>
      <w:r w:rsidRPr="00DC77E1">
        <w:t>using System;</w:t>
      </w:r>
    </w:p>
    <w:p w14:paraId="5124355A" w14:textId="77777777" w:rsidR="00FA2706" w:rsidRPr="00DC77E1" w:rsidRDefault="00FA2706" w:rsidP="00566F04">
      <w:pPr>
        <w:pStyle w:val="Code"/>
      </w:pPr>
    </w:p>
    <w:p w14:paraId="751F9E33" w14:textId="77777777" w:rsidR="00FA2706" w:rsidRPr="00DC77E1" w:rsidRDefault="00FA2706" w:rsidP="00566F04">
      <w:pPr>
        <w:pStyle w:val="Code"/>
      </w:pPr>
      <w:r w:rsidRPr="00DC77E1">
        <w:t>namespace WebApi2Book.Web.Api.Models</w:t>
      </w:r>
    </w:p>
    <w:p w14:paraId="590508EE" w14:textId="77777777" w:rsidR="00FA2706" w:rsidRPr="00DC77E1" w:rsidRDefault="00FA2706" w:rsidP="00566F04">
      <w:pPr>
        <w:pStyle w:val="Code"/>
      </w:pPr>
      <w:r w:rsidRPr="00DC77E1">
        <w:t>{</w:t>
      </w:r>
    </w:p>
    <w:p w14:paraId="31347CC9" w14:textId="77777777" w:rsidR="00FA2706" w:rsidRPr="00DC77E1" w:rsidRDefault="00FA2706" w:rsidP="00566F04">
      <w:pPr>
        <w:pStyle w:val="Code"/>
      </w:pPr>
      <w:r w:rsidRPr="00DC77E1">
        <w:t xml:space="preserve">    public class NewTaskV2</w:t>
      </w:r>
    </w:p>
    <w:p w14:paraId="45A3FB31" w14:textId="77777777" w:rsidR="00FA2706" w:rsidRPr="00DC77E1" w:rsidRDefault="00FA2706" w:rsidP="00566F04">
      <w:pPr>
        <w:pStyle w:val="Code"/>
      </w:pPr>
      <w:r w:rsidRPr="00DC77E1">
        <w:t xml:space="preserve">    {</w:t>
      </w:r>
    </w:p>
    <w:p w14:paraId="3EE86E47" w14:textId="77777777" w:rsidR="00FA2706" w:rsidRPr="00DC77E1" w:rsidRDefault="00FA2706" w:rsidP="00566F04">
      <w:pPr>
        <w:pStyle w:val="Code"/>
      </w:pPr>
      <w:r w:rsidRPr="00DC77E1">
        <w:t xml:space="preserve">        public string Subject { get; set; }</w:t>
      </w:r>
    </w:p>
    <w:p w14:paraId="75DB6DB6" w14:textId="77777777" w:rsidR="00FA2706" w:rsidRPr="00DC77E1" w:rsidRDefault="00FA2706" w:rsidP="00566F04">
      <w:pPr>
        <w:pStyle w:val="Code"/>
      </w:pPr>
    </w:p>
    <w:p w14:paraId="7E0CC9BD" w14:textId="77777777" w:rsidR="00FA2706" w:rsidRPr="00DC77E1" w:rsidRDefault="00FA2706" w:rsidP="00566F04">
      <w:pPr>
        <w:pStyle w:val="Code"/>
      </w:pPr>
      <w:r w:rsidRPr="00DC77E1">
        <w:t xml:space="preserve">        public DateTime? StartDate { get; set; }</w:t>
      </w:r>
    </w:p>
    <w:p w14:paraId="4BA443C8" w14:textId="77777777" w:rsidR="00FA2706" w:rsidRPr="00DC77E1" w:rsidRDefault="00FA2706" w:rsidP="00566F04">
      <w:pPr>
        <w:pStyle w:val="Code"/>
      </w:pPr>
    </w:p>
    <w:p w14:paraId="77C92DB0" w14:textId="77777777" w:rsidR="00FA2706" w:rsidRPr="00DC77E1" w:rsidRDefault="00FA2706" w:rsidP="00566F04">
      <w:pPr>
        <w:pStyle w:val="Code"/>
      </w:pPr>
      <w:r w:rsidRPr="00DC77E1">
        <w:t xml:space="preserve">        public DateTime? DueDate { get; set; }</w:t>
      </w:r>
    </w:p>
    <w:p w14:paraId="7BEAB790" w14:textId="77777777" w:rsidR="00FA2706" w:rsidRPr="00DC77E1" w:rsidRDefault="00FA2706" w:rsidP="00566F04">
      <w:pPr>
        <w:pStyle w:val="Code"/>
      </w:pPr>
    </w:p>
    <w:p w14:paraId="76910E9D" w14:textId="77777777" w:rsidR="00FA2706" w:rsidRPr="00DC77E1" w:rsidRDefault="00FA2706" w:rsidP="00566F04">
      <w:pPr>
        <w:pStyle w:val="Code"/>
      </w:pPr>
      <w:r w:rsidRPr="00DC77E1">
        <w:t xml:space="preserve">        public User Assignee { get; set; }</w:t>
      </w:r>
    </w:p>
    <w:p w14:paraId="35EA8E41" w14:textId="77777777" w:rsidR="00FA2706" w:rsidRPr="00DC77E1" w:rsidRDefault="00FA2706" w:rsidP="00566F04">
      <w:pPr>
        <w:pStyle w:val="Code"/>
      </w:pPr>
      <w:r w:rsidRPr="00DC77E1">
        <w:t xml:space="preserve">    }</w:t>
      </w:r>
    </w:p>
    <w:p w14:paraId="026018C7" w14:textId="77777777" w:rsidR="00FA2706" w:rsidRPr="00DC77E1" w:rsidRDefault="00FA2706" w:rsidP="00566F04">
      <w:pPr>
        <w:pStyle w:val="Code"/>
      </w:pPr>
      <w:r w:rsidRPr="00DC77E1">
        <w:t>}</w:t>
      </w:r>
    </w:p>
    <w:p w14:paraId="3BA33082" w14:textId="14A37F7F" w:rsidR="00FA2706" w:rsidDel="00CD520A" w:rsidRDefault="00FA2706" w:rsidP="009732B5">
      <w:pPr>
        <w:pStyle w:val="Code"/>
        <w:rPr>
          <w:del w:id="828" w:author="Brian Wortman" w:date="2014-06-16T20:26:00Z"/>
        </w:rPr>
      </w:pPr>
    </w:p>
    <w:p w14:paraId="7E88B721" w14:textId="77777777" w:rsidR="00FA2706" w:rsidRDefault="00FA2706" w:rsidP="00CD520A">
      <w:pPr>
        <w:pStyle w:val="BodyTextCont"/>
        <w:pPrChange w:id="829" w:author="Brian Wortman" w:date="2014-06-16T20:26:00Z">
          <w:pPr>
            <w:pStyle w:val="BodyText"/>
          </w:pPr>
        </w:pPrChange>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5DE65DE7" w14:textId="77777777" w:rsidR="00FA2706" w:rsidRDefault="00FA2706" w:rsidP="00566F04">
      <w:pPr>
        <w:pStyle w:val="SideBarHead"/>
      </w:pPr>
      <w:r>
        <w:t>security implications of Overposting</w:t>
      </w:r>
    </w:p>
    <w:p w14:paraId="69AD5CEE" w14:textId="77777777" w:rsidR="00FA2706" w:rsidRDefault="00FA2706" w:rsidP="00566F04">
      <w:pPr>
        <w:pStyle w:val="SideBarBody"/>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Pro ASP.NET Web API Security: Securing ASP.NET Web API</w:t>
      </w:r>
      <w:r>
        <w:t>. It goes into a level of detail that we can't possibly cover in one chapter of our book.</w:t>
      </w:r>
    </w:p>
    <w:p w14:paraId="3AD2F386" w14:textId="77777777" w:rsidR="00FA2706" w:rsidRDefault="00FA2706" w:rsidP="00566F04">
      <w:pPr>
        <w:pStyle w:val="SideBarBody"/>
      </w:pPr>
      <w:r>
        <w:t xml:space="preserve">In short, an </w:t>
      </w:r>
      <w:proofErr w:type="spellStart"/>
      <w:r>
        <w:t>overposting</w:t>
      </w:r>
      <w:proofErr w:type="spellEnd"/>
      <w:r>
        <w:t xml:space="preserve"> attack is defined as an HTTP POST or PUT that successfully submits and updates the value of an </w:t>
      </w:r>
      <w:proofErr w:type="spellStart"/>
      <w:r>
        <w:t>underying</w:t>
      </w:r>
      <w:proofErr w:type="spellEnd"/>
      <w:r>
        <w:t xml:space="preserve"> data property, even though that property wasn't part of the published, visible, or expected request message. For example, a web form in an HR application, or a REST endpoint in an HR-based Web API, might expect a caller to update an employee's first and last name. But if that server-side code is naively binding the incoming POST body to a model object that happens to include a Salary property, and the caller happens to specify a value for that Salary (either maliciously or unintentionally), then the code may find itself updating the employee's salary in the database to the specified value.</w:t>
      </w:r>
    </w:p>
    <w:p w14:paraId="49D52615" w14:textId="77777777" w:rsidR="00FA2706" w:rsidRDefault="00FA2706" w:rsidP="00566F04">
      <w:pPr>
        <w:pStyle w:val="SideBarLast"/>
      </w:pPr>
      <w:r>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w:t>
      </w:r>
      <w:r>
        <w:lastRenderedPageBreak/>
        <w:t xml:space="preserve">the scenario at hand is the best approach." And that's exactly what we've done by introducing the </w:t>
      </w:r>
      <w:proofErr w:type="spellStart"/>
      <w:r>
        <w:t>NewTask</w:t>
      </w:r>
      <w:proofErr w:type="spellEnd"/>
      <w:r>
        <w:t xml:space="preserve"> and NewTaskV2 classes.</w:t>
      </w:r>
    </w:p>
    <w:p w14:paraId="1122DBA2" w14:textId="77777777" w:rsidR="00FA2706" w:rsidRDefault="00FA2706" w:rsidP="00566F04">
      <w:pPr>
        <w:pStyle w:val="Heading2"/>
      </w:pPr>
      <w:bookmarkStart w:id="830" w:name="_Toc390713991"/>
      <w:r>
        <w:t>Persisting the Task</w:t>
      </w:r>
      <w:bookmarkEnd w:id="830"/>
    </w:p>
    <w:p w14:paraId="01508DD4" w14:textId="77777777" w:rsidR="00FA2706" w:rsidRDefault="00FA2706" w:rsidP="00566F04">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0A5DA56E" w14:textId="046579F1" w:rsidR="00FA2706" w:rsidRDefault="00FA2706" w:rsidP="00CD520A">
      <w:pPr>
        <w:pStyle w:val="BodyTextCont"/>
        <w:pPrChange w:id="831" w:author="Brian Wortman" w:date="2014-06-16T20:26:00Z">
          <w:pPr>
            <w:pStyle w:val="BodyText"/>
          </w:pPr>
        </w:pPrChange>
      </w:pPr>
      <w:r>
        <w:t xml:space="preserve">Let's begin by creating and configuring several new classes to do the heavy lifting in the </w:t>
      </w:r>
      <w:proofErr w:type="spellStart"/>
      <w:r w:rsidRPr="00A6710D">
        <w:rPr>
          <w:rStyle w:val="CodeInline"/>
        </w:rPr>
        <w:t>AddTask</w:t>
      </w:r>
      <w:proofErr w:type="spellEnd"/>
      <w:r>
        <w:t xml:space="preserve"> method. First, add the following security-related types to the correct projects in the solution. The </w:t>
      </w:r>
      <w:proofErr w:type="spellStart"/>
      <w:r w:rsidRPr="003F2AEF">
        <w:rPr>
          <w:rStyle w:val="CodeInline"/>
        </w:rPr>
        <w:t>IUserSession</w:t>
      </w:r>
      <w:proofErr w:type="spellEnd"/>
      <w:r>
        <w:t xml:space="preserve"> and related user classes allow us to abstract away from the static </w:t>
      </w:r>
      <w:proofErr w:type="spellStart"/>
      <w:r w:rsidRPr="00A6710D">
        <w:rPr>
          <w:rStyle w:val="CodeInline"/>
        </w:rPr>
        <w:t>HttpContext.Current.User</w:t>
      </w:r>
      <w:proofErr w:type="spellEnd"/>
      <w:r>
        <w:t xml:space="preserve"> property. Again, </w:t>
      </w:r>
      <w:r w:rsidRPr="00611693">
        <w:t xml:space="preserve">by now we assume you can infer where to locate </w:t>
      </w:r>
      <w:r>
        <w:t>these</w:t>
      </w:r>
      <w:r w:rsidRPr="00611693">
        <w:t>, based on the namespace</w:t>
      </w:r>
      <w:ins w:id="832" w:author="Brian Wortman" w:date="2014-06-16T19:47:00Z">
        <w:r w:rsidR="00D6264C">
          <w:t xml:space="preserve"> (</w:t>
        </w:r>
      </w:ins>
      <w:del w:id="833" w:author="Brian Wortman" w:date="2014-06-16T19:47:00Z">
        <w:r w:rsidDel="00D6264C">
          <w:delText xml:space="preserve">; </w:delText>
        </w:r>
      </w:del>
      <w:r>
        <w:t>this message will not be repeated</w:t>
      </w:r>
      <w:ins w:id="834" w:author="Brian Wortman" w:date="2014-06-16T19:47:00Z">
        <w:r w:rsidR="00D6264C">
          <w:t>)</w:t>
        </w:r>
      </w:ins>
      <w:r>
        <w:t>:</w:t>
      </w:r>
    </w:p>
    <w:p w14:paraId="45A03545" w14:textId="77777777" w:rsidR="00FA2706" w:rsidRDefault="00FA2706" w:rsidP="00566F04">
      <w:pPr>
        <w:pStyle w:val="CodeCaption"/>
      </w:pPr>
      <w:r>
        <w:t>IUserSession Interface</w:t>
      </w:r>
    </w:p>
    <w:p w14:paraId="2E2861E9" w14:textId="77777777" w:rsidR="00FA2706" w:rsidRPr="00611693" w:rsidRDefault="00FA2706" w:rsidP="00566F04">
      <w:pPr>
        <w:pStyle w:val="Code"/>
      </w:pPr>
      <w:r w:rsidRPr="00611693">
        <w:t>namespace WebApi2Book.Common.</w:t>
      </w:r>
      <w:commentRangeStart w:id="835"/>
      <w:commentRangeStart w:id="836"/>
      <w:r w:rsidRPr="00611693">
        <w:t>Security</w:t>
      </w:r>
      <w:commentRangeEnd w:id="835"/>
      <w:r w:rsidR="00617BEC">
        <w:rPr>
          <w:rStyle w:val="CommentReference"/>
          <w:rFonts w:ascii="Times" w:hAnsi="Times"/>
          <w:noProof w:val="0"/>
        </w:rPr>
        <w:commentReference w:id="835"/>
      </w:r>
      <w:commentRangeEnd w:id="836"/>
      <w:r w:rsidR="00D6264C">
        <w:rPr>
          <w:rStyle w:val="CommentReference"/>
          <w:rFonts w:ascii="Times" w:hAnsi="Times"/>
          <w:noProof w:val="0"/>
        </w:rPr>
        <w:commentReference w:id="836"/>
      </w:r>
    </w:p>
    <w:p w14:paraId="5E40EE86" w14:textId="77777777" w:rsidR="00FA2706" w:rsidRPr="00611693" w:rsidRDefault="00FA2706" w:rsidP="00566F04">
      <w:pPr>
        <w:pStyle w:val="Code"/>
      </w:pPr>
      <w:r w:rsidRPr="00611693">
        <w:t>{</w:t>
      </w:r>
    </w:p>
    <w:p w14:paraId="7C0B846F" w14:textId="77777777" w:rsidR="00FA2706" w:rsidRPr="00611693" w:rsidRDefault="00FA2706" w:rsidP="00566F04">
      <w:pPr>
        <w:pStyle w:val="Code"/>
      </w:pPr>
      <w:r w:rsidRPr="00611693">
        <w:t xml:space="preserve">    public interface IUserSession</w:t>
      </w:r>
    </w:p>
    <w:p w14:paraId="60E49CE5" w14:textId="77777777" w:rsidR="00FA2706" w:rsidRPr="00611693" w:rsidRDefault="00FA2706" w:rsidP="00566F04">
      <w:pPr>
        <w:pStyle w:val="Code"/>
      </w:pPr>
      <w:r w:rsidRPr="00611693">
        <w:t xml:space="preserve">    {</w:t>
      </w:r>
    </w:p>
    <w:p w14:paraId="3D63DFB9" w14:textId="77777777" w:rsidR="00FA2706" w:rsidRPr="00611693" w:rsidRDefault="00FA2706" w:rsidP="00566F04">
      <w:pPr>
        <w:pStyle w:val="Code"/>
      </w:pPr>
      <w:r w:rsidRPr="00611693">
        <w:t xml:space="preserve">        string Firstname { get; }</w:t>
      </w:r>
    </w:p>
    <w:p w14:paraId="3B8A9094" w14:textId="77777777" w:rsidR="00FA2706" w:rsidRPr="00611693" w:rsidRDefault="00FA2706" w:rsidP="00566F04">
      <w:pPr>
        <w:pStyle w:val="Code"/>
      </w:pPr>
      <w:r w:rsidRPr="00611693">
        <w:t xml:space="preserve">        string Lastname { get; }</w:t>
      </w:r>
    </w:p>
    <w:p w14:paraId="4DD94579" w14:textId="77777777" w:rsidR="00FA2706" w:rsidRPr="00611693" w:rsidRDefault="00FA2706" w:rsidP="00566F04">
      <w:pPr>
        <w:pStyle w:val="Code"/>
      </w:pPr>
      <w:r w:rsidRPr="00611693">
        <w:t xml:space="preserve">        string Username { get; }</w:t>
      </w:r>
    </w:p>
    <w:p w14:paraId="234B0648" w14:textId="77777777" w:rsidR="00FA2706" w:rsidRPr="00611693" w:rsidRDefault="00FA2706" w:rsidP="00566F04">
      <w:pPr>
        <w:pStyle w:val="Code"/>
      </w:pPr>
      <w:r w:rsidRPr="00611693">
        <w:t xml:space="preserve">        bool IsInRole(string roleName);</w:t>
      </w:r>
    </w:p>
    <w:p w14:paraId="103CAB09" w14:textId="77777777" w:rsidR="00FA2706" w:rsidRPr="00611693" w:rsidRDefault="00FA2706" w:rsidP="00566F04">
      <w:pPr>
        <w:pStyle w:val="Code"/>
      </w:pPr>
      <w:r w:rsidRPr="00611693">
        <w:t xml:space="preserve">    }</w:t>
      </w:r>
    </w:p>
    <w:p w14:paraId="027A3890" w14:textId="77777777" w:rsidR="00FA2706" w:rsidRDefault="00FA2706" w:rsidP="00566F04">
      <w:pPr>
        <w:pStyle w:val="Code"/>
      </w:pPr>
      <w:r w:rsidRPr="00611693">
        <w:t>}</w:t>
      </w:r>
    </w:p>
    <w:p w14:paraId="25D899F2" w14:textId="77777777" w:rsidR="00FA2706" w:rsidRDefault="00FA2706" w:rsidP="00566F04">
      <w:pPr>
        <w:pStyle w:val="CodeCaption"/>
      </w:pPr>
      <w:r>
        <w:t>IWebUserSession Interface</w:t>
      </w:r>
    </w:p>
    <w:p w14:paraId="0196A426" w14:textId="77777777" w:rsidR="00FA2706" w:rsidRPr="00611693" w:rsidRDefault="00FA2706" w:rsidP="00566F04">
      <w:pPr>
        <w:pStyle w:val="Code"/>
      </w:pPr>
      <w:r w:rsidRPr="00611693">
        <w:t>using System;</w:t>
      </w:r>
    </w:p>
    <w:p w14:paraId="0B23F803" w14:textId="77777777" w:rsidR="00FA2706" w:rsidRPr="00611693" w:rsidRDefault="00FA2706" w:rsidP="00566F04">
      <w:pPr>
        <w:pStyle w:val="Code"/>
      </w:pPr>
      <w:r w:rsidRPr="00611693">
        <w:t>using WebApi2Book.Common.Security;</w:t>
      </w:r>
    </w:p>
    <w:p w14:paraId="7DEE3306" w14:textId="77777777" w:rsidR="00FA2706" w:rsidRPr="00611693" w:rsidRDefault="00FA2706" w:rsidP="00566F04">
      <w:pPr>
        <w:pStyle w:val="Code"/>
      </w:pPr>
    </w:p>
    <w:p w14:paraId="362871C4" w14:textId="77777777" w:rsidR="00FA2706" w:rsidRPr="00611693" w:rsidRDefault="00FA2706" w:rsidP="00566F04">
      <w:pPr>
        <w:pStyle w:val="Code"/>
      </w:pPr>
      <w:r w:rsidRPr="00611693">
        <w:t>namespace WebApi2Book.Web.Common.Security</w:t>
      </w:r>
    </w:p>
    <w:p w14:paraId="48A142BF" w14:textId="77777777" w:rsidR="00FA2706" w:rsidRPr="00611693" w:rsidRDefault="00FA2706" w:rsidP="00566F04">
      <w:pPr>
        <w:pStyle w:val="Code"/>
      </w:pPr>
      <w:r w:rsidRPr="00611693">
        <w:t>{</w:t>
      </w:r>
    </w:p>
    <w:p w14:paraId="6D8A6B5B" w14:textId="77777777" w:rsidR="00FA2706" w:rsidRPr="00611693" w:rsidRDefault="00FA2706" w:rsidP="00566F04">
      <w:pPr>
        <w:pStyle w:val="Code"/>
      </w:pPr>
      <w:r w:rsidRPr="00611693">
        <w:t xml:space="preserve">    public interface IWebUserSession : IUserSession</w:t>
      </w:r>
    </w:p>
    <w:p w14:paraId="72457752" w14:textId="77777777" w:rsidR="00FA2706" w:rsidRPr="00611693" w:rsidRDefault="00FA2706" w:rsidP="00566F04">
      <w:pPr>
        <w:pStyle w:val="Code"/>
      </w:pPr>
      <w:r w:rsidRPr="00611693">
        <w:t xml:space="preserve">    {</w:t>
      </w:r>
    </w:p>
    <w:p w14:paraId="6DFF68F7" w14:textId="77777777" w:rsidR="00FA2706" w:rsidRPr="00611693" w:rsidRDefault="00FA2706" w:rsidP="00566F04">
      <w:pPr>
        <w:pStyle w:val="Code"/>
      </w:pPr>
      <w:r w:rsidRPr="00611693">
        <w:t xml:space="preserve">        string ApiVersionInUse { get; }</w:t>
      </w:r>
    </w:p>
    <w:p w14:paraId="7A6AC663" w14:textId="77777777" w:rsidR="00FA2706" w:rsidRPr="00611693" w:rsidRDefault="00FA2706" w:rsidP="00566F04">
      <w:pPr>
        <w:pStyle w:val="Code"/>
      </w:pPr>
      <w:r w:rsidRPr="00611693">
        <w:t xml:space="preserve">        Uri RequestUri { get; }</w:t>
      </w:r>
    </w:p>
    <w:p w14:paraId="6D49AB23" w14:textId="77777777" w:rsidR="00FA2706" w:rsidRPr="00611693" w:rsidRDefault="00FA2706" w:rsidP="00566F04">
      <w:pPr>
        <w:pStyle w:val="Code"/>
      </w:pPr>
      <w:r w:rsidRPr="00611693">
        <w:t xml:space="preserve">        string HttpRequestMethod { get; }</w:t>
      </w:r>
    </w:p>
    <w:p w14:paraId="3E376290" w14:textId="77777777" w:rsidR="00FA2706" w:rsidRPr="00611693" w:rsidRDefault="00FA2706" w:rsidP="00566F04">
      <w:pPr>
        <w:pStyle w:val="Code"/>
      </w:pPr>
      <w:r w:rsidRPr="00611693">
        <w:t xml:space="preserve">    }</w:t>
      </w:r>
    </w:p>
    <w:p w14:paraId="6DCD0A19" w14:textId="77777777" w:rsidR="00FA2706" w:rsidRDefault="00FA2706" w:rsidP="00566F04">
      <w:pPr>
        <w:pStyle w:val="Code"/>
      </w:pPr>
      <w:r w:rsidRPr="00611693">
        <w:t>}</w:t>
      </w:r>
    </w:p>
    <w:p w14:paraId="6E094E7A" w14:textId="77777777" w:rsidR="00FA2706" w:rsidRDefault="00FA2706" w:rsidP="00566F04">
      <w:pPr>
        <w:pStyle w:val="CodeCaption"/>
      </w:pPr>
      <w:r>
        <w:t>UserSession Class</w:t>
      </w:r>
    </w:p>
    <w:p w14:paraId="76147FA6" w14:textId="77777777" w:rsidR="00FA2706" w:rsidRPr="007C46ED" w:rsidRDefault="00FA2706" w:rsidP="00566F04">
      <w:pPr>
        <w:pStyle w:val="Code"/>
      </w:pPr>
      <w:r w:rsidRPr="007C46ED">
        <w:t>using System;</w:t>
      </w:r>
    </w:p>
    <w:p w14:paraId="0B7201B6" w14:textId="77777777" w:rsidR="00FA2706" w:rsidRPr="007C46ED" w:rsidRDefault="00FA2706" w:rsidP="00566F04">
      <w:pPr>
        <w:pStyle w:val="Code"/>
      </w:pPr>
      <w:r w:rsidRPr="007C46ED">
        <w:t>using System.Security.Claims;</w:t>
      </w:r>
    </w:p>
    <w:p w14:paraId="2FB86714" w14:textId="77777777" w:rsidR="00FA2706" w:rsidRDefault="00FA2706" w:rsidP="00566F04">
      <w:pPr>
        <w:pStyle w:val="Code"/>
        <w:rPr>
          <w:ins w:id="837" w:author="Brian Wortman" w:date="2014-06-16T19:49:00Z"/>
        </w:rPr>
      </w:pPr>
      <w:r w:rsidRPr="007C46ED">
        <w:t>using System.Web;</w:t>
      </w:r>
    </w:p>
    <w:p w14:paraId="16758EDD" w14:textId="36F662E4" w:rsidR="00D6264C" w:rsidRPr="007C46ED" w:rsidRDefault="00D6264C" w:rsidP="00566F04">
      <w:pPr>
        <w:pStyle w:val="Code"/>
      </w:pPr>
      <w:ins w:id="838" w:author="Brian Wortman" w:date="2014-06-16T19:49:00Z">
        <w:r>
          <w:t>using System.Linq;</w:t>
        </w:r>
      </w:ins>
    </w:p>
    <w:p w14:paraId="50573A70" w14:textId="77777777" w:rsidR="00FA2706" w:rsidRPr="007C46ED" w:rsidRDefault="00FA2706" w:rsidP="00566F04">
      <w:pPr>
        <w:pStyle w:val="Code"/>
      </w:pPr>
    </w:p>
    <w:p w14:paraId="3D69C22A" w14:textId="77777777" w:rsidR="00FA2706" w:rsidRPr="007C46ED" w:rsidRDefault="00FA2706" w:rsidP="00566F04">
      <w:pPr>
        <w:pStyle w:val="Code"/>
      </w:pPr>
      <w:r w:rsidRPr="007C46ED">
        <w:t>namespace WebApi2Book.Web.Common.Security</w:t>
      </w:r>
    </w:p>
    <w:p w14:paraId="1D4A992E" w14:textId="77777777" w:rsidR="00FA2706" w:rsidRPr="007C46ED" w:rsidRDefault="00FA2706" w:rsidP="00566F04">
      <w:pPr>
        <w:pStyle w:val="Code"/>
      </w:pPr>
      <w:r w:rsidRPr="007C46ED">
        <w:t>{</w:t>
      </w:r>
    </w:p>
    <w:p w14:paraId="51E33DF8" w14:textId="77777777" w:rsidR="00FA2706" w:rsidRPr="007C46ED" w:rsidRDefault="00FA2706" w:rsidP="00566F04">
      <w:pPr>
        <w:pStyle w:val="Code"/>
      </w:pPr>
      <w:r w:rsidRPr="007C46ED">
        <w:t xml:space="preserve">    public class UserSession : IWebUserSession</w:t>
      </w:r>
    </w:p>
    <w:p w14:paraId="15CD3F25" w14:textId="77777777" w:rsidR="00FA2706" w:rsidRPr="007C46ED" w:rsidRDefault="00FA2706" w:rsidP="00566F04">
      <w:pPr>
        <w:pStyle w:val="Code"/>
      </w:pPr>
      <w:r w:rsidRPr="007C46ED">
        <w:t xml:space="preserve">    {</w:t>
      </w:r>
    </w:p>
    <w:p w14:paraId="7DFC1F11" w14:textId="77777777" w:rsidR="00FA2706" w:rsidRPr="007C46ED" w:rsidRDefault="00FA2706" w:rsidP="00566F04">
      <w:pPr>
        <w:pStyle w:val="Code"/>
      </w:pPr>
      <w:r w:rsidRPr="007C46ED">
        <w:t xml:space="preserve">        public string Firstname</w:t>
      </w:r>
    </w:p>
    <w:p w14:paraId="4C40CAF5" w14:textId="77777777" w:rsidR="00FA2706" w:rsidRPr="007C46ED" w:rsidRDefault="00FA2706" w:rsidP="00566F04">
      <w:pPr>
        <w:pStyle w:val="Code"/>
      </w:pPr>
      <w:r w:rsidRPr="007C46ED">
        <w:t xml:space="preserve">        {</w:t>
      </w:r>
    </w:p>
    <w:p w14:paraId="6CB6F58A" w14:textId="77777777" w:rsidR="00FA2706" w:rsidRPr="007C46ED" w:rsidRDefault="00FA2706" w:rsidP="00566F04">
      <w:pPr>
        <w:pStyle w:val="Code"/>
      </w:pPr>
      <w:r w:rsidRPr="007C46ED">
        <w:t xml:space="preserve">            get { return ((ClaimsPrincipal) HttpContext.Current.User).FindFirst(ClaimTypes.GivenName).Value; }</w:t>
      </w:r>
    </w:p>
    <w:p w14:paraId="41F6957C" w14:textId="77777777" w:rsidR="00FA2706" w:rsidRPr="007C46ED" w:rsidRDefault="00FA2706" w:rsidP="00566F04">
      <w:pPr>
        <w:pStyle w:val="Code"/>
      </w:pPr>
      <w:r w:rsidRPr="007C46ED">
        <w:t xml:space="preserve">        }</w:t>
      </w:r>
    </w:p>
    <w:p w14:paraId="2BD194AF" w14:textId="77777777" w:rsidR="00FA2706" w:rsidRPr="007C46ED" w:rsidRDefault="00FA2706" w:rsidP="00566F04">
      <w:pPr>
        <w:pStyle w:val="Code"/>
      </w:pPr>
    </w:p>
    <w:p w14:paraId="2241C0DD" w14:textId="77777777" w:rsidR="00FA2706" w:rsidRPr="007C46ED" w:rsidRDefault="00FA2706" w:rsidP="00566F04">
      <w:pPr>
        <w:pStyle w:val="Code"/>
      </w:pPr>
      <w:r w:rsidRPr="007C46ED">
        <w:t xml:space="preserve">        public string Lastname</w:t>
      </w:r>
    </w:p>
    <w:p w14:paraId="4F90961B" w14:textId="77777777" w:rsidR="00FA2706" w:rsidRPr="007C46ED" w:rsidRDefault="00FA2706" w:rsidP="00566F04">
      <w:pPr>
        <w:pStyle w:val="Code"/>
      </w:pPr>
      <w:r w:rsidRPr="007C46ED">
        <w:t xml:space="preserve">        {</w:t>
      </w:r>
    </w:p>
    <w:p w14:paraId="78DB7002" w14:textId="77777777" w:rsidR="00FA2706" w:rsidRPr="007C46ED" w:rsidRDefault="00FA2706" w:rsidP="00566F04">
      <w:pPr>
        <w:pStyle w:val="Code"/>
      </w:pPr>
      <w:r w:rsidRPr="007C46ED">
        <w:t xml:space="preserve">            get { return ((ClaimsPrincipal) HttpContext.Current.User).FindFirst(ClaimTypes.Surname).Value; }</w:t>
      </w:r>
    </w:p>
    <w:p w14:paraId="1564F3A4" w14:textId="77777777" w:rsidR="00FA2706" w:rsidRPr="007C46ED" w:rsidRDefault="00FA2706" w:rsidP="00566F04">
      <w:pPr>
        <w:pStyle w:val="Code"/>
      </w:pPr>
      <w:r w:rsidRPr="007C46ED">
        <w:t xml:space="preserve">        }</w:t>
      </w:r>
    </w:p>
    <w:p w14:paraId="5CE3983E" w14:textId="77777777" w:rsidR="00FA2706" w:rsidRPr="007C46ED" w:rsidRDefault="00FA2706" w:rsidP="00566F04">
      <w:pPr>
        <w:pStyle w:val="Code"/>
      </w:pPr>
    </w:p>
    <w:p w14:paraId="22546F2C" w14:textId="77777777" w:rsidR="00FA2706" w:rsidRPr="007C46ED" w:rsidRDefault="00FA2706" w:rsidP="00566F04">
      <w:pPr>
        <w:pStyle w:val="Code"/>
      </w:pPr>
      <w:r w:rsidRPr="007C46ED">
        <w:t xml:space="preserve">        public string Username</w:t>
      </w:r>
    </w:p>
    <w:p w14:paraId="1C39AD00" w14:textId="77777777" w:rsidR="00FA2706" w:rsidRPr="007C46ED" w:rsidRDefault="00FA2706" w:rsidP="00566F04">
      <w:pPr>
        <w:pStyle w:val="Code"/>
      </w:pPr>
      <w:r w:rsidRPr="007C46ED">
        <w:t xml:space="preserve">        {</w:t>
      </w:r>
    </w:p>
    <w:p w14:paraId="6BAE8D73" w14:textId="77777777" w:rsidR="00FA2706" w:rsidRPr="007C46ED" w:rsidRDefault="00FA2706" w:rsidP="00566F04">
      <w:pPr>
        <w:pStyle w:val="Code"/>
      </w:pPr>
      <w:r w:rsidRPr="007C46ED">
        <w:t xml:space="preserve">            get { return ((ClaimsPrincipal) HttpContext.Current.User).FindFirst(ClaimTypes.Name).Value; }</w:t>
      </w:r>
    </w:p>
    <w:p w14:paraId="22755450" w14:textId="77777777" w:rsidR="00FA2706" w:rsidRPr="007C46ED" w:rsidRDefault="00FA2706" w:rsidP="00566F04">
      <w:pPr>
        <w:pStyle w:val="Code"/>
      </w:pPr>
      <w:r w:rsidRPr="007C46ED">
        <w:t xml:space="preserve">        }</w:t>
      </w:r>
    </w:p>
    <w:p w14:paraId="0A304B52" w14:textId="77777777" w:rsidR="00FA2706" w:rsidRPr="007C46ED" w:rsidRDefault="00FA2706" w:rsidP="00566F04">
      <w:pPr>
        <w:pStyle w:val="Code"/>
      </w:pPr>
    </w:p>
    <w:p w14:paraId="79C63C7D" w14:textId="77777777" w:rsidR="00FA2706" w:rsidRPr="007C46ED" w:rsidRDefault="00FA2706" w:rsidP="00566F04">
      <w:pPr>
        <w:pStyle w:val="Code"/>
      </w:pPr>
      <w:r w:rsidRPr="007C46ED">
        <w:t xml:space="preserve">        public bool IsInRole(string roleName)</w:t>
      </w:r>
    </w:p>
    <w:p w14:paraId="450B6DFD" w14:textId="77777777" w:rsidR="00FA2706" w:rsidRPr="007C46ED" w:rsidRDefault="00FA2706" w:rsidP="00566F04">
      <w:pPr>
        <w:pStyle w:val="Code"/>
      </w:pPr>
      <w:r w:rsidRPr="007C46ED">
        <w:t xml:space="preserve">        {</w:t>
      </w:r>
    </w:p>
    <w:p w14:paraId="62875002" w14:textId="77777777" w:rsidR="00FA2706" w:rsidRPr="007C46ED" w:rsidRDefault="00FA2706" w:rsidP="00566F04">
      <w:pPr>
        <w:pStyle w:val="Code"/>
      </w:pPr>
      <w:r w:rsidRPr="007C46ED">
        <w:t xml:space="preserve">            return HttpContext.Current.User.IsInRole(roleName);</w:t>
      </w:r>
    </w:p>
    <w:p w14:paraId="7C155967" w14:textId="77777777" w:rsidR="00FA2706" w:rsidRPr="007C46ED" w:rsidRDefault="00FA2706" w:rsidP="00566F04">
      <w:pPr>
        <w:pStyle w:val="Code"/>
      </w:pPr>
      <w:r w:rsidRPr="007C46ED">
        <w:t xml:space="preserve">        }</w:t>
      </w:r>
    </w:p>
    <w:p w14:paraId="5A13CE36" w14:textId="77777777" w:rsidR="00FA2706" w:rsidRPr="007C46ED" w:rsidRDefault="00FA2706" w:rsidP="00566F04">
      <w:pPr>
        <w:pStyle w:val="Code"/>
      </w:pPr>
    </w:p>
    <w:p w14:paraId="44DAC8F4" w14:textId="77777777" w:rsidR="00FA2706" w:rsidRPr="007C46ED" w:rsidRDefault="00FA2706" w:rsidP="00566F04">
      <w:pPr>
        <w:pStyle w:val="Code"/>
      </w:pPr>
      <w:r w:rsidRPr="007C46ED">
        <w:t xml:space="preserve">        public Uri RequestUri</w:t>
      </w:r>
    </w:p>
    <w:p w14:paraId="185C2298" w14:textId="77777777" w:rsidR="00FA2706" w:rsidRPr="007C46ED" w:rsidRDefault="00FA2706" w:rsidP="00566F04">
      <w:pPr>
        <w:pStyle w:val="Code"/>
      </w:pPr>
      <w:r w:rsidRPr="007C46ED">
        <w:t xml:space="preserve">        {</w:t>
      </w:r>
    </w:p>
    <w:p w14:paraId="21A7CE8D" w14:textId="77777777" w:rsidR="00FA2706" w:rsidRPr="007C46ED" w:rsidRDefault="00FA2706" w:rsidP="00566F04">
      <w:pPr>
        <w:pStyle w:val="Code"/>
      </w:pPr>
      <w:r w:rsidRPr="007C46ED">
        <w:t xml:space="preserve">            get { return HttpContext.Current.Request.Url; }</w:t>
      </w:r>
    </w:p>
    <w:p w14:paraId="3DABCCF1" w14:textId="77777777" w:rsidR="00FA2706" w:rsidRPr="007C46ED" w:rsidRDefault="00FA2706" w:rsidP="00566F04">
      <w:pPr>
        <w:pStyle w:val="Code"/>
      </w:pPr>
      <w:r w:rsidRPr="007C46ED">
        <w:t xml:space="preserve">        }</w:t>
      </w:r>
    </w:p>
    <w:p w14:paraId="02E20B9A" w14:textId="77777777" w:rsidR="00FA2706" w:rsidRPr="007C46ED" w:rsidRDefault="00FA2706" w:rsidP="00566F04">
      <w:pPr>
        <w:pStyle w:val="Code"/>
      </w:pPr>
    </w:p>
    <w:p w14:paraId="34E3C273" w14:textId="77777777" w:rsidR="00FA2706" w:rsidRPr="007C46ED" w:rsidRDefault="00FA2706" w:rsidP="00566F04">
      <w:pPr>
        <w:pStyle w:val="Code"/>
      </w:pPr>
      <w:r w:rsidRPr="007C46ED">
        <w:t xml:space="preserve">        public string HttpRequestMethod</w:t>
      </w:r>
    </w:p>
    <w:p w14:paraId="20A795C4" w14:textId="77777777" w:rsidR="00FA2706" w:rsidRPr="007C46ED" w:rsidRDefault="00FA2706" w:rsidP="00566F04">
      <w:pPr>
        <w:pStyle w:val="Code"/>
      </w:pPr>
      <w:r w:rsidRPr="007C46ED">
        <w:t xml:space="preserve">        {</w:t>
      </w:r>
    </w:p>
    <w:p w14:paraId="58293E78" w14:textId="77777777" w:rsidR="00FA2706" w:rsidRPr="007C46ED" w:rsidRDefault="00FA2706" w:rsidP="00566F04">
      <w:pPr>
        <w:pStyle w:val="Code"/>
      </w:pPr>
      <w:r w:rsidRPr="007C46ED">
        <w:t xml:space="preserve">            get { return </w:t>
      </w:r>
      <w:commentRangeStart w:id="839"/>
      <w:commentRangeStart w:id="840"/>
      <w:r w:rsidRPr="007C46ED">
        <w:t>HttpContext</w:t>
      </w:r>
      <w:commentRangeEnd w:id="839"/>
      <w:r w:rsidR="00BA3BC4">
        <w:rPr>
          <w:rStyle w:val="CommentReference"/>
          <w:rFonts w:ascii="Times" w:hAnsi="Times"/>
          <w:noProof w:val="0"/>
        </w:rPr>
        <w:commentReference w:id="839"/>
      </w:r>
      <w:commentRangeEnd w:id="840"/>
      <w:r w:rsidR="00D6264C">
        <w:rPr>
          <w:rStyle w:val="CommentReference"/>
          <w:rFonts w:ascii="Times" w:hAnsi="Times"/>
          <w:noProof w:val="0"/>
        </w:rPr>
        <w:commentReference w:id="840"/>
      </w:r>
      <w:r w:rsidRPr="007C46ED">
        <w:t>.Current.Request.HttpMethod; }</w:t>
      </w:r>
    </w:p>
    <w:p w14:paraId="414E5943" w14:textId="77777777" w:rsidR="00FA2706" w:rsidRPr="007C46ED" w:rsidRDefault="00FA2706" w:rsidP="00566F04">
      <w:pPr>
        <w:pStyle w:val="Code"/>
      </w:pPr>
      <w:r w:rsidRPr="007C46ED">
        <w:t xml:space="preserve">        }</w:t>
      </w:r>
    </w:p>
    <w:p w14:paraId="75C326BE" w14:textId="77777777" w:rsidR="00FA2706" w:rsidRPr="007C46ED" w:rsidRDefault="00FA2706" w:rsidP="00566F04">
      <w:pPr>
        <w:pStyle w:val="Code"/>
      </w:pPr>
    </w:p>
    <w:p w14:paraId="5AB24B32" w14:textId="77777777" w:rsidR="00FA2706" w:rsidRPr="007C46ED" w:rsidRDefault="00FA2706" w:rsidP="00566F04">
      <w:pPr>
        <w:pStyle w:val="Code"/>
      </w:pPr>
      <w:r w:rsidRPr="007C46ED">
        <w:t xml:space="preserve">        public string ApiVersionInUse</w:t>
      </w:r>
    </w:p>
    <w:p w14:paraId="04FBA6E4" w14:textId="77777777" w:rsidR="00FA2706" w:rsidRPr="007C46ED" w:rsidRDefault="00FA2706" w:rsidP="00566F04">
      <w:pPr>
        <w:pStyle w:val="Code"/>
      </w:pPr>
      <w:r w:rsidRPr="007C46ED">
        <w:t xml:space="preserve">        {</w:t>
      </w:r>
    </w:p>
    <w:p w14:paraId="0E91C4FF" w14:textId="77777777" w:rsidR="00D6264C" w:rsidRDefault="00D6264C" w:rsidP="00D6264C">
      <w:pPr>
        <w:pStyle w:val="Code"/>
        <w:rPr>
          <w:ins w:id="841" w:author="Brian Wortman" w:date="2014-06-16T19:49:00Z"/>
        </w:rPr>
      </w:pPr>
      <w:ins w:id="842" w:author="Brian Wortman" w:date="2014-06-16T19:49:00Z">
        <w:r>
          <w:t xml:space="preserve">            get</w:t>
        </w:r>
      </w:ins>
    </w:p>
    <w:p w14:paraId="093F362B" w14:textId="77777777" w:rsidR="00D6264C" w:rsidRDefault="00D6264C" w:rsidP="00D6264C">
      <w:pPr>
        <w:pStyle w:val="Code"/>
        <w:rPr>
          <w:ins w:id="843" w:author="Brian Wortman" w:date="2014-06-16T19:49:00Z"/>
        </w:rPr>
      </w:pPr>
      <w:ins w:id="844" w:author="Brian Wortman" w:date="2014-06-16T19:49:00Z">
        <w:r>
          <w:t xml:space="preserve">            {</w:t>
        </w:r>
      </w:ins>
    </w:p>
    <w:p w14:paraId="590DC6B1" w14:textId="77777777" w:rsidR="00D6264C" w:rsidRDefault="00D6264C" w:rsidP="00D6264C">
      <w:pPr>
        <w:pStyle w:val="Code"/>
        <w:rPr>
          <w:ins w:id="845" w:author="Brian Wortman" w:date="2014-06-16T19:49:00Z"/>
        </w:rPr>
      </w:pPr>
      <w:ins w:id="846" w:author="Brian Wortman" w:date="2014-06-16T19:49:00Z">
        <w:r>
          <w:t xml:space="preserve">                const int versionIndex = 2;</w:t>
        </w:r>
      </w:ins>
    </w:p>
    <w:p w14:paraId="008C618D" w14:textId="77777777" w:rsidR="00D6264C" w:rsidRDefault="00D6264C" w:rsidP="00D6264C">
      <w:pPr>
        <w:pStyle w:val="Code"/>
        <w:rPr>
          <w:ins w:id="847" w:author="Brian Wortman" w:date="2014-06-16T19:49:00Z"/>
        </w:rPr>
      </w:pPr>
      <w:ins w:id="848" w:author="Brian Wortman" w:date="2014-06-16T19:49:00Z">
        <w:r>
          <w:t xml:space="preserve">                if (HttpContext.Current.Request.Url.Segments.Count() &lt; versionIndex + 1)</w:t>
        </w:r>
      </w:ins>
    </w:p>
    <w:p w14:paraId="24870B42" w14:textId="77777777" w:rsidR="00D6264C" w:rsidRDefault="00D6264C" w:rsidP="00D6264C">
      <w:pPr>
        <w:pStyle w:val="Code"/>
        <w:rPr>
          <w:ins w:id="849" w:author="Brian Wortman" w:date="2014-06-16T19:49:00Z"/>
        </w:rPr>
      </w:pPr>
      <w:ins w:id="850" w:author="Brian Wortman" w:date="2014-06-16T19:49:00Z">
        <w:r>
          <w:t xml:space="preserve">                {</w:t>
        </w:r>
      </w:ins>
    </w:p>
    <w:p w14:paraId="6BC79CD2" w14:textId="77777777" w:rsidR="00D6264C" w:rsidRDefault="00D6264C" w:rsidP="00D6264C">
      <w:pPr>
        <w:pStyle w:val="Code"/>
        <w:rPr>
          <w:ins w:id="851" w:author="Brian Wortman" w:date="2014-06-16T19:49:00Z"/>
        </w:rPr>
      </w:pPr>
      <w:ins w:id="852" w:author="Brian Wortman" w:date="2014-06-16T19:49:00Z">
        <w:r>
          <w:t xml:space="preserve">                    return string.Empty;</w:t>
        </w:r>
      </w:ins>
    </w:p>
    <w:p w14:paraId="63D81252" w14:textId="77777777" w:rsidR="00D6264C" w:rsidRDefault="00D6264C" w:rsidP="00D6264C">
      <w:pPr>
        <w:pStyle w:val="Code"/>
        <w:rPr>
          <w:ins w:id="853" w:author="Brian Wortman" w:date="2014-06-16T19:49:00Z"/>
        </w:rPr>
      </w:pPr>
      <w:ins w:id="854" w:author="Brian Wortman" w:date="2014-06-16T19:49:00Z">
        <w:r>
          <w:t xml:space="preserve">                }</w:t>
        </w:r>
      </w:ins>
    </w:p>
    <w:p w14:paraId="7343B6EB" w14:textId="77777777" w:rsidR="00D6264C" w:rsidRDefault="00D6264C" w:rsidP="00D6264C">
      <w:pPr>
        <w:pStyle w:val="Code"/>
        <w:rPr>
          <w:ins w:id="855" w:author="Brian Wortman" w:date="2014-06-16T19:49:00Z"/>
        </w:rPr>
      </w:pPr>
    </w:p>
    <w:p w14:paraId="07CD3B21" w14:textId="77777777" w:rsidR="00D6264C" w:rsidRDefault="00D6264C" w:rsidP="00D6264C">
      <w:pPr>
        <w:pStyle w:val="Code"/>
        <w:rPr>
          <w:ins w:id="856" w:author="Brian Wortman" w:date="2014-06-16T19:49:00Z"/>
        </w:rPr>
      </w:pPr>
      <w:ins w:id="857" w:author="Brian Wortman" w:date="2014-06-16T19:49:00Z">
        <w:r>
          <w:t xml:space="preserve">                var apiVersionInUse = HttpContext.Current.Request.Url.Segments[versionIndex].Replace("/", string.Empty);</w:t>
        </w:r>
      </w:ins>
    </w:p>
    <w:p w14:paraId="676207E0" w14:textId="77777777" w:rsidR="00D6264C" w:rsidRDefault="00D6264C" w:rsidP="00D6264C">
      <w:pPr>
        <w:pStyle w:val="Code"/>
        <w:rPr>
          <w:ins w:id="858" w:author="Brian Wortman" w:date="2014-06-16T19:49:00Z"/>
        </w:rPr>
      </w:pPr>
      <w:ins w:id="859" w:author="Brian Wortman" w:date="2014-06-16T19:49:00Z">
        <w:r>
          <w:lastRenderedPageBreak/>
          <w:t xml:space="preserve">                return apiVersionInUse;</w:t>
        </w:r>
      </w:ins>
    </w:p>
    <w:p w14:paraId="2485FBAE" w14:textId="77777777" w:rsidR="00D6264C" w:rsidRDefault="00D6264C" w:rsidP="00566F04">
      <w:pPr>
        <w:pStyle w:val="Code"/>
        <w:rPr>
          <w:ins w:id="860" w:author="Brian Wortman" w:date="2014-06-16T19:49:00Z"/>
        </w:rPr>
      </w:pPr>
      <w:ins w:id="861" w:author="Brian Wortman" w:date="2014-06-16T19:49:00Z">
        <w:r>
          <w:t xml:space="preserve">            }</w:t>
        </w:r>
      </w:ins>
    </w:p>
    <w:p w14:paraId="453E379E" w14:textId="4314F7DC" w:rsidR="00FA2706" w:rsidRPr="007C46ED" w:rsidDel="00D6264C" w:rsidRDefault="00FA2706" w:rsidP="00D6264C">
      <w:pPr>
        <w:pStyle w:val="Code"/>
        <w:rPr>
          <w:del w:id="862" w:author="Brian Wortman" w:date="2014-06-16T19:49:00Z"/>
        </w:rPr>
      </w:pPr>
      <w:del w:id="863" w:author="Brian Wortman" w:date="2014-06-16T19:49:00Z">
        <w:r w:rsidRPr="007C46ED" w:rsidDel="00D6264C">
          <w:delText xml:space="preserve">            get</w:delText>
        </w:r>
      </w:del>
    </w:p>
    <w:p w14:paraId="7EE88A7A" w14:textId="19DF7F66" w:rsidR="00FA2706" w:rsidRPr="007C46ED" w:rsidDel="00D6264C" w:rsidRDefault="00FA2706" w:rsidP="00566F04">
      <w:pPr>
        <w:pStyle w:val="Code"/>
        <w:rPr>
          <w:del w:id="864" w:author="Brian Wortman" w:date="2014-06-16T19:49:00Z"/>
        </w:rPr>
      </w:pPr>
      <w:del w:id="865" w:author="Brian Wortman" w:date="2014-06-16T19:49:00Z">
        <w:r w:rsidRPr="007C46ED" w:rsidDel="00D6264C">
          <w:delText xml:space="preserve">            {</w:delText>
        </w:r>
      </w:del>
    </w:p>
    <w:p w14:paraId="3A15619B" w14:textId="2E273B8E" w:rsidR="00FA2706" w:rsidRPr="007C46ED" w:rsidDel="00D6264C" w:rsidRDefault="00FA2706" w:rsidP="00566F04">
      <w:pPr>
        <w:pStyle w:val="Code"/>
        <w:rPr>
          <w:del w:id="866" w:author="Brian Wortman" w:date="2014-06-16T19:49:00Z"/>
        </w:rPr>
      </w:pPr>
      <w:del w:id="867" w:author="Brian Wortman" w:date="2014-06-16T19:49:00Z">
        <w:r w:rsidRPr="007C46ED" w:rsidDel="00D6264C">
          <w:delText xml:space="preserve">                const int versionIndex = 2;</w:delText>
        </w:r>
      </w:del>
    </w:p>
    <w:p w14:paraId="614E57BD" w14:textId="322485B6" w:rsidR="00FA2706" w:rsidRPr="007C46ED" w:rsidDel="00D6264C" w:rsidRDefault="00FA2706" w:rsidP="00566F04">
      <w:pPr>
        <w:pStyle w:val="Code"/>
        <w:rPr>
          <w:del w:id="868" w:author="Brian Wortman" w:date="2014-06-16T19:49:00Z"/>
        </w:rPr>
      </w:pPr>
      <w:del w:id="869" w:author="Brian Wortman" w:date="2014-06-16T19:49:00Z">
        <w:r w:rsidRPr="007C46ED" w:rsidDel="00D6264C">
          <w:delText xml:space="preserve">                var apiVersionInUse = HttpContext.Current.Request.Url.Segments[versionIndex].Replace("/", string.Empty);</w:delText>
        </w:r>
      </w:del>
    </w:p>
    <w:p w14:paraId="1588E519" w14:textId="7C284516" w:rsidR="00FA2706" w:rsidRPr="007C46ED" w:rsidDel="00D6264C" w:rsidRDefault="00FA2706" w:rsidP="00566F04">
      <w:pPr>
        <w:pStyle w:val="Code"/>
        <w:rPr>
          <w:del w:id="870" w:author="Brian Wortman" w:date="2014-06-16T19:49:00Z"/>
        </w:rPr>
      </w:pPr>
      <w:del w:id="871" w:author="Brian Wortman" w:date="2014-06-16T19:49:00Z">
        <w:r w:rsidRPr="007C46ED" w:rsidDel="00D6264C">
          <w:delText xml:space="preserve">                return apiVersionInUse;</w:delText>
        </w:r>
      </w:del>
    </w:p>
    <w:p w14:paraId="3FC9B817" w14:textId="2FEF68BC" w:rsidR="00FA2706" w:rsidRPr="007C46ED" w:rsidDel="00D6264C" w:rsidRDefault="00FA2706" w:rsidP="00566F04">
      <w:pPr>
        <w:pStyle w:val="Code"/>
        <w:rPr>
          <w:del w:id="872" w:author="Brian Wortman" w:date="2014-06-16T19:49:00Z"/>
        </w:rPr>
      </w:pPr>
      <w:del w:id="873" w:author="Brian Wortman" w:date="2014-06-16T19:49:00Z">
        <w:r w:rsidRPr="007C46ED" w:rsidDel="00D6264C">
          <w:delText xml:space="preserve">            }</w:delText>
        </w:r>
      </w:del>
    </w:p>
    <w:p w14:paraId="38A81330" w14:textId="77777777" w:rsidR="00FA2706" w:rsidRPr="007C46ED" w:rsidRDefault="00FA2706" w:rsidP="00566F04">
      <w:pPr>
        <w:pStyle w:val="Code"/>
      </w:pPr>
      <w:r w:rsidRPr="007C46ED">
        <w:t xml:space="preserve">        }</w:t>
      </w:r>
    </w:p>
    <w:p w14:paraId="22F4E132" w14:textId="77777777" w:rsidR="00FA2706" w:rsidRPr="007C46ED" w:rsidRDefault="00FA2706" w:rsidP="00566F04">
      <w:pPr>
        <w:pStyle w:val="Code"/>
      </w:pPr>
      <w:r w:rsidRPr="007C46ED">
        <w:t xml:space="preserve">    }</w:t>
      </w:r>
    </w:p>
    <w:p w14:paraId="276FFCF4" w14:textId="77777777" w:rsidR="00FA2706" w:rsidRDefault="00FA2706" w:rsidP="00566F04">
      <w:pPr>
        <w:pStyle w:val="Code"/>
      </w:pPr>
      <w:r w:rsidRPr="007C46ED">
        <w:t>}</w:t>
      </w:r>
    </w:p>
    <w:p w14:paraId="0E47E28D" w14:textId="77777777" w:rsidR="00FA2706" w:rsidRDefault="00FA2706" w:rsidP="00CD520A">
      <w:pPr>
        <w:pStyle w:val="BodyTextCont"/>
        <w:pPrChange w:id="874" w:author="Brian Wortman" w:date="2014-06-16T20:26:00Z">
          <w:pPr>
            <w:pStyle w:val="BodyText"/>
          </w:pPr>
        </w:pPrChange>
      </w:pPr>
      <w:r>
        <w:t xml:space="preserve">We'll discuss these further in the Security chapter. For now just understand that these provide convenient access to data describing the current user and request. Before moving on, though, wire this up so it can be injected as a dependency. This is done by adding the following method to </w:t>
      </w:r>
      <w:proofErr w:type="spellStart"/>
      <w:r w:rsidRPr="00A6710D">
        <w:rPr>
          <w:rStyle w:val="CodeInline"/>
        </w:rPr>
        <w:t>NinjectConfigurator</w:t>
      </w:r>
      <w:proofErr w:type="spellEnd"/>
      <w:r>
        <w:t>…</w:t>
      </w:r>
    </w:p>
    <w:p w14:paraId="76CB00C1" w14:textId="77777777" w:rsidR="00FA2706" w:rsidRPr="00816B3D" w:rsidRDefault="00FA2706" w:rsidP="00566F04">
      <w:pPr>
        <w:pStyle w:val="Code"/>
      </w:pPr>
      <w:r w:rsidRPr="00816B3D">
        <w:t>private void ConfigureUserSession(IKernel container)</w:t>
      </w:r>
    </w:p>
    <w:p w14:paraId="64E8DB88" w14:textId="77777777" w:rsidR="00FA2706" w:rsidRPr="004B250E" w:rsidRDefault="00FA2706" w:rsidP="00566F04">
      <w:pPr>
        <w:pStyle w:val="Code"/>
      </w:pPr>
      <w:r w:rsidRPr="004B250E">
        <w:t>{</w:t>
      </w:r>
    </w:p>
    <w:p w14:paraId="543ACE24" w14:textId="77777777" w:rsidR="00FA2706" w:rsidRPr="004B250E" w:rsidRDefault="00FA2706" w:rsidP="00566F04">
      <w:pPr>
        <w:pStyle w:val="Code"/>
      </w:pPr>
      <w:r w:rsidRPr="004B250E">
        <w:t xml:space="preserve">    var userSession = new UserSession();</w:t>
      </w:r>
    </w:p>
    <w:p w14:paraId="6F031DD5" w14:textId="77777777" w:rsidR="00FA2706" w:rsidRPr="004B250E" w:rsidRDefault="00FA2706" w:rsidP="00566F04">
      <w:pPr>
        <w:pStyle w:val="Code"/>
      </w:pPr>
      <w:r w:rsidRPr="004B250E">
        <w:t xml:space="preserve">    container.Bind&lt;IUserSession&gt;().ToConstant(userSession).InSingletonScope();</w:t>
      </w:r>
    </w:p>
    <w:p w14:paraId="659C5DA7" w14:textId="77777777" w:rsidR="00FA2706" w:rsidRPr="004B250E" w:rsidRDefault="00FA2706" w:rsidP="00566F04">
      <w:pPr>
        <w:pStyle w:val="Code"/>
      </w:pPr>
      <w:r w:rsidRPr="004B250E">
        <w:t xml:space="preserve">    container.Bind&lt;IWebUserSession&gt;().ToConstant(userSession).InSingletonScope();</w:t>
      </w:r>
    </w:p>
    <w:p w14:paraId="3AC1B173" w14:textId="77777777" w:rsidR="00FA2706" w:rsidRDefault="00FA2706" w:rsidP="00566F04">
      <w:pPr>
        <w:pStyle w:val="Code"/>
      </w:pPr>
      <w:r w:rsidRPr="004B250E">
        <w:t>}</w:t>
      </w:r>
    </w:p>
    <w:p w14:paraId="33C16431" w14:textId="77777777" w:rsidR="00FA2706" w:rsidRDefault="00FA2706" w:rsidP="00566F04">
      <w:pPr>
        <w:pStyle w:val="Code"/>
      </w:pPr>
    </w:p>
    <w:p w14:paraId="1D2D765B" w14:textId="77777777" w:rsidR="00FA2706" w:rsidRDefault="00FA2706" w:rsidP="00CD520A">
      <w:pPr>
        <w:pStyle w:val="BodyTextCont"/>
        <w:pPrChange w:id="875" w:author="Brian Wortman" w:date="2014-06-16T20:26:00Z">
          <w:pPr>
            <w:pStyle w:val="BodyText"/>
          </w:pPr>
        </w:pPrChange>
      </w:pPr>
      <w:r>
        <w:t xml:space="preserve">… </w:t>
      </w:r>
      <w:proofErr w:type="gramStart"/>
      <w:r>
        <w:t>and</w:t>
      </w:r>
      <w:proofErr w:type="gramEnd"/>
      <w:r>
        <w:t xml:space="preserve"> then modifying the </w:t>
      </w:r>
      <w:proofErr w:type="spellStart"/>
      <w:r w:rsidRPr="00A6710D">
        <w:rPr>
          <w:rStyle w:val="CodeInline"/>
        </w:rPr>
        <w:t>AddBindings</w:t>
      </w:r>
      <w:proofErr w:type="spellEnd"/>
      <w:r>
        <w:t xml:space="preserve"> method so that it appears as follows: </w:t>
      </w:r>
    </w:p>
    <w:p w14:paraId="742250A1" w14:textId="77777777" w:rsidR="00FA2706" w:rsidRDefault="00FA2706" w:rsidP="00566F04">
      <w:pPr>
        <w:pStyle w:val="Code"/>
      </w:pPr>
    </w:p>
    <w:p w14:paraId="637C2CF1" w14:textId="77777777" w:rsidR="00FA2706" w:rsidRPr="00816B3D" w:rsidRDefault="00FA2706" w:rsidP="00566F04">
      <w:pPr>
        <w:pStyle w:val="Code"/>
      </w:pPr>
      <w:r w:rsidRPr="00816B3D">
        <w:t>private void AddBindings(IKernel container)</w:t>
      </w:r>
    </w:p>
    <w:p w14:paraId="2DD50E84" w14:textId="77777777" w:rsidR="00FA2706" w:rsidRPr="00816B3D" w:rsidRDefault="00FA2706" w:rsidP="00566F04">
      <w:pPr>
        <w:pStyle w:val="Code"/>
      </w:pPr>
      <w:r w:rsidRPr="00816B3D">
        <w:t>{</w:t>
      </w:r>
    </w:p>
    <w:p w14:paraId="619AA62F" w14:textId="77777777" w:rsidR="00FA2706" w:rsidRPr="00816B3D" w:rsidRDefault="00FA2706" w:rsidP="00566F04">
      <w:pPr>
        <w:pStyle w:val="Code"/>
      </w:pPr>
      <w:r w:rsidRPr="00816B3D">
        <w:t xml:space="preserve">   ConfigureLog4net(container);</w:t>
      </w:r>
    </w:p>
    <w:p w14:paraId="04E636D0" w14:textId="77777777" w:rsidR="00FA2706" w:rsidRPr="00816B3D" w:rsidRDefault="00FA2706" w:rsidP="00566F04">
      <w:pPr>
        <w:pStyle w:val="Code"/>
      </w:pPr>
      <w:r w:rsidRPr="00816B3D">
        <w:t xml:space="preserve">   ConfigureUserSession(container);</w:t>
      </w:r>
    </w:p>
    <w:p w14:paraId="0ED185F5" w14:textId="77777777" w:rsidR="00FA2706" w:rsidRPr="004B250E" w:rsidRDefault="00FA2706" w:rsidP="00566F04">
      <w:pPr>
        <w:pStyle w:val="Code"/>
      </w:pPr>
      <w:r w:rsidRPr="00816B3D">
        <w:t xml:space="preserve">   </w:t>
      </w:r>
      <w:r w:rsidRPr="004B250E">
        <w:t>ConfigureNHibernate(container);</w:t>
      </w:r>
    </w:p>
    <w:p w14:paraId="170CCAEB" w14:textId="77777777" w:rsidR="00FA2706" w:rsidRPr="004B250E" w:rsidRDefault="00FA2706" w:rsidP="00566F04">
      <w:pPr>
        <w:pStyle w:val="Code"/>
      </w:pPr>
    </w:p>
    <w:p w14:paraId="60D154B6" w14:textId="77777777" w:rsidR="00FA2706" w:rsidRPr="004B250E" w:rsidRDefault="00FA2706" w:rsidP="00566F04">
      <w:pPr>
        <w:pStyle w:val="Code"/>
      </w:pPr>
      <w:r w:rsidRPr="004B250E">
        <w:t xml:space="preserve">   container.Bind&lt;IDateTime&gt;().To&lt;DateTimeAdapter&gt;().InSingletonScope();</w:t>
      </w:r>
    </w:p>
    <w:p w14:paraId="59ABC4EC" w14:textId="77777777" w:rsidR="00FA2706" w:rsidRDefault="00FA2706" w:rsidP="00566F04">
      <w:pPr>
        <w:pStyle w:val="Code"/>
      </w:pPr>
      <w:r w:rsidRPr="004B250E">
        <w:t>}</w:t>
      </w:r>
    </w:p>
    <w:p w14:paraId="5B403B9D" w14:textId="77777777" w:rsidR="00D6264C" w:rsidRDefault="00D6264C" w:rsidP="00D6264C">
      <w:pPr>
        <w:pStyle w:val="BodyTextCont"/>
        <w:rPr>
          <w:ins w:id="876" w:author="Brian Wortman" w:date="2014-06-16T19:51:00Z"/>
        </w:rPr>
      </w:pPr>
      <w:ins w:id="877" w:author="Brian Wortman" w:date="2014-06-16T19:51:00Z">
        <w:r>
          <w:t>Note: You’ll need to add the following using directives:</w:t>
        </w:r>
      </w:ins>
    </w:p>
    <w:p w14:paraId="69DCDC23" w14:textId="77777777" w:rsidR="00D6264C" w:rsidRDefault="00D6264C" w:rsidP="00D6264C">
      <w:pPr>
        <w:pStyle w:val="Bullet"/>
        <w:rPr>
          <w:ins w:id="878" w:author="Brian Wortman" w:date="2014-06-16T19:51:00Z"/>
        </w:rPr>
      </w:pPr>
      <w:bookmarkStart w:id="879" w:name="OLE_LINK221"/>
      <w:bookmarkStart w:id="880" w:name="OLE_LINK222"/>
      <w:ins w:id="881" w:author="Brian Wortman" w:date="2014-06-16T19:51:00Z">
        <w:r w:rsidRPr="00D53B3B">
          <w:t>using WebApi2Book.Common.Security;</w:t>
        </w:r>
      </w:ins>
    </w:p>
    <w:p w14:paraId="4A3BD040" w14:textId="36AE005E" w:rsidR="00D6264C" w:rsidRDefault="00D6264C" w:rsidP="00263777">
      <w:pPr>
        <w:pStyle w:val="Bullet"/>
        <w:rPr>
          <w:ins w:id="882" w:author="Brian Wortman" w:date="2014-06-16T19:51:00Z"/>
        </w:rPr>
        <w:pPrChange w:id="883" w:author="Brian Wortman" w:date="2014-06-16T19:51:00Z">
          <w:pPr>
            <w:pStyle w:val="BodyTextCont"/>
          </w:pPr>
        </w:pPrChange>
      </w:pPr>
      <w:ins w:id="884" w:author="Brian Wortman" w:date="2014-06-16T19:51:00Z">
        <w:r w:rsidRPr="00D53B3B">
          <w:t>using WebApi2Book.Web.Common.Security;</w:t>
        </w:r>
        <w:bookmarkEnd w:id="879"/>
        <w:bookmarkEnd w:id="880"/>
      </w:ins>
    </w:p>
    <w:p w14:paraId="2DAE86C6" w14:textId="17CB7184" w:rsidR="00FA2706" w:rsidDel="00D6264C" w:rsidRDefault="00D6264C" w:rsidP="00566F04">
      <w:pPr>
        <w:pStyle w:val="Code"/>
        <w:rPr>
          <w:del w:id="885" w:author="Brian Wortman" w:date="2014-06-16T19:51:00Z"/>
        </w:rPr>
      </w:pPr>
      <w:ins w:id="886" w:author="Brian Wortman" w:date="2014-06-16T19:51:00Z">
        <w:r>
          <w:t>Also n</w:t>
        </w:r>
      </w:ins>
    </w:p>
    <w:p w14:paraId="1B752922" w14:textId="72CE9D8E" w:rsidR="00FA2706" w:rsidRDefault="00FA2706" w:rsidP="00CD520A">
      <w:pPr>
        <w:pStyle w:val="BodyTextCont"/>
        <w:pPrChange w:id="887" w:author="Brian Wortman" w:date="2014-06-16T20:26:00Z">
          <w:pPr>
            <w:pStyle w:val="BodyText"/>
          </w:pPr>
        </w:pPrChange>
      </w:pPr>
      <w:del w:id="888" w:author="Brian Wortman" w:date="2014-06-16T19:51:00Z">
        <w:r w:rsidDel="00D6264C">
          <w:delText>N</w:delText>
        </w:r>
      </w:del>
      <w:proofErr w:type="gramStart"/>
      <w:r>
        <w:t>ote</w:t>
      </w:r>
      <w:proofErr w:type="gramEnd"/>
      <w:r>
        <w:t xml:space="preserv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BF6366">
        <w:rPr>
          <w:rStyle w:val="CodeInline"/>
        </w:rPr>
        <w:t>UserSession</w:t>
      </w:r>
      <w:proofErr w:type="spellEnd"/>
      <w:r>
        <w:t xml:space="preserve"> implements both interfaces, and because it does not store any state.</w:t>
      </w:r>
      <w:r w:rsidDel="00A6710D">
        <w:t xml:space="preserve"> </w:t>
      </w:r>
    </w:p>
    <w:p w14:paraId="78B7B099" w14:textId="77777777" w:rsidR="00FA2706" w:rsidRDefault="00FA2706" w:rsidP="00CD520A">
      <w:pPr>
        <w:pStyle w:val="BodyTextCont"/>
        <w:pPrChange w:id="889" w:author="Brian Wortman" w:date="2014-06-16T20:26:00Z">
          <w:pPr>
            <w:pStyle w:val="BodyText"/>
          </w:pPr>
        </w:pPrChange>
      </w:pPr>
      <w:r>
        <w:t xml:space="preserve">Next, add the following types that we'll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39FEE713" w14:textId="77777777" w:rsidR="00FA2706" w:rsidRDefault="00FA2706" w:rsidP="00566F04">
      <w:pPr>
        <w:pStyle w:val="CodeCaption"/>
      </w:pPr>
      <w:r>
        <w:lastRenderedPageBreak/>
        <w:t>IAddTaskQueryProcessor Interface</w:t>
      </w:r>
    </w:p>
    <w:p w14:paraId="02F3A9BC" w14:textId="77777777" w:rsidR="00FA2706" w:rsidRPr="00D963D3" w:rsidRDefault="00FA2706" w:rsidP="00566F04">
      <w:pPr>
        <w:pStyle w:val="Code"/>
      </w:pPr>
      <w:r w:rsidRPr="00D963D3">
        <w:t>using WebApi2Book.Data.Entities;</w:t>
      </w:r>
    </w:p>
    <w:p w14:paraId="58C33F00" w14:textId="77777777" w:rsidR="00FA2706" w:rsidRPr="00D963D3" w:rsidRDefault="00FA2706" w:rsidP="00566F04">
      <w:pPr>
        <w:pStyle w:val="Code"/>
      </w:pPr>
    </w:p>
    <w:p w14:paraId="5554DB90" w14:textId="0688D6AD" w:rsidR="00FA2706" w:rsidRPr="00D963D3" w:rsidRDefault="00FA2706" w:rsidP="00566F04">
      <w:pPr>
        <w:pStyle w:val="Code"/>
      </w:pPr>
      <w:r w:rsidRPr="00D963D3">
        <w:t xml:space="preserve">namespace </w:t>
      </w:r>
      <w:ins w:id="890" w:author="Brian Wortman" w:date="2014-06-16T19:52:00Z">
        <w:r w:rsidR="00D6264C" w:rsidRPr="00D6264C">
          <w:t>WebApi2Book.Data.QueryProcessors</w:t>
        </w:r>
      </w:ins>
      <w:del w:id="891" w:author="Brian Wortman" w:date="2014-06-16T19:52:00Z">
        <w:r w:rsidRPr="00D963D3" w:rsidDel="00D6264C">
          <w:delText>WebApi2Book.Data.SqlServer.QueryProcessors</w:delText>
        </w:r>
      </w:del>
    </w:p>
    <w:p w14:paraId="3377F7C2" w14:textId="77777777" w:rsidR="00FA2706" w:rsidRPr="00D963D3" w:rsidRDefault="00FA2706" w:rsidP="00566F04">
      <w:pPr>
        <w:pStyle w:val="Code"/>
      </w:pPr>
      <w:r w:rsidRPr="00D963D3">
        <w:t>{</w:t>
      </w:r>
    </w:p>
    <w:p w14:paraId="1C689C27" w14:textId="77777777" w:rsidR="00FA2706" w:rsidRPr="00D963D3" w:rsidRDefault="00FA2706" w:rsidP="00566F04">
      <w:pPr>
        <w:pStyle w:val="Code"/>
      </w:pPr>
      <w:r w:rsidRPr="00D963D3">
        <w:t xml:space="preserve">    public interface IAddTaskQueryProcessor</w:t>
      </w:r>
    </w:p>
    <w:p w14:paraId="743B535D" w14:textId="77777777" w:rsidR="00FA2706" w:rsidRPr="00D963D3" w:rsidRDefault="00FA2706" w:rsidP="00566F04">
      <w:pPr>
        <w:pStyle w:val="Code"/>
      </w:pPr>
      <w:r w:rsidRPr="00D963D3">
        <w:t xml:space="preserve">    {</w:t>
      </w:r>
    </w:p>
    <w:p w14:paraId="22FA16C4" w14:textId="77777777" w:rsidR="00FA2706" w:rsidRPr="00D963D3" w:rsidRDefault="00FA2706" w:rsidP="00566F04">
      <w:pPr>
        <w:pStyle w:val="Code"/>
      </w:pPr>
      <w:r w:rsidRPr="00D963D3">
        <w:t xml:space="preserve">        void AddTask(Task task);</w:t>
      </w:r>
    </w:p>
    <w:p w14:paraId="6F4819F8" w14:textId="77777777" w:rsidR="00FA2706" w:rsidRPr="00D963D3" w:rsidRDefault="00FA2706" w:rsidP="00566F04">
      <w:pPr>
        <w:pStyle w:val="Code"/>
      </w:pPr>
      <w:r w:rsidRPr="00D963D3">
        <w:t xml:space="preserve">    }</w:t>
      </w:r>
    </w:p>
    <w:p w14:paraId="3C1924D9" w14:textId="77777777" w:rsidR="00FA2706" w:rsidRDefault="00FA2706" w:rsidP="00566F04">
      <w:pPr>
        <w:pStyle w:val="Code"/>
      </w:pPr>
      <w:r w:rsidRPr="00D963D3">
        <w:t>}</w:t>
      </w:r>
    </w:p>
    <w:p w14:paraId="2BA76616" w14:textId="77777777" w:rsidR="00FA2706" w:rsidRDefault="00FA2706" w:rsidP="00566F04">
      <w:pPr>
        <w:pStyle w:val="CodeCaption"/>
      </w:pPr>
      <w:r>
        <w:t>AddTaskQueryProcessor Class</w:t>
      </w:r>
    </w:p>
    <w:p w14:paraId="500417E2" w14:textId="77777777" w:rsidR="00FA2706" w:rsidRPr="00D963D3" w:rsidRDefault="00FA2706">
      <w:pPr>
        <w:pStyle w:val="Code"/>
      </w:pPr>
      <w:r w:rsidRPr="00D963D3">
        <w:t>using NHibernate;</w:t>
      </w:r>
    </w:p>
    <w:p w14:paraId="4815144A" w14:textId="77777777" w:rsidR="00FA2706" w:rsidRPr="00D963D3" w:rsidRDefault="00FA2706">
      <w:pPr>
        <w:pStyle w:val="Code"/>
      </w:pPr>
      <w:r w:rsidRPr="00D963D3">
        <w:t>using NHibernate.Util;</w:t>
      </w:r>
    </w:p>
    <w:p w14:paraId="6BB836E4" w14:textId="77777777" w:rsidR="00FA2706" w:rsidRPr="00D963D3" w:rsidRDefault="00FA2706">
      <w:pPr>
        <w:pStyle w:val="Code"/>
      </w:pPr>
      <w:r w:rsidRPr="00D963D3">
        <w:t>using WebApi2Book.Common;</w:t>
      </w:r>
    </w:p>
    <w:p w14:paraId="151ECB22" w14:textId="77777777" w:rsidR="00FA2706" w:rsidRPr="00D963D3" w:rsidRDefault="00FA2706">
      <w:pPr>
        <w:pStyle w:val="Code"/>
      </w:pPr>
      <w:r w:rsidRPr="00D963D3">
        <w:t>using WebApi2Book.Common.Security;</w:t>
      </w:r>
    </w:p>
    <w:p w14:paraId="59638608" w14:textId="77777777" w:rsidR="00FA2706" w:rsidRPr="00D963D3" w:rsidRDefault="00FA2706">
      <w:pPr>
        <w:pStyle w:val="Code"/>
      </w:pPr>
      <w:r w:rsidRPr="00D963D3">
        <w:t>using WebApi2Book.Data.Entities;</w:t>
      </w:r>
    </w:p>
    <w:p w14:paraId="5A19C0F7" w14:textId="77777777" w:rsidR="00FA2706" w:rsidRDefault="00FA2706">
      <w:pPr>
        <w:pStyle w:val="Code"/>
        <w:rPr>
          <w:ins w:id="892" w:author="Brian Wortman" w:date="2014-06-16T19:53:00Z"/>
        </w:rPr>
      </w:pPr>
      <w:r w:rsidRPr="00D963D3">
        <w:t>using WebApi2Book.Data.Exceptions;</w:t>
      </w:r>
    </w:p>
    <w:p w14:paraId="5416A9FF" w14:textId="04848FB4" w:rsidR="00D6264C" w:rsidRPr="00D963D3" w:rsidRDefault="00D6264C">
      <w:pPr>
        <w:pStyle w:val="Code"/>
      </w:pPr>
      <w:ins w:id="893" w:author="Brian Wortman" w:date="2014-06-16T19:53:00Z">
        <w:r w:rsidRPr="00D53B3B">
          <w:t>using WebApi2Book.Data.QueryProcessors;</w:t>
        </w:r>
      </w:ins>
    </w:p>
    <w:p w14:paraId="290C9854" w14:textId="77777777" w:rsidR="00FA2706" w:rsidRPr="00D963D3" w:rsidRDefault="00FA2706">
      <w:pPr>
        <w:pStyle w:val="Code"/>
      </w:pPr>
    </w:p>
    <w:p w14:paraId="633C84C3" w14:textId="77777777" w:rsidR="00FA2706" w:rsidRPr="00D963D3" w:rsidRDefault="00FA2706">
      <w:pPr>
        <w:pStyle w:val="Code"/>
      </w:pPr>
      <w:r w:rsidRPr="00D963D3">
        <w:t>namespace WebApi2Book.Data.SqlServer.QueryProcessors</w:t>
      </w:r>
    </w:p>
    <w:p w14:paraId="23BE1A2A" w14:textId="77777777" w:rsidR="00FA2706" w:rsidRPr="00D963D3" w:rsidRDefault="00FA2706">
      <w:pPr>
        <w:pStyle w:val="Code"/>
      </w:pPr>
      <w:r w:rsidRPr="00D963D3">
        <w:t>{</w:t>
      </w:r>
    </w:p>
    <w:p w14:paraId="4EFE7142" w14:textId="77777777" w:rsidR="00FA2706" w:rsidRPr="00D963D3" w:rsidRDefault="00FA2706">
      <w:pPr>
        <w:pStyle w:val="Code"/>
      </w:pPr>
      <w:r w:rsidRPr="00D963D3">
        <w:t xml:space="preserve">    public class AddTaskQueryProcessor : IAddTaskQueryProcessor</w:t>
      </w:r>
    </w:p>
    <w:p w14:paraId="124BCD11" w14:textId="77777777" w:rsidR="00FA2706" w:rsidRPr="00D963D3" w:rsidRDefault="00FA2706">
      <w:pPr>
        <w:pStyle w:val="Code"/>
      </w:pPr>
      <w:r w:rsidRPr="00D963D3">
        <w:t xml:space="preserve">    {</w:t>
      </w:r>
    </w:p>
    <w:p w14:paraId="0106C1B9" w14:textId="77777777" w:rsidR="00FA2706" w:rsidRPr="00D963D3" w:rsidRDefault="00FA2706">
      <w:pPr>
        <w:pStyle w:val="Code"/>
      </w:pPr>
      <w:r w:rsidRPr="00D963D3">
        <w:t xml:space="preserve">        private readonly IDateTime _dateTime;</w:t>
      </w:r>
    </w:p>
    <w:p w14:paraId="7B4280B0" w14:textId="77777777" w:rsidR="00FA2706" w:rsidRPr="00D963D3" w:rsidRDefault="00FA2706">
      <w:pPr>
        <w:pStyle w:val="Code"/>
      </w:pPr>
      <w:r w:rsidRPr="00D963D3">
        <w:t xml:space="preserve">        private readonly ISession _session;</w:t>
      </w:r>
    </w:p>
    <w:p w14:paraId="414FDFC4" w14:textId="77777777" w:rsidR="00FA2706" w:rsidRPr="00D963D3" w:rsidRDefault="00FA2706">
      <w:pPr>
        <w:pStyle w:val="Code"/>
      </w:pPr>
      <w:r w:rsidRPr="00D963D3">
        <w:t xml:space="preserve">        private readonly IUserSession _userSession;</w:t>
      </w:r>
    </w:p>
    <w:p w14:paraId="304842F0" w14:textId="77777777" w:rsidR="00FA2706" w:rsidRPr="00D963D3" w:rsidRDefault="00FA2706">
      <w:pPr>
        <w:pStyle w:val="Code"/>
      </w:pPr>
    </w:p>
    <w:p w14:paraId="5F3CB7C5" w14:textId="77777777" w:rsidR="00FA2706" w:rsidRPr="00D963D3" w:rsidRDefault="00FA2706">
      <w:pPr>
        <w:pStyle w:val="Code"/>
      </w:pPr>
      <w:r w:rsidRPr="00D963D3">
        <w:t xml:space="preserve">        public AddTaskQueryProcessor(ISession session, IUserSession userSession, IDateTime dateTime)</w:t>
      </w:r>
    </w:p>
    <w:p w14:paraId="3762DE74" w14:textId="77777777" w:rsidR="00FA2706" w:rsidRPr="00D963D3" w:rsidRDefault="00FA2706">
      <w:pPr>
        <w:pStyle w:val="Code"/>
      </w:pPr>
      <w:r w:rsidRPr="00D963D3">
        <w:t xml:space="preserve">        {</w:t>
      </w:r>
    </w:p>
    <w:p w14:paraId="66FCD278" w14:textId="77777777" w:rsidR="00FA2706" w:rsidRPr="00D963D3" w:rsidRDefault="00FA2706">
      <w:pPr>
        <w:pStyle w:val="Code"/>
      </w:pPr>
      <w:r w:rsidRPr="00D963D3">
        <w:t xml:space="preserve">            _session = session;</w:t>
      </w:r>
    </w:p>
    <w:p w14:paraId="0C2326A1" w14:textId="77777777" w:rsidR="00FA2706" w:rsidRPr="00D963D3" w:rsidRDefault="00FA2706">
      <w:pPr>
        <w:pStyle w:val="Code"/>
      </w:pPr>
      <w:r w:rsidRPr="00D963D3">
        <w:t xml:space="preserve">            _userSession = userSession;</w:t>
      </w:r>
    </w:p>
    <w:p w14:paraId="3B8DAA95" w14:textId="77777777" w:rsidR="00FA2706" w:rsidRPr="00D963D3" w:rsidRDefault="00FA2706">
      <w:pPr>
        <w:pStyle w:val="Code"/>
      </w:pPr>
      <w:r w:rsidRPr="00D963D3">
        <w:t xml:space="preserve">            _dateTime = dateTime;</w:t>
      </w:r>
    </w:p>
    <w:p w14:paraId="44D5E388" w14:textId="77777777" w:rsidR="00FA2706" w:rsidRPr="00D963D3" w:rsidRDefault="00FA2706">
      <w:pPr>
        <w:pStyle w:val="Code"/>
      </w:pPr>
      <w:r w:rsidRPr="00D963D3">
        <w:t xml:space="preserve">        }</w:t>
      </w:r>
    </w:p>
    <w:p w14:paraId="5C86A43B" w14:textId="77777777" w:rsidR="00FA2706" w:rsidRPr="00D963D3" w:rsidRDefault="00FA2706">
      <w:pPr>
        <w:pStyle w:val="Code"/>
      </w:pPr>
    </w:p>
    <w:p w14:paraId="345764BE" w14:textId="77777777" w:rsidR="00FA2706" w:rsidRPr="00D963D3" w:rsidRDefault="00FA2706">
      <w:pPr>
        <w:pStyle w:val="Code"/>
      </w:pPr>
      <w:r w:rsidRPr="00D963D3">
        <w:t xml:space="preserve">        public void AddTask(Task task)</w:t>
      </w:r>
    </w:p>
    <w:p w14:paraId="17C0A9CA" w14:textId="77777777" w:rsidR="00FA2706" w:rsidRPr="00D963D3" w:rsidRDefault="00FA2706">
      <w:pPr>
        <w:pStyle w:val="Code"/>
      </w:pPr>
      <w:r w:rsidRPr="00D963D3">
        <w:t xml:space="preserve">        {</w:t>
      </w:r>
    </w:p>
    <w:p w14:paraId="553E58EA" w14:textId="77777777" w:rsidR="00FA2706" w:rsidRPr="00D963D3" w:rsidRDefault="00FA2706">
      <w:pPr>
        <w:pStyle w:val="Code"/>
      </w:pPr>
      <w:r w:rsidRPr="00D963D3">
        <w:t xml:space="preserve">            task.CreatedDate = _dateTime.UtcNow;</w:t>
      </w:r>
    </w:p>
    <w:p w14:paraId="53E5DB21" w14:textId="77777777" w:rsidR="00FA2706" w:rsidRPr="00D963D3" w:rsidRDefault="00FA2706">
      <w:pPr>
        <w:pStyle w:val="Code"/>
      </w:pPr>
      <w:r w:rsidRPr="00D963D3">
        <w:t xml:space="preserve">            task.Status = _session.QueryOver&lt;Status&gt;().Where(x =&gt; x.Name == "Not Started").SingleOrDefault();</w:t>
      </w:r>
    </w:p>
    <w:p w14:paraId="34145DD3" w14:textId="77777777" w:rsidR="00FA2706" w:rsidRPr="00D963D3" w:rsidRDefault="00FA2706">
      <w:pPr>
        <w:pStyle w:val="Code"/>
      </w:pPr>
      <w:r w:rsidRPr="00D963D3">
        <w:t xml:space="preserve">            task.CreatedBy = _session.QueryOver&lt;User&gt;().Where(x =&gt; x.Username == _userSession.Username).SingleOrDefault();</w:t>
      </w:r>
    </w:p>
    <w:p w14:paraId="0C604385" w14:textId="77777777" w:rsidR="00FA2706" w:rsidRPr="00D963D3" w:rsidRDefault="00FA2706">
      <w:pPr>
        <w:pStyle w:val="Code"/>
      </w:pPr>
    </w:p>
    <w:p w14:paraId="640AECF4" w14:textId="77777777" w:rsidR="00FA2706" w:rsidRPr="00D963D3" w:rsidRDefault="00FA2706">
      <w:pPr>
        <w:pStyle w:val="Code"/>
      </w:pPr>
      <w:r w:rsidRPr="00D963D3">
        <w:t xml:space="preserve">            if (task.Users != null &amp;&amp; task.Users.Any())</w:t>
      </w:r>
    </w:p>
    <w:p w14:paraId="123129DB" w14:textId="77777777" w:rsidR="00FA2706" w:rsidRPr="00D963D3" w:rsidRDefault="00FA2706">
      <w:pPr>
        <w:pStyle w:val="Code"/>
      </w:pPr>
      <w:r w:rsidRPr="00D963D3">
        <w:t xml:space="preserve">            {</w:t>
      </w:r>
    </w:p>
    <w:p w14:paraId="031F688A" w14:textId="77777777" w:rsidR="00FA2706" w:rsidRPr="00D963D3" w:rsidRDefault="00FA2706">
      <w:pPr>
        <w:pStyle w:val="Code"/>
      </w:pPr>
      <w:r w:rsidRPr="00D963D3">
        <w:t xml:space="preserve">                for (var i = 0; i &lt; task.Users.Count; ++i)</w:t>
      </w:r>
    </w:p>
    <w:p w14:paraId="66FA2F87" w14:textId="77777777" w:rsidR="00FA2706" w:rsidRPr="00D963D3" w:rsidRDefault="00FA2706">
      <w:pPr>
        <w:pStyle w:val="Code"/>
      </w:pPr>
      <w:r w:rsidRPr="00D963D3">
        <w:t xml:space="preserve">                {</w:t>
      </w:r>
    </w:p>
    <w:p w14:paraId="26FE2D22" w14:textId="77777777" w:rsidR="00FA2706" w:rsidRPr="00D963D3" w:rsidRDefault="00FA2706">
      <w:pPr>
        <w:pStyle w:val="Code"/>
      </w:pPr>
      <w:r w:rsidRPr="00D963D3">
        <w:lastRenderedPageBreak/>
        <w:t xml:space="preserve">                    var user = task.Users[i];</w:t>
      </w:r>
    </w:p>
    <w:p w14:paraId="001628BA" w14:textId="77777777" w:rsidR="00FA2706" w:rsidRPr="00D963D3" w:rsidRDefault="00FA2706">
      <w:pPr>
        <w:pStyle w:val="Code"/>
      </w:pPr>
      <w:r w:rsidRPr="00D963D3">
        <w:t xml:space="preserve">                    var persistedUser = _session.Get&lt;User&gt;(user.UserId);</w:t>
      </w:r>
    </w:p>
    <w:p w14:paraId="6D2523F6" w14:textId="77777777" w:rsidR="00FA2706" w:rsidRPr="00D963D3" w:rsidRDefault="00FA2706">
      <w:pPr>
        <w:pStyle w:val="Code"/>
      </w:pPr>
      <w:r w:rsidRPr="00D963D3">
        <w:t xml:space="preserve">                    if (persistedUser == null)</w:t>
      </w:r>
    </w:p>
    <w:p w14:paraId="44E17DA5" w14:textId="77777777" w:rsidR="00FA2706" w:rsidRPr="00D963D3" w:rsidRDefault="00FA2706">
      <w:pPr>
        <w:pStyle w:val="Code"/>
      </w:pPr>
      <w:r w:rsidRPr="00D963D3">
        <w:t xml:space="preserve">                    {</w:t>
      </w:r>
    </w:p>
    <w:p w14:paraId="199DEC00" w14:textId="77777777" w:rsidR="00FA2706" w:rsidRPr="00D963D3" w:rsidRDefault="00FA2706">
      <w:pPr>
        <w:pStyle w:val="Code"/>
      </w:pPr>
      <w:r w:rsidRPr="00D963D3">
        <w:t xml:space="preserve">                        throw new ChildObjectNotFoundException("User not found");</w:t>
      </w:r>
    </w:p>
    <w:p w14:paraId="5A73734C" w14:textId="77777777" w:rsidR="00FA2706" w:rsidRPr="00D963D3" w:rsidRDefault="00FA2706">
      <w:pPr>
        <w:pStyle w:val="Code"/>
      </w:pPr>
      <w:r w:rsidRPr="00D963D3">
        <w:t xml:space="preserve">                    }</w:t>
      </w:r>
    </w:p>
    <w:p w14:paraId="1A1B0666" w14:textId="77777777" w:rsidR="00FA2706" w:rsidRPr="00D963D3" w:rsidRDefault="00FA2706">
      <w:pPr>
        <w:pStyle w:val="Code"/>
      </w:pPr>
      <w:r w:rsidRPr="00D963D3">
        <w:t xml:space="preserve">                    task.Users[i] = persistedUser;</w:t>
      </w:r>
    </w:p>
    <w:p w14:paraId="19D13E17" w14:textId="77777777" w:rsidR="00FA2706" w:rsidRPr="00D963D3" w:rsidRDefault="00FA2706">
      <w:pPr>
        <w:pStyle w:val="Code"/>
      </w:pPr>
      <w:r w:rsidRPr="00D963D3">
        <w:t xml:space="preserve">                }</w:t>
      </w:r>
    </w:p>
    <w:p w14:paraId="0B47B354" w14:textId="77777777" w:rsidR="00FA2706" w:rsidRPr="00D963D3" w:rsidRDefault="00FA2706">
      <w:pPr>
        <w:pStyle w:val="Code"/>
      </w:pPr>
      <w:r w:rsidRPr="00D963D3">
        <w:t xml:space="preserve">            }</w:t>
      </w:r>
    </w:p>
    <w:p w14:paraId="58B74F1E" w14:textId="77777777" w:rsidR="00FA2706" w:rsidRPr="00D963D3" w:rsidRDefault="00FA2706">
      <w:pPr>
        <w:pStyle w:val="Code"/>
      </w:pPr>
    </w:p>
    <w:p w14:paraId="0B63152F" w14:textId="77777777" w:rsidR="00FA2706" w:rsidRPr="00D963D3" w:rsidRDefault="00FA2706">
      <w:pPr>
        <w:pStyle w:val="Code"/>
      </w:pPr>
      <w:r w:rsidRPr="00D963D3">
        <w:t xml:space="preserve">            _session.SaveOrUpdate(task);</w:t>
      </w:r>
    </w:p>
    <w:p w14:paraId="73305309" w14:textId="77777777" w:rsidR="00FA2706" w:rsidRPr="00D963D3" w:rsidRDefault="00FA2706">
      <w:pPr>
        <w:pStyle w:val="Code"/>
      </w:pPr>
      <w:r w:rsidRPr="00D963D3">
        <w:t xml:space="preserve">        }</w:t>
      </w:r>
    </w:p>
    <w:p w14:paraId="1FEE6B7F" w14:textId="77777777" w:rsidR="00FA2706" w:rsidRPr="00D963D3" w:rsidRDefault="00FA2706">
      <w:pPr>
        <w:pStyle w:val="Code"/>
      </w:pPr>
      <w:r w:rsidRPr="00D963D3">
        <w:t xml:space="preserve">    }</w:t>
      </w:r>
    </w:p>
    <w:p w14:paraId="189E97EB" w14:textId="77777777" w:rsidR="00FA2706" w:rsidRPr="00DC77E1" w:rsidRDefault="00FA2706" w:rsidP="00566F04">
      <w:pPr>
        <w:pStyle w:val="Code"/>
      </w:pPr>
      <w:r w:rsidRPr="00DC77E1">
        <w:t>}</w:t>
      </w:r>
    </w:p>
    <w:p w14:paraId="1736CF5E" w14:textId="77777777" w:rsidR="00FA2706" w:rsidRDefault="00FA2706" w:rsidP="00CD520A">
      <w:pPr>
        <w:pStyle w:val="BodyTextCont"/>
        <w:pPrChange w:id="894" w:author="Brian Wortman" w:date="2014-06-16T20:27:00Z">
          <w:pPr>
            <w:pStyle w:val="BodyText"/>
          </w:pPr>
        </w:pPrChange>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Oh, and note the </w:t>
      </w:r>
      <w:proofErr w:type="spellStart"/>
      <w:r w:rsidRPr="00BF6366">
        <w:rPr>
          <w:rStyle w:val="CodeInline"/>
        </w:rPr>
        <w:t>ChildObjectNotFoundException</w:t>
      </w:r>
      <w:proofErr w:type="spellEnd"/>
      <w:r>
        <w:t xml:space="preserve">! Anyway, what's basically happening in </w:t>
      </w:r>
      <w:proofErr w:type="spellStart"/>
      <w:r w:rsidRPr="00DC77E1">
        <w:rPr>
          <w:rStyle w:val="CodeInline"/>
        </w:rPr>
        <w:t>AddTask</w:t>
      </w:r>
      <w:proofErr w:type="spellEnd"/>
      <w:r>
        <w:t xml:space="preserve"> is:</w:t>
      </w:r>
    </w:p>
    <w:p w14:paraId="2CBDF715" w14:textId="77777777" w:rsidR="00FA2706" w:rsidRDefault="00FA2706" w:rsidP="00566F04">
      <w:pPr>
        <w:pStyle w:val="Bullet"/>
      </w:pPr>
      <w:r>
        <w:t>The system assigns the task's created date.</w:t>
      </w:r>
    </w:p>
    <w:p w14:paraId="0EBCA15F" w14:textId="77777777" w:rsidR="00FA2706" w:rsidRDefault="00FA2706" w:rsidP="00566F04">
      <w:pPr>
        <w:pStyle w:val="Bullet"/>
      </w:pPr>
      <w:r>
        <w:t>The system assigns a status of Not Started to the task.</w:t>
      </w:r>
    </w:p>
    <w:p w14:paraId="75876A96" w14:textId="77777777" w:rsidR="00FA2706" w:rsidRDefault="00FA2706" w:rsidP="00566F04">
      <w:pPr>
        <w:pStyle w:val="Bullet"/>
      </w:pPr>
      <w:r>
        <w:t>The system uses the user session to indicate the user who created the task.</w:t>
      </w:r>
    </w:p>
    <w:p w14:paraId="6710FBB8" w14:textId="77777777" w:rsidR="00FA2706" w:rsidRDefault="00FA2706" w:rsidP="00566F04">
      <w:pPr>
        <w:pStyle w:val="Bullet"/>
      </w:pPr>
      <w:r>
        <w:t xml:space="preserve">The system populates the task's </w:t>
      </w:r>
      <w:r w:rsidRPr="003F2AEF">
        <w:rPr>
          <w:rStyle w:val="CodeInline"/>
        </w:rPr>
        <w:t>Users</w:t>
      </w:r>
      <w:r>
        <w:t xml:space="preserve"> collection, forming associations with the </w:t>
      </w:r>
      <w:r w:rsidRPr="00DC77E1">
        <w:rPr>
          <w:rStyle w:val="CodeInline"/>
        </w:rPr>
        <w:t>User</w:t>
      </w:r>
      <w:r>
        <w:t xml:space="preserve"> objects fetched from the database. It verifies that all users specified in the new task exist in the system.</w:t>
      </w:r>
    </w:p>
    <w:p w14:paraId="1195AC2C" w14:textId="77777777" w:rsidR="00FA2706" w:rsidRDefault="00FA2706" w:rsidP="00566F04">
      <w:pPr>
        <w:pStyle w:val="Bullet"/>
      </w:pPr>
      <w:r>
        <w:t>The system persists the task and all its relationships.</w:t>
      </w:r>
    </w:p>
    <w:p w14:paraId="35FABDCC" w14:textId="77777777" w:rsidR="00FA2706" w:rsidRDefault="00FA2706" w:rsidP="00CD520A">
      <w:pPr>
        <w:pStyle w:val="BodyTextCont"/>
        <w:pPrChange w:id="895" w:author="Brian Wortman" w:date="2014-06-16T20:27:00Z">
          <w:pPr>
            <w:pStyle w:val="BodyText"/>
          </w:pPr>
        </w:pPrChange>
      </w:pPr>
      <w:r>
        <w:t>Before we move on, we'll w</w:t>
      </w:r>
      <w:r w:rsidRPr="008839AF">
        <w:t xml:space="preserve">ire this up so it can be injected as a dependency. This is done by adding the following </w:t>
      </w:r>
      <w:r>
        <w:t xml:space="preserve">to the bottom of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6F4FFC38" w14:textId="77777777" w:rsidR="00FA2706" w:rsidRDefault="00FA2706" w:rsidP="00566F04">
      <w:pPr>
        <w:pStyle w:val="Code"/>
      </w:pPr>
      <w:r w:rsidRPr="008839AF">
        <w:t>container.Bind&lt;IAddTaskQueryProcessor&gt;().To&lt;AddTaskQueryProcessor&gt;().InRequestScope();</w:t>
      </w:r>
    </w:p>
    <w:p w14:paraId="72F52DC7" w14:textId="77777777" w:rsidR="008D477B" w:rsidRDefault="008D477B" w:rsidP="008D477B">
      <w:pPr>
        <w:pStyle w:val="BodyTextCont"/>
        <w:rPr>
          <w:ins w:id="896" w:author="Brian Wortman" w:date="2014-06-16T19:54:00Z"/>
        </w:rPr>
      </w:pPr>
      <w:ins w:id="897" w:author="Brian Wortman" w:date="2014-06-16T19:54:00Z">
        <w:r>
          <w:t>Note: You’ll need to add the following using directives:</w:t>
        </w:r>
      </w:ins>
    </w:p>
    <w:p w14:paraId="07CE9644" w14:textId="77777777" w:rsidR="008D477B" w:rsidRDefault="008D477B" w:rsidP="008D477B">
      <w:pPr>
        <w:pStyle w:val="Bullet"/>
        <w:rPr>
          <w:ins w:id="898" w:author="Brian Wortman" w:date="2014-06-16T19:54:00Z"/>
        </w:rPr>
        <w:pPrChange w:id="899" w:author="Brian Wortman" w:date="2014-06-16T19:54:00Z">
          <w:pPr>
            <w:pStyle w:val="CommentText"/>
          </w:pPr>
        </w:pPrChange>
      </w:pPr>
      <w:bookmarkStart w:id="900" w:name="OLE_LINK232"/>
      <w:ins w:id="901" w:author="Brian Wortman" w:date="2014-06-16T19:54:00Z">
        <w:r w:rsidRPr="004D5629">
          <w:t>using WebApi2Book.Data.QueryProcessors;</w:t>
        </w:r>
      </w:ins>
    </w:p>
    <w:p w14:paraId="6A8BEAA0" w14:textId="72A3CE8D" w:rsidR="00FA2706" w:rsidRDefault="008D477B" w:rsidP="00263777">
      <w:pPr>
        <w:pStyle w:val="Bullet"/>
        <w:pPrChange w:id="902" w:author="Brian Wortman" w:date="2014-06-16T19:54:00Z">
          <w:pPr>
            <w:pStyle w:val="Code"/>
          </w:pPr>
        </w:pPrChange>
      </w:pPr>
      <w:ins w:id="903" w:author="Brian Wortman" w:date="2014-06-16T19:54:00Z">
        <w:r w:rsidRPr="004D5629">
          <w:t>using WebApi2Book.Data.SqlServer.QueryProcessors;</w:t>
        </w:r>
      </w:ins>
      <w:bookmarkEnd w:id="900"/>
    </w:p>
    <w:p w14:paraId="14B4E6C0" w14:textId="77777777" w:rsidR="00FA2706" w:rsidRDefault="00FA2706" w:rsidP="00CD520A">
      <w:pPr>
        <w:pStyle w:val="BodyTextCont"/>
        <w:pPrChange w:id="904" w:author="Brian Wortman" w:date="2014-06-16T20:27:00Z">
          <w:pPr>
            <w:pStyle w:val="BodyText"/>
          </w:pPr>
        </w:pPrChange>
      </w:pPr>
      <w:r>
        <w:t xml:space="preserve">Okay, time for something really cool. We've fallen in love with </w:t>
      </w:r>
      <w:proofErr w:type="spellStart"/>
      <w:r>
        <w:t>AutoMapper</w:t>
      </w:r>
      <w:proofErr w:type="spellEnd"/>
      <w:r>
        <w:t xml:space="preserve">, a great tool developed by Jimmy </w:t>
      </w:r>
      <w:proofErr w:type="spellStart"/>
      <w:r>
        <w:t>Bogard</w:t>
      </w:r>
      <w:proofErr w:type="spellEnd"/>
      <w:r>
        <w:t xml:space="preserve"> that can be used to easily transfer data from one object to another. As you'll soon see, this comes in handy mapping between the entity and service model types. We added the </w:t>
      </w:r>
      <w:proofErr w:type="spellStart"/>
      <w:r>
        <w:t>AutoMapper</w:t>
      </w:r>
      <w:proofErr w:type="spellEnd"/>
      <w:r>
        <w:t xml:space="preserve"> </w:t>
      </w:r>
      <w:proofErr w:type="spellStart"/>
      <w:r>
        <w:t>NuGet</w:t>
      </w:r>
      <w:proofErr w:type="spellEnd"/>
      <w:r>
        <w:t xml:space="preserve"> package in Chapter 4, but before we use it we will wrap the primary mapping functions so that we can inject them as dependencies (yes, we're a bit disappointed </w:t>
      </w:r>
      <w:proofErr w:type="spellStart"/>
      <w:r>
        <w:t>AutoMapper</w:t>
      </w:r>
      <w:proofErr w:type="spellEnd"/>
      <w:r>
        <w:t xml:space="preserve"> uses static methods).</w:t>
      </w:r>
    </w:p>
    <w:p w14:paraId="7B05196E" w14:textId="77777777" w:rsidR="00FA2706" w:rsidRDefault="00FA2706" w:rsidP="00CD520A">
      <w:pPr>
        <w:pStyle w:val="BodyTextCont"/>
        <w:pPrChange w:id="905" w:author="Brian Wortman" w:date="2014-06-16T20:27:00Z">
          <w:pPr>
            <w:pStyle w:val="BodyText"/>
          </w:pPr>
        </w:pPrChange>
      </w:pPr>
      <w:r>
        <w:t>Start by adding the following types to the correct projects in the solution:</w:t>
      </w:r>
    </w:p>
    <w:p w14:paraId="0DAD8E52" w14:textId="77777777" w:rsidR="00FA2706" w:rsidRDefault="00FA2706" w:rsidP="00566F04">
      <w:pPr>
        <w:pStyle w:val="CodeCaption"/>
      </w:pPr>
      <w:r w:rsidRPr="00D9159B">
        <w:t>IAutoMapperTypeConfigurator</w:t>
      </w:r>
      <w:r>
        <w:t xml:space="preserve"> Interface</w:t>
      </w:r>
    </w:p>
    <w:p w14:paraId="56398EEB" w14:textId="77777777" w:rsidR="00FA2706" w:rsidRPr="00D9159B" w:rsidRDefault="00FA2706" w:rsidP="00566F04">
      <w:pPr>
        <w:pStyle w:val="Code"/>
      </w:pPr>
      <w:r w:rsidRPr="00D9159B">
        <w:t>namespace WebApi2Book.Common.TypeMapping</w:t>
      </w:r>
    </w:p>
    <w:p w14:paraId="792CB0DF" w14:textId="77777777" w:rsidR="00FA2706" w:rsidRPr="00D9159B" w:rsidRDefault="00FA2706" w:rsidP="00566F04">
      <w:pPr>
        <w:pStyle w:val="Code"/>
      </w:pPr>
      <w:r w:rsidRPr="00D9159B">
        <w:lastRenderedPageBreak/>
        <w:t>{</w:t>
      </w:r>
    </w:p>
    <w:p w14:paraId="428A639B" w14:textId="77777777" w:rsidR="00FA2706" w:rsidRPr="00D9159B" w:rsidRDefault="00FA2706" w:rsidP="00566F04">
      <w:pPr>
        <w:pStyle w:val="Code"/>
      </w:pPr>
      <w:r w:rsidRPr="00D9159B">
        <w:t xml:space="preserve">    public interface IAutoMapperTypeConfigurator</w:t>
      </w:r>
    </w:p>
    <w:p w14:paraId="521C103E" w14:textId="77777777" w:rsidR="00FA2706" w:rsidRPr="00D9159B" w:rsidRDefault="00FA2706" w:rsidP="00566F04">
      <w:pPr>
        <w:pStyle w:val="Code"/>
      </w:pPr>
      <w:r w:rsidRPr="00D9159B">
        <w:t xml:space="preserve">    {</w:t>
      </w:r>
    </w:p>
    <w:p w14:paraId="19A7F9AF" w14:textId="77777777" w:rsidR="00FA2706" w:rsidRPr="00D9159B" w:rsidRDefault="00FA2706" w:rsidP="00566F04">
      <w:pPr>
        <w:pStyle w:val="Code"/>
      </w:pPr>
      <w:r w:rsidRPr="00D9159B">
        <w:t xml:space="preserve">        void Configure();</w:t>
      </w:r>
    </w:p>
    <w:p w14:paraId="5C227C46" w14:textId="77777777" w:rsidR="00FA2706" w:rsidRPr="00D9159B" w:rsidRDefault="00FA2706" w:rsidP="00566F04">
      <w:pPr>
        <w:pStyle w:val="Code"/>
      </w:pPr>
      <w:r w:rsidRPr="00D9159B">
        <w:t xml:space="preserve">    }</w:t>
      </w:r>
    </w:p>
    <w:p w14:paraId="32067122" w14:textId="77777777" w:rsidR="00FA2706" w:rsidRDefault="00FA2706" w:rsidP="00566F04">
      <w:pPr>
        <w:pStyle w:val="Code"/>
      </w:pPr>
      <w:r w:rsidRPr="00D9159B">
        <w:t>}</w:t>
      </w:r>
    </w:p>
    <w:p w14:paraId="3C2EE7D0" w14:textId="77777777" w:rsidR="00FA2706" w:rsidRDefault="00FA2706" w:rsidP="00566F04">
      <w:pPr>
        <w:pStyle w:val="CodeCaption"/>
      </w:pPr>
      <w:r>
        <w:t>IAutoMapper Interface</w:t>
      </w:r>
    </w:p>
    <w:p w14:paraId="6E7FF4D2" w14:textId="77777777" w:rsidR="00FA2706" w:rsidRPr="00D9159B" w:rsidRDefault="00FA2706" w:rsidP="00566F04">
      <w:pPr>
        <w:pStyle w:val="Code"/>
      </w:pPr>
      <w:r w:rsidRPr="00D9159B">
        <w:t>namespace WebApi2Book.Common.TypeMapping</w:t>
      </w:r>
    </w:p>
    <w:p w14:paraId="3DE00976" w14:textId="77777777" w:rsidR="00FA2706" w:rsidRPr="00816B3D" w:rsidRDefault="00FA2706" w:rsidP="00566F04">
      <w:pPr>
        <w:pStyle w:val="Code"/>
      </w:pPr>
      <w:r w:rsidRPr="00816B3D">
        <w:t>{</w:t>
      </w:r>
    </w:p>
    <w:p w14:paraId="56D7C05E" w14:textId="77777777" w:rsidR="00FA2706" w:rsidRPr="00816B3D" w:rsidRDefault="00FA2706" w:rsidP="00566F04">
      <w:pPr>
        <w:pStyle w:val="Code"/>
      </w:pPr>
      <w:r w:rsidRPr="00816B3D">
        <w:t xml:space="preserve">    public interface IAutoMapper</w:t>
      </w:r>
    </w:p>
    <w:p w14:paraId="2DFBC172" w14:textId="77777777" w:rsidR="00FA2706" w:rsidRPr="00816B3D" w:rsidRDefault="00FA2706" w:rsidP="00566F04">
      <w:pPr>
        <w:pStyle w:val="Code"/>
      </w:pPr>
      <w:r w:rsidRPr="00816B3D">
        <w:t xml:space="preserve">    {</w:t>
      </w:r>
    </w:p>
    <w:p w14:paraId="2E391073" w14:textId="77777777" w:rsidR="00FA2706" w:rsidRPr="00816B3D" w:rsidRDefault="00FA2706" w:rsidP="00566F04">
      <w:pPr>
        <w:pStyle w:val="Code"/>
      </w:pPr>
      <w:r w:rsidRPr="00816B3D">
        <w:t xml:space="preserve">        T Map&lt;T&gt;(object objectToMap);</w:t>
      </w:r>
    </w:p>
    <w:p w14:paraId="5E38E40B" w14:textId="77777777" w:rsidR="00FA2706" w:rsidRPr="00D9159B" w:rsidRDefault="00FA2706" w:rsidP="00566F04">
      <w:pPr>
        <w:pStyle w:val="Code"/>
      </w:pPr>
      <w:r w:rsidRPr="00816B3D">
        <w:t xml:space="preserve">    </w:t>
      </w:r>
      <w:r w:rsidRPr="00D9159B">
        <w:t>}</w:t>
      </w:r>
    </w:p>
    <w:p w14:paraId="479152C9" w14:textId="77777777" w:rsidR="00FA2706" w:rsidRDefault="00FA2706" w:rsidP="00566F04">
      <w:pPr>
        <w:pStyle w:val="Code"/>
      </w:pPr>
      <w:r w:rsidRPr="00D9159B">
        <w:t>}</w:t>
      </w:r>
    </w:p>
    <w:p w14:paraId="2D21CC3A" w14:textId="77777777" w:rsidR="00FA2706" w:rsidRDefault="00FA2706" w:rsidP="00566F04">
      <w:pPr>
        <w:pStyle w:val="CodeCaption"/>
      </w:pPr>
      <w:r>
        <w:t>AutoMapperAdapter Class</w:t>
      </w:r>
    </w:p>
    <w:p w14:paraId="04A4936F" w14:textId="77777777" w:rsidR="00FA2706" w:rsidRPr="00D9159B" w:rsidRDefault="00FA2706" w:rsidP="00566F04">
      <w:pPr>
        <w:pStyle w:val="Code"/>
      </w:pPr>
      <w:r w:rsidRPr="00D9159B">
        <w:t>using AutoMapper;</w:t>
      </w:r>
    </w:p>
    <w:p w14:paraId="38B8ABF1" w14:textId="77777777" w:rsidR="00FA2706" w:rsidRPr="00D9159B" w:rsidRDefault="00FA2706" w:rsidP="00566F04">
      <w:pPr>
        <w:pStyle w:val="Code"/>
      </w:pPr>
    </w:p>
    <w:p w14:paraId="1FA9133F" w14:textId="77777777" w:rsidR="00FA2706" w:rsidRPr="00D9159B" w:rsidRDefault="00FA2706" w:rsidP="00566F04">
      <w:pPr>
        <w:pStyle w:val="Code"/>
      </w:pPr>
      <w:r w:rsidRPr="00D9159B">
        <w:t>namespace WebApi2Book.Common.TypeMapping</w:t>
      </w:r>
    </w:p>
    <w:p w14:paraId="3454116F" w14:textId="77777777" w:rsidR="00FA2706" w:rsidRPr="009E4718" w:rsidRDefault="00FA2706" w:rsidP="00566F04">
      <w:pPr>
        <w:pStyle w:val="Code"/>
        <w:rPr>
          <w:lang w:val="fr-FR"/>
        </w:rPr>
      </w:pPr>
      <w:r w:rsidRPr="009E4718">
        <w:rPr>
          <w:lang w:val="fr-FR"/>
        </w:rPr>
        <w:t>{</w:t>
      </w:r>
    </w:p>
    <w:p w14:paraId="182D95FC" w14:textId="77777777" w:rsidR="00FA2706" w:rsidRPr="009E4718" w:rsidRDefault="00FA2706" w:rsidP="00566F04">
      <w:pPr>
        <w:pStyle w:val="Code"/>
        <w:rPr>
          <w:lang w:val="fr-FR"/>
        </w:rPr>
      </w:pPr>
      <w:r w:rsidRPr="009E4718">
        <w:rPr>
          <w:lang w:val="fr-FR"/>
        </w:rPr>
        <w:t xml:space="preserve">    public class AutoMapperAdapter : IAutoMapper</w:t>
      </w:r>
    </w:p>
    <w:p w14:paraId="27DFA30A" w14:textId="77777777" w:rsidR="00FA2706" w:rsidRPr="009E4718" w:rsidRDefault="00FA2706" w:rsidP="00566F04">
      <w:pPr>
        <w:pStyle w:val="Code"/>
        <w:rPr>
          <w:lang w:val="fr-FR"/>
        </w:rPr>
      </w:pPr>
      <w:r w:rsidRPr="009E4718">
        <w:rPr>
          <w:lang w:val="fr-FR"/>
        </w:rPr>
        <w:t xml:space="preserve">    {</w:t>
      </w:r>
    </w:p>
    <w:p w14:paraId="497E7CD7" w14:textId="77777777" w:rsidR="00FA2706" w:rsidRPr="009E4718" w:rsidRDefault="00FA2706" w:rsidP="00566F04">
      <w:pPr>
        <w:pStyle w:val="Code"/>
        <w:rPr>
          <w:lang w:val="fr-FR"/>
        </w:rPr>
      </w:pPr>
      <w:r w:rsidRPr="009E4718">
        <w:rPr>
          <w:lang w:val="fr-FR"/>
        </w:rPr>
        <w:t xml:space="preserve">        public T Map&lt;T&gt;(object objectToMap)</w:t>
      </w:r>
    </w:p>
    <w:p w14:paraId="14882584" w14:textId="77777777" w:rsidR="00FA2706" w:rsidRPr="00D9159B" w:rsidRDefault="00FA2706" w:rsidP="00566F04">
      <w:pPr>
        <w:pStyle w:val="Code"/>
      </w:pPr>
      <w:r w:rsidRPr="009E4718">
        <w:rPr>
          <w:lang w:val="fr-FR"/>
        </w:rPr>
        <w:t xml:space="preserve">        </w:t>
      </w:r>
      <w:r w:rsidRPr="00D9159B">
        <w:t>{</w:t>
      </w:r>
    </w:p>
    <w:p w14:paraId="4613F186" w14:textId="77777777" w:rsidR="00FA2706" w:rsidRPr="00D9159B" w:rsidRDefault="00FA2706" w:rsidP="00566F04">
      <w:pPr>
        <w:pStyle w:val="Code"/>
      </w:pPr>
      <w:r w:rsidRPr="00D9159B">
        <w:t xml:space="preserve">            return Mapper.Map&lt;T&gt;(objectToMap);</w:t>
      </w:r>
    </w:p>
    <w:p w14:paraId="062580D8" w14:textId="77777777" w:rsidR="00FA2706" w:rsidRPr="00D9159B" w:rsidRDefault="00FA2706" w:rsidP="00566F04">
      <w:pPr>
        <w:pStyle w:val="Code"/>
      </w:pPr>
      <w:r w:rsidRPr="00D9159B">
        <w:t xml:space="preserve">        }</w:t>
      </w:r>
    </w:p>
    <w:p w14:paraId="67CC85CE" w14:textId="77777777" w:rsidR="00FA2706" w:rsidRPr="00D9159B" w:rsidRDefault="00FA2706" w:rsidP="00566F04">
      <w:pPr>
        <w:pStyle w:val="Code"/>
      </w:pPr>
      <w:r w:rsidRPr="00D9159B">
        <w:t xml:space="preserve">    }</w:t>
      </w:r>
    </w:p>
    <w:p w14:paraId="2C36178A" w14:textId="77777777" w:rsidR="00FA2706" w:rsidRDefault="00FA2706" w:rsidP="00566F04">
      <w:pPr>
        <w:pStyle w:val="Code"/>
      </w:pPr>
      <w:r w:rsidRPr="00D9159B">
        <w:t>}</w:t>
      </w:r>
    </w:p>
    <w:p w14:paraId="3231CB98" w14:textId="77777777" w:rsidR="00FA2706" w:rsidRDefault="00FA2706" w:rsidP="00CD520A">
      <w:pPr>
        <w:pStyle w:val="BodyTextCont"/>
        <w:rPr>
          <w:rStyle w:val="CodeInline"/>
        </w:rPr>
        <w:pPrChange w:id="906" w:author="Brian Wortman" w:date="2014-06-16T20:27:00Z">
          <w:pPr>
            <w:pStyle w:val="BodyText"/>
          </w:pPr>
        </w:pPrChange>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3B5C647B" w14:textId="77777777" w:rsidR="00FA2706" w:rsidRPr="00F06082" w:rsidRDefault="00FA2706">
      <w:pPr>
        <w:pStyle w:val="Code"/>
      </w:pPr>
      <w:r w:rsidRPr="00F06082">
        <w:t>private void ConfigureAutoMapper(IKernel container)</w:t>
      </w:r>
    </w:p>
    <w:p w14:paraId="6287897D" w14:textId="77777777" w:rsidR="00FA2706" w:rsidRPr="00987753" w:rsidRDefault="00FA2706">
      <w:pPr>
        <w:pStyle w:val="Code"/>
      </w:pPr>
      <w:r w:rsidRPr="00987753">
        <w:t>{</w:t>
      </w:r>
    </w:p>
    <w:p w14:paraId="04B27334" w14:textId="77777777" w:rsidR="00FA2706" w:rsidRPr="00987753" w:rsidRDefault="00FA2706">
      <w:pPr>
        <w:pStyle w:val="Code"/>
      </w:pPr>
      <w:r w:rsidRPr="00987753">
        <w:t xml:space="preserve">    container.Bind&lt;IAutoMapper&gt;().To&lt;AutoMapperAdapter&gt;().InSingletonScope();</w:t>
      </w:r>
    </w:p>
    <w:p w14:paraId="4CFA4FDB" w14:textId="77777777" w:rsidR="00FA2706" w:rsidRDefault="00FA2706" w:rsidP="00566F04">
      <w:pPr>
        <w:pStyle w:val="Code"/>
      </w:pPr>
      <w:r w:rsidRPr="00DC77E1">
        <w:t>}</w:t>
      </w:r>
    </w:p>
    <w:p w14:paraId="39D666B7" w14:textId="77777777" w:rsidR="00FA2706" w:rsidRPr="00DC77E1" w:rsidRDefault="00FA2706" w:rsidP="00566F04">
      <w:pPr>
        <w:pStyle w:val="Code"/>
      </w:pPr>
    </w:p>
    <w:p w14:paraId="712F525E" w14:textId="77777777" w:rsidR="00FA2706" w:rsidRDefault="00FA2706" w:rsidP="00CD520A">
      <w:pPr>
        <w:pStyle w:val="BodyTextCont"/>
        <w:pPrChange w:id="907" w:author="Brian Wortman" w:date="2014-06-16T20:27:00Z">
          <w:pPr>
            <w:pStyle w:val="BodyText"/>
          </w:pPr>
        </w:pPrChange>
      </w:pPr>
      <w:r>
        <w:t xml:space="preserve">… </w:t>
      </w:r>
      <w:proofErr w:type="gramStart"/>
      <w:r>
        <w:t>and</w:t>
      </w:r>
      <w:proofErr w:type="gramEnd"/>
      <w:r>
        <w:t xml:space="preserve"> modify the </w:t>
      </w:r>
      <w:proofErr w:type="spellStart"/>
      <w:r w:rsidRPr="001D46FC">
        <w:rPr>
          <w:rStyle w:val="CodeInline"/>
        </w:rPr>
        <w:t>AddBindings</w:t>
      </w:r>
      <w:proofErr w:type="spellEnd"/>
      <w:r>
        <w:t xml:space="preserve"> method so it appears as follows (adding the call to </w:t>
      </w:r>
      <w:proofErr w:type="spellStart"/>
      <w:r w:rsidRPr="001D46FC">
        <w:rPr>
          <w:rStyle w:val="CodeInline"/>
        </w:rPr>
        <w:t>ConfigureAutoMapper</w:t>
      </w:r>
      <w:proofErr w:type="spellEnd"/>
      <w:r>
        <w:t>):</w:t>
      </w:r>
    </w:p>
    <w:p w14:paraId="3F77E2D3" w14:textId="77777777" w:rsidR="00FA2706" w:rsidRDefault="00FA2706" w:rsidP="00566F04">
      <w:pPr>
        <w:pStyle w:val="Code"/>
      </w:pPr>
    </w:p>
    <w:p w14:paraId="75458A19" w14:textId="77777777" w:rsidR="00FA2706" w:rsidRPr="00F06082" w:rsidRDefault="00FA2706" w:rsidP="00566F04">
      <w:pPr>
        <w:pStyle w:val="Code"/>
      </w:pPr>
      <w:r w:rsidRPr="00F06082">
        <w:t>private void AddBindings(IKernel container)</w:t>
      </w:r>
    </w:p>
    <w:p w14:paraId="07CFCBEF" w14:textId="77777777" w:rsidR="00FA2706" w:rsidRPr="00F06082" w:rsidRDefault="00FA2706" w:rsidP="00566F04">
      <w:pPr>
        <w:pStyle w:val="Code"/>
      </w:pPr>
      <w:r w:rsidRPr="00F06082">
        <w:t>{</w:t>
      </w:r>
    </w:p>
    <w:p w14:paraId="49CF4433" w14:textId="77777777" w:rsidR="00FA2706" w:rsidRPr="00F06082" w:rsidRDefault="00FA2706" w:rsidP="00566F04">
      <w:pPr>
        <w:pStyle w:val="Code"/>
      </w:pPr>
      <w:r w:rsidRPr="00F06082">
        <w:t xml:space="preserve">    ConfigureLog4net(container);</w:t>
      </w:r>
    </w:p>
    <w:p w14:paraId="2F783118" w14:textId="77777777" w:rsidR="00FA2706" w:rsidRPr="00F06082" w:rsidRDefault="00FA2706" w:rsidP="00566F04">
      <w:pPr>
        <w:pStyle w:val="Code"/>
      </w:pPr>
      <w:r w:rsidRPr="00F06082">
        <w:t xml:space="preserve">    ConfigureUserSession(container);</w:t>
      </w:r>
    </w:p>
    <w:p w14:paraId="31003405" w14:textId="77777777" w:rsidR="00FA2706" w:rsidRPr="00F06082" w:rsidRDefault="00FA2706" w:rsidP="00566F04">
      <w:pPr>
        <w:pStyle w:val="Code"/>
      </w:pPr>
      <w:r w:rsidRPr="00F06082">
        <w:t xml:space="preserve">    ConfigureNHibernate(container);</w:t>
      </w:r>
    </w:p>
    <w:p w14:paraId="6FD87689" w14:textId="77777777" w:rsidR="00FA2706" w:rsidRPr="00F06082" w:rsidRDefault="00FA2706" w:rsidP="00566F04">
      <w:pPr>
        <w:pStyle w:val="Code"/>
      </w:pPr>
      <w:r w:rsidRPr="00F06082">
        <w:t xml:space="preserve">    ConfigureAutoMapper(container);</w:t>
      </w:r>
    </w:p>
    <w:p w14:paraId="5E4853FD" w14:textId="77777777" w:rsidR="00FA2706" w:rsidRPr="00F06082" w:rsidRDefault="00FA2706" w:rsidP="00566F04">
      <w:pPr>
        <w:pStyle w:val="Code"/>
      </w:pPr>
    </w:p>
    <w:p w14:paraId="17CAF23F" w14:textId="77777777" w:rsidR="00FA2706" w:rsidRPr="00F06082" w:rsidRDefault="00FA2706" w:rsidP="00566F04">
      <w:pPr>
        <w:pStyle w:val="Code"/>
      </w:pPr>
      <w:r w:rsidRPr="00F06082">
        <w:lastRenderedPageBreak/>
        <w:t xml:space="preserve">    container.Bind&lt;IDateTime&gt;().To&lt;DateTimeAdapter&gt;().InSingletonScope();</w:t>
      </w:r>
    </w:p>
    <w:p w14:paraId="5FBC0C7D" w14:textId="77777777" w:rsidR="00FA2706" w:rsidRPr="00F06082" w:rsidRDefault="00FA2706" w:rsidP="00566F04">
      <w:pPr>
        <w:pStyle w:val="Code"/>
      </w:pPr>
    </w:p>
    <w:p w14:paraId="4C37FAB1" w14:textId="77777777" w:rsidR="00FA2706" w:rsidRPr="00F06082" w:rsidRDefault="00FA2706" w:rsidP="00566F04">
      <w:pPr>
        <w:pStyle w:val="Code"/>
      </w:pPr>
      <w:r w:rsidRPr="00F06082">
        <w:t xml:space="preserve">    container.Bind&lt;IAddTaskQueryProcessor&gt;().To&lt;AddTaskQueryProcessor&gt;().InRequestScope();</w:t>
      </w:r>
    </w:p>
    <w:p w14:paraId="1A9925A1" w14:textId="77777777" w:rsidR="00FA2706" w:rsidRDefault="00FA2706" w:rsidP="00566F04">
      <w:pPr>
        <w:pStyle w:val="Code"/>
      </w:pPr>
      <w:r w:rsidRPr="00987753">
        <w:t>}</w:t>
      </w:r>
    </w:p>
    <w:p w14:paraId="0045565A" w14:textId="11645C8C" w:rsidR="00FA2706" w:rsidRDefault="008D477B" w:rsidP="008D477B">
      <w:pPr>
        <w:pStyle w:val="BodyTextCont"/>
        <w:pPrChange w:id="908" w:author="Brian Wortman" w:date="2014-06-16T19:56:00Z">
          <w:pPr>
            <w:pStyle w:val="Code"/>
          </w:pPr>
        </w:pPrChange>
      </w:pPr>
      <w:ins w:id="909" w:author="Brian Wortman" w:date="2014-06-16T19:55:00Z">
        <w:r>
          <w:t xml:space="preserve">Note: You’ll need to add </w:t>
        </w:r>
      </w:ins>
      <w:ins w:id="910" w:author="Brian Wortman" w:date="2014-06-16T19:56:00Z">
        <w:r>
          <w:t xml:space="preserve">a </w:t>
        </w:r>
      </w:ins>
      <w:ins w:id="911" w:author="Brian Wortman" w:date="2014-06-16T19:55:00Z">
        <w:r>
          <w:t>using directive</w:t>
        </w:r>
      </w:ins>
      <w:ins w:id="912" w:author="Brian Wortman" w:date="2014-06-16T19:56:00Z">
        <w:r>
          <w:t xml:space="preserve"> to </w:t>
        </w:r>
        <w:r w:rsidRPr="004D5629">
          <w:t>WebApi2Book.Common.TypeMapping</w:t>
        </w:r>
        <w:r>
          <w:t xml:space="preserve"> to satisfy the compiler.</w:t>
        </w:r>
      </w:ins>
    </w:p>
    <w:p w14:paraId="7F0E6B65" w14:textId="77777777" w:rsidR="00FA2706" w:rsidRDefault="00FA2706" w:rsidP="008D477B">
      <w:pPr>
        <w:pStyle w:val="BodyTextCont"/>
        <w:pPrChange w:id="913" w:author="Brian Wortman" w:date="2014-06-16T19:56:00Z">
          <w:pPr>
            <w:pStyle w:val="BodyText"/>
          </w:pPr>
        </w:pPrChange>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673B0471" w14:textId="77777777" w:rsidR="00FA2706" w:rsidRPr="009B18C0" w:rsidRDefault="00FA2706" w:rsidP="00566F04">
      <w:pPr>
        <w:pStyle w:val="Code"/>
      </w:pPr>
      <w:r w:rsidRPr="009B18C0">
        <w:t>using AutoMapper;</w:t>
      </w:r>
    </w:p>
    <w:p w14:paraId="5E2649ED" w14:textId="77777777" w:rsidR="00FA2706" w:rsidRPr="009B18C0" w:rsidRDefault="00FA2706" w:rsidP="00566F04">
      <w:pPr>
        <w:pStyle w:val="Code"/>
      </w:pPr>
      <w:r w:rsidRPr="009B18C0">
        <w:t>using WebApi2Book.Common.TypeMapping;</w:t>
      </w:r>
    </w:p>
    <w:p w14:paraId="7DEEF1FE" w14:textId="77777777" w:rsidR="00FA2706" w:rsidRPr="009B18C0" w:rsidRDefault="00FA2706" w:rsidP="00566F04">
      <w:pPr>
        <w:pStyle w:val="Code"/>
      </w:pPr>
      <w:r w:rsidRPr="009B18C0">
        <w:t>using WebApi2Book.Web.Api.Models;</w:t>
      </w:r>
    </w:p>
    <w:p w14:paraId="52C6A8DD" w14:textId="77777777" w:rsidR="00FA2706" w:rsidRPr="009B18C0" w:rsidRDefault="00FA2706" w:rsidP="00566F04">
      <w:pPr>
        <w:pStyle w:val="Code"/>
      </w:pPr>
    </w:p>
    <w:p w14:paraId="2A490F69" w14:textId="77777777" w:rsidR="00FA2706" w:rsidRPr="009B18C0" w:rsidRDefault="00FA2706" w:rsidP="00566F04">
      <w:pPr>
        <w:pStyle w:val="Code"/>
      </w:pPr>
      <w:r w:rsidRPr="009B18C0">
        <w:t>namespace WebApi2Book.Web.Api.AutoMappingConfiguration</w:t>
      </w:r>
    </w:p>
    <w:p w14:paraId="4FE102EA" w14:textId="77777777" w:rsidR="00FA2706" w:rsidRPr="009B18C0" w:rsidRDefault="00FA2706" w:rsidP="00566F04">
      <w:pPr>
        <w:pStyle w:val="Code"/>
      </w:pPr>
      <w:r w:rsidRPr="009B18C0">
        <w:t>{</w:t>
      </w:r>
    </w:p>
    <w:p w14:paraId="0639A7B3" w14:textId="77777777" w:rsidR="00FA2706" w:rsidRPr="009B18C0" w:rsidRDefault="00FA2706" w:rsidP="00566F04">
      <w:pPr>
        <w:pStyle w:val="Code"/>
      </w:pPr>
      <w:r w:rsidRPr="009B18C0">
        <w:t xml:space="preserve">    public class NewTaskToTaskEntityAutoMapperTypeConfigurator : IAutoMapperTypeConfigurator</w:t>
      </w:r>
    </w:p>
    <w:p w14:paraId="6CE32596" w14:textId="77777777" w:rsidR="00FA2706" w:rsidRPr="009B18C0" w:rsidRDefault="00FA2706" w:rsidP="00566F04">
      <w:pPr>
        <w:pStyle w:val="Code"/>
      </w:pPr>
      <w:r w:rsidRPr="009B18C0">
        <w:t xml:space="preserve">    {</w:t>
      </w:r>
    </w:p>
    <w:p w14:paraId="6125E819" w14:textId="77777777" w:rsidR="00FA2706" w:rsidRPr="009B18C0" w:rsidRDefault="00FA2706" w:rsidP="00566F04">
      <w:pPr>
        <w:pStyle w:val="Code"/>
      </w:pPr>
      <w:r w:rsidRPr="009B18C0">
        <w:t xml:space="preserve">        public void Configure()</w:t>
      </w:r>
    </w:p>
    <w:p w14:paraId="0645E39F" w14:textId="77777777" w:rsidR="00FA2706" w:rsidRPr="009B18C0" w:rsidRDefault="00FA2706" w:rsidP="00566F04">
      <w:pPr>
        <w:pStyle w:val="Code"/>
      </w:pPr>
      <w:r w:rsidRPr="009B18C0">
        <w:t xml:space="preserve">        {</w:t>
      </w:r>
    </w:p>
    <w:p w14:paraId="423A0AC0" w14:textId="77777777" w:rsidR="00FA2706" w:rsidRPr="009B18C0" w:rsidRDefault="00FA2706" w:rsidP="00566F04">
      <w:pPr>
        <w:pStyle w:val="Code"/>
      </w:pPr>
      <w:r w:rsidRPr="009B18C0">
        <w:t xml:space="preserve">            Mapper.CreateMap&lt;NewTask, Data.Entities.Task&gt;()</w:t>
      </w:r>
    </w:p>
    <w:p w14:paraId="47BB463C" w14:textId="77777777" w:rsidR="00FA2706" w:rsidRPr="009B18C0" w:rsidRDefault="00FA2706" w:rsidP="00566F04">
      <w:pPr>
        <w:pStyle w:val="Code"/>
      </w:pPr>
      <w:r w:rsidRPr="009B18C0">
        <w:t xml:space="preserve">                .ForMember(opt =&gt; opt.Version, x =&gt; x.Ignore())</w:t>
      </w:r>
    </w:p>
    <w:p w14:paraId="76824782" w14:textId="77777777" w:rsidR="00FA2706" w:rsidRPr="009B18C0" w:rsidRDefault="00FA2706" w:rsidP="00566F04">
      <w:pPr>
        <w:pStyle w:val="Code"/>
      </w:pPr>
      <w:r w:rsidRPr="009B18C0">
        <w:t xml:space="preserve">                .ForMember(opt =&gt; opt.CreatedBy, x =&gt; x.Ignore())</w:t>
      </w:r>
    </w:p>
    <w:p w14:paraId="7EFE2CA6" w14:textId="77777777" w:rsidR="00FA2706" w:rsidRPr="009B18C0" w:rsidRDefault="00FA2706" w:rsidP="00566F04">
      <w:pPr>
        <w:pStyle w:val="Code"/>
      </w:pPr>
      <w:r w:rsidRPr="009B18C0">
        <w:t xml:space="preserve">                .ForMember(opt =&gt; opt.TaskId, x =&gt; x.Ignore())</w:t>
      </w:r>
    </w:p>
    <w:p w14:paraId="7803E831" w14:textId="77777777" w:rsidR="00FA2706" w:rsidRPr="009B18C0" w:rsidRDefault="00FA2706" w:rsidP="00566F04">
      <w:pPr>
        <w:pStyle w:val="Code"/>
      </w:pPr>
      <w:r w:rsidRPr="009B18C0">
        <w:t xml:space="preserve">                .ForMember(opt =&gt; opt.CreatedDate, x =&gt; x.Ignore())</w:t>
      </w:r>
    </w:p>
    <w:p w14:paraId="48EFA4CC" w14:textId="77777777" w:rsidR="00FA2706" w:rsidRPr="009B18C0" w:rsidRDefault="00FA2706" w:rsidP="00566F04">
      <w:pPr>
        <w:pStyle w:val="Code"/>
      </w:pPr>
      <w:r w:rsidRPr="009B18C0">
        <w:t xml:space="preserve">                .ForMember(opt =&gt; opt.CompletedDate, x =&gt; x.Ignore())</w:t>
      </w:r>
    </w:p>
    <w:p w14:paraId="2C920FD6" w14:textId="77777777" w:rsidR="00FA2706" w:rsidRPr="009B18C0" w:rsidRDefault="00FA2706" w:rsidP="00566F04">
      <w:pPr>
        <w:pStyle w:val="Code"/>
      </w:pPr>
      <w:r w:rsidRPr="009B18C0">
        <w:t xml:space="preserve">                .ForMember(opt =&gt; opt.Status, x =&gt; x.Ignore())</w:t>
      </w:r>
    </w:p>
    <w:p w14:paraId="7A764387" w14:textId="77777777" w:rsidR="00FA2706" w:rsidRPr="009B18C0" w:rsidRDefault="00FA2706" w:rsidP="00566F04">
      <w:pPr>
        <w:pStyle w:val="Code"/>
      </w:pPr>
      <w:r w:rsidRPr="009B18C0">
        <w:t xml:space="preserve">                .ForMember(opt =&gt; opt.Users, x =&gt; x.Ignore());</w:t>
      </w:r>
    </w:p>
    <w:p w14:paraId="26099A7D" w14:textId="77777777" w:rsidR="00FA2706" w:rsidRPr="009B18C0" w:rsidRDefault="00FA2706" w:rsidP="00566F04">
      <w:pPr>
        <w:pStyle w:val="Code"/>
      </w:pPr>
      <w:r w:rsidRPr="009B18C0">
        <w:t xml:space="preserve">        }</w:t>
      </w:r>
    </w:p>
    <w:p w14:paraId="59787E68" w14:textId="77777777" w:rsidR="00FA2706" w:rsidRPr="009B18C0" w:rsidRDefault="00FA2706" w:rsidP="00566F04">
      <w:pPr>
        <w:pStyle w:val="Code"/>
      </w:pPr>
      <w:r w:rsidRPr="009B18C0">
        <w:t xml:space="preserve">    }</w:t>
      </w:r>
    </w:p>
    <w:p w14:paraId="7E96432E" w14:textId="77777777" w:rsidR="00FA2706" w:rsidRDefault="00FA2706" w:rsidP="00566F04">
      <w:pPr>
        <w:pStyle w:val="Code"/>
      </w:pPr>
      <w:r w:rsidRPr="009B18C0">
        <w:t>}</w:t>
      </w:r>
    </w:p>
    <w:p w14:paraId="659C2F06" w14:textId="77777777" w:rsidR="00FA2706" w:rsidRDefault="00FA2706" w:rsidP="00CD520A">
      <w:pPr>
        <w:pStyle w:val="BodyTextCont"/>
        <w:pPrChange w:id="914" w:author="Brian Wortman" w:date="2014-06-16T20:27:00Z">
          <w:pPr>
            <w:pStyle w:val="BodyText"/>
          </w:pPr>
        </w:pPrChange>
      </w:pPr>
      <w:r>
        <w:t xml:space="preserve">The </w:t>
      </w:r>
      <w:proofErr w:type="spellStart"/>
      <w:r w:rsidRPr="00DC77E1">
        <w:rPr>
          <w:rStyle w:val="CodeInline"/>
        </w:rPr>
        <w:t>Mapper.CreateMap</w:t>
      </w:r>
      <w:proofErr w:type="spellEnd"/>
      <w:r>
        <w:t xml:space="preserve"> method establishes a default mapping between the properties on the </w:t>
      </w:r>
      <w:proofErr w:type="spellStart"/>
      <w:r w:rsidRPr="00DC77E1">
        <w:rPr>
          <w:rStyle w:val="CodeInline"/>
        </w:rPr>
        <w:t>NewTask</w:t>
      </w:r>
      <w:proofErr w:type="spellEnd"/>
      <w:r>
        <w:t xml:space="preserve"> class and the properties on the </w:t>
      </w:r>
      <w:r w:rsidRPr="00DC77E1">
        <w:rPr>
          <w:rStyle w:val="CodeInline"/>
        </w:rPr>
        <w:t>Task</w:t>
      </w:r>
      <w:r>
        <w:t xml:space="preserve"> class.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Pr="005E16CA">
        <w:t xml:space="preserve"> To gain a deeper understanding of </w:t>
      </w:r>
      <w:proofErr w:type="spellStart"/>
      <w:r w:rsidRPr="005E16CA">
        <w:t>AutoMapper</w:t>
      </w:r>
      <w:proofErr w:type="spellEnd"/>
      <w:r w:rsidRPr="005E16CA">
        <w:t xml:space="preserve">, we encourage you to visit the </w:t>
      </w:r>
      <w:proofErr w:type="spellStart"/>
      <w:r w:rsidRPr="005E16CA">
        <w:t>AutoMapper</w:t>
      </w:r>
      <w:proofErr w:type="spellEnd"/>
      <w:r w:rsidRPr="005E16CA">
        <w:t xml:space="preserve"> site on </w:t>
      </w:r>
      <w:proofErr w:type="spellStart"/>
      <w:r w:rsidRPr="005E16CA">
        <w:t>github</w:t>
      </w:r>
      <w:proofErr w:type="spellEnd"/>
      <w:r w:rsidRPr="005E16CA">
        <w:t xml:space="preserve"> (</w:t>
      </w:r>
      <w:r w:rsidR="006619DB">
        <w:fldChar w:fldCharType="begin"/>
      </w:r>
      <w:r w:rsidR="006619DB">
        <w:instrText xml:space="preserve"> HYPERLINK "https://github.com/AutoMapper/AutoMapper" </w:instrText>
      </w:r>
      <w:ins w:id="915" w:author="Brian Wortman" w:date="2014-06-16T20:30:00Z"/>
      <w:r w:rsidR="006619DB">
        <w:fldChar w:fldCharType="separate"/>
      </w:r>
      <w:r w:rsidRPr="003F2AEF">
        <w:rPr>
          <w:rStyle w:val="CodeInline"/>
        </w:rPr>
        <w:t>https://github.com/AutoMapper/AutoMapper</w:t>
      </w:r>
      <w:r w:rsidR="006619DB">
        <w:rPr>
          <w:rStyle w:val="CodeInline"/>
        </w:rPr>
        <w:fldChar w:fldCharType="end"/>
      </w:r>
      <w:r w:rsidRPr="005E16CA">
        <w:t>)</w:t>
      </w:r>
      <w:r>
        <w:t>; however, this is the gist of what's happening in the code.</w:t>
      </w:r>
    </w:p>
    <w:p w14:paraId="33C4E800" w14:textId="77777777" w:rsidR="00FA2706" w:rsidRDefault="00FA2706" w:rsidP="00CD520A">
      <w:pPr>
        <w:pStyle w:val="BodyTextCont"/>
        <w:pPrChange w:id="916" w:author="Brian Wortman" w:date="2014-06-16T20:27:00Z">
          <w:pPr>
            <w:pStyle w:val="BodyText"/>
          </w:pPr>
        </w:pPrChange>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 This mapping will be used to return the newly generated </w:t>
      </w:r>
      <w:r w:rsidRPr="001D46FC">
        <w:rPr>
          <w:rStyle w:val="CodeInline"/>
        </w:rPr>
        <w:t>Task</w:t>
      </w:r>
      <w:r>
        <w:t xml:space="preserve"> object data to the caller. This is more complicated because it requires an </w:t>
      </w:r>
      <w:proofErr w:type="spellStart"/>
      <w:r>
        <w:t>AutoMapper</w:t>
      </w:r>
      <w:proofErr w:type="spellEnd"/>
      <w:r>
        <w:t xml:space="preserve"> resolver. Add the following:</w:t>
      </w:r>
    </w:p>
    <w:p w14:paraId="24051447" w14:textId="77777777" w:rsidR="00FA2706" w:rsidRDefault="00FA2706" w:rsidP="00566F04">
      <w:pPr>
        <w:pStyle w:val="CodeCaption"/>
      </w:pPr>
      <w:r>
        <w:t>TaskEntityToTaskAutoMapperTypeConfigurator Class</w:t>
      </w:r>
    </w:p>
    <w:p w14:paraId="71E7BE2F" w14:textId="77777777" w:rsidR="00FA2706" w:rsidRPr="000A1872" w:rsidRDefault="00FA2706" w:rsidP="00566F04">
      <w:pPr>
        <w:pStyle w:val="Code"/>
      </w:pPr>
      <w:r w:rsidRPr="000A1872">
        <w:t>using AutoMapper;</w:t>
      </w:r>
    </w:p>
    <w:p w14:paraId="6277FB78" w14:textId="77777777" w:rsidR="00FA2706" w:rsidRPr="000A1872" w:rsidRDefault="00FA2706" w:rsidP="00566F04">
      <w:pPr>
        <w:pStyle w:val="Code"/>
      </w:pPr>
      <w:r w:rsidRPr="000A1872">
        <w:t>using WebApi2Book.Common.TypeMapping;</w:t>
      </w:r>
    </w:p>
    <w:p w14:paraId="2FF7281A" w14:textId="77777777" w:rsidR="00FA2706" w:rsidRPr="000A1872" w:rsidRDefault="00FA2706" w:rsidP="00566F04">
      <w:pPr>
        <w:pStyle w:val="Code"/>
      </w:pPr>
      <w:r w:rsidRPr="000A1872">
        <w:t>using WebApi2Book.Data.Entities;</w:t>
      </w:r>
    </w:p>
    <w:p w14:paraId="37CA2A70" w14:textId="77777777" w:rsidR="00FA2706" w:rsidRPr="000A1872" w:rsidRDefault="00FA2706" w:rsidP="00566F04">
      <w:pPr>
        <w:pStyle w:val="Code"/>
      </w:pPr>
    </w:p>
    <w:p w14:paraId="61CADEFB" w14:textId="77777777" w:rsidR="00FA2706" w:rsidRPr="000A1872" w:rsidRDefault="00FA2706" w:rsidP="00566F04">
      <w:pPr>
        <w:pStyle w:val="Code"/>
      </w:pPr>
      <w:r w:rsidRPr="000A1872">
        <w:t>namespace WebApi2Book.Web.Api.AutoMappingConfiguration</w:t>
      </w:r>
    </w:p>
    <w:p w14:paraId="3ED92A49" w14:textId="77777777" w:rsidR="00FA2706" w:rsidRPr="000A1872" w:rsidRDefault="00FA2706" w:rsidP="00566F04">
      <w:pPr>
        <w:pStyle w:val="Code"/>
      </w:pPr>
      <w:r w:rsidRPr="000A1872">
        <w:lastRenderedPageBreak/>
        <w:t>{</w:t>
      </w:r>
    </w:p>
    <w:p w14:paraId="2C3809F6" w14:textId="77777777" w:rsidR="00FA2706" w:rsidRPr="000A1872" w:rsidRDefault="00FA2706" w:rsidP="00566F04">
      <w:pPr>
        <w:pStyle w:val="Code"/>
      </w:pPr>
      <w:r w:rsidRPr="000A1872">
        <w:t xml:space="preserve">    public class TaskEntityToTaskAutoMapperTypeConfigurator : IAutoMapperTypeConfigurator</w:t>
      </w:r>
    </w:p>
    <w:p w14:paraId="7CE2FB3B" w14:textId="77777777" w:rsidR="00FA2706" w:rsidRPr="000A1872" w:rsidRDefault="00FA2706" w:rsidP="00566F04">
      <w:pPr>
        <w:pStyle w:val="Code"/>
      </w:pPr>
      <w:r w:rsidRPr="000A1872">
        <w:t xml:space="preserve">    {</w:t>
      </w:r>
    </w:p>
    <w:p w14:paraId="2ACCF09C" w14:textId="77777777" w:rsidR="00FA2706" w:rsidRPr="000A1872" w:rsidRDefault="00FA2706" w:rsidP="00566F04">
      <w:pPr>
        <w:pStyle w:val="Code"/>
      </w:pPr>
      <w:r w:rsidRPr="000A1872">
        <w:t xml:space="preserve">        public void Configure()</w:t>
      </w:r>
    </w:p>
    <w:p w14:paraId="133752FD" w14:textId="77777777" w:rsidR="00FA2706" w:rsidRPr="000A1872" w:rsidRDefault="00FA2706" w:rsidP="00566F04">
      <w:pPr>
        <w:pStyle w:val="Code"/>
      </w:pPr>
      <w:r w:rsidRPr="000A1872">
        <w:t xml:space="preserve">        {</w:t>
      </w:r>
    </w:p>
    <w:p w14:paraId="4C775DDF" w14:textId="77777777" w:rsidR="00FA2706" w:rsidRPr="000A1872" w:rsidRDefault="00FA2706" w:rsidP="00566F04">
      <w:pPr>
        <w:pStyle w:val="Code"/>
      </w:pPr>
      <w:r w:rsidRPr="000A1872">
        <w:t xml:space="preserve">            Mapper.CreateMap&lt;Task, Models.Task&gt;()</w:t>
      </w:r>
    </w:p>
    <w:p w14:paraId="1A590310" w14:textId="77777777" w:rsidR="00FA2706" w:rsidRPr="000A1872" w:rsidRDefault="00FA2706" w:rsidP="00566F04">
      <w:pPr>
        <w:pStyle w:val="Code"/>
      </w:pPr>
      <w:r w:rsidRPr="000A1872">
        <w:t xml:space="preserve">                .ForMember(opt =&gt; opt.Links, x =&gt; x.Ignore())</w:t>
      </w:r>
    </w:p>
    <w:p w14:paraId="63D7487D" w14:textId="77777777" w:rsidR="00FA2706" w:rsidRPr="000A1872" w:rsidRDefault="00FA2706" w:rsidP="00566F04">
      <w:pPr>
        <w:pStyle w:val="Code"/>
      </w:pPr>
      <w:r w:rsidRPr="000A1872">
        <w:t xml:space="preserve">                .ForMember(opt =&gt; opt.Assignees, x =&gt; x.ResolveUsing&lt;TaskAssigneesResolver&gt;());</w:t>
      </w:r>
    </w:p>
    <w:p w14:paraId="5504CEC8" w14:textId="77777777" w:rsidR="00FA2706" w:rsidRPr="000A1872" w:rsidRDefault="00FA2706" w:rsidP="00566F04">
      <w:pPr>
        <w:pStyle w:val="Code"/>
      </w:pPr>
      <w:r w:rsidRPr="000A1872">
        <w:t xml:space="preserve">        }</w:t>
      </w:r>
    </w:p>
    <w:p w14:paraId="347DB3A9" w14:textId="77777777" w:rsidR="00FA2706" w:rsidRPr="000A1872" w:rsidRDefault="00FA2706" w:rsidP="00566F04">
      <w:pPr>
        <w:pStyle w:val="Code"/>
      </w:pPr>
      <w:r w:rsidRPr="000A1872">
        <w:t xml:space="preserve">    }</w:t>
      </w:r>
    </w:p>
    <w:p w14:paraId="55622E8A" w14:textId="77777777" w:rsidR="00FA2706" w:rsidRPr="00DC77E1" w:rsidRDefault="00FA2706" w:rsidP="00566F04">
      <w:pPr>
        <w:pStyle w:val="Code"/>
      </w:pPr>
      <w:r w:rsidRPr="000A1872">
        <w:t>}</w:t>
      </w:r>
    </w:p>
    <w:p w14:paraId="32A03D4C" w14:textId="77777777" w:rsidR="00FA2706" w:rsidRDefault="00FA2706" w:rsidP="00566F04">
      <w:pPr>
        <w:pStyle w:val="CodeCaption"/>
      </w:pPr>
      <w:r>
        <w:t>TaskAssigneesResolver Class</w:t>
      </w:r>
    </w:p>
    <w:p w14:paraId="485C6C4B" w14:textId="77777777" w:rsidR="00FA2706" w:rsidRPr="000A1872" w:rsidRDefault="00FA2706" w:rsidP="00566F04">
      <w:pPr>
        <w:pStyle w:val="Code"/>
      </w:pPr>
      <w:r w:rsidRPr="000A1872">
        <w:t>using System.Collections.Generic;</w:t>
      </w:r>
    </w:p>
    <w:p w14:paraId="1CB3515D" w14:textId="77777777" w:rsidR="00FA2706" w:rsidRPr="000A1872" w:rsidRDefault="00FA2706" w:rsidP="00566F04">
      <w:pPr>
        <w:pStyle w:val="Code"/>
      </w:pPr>
      <w:r w:rsidRPr="000A1872">
        <w:t>using System.Linq;</w:t>
      </w:r>
    </w:p>
    <w:p w14:paraId="264527A4" w14:textId="77777777" w:rsidR="00FA2706" w:rsidRPr="000A1872" w:rsidRDefault="00FA2706" w:rsidP="00566F04">
      <w:pPr>
        <w:pStyle w:val="Code"/>
      </w:pPr>
      <w:r w:rsidRPr="000A1872">
        <w:t>using AutoMapper;</w:t>
      </w:r>
    </w:p>
    <w:p w14:paraId="460E83A9" w14:textId="77777777" w:rsidR="00FA2706" w:rsidRPr="000A1872" w:rsidRDefault="00FA2706" w:rsidP="00566F04">
      <w:pPr>
        <w:pStyle w:val="Code"/>
      </w:pPr>
      <w:r w:rsidRPr="000A1872">
        <w:t>using WebApi2Book.Common.TypeMapping;</w:t>
      </w:r>
    </w:p>
    <w:p w14:paraId="35DDD65E" w14:textId="77777777" w:rsidR="00FA2706" w:rsidRPr="000A1872" w:rsidRDefault="00FA2706" w:rsidP="00566F04">
      <w:pPr>
        <w:pStyle w:val="Code"/>
      </w:pPr>
      <w:r w:rsidRPr="000A1872">
        <w:t>using WebApi2Book.Data.Entities;</w:t>
      </w:r>
    </w:p>
    <w:p w14:paraId="1A75A42D" w14:textId="77777777" w:rsidR="00FA2706" w:rsidRPr="000A1872" w:rsidRDefault="00FA2706" w:rsidP="00566F04">
      <w:pPr>
        <w:pStyle w:val="Code"/>
      </w:pPr>
      <w:r w:rsidRPr="000A1872">
        <w:t>using WebApi2Book.Web.Common;</w:t>
      </w:r>
    </w:p>
    <w:p w14:paraId="2E280586" w14:textId="77777777" w:rsidR="00FA2706" w:rsidRPr="000A1872" w:rsidRDefault="00FA2706" w:rsidP="00566F04">
      <w:pPr>
        <w:pStyle w:val="Code"/>
      </w:pPr>
      <w:r w:rsidRPr="000A1872">
        <w:t>using User = WebApi2Book.Web.Api.Models.User;</w:t>
      </w:r>
    </w:p>
    <w:p w14:paraId="5068C1D7" w14:textId="77777777" w:rsidR="00FA2706" w:rsidRPr="000A1872" w:rsidRDefault="00FA2706" w:rsidP="00566F04">
      <w:pPr>
        <w:pStyle w:val="Code"/>
      </w:pPr>
    </w:p>
    <w:p w14:paraId="5DE13EFA" w14:textId="77777777" w:rsidR="00FA2706" w:rsidRPr="000A1872" w:rsidRDefault="00FA2706" w:rsidP="00566F04">
      <w:pPr>
        <w:pStyle w:val="Code"/>
      </w:pPr>
      <w:r w:rsidRPr="000A1872">
        <w:t>namespace WebApi2Book.Web.Api.AutoMappingConfiguration</w:t>
      </w:r>
    </w:p>
    <w:p w14:paraId="2539EFEA" w14:textId="77777777" w:rsidR="00FA2706" w:rsidRPr="000A1872" w:rsidRDefault="00FA2706" w:rsidP="00566F04">
      <w:pPr>
        <w:pStyle w:val="Code"/>
      </w:pPr>
      <w:r w:rsidRPr="000A1872">
        <w:t>{</w:t>
      </w:r>
    </w:p>
    <w:p w14:paraId="3AB5977C" w14:textId="77777777" w:rsidR="00FA2706" w:rsidRPr="000A1872" w:rsidRDefault="00FA2706" w:rsidP="00566F04">
      <w:pPr>
        <w:pStyle w:val="Code"/>
      </w:pPr>
      <w:r w:rsidRPr="000A1872">
        <w:t xml:space="preserve">    public class TaskAssigneesResolver : ValueResolver&lt;Task, List&lt;User&gt;&gt;</w:t>
      </w:r>
    </w:p>
    <w:p w14:paraId="638141B8" w14:textId="77777777" w:rsidR="00FA2706" w:rsidRPr="000A1872" w:rsidRDefault="00FA2706" w:rsidP="00566F04">
      <w:pPr>
        <w:pStyle w:val="Code"/>
      </w:pPr>
      <w:r w:rsidRPr="000A1872">
        <w:t xml:space="preserve">    {</w:t>
      </w:r>
    </w:p>
    <w:p w14:paraId="70C3093B" w14:textId="77777777" w:rsidR="00FA2706" w:rsidRPr="000A1872" w:rsidRDefault="00FA2706" w:rsidP="00566F04">
      <w:pPr>
        <w:pStyle w:val="Code"/>
      </w:pPr>
      <w:r w:rsidRPr="000A1872">
        <w:t xml:space="preserve">        public IAutoMapper AutoMapper</w:t>
      </w:r>
    </w:p>
    <w:p w14:paraId="05461107" w14:textId="77777777" w:rsidR="00FA2706" w:rsidRPr="000A1872" w:rsidRDefault="00FA2706" w:rsidP="00566F04">
      <w:pPr>
        <w:pStyle w:val="Code"/>
      </w:pPr>
      <w:r w:rsidRPr="000A1872">
        <w:t xml:space="preserve">        {</w:t>
      </w:r>
    </w:p>
    <w:p w14:paraId="6C07DEEE" w14:textId="77777777" w:rsidR="00FA2706" w:rsidRPr="000A1872" w:rsidRDefault="00FA2706" w:rsidP="00566F04">
      <w:pPr>
        <w:pStyle w:val="Code"/>
      </w:pPr>
      <w:r w:rsidRPr="000A1872">
        <w:t xml:space="preserve">            get { return WebContainerManager.Get&lt;IAutoMapper&gt;(); }</w:t>
      </w:r>
    </w:p>
    <w:p w14:paraId="050042CE" w14:textId="77777777" w:rsidR="00FA2706" w:rsidRPr="000A1872" w:rsidRDefault="00FA2706" w:rsidP="00566F04">
      <w:pPr>
        <w:pStyle w:val="Code"/>
      </w:pPr>
      <w:r w:rsidRPr="000A1872">
        <w:t xml:space="preserve">        }</w:t>
      </w:r>
    </w:p>
    <w:p w14:paraId="760F9380" w14:textId="77777777" w:rsidR="00FA2706" w:rsidRPr="000A1872" w:rsidRDefault="00FA2706" w:rsidP="00566F04">
      <w:pPr>
        <w:pStyle w:val="Code"/>
      </w:pPr>
    </w:p>
    <w:p w14:paraId="4E9A9E52" w14:textId="77777777" w:rsidR="00FA2706" w:rsidRPr="000A1872" w:rsidRDefault="00FA2706" w:rsidP="00566F04">
      <w:pPr>
        <w:pStyle w:val="Code"/>
      </w:pPr>
      <w:r w:rsidRPr="000A1872">
        <w:t xml:space="preserve">        protected override List&lt;User&gt; ResolveCore(Task source)</w:t>
      </w:r>
    </w:p>
    <w:p w14:paraId="1CB87D58" w14:textId="77777777" w:rsidR="00FA2706" w:rsidRPr="000A1872" w:rsidRDefault="00FA2706" w:rsidP="00566F04">
      <w:pPr>
        <w:pStyle w:val="Code"/>
      </w:pPr>
      <w:r w:rsidRPr="000A1872">
        <w:t xml:space="preserve">        {</w:t>
      </w:r>
    </w:p>
    <w:p w14:paraId="6CAD4C5E" w14:textId="77777777" w:rsidR="00FA2706" w:rsidRPr="000A1872" w:rsidRDefault="00FA2706" w:rsidP="00566F04">
      <w:pPr>
        <w:pStyle w:val="Code"/>
      </w:pPr>
      <w:r w:rsidRPr="000A1872">
        <w:t xml:space="preserve">            return source.Users.Select(x =&gt; AutoMapper.Map&lt;User&gt;(x)).ToList();</w:t>
      </w:r>
    </w:p>
    <w:p w14:paraId="4F57A337" w14:textId="77777777" w:rsidR="00FA2706" w:rsidRPr="000A1872" w:rsidRDefault="00FA2706" w:rsidP="00566F04">
      <w:pPr>
        <w:pStyle w:val="Code"/>
      </w:pPr>
      <w:r w:rsidRPr="000A1872">
        <w:t xml:space="preserve">        }</w:t>
      </w:r>
    </w:p>
    <w:p w14:paraId="701D5290" w14:textId="77777777" w:rsidR="00FA2706" w:rsidRPr="000A1872" w:rsidRDefault="00FA2706" w:rsidP="00566F04">
      <w:pPr>
        <w:pStyle w:val="Code"/>
      </w:pPr>
      <w:r w:rsidRPr="000A1872">
        <w:t xml:space="preserve">    }</w:t>
      </w:r>
    </w:p>
    <w:p w14:paraId="2FF5597F" w14:textId="77777777" w:rsidR="00FA2706" w:rsidRPr="00DC77E1" w:rsidRDefault="00FA2706" w:rsidP="00566F04">
      <w:pPr>
        <w:pStyle w:val="Code"/>
      </w:pPr>
      <w:r w:rsidRPr="000A1872">
        <w:t>}</w:t>
      </w:r>
    </w:p>
    <w:p w14:paraId="72772849" w14:textId="77777777" w:rsidR="00FA2706" w:rsidRDefault="00FA2706" w:rsidP="00CD520A">
      <w:pPr>
        <w:pStyle w:val="BodyTextCont"/>
        <w:pPrChange w:id="917" w:author="Brian Wortman" w:date="2014-06-16T20:27:00Z">
          <w:pPr>
            <w:pStyle w:val="BodyText"/>
          </w:pPr>
        </w:pPrChange>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60517FD7" w14:textId="77777777" w:rsidR="00FA2706" w:rsidRDefault="00FA2706" w:rsidP="00CD520A">
      <w:pPr>
        <w:pStyle w:val="BodyTextCont"/>
        <w:pPrChange w:id="918" w:author="Brian Wortman" w:date="2014-06-16T20:27:00Z">
          <w:pPr>
            <w:pStyle w:val="BodyText"/>
          </w:pPr>
        </w:pPrChange>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representation. If you get the sense that something is missing here, then you are correct; what's missing is the mapping between entity and service model representations for users, which we'll get to now (please add the following):</w:t>
      </w:r>
    </w:p>
    <w:p w14:paraId="31A236BE" w14:textId="77777777" w:rsidR="00FA2706" w:rsidRDefault="00FA2706" w:rsidP="00566F04">
      <w:pPr>
        <w:pStyle w:val="CodeCaption"/>
      </w:pPr>
      <w:r w:rsidRPr="005E16CA">
        <w:t>UserToUserEntityAutoMapperTypeConfigurator</w:t>
      </w:r>
      <w:r>
        <w:t xml:space="preserve"> Class</w:t>
      </w:r>
    </w:p>
    <w:p w14:paraId="371AF67C" w14:textId="77777777" w:rsidR="00FA2706" w:rsidRPr="005E16CA" w:rsidRDefault="00FA2706" w:rsidP="00566F04">
      <w:pPr>
        <w:pStyle w:val="Code"/>
      </w:pPr>
      <w:r w:rsidRPr="005E16CA">
        <w:lastRenderedPageBreak/>
        <w:t>using AutoMapper;</w:t>
      </w:r>
    </w:p>
    <w:p w14:paraId="206EB643" w14:textId="77777777" w:rsidR="00FA2706" w:rsidRPr="005E16CA" w:rsidRDefault="00FA2706" w:rsidP="00566F04">
      <w:pPr>
        <w:pStyle w:val="Code"/>
      </w:pPr>
      <w:r w:rsidRPr="005E16CA">
        <w:t>using WebApi2Book.Common.TypeMapping;</w:t>
      </w:r>
    </w:p>
    <w:p w14:paraId="5252D931" w14:textId="77777777" w:rsidR="00FA2706" w:rsidRPr="005E16CA" w:rsidRDefault="00FA2706" w:rsidP="00566F04">
      <w:pPr>
        <w:pStyle w:val="Code"/>
      </w:pPr>
      <w:r w:rsidRPr="005E16CA">
        <w:t>using WebApi2Book.Web.Api.Models;</w:t>
      </w:r>
    </w:p>
    <w:p w14:paraId="4F631720" w14:textId="77777777" w:rsidR="00FA2706" w:rsidRPr="005E16CA" w:rsidRDefault="00FA2706" w:rsidP="00566F04">
      <w:pPr>
        <w:pStyle w:val="Code"/>
      </w:pPr>
    </w:p>
    <w:p w14:paraId="277AF6CD" w14:textId="77777777" w:rsidR="00FA2706" w:rsidRPr="005E16CA" w:rsidRDefault="00FA2706" w:rsidP="00566F04">
      <w:pPr>
        <w:pStyle w:val="Code"/>
      </w:pPr>
      <w:r w:rsidRPr="005E16CA">
        <w:t>namespace WebApi2Book.Web.Api.AutoMappingConfiguration</w:t>
      </w:r>
    </w:p>
    <w:p w14:paraId="335AD796" w14:textId="77777777" w:rsidR="00FA2706" w:rsidRPr="005E16CA" w:rsidRDefault="00FA2706" w:rsidP="00566F04">
      <w:pPr>
        <w:pStyle w:val="Code"/>
      </w:pPr>
      <w:r w:rsidRPr="005E16CA">
        <w:t>{</w:t>
      </w:r>
    </w:p>
    <w:p w14:paraId="3F0D696A" w14:textId="77777777" w:rsidR="00FA2706" w:rsidRPr="005E16CA" w:rsidRDefault="00FA2706" w:rsidP="00566F04">
      <w:pPr>
        <w:pStyle w:val="Code"/>
      </w:pPr>
      <w:r w:rsidRPr="005E16CA">
        <w:t xml:space="preserve">    public class UserToUserEntityAutoMapperTypeConfigurator : IAutoMapperTypeConfigurator</w:t>
      </w:r>
    </w:p>
    <w:p w14:paraId="0091CBC6" w14:textId="77777777" w:rsidR="00FA2706" w:rsidRPr="005E16CA" w:rsidRDefault="00FA2706" w:rsidP="00566F04">
      <w:pPr>
        <w:pStyle w:val="Code"/>
      </w:pPr>
      <w:r w:rsidRPr="005E16CA">
        <w:t xml:space="preserve">    {</w:t>
      </w:r>
    </w:p>
    <w:p w14:paraId="74430A3F" w14:textId="77777777" w:rsidR="00FA2706" w:rsidRPr="005E16CA" w:rsidRDefault="00FA2706" w:rsidP="00566F04">
      <w:pPr>
        <w:pStyle w:val="Code"/>
      </w:pPr>
      <w:r w:rsidRPr="005E16CA">
        <w:t xml:space="preserve">        public void Configure()</w:t>
      </w:r>
    </w:p>
    <w:p w14:paraId="4AED103E" w14:textId="77777777" w:rsidR="00FA2706" w:rsidRPr="005E16CA" w:rsidRDefault="00FA2706" w:rsidP="00566F04">
      <w:pPr>
        <w:pStyle w:val="Code"/>
      </w:pPr>
      <w:r w:rsidRPr="005E16CA">
        <w:t xml:space="preserve">        {</w:t>
      </w:r>
    </w:p>
    <w:p w14:paraId="0394FB8F" w14:textId="77777777" w:rsidR="00FA2706" w:rsidRPr="005E16CA" w:rsidRDefault="00FA2706" w:rsidP="00566F04">
      <w:pPr>
        <w:pStyle w:val="Code"/>
      </w:pPr>
      <w:r w:rsidRPr="005E16CA">
        <w:t xml:space="preserve">            Mapper.CreateMap&lt;User, Data.Entities.User&gt;()</w:t>
      </w:r>
    </w:p>
    <w:p w14:paraId="0583590C" w14:textId="77777777" w:rsidR="00FA2706" w:rsidRPr="005E16CA" w:rsidRDefault="00FA2706" w:rsidP="00566F04">
      <w:pPr>
        <w:pStyle w:val="Code"/>
      </w:pPr>
      <w:r w:rsidRPr="005E16CA">
        <w:t xml:space="preserve">                .ForMember(opt =&gt; opt.Version, x =&gt; x.Ignore());</w:t>
      </w:r>
    </w:p>
    <w:p w14:paraId="1AFBC866" w14:textId="77777777" w:rsidR="00FA2706" w:rsidRPr="005E16CA" w:rsidRDefault="00FA2706" w:rsidP="00566F04">
      <w:pPr>
        <w:pStyle w:val="Code"/>
      </w:pPr>
      <w:r w:rsidRPr="005E16CA">
        <w:t xml:space="preserve">        }</w:t>
      </w:r>
    </w:p>
    <w:p w14:paraId="4843BCE2" w14:textId="77777777" w:rsidR="00FA2706" w:rsidRPr="005E16CA" w:rsidRDefault="00FA2706" w:rsidP="00566F04">
      <w:pPr>
        <w:pStyle w:val="Code"/>
      </w:pPr>
      <w:r w:rsidRPr="005E16CA">
        <w:t xml:space="preserve">    }</w:t>
      </w:r>
    </w:p>
    <w:p w14:paraId="69B1FD0C" w14:textId="77777777" w:rsidR="00FA2706" w:rsidRPr="00DC77E1" w:rsidRDefault="00FA2706" w:rsidP="00566F04">
      <w:pPr>
        <w:pStyle w:val="Code"/>
      </w:pPr>
      <w:r w:rsidRPr="005E16CA">
        <w:t>}</w:t>
      </w:r>
    </w:p>
    <w:p w14:paraId="6C45921E" w14:textId="77777777" w:rsidR="00FA2706" w:rsidRDefault="00FA2706" w:rsidP="00566F04">
      <w:pPr>
        <w:pStyle w:val="CodeCaption"/>
      </w:pPr>
      <w:r>
        <w:t>UserEntityToUserAutoMapperTypeConfigurator Class</w:t>
      </w:r>
    </w:p>
    <w:p w14:paraId="44038428" w14:textId="77777777" w:rsidR="00FA2706" w:rsidRPr="005E16CA" w:rsidRDefault="00FA2706" w:rsidP="00566F04">
      <w:pPr>
        <w:pStyle w:val="Code"/>
      </w:pPr>
      <w:r w:rsidRPr="005E16CA">
        <w:t>using AutoMapper;</w:t>
      </w:r>
    </w:p>
    <w:p w14:paraId="55F1C4BA" w14:textId="77777777" w:rsidR="00FA2706" w:rsidRPr="005E16CA" w:rsidRDefault="00FA2706" w:rsidP="00566F04">
      <w:pPr>
        <w:pStyle w:val="Code"/>
      </w:pPr>
      <w:r w:rsidRPr="005E16CA">
        <w:t>using WebApi2Book.Common.TypeMapping;</w:t>
      </w:r>
    </w:p>
    <w:p w14:paraId="3714F760" w14:textId="77777777" w:rsidR="00FA2706" w:rsidRPr="005E16CA" w:rsidRDefault="00FA2706" w:rsidP="00566F04">
      <w:pPr>
        <w:pStyle w:val="Code"/>
      </w:pPr>
      <w:r w:rsidRPr="005E16CA">
        <w:t>using WebApi2Book.Data.Entities;</w:t>
      </w:r>
    </w:p>
    <w:p w14:paraId="3A62F59E" w14:textId="77777777" w:rsidR="00FA2706" w:rsidRPr="005E16CA" w:rsidRDefault="00FA2706" w:rsidP="00566F04">
      <w:pPr>
        <w:pStyle w:val="Code"/>
      </w:pPr>
    </w:p>
    <w:p w14:paraId="01757CC7" w14:textId="77777777" w:rsidR="00FA2706" w:rsidRPr="005E16CA" w:rsidRDefault="00FA2706" w:rsidP="00566F04">
      <w:pPr>
        <w:pStyle w:val="Code"/>
      </w:pPr>
      <w:r w:rsidRPr="005E16CA">
        <w:t>namespace WebApi2Book.Web.Api.AutoMappingConfiguration</w:t>
      </w:r>
    </w:p>
    <w:p w14:paraId="1340919F" w14:textId="77777777" w:rsidR="00FA2706" w:rsidRPr="005E16CA" w:rsidRDefault="00FA2706" w:rsidP="00566F04">
      <w:pPr>
        <w:pStyle w:val="Code"/>
      </w:pPr>
      <w:r w:rsidRPr="005E16CA">
        <w:t>{</w:t>
      </w:r>
    </w:p>
    <w:p w14:paraId="2F1F4480" w14:textId="77777777" w:rsidR="00FA2706" w:rsidRPr="005E16CA" w:rsidRDefault="00FA2706" w:rsidP="00566F04">
      <w:pPr>
        <w:pStyle w:val="Code"/>
      </w:pPr>
      <w:r w:rsidRPr="005E16CA">
        <w:t xml:space="preserve">    public class UserEntityToUserAutoMapperTypeConfigurator : IAutoMapperTypeConfigurator</w:t>
      </w:r>
    </w:p>
    <w:p w14:paraId="5D93A945" w14:textId="77777777" w:rsidR="00FA2706" w:rsidRPr="005E16CA" w:rsidRDefault="00FA2706" w:rsidP="00566F04">
      <w:pPr>
        <w:pStyle w:val="Code"/>
      </w:pPr>
      <w:r w:rsidRPr="005E16CA">
        <w:t xml:space="preserve">    {</w:t>
      </w:r>
    </w:p>
    <w:p w14:paraId="04D19832" w14:textId="77777777" w:rsidR="00FA2706" w:rsidRPr="005E16CA" w:rsidRDefault="00FA2706" w:rsidP="00566F04">
      <w:pPr>
        <w:pStyle w:val="Code"/>
      </w:pPr>
      <w:r w:rsidRPr="005E16CA">
        <w:t xml:space="preserve">        public void Configure()</w:t>
      </w:r>
    </w:p>
    <w:p w14:paraId="77C862F8" w14:textId="77777777" w:rsidR="00FA2706" w:rsidRPr="005E16CA" w:rsidRDefault="00FA2706" w:rsidP="00566F04">
      <w:pPr>
        <w:pStyle w:val="Code"/>
      </w:pPr>
      <w:r w:rsidRPr="005E16CA">
        <w:t xml:space="preserve">        {</w:t>
      </w:r>
    </w:p>
    <w:p w14:paraId="5D89B5C2" w14:textId="77777777" w:rsidR="00FA2706" w:rsidRPr="005E16CA" w:rsidRDefault="00FA2706" w:rsidP="00566F04">
      <w:pPr>
        <w:pStyle w:val="Code"/>
      </w:pPr>
      <w:r w:rsidRPr="005E16CA">
        <w:t xml:space="preserve">            Mapper.CreateMap&lt;User, Models.User&gt;()</w:t>
      </w:r>
    </w:p>
    <w:p w14:paraId="070EC273" w14:textId="77777777" w:rsidR="00FA2706" w:rsidRPr="005E16CA" w:rsidRDefault="00FA2706" w:rsidP="00566F04">
      <w:pPr>
        <w:pStyle w:val="Code"/>
      </w:pPr>
      <w:r w:rsidRPr="005E16CA">
        <w:t xml:space="preserve">                .ForMember(opt =&gt; opt.Links, x =&gt; x.Ignore());</w:t>
      </w:r>
    </w:p>
    <w:p w14:paraId="5C4669A0" w14:textId="77777777" w:rsidR="00FA2706" w:rsidRPr="005E16CA" w:rsidRDefault="00FA2706" w:rsidP="00566F04">
      <w:pPr>
        <w:pStyle w:val="Code"/>
      </w:pPr>
      <w:r w:rsidRPr="005E16CA">
        <w:t xml:space="preserve">        }</w:t>
      </w:r>
    </w:p>
    <w:p w14:paraId="144F13A4" w14:textId="77777777" w:rsidR="00FA2706" w:rsidRPr="005E16CA" w:rsidRDefault="00FA2706" w:rsidP="00566F04">
      <w:pPr>
        <w:pStyle w:val="Code"/>
      </w:pPr>
      <w:r w:rsidRPr="005E16CA">
        <w:t xml:space="preserve">    }</w:t>
      </w:r>
    </w:p>
    <w:p w14:paraId="38B13F5D" w14:textId="77777777" w:rsidR="00FA2706" w:rsidRDefault="00FA2706" w:rsidP="00566F04">
      <w:pPr>
        <w:pStyle w:val="Code"/>
      </w:pPr>
      <w:r w:rsidRPr="005E16CA">
        <w:t>}</w:t>
      </w:r>
    </w:p>
    <w:p w14:paraId="02D8A2E3" w14:textId="77777777" w:rsidR="00FA2706" w:rsidRDefault="00FA2706" w:rsidP="00CD520A">
      <w:pPr>
        <w:pStyle w:val="BodyTextCont"/>
        <w:pPrChange w:id="919" w:author="Brian Wortman" w:date="2014-06-16T20:28:00Z">
          <w:pPr>
            <w:pStyle w:val="BodyText"/>
          </w:pPr>
        </w:pPrChange>
      </w:pPr>
      <w:r>
        <w:t xml:space="preserve">Although it's not as obvious as the situation with </w:t>
      </w:r>
      <w:r w:rsidRPr="00DC77E1">
        <w:rPr>
          <w:rStyle w:val="CodeInline"/>
        </w:rPr>
        <w:t>User</w:t>
      </w:r>
      <w:r>
        <w:t xml:space="preserve"> types, to complete our mapping we need to map the different </w:t>
      </w:r>
      <w:r w:rsidRPr="00DC77E1">
        <w:rPr>
          <w:rStyle w:val="CodeInline"/>
        </w:rPr>
        <w:t>Status</w:t>
      </w:r>
      <w:r>
        <w:t xml:space="preserve"> types. If we don't, </w:t>
      </w:r>
      <w:proofErr w:type="spellStart"/>
      <w:r>
        <w:t>AutoMapper</w:t>
      </w:r>
      <w:proofErr w:type="spellEnd"/>
      <w:r>
        <w:t xml:space="preserve"> will blow up when trying to locate a </w:t>
      </w:r>
      <w:r w:rsidRPr="00DC77E1">
        <w:rPr>
          <w:rStyle w:val="CodeInline"/>
        </w:rPr>
        <w:t>Status</w:t>
      </w:r>
      <w:r>
        <w:t xml:space="preserve"> mapping for the different </w:t>
      </w:r>
      <w:r w:rsidRPr="00DC77E1">
        <w:rPr>
          <w:rStyle w:val="CodeInline"/>
        </w:rPr>
        <w:t>Task</w:t>
      </w:r>
      <w:r>
        <w:t xml:space="preserve"> class'</w:t>
      </w:r>
      <w:r w:rsidRPr="00DC77E1">
        <w:t xml:space="preserve"> </w:t>
      </w:r>
      <w:r w:rsidRPr="00DC77E1">
        <w:rPr>
          <w:rStyle w:val="CodeInline"/>
        </w:rPr>
        <w:t>Status</w:t>
      </w:r>
      <w:r>
        <w:t xml:space="preserve"> property. Therefore, add the following trivial implementations:</w:t>
      </w:r>
    </w:p>
    <w:p w14:paraId="4BED989C" w14:textId="77777777" w:rsidR="00FA2706" w:rsidRDefault="00FA2706" w:rsidP="00566F04">
      <w:pPr>
        <w:pStyle w:val="CodeCaption"/>
      </w:pPr>
      <w:r>
        <w:t>StatusToStatusEntityAutoMapperTypeConfigurator Class</w:t>
      </w:r>
    </w:p>
    <w:p w14:paraId="750470B6" w14:textId="77777777" w:rsidR="00FA2706" w:rsidRPr="00B75371" w:rsidRDefault="00FA2706">
      <w:pPr>
        <w:pStyle w:val="Code"/>
      </w:pPr>
      <w:r w:rsidRPr="00B75371">
        <w:t>using AutoMapper;</w:t>
      </w:r>
    </w:p>
    <w:p w14:paraId="4664F75E" w14:textId="77777777" w:rsidR="00FA2706" w:rsidRPr="00B75371" w:rsidRDefault="00FA2706">
      <w:pPr>
        <w:pStyle w:val="Code"/>
      </w:pPr>
      <w:r w:rsidRPr="00B75371">
        <w:t>using WebApi2Book.Common.TypeMapping;</w:t>
      </w:r>
    </w:p>
    <w:p w14:paraId="2A72B7BA" w14:textId="77777777" w:rsidR="00FA2706" w:rsidRPr="00B75371" w:rsidRDefault="00FA2706">
      <w:pPr>
        <w:pStyle w:val="Code"/>
      </w:pPr>
      <w:r w:rsidRPr="00B75371">
        <w:t>using WebApi2Book.Web.Api.Models;</w:t>
      </w:r>
    </w:p>
    <w:p w14:paraId="0DFF279A" w14:textId="77777777" w:rsidR="00FA2706" w:rsidRPr="00B75371" w:rsidRDefault="00FA2706">
      <w:pPr>
        <w:pStyle w:val="Code"/>
      </w:pPr>
    </w:p>
    <w:p w14:paraId="109EE7EF" w14:textId="77777777" w:rsidR="00FA2706" w:rsidRPr="00B75371" w:rsidRDefault="00FA2706">
      <w:pPr>
        <w:pStyle w:val="Code"/>
      </w:pPr>
      <w:r w:rsidRPr="00B75371">
        <w:t>namespace WebApi2Book.Web.Api.AutoMappingConfiguration</w:t>
      </w:r>
    </w:p>
    <w:p w14:paraId="3B347D03" w14:textId="77777777" w:rsidR="00FA2706" w:rsidRPr="00B75371" w:rsidRDefault="00FA2706">
      <w:pPr>
        <w:pStyle w:val="Code"/>
      </w:pPr>
      <w:r w:rsidRPr="00B75371">
        <w:t>{</w:t>
      </w:r>
    </w:p>
    <w:p w14:paraId="67ACB6FA" w14:textId="77777777" w:rsidR="00FA2706" w:rsidRPr="00B75371" w:rsidRDefault="00FA2706">
      <w:pPr>
        <w:pStyle w:val="Code"/>
      </w:pPr>
      <w:r w:rsidRPr="00B75371">
        <w:t xml:space="preserve">    public class StatusToStatusEntityAutoMapperTypeConfigurator : IAutoMapperTypeConfigurator</w:t>
      </w:r>
    </w:p>
    <w:p w14:paraId="67F47B52" w14:textId="77777777" w:rsidR="00FA2706" w:rsidRPr="00B75371" w:rsidRDefault="00FA2706">
      <w:pPr>
        <w:pStyle w:val="Code"/>
      </w:pPr>
      <w:r w:rsidRPr="00B75371">
        <w:lastRenderedPageBreak/>
        <w:t xml:space="preserve">    {</w:t>
      </w:r>
    </w:p>
    <w:p w14:paraId="292BE536" w14:textId="77777777" w:rsidR="00FA2706" w:rsidRPr="00B75371" w:rsidRDefault="00FA2706">
      <w:pPr>
        <w:pStyle w:val="Code"/>
      </w:pPr>
      <w:r w:rsidRPr="00B75371">
        <w:t xml:space="preserve">        public void Configure()</w:t>
      </w:r>
    </w:p>
    <w:p w14:paraId="14051C17" w14:textId="77777777" w:rsidR="00FA2706" w:rsidRPr="00B75371" w:rsidRDefault="00FA2706">
      <w:pPr>
        <w:pStyle w:val="Code"/>
      </w:pPr>
      <w:r w:rsidRPr="00B75371">
        <w:t xml:space="preserve">        {</w:t>
      </w:r>
    </w:p>
    <w:p w14:paraId="23135F2C" w14:textId="77777777" w:rsidR="00FA2706" w:rsidRPr="00B75371" w:rsidRDefault="00FA2706">
      <w:pPr>
        <w:pStyle w:val="Code"/>
      </w:pPr>
      <w:r w:rsidRPr="00B75371">
        <w:t xml:space="preserve">            Mapper.CreateMap&lt;Status, Data.Entities.Status&gt;()</w:t>
      </w:r>
    </w:p>
    <w:p w14:paraId="3936D308" w14:textId="77777777" w:rsidR="00FA2706" w:rsidRPr="00B75371" w:rsidRDefault="00FA2706">
      <w:pPr>
        <w:pStyle w:val="Code"/>
      </w:pPr>
      <w:r w:rsidRPr="00B75371">
        <w:t xml:space="preserve">                .ForMember(opt =&gt; opt.Version, x =&gt; x.Ignore());</w:t>
      </w:r>
    </w:p>
    <w:p w14:paraId="074AAEA7" w14:textId="77777777" w:rsidR="00FA2706" w:rsidRPr="00B75371" w:rsidRDefault="00FA2706">
      <w:pPr>
        <w:pStyle w:val="Code"/>
      </w:pPr>
      <w:r w:rsidRPr="00B75371">
        <w:t xml:space="preserve">        }</w:t>
      </w:r>
    </w:p>
    <w:p w14:paraId="571B00DA" w14:textId="77777777" w:rsidR="00FA2706" w:rsidRPr="00B75371" w:rsidRDefault="00FA2706">
      <w:pPr>
        <w:pStyle w:val="Code"/>
      </w:pPr>
      <w:r w:rsidRPr="00B75371">
        <w:t xml:space="preserve">    }</w:t>
      </w:r>
    </w:p>
    <w:p w14:paraId="41FC9046" w14:textId="77777777" w:rsidR="00FA2706" w:rsidRPr="00DC77E1" w:rsidRDefault="00FA2706" w:rsidP="00566F04">
      <w:pPr>
        <w:pStyle w:val="Code"/>
      </w:pPr>
      <w:r w:rsidRPr="00DC77E1">
        <w:t>}</w:t>
      </w:r>
    </w:p>
    <w:p w14:paraId="1137A88C" w14:textId="77777777" w:rsidR="00FA2706" w:rsidRDefault="00FA2706" w:rsidP="00566F04">
      <w:pPr>
        <w:pStyle w:val="CodeCaption"/>
      </w:pPr>
      <w:r w:rsidRPr="00B75371">
        <w:t>StatusEntityToStatusAutoMapperTypeConfigurator</w:t>
      </w:r>
      <w:r>
        <w:t xml:space="preserve"> Class</w:t>
      </w:r>
    </w:p>
    <w:p w14:paraId="1F49B18B" w14:textId="77777777" w:rsidR="00FA2706" w:rsidRPr="00B75371" w:rsidRDefault="00FA2706" w:rsidP="00566F04">
      <w:pPr>
        <w:pStyle w:val="Code"/>
      </w:pPr>
      <w:r w:rsidRPr="00B75371">
        <w:t>using AutoMapper;</w:t>
      </w:r>
    </w:p>
    <w:p w14:paraId="692CDB30" w14:textId="77777777" w:rsidR="00FA2706" w:rsidRPr="00B75371" w:rsidRDefault="00FA2706" w:rsidP="00566F04">
      <w:pPr>
        <w:pStyle w:val="Code"/>
      </w:pPr>
      <w:r w:rsidRPr="00B75371">
        <w:t>using WebApi2Book.Common.TypeMapping;</w:t>
      </w:r>
    </w:p>
    <w:p w14:paraId="78E1BB64" w14:textId="77777777" w:rsidR="00FA2706" w:rsidRPr="00B75371" w:rsidRDefault="00FA2706" w:rsidP="00566F04">
      <w:pPr>
        <w:pStyle w:val="Code"/>
      </w:pPr>
      <w:r w:rsidRPr="00B75371">
        <w:t>using WebApi2Book.Data.Entities;</w:t>
      </w:r>
    </w:p>
    <w:p w14:paraId="06DEEE4E" w14:textId="77777777" w:rsidR="00FA2706" w:rsidRPr="00B75371" w:rsidRDefault="00FA2706" w:rsidP="00566F04">
      <w:pPr>
        <w:pStyle w:val="Code"/>
      </w:pPr>
    </w:p>
    <w:p w14:paraId="3168ED4B" w14:textId="77777777" w:rsidR="00FA2706" w:rsidRPr="00B75371" w:rsidRDefault="00FA2706" w:rsidP="00566F04">
      <w:pPr>
        <w:pStyle w:val="Code"/>
      </w:pPr>
      <w:r w:rsidRPr="00B75371">
        <w:t>namespace WebApi2Book.Web.Api.AutoMappingConfiguration</w:t>
      </w:r>
    </w:p>
    <w:p w14:paraId="2164309D" w14:textId="77777777" w:rsidR="00FA2706" w:rsidRPr="00B75371" w:rsidRDefault="00FA2706" w:rsidP="00566F04">
      <w:pPr>
        <w:pStyle w:val="Code"/>
      </w:pPr>
      <w:r w:rsidRPr="00B75371">
        <w:t>{</w:t>
      </w:r>
    </w:p>
    <w:p w14:paraId="1BA9ACC3" w14:textId="77777777" w:rsidR="00FA2706" w:rsidRPr="00B75371" w:rsidRDefault="00FA2706" w:rsidP="00566F04">
      <w:pPr>
        <w:pStyle w:val="Code"/>
      </w:pPr>
      <w:r w:rsidRPr="00B75371">
        <w:t xml:space="preserve">    public class StatusEntityToStatusAutoMapperTypeConfigurator : IAutoMapperTypeConfigurator</w:t>
      </w:r>
    </w:p>
    <w:p w14:paraId="57557161" w14:textId="77777777" w:rsidR="00FA2706" w:rsidRPr="00B75371" w:rsidRDefault="00FA2706" w:rsidP="00566F04">
      <w:pPr>
        <w:pStyle w:val="Code"/>
      </w:pPr>
      <w:r w:rsidRPr="00B75371">
        <w:t xml:space="preserve">    {</w:t>
      </w:r>
    </w:p>
    <w:p w14:paraId="03EB8D74" w14:textId="77777777" w:rsidR="00FA2706" w:rsidRPr="00B75371" w:rsidRDefault="00FA2706" w:rsidP="00566F04">
      <w:pPr>
        <w:pStyle w:val="Code"/>
      </w:pPr>
      <w:r w:rsidRPr="00B75371">
        <w:t xml:space="preserve">        public void Configure()</w:t>
      </w:r>
    </w:p>
    <w:p w14:paraId="7E9E4E3D" w14:textId="77777777" w:rsidR="00FA2706" w:rsidRPr="00B75371" w:rsidRDefault="00FA2706" w:rsidP="00566F04">
      <w:pPr>
        <w:pStyle w:val="Code"/>
      </w:pPr>
      <w:r w:rsidRPr="00B75371">
        <w:t xml:space="preserve">        {</w:t>
      </w:r>
    </w:p>
    <w:p w14:paraId="1A2C75B8" w14:textId="77777777" w:rsidR="00FA2706" w:rsidRPr="00B75371" w:rsidRDefault="00FA2706" w:rsidP="00566F04">
      <w:pPr>
        <w:pStyle w:val="Code"/>
      </w:pPr>
      <w:r w:rsidRPr="00B75371">
        <w:t xml:space="preserve">            Mapper.CreateMap&lt;Status, Models.Status&gt;();</w:t>
      </w:r>
    </w:p>
    <w:p w14:paraId="36ACDB8D" w14:textId="77777777" w:rsidR="00FA2706" w:rsidRPr="00B75371" w:rsidRDefault="00FA2706" w:rsidP="00566F04">
      <w:pPr>
        <w:pStyle w:val="Code"/>
      </w:pPr>
      <w:r w:rsidRPr="00B75371">
        <w:t xml:space="preserve">        }</w:t>
      </w:r>
    </w:p>
    <w:p w14:paraId="206F838C" w14:textId="77777777" w:rsidR="00FA2706" w:rsidRPr="00B75371" w:rsidRDefault="00FA2706" w:rsidP="00566F04">
      <w:pPr>
        <w:pStyle w:val="Code"/>
      </w:pPr>
      <w:r w:rsidRPr="00B75371">
        <w:t xml:space="preserve">    }</w:t>
      </w:r>
    </w:p>
    <w:p w14:paraId="711644BC" w14:textId="77777777" w:rsidR="00FA2706" w:rsidRDefault="00FA2706" w:rsidP="00566F04">
      <w:pPr>
        <w:pStyle w:val="Code"/>
      </w:pPr>
      <w:r w:rsidRPr="00B75371">
        <w:t>}</w:t>
      </w:r>
    </w:p>
    <w:p w14:paraId="7E57C6F2" w14:textId="77777777" w:rsidR="00FA2706" w:rsidRDefault="00FA2706" w:rsidP="00CD520A">
      <w:pPr>
        <w:pStyle w:val="BodyTextCont"/>
        <w:pPrChange w:id="920" w:author="Brian Wortman" w:date="2014-06-16T20:28:00Z">
          <w:pPr>
            <w:pStyle w:val="BodyText"/>
          </w:pPr>
        </w:pPrChange>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start-up sequence. Two, we need to configure the </w:t>
      </w:r>
      <w:proofErr w:type="spellStart"/>
      <w:r w:rsidRPr="00DC77E1">
        <w:rPr>
          <w:rStyle w:val="CodeInline"/>
        </w:rPr>
        <w:t>IAutoMapperTypeConfigurator</w:t>
      </w:r>
      <w:proofErr w:type="spellEnd"/>
      <w:r>
        <w:t xml:space="preserve"> classes to be injected in as dependencies. First things first, so implement the following class in the </w:t>
      </w:r>
      <w:proofErr w:type="spellStart"/>
      <w:r w:rsidRPr="003F2AEF">
        <w:rPr>
          <w:rStyle w:val="CodeInline"/>
        </w:rPr>
        <w:t>App_Start</w:t>
      </w:r>
      <w:proofErr w:type="spellEnd"/>
      <w:r>
        <w:t xml:space="preserve"> folder:</w:t>
      </w:r>
    </w:p>
    <w:p w14:paraId="08782C6D" w14:textId="77777777" w:rsidR="00FA2706" w:rsidRPr="00943AF4" w:rsidRDefault="00FA2706" w:rsidP="00566F04">
      <w:pPr>
        <w:pStyle w:val="Code"/>
      </w:pPr>
      <w:r w:rsidRPr="00943AF4">
        <w:t>using System.Collections.Generic;</w:t>
      </w:r>
    </w:p>
    <w:p w14:paraId="054D047A" w14:textId="77777777" w:rsidR="00FA2706" w:rsidRPr="00943AF4" w:rsidRDefault="00FA2706" w:rsidP="00566F04">
      <w:pPr>
        <w:pStyle w:val="Code"/>
      </w:pPr>
      <w:r w:rsidRPr="00943AF4">
        <w:t>using System.Linq;</w:t>
      </w:r>
    </w:p>
    <w:p w14:paraId="76B17C9B" w14:textId="77777777" w:rsidR="00FA2706" w:rsidRPr="00943AF4" w:rsidRDefault="00FA2706" w:rsidP="00566F04">
      <w:pPr>
        <w:pStyle w:val="Code"/>
      </w:pPr>
      <w:r w:rsidRPr="00943AF4">
        <w:t>using AutoMapper;</w:t>
      </w:r>
    </w:p>
    <w:p w14:paraId="120640AB" w14:textId="77777777" w:rsidR="00FA2706" w:rsidRPr="00943AF4" w:rsidRDefault="00FA2706" w:rsidP="00566F04">
      <w:pPr>
        <w:pStyle w:val="Code"/>
      </w:pPr>
      <w:r w:rsidRPr="00943AF4">
        <w:t>using WebApi2Book.Common.TypeMapping;</w:t>
      </w:r>
    </w:p>
    <w:p w14:paraId="14EBAB6D" w14:textId="77777777" w:rsidR="00FA2706" w:rsidRPr="00943AF4" w:rsidRDefault="00FA2706" w:rsidP="00566F04">
      <w:pPr>
        <w:pStyle w:val="Code"/>
      </w:pPr>
    </w:p>
    <w:p w14:paraId="301C3D21" w14:textId="77777777" w:rsidR="00FA2706" w:rsidRPr="00943AF4" w:rsidRDefault="00FA2706" w:rsidP="00566F04">
      <w:pPr>
        <w:pStyle w:val="Code"/>
      </w:pPr>
      <w:r w:rsidRPr="00943AF4">
        <w:t>namespace WebApi2Book.Web.Api</w:t>
      </w:r>
    </w:p>
    <w:p w14:paraId="4661EE3C" w14:textId="77777777" w:rsidR="00FA2706" w:rsidRPr="00943AF4" w:rsidRDefault="00FA2706" w:rsidP="00566F04">
      <w:pPr>
        <w:pStyle w:val="Code"/>
      </w:pPr>
      <w:r w:rsidRPr="00943AF4">
        <w:t>{</w:t>
      </w:r>
    </w:p>
    <w:p w14:paraId="35FD4612" w14:textId="77777777" w:rsidR="00FA2706" w:rsidRPr="00943AF4" w:rsidRDefault="00FA2706" w:rsidP="00566F04">
      <w:pPr>
        <w:pStyle w:val="Code"/>
      </w:pPr>
      <w:r w:rsidRPr="00943AF4">
        <w:t xml:space="preserve">    public class AutoMapperConfigurator</w:t>
      </w:r>
    </w:p>
    <w:p w14:paraId="5075E4F3" w14:textId="77777777" w:rsidR="00FA2706" w:rsidRPr="00943AF4" w:rsidRDefault="00FA2706" w:rsidP="00566F04">
      <w:pPr>
        <w:pStyle w:val="Code"/>
      </w:pPr>
      <w:r w:rsidRPr="00943AF4">
        <w:t xml:space="preserve">    {</w:t>
      </w:r>
    </w:p>
    <w:p w14:paraId="55DD11E5" w14:textId="77777777" w:rsidR="00FA2706" w:rsidRPr="00943AF4" w:rsidRDefault="00FA2706" w:rsidP="00566F04">
      <w:pPr>
        <w:pStyle w:val="Code"/>
      </w:pPr>
      <w:r w:rsidRPr="00943AF4">
        <w:t xml:space="preserve">        public void Configure(IEnumerable&lt;IAutoMapperTypeConfigurator&gt; autoMapperTypeConfigurations)</w:t>
      </w:r>
    </w:p>
    <w:p w14:paraId="1D04734F" w14:textId="77777777" w:rsidR="00FA2706" w:rsidRPr="00943AF4" w:rsidRDefault="00FA2706" w:rsidP="00566F04">
      <w:pPr>
        <w:pStyle w:val="Code"/>
      </w:pPr>
      <w:r w:rsidRPr="00943AF4">
        <w:t xml:space="preserve">        {</w:t>
      </w:r>
    </w:p>
    <w:p w14:paraId="4EC84D81" w14:textId="77777777" w:rsidR="00FA2706" w:rsidRPr="00943AF4" w:rsidRDefault="00FA2706" w:rsidP="00566F04">
      <w:pPr>
        <w:pStyle w:val="Code"/>
      </w:pPr>
      <w:r w:rsidRPr="00943AF4">
        <w:t xml:space="preserve">            autoMapperTypeConfigurations.ToList().ForEach(x =&gt; x.Configure());</w:t>
      </w:r>
    </w:p>
    <w:p w14:paraId="7552235B" w14:textId="77777777" w:rsidR="00FA2706" w:rsidRPr="00943AF4" w:rsidRDefault="00FA2706" w:rsidP="00566F04">
      <w:pPr>
        <w:pStyle w:val="Code"/>
      </w:pPr>
    </w:p>
    <w:p w14:paraId="6B233D90" w14:textId="77777777" w:rsidR="00FA2706" w:rsidRPr="00943AF4" w:rsidRDefault="00FA2706" w:rsidP="00566F04">
      <w:pPr>
        <w:pStyle w:val="Code"/>
      </w:pPr>
      <w:r w:rsidRPr="00943AF4">
        <w:t xml:space="preserve">            Mapper.AssertConfigurationIsValid();</w:t>
      </w:r>
    </w:p>
    <w:p w14:paraId="41FD9F8B" w14:textId="77777777" w:rsidR="00FA2706" w:rsidRPr="00943AF4" w:rsidRDefault="00FA2706" w:rsidP="00566F04">
      <w:pPr>
        <w:pStyle w:val="Code"/>
      </w:pPr>
      <w:r w:rsidRPr="00943AF4">
        <w:t xml:space="preserve">        }</w:t>
      </w:r>
    </w:p>
    <w:p w14:paraId="39DE766E" w14:textId="77777777" w:rsidR="00FA2706" w:rsidRPr="00943AF4" w:rsidRDefault="00FA2706" w:rsidP="00566F04">
      <w:pPr>
        <w:pStyle w:val="Code"/>
      </w:pPr>
      <w:r w:rsidRPr="00943AF4">
        <w:t xml:space="preserve">    }</w:t>
      </w:r>
    </w:p>
    <w:p w14:paraId="2672391F" w14:textId="77777777" w:rsidR="00FA2706" w:rsidRDefault="00FA2706" w:rsidP="00566F04">
      <w:pPr>
        <w:pStyle w:val="Code"/>
      </w:pPr>
      <w:r w:rsidRPr="00943AF4">
        <w:t>}</w:t>
      </w:r>
    </w:p>
    <w:p w14:paraId="070627F7" w14:textId="77777777" w:rsidR="00FA2706" w:rsidRDefault="00FA2706" w:rsidP="00CD520A">
      <w:pPr>
        <w:pStyle w:val="BodyTextCont"/>
        <w:pPrChange w:id="921" w:author="Brian Wortman" w:date="2014-06-16T20:28:00Z">
          <w:pPr>
            <w:pStyle w:val="BodyText"/>
          </w:pPr>
        </w:pPrChange>
      </w:pPr>
      <w:r>
        <w:lastRenderedPageBreak/>
        <w:t xml:space="preserve">The </w:t>
      </w:r>
      <w:r w:rsidRPr="00DC77E1">
        <w:rPr>
          <w:rStyle w:val="CodeInline"/>
        </w:rPr>
        <w:t>Configure</w:t>
      </w:r>
      <w:r>
        <w:t xml:space="preserve"> method, when invoked, will 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rsidRPr="003F2AEF">
        <w:rPr>
          <w:rStyle w:val="CodeInline"/>
        </w:rPr>
        <w:t>WebApiApplication</w:t>
      </w:r>
      <w:proofErr w:type="spellEnd"/>
      <w:r>
        <w:t xml:space="preserve"> to appear as follows:</w:t>
      </w:r>
    </w:p>
    <w:p w14:paraId="1237F012" w14:textId="77777777" w:rsidR="00FA2706" w:rsidRPr="00DC77E1" w:rsidRDefault="00FA2706" w:rsidP="008D477B">
      <w:pPr>
        <w:pStyle w:val="Code"/>
        <w:rPr>
          <w:rStyle w:val="CodeInline"/>
        </w:rPr>
        <w:pPrChange w:id="922" w:author="Brian Wortman" w:date="2014-06-16T19:59:00Z">
          <w:pPr>
            <w:pStyle w:val="Code"/>
          </w:pPr>
        </w:pPrChange>
      </w:pPr>
      <w:r w:rsidRPr="00DC77E1">
        <w:rPr>
          <w:rStyle w:val="CodeInline"/>
        </w:rPr>
        <w:t>using System.Web;</w:t>
      </w:r>
    </w:p>
    <w:p w14:paraId="0701A501" w14:textId="77777777" w:rsidR="00FA2706" w:rsidRDefault="00FA2706" w:rsidP="008D477B">
      <w:pPr>
        <w:pStyle w:val="Code"/>
        <w:rPr>
          <w:ins w:id="923" w:author="Brian Wortman" w:date="2014-06-16T19:58:00Z"/>
          <w:rStyle w:val="CodeInline"/>
        </w:rPr>
        <w:pPrChange w:id="924" w:author="Brian Wortman" w:date="2014-06-16T19:59:00Z">
          <w:pPr>
            <w:pStyle w:val="Code"/>
          </w:pPr>
        </w:pPrChange>
      </w:pPr>
      <w:r w:rsidRPr="00DC77E1">
        <w:rPr>
          <w:rStyle w:val="CodeInline"/>
        </w:rPr>
        <w:t>using System.Web.Http;</w:t>
      </w:r>
    </w:p>
    <w:p w14:paraId="09095D9F" w14:textId="4A2591C9" w:rsidR="008D477B" w:rsidRPr="00DC77E1" w:rsidRDefault="008D477B" w:rsidP="008D477B">
      <w:pPr>
        <w:pStyle w:val="Code"/>
        <w:rPr>
          <w:rStyle w:val="CodeInline"/>
        </w:rPr>
        <w:pPrChange w:id="925" w:author="Brian Wortman" w:date="2014-06-16T19:59:00Z">
          <w:pPr>
            <w:pStyle w:val="Code"/>
          </w:pPr>
        </w:pPrChange>
      </w:pPr>
      <w:ins w:id="926" w:author="Brian Wortman" w:date="2014-06-16T19:58:00Z">
        <w:r>
          <w:t>using WebApi2Book.Common.Logging;</w:t>
        </w:r>
      </w:ins>
    </w:p>
    <w:p w14:paraId="6523CF42" w14:textId="77777777" w:rsidR="00FA2706" w:rsidRPr="00DC77E1" w:rsidRDefault="00FA2706" w:rsidP="008D477B">
      <w:pPr>
        <w:pStyle w:val="Code"/>
        <w:rPr>
          <w:rStyle w:val="CodeInline"/>
        </w:rPr>
        <w:pPrChange w:id="927" w:author="Brian Wortman" w:date="2014-06-16T19:59:00Z">
          <w:pPr>
            <w:pStyle w:val="Code"/>
          </w:pPr>
        </w:pPrChange>
      </w:pPr>
      <w:r w:rsidRPr="00DC77E1">
        <w:rPr>
          <w:rStyle w:val="CodeInline"/>
        </w:rPr>
        <w:t>using WebApi2Book.Common.TypeMapping;</w:t>
      </w:r>
    </w:p>
    <w:p w14:paraId="29D30426" w14:textId="77777777" w:rsidR="00FA2706" w:rsidRPr="00DC77E1" w:rsidRDefault="00FA2706" w:rsidP="008D477B">
      <w:pPr>
        <w:pStyle w:val="Code"/>
        <w:rPr>
          <w:rStyle w:val="CodeInline"/>
        </w:rPr>
        <w:pPrChange w:id="928" w:author="Brian Wortman" w:date="2014-06-16T19:59:00Z">
          <w:pPr>
            <w:pStyle w:val="Code"/>
          </w:pPr>
        </w:pPrChange>
      </w:pPr>
      <w:r w:rsidRPr="00DC77E1">
        <w:rPr>
          <w:rStyle w:val="CodeInline"/>
        </w:rPr>
        <w:t>using WebApi2Book.Web.Common;</w:t>
      </w:r>
    </w:p>
    <w:p w14:paraId="1F52F23C" w14:textId="77777777" w:rsidR="00FA2706" w:rsidRPr="00DC77E1" w:rsidRDefault="00FA2706" w:rsidP="008D477B">
      <w:pPr>
        <w:pStyle w:val="Code"/>
        <w:rPr>
          <w:rStyle w:val="CodeInline"/>
        </w:rPr>
        <w:pPrChange w:id="929" w:author="Brian Wortman" w:date="2014-06-16T19:59:00Z">
          <w:pPr>
            <w:pStyle w:val="Code"/>
          </w:pPr>
        </w:pPrChange>
      </w:pPr>
    </w:p>
    <w:p w14:paraId="75CC8C6E" w14:textId="77777777" w:rsidR="008D477B" w:rsidRDefault="008D477B" w:rsidP="008D477B">
      <w:pPr>
        <w:pStyle w:val="Code"/>
        <w:rPr>
          <w:ins w:id="930" w:author="Brian Wortman" w:date="2014-06-16T19:59:00Z"/>
        </w:rPr>
        <w:pPrChange w:id="931" w:author="Brian Wortman" w:date="2014-06-16T19:59:00Z">
          <w:pPr>
            <w:pStyle w:val="CommentText"/>
          </w:pPr>
        </w:pPrChange>
      </w:pPr>
      <w:ins w:id="932" w:author="Brian Wortman" w:date="2014-06-16T19:59:00Z">
        <w:r>
          <w:t>namespace WebApi2Book.Web.Api</w:t>
        </w:r>
      </w:ins>
    </w:p>
    <w:p w14:paraId="43344AE7" w14:textId="77777777" w:rsidR="008D477B" w:rsidRDefault="008D477B" w:rsidP="008D477B">
      <w:pPr>
        <w:pStyle w:val="Code"/>
        <w:rPr>
          <w:ins w:id="933" w:author="Brian Wortman" w:date="2014-06-16T19:59:00Z"/>
        </w:rPr>
        <w:pPrChange w:id="934" w:author="Brian Wortman" w:date="2014-06-16T19:59:00Z">
          <w:pPr>
            <w:pStyle w:val="CommentText"/>
          </w:pPr>
        </w:pPrChange>
      </w:pPr>
      <w:ins w:id="935" w:author="Brian Wortman" w:date="2014-06-16T19:59:00Z">
        <w:r>
          <w:t>{</w:t>
        </w:r>
      </w:ins>
    </w:p>
    <w:p w14:paraId="482A4BF8" w14:textId="77777777" w:rsidR="008D477B" w:rsidRDefault="008D477B" w:rsidP="008D477B">
      <w:pPr>
        <w:pStyle w:val="Code"/>
        <w:rPr>
          <w:ins w:id="936" w:author="Brian Wortman" w:date="2014-06-16T19:59:00Z"/>
        </w:rPr>
        <w:pPrChange w:id="937" w:author="Brian Wortman" w:date="2014-06-16T19:59:00Z">
          <w:pPr>
            <w:pStyle w:val="CommentText"/>
          </w:pPr>
        </w:pPrChange>
      </w:pPr>
      <w:ins w:id="938" w:author="Brian Wortman" w:date="2014-06-16T19:59:00Z">
        <w:r>
          <w:t xml:space="preserve">    public class WebApiApplication : HttpApplication</w:t>
        </w:r>
      </w:ins>
    </w:p>
    <w:p w14:paraId="19B150F2" w14:textId="77777777" w:rsidR="008D477B" w:rsidRDefault="008D477B" w:rsidP="008D477B">
      <w:pPr>
        <w:pStyle w:val="Code"/>
        <w:rPr>
          <w:ins w:id="939" w:author="Brian Wortman" w:date="2014-06-16T19:59:00Z"/>
        </w:rPr>
        <w:pPrChange w:id="940" w:author="Brian Wortman" w:date="2014-06-16T19:59:00Z">
          <w:pPr>
            <w:pStyle w:val="CommentText"/>
          </w:pPr>
        </w:pPrChange>
      </w:pPr>
      <w:ins w:id="941" w:author="Brian Wortman" w:date="2014-06-16T19:59:00Z">
        <w:r>
          <w:t xml:space="preserve">    {</w:t>
        </w:r>
      </w:ins>
    </w:p>
    <w:p w14:paraId="427B2450" w14:textId="77777777" w:rsidR="008D477B" w:rsidRDefault="008D477B" w:rsidP="008D477B">
      <w:pPr>
        <w:pStyle w:val="Code"/>
        <w:rPr>
          <w:ins w:id="942" w:author="Brian Wortman" w:date="2014-06-16T19:59:00Z"/>
        </w:rPr>
        <w:pPrChange w:id="943" w:author="Brian Wortman" w:date="2014-06-16T19:59:00Z">
          <w:pPr>
            <w:pStyle w:val="CommentText"/>
          </w:pPr>
        </w:pPrChange>
      </w:pPr>
      <w:ins w:id="944" w:author="Brian Wortman" w:date="2014-06-16T19:59:00Z">
        <w:r>
          <w:t xml:space="preserve">        protected void Application_Start()</w:t>
        </w:r>
      </w:ins>
    </w:p>
    <w:p w14:paraId="092CE715" w14:textId="77777777" w:rsidR="008D477B" w:rsidRDefault="008D477B" w:rsidP="008D477B">
      <w:pPr>
        <w:pStyle w:val="Code"/>
        <w:rPr>
          <w:ins w:id="945" w:author="Brian Wortman" w:date="2014-06-16T19:59:00Z"/>
        </w:rPr>
        <w:pPrChange w:id="946" w:author="Brian Wortman" w:date="2014-06-16T19:59:00Z">
          <w:pPr>
            <w:pStyle w:val="CommentText"/>
          </w:pPr>
        </w:pPrChange>
      </w:pPr>
      <w:ins w:id="947" w:author="Brian Wortman" w:date="2014-06-16T19:59:00Z">
        <w:r>
          <w:t xml:space="preserve">        {</w:t>
        </w:r>
      </w:ins>
    </w:p>
    <w:p w14:paraId="1AA9D830" w14:textId="77777777" w:rsidR="008D477B" w:rsidRDefault="008D477B" w:rsidP="008D477B">
      <w:pPr>
        <w:pStyle w:val="Code"/>
        <w:rPr>
          <w:ins w:id="948" w:author="Brian Wortman" w:date="2014-06-16T19:59:00Z"/>
        </w:rPr>
        <w:pPrChange w:id="949" w:author="Brian Wortman" w:date="2014-06-16T19:59:00Z">
          <w:pPr>
            <w:pStyle w:val="CommentText"/>
          </w:pPr>
        </w:pPrChange>
      </w:pPr>
      <w:ins w:id="950" w:author="Brian Wortman" w:date="2014-06-16T19:59:00Z">
        <w:r>
          <w:t xml:space="preserve">            GlobalConfiguration.Configure(WebApiConfig.Register);</w:t>
        </w:r>
      </w:ins>
    </w:p>
    <w:p w14:paraId="00D76ED3" w14:textId="77777777" w:rsidR="008D477B" w:rsidRDefault="008D477B" w:rsidP="008D477B">
      <w:pPr>
        <w:pStyle w:val="Code"/>
        <w:rPr>
          <w:ins w:id="951" w:author="Brian Wortman" w:date="2014-06-16T19:59:00Z"/>
        </w:rPr>
        <w:pPrChange w:id="952" w:author="Brian Wortman" w:date="2014-06-16T19:59:00Z">
          <w:pPr>
            <w:pStyle w:val="CommentText"/>
          </w:pPr>
        </w:pPrChange>
      </w:pPr>
    </w:p>
    <w:p w14:paraId="63C34FC5" w14:textId="77777777" w:rsidR="008D477B" w:rsidRDefault="008D477B" w:rsidP="008D477B">
      <w:pPr>
        <w:pStyle w:val="Code"/>
        <w:rPr>
          <w:ins w:id="953" w:author="Brian Wortman" w:date="2014-06-16T19:59:00Z"/>
        </w:rPr>
        <w:pPrChange w:id="954" w:author="Brian Wortman" w:date="2014-06-16T19:59:00Z">
          <w:pPr>
            <w:pStyle w:val="CommentText"/>
          </w:pPr>
        </w:pPrChange>
      </w:pPr>
      <w:ins w:id="955" w:author="Brian Wortman" w:date="2014-06-16T19:59:00Z">
        <w:r>
          <w:t xml:space="preserve">            new AutoMapperConfigurator().Configure(WebContainerManager.GetAll&lt;IAutoMapperTypeConfigurator&gt;());</w:t>
        </w:r>
      </w:ins>
    </w:p>
    <w:p w14:paraId="56D81E78" w14:textId="77777777" w:rsidR="008D477B" w:rsidRDefault="008D477B" w:rsidP="008D477B">
      <w:pPr>
        <w:pStyle w:val="Code"/>
        <w:rPr>
          <w:ins w:id="956" w:author="Brian Wortman" w:date="2014-06-16T19:59:00Z"/>
        </w:rPr>
        <w:pPrChange w:id="957" w:author="Brian Wortman" w:date="2014-06-16T19:59:00Z">
          <w:pPr>
            <w:pStyle w:val="CommentText"/>
          </w:pPr>
        </w:pPrChange>
      </w:pPr>
      <w:ins w:id="958" w:author="Brian Wortman" w:date="2014-06-16T19:59:00Z">
        <w:r>
          <w:t xml:space="preserve">        }</w:t>
        </w:r>
      </w:ins>
    </w:p>
    <w:p w14:paraId="3C15C819" w14:textId="77777777" w:rsidR="008D477B" w:rsidRDefault="008D477B" w:rsidP="008D477B">
      <w:pPr>
        <w:pStyle w:val="Code"/>
        <w:rPr>
          <w:ins w:id="959" w:author="Brian Wortman" w:date="2014-06-16T19:59:00Z"/>
        </w:rPr>
        <w:pPrChange w:id="960" w:author="Brian Wortman" w:date="2014-06-16T19:59:00Z">
          <w:pPr>
            <w:pStyle w:val="CommentText"/>
          </w:pPr>
        </w:pPrChange>
      </w:pPr>
    </w:p>
    <w:p w14:paraId="2AAA2D24" w14:textId="77777777" w:rsidR="008D477B" w:rsidRDefault="008D477B" w:rsidP="008D477B">
      <w:pPr>
        <w:pStyle w:val="Code"/>
        <w:rPr>
          <w:ins w:id="961" w:author="Brian Wortman" w:date="2014-06-16T19:59:00Z"/>
        </w:rPr>
        <w:pPrChange w:id="962" w:author="Brian Wortman" w:date="2014-06-16T19:59:00Z">
          <w:pPr>
            <w:pStyle w:val="CommentText"/>
          </w:pPr>
        </w:pPrChange>
      </w:pPr>
      <w:ins w:id="963" w:author="Brian Wortman" w:date="2014-06-16T19:59:00Z">
        <w:r>
          <w:t xml:space="preserve">        protected void Application_Error()</w:t>
        </w:r>
      </w:ins>
    </w:p>
    <w:p w14:paraId="5D92918C" w14:textId="77777777" w:rsidR="008D477B" w:rsidRDefault="008D477B" w:rsidP="008D477B">
      <w:pPr>
        <w:pStyle w:val="Code"/>
        <w:rPr>
          <w:ins w:id="964" w:author="Brian Wortman" w:date="2014-06-16T19:59:00Z"/>
        </w:rPr>
        <w:pPrChange w:id="965" w:author="Brian Wortman" w:date="2014-06-16T19:59:00Z">
          <w:pPr>
            <w:pStyle w:val="CommentText"/>
          </w:pPr>
        </w:pPrChange>
      </w:pPr>
      <w:ins w:id="966" w:author="Brian Wortman" w:date="2014-06-16T19:59:00Z">
        <w:r>
          <w:t xml:space="preserve">        {</w:t>
        </w:r>
      </w:ins>
    </w:p>
    <w:p w14:paraId="5AE68F09" w14:textId="77777777" w:rsidR="008D477B" w:rsidRDefault="008D477B" w:rsidP="008D477B">
      <w:pPr>
        <w:pStyle w:val="Code"/>
        <w:rPr>
          <w:ins w:id="967" w:author="Brian Wortman" w:date="2014-06-16T19:59:00Z"/>
        </w:rPr>
        <w:pPrChange w:id="968" w:author="Brian Wortman" w:date="2014-06-16T19:59:00Z">
          <w:pPr>
            <w:pStyle w:val="CommentText"/>
          </w:pPr>
        </w:pPrChange>
      </w:pPr>
      <w:ins w:id="969" w:author="Brian Wortman" w:date="2014-06-16T19:59:00Z">
        <w:r>
          <w:t xml:space="preserve">            var exception = Server.GetLastError();</w:t>
        </w:r>
      </w:ins>
    </w:p>
    <w:p w14:paraId="5A0A2AAE" w14:textId="77777777" w:rsidR="008D477B" w:rsidRDefault="008D477B" w:rsidP="008D477B">
      <w:pPr>
        <w:pStyle w:val="Code"/>
        <w:rPr>
          <w:ins w:id="970" w:author="Brian Wortman" w:date="2014-06-16T19:59:00Z"/>
        </w:rPr>
        <w:pPrChange w:id="971" w:author="Brian Wortman" w:date="2014-06-16T19:59:00Z">
          <w:pPr>
            <w:pStyle w:val="CommentText"/>
          </w:pPr>
        </w:pPrChange>
      </w:pPr>
      <w:ins w:id="972" w:author="Brian Wortman" w:date="2014-06-16T19:59:00Z">
        <w:r>
          <w:t xml:space="preserve">            if (exception != null)</w:t>
        </w:r>
      </w:ins>
    </w:p>
    <w:p w14:paraId="531429F4" w14:textId="77777777" w:rsidR="008D477B" w:rsidRDefault="008D477B" w:rsidP="008D477B">
      <w:pPr>
        <w:pStyle w:val="Code"/>
        <w:rPr>
          <w:ins w:id="973" w:author="Brian Wortman" w:date="2014-06-16T19:59:00Z"/>
        </w:rPr>
        <w:pPrChange w:id="974" w:author="Brian Wortman" w:date="2014-06-16T19:59:00Z">
          <w:pPr>
            <w:pStyle w:val="CommentText"/>
          </w:pPr>
        </w:pPrChange>
      </w:pPr>
      <w:ins w:id="975" w:author="Brian Wortman" w:date="2014-06-16T19:59:00Z">
        <w:r>
          <w:t xml:space="preserve">            {</w:t>
        </w:r>
      </w:ins>
    </w:p>
    <w:p w14:paraId="479A6030" w14:textId="77777777" w:rsidR="008D477B" w:rsidRDefault="008D477B" w:rsidP="008D477B">
      <w:pPr>
        <w:pStyle w:val="Code"/>
        <w:rPr>
          <w:ins w:id="976" w:author="Brian Wortman" w:date="2014-06-16T19:59:00Z"/>
        </w:rPr>
        <w:pPrChange w:id="977" w:author="Brian Wortman" w:date="2014-06-16T19:59:00Z">
          <w:pPr>
            <w:pStyle w:val="CommentText"/>
          </w:pPr>
        </w:pPrChange>
      </w:pPr>
      <w:ins w:id="978" w:author="Brian Wortman" w:date="2014-06-16T19:59:00Z">
        <w:r>
          <w:t xml:space="preserve">                var log = WebContainerManager.Get&lt;ILogManager&gt;().GetLog(typeof(WebApiApplication));</w:t>
        </w:r>
      </w:ins>
    </w:p>
    <w:p w14:paraId="0868F685" w14:textId="77777777" w:rsidR="008D477B" w:rsidRDefault="008D477B" w:rsidP="008D477B">
      <w:pPr>
        <w:pStyle w:val="Code"/>
        <w:rPr>
          <w:ins w:id="979" w:author="Brian Wortman" w:date="2014-06-16T19:59:00Z"/>
        </w:rPr>
        <w:pPrChange w:id="980" w:author="Brian Wortman" w:date="2014-06-16T19:59:00Z">
          <w:pPr>
            <w:pStyle w:val="CommentText"/>
          </w:pPr>
        </w:pPrChange>
      </w:pPr>
      <w:ins w:id="981" w:author="Brian Wortman" w:date="2014-06-16T19:59:00Z">
        <w:r>
          <w:t xml:space="preserve">                log.Error("Unhandled exception.", exception);</w:t>
        </w:r>
      </w:ins>
    </w:p>
    <w:p w14:paraId="3DC60111" w14:textId="77777777" w:rsidR="008D477B" w:rsidRDefault="008D477B" w:rsidP="008D477B">
      <w:pPr>
        <w:pStyle w:val="Code"/>
        <w:rPr>
          <w:ins w:id="982" w:author="Brian Wortman" w:date="2014-06-16T19:59:00Z"/>
        </w:rPr>
        <w:pPrChange w:id="983" w:author="Brian Wortman" w:date="2014-06-16T19:59:00Z">
          <w:pPr>
            <w:pStyle w:val="CommentText"/>
          </w:pPr>
        </w:pPrChange>
      </w:pPr>
      <w:ins w:id="984" w:author="Brian Wortman" w:date="2014-06-16T19:59:00Z">
        <w:r>
          <w:t xml:space="preserve">            }</w:t>
        </w:r>
      </w:ins>
    </w:p>
    <w:p w14:paraId="7023BE37" w14:textId="77777777" w:rsidR="008D477B" w:rsidRDefault="008D477B" w:rsidP="008D477B">
      <w:pPr>
        <w:pStyle w:val="Code"/>
        <w:rPr>
          <w:ins w:id="985" w:author="Brian Wortman" w:date="2014-06-16T19:59:00Z"/>
        </w:rPr>
        <w:pPrChange w:id="986" w:author="Brian Wortman" w:date="2014-06-16T19:59:00Z">
          <w:pPr>
            <w:pStyle w:val="CommentText"/>
          </w:pPr>
        </w:pPrChange>
      </w:pPr>
      <w:ins w:id="987" w:author="Brian Wortman" w:date="2014-06-16T19:59:00Z">
        <w:r>
          <w:t xml:space="preserve">        }</w:t>
        </w:r>
      </w:ins>
    </w:p>
    <w:p w14:paraId="4B442629" w14:textId="77777777" w:rsidR="008D477B" w:rsidRDefault="008D477B" w:rsidP="008D477B">
      <w:pPr>
        <w:pStyle w:val="Code"/>
        <w:rPr>
          <w:ins w:id="988" w:author="Brian Wortman" w:date="2014-06-16T19:59:00Z"/>
        </w:rPr>
        <w:pPrChange w:id="989" w:author="Brian Wortman" w:date="2014-06-16T19:59:00Z">
          <w:pPr>
            <w:pStyle w:val="CommentText"/>
          </w:pPr>
        </w:pPrChange>
      </w:pPr>
      <w:ins w:id="990" w:author="Brian Wortman" w:date="2014-06-16T19:59:00Z">
        <w:r>
          <w:t xml:space="preserve">    }</w:t>
        </w:r>
      </w:ins>
    </w:p>
    <w:p w14:paraId="4C23A5C3" w14:textId="1078DD72" w:rsidR="00FA2706" w:rsidRPr="00DC77E1" w:rsidDel="008D477B" w:rsidRDefault="008D477B" w:rsidP="008D477B">
      <w:pPr>
        <w:pStyle w:val="Code"/>
        <w:rPr>
          <w:del w:id="991" w:author="Brian Wortman" w:date="2014-06-16T19:59:00Z"/>
          <w:rStyle w:val="CodeInline"/>
        </w:rPr>
        <w:pPrChange w:id="992" w:author="Brian Wortman" w:date="2014-06-16T19:59:00Z">
          <w:pPr>
            <w:pStyle w:val="Code"/>
          </w:pPr>
        </w:pPrChange>
      </w:pPr>
      <w:ins w:id="993" w:author="Brian Wortman" w:date="2014-06-16T19:59:00Z">
        <w:r>
          <w:t>}</w:t>
        </w:r>
      </w:ins>
      <w:del w:id="994" w:author="Brian Wortman" w:date="2014-06-16T19:59:00Z">
        <w:r w:rsidR="00FA2706" w:rsidRPr="00DC77E1" w:rsidDel="008D477B">
          <w:rPr>
            <w:rStyle w:val="CodeInline"/>
          </w:rPr>
          <w:delText>namespace WebApi2Book.Web.Api</w:delText>
        </w:r>
      </w:del>
    </w:p>
    <w:p w14:paraId="0E9B0C00" w14:textId="4DC5A62E" w:rsidR="00FA2706" w:rsidRPr="00DC77E1" w:rsidDel="008D477B" w:rsidRDefault="00FA2706" w:rsidP="008D477B">
      <w:pPr>
        <w:pStyle w:val="Code"/>
        <w:rPr>
          <w:del w:id="995" w:author="Brian Wortman" w:date="2014-06-16T19:59:00Z"/>
          <w:rStyle w:val="CodeInline"/>
        </w:rPr>
        <w:pPrChange w:id="996" w:author="Brian Wortman" w:date="2014-06-16T19:59:00Z">
          <w:pPr>
            <w:pStyle w:val="Code"/>
          </w:pPr>
        </w:pPrChange>
      </w:pPr>
      <w:del w:id="997" w:author="Brian Wortman" w:date="2014-06-16T19:59:00Z">
        <w:r w:rsidRPr="00DC77E1" w:rsidDel="008D477B">
          <w:rPr>
            <w:rStyle w:val="CodeInline"/>
          </w:rPr>
          <w:delText>{</w:delText>
        </w:r>
      </w:del>
    </w:p>
    <w:p w14:paraId="6D280D86" w14:textId="32850CDA" w:rsidR="00FA2706" w:rsidRPr="00DC77E1" w:rsidDel="008D477B" w:rsidRDefault="00FA2706" w:rsidP="008D477B">
      <w:pPr>
        <w:pStyle w:val="Code"/>
        <w:rPr>
          <w:del w:id="998" w:author="Brian Wortman" w:date="2014-06-16T19:59:00Z"/>
          <w:rStyle w:val="CodeInline"/>
        </w:rPr>
        <w:pPrChange w:id="999" w:author="Brian Wortman" w:date="2014-06-16T19:59:00Z">
          <w:pPr>
            <w:pStyle w:val="Code"/>
          </w:pPr>
        </w:pPrChange>
      </w:pPr>
      <w:del w:id="1000" w:author="Brian Wortman" w:date="2014-06-16T19:59:00Z">
        <w:r w:rsidRPr="00DC77E1" w:rsidDel="008D477B">
          <w:rPr>
            <w:rStyle w:val="CodeInline"/>
          </w:rPr>
          <w:delText xml:space="preserve">    public class WebApiApplication : HttpApplication</w:delText>
        </w:r>
      </w:del>
    </w:p>
    <w:p w14:paraId="349BD05B" w14:textId="354ACE61" w:rsidR="00FA2706" w:rsidRPr="00DC77E1" w:rsidDel="008D477B" w:rsidRDefault="00FA2706" w:rsidP="008D477B">
      <w:pPr>
        <w:pStyle w:val="Code"/>
        <w:rPr>
          <w:del w:id="1001" w:author="Brian Wortman" w:date="2014-06-16T19:59:00Z"/>
          <w:rStyle w:val="CodeInline"/>
        </w:rPr>
        <w:pPrChange w:id="1002" w:author="Brian Wortman" w:date="2014-06-16T19:59:00Z">
          <w:pPr>
            <w:pStyle w:val="Code"/>
          </w:pPr>
        </w:pPrChange>
      </w:pPr>
      <w:del w:id="1003" w:author="Brian Wortman" w:date="2014-06-16T19:59:00Z">
        <w:r w:rsidRPr="00DC77E1" w:rsidDel="008D477B">
          <w:rPr>
            <w:rStyle w:val="CodeInline"/>
          </w:rPr>
          <w:delText xml:space="preserve">    {</w:delText>
        </w:r>
      </w:del>
    </w:p>
    <w:p w14:paraId="58950481" w14:textId="45FCE32A" w:rsidR="00FA2706" w:rsidRPr="00DC77E1" w:rsidDel="008D477B" w:rsidRDefault="00FA2706" w:rsidP="008D477B">
      <w:pPr>
        <w:pStyle w:val="Code"/>
        <w:rPr>
          <w:del w:id="1004" w:author="Brian Wortman" w:date="2014-06-16T19:59:00Z"/>
          <w:rStyle w:val="CodeInline"/>
        </w:rPr>
        <w:pPrChange w:id="1005" w:author="Brian Wortman" w:date="2014-06-16T19:59:00Z">
          <w:pPr>
            <w:pStyle w:val="Code"/>
          </w:pPr>
        </w:pPrChange>
      </w:pPr>
      <w:del w:id="1006" w:author="Brian Wortman" w:date="2014-06-16T19:59:00Z">
        <w:r w:rsidRPr="00DC77E1" w:rsidDel="008D477B">
          <w:rPr>
            <w:rStyle w:val="CodeInline"/>
          </w:rPr>
          <w:delText xml:space="preserve">        protected void Application_Start()</w:delText>
        </w:r>
      </w:del>
    </w:p>
    <w:p w14:paraId="67DAB3B5" w14:textId="11A3A64A" w:rsidR="00FA2706" w:rsidRPr="00DC77E1" w:rsidDel="008D477B" w:rsidRDefault="00FA2706" w:rsidP="008D477B">
      <w:pPr>
        <w:pStyle w:val="Code"/>
        <w:rPr>
          <w:del w:id="1007" w:author="Brian Wortman" w:date="2014-06-16T19:59:00Z"/>
          <w:rStyle w:val="CodeInline"/>
        </w:rPr>
        <w:pPrChange w:id="1008" w:author="Brian Wortman" w:date="2014-06-16T19:59:00Z">
          <w:pPr>
            <w:pStyle w:val="Code"/>
          </w:pPr>
        </w:pPrChange>
      </w:pPr>
      <w:del w:id="1009" w:author="Brian Wortman" w:date="2014-06-16T19:59:00Z">
        <w:r w:rsidRPr="00DC77E1" w:rsidDel="008D477B">
          <w:rPr>
            <w:rStyle w:val="CodeInline"/>
          </w:rPr>
          <w:delText xml:space="preserve">        {</w:delText>
        </w:r>
      </w:del>
    </w:p>
    <w:p w14:paraId="4C2D27B4" w14:textId="4E2F2B2A" w:rsidR="00FA2706" w:rsidRPr="00DC77E1" w:rsidDel="008D477B" w:rsidRDefault="00FA2706" w:rsidP="008D477B">
      <w:pPr>
        <w:pStyle w:val="Code"/>
        <w:rPr>
          <w:del w:id="1010" w:author="Brian Wortman" w:date="2014-06-16T19:59:00Z"/>
          <w:rStyle w:val="CodeInline"/>
        </w:rPr>
        <w:pPrChange w:id="1011" w:author="Brian Wortman" w:date="2014-06-16T19:59:00Z">
          <w:pPr>
            <w:pStyle w:val="Code"/>
          </w:pPr>
        </w:pPrChange>
      </w:pPr>
      <w:del w:id="1012" w:author="Brian Wortman" w:date="2014-06-16T19:59:00Z">
        <w:r w:rsidRPr="00DC77E1" w:rsidDel="008D477B">
          <w:rPr>
            <w:rStyle w:val="CodeInline"/>
          </w:rPr>
          <w:delText xml:space="preserve">            GlobalConfiguration.Configure(WebApiConfig.Register);</w:delText>
        </w:r>
      </w:del>
    </w:p>
    <w:p w14:paraId="7B591561" w14:textId="0297D2A3" w:rsidR="00FA2706" w:rsidRPr="00DC77E1" w:rsidDel="008D477B" w:rsidRDefault="00FA2706" w:rsidP="008D477B">
      <w:pPr>
        <w:pStyle w:val="Code"/>
        <w:rPr>
          <w:del w:id="1013" w:author="Brian Wortman" w:date="2014-06-16T19:59:00Z"/>
          <w:rStyle w:val="CodeInline"/>
        </w:rPr>
        <w:pPrChange w:id="1014" w:author="Brian Wortman" w:date="2014-06-16T19:59:00Z">
          <w:pPr>
            <w:pStyle w:val="Code"/>
          </w:pPr>
        </w:pPrChange>
      </w:pPr>
    </w:p>
    <w:p w14:paraId="23962725" w14:textId="15786BAB" w:rsidR="00FA2706" w:rsidRPr="00DC77E1" w:rsidDel="008D477B" w:rsidRDefault="00FA2706" w:rsidP="008D477B">
      <w:pPr>
        <w:pStyle w:val="Code"/>
        <w:rPr>
          <w:del w:id="1015" w:author="Brian Wortman" w:date="2014-06-16T19:59:00Z"/>
          <w:rStyle w:val="CodeInline"/>
        </w:rPr>
        <w:pPrChange w:id="1016" w:author="Brian Wortman" w:date="2014-06-16T19:59:00Z">
          <w:pPr>
            <w:pStyle w:val="Code"/>
          </w:pPr>
        </w:pPrChange>
      </w:pPr>
      <w:del w:id="1017" w:author="Brian Wortman" w:date="2014-06-16T19:59:00Z">
        <w:r w:rsidRPr="00DC77E1" w:rsidDel="008D477B">
          <w:rPr>
            <w:rStyle w:val="CodeInline"/>
          </w:rPr>
          <w:delText xml:space="preserve">            new AutoMapperConfigurator().Configure(WebContainerManager.GetAll&lt;IAutoMapperTypeConfigurator&gt;());</w:delText>
        </w:r>
      </w:del>
    </w:p>
    <w:p w14:paraId="5268887D" w14:textId="47C7384B" w:rsidR="00FA2706" w:rsidRPr="00DC77E1" w:rsidDel="008D477B" w:rsidRDefault="00FA2706" w:rsidP="008D477B">
      <w:pPr>
        <w:pStyle w:val="Code"/>
        <w:rPr>
          <w:del w:id="1018" w:author="Brian Wortman" w:date="2014-06-16T19:59:00Z"/>
          <w:rStyle w:val="CodeInline"/>
        </w:rPr>
        <w:pPrChange w:id="1019" w:author="Brian Wortman" w:date="2014-06-16T19:59:00Z">
          <w:pPr>
            <w:pStyle w:val="Code"/>
          </w:pPr>
        </w:pPrChange>
      </w:pPr>
      <w:del w:id="1020" w:author="Brian Wortman" w:date="2014-06-16T19:59:00Z">
        <w:r w:rsidRPr="00DC77E1" w:rsidDel="008D477B">
          <w:rPr>
            <w:rStyle w:val="CodeInline"/>
          </w:rPr>
          <w:delText xml:space="preserve">        }</w:delText>
        </w:r>
      </w:del>
    </w:p>
    <w:p w14:paraId="0F48F948" w14:textId="40C7766E" w:rsidR="00FA2706" w:rsidRPr="00DC77E1" w:rsidDel="008D477B" w:rsidRDefault="00FA2706" w:rsidP="008D477B">
      <w:pPr>
        <w:pStyle w:val="Code"/>
        <w:rPr>
          <w:del w:id="1021" w:author="Brian Wortman" w:date="2014-06-16T19:59:00Z"/>
          <w:rStyle w:val="CodeInline"/>
        </w:rPr>
        <w:pPrChange w:id="1022" w:author="Brian Wortman" w:date="2014-06-16T19:59:00Z">
          <w:pPr>
            <w:pStyle w:val="Code"/>
          </w:pPr>
        </w:pPrChange>
      </w:pPr>
      <w:del w:id="1023" w:author="Brian Wortman" w:date="2014-06-16T19:59:00Z">
        <w:r w:rsidRPr="00DC77E1" w:rsidDel="008D477B">
          <w:rPr>
            <w:rStyle w:val="CodeInline"/>
          </w:rPr>
          <w:delText xml:space="preserve">    }</w:delText>
        </w:r>
      </w:del>
    </w:p>
    <w:p w14:paraId="7D8FF8C6" w14:textId="3F1723FE" w:rsidR="00FA2706" w:rsidRDefault="00FA2706" w:rsidP="008D477B">
      <w:pPr>
        <w:pStyle w:val="Code"/>
        <w:rPr>
          <w:rStyle w:val="CodeInline"/>
        </w:rPr>
        <w:pPrChange w:id="1024" w:author="Brian Wortman" w:date="2014-06-16T19:59:00Z">
          <w:pPr>
            <w:pStyle w:val="Code"/>
          </w:pPr>
        </w:pPrChange>
      </w:pPr>
      <w:del w:id="1025" w:author="Brian Wortman" w:date="2014-06-16T19:59:00Z">
        <w:r w:rsidRPr="00DC77E1" w:rsidDel="008D477B">
          <w:rPr>
            <w:rStyle w:val="CodeInline"/>
          </w:rPr>
          <w:delText>}</w:delText>
        </w:r>
      </w:del>
    </w:p>
    <w:p w14:paraId="1747B7EC" w14:textId="77777777" w:rsidR="00FA2706" w:rsidRDefault="00FA2706" w:rsidP="00CD520A">
      <w:pPr>
        <w:pStyle w:val="BodyTextCont"/>
        <w:pPrChange w:id="1026" w:author="Brian Wortman" w:date="2014-06-16T20:28:00Z">
          <w:pPr>
            <w:pStyle w:val="BodyText"/>
          </w:pPr>
        </w:pPrChange>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3567931B" w14:textId="77777777" w:rsidR="00FA2706" w:rsidRPr="00F06082" w:rsidRDefault="00FA2706" w:rsidP="00566F04">
      <w:pPr>
        <w:pStyle w:val="Code"/>
      </w:pPr>
      <w:r w:rsidRPr="00F06082">
        <w:t>private void ConfigureAutoMapper(IKernel container)</w:t>
      </w:r>
    </w:p>
    <w:p w14:paraId="61833964" w14:textId="77777777" w:rsidR="00FA2706" w:rsidRPr="00F06082" w:rsidRDefault="00FA2706" w:rsidP="00566F04">
      <w:pPr>
        <w:pStyle w:val="Code"/>
      </w:pPr>
      <w:r w:rsidRPr="00F06082">
        <w:lastRenderedPageBreak/>
        <w:t>{</w:t>
      </w:r>
    </w:p>
    <w:p w14:paraId="023D8F38" w14:textId="77777777" w:rsidR="00FA2706" w:rsidRPr="00F06082" w:rsidRDefault="00FA2706" w:rsidP="00566F04">
      <w:pPr>
        <w:pStyle w:val="Code"/>
      </w:pPr>
      <w:r w:rsidRPr="00F06082">
        <w:t xml:space="preserve">    container.Bind&lt;IAutoMapper&gt;().To&lt;AutoMapperAdapter&gt;().InSingletonScope();</w:t>
      </w:r>
    </w:p>
    <w:p w14:paraId="0EABFB50" w14:textId="77777777" w:rsidR="00FA2706" w:rsidRPr="00F06082" w:rsidRDefault="00FA2706" w:rsidP="00566F04">
      <w:pPr>
        <w:pStyle w:val="Code"/>
      </w:pPr>
    </w:p>
    <w:p w14:paraId="76D4E6BB" w14:textId="77777777" w:rsidR="00FA2706" w:rsidRPr="00F06082" w:rsidRDefault="00FA2706" w:rsidP="00566F04">
      <w:pPr>
        <w:pStyle w:val="Code"/>
      </w:pPr>
      <w:r w:rsidRPr="00F06082">
        <w:t xml:space="preserve">    container.Bind&lt;IAutoMapperTypeConfigurator&gt;()</w:t>
      </w:r>
    </w:p>
    <w:p w14:paraId="60A48D64" w14:textId="77777777" w:rsidR="00FA2706" w:rsidRPr="00F06082" w:rsidRDefault="00FA2706" w:rsidP="00566F04">
      <w:pPr>
        <w:pStyle w:val="Code"/>
      </w:pPr>
      <w:r w:rsidRPr="00F06082">
        <w:t xml:space="preserve">        .To&lt;StatusEntityToStatusAutoMapperTypeConfigurator&gt;()</w:t>
      </w:r>
    </w:p>
    <w:p w14:paraId="23D1201A" w14:textId="77777777" w:rsidR="00FA2706" w:rsidRPr="00F06082" w:rsidRDefault="00FA2706" w:rsidP="00566F04">
      <w:pPr>
        <w:pStyle w:val="Code"/>
      </w:pPr>
      <w:r w:rsidRPr="00F06082">
        <w:t xml:space="preserve">        .InSingletonScope();</w:t>
      </w:r>
    </w:p>
    <w:p w14:paraId="28C95911" w14:textId="77777777" w:rsidR="00FA2706" w:rsidRPr="00F06082" w:rsidRDefault="00FA2706" w:rsidP="00566F04">
      <w:pPr>
        <w:pStyle w:val="Code"/>
      </w:pPr>
      <w:r w:rsidRPr="00F06082">
        <w:t xml:space="preserve">    container.Bind&lt;IAutoMapperTypeConfigurator&gt;()</w:t>
      </w:r>
    </w:p>
    <w:p w14:paraId="4F6AAFED" w14:textId="77777777" w:rsidR="00FA2706" w:rsidRPr="00F06082" w:rsidRDefault="00FA2706" w:rsidP="00566F04">
      <w:pPr>
        <w:pStyle w:val="Code"/>
      </w:pPr>
      <w:r w:rsidRPr="00F06082">
        <w:t xml:space="preserve">        .To&lt;StatusToStatusEntityAutoMapperTypeConfigurator&gt;()</w:t>
      </w:r>
    </w:p>
    <w:p w14:paraId="4AEBED44" w14:textId="77777777" w:rsidR="00FA2706" w:rsidRPr="00F06082" w:rsidRDefault="00FA2706" w:rsidP="00566F04">
      <w:pPr>
        <w:pStyle w:val="Code"/>
      </w:pPr>
      <w:r w:rsidRPr="00F06082">
        <w:t xml:space="preserve">        .InSingletonScope();</w:t>
      </w:r>
    </w:p>
    <w:p w14:paraId="57FA1F32" w14:textId="77777777" w:rsidR="00FA2706" w:rsidRPr="00F06082" w:rsidRDefault="00FA2706" w:rsidP="00566F04">
      <w:pPr>
        <w:pStyle w:val="Code"/>
      </w:pPr>
      <w:r w:rsidRPr="00F06082">
        <w:t xml:space="preserve">    container.Bind&lt;IAutoMapperTypeConfigurator&gt;()</w:t>
      </w:r>
    </w:p>
    <w:p w14:paraId="318BA4AC" w14:textId="77777777" w:rsidR="00FA2706" w:rsidRPr="00B75371" w:rsidRDefault="00FA2706" w:rsidP="00566F04">
      <w:pPr>
        <w:pStyle w:val="Code"/>
      </w:pPr>
      <w:r w:rsidRPr="00F06082">
        <w:t xml:space="preserve">        </w:t>
      </w:r>
      <w:r w:rsidRPr="00B75371">
        <w:t>.To&lt;UserEntityToUserAutoMapperTypeConfigurator&gt;()</w:t>
      </w:r>
    </w:p>
    <w:p w14:paraId="5539165A" w14:textId="77777777" w:rsidR="00FA2706" w:rsidRPr="00B75371" w:rsidRDefault="00FA2706" w:rsidP="00566F04">
      <w:pPr>
        <w:pStyle w:val="Code"/>
      </w:pPr>
      <w:r w:rsidRPr="00B75371">
        <w:t xml:space="preserve">        .InSingletonScope();</w:t>
      </w:r>
    </w:p>
    <w:p w14:paraId="0A1B598F" w14:textId="77777777" w:rsidR="00FA2706" w:rsidRPr="00B75371" w:rsidRDefault="00FA2706" w:rsidP="00566F04">
      <w:pPr>
        <w:pStyle w:val="Code"/>
      </w:pPr>
      <w:r w:rsidRPr="00B75371">
        <w:t xml:space="preserve">    container.Bind&lt;IAutoMapperTypeConfigurator&gt;()</w:t>
      </w:r>
    </w:p>
    <w:p w14:paraId="564774C7" w14:textId="77777777" w:rsidR="00FA2706" w:rsidRPr="00B75371" w:rsidRDefault="00FA2706" w:rsidP="00566F04">
      <w:pPr>
        <w:pStyle w:val="Code"/>
      </w:pPr>
      <w:r w:rsidRPr="00B75371">
        <w:t xml:space="preserve">        .To&lt;UserToUserEntityAutoMapperTypeConfigurator&gt;()</w:t>
      </w:r>
    </w:p>
    <w:p w14:paraId="0E57C81E" w14:textId="77777777" w:rsidR="00FA2706" w:rsidRPr="00B75371" w:rsidRDefault="00FA2706" w:rsidP="00566F04">
      <w:pPr>
        <w:pStyle w:val="Code"/>
      </w:pPr>
      <w:r w:rsidRPr="00B75371">
        <w:t xml:space="preserve">        .InSingletonScope();</w:t>
      </w:r>
    </w:p>
    <w:p w14:paraId="58A4E7DC" w14:textId="77777777" w:rsidR="00FA2706" w:rsidRPr="00B75371" w:rsidRDefault="00FA2706" w:rsidP="00566F04">
      <w:pPr>
        <w:pStyle w:val="Code"/>
      </w:pPr>
      <w:r w:rsidRPr="00B75371">
        <w:t xml:space="preserve">    container.Bind&lt;IAutoMapperTypeConfigurator&gt;()</w:t>
      </w:r>
    </w:p>
    <w:p w14:paraId="495FCF45" w14:textId="77777777" w:rsidR="00FA2706" w:rsidRPr="00B75371" w:rsidRDefault="00FA2706" w:rsidP="00566F04">
      <w:pPr>
        <w:pStyle w:val="Code"/>
      </w:pPr>
      <w:r w:rsidRPr="00B75371">
        <w:t xml:space="preserve">        .To&lt;NewTaskToTaskEntityAutoMapperTypeConfigurator&gt;()</w:t>
      </w:r>
    </w:p>
    <w:p w14:paraId="7B9F5691" w14:textId="77777777" w:rsidR="00FA2706" w:rsidRPr="00B75371" w:rsidRDefault="00FA2706" w:rsidP="00566F04">
      <w:pPr>
        <w:pStyle w:val="Code"/>
      </w:pPr>
      <w:r w:rsidRPr="00B75371">
        <w:t xml:space="preserve">        .InSingletonScope();</w:t>
      </w:r>
    </w:p>
    <w:p w14:paraId="2AC8E3FA" w14:textId="77777777" w:rsidR="00FA2706" w:rsidRPr="00B75371" w:rsidRDefault="00FA2706" w:rsidP="00566F04">
      <w:pPr>
        <w:pStyle w:val="Code"/>
      </w:pPr>
      <w:r w:rsidRPr="00B75371">
        <w:t xml:space="preserve">    container.Bind&lt;IAutoMapperTypeConfigurator&gt;()</w:t>
      </w:r>
    </w:p>
    <w:p w14:paraId="77DEA57D" w14:textId="77777777" w:rsidR="00FA2706" w:rsidRPr="00B75371" w:rsidRDefault="00FA2706" w:rsidP="00566F04">
      <w:pPr>
        <w:pStyle w:val="Code"/>
      </w:pPr>
      <w:r w:rsidRPr="00B75371">
        <w:t xml:space="preserve">        .To&lt;TaskEntityToTaskAutoMapperTypeConfigurator&gt;()</w:t>
      </w:r>
    </w:p>
    <w:p w14:paraId="337FAB0A" w14:textId="77777777" w:rsidR="00FA2706" w:rsidRPr="00B75371" w:rsidRDefault="00FA2706" w:rsidP="00566F04">
      <w:pPr>
        <w:pStyle w:val="Code"/>
      </w:pPr>
      <w:r w:rsidRPr="00B75371">
        <w:t xml:space="preserve">        .InSingletonScope();</w:t>
      </w:r>
    </w:p>
    <w:p w14:paraId="43D17793" w14:textId="77777777" w:rsidR="00FA2706" w:rsidRDefault="00FA2706" w:rsidP="00566F04">
      <w:pPr>
        <w:pStyle w:val="Code"/>
        <w:rPr>
          <w:ins w:id="1027" w:author="Brian Wortman" w:date="2014-06-16T20:01:00Z"/>
        </w:rPr>
      </w:pPr>
      <w:r w:rsidRPr="00B75371">
        <w:t>}</w:t>
      </w:r>
    </w:p>
    <w:p w14:paraId="76E9F87C" w14:textId="6AF77B25" w:rsidR="008D477B" w:rsidRPr="00DC77E1" w:rsidRDefault="008D477B" w:rsidP="008D477B">
      <w:pPr>
        <w:pStyle w:val="BodyTextCont"/>
        <w:pPrChange w:id="1028" w:author="Brian Wortman" w:date="2014-06-16T20:02:00Z">
          <w:pPr>
            <w:pStyle w:val="Code"/>
          </w:pPr>
        </w:pPrChange>
      </w:pPr>
      <w:ins w:id="1029" w:author="Brian Wortman" w:date="2014-06-16T20:01:00Z">
        <w:r>
          <w:t xml:space="preserve">Note: You’ll need to add a using directive to </w:t>
        </w:r>
      </w:ins>
      <w:ins w:id="1030" w:author="Brian Wortman" w:date="2014-06-16T20:02:00Z">
        <w:r w:rsidRPr="008D477B">
          <w:rPr>
            <w:rStyle w:val="CodeInline"/>
            <w:rPrChange w:id="1031" w:author="Brian Wortman" w:date="2014-06-16T20:02:00Z">
              <w:rPr/>
            </w:rPrChange>
          </w:rPr>
          <w:t>WebApi2Book.Web.Api.AutoMappingConfiguration</w:t>
        </w:r>
      </w:ins>
      <w:ins w:id="1032" w:author="Brian Wortman" w:date="2014-06-16T20:01:00Z">
        <w:r>
          <w:t xml:space="preserve"> to satisfy the compiler.</w:t>
        </w:r>
      </w:ins>
    </w:p>
    <w:p w14:paraId="55E50D2E" w14:textId="77777777" w:rsidR="00FA2706" w:rsidRDefault="00FA2706" w:rsidP="008D477B">
      <w:pPr>
        <w:pStyle w:val="BodyTextCont"/>
        <w:pPrChange w:id="1033" w:author="Brian Wortman" w:date="2014-06-16T20:02:00Z">
          <w:pPr>
            <w:pStyle w:val="BodyText"/>
          </w:pPr>
        </w:pPrChange>
      </w:pPr>
      <w:r>
        <w:t xml:space="preserve">Okay, we're in the homestretch! Now we'll add the dependency that the controller will use to add the new task. Implement the following processor (which will in turn use the </w:t>
      </w:r>
      <w:proofErr w:type="spellStart"/>
      <w:r w:rsidRPr="001D46FC">
        <w:rPr>
          <w:rStyle w:val="CodeInline"/>
        </w:rPr>
        <w:t>IAddTaskQueryProcessor</w:t>
      </w:r>
      <w:proofErr w:type="spellEnd"/>
      <w:r>
        <w:t xml:space="preserve"> we created above):</w:t>
      </w:r>
    </w:p>
    <w:p w14:paraId="4F378230" w14:textId="77777777" w:rsidR="00FA2706" w:rsidRDefault="00FA2706" w:rsidP="00566F04">
      <w:pPr>
        <w:pStyle w:val="CodeCaption"/>
      </w:pPr>
      <w:r w:rsidRPr="00C8673F">
        <w:t>IAddTaskMaintenanceProcessor</w:t>
      </w:r>
      <w:r>
        <w:t xml:space="preserve"> Interface</w:t>
      </w:r>
    </w:p>
    <w:p w14:paraId="1F8A5B88" w14:textId="77777777" w:rsidR="00FA2706" w:rsidRPr="00C8673F" w:rsidRDefault="00FA2706" w:rsidP="00566F04">
      <w:pPr>
        <w:pStyle w:val="Code"/>
      </w:pPr>
      <w:r w:rsidRPr="00C8673F">
        <w:t>using WebApi2Book.Web.Api.Models;</w:t>
      </w:r>
    </w:p>
    <w:p w14:paraId="19E6400F" w14:textId="77777777" w:rsidR="00FA2706" w:rsidRPr="00C8673F" w:rsidRDefault="00FA2706" w:rsidP="00566F04">
      <w:pPr>
        <w:pStyle w:val="Code"/>
      </w:pPr>
    </w:p>
    <w:p w14:paraId="31343626" w14:textId="77777777" w:rsidR="00FA2706" w:rsidRPr="00C8673F" w:rsidRDefault="00FA2706" w:rsidP="00566F04">
      <w:pPr>
        <w:pStyle w:val="Code"/>
      </w:pPr>
      <w:r w:rsidRPr="00C8673F">
        <w:t>namespace WebApi2Book.Web.Api.MaintenanceProcessing</w:t>
      </w:r>
    </w:p>
    <w:p w14:paraId="3B0E1A36" w14:textId="77777777" w:rsidR="00FA2706" w:rsidRPr="00C8673F" w:rsidRDefault="00FA2706" w:rsidP="00566F04">
      <w:pPr>
        <w:pStyle w:val="Code"/>
      </w:pPr>
      <w:r w:rsidRPr="00C8673F">
        <w:t>{</w:t>
      </w:r>
    </w:p>
    <w:p w14:paraId="27104B42" w14:textId="77777777" w:rsidR="00FA2706" w:rsidRPr="00C8673F" w:rsidRDefault="00FA2706" w:rsidP="00566F04">
      <w:pPr>
        <w:pStyle w:val="Code"/>
      </w:pPr>
      <w:r w:rsidRPr="00C8673F">
        <w:t xml:space="preserve">    public interface IAddTaskMaintenanceProcessor</w:t>
      </w:r>
    </w:p>
    <w:p w14:paraId="3723DAF3" w14:textId="77777777" w:rsidR="00FA2706" w:rsidRPr="00C8673F" w:rsidRDefault="00FA2706" w:rsidP="00566F04">
      <w:pPr>
        <w:pStyle w:val="Code"/>
      </w:pPr>
      <w:r w:rsidRPr="00C8673F">
        <w:t xml:space="preserve">    {</w:t>
      </w:r>
    </w:p>
    <w:p w14:paraId="75936A0D" w14:textId="77777777" w:rsidR="00FA2706" w:rsidRPr="00C8673F" w:rsidRDefault="00FA2706" w:rsidP="00566F04">
      <w:pPr>
        <w:pStyle w:val="Code"/>
      </w:pPr>
      <w:r w:rsidRPr="00C8673F">
        <w:t xml:space="preserve">        Task AddTask(NewTask newTask);</w:t>
      </w:r>
    </w:p>
    <w:p w14:paraId="33586365" w14:textId="77777777" w:rsidR="00FA2706" w:rsidRPr="00C8673F" w:rsidRDefault="00FA2706" w:rsidP="00566F04">
      <w:pPr>
        <w:pStyle w:val="Code"/>
      </w:pPr>
      <w:r w:rsidRPr="00C8673F">
        <w:t xml:space="preserve">    }</w:t>
      </w:r>
    </w:p>
    <w:p w14:paraId="60E9D81B" w14:textId="77777777" w:rsidR="00FA2706" w:rsidRDefault="00FA2706" w:rsidP="00566F04">
      <w:pPr>
        <w:pStyle w:val="Code"/>
      </w:pPr>
      <w:r w:rsidRPr="00C8673F">
        <w:t>}</w:t>
      </w:r>
    </w:p>
    <w:p w14:paraId="0614696A" w14:textId="77777777" w:rsidR="00FA2706" w:rsidRDefault="00FA2706" w:rsidP="00566F04">
      <w:pPr>
        <w:pStyle w:val="CodeCaption"/>
      </w:pPr>
      <w:r w:rsidRPr="00C8673F">
        <w:t>AddTaskMaintenanceProcessor</w:t>
      </w:r>
      <w:r>
        <w:t xml:space="preserve"> Class</w:t>
      </w:r>
    </w:p>
    <w:p w14:paraId="581CC6AC" w14:textId="77777777" w:rsidR="00FA2706" w:rsidRPr="00C8673F" w:rsidRDefault="00FA2706" w:rsidP="00566F04">
      <w:pPr>
        <w:pStyle w:val="Code"/>
      </w:pPr>
      <w:r w:rsidRPr="00C8673F">
        <w:t>using WebApi2Book.Common.TypeMapping;</w:t>
      </w:r>
    </w:p>
    <w:p w14:paraId="62FE930B" w14:textId="255B4374" w:rsidR="00FA2706" w:rsidRPr="00C8673F" w:rsidRDefault="00FA2706" w:rsidP="00566F04">
      <w:pPr>
        <w:pStyle w:val="Code"/>
      </w:pPr>
      <w:r w:rsidRPr="00C8673F">
        <w:t>using WebApi2Book.Data.</w:t>
      </w:r>
      <w:del w:id="1034" w:author="Brian Wortman" w:date="2014-06-16T20:02:00Z">
        <w:r w:rsidRPr="00C8673F" w:rsidDel="008D477B">
          <w:delText>SqlServer.</w:delText>
        </w:r>
      </w:del>
      <w:r w:rsidRPr="00C8673F">
        <w:t>QueryProcessors;</w:t>
      </w:r>
    </w:p>
    <w:p w14:paraId="5B5BEFAD" w14:textId="77777777" w:rsidR="00FA2706" w:rsidRPr="00C8673F" w:rsidRDefault="00FA2706" w:rsidP="00566F04">
      <w:pPr>
        <w:pStyle w:val="Code"/>
      </w:pPr>
      <w:r w:rsidRPr="00C8673F">
        <w:t>using WebApi2Book.Web.Api.Models;</w:t>
      </w:r>
    </w:p>
    <w:p w14:paraId="7106A227" w14:textId="77777777" w:rsidR="00FA2706" w:rsidRPr="00C8673F" w:rsidRDefault="00FA2706" w:rsidP="00566F04">
      <w:pPr>
        <w:pStyle w:val="Code"/>
      </w:pPr>
    </w:p>
    <w:p w14:paraId="268797FF" w14:textId="77777777" w:rsidR="00FA2706" w:rsidRPr="00C8673F" w:rsidRDefault="00FA2706" w:rsidP="00566F04">
      <w:pPr>
        <w:pStyle w:val="Code"/>
      </w:pPr>
      <w:r w:rsidRPr="00C8673F">
        <w:t>namespace WebApi2Book.Web.Api.MaintenanceProcessing</w:t>
      </w:r>
    </w:p>
    <w:p w14:paraId="3ADEE5C8" w14:textId="77777777" w:rsidR="00FA2706" w:rsidRPr="00C8673F" w:rsidRDefault="00FA2706" w:rsidP="00566F04">
      <w:pPr>
        <w:pStyle w:val="Code"/>
      </w:pPr>
      <w:r w:rsidRPr="00C8673F">
        <w:t>{</w:t>
      </w:r>
    </w:p>
    <w:p w14:paraId="142202D3" w14:textId="77777777" w:rsidR="00FA2706" w:rsidRPr="00C8673F" w:rsidRDefault="00FA2706" w:rsidP="00566F04">
      <w:pPr>
        <w:pStyle w:val="Code"/>
      </w:pPr>
      <w:r w:rsidRPr="00C8673F">
        <w:t xml:space="preserve">    public class AddTaskMaintenanceProcessor : IAddTaskMaintenanceProcessor</w:t>
      </w:r>
    </w:p>
    <w:p w14:paraId="77D311F8" w14:textId="77777777" w:rsidR="00FA2706" w:rsidRPr="00C8673F" w:rsidRDefault="00FA2706" w:rsidP="00566F04">
      <w:pPr>
        <w:pStyle w:val="Code"/>
      </w:pPr>
      <w:r w:rsidRPr="00C8673F">
        <w:lastRenderedPageBreak/>
        <w:t xml:space="preserve">    {</w:t>
      </w:r>
    </w:p>
    <w:p w14:paraId="77655592" w14:textId="77777777" w:rsidR="00FA2706" w:rsidRPr="00C8673F" w:rsidRDefault="00FA2706" w:rsidP="00566F04">
      <w:pPr>
        <w:pStyle w:val="Code"/>
      </w:pPr>
      <w:r w:rsidRPr="00C8673F">
        <w:t xml:space="preserve">        private readonly IAutoMapper _autoMapper;</w:t>
      </w:r>
    </w:p>
    <w:p w14:paraId="0590B342" w14:textId="77777777" w:rsidR="00FA2706" w:rsidRPr="00C8673F" w:rsidRDefault="00FA2706" w:rsidP="00566F04">
      <w:pPr>
        <w:pStyle w:val="Code"/>
      </w:pPr>
      <w:r w:rsidRPr="00C8673F">
        <w:t xml:space="preserve">        private readonly IAddTaskQueryProcessor _queryProcessor;</w:t>
      </w:r>
    </w:p>
    <w:p w14:paraId="1B39B023" w14:textId="77777777" w:rsidR="00FA2706" w:rsidRPr="00C8673F" w:rsidRDefault="00FA2706" w:rsidP="00566F04">
      <w:pPr>
        <w:pStyle w:val="Code"/>
      </w:pPr>
    </w:p>
    <w:p w14:paraId="0F26FB4B" w14:textId="77777777" w:rsidR="00FA2706" w:rsidRPr="00C8673F" w:rsidRDefault="00FA2706" w:rsidP="00566F04">
      <w:pPr>
        <w:pStyle w:val="Code"/>
      </w:pPr>
      <w:r w:rsidRPr="00C8673F">
        <w:t xml:space="preserve">        public AddTaskMaintenanceProcessor(IAddTaskQueryProcessor queryProcessor, IAutoMapper autoMapper)</w:t>
      </w:r>
    </w:p>
    <w:p w14:paraId="65833826" w14:textId="77777777" w:rsidR="00FA2706" w:rsidRPr="00C8673F" w:rsidRDefault="00FA2706" w:rsidP="00566F04">
      <w:pPr>
        <w:pStyle w:val="Code"/>
      </w:pPr>
      <w:r w:rsidRPr="00C8673F">
        <w:t xml:space="preserve">        {</w:t>
      </w:r>
    </w:p>
    <w:p w14:paraId="760DE3B7" w14:textId="77777777" w:rsidR="00FA2706" w:rsidRPr="00C8673F" w:rsidRDefault="00FA2706" w:rsidP="00566F04">
      <w:pPr>
        <w:pStyle w:val="Code"/>
      </w:pPr>
      <w:r w:rsidRPr="00C8673F">
        <w:t xml:space="preserve">            _queryProcessor = queryProcessor;</w:t>
      </w:r>
    </w:p>
    <w:p w14:paraId="0DE5E27D" w14:textId="77777777" w:rsidR="00FA2706" w:rsidRPr="00C8673F" w:rsidRDefault="00FA2706" w:rsidP="00566F04">
      <w:pPr>
        <w:pStyle w:val="Code"/>
      </w:pPr>
      <w:r w:rsidRPr="00C8673F">
        <w:t xml:space="preserve">            _autoMapper = autoMapper;</w:t>
      </w:r>
    </w:p>
    <w:p w14:paraId="472E8464" w14:textId="77777777" w:rsidR="00FA2706" w:rsidRPr="00C8673F" w:rsidRDefault="00FA2706" w:rsidP="00566F04">
      <w:pPr>
        <w:pStyle w:val="Code"/>
      </w:pPr>
      <w:r w:rsidRPr="00C8673F">
        <w:t xml:space="preserve">        }</w:t>
      </w:r>
    </w:p>
    <w:p w14:paraId="5E99C5E5" w14:textId="77777777" w:rsidR="00FA2706" w:rsidRPr="00C8673F" w:rsidRDefault="00FA2706" w:rsidP="00566F04">
      <w:pPr>
        <w:pStyle w:val="Code"/>
      </w:pPr>
    </w:p>
    <w:p w14:paraId="4C49CCAA" w14:textId="77777777" w:rsidR="00FA2706" w:rsidRPr="00C8673F" w:rsidRDefault="00FA2706" w:rsidP="00566F04">
      <w:pPr>
        <w:pStyle w:val="Code"/>
      </w:pPr>
      <w:r w:rsidRPr="00C8673F">
        <w:t xml:space="preserve">        public Task AddTask(NewTask newTask)</w:t>
      </w:r>
    </w:p>
    <w:p w14:paraId="463D73DE" w14:textId="77777777" w:rsidR="00FA2706" w:rsidRPr="00C8673F" w:rsidRDefault="00FA2706" w:rsidP="00566F04">
      <w:pPr>
        <w:pStyle w:val="Code"/>
      </w:pPr>
      <w:r w:rsidRPr="00C8673F">
        <w:t xml:space="preserve">        {</w:t>
      </w:r>
    </w:p>
    <w:p w14:paraId="3E92EAE2" w14:textId="77777777" w:rsidR="00FA2706" w:rsidRPr="00C8673F" w:rsidRDefault="00FA2706" w:rsidP="00566F04">
      <w:pPr>
        <w:pStyle w:val="Code"/>
      </w:pPr>
      <w:r w:rsidRPr="00C8673F">
        <w:t xml:space="preserve">            var taskEntity = _autoMapper.Map&lt;Data.Entities.Task&gt;(newTask);</w:t>
      </w:r>
    </w:p>
    <w:p w14:paraId="2549B4C6" w14:textId="77777777" w:rsidR="00FA2706" w:rsidRPr="00C8673F" w:rsidRDefault="00FA2706" w:rsidP="00566F04">
      <w:pPr>
        <w:pStyle w:val="Code"/>
      </w:pPr>
    </w:p>
    <w:p w14:paraId="17A8CD26" w14:textId="77777777" w:rsidR="00FA2706" w:rsidRPr="00C8673F" w:rsidRDefault="00FA2706" w:rsidP="00566F04">
      <w:pPr>
        <w:pStyle w:val="Code"/>
      </w:pPr>
      <w:r w:rsidRPr="00C8673F">
        <w:t xml:space="preserve">            _queryProcessor.AddTask(taskEntity);</w:t>
      </w:r>
    </w:p>
    <w:p w14:paraId="41D2EDA4" w14:textId="77777777" w:rsidR="00FA2706" w:rsidRPr="00C8673F" w:rsidRDefault="00FA2706" w:rsidP="00566F04">
      <w:pPr>
        <w:pStyle w:val="Code"/>
      </w:pPr>
    </w:p>
    <w:p w14:paraId="53F38751" w14:textId="77777777" w:rsidR="00FA2706" w:rsidRPr="00C8673F" w:rsidRDefault="00FA2706" w:rsidP="00566F04">
      <w:pPr>
        <w:pStyle w:val="Code"/>
      </w:pPr>
      <w:r w:rsidRPr="00C8673F">
        <w:t xml:space="preserve">            var task = _autoMapper.Map&lt;Task&gt;(taskEntity);</w:t>
      </w:r>
    </w:p>
    <w:p w14:paraId="409B06FE" w14:textId="77777777" w:rsidR="00FA2706" w:rsidRPr="00C8673F" w:rsidRDefault="00FA2706" w:rsidP="00566F04">
      <w:pPr>
        <w:pStyle w:val="Code"/>
      </w:pPr>
    </w:p>
    <w:p w14:paraId="16680C94" w14:textId="77777777" w:rsidR="00FA2706" w:rsidRPr="00C8673F" w:rsidRDefault="00FA2706" w:rsidP="00566F04">
      <w:pPr>
        <w:pStyle w:val="Code"/>
      </w:pPr>
      <w:r w:rsidRPr="00C8673F">
        <w:t xml:space="preserve">            return task;</w:t>
      </w:r>
    </w:p>
    <w:p w14:paraId="30B73620" w14:textId="77777777" w:rsidR="00FA2706" w:rsidRPr="00C8673F" w:rsidRDefault="00FA2706" w:rsidP="00566F04">
      <w:pPr>
        <w:pStyle w:val="Code"/>
      </w:pPr>
      <w:r w:rsidRPr="00C8673F">
        <w:t xml:space="preserve">        }</w:t>
      </w:r>
    </w:p>
    <w:p w14:paraId="7FA4317A" w14:textId="77777777" w:rsidR="00FA2706" w:rsidRPr="00C8673F" w:rsidRDefault="00FA2706" w:rsidP="00566F04">
      <w:pPr>
        <w:pStyle w:val="Code"/>
      </w:pPr>
      <w:r w:rsidRPr="00C8673F">
        <w:t xml:space="preserve">    }</w:t>
      </w:r>
    </w:p>
    <w:p w14:paraId="590B1CF0" w14:textId="77777777" w:rsidR="00FA2706" w:rsidRDefault="00FA2706" w:rsidP="00566F04">
      <w:pPr>
        <w:pStyle w:val="Code"/>
      </w:pPr>
      <w:r w:rsidRPr="00C8673F">
        <w:t>}</w:t>
      </w:r>
    </w:p>
    <w:p w14:paraId="1A621AB3" w14:textId="77777777" w:rsidR="00FA2706" w:rsidRDefault="00FA2706" w:rsidP="00CD520A">
      <w:pPr>
        <w:pStyle w:val="BodyTextCont"/>
        <w:pPrChange w:id="1035" w:author="Brian Wortman" w:date="2014-06-16T20:28:00Z">
          <w:pPr>
            <w:pStyle w:val="BodyText"/>
          </w:pPr>
        </w:pPrChange>
      </w:pPr>
      <w:r>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new entity back to a full </w:t>
      </w:r>
      <w:r w:rsidRPr="00DC77E1">
        <w:rPr>
          <w:rStyle w:val="CodeInline"/>
        </w:rPr>
        <w:t>Task</w:t>
      </w:r>
      <w:r>
        <w:t xml:space="preserve"> service model object and returns it to the caller.</w:t>
      </w:r>
    </w:p>
    <w:p w14:paraId="40A71401" w14:textId="77777777" w:rsidR="00FA2706" w:rsidRDefault="00FA2706" w:rsidP="00CD520A">
      <w:pPr>
        <w:pStyle w:val="BodyTextCont"/>
        <w:pPrChange w:id="1036" w:author="Brian Wortman" w:date="2014-06-16T20:28:00Z">
          <w:pPr>
            <w:pStyle w:val="BodyText"/>
          </w:pPr>
        </w:pPrChange>
      </w:pPr>
      <w:r>
        <w:t xml:space="preserve">And now, as you may have guessed, we need to wire it 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64B72F12" w14:textId="77777777" w:rsidR="00FA2706" w:rsidRDefault="00FA2706" w:rsidP="00566F04">
      <w:pPr>
        <w:pStyle w:val="Code"/>
        <w:rPr>
          <w:ins w:id="1037" w:author="Brian Wortman" w:date="2014-06-16T20:03:00Z"/>
        </w:rPr>
      </w:pPr>
      <w:r w:rsidRPr="00C8673F">
        <w:t>container.Bind&lt;IAddTaskMaintenanceProcessor&gt;().To&lt;AddTaskMaintenanceProcessor&gt;().InRequestScope();</w:t>
      </w:r>
    </w:p>
    <w:p w14:paraId="6A73C481" w14:textId="2DC8C74F" w:rsidR="007E3F98" w:rsidRDefault="007E3F98" w:rsidP="007E3F98">
      <w:pPr>
        <w:pStyle w:val="BodyTextCont"/>
        <w:pPrChange w:id="1038" w:author="Brian Wortman" w:date="2014-06-16T20:04:00Z">
          <w:pPr>
            <w:pStyle w:val="Code"/>
          </w:pPr>
        </w:pPrChange>
      </w:pPr>
      <w:ins w:id="1039" w:author="Brian Wortman" w:date="2014-06-16T20:03:00Z">
        <w:r>
          <w:t xml:space="preserve">Note: You’ll need to add a using directive to </w:t>
        </w:r>
        <w:r w:rsidRPr="007E3F98">
          <w:rPr>
            <w:rStyle w:val="CodeInline"/>
            <w:rPrChange w:id="1040" w:author="Brian Wortman" w:date="2014-06-16T20:03:00Z">
              <w:rPr/>
            </w:rPrChange>
          </w:rPr>
          <w:t>WebApi2Book.Web.Api.MaintenanceProcessing</w:t>
        </w:r>
        <w:r>
          <w:t xml:space="preserve"> to satisfy the compiler.</w:t>
        </w:r>
      </w:ins>
    </w:p>
    <w:p w14:paraId="6295B508" w14:textId="77777777" w:rsidR="00FA2706" w:rsidRDefault="00FA2706" w:rsidP="007E3F98">
      <w:pPr>
        <w:pStyle w:val="BodyTextCont"/>
        <w:pPrChange w:id="1041" w:author="Brian Wortman" w:date="2014-06-16T20:04:00Z">
          <w:pPr>
            <w:pStyle w:val="BodyText"/>
          </w:pPr>
        </w:pPrChange>
      </w:pPr>
      <w:r>
        <w:t xml:space="preserve">At this point we're ready to hook all of this up to the controller so that we can start actually persisting tasks. </w:t>
      </w:r>
      <w:proofErr w:type="spellStart"/>
      <w:r>
        <w:t>Reimplement</w:t>
      </w:r>
      <w:proofErr w:type="spellEnd"/>
      <w:r>
        <w:t xml:space="preserve"> the </w:t>
      </w:r>
      <w:proofErr w:type="spellStart"/>
      <w:r w:rsidRPr="00DC77E1">
        <w:rPr>
          <w:rStyle w:val="CodeInline"/>
        </w:rPr>
        <w:t>TasksController</w:t>
      </w:r>
      <w:proofErr w:type="spellEnd"/>
      <w:r>
        <w:t xml:space="preserve"> as follows:</w:t>
      </w:r>
    </w:p>
    <w:p w14:paraId="244ED889" w14:textId="77777777" w:rsidR="00FA2706" w:rsidRPr="00C0238A" w:rsidRDefault="00FA2706" w:rsidP="00566F04">
      <w:pPr>
        <w:pStyle w:val="Code"/>
      </w:pPr>
      <w:r w:rsidRPr="00C0238A">
        <w:t>using System.Net.Http;</w:t>
      </w:r>
    </w:p>
    <w:p w14:paraId="7FD5D76F" w14:textId="77777777" w:rsidR="00FA2706" w:rsidRPr="00C0238A" w:rsidRDefault="00FA2706" w:rsidP="00566F04">
      <w:pPr>
        <w:pStyle w:val="Code"/>
      </w:pPr>
      <w:r w:rsidRPr="00C0238A">
        <w:t>using System.Web.Http;</w:t>
      </w:r>
    </w:p>
    <w:p w14:paraId="49B6AB18" w14:textId="77777777" w:rsidR="00FA2706" w:rsidRPr="00C0238A" w:rsidRDefault="00FA2706" w:rsidP="00566F04">
      <w:pPr>
        <w:pStyle w:val="Code"/>
      </w:pPr>
      <w:r w:rsidRPr="00C0238A">
        <w:t>using WebApi2Book.Web.Api.Models;</w:t>
      </w:r>
    </w:p>
    <w:p w14:paraId="7FCE959A" w14:textId="77777777" w:rsidR="00FA2706" w:rsidRPr="00C0238A" w:rsidRDefault="00FA2706" w:rsidP="00566F04">
      <w:pPr>
        <w:pStyle w:val="Code"/>
      </w:pPr>
      <w:r w:rsidRPr="00C0238A">
        <w:t>using WebApi2Book.Web.Common;</w:t>
      </w:r>
    </w:p>
    <w:p w14:paraId="334E25A3" w14:textId="77777777" w:rsidR="00FA2706" w:rsidRPr="00C0238A" w:rsidRDefault="00FA2706" w:rsidP="00566F04">
      <w:pPr>
        <w:pStyle w:val="Code"/>
      </w:pPr>
      <w:r w:rsidRPr="00C0238A">
        <w:t>using WebApi2Book.Web.Common.Routing;</w:t>
      </w:r>
    </w:p>
    <w:p w14:paraId="5806BF3F" w14:textId="77777777" w:rsidR="00FA2706" w:rsidRPr="00C0238A" w:rsidRDefault="00FA2706" w:rsidP="00566F04">
      <w:pPr>
        <w:pStyle w:val="Code"/>
      </w:pPr>
      <w:r w:rsidRPr="00C0238A">
        <w:t>using WebApi2Book.Web.Api.MaintenanceProcessing;</w:t>
      </w:r>
    </w:p>
    <w:p w14:paraId="15E3B658" w14:textId="77777777" w:rsidR="00FA2706" w:rsidRPr="00C0238A" w:rsidRDefault="00FA2706" w:rsidP="00566F04">
      <w:pPr>
        <w:pStyle w:val="Code"/>
      </w:pPr>
    </w:p>
    <w:p w14:paraId="5BD71B5E" w14:textId="77777777" w:rsidR="00FA2706" w:rsidRPr="00C0238A" w:rsidRDefault="00FA2706" w:rsidP="00566F04">
      <w:pPr>
        <w:pStyle w:val="Code"/>
      </w:pPr>
      <w:r w:rsidRPr="00C0238A">
        <w:t>namespace WebApi2Book.Web.Api.Controllers.V1</w:t>
      </w:r>
    </w:p>
    <w:p w14:paraId="6641D756" w14:textId="77777777" w:rsidR="00FA2706" w:rsidRPr="00C0238A" w:rsidRDefault="00FA2706" w:rsidP="00566F04">
      <w:pPr>
        <w:pStyle w:val="Code"/>
      </w:pPr>
      <w:r w:rsidRPr="00C0238A">
        <w:t>{</w:t>
      </w:r>
    </w:p>
    <w:p w14:paraId="06EEF78E" w14:textId="77777777" w:rsidR="00FA2706" w:rsidRPr="00C0238A" w:rsidRDefault="00FA2706" w:rsidP="00566F04">
      <w:pPr>
        <w:pStyle w:val="Code"/>
      </w:pPr>
      <w:r w:rsidRPr="00C0238A">
        <w:t xml:space="preserve">    [ApiVersion1RoutePrefix("tasks")]</w:t>
      </w:r>
    </w:p>
    <w:p w14:paraId="189BB8FD" w14:textId="77777777" w:rsidR="00FA2706" w:rsidRPr="00C0238A" w:rsidRDefault="00FA2706" w:rsidP="00566F04">
      <w:pPr>
        <w:pStyle w:val="Code"/>
      </w:pPr>
      <w:r w:rsidRPr="00C0238A">
        <w:t xml:space="preserve">    [UnitOfWorkActionFilter]</w:t>
      </w:r>
    </w:p>
    <w:p w14:paraId="29147071" w14:textId="77777777" w:rsidR="00FA2706" w:rsidRPr="00C0238A" w:rsidRDefault="00FA2706" w:rsidP="00566F04">
      <w:pPr>
        <w:pStyle w:val="Code"/>
      </w:pPr>
      <w:r w:rsidRPr="00C0238A">
        <w:t xml:space="preserve">    public class TasksController : ApiController</w:t>
      </w:r>
    </w:p>
    <w:p w14:paraId="102A712D" w14:textId="77777777" w:rsidR="00FA2706" w:rsidRPr="00C0238A" w:rsidRDefault="00FA2706" w:rsidP="00566F04">
      <w:pPr>
        <w:pStyle w:val="Code"/>
      </w:pPr>
      <w:r w:rsidRPr="00C0238A">
        <w:t xml:space="preserve">    {</w:t>
      </w:r>
    </w:p>
    <w:p w14:paraId="474481D2" w14:textId="77777777" w:rsidR="00FA2706" w:rsidRPr="00C0238A" w:rsidRDefault="00FA2706" w:rsidP="00566F04">
      <w:pPr>
        <w:pStyle w:val="Code"/>
      </w:pPr>
      <w:r w:rsidRPr="00C0238A">
        <w:t xml:space="preserve">        private readonly IAddTaskMaintenanceProcessor _addTaskMaintenanceProcessor;</w:t>
      </w:r>
    </w:p>
    <w:p w14:paraId="2A353127" w14:textId="77777777" w:rsidR="00FA2706" w:rsidRPr="00C0238A" w:rsidRDefault="00FA2706" w:rsidP="00566F04">
      <w:pPr>
        <w:pStyle w:val="Code"/>
      </w:pPr>
    </w:p>
    <w:p w14:paraId="55AB732B" w14:textId="77777777" w:rsidR="00FA2706" w:rsidRPr="00C0238A" w:rsidRDefault="00FA2706" w:rsidP="00566F04">
      <w:pPr>
        <w:pStyle w:val="Code"/>
      </w:pPr>
      <w:r w:rsidRPr="00C0238A">
        <w:t xml:space="preserve">        public TasksController(IAddTaskMaintenanceProcessor addTaskMaintenanceProcessor)</w:t>
      </w:r>
    </w:p>
    <w:p w14:paraId="2D6E15D5" w14:textId="77777777" w:rsidR="00FA2706" w:rsidRPr="00C0238A" w:rsidRDefault="00FA2706" w:rsidP="00566F04">
      <w:pPr>
        <w:pStyle w:val="Code"/>
      </w:pPr>
      <w:r w:rsidRPr="00C0238A">
        <w:t xml:space="preserve">        {</w:t>
      </w:r>
    </w:p>
    <w:p w14:paraId="734864B7" w14:textId="77777777" w:rsidR="00FA2706" w:rsidRPr="00C0238A" w:rsidRDefault="00FA2706" w:rsidP="00566F04">
      <w:pPr>
        <w:pStyle w:val="Code"/>
      </w:pPr>
      <w:r w:rsidRPr="00C0238A">
        <w:t xml:space="preserve">            _addTaskMaintenanceProcessor = addTaskMaintenanceProcessor;</w:t>
      </w:r>
    </w:p>
    <w:p w14:paraId="3B4CC69A" w14:textId="77777777" w:rsidR="00FA2706" w:rsidRPr="00C0238A" w:rsidRDefault="00FA2706" w:rsidP="00566F04">
      <w:pPr>
        <w:pStyle w:val="Code"/>
      </w:pPr>
      <w:r w:rsidRPr="00C0238A">
        <w:t xml:space="preserve">        }</w:t>
      </w:r>
    </w:p>
    <w:p w14:paraId="0B6BE12F" w14:textId="77777777" w:rsidR="00FA2706" w:rsidRPr="00C0238A" w:rsidRDefault="00FA2706" w:rsidP="00566F04">
      <w:pPr>
        <w:pStyle w:val="Code"/>
      </w:pPr>
    </w:p>
    <w:p w14:paraId="44AA7661" w14:textId="77777777" w:rsidR="00FA2706" w:rsidRPr="00C0238A" w:rsidRDefault="00FA2706" w:rsidP="00566F04">
      <w:pPr>
        <w:pStyle w:val="Code"/>
      </w:pPr>
      <w:r w:rsidRPr="00C0238A">
        <w:t xml:space="preserve">        [Route("", Name = "AddTaskRoute")]</w:t>
      </w:r>
    </w:p>
    <w:p w14:paraId="5A8C4AD1" w14:textId="77777777" w:rsidR="00FA2706" w:rsidRPr="00C0238A" w:rsidRDefault="00FA2706" w:rsidP="00566F04">
      <w:pPr>
        <w:pStyle w:val="Code"/>
      </w:pPr>
      <w:r w:rsidRPr="00C0238A">
        <w:t xml:space="preserve">        [HttpPost]</w:t>
      </w:r>
    </w:p>
    <w:p w14:paraId="531F1D20" w14:textId="77777777" w:rsidR="00FA2706" w:rsidRPr="00C0238A" w:rsidRDefault="00FA2706" w:rsidP="00566F04">
      <w:pPr>
        <w:pStyle w:val="Code"/>
      </w:pPr>
      <w:r w:rsidRPr="00C0238A">
        <w:t xml:space="preserve">        public Task AddTask(HttpRequestMessage requestMessage, NewTask newTask)</w:t>
      </w:r>
    </w:p>
    <w:p w14:paraId="6BAD2F5C" w14:textId="77777777" w:rsidR="00FA2706" w:rsidRPr="00C0238A" w:rsidRDefault="00FA2706" w:rsidP="00566F04">
      <w:pPr>
        <w:pStyle w:val="Code"/>
      </w:pPr>
      <w:r w:rsidRPr="00C0238A">
        <w:t xml:space="preserve">        {</w:t>
      </w:r>
    </w:p>
    <w:p w14:paraId="6DFEDB59" w14:textId="77777777" w:rsidR="00FA2706" w:rsidRPr="00C0238A" w:rsidRDefault="00FA2706" w:rsidP="00566F04">
      <w:pPr>
        <w:pStyle w:val="Code"/>
      </w:pPr>
      <w:r w:rsidRPr="00C0238A">
        <w:t xml:space="preserve">            var task = _addTaskMaintenanceProcessor.AddTask(newTask);</w:t>
      </w:r>
    </w:p>
    <w:p w14:paraId="6531DA25" w14:textId="77777777" w:rsidR="00FA2706" w:rsidRPr="00C0238A" w:rsidRDefault="00FA2706" w:rsidP="00566F04">
      <w:pPr>
        <w:pStyle w:val="Code"/>
      </w:pPr>
    </w:p>
    <w:p w14:paraId="448A9E2D" w14:textId="77777777" w:rsidR="00FA2706" w:rsidRPr="00C0238A" w:rsidRDefault="00FA2706" w:rsidP="00566F04">
      <w:pPr>
        <w:pStyle w:val="Code"/>
      </w:pPr>
      <w:r w:rsidRPr="00C0238A">
        <w:t xml:space="preserve">            return task;</w:t>
      </w:r>
    </w:p>
    <w:p w14:paraId="14E2EAEF" w14:textId="77777777" w:rsidR="00FA2706" w:rsidRPr="00C0238A" w:rsidRDefault="00FA2706" w:rsidP="00566F04">
      <w:pPr>
        <w:pStyle w:val="Code"/>
      </w:pPr>
      <w:r w:rsidRPr="00C0238A">
        <w:t xml:space="preserve">        }</w:t>
      </w:r>
    </w:p>
    <w:p w14:paraId="605B8A58" w14:textId="77777777" w:rsidR="00FA2706" w:rsidRPr="00C0238A" w:rsidRDefault="00FA2706" w:rsidP="00566F04">
      <w:pPr>
        <w:pStyle w:val="Code"/>
      </w:pPr>
      <w:r w:rsidRPr="00C0238A">
        <w:t xml:space="preserve">    }</w:t>
      </w:r>
    </w:p>
    <w:p w14:paraId="32D742A9" w14:textId="77777777" w:rsidR="00FA2706" w:rsidRDefault="00FA2706" w:rsidP="00566F04">
      <w:pPr>
        <w:pStyle w:val="Code"/>
      </w:pPr>
      <w:r w:rsidRPr="00C0238A">
        <w:t>}</w:t>
      </w:r>
    </w:p>
    <w:p w14:paraId="07252E6E" w14:textId="77777777" w:rsidR="00FA2706" w:rsidRDefault="00FA2706" w:rsidP="00566F04">
      <w:pPr>
        <w:pStyle w:val="Code"/>
      </w:pPr>
    </w:p>
    <w:p w14:paraId="3872EE0E" w14:textId="77777777" w:rsidR="00FA2706" w:rsidRDefault="00FA2706" w:rsidP="00CD520A">
      <w:pPr>
        <w:pStyle w:val="BodyTextCont"/>
        <w:pPrChange w:id="1042" w:author="Brian Wortman" w:date="2014-06-16T20:28:00Z">
          <w:pPr>
            <w:pStyle w:val="BodyText"/>
          </w:pPr>
        </w:pPrChange>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 support. And you can imagine the benefits this brings to the controller in terms of unit-testability.</w:t>
      </w:r>
    </w:p>
    <w:p w14:paraId="2C235C7D" w14:textId="77777777" w:rsidR="00FA2706" w:rsidRDefault="00FA2706" w:rsidP="00CD520A">
      <w:pPr>
        <w:pStyle w:val="BodyTextCont"/>
        <w:pPrChange w:id="1043" w:author="Brian Wortman" w:date="2014-06-16T20:28:00Z">
          <w:pPr>
            <w:pStyle w:val="BodyText"/>
          </w:pPr>
        </w:pPrChange>
      </w:pPr>
      <w:r>
        <w:t xml:space="preserve">Anyway, for now, go ahead and run the demo that we first ran back at the end of the Implementing POST section. What do you see? An exception??? Yes, an exception. As a consolation, open the log file and note how well-documented the exception appears! Also note that the client (we're using Fiddler) received a response prepared by our custom </w:t>
      </w:r>
      <w:proofErr w:type="spellStart"/>
      <w:r w:rsidRPr="00DC77E1">
        <w:rPr>
          <w:rStyle w:val="CodeInline"/>
        </w:rPr>
        <w:t>GlobalExceptionHandler</w:t>
      </w:r>
      <w:proofErr w:type="spellEnd"/>
      <w:r>
        <w:t xml:space="preserve">. At least it's nice to know that our error handling is working </w:t>
      </w:r>
      <w:r w:rsidRPr="003D1E3D">
        <w:sym w:font="Wingdings" w:char="F04A"/>
      </w:r>
    </w:p>
    <w:p w14:paraId="639FF33C" w14:textId="77777777" w:rsidR="00FA2706" w:rsidRDefault="00FA2706" w:rsidP="00CD520A">
      <w:pPr>
        <w:pStyle w:val="BodyTextCont"/>
        <w:pPrChange w:id="1044" w:author="Brian Wortman" w:date="2014-06-16T20:28:00Z">
          <w:pPr>
            <w:pStyle w:val="BodyText"/>
          </w:pPr>
        </w:pPrChange>
      </w:pPr>
      <w:r>
        <w:t xml:space="preserve">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 Change the following line in </w:t>
      </w:r>
      <w:proofErr w:type="spellStart"/>
      <w:r w:rsidRPr="003F2AEF">
        <w:rPr>
          <w:rStyle w:val="CodeInline"/>
        </w:rPr>
        <w:t>AddTaskQueryProcessor</w:t>
      </w:r>
      <w:proofErr w:type="spellEnd"/>
      <w:r>
        <w:t xml:space="preserve"> from this…</w:t>
      </w:r>
    </w:p>
    <w:p w14:paraId="0A433E1C" w14:textId="77777777" w:rsidR="00FA2706" w:rsidRDefault="00FA2706" w:rsidP="00566F04">
      <w:pPr>
        <w:pStyle w:val="Code"/>
      </w:pPr>
      <w:r w:rsidRPr="003D1E3D">
        <w:t>task.CreatedBy = _session.QueryOver&lt;User&gt;().Where(x =&gt; x.Username ==</w:t>
      </w:r>
    </w:p>
    <w:p w14:paraId="50B26E92" w14:textId="77777777" w:rsidR="00FA2706" w:rsidRDefault="00FA2706" w:rsidP="00566F04">
      <w:pPr>
        <w:pStyle w:val="Code"/>
      </w:pPr>
      <w:r>
        <w:t xml:space="preserve">                             </w:t>
      </w:r>
      <w:r w:rsidRPr="003D1E3D">
        <w:t xml:space="preserve"> </w:t>
      </w:r>
      <w:r>
        <w:t xml:space="preserve">  </w:t>
      </w:r>
      <w:r w:rsidRPr="003D1E3D">
        <w:t>_userSession.Username).SingleOrDefault();</w:t>
      </w:r>
    </w:p>
    <w:p w14:paraId="6848ABEE" w14:textId="77777777" w:rsidR="00FA2706" w:rsidRDefault="00FA2706" w:rsidP="00CD520A">
      <w:pPr>
        <w:pStyle w:val="BodyTextCont"/>
        <w:pPrChange w:id="1045" w:author="Brian Wortman" w:date="2014-06-16T20:28:00Z">
          <w:pPr>
            <w:pStyle w:val="BodyText"/>
          </w:pPr>
        </w:pPrChange>
      </w:pPr>
      <w:r>
        <w:t xml:space="preserve">… </w:t>
      </w:r>
      <w:proofErr w:type="gramStart"/>
      <w:r>
        <w:t>to</w:t>
      </w:r>
      <w:proofErr w:type="gramEnd"/>
      <w:r>
        <w:t xml:space="preserve"> this:</w:t>
      </w:r>
    </w:p>
    <w:p w14:paraId="46F8C1F2" w14:textId="77777777" w:rsidR="00FA2706" w:rsidRDefault="00FA2706" w:rsidP="00566F04">
      <w:pPr>
        <w:pStyle w:val="Code"/>
      </w:pPr>
      <w:r w:rsidRPr="003D1E3D">
        <w:t>task.CreatedBy = _session.Get&lt;User&gt;(1L);</w:t>
      </w:r>
      <w:r>
        <w:t xml:space="preserve"> // HACK: All tasks created by user 1 for now</w:t>
      </w:r>
    </w:p>
    <w:p w14:paraId="50353DC0" w14:textId="77777777" w:rsidR="00FA2706" w:rsidRDefault="00FA2706" w:rsidP="00CD520A">
      <w:pPr>
        <w:pStyle w:val="BodyTextCont"/>
        <w:pPrChange w:id="1046" w:author="Brian Wortman" w:date="2014-06-16T20:28:00Z">
          <w:pPr>
            <w:pStyle w:val="BodyText"/>
          </w:pPr>
        </w:pPrChange>
      </w:pPr>
      <w:r>
        <w:t>And then re-run the demo. You should see something similar to the following [abbreviated] response:</w:t>
      </w:r>
    </w:p>
    <w:p w14:paraId="258ECA9D" w14:textId="77777777" w:rsidR="00FA2706" w:rsidRPr="003D1E3D" w:rsidRDefault="00FA2706" w:rsidP="00566F04">
      <w:pPr>
        <w:pStyle w:val="Code"/>
      </w:pPr>
      <w:r w:rsidRPr="003D1E3D">
        <w:t>HTTP/1.1 200 OK</w:t>
      </w:r>
    </w:p>
    <w:p w14:paraId="71FFB708" w14:textId="77777777" w:rsidR="00FA2706" w:rsidRPr="003D1E3D" w:rsidRDefault="00FA2706" w:rsidP="00566F04">
      <w:pPr>
        <w:pStyle w:val="Code"/>
      </w:pPr>
      <w:r w:rsidRPr="003D1E3D">
        <w:t>Content-Type: text/json; charset=utf-8</w:t>
      </w:r>
    </w:p>
    <w:p w14:paraId="7A1DB17A" w14:textId="77777777" w:rsidR="00FA2706" w:rsidRPr="003D1E3D" w:rsidRDefault="00FA2706" w:rsidP="00566F04">
      <w:pPr>
        <w:pStyle w:val="Code"/>
      </w:pPr>
    </w:p>
    <w:p w14:paraId="602E9406" w14:textId="77777777" w:rsidR="00FA2706" w:rsidRDefault="00FA2706" w:rsidP="00566F04">
      <w:pPr>
        <w:pStyle w:val="Code"/>
      </w:pPr>
      <w:r w:rsidRPr="003D1E3D">
        <w:t>{"TaskId":8,"Subject":"Fix something important","StartDate":null,"DueDate":null,"CreatedDate":"2014-05-03T23:02:53.2704726Z","CompletedDate":null,"Status":{"StatusId":1,"Name":"Not Started","Ordinal":0},"Assignees":[],"Links":[]}</w:t>
      </w:r>
    </w:p>
    <w:p w14:paraId="75F18A03" w14:textId="77777777" w:rsidR="00FA2706" w:rsidRDefault="00FA2706" w:rsidP="00CD520A">
      <w:pPr>
        <w:pStyle w:val="BodyTextCont"/>
        <w:pPrChange w:id="1047" w:author="Brian Wortman" w:date="2014-06-16T20:29:00Z">
          <w:pPr>
            <w:pStyle w:val="BodyText"/>
          </w:pPr>
        </w:pPrChange>
      </w:pPr>
      <w:r>
        <w:t xml:space="preserve">Furthermore, if you examine the task table you will see that the </w:t>
      </w:r>
      <w:r w:rsidRPr="00DC77E1">
        <w:rPr>
          <w:rStyle w:val="CodeInline"/>
        </w:rPr>
        <w:t>Task</w:t>
      </w:r>
      <w:r>
        <w:t xml:space="preserve"> has been persisted to the database. Great! However (isn't there always a "however"?), we've got to do something about the HTTP status code. A web API should be returning a 201 to indicate that a new resource was created, but ours is returning a 200. We should also be </w:t>
      </w:r>
      <w:r>
        <w:lastRenderedPageBreak/>
        <w:t xml:space="preserve">populating the response message's Location header. We'll address these functional gaps next by implementing a custom </w:t>
      </w:r>
      <w:proofErr w:type="spellStart"/>
      <w:r w:rsidRPr="003F2AEF">
        <w:rPr>
          <w:rStyle w:val="CodeInline"/>
        </w:rPr>
        <w:t>IHttpActionResult</w:t>
      </w:r>
      <w:proofErr w:type="spellEnd"/>
      <w:r>
        <w:t>.</w:t>
      </w:r>
    </w:p>
    <w:p w14:paraId="4E487B24" w14:textId="77777777" w:rsidR="00FA2706" w:rsidRDefault="00FA2706" w:rsidP="00566F04">
      <w:pPr>
        <w:pStyle w:val="Heading2"/>
      </w:pPr>
      <w:bookmarkStart w:id="1048" w:name="_Toc390713992"/>
      <w:proofErr w:type="spellStart"/>
      <w:r>
        <w:t>IHttpActionResult</w:t>
      </w:r>
      <w:bookmarkEnd w:id="1048"/>
      <w:proofErr w:type="spellEnd"/>
    </w:p>
    <w:p w14:paraId="4DA8FD34" w14:textId="77777777" w:rsidR="00FA2706" w:rsidRDefault="00FA2706" w:rsidP="009732B5">
      <w:pPr>
        <w:pStyle w:val="BodyTextFirst"/>
      </w:pPr>
      <w:r>
        <w:t xml:space="preserve">Before we create the custom </w:t>
      </w:r>
      <w:proofErr w:type="spellStart"/>
      <w:r w:rsidRPr="001D46FC">
        <w:rPr>
          <w:rStyle w:val="CodeInline"/>
        </w:rPr>
        <w:t>IHttpActionResult</w:t>
      </w:r>
      <w:proofErr w:type="spellEnd"/>
      <w:r>
        <w:t xml:space="preserve"> implementation we need to implement some prerequisites. First, add the following interface:</w:t>
      </w:r>
    </w:p>
    <w:p w14:paraId="670687A9" w14:textId="77777777" w:rsidR="00FA2706" w:rsidRPr="00253B37" w:rsidRDefault="00FA2706" w:rsidP="00566F04">
      <w:pPr>
        <w:pStyle w:val="Code"/>
      </w:pPr>
      <w:r w:rsidRPr="00253B37">
        <w:t>using System.Collections.Generic;</w:t>
      </w:r>
    </w:p>
    <w:p w14:paraId="008F3B16" w14:textId="77777777" w:rsidR="00FA2706" w:rsidRPr="00253B37" w:rsidRDefault="00FA2706" w:rsidP="00566F04">
      <w:pPr>
        <w:pStyle w:val="Code"/>
      </w:pPr>
    </w:p>
    <w:p w14:paraId="11DA628F" w14:textId="77777777" w:rsidR="00FA2706" w:rsidRPr="00253B37" w:rsidRDefault="00FA2706" w:rsidP="00566F04">
      <w:pPr>
        <w:pStyle w:val="Code"/>
      </w:pPr>
      <w:r w:rsidRPr="00253B37">
        <w:t>namespace WebApi2Book.Web.Api.Models</w:t>
      </w:r>
    </w:p>
    <w:p w14:paraId="0203B7D5" w14:textId="77777777" w:rsidR="00FA2706" w:rsidRPr="00253B37" w:rsidRDefault="00FA2706" w:rsidP="00566F04">
      <w:pPr>
        <w:pStyle w:val="Code"/>
      </w:pPr>
      <w:r w:rsidRPr="00253B37">
        <w:t>{</w:t>
      </w:r>
    </w:p>
    <w:p w14:paraId="63B027FA" w14:textId="77777777" w:rsidR="00FA2706" w:rsidRPr="00253B37" w:rsidRDefault="00FA2706" w:rsidP="00566F04">
      <w:pPr>
        <w:pStyle w:val="Code"/>
      </w:pPr>
      <w:r w:rsidRPr="00253B37">
        <w:t xml:space="preserve">    public interface ILinkContaining</w:t>
      </w:r>
    </w:p>
    <w:p w14:paraId="77FA8FDA" w14:textId="77777777" w:rsidR="00FA2706" w:rsidRPr="00253B37" w:rsidRDefault="00FA2706" w:rsidP="00566F04">
      <w:pPr>
        <w:pStyle w:val="Code"/>
      </w:pPr>
      <w:r w:rsidRPr="00253B37">
        <w:t xml:space="preserve">    {</w:t>
      </w:r>
    </w:p>
    <w:p w14:paraId="626D982D" w14:textId="77777777" w:rsidR="00FA2706" w:rsidRPr="00253B37" w:rsidRDefault="00FA2706" w:rsidP="00566F04">
      <w:pPr>
        <w:pStyle w:val="Code"/>
      </w:pPr>
      <w:r w:rsidRPr="00253B37">
        <w:t xml:space="preserve">        List&lt;Link&gt; Links { get; set; }</w:t>
      </w:r>
    </w:p>
    <w:p w14:paraId="2173EB76" w14:textId="77777777" w:rsidR="00FA2706" w:rsidRPr="00253B37" w:rsidRDefault="00FA2706" w:rsidP="00566F04">
      <w:pPr>
        <w:pStyle w:val="Code"/>
      </w:pPr>
      <w:r w:rsidRPr="00253B37">
        <w:t xml:space="preserve">        void AddLink(Link link);</w:t>
      </w:r>
    </w:p>
    <w:p w14:paraId="771CE408" w14:textId="77777777" w:rsidR="00FA2706" w:rsidRPr="00253B37" w:rsidRDefault="00FA2706" w:rsidP="00566F04">
      <w:pPr>
        <w:pStyle w:val="Code"/>
      </w:pPr>
      <w:r w:rsidRPr="00253B37">
        <w:t xml:space="preserve">    }</w:t>
      </w:r>
    </w:p>
    <w:p w14:paraId="2A6502C4" w14:textId="77777777" w:rsidR="00FA2706" w:rsidRDefault="00FA2706" w:rsidP="00566F04">
      <w:pPr>
        <w:pStyle w:val="Code"/>
      </w:pPr>
      <w:r w:rsidRPr="00253B37">
        <w:t>}</w:t>
      </w:r>
    </w:p>
    <w:p w14:paraId="15E3DC2D" w14:textId="77777777" w:rsidR="007E3F98" w:rsidRDefault="00FA2706" w:rsidP="007E3F98">
      <w:pPr>
        <w:pStyle w:val="BodyTextCont"/>
        <w:rPr>
          <w:ins w:id="1049" w:author="Brian Wortman" w:date="2014-06-16T20:06:00Z"/>
        </w:rPr>
        <w:pPrChange w:id="1050" w:author="Brian Wortman" w:date="2014-06-16T20:06:00Z">
          <w:pPr>
            <w:pStyle w:val="BodyText"/>
          </w:pPr>
        </w:pPrChange>
      </w:pPr>
      <w:r>
        <w:t xml:space="preserve">Next, modify the </w:t>
      </w:r>
      <w:r w:rsidRPr="00DC77E1">
        <w:rPr>
          <w:rStyle w:val="CodeInline"/>
        </w:rPr>
        <w:t>Task</w:t>
      </w:r>
      <w:r>
        <w:t xml:space="preserve"> service model class to implement </w:t>
      </w:r>
      <w:del w:id="1051" w:author="Brian Wortman" w:date="2014-06-16T20:05:00Z">
        <w:r w:rsidDel="007E3F98">
          <w:delText>i</w:delText>
        </w:r>
      </w:del>
      <w:r>
        <w:t>t</w:t>
      </w:r>
      <w:ins w:id="1052" w:author="Brian Wortman" w:date="2014-06-16T20:05:00Z">
        <w:r w:rsidR="007E3F98">
          <w:t>he interface</w:t>
        </w:r>
      </w:ins>
      <w:r>
        <w:t xml:space="preserve">. Fortunately, this is trivial, because the interface members are already implemented by </w:t>
      </w:r>
      <w:r w:rsidRPr="00DC77E1">
        <w:rPr>
          <w:rStyle w:val="CodeInline"/>
        </w:rPr>
        <w:t>Task</w:t>
      </w:r>
      <w:r>
        <w:t>; the interface just needs to be added to the class declaration</w:t>
      </w:r>
      <w:ins w:id="1053" w:author="Brian Wortman" w:date="2014-06-16T20:06:00Z">
        <w:r w:rsidR="007E3F98">
          <w:t>:</w:t>
        </w:r>
      </w:ins>
    </w:p>
    <w:p w14:paraId="0027D66C" w14:textId="46B0E6AB" w:rsidR="00FA2706" w:rsidRDefault="007E3F98" w:rsidP="007E3F98">
      <w:pPr>
        <w:pStyle w:val="Code"/>
        <w:pPrChange w:id="1054" w:author="Brian Wortman" w:date="2014-06-16T20:06:00Z">
          <w:pPr>
            <w:pStyle w:val="BodyText"/>
          </w:pPr>
        </w:pPrChange>
      </w:pPr>
      <w:ins w:id="1055" w:author="Brian Wortman" w:date="2014-06-16T20:06:00Z">
        <w:r w:rsidRPr="007E3F98">
          <w:t>public class Task : ILinkContaining</w:t>
        </w:r>
      </w:ins>
      <w:del w:id="1056" w:author="Brian Wortman" w:date="2014-06-16T20:06:00Z">
        <w:r w:rsidR="00FA2706" w:rsidDel="007E3F98">
          <w:delText>.</w:delText>
        </w:r>
      </w:del>
      <w:r w:rsidR="00FA2706">
        <w:t xml:space="preserve"> </w:t>
      </w:r>
    </w:p>
    <w:p w14:paraId="1359B013" w14:textId="77777777" w:rsidR="00FA2706" w:rsidRDefault="00FA2706" w:rsidP="007E3F98">
      <w:pPr>
        <w:pStyle w:val="BodyTextCont"/>
        <w:pPrChange w:id="1057" w:author="Brian Wortman" w:date="2014-06-16T20:06:00Z">
          <w:pPr>
            <w:pStyle w:val="BodyText"/>
          </w:pPr>
        </w:pPrChange>
      </w:pPr>
      <w:r>
        <w:t xml:space="preserve">Now add the </w:t>
      </w:r>
      <w:r w:rsidRPr="00DC77E1">
        <w:rPr>
          <w:rStyle w:val="CodeInline"/>
        </w:rPr>
        <w:t>Constants</w:t>
      </w:r>
      <w:r>
        <w:t xml:space="preserve"> class. This is just a convenience class aimed at reducing "magic numbers". We only need one of the members for now, but we'll go ahead and add the entire [projected] implementation so we don't need to revisit it later:</w:t>
      </w:r>
    </w:p>
    <w:p w14:paraId="72C47D47" w14:textId="77777777" w:rsidR="00FA2706" w:rsidRPr="00A05A95" w:rsidRDefault="00FA2706" w:rsidP="00566F04">
      <w:pPr>
        <w:pStyle w:val="Code"/>
      </w:pPr>
      <w:r w:rsidRPr="00A05A95">
        <w:t>namespace WebApi2Book.Common</w:t>
      </w:r>
    </w:p>
    <w:p w14:paraId="7706F3B9" w14:textId="77777777" w:rsidR="00FA2706" w:rsidRPr="00A05A95" w:rsidRDefault="00FA2706" w:rsidP="00566F04">
      <w:pPr>
        <w:pStyle w:val="Code"/>
      </w:pPr>
      <w:r w:rsidRPr="00A05A95">
        <w:t>{</w:t>
      </w:r>
    </w:p>
    <w:p w14:paraId="60C0F804" w14:textId="77777777" w:rsidR="00FA2706" w:rsidRPr="00A05A95" w:rsidRDefault="00FA2706" w:rsidP="00566F04">
      <w:pPr>
        <w:pStyle w:val="Code"/>
      </w:pPr>
      <w:r w:rsidRPr="00A05A95">
        <w:t xml:space="preserve">    public static class Constants</w:t>
      </w:r>
    </w:p>
    <w:p w14:paraId="65F79C60" w14:textId="77777777" w:rsidR="00FA2706" w:rsidRPr="00A05A95" w:rsidRDefault="00FA2706" w:rsidP="00566F04">
      <w:pPr>
        <w:pStyle w:val="Code"/>
      </w:pPr>
      <w:r w:rsidRPr="00A05A95">
        <w:t xml:space="preserve">    {</w:t>
      </w:r>
    </w:p>
    <w:p w14:paraId="6736F06E" w14:textId="77777777" w:rsidR="00FA2706" w:rsidRPr="00A05A95" w:rsidRDefault="00FA2706" w:rsidP="00566F04">
      <w:pPr>
        <w:pStyle w:val="Code"/>
      </w:pPr>
      <w:r w:rsidRPr="00A05A95">
        <w:t xml:space="preserve">        public static class MediaTypeNames</w:t>
      </w:r>
    </w:p>
    <w:p w14:paraId="41B298D5" w14:textId="77777777" w:rsidR="00FA2706" w:rsidRPr="00A05A95" w:rsidRDefault="00FA2706" w:rsidP="00566F04">
      <w:pPr>
        <w:pStyle w:val="Code"/>
      </w:pPr>
      <w:r w:rsidRPr="00A05A95">
        <w:t xml:space="preserve">        {</w:t>
      </w:r>
    </w:p>
    <w:p w14:paraId="7B9DFA4B" w14:textId="77777777" w:rsidR="00FA2706" w:rsidRPr="00A05A95" w:rsidRDefault="00FA2706" w:rsidP="00566F04">
      <w:pPr>
        <w:pStyle w:val="Code"/>
      </w:pPr>
      <w:r w:rsidRPr="00A05A95">
        <w:t xml:space="preserve">            public const string ApplicationXml = "application/xml";</w:t>
      </w:r>
    </w:p>
    <w:p w14:paraId="7698040E" w14:textId="77777777" w:rsidR="00FA2706" w:rsidRPr="00A05A95" w:rsidRDefault="00FA2706" w:rsidP="00566F04">
      <w:pPr>
        <w:pStyle w:val="Code"/>
      </w:pPr>
      <w:r w:rsidRPr="00A05A95">
        <w:t xml:space="preserve">            public const string TextXml = "text/xml";</w:t>
      </w:r>
    </w:p>
    <w:p w14:paraId="40E0942F" w14:textId="77777777" w:rsidR="00FA2706" w:rsidRPr="00A05A95" w:rsidRDefault="00FA2706" w:rsidP="00566F04">
      <w:pPr>
        <w:pStyle w:val="Code"/>
      </w:pPr>
      <w:r w:rsidRPr="00A05A95">
        <w:t xml:space="preserve">            public const string ApplicationJson = "application/json";</w:t>
      </w:r>
    </w:p>
    <w:p w14:paraId="02A195BC" w14:textId="77777777" w:rsidR="00FA2706" w:rsidRPr="00A05A95" w:rsidRDefault="00FA2706" w:rsidP="00566F04">
      <w:pPr>
        <w:pStyle w:val="Code"/>
      </w:pPr>
      <w:r w:rsidRPr="00A05A95">
        <w:t xml:space="preserve">            public const string TextJson = "text/json";</w:t>
      </w:r>
    </w:p>
    <w:p w14:paraId="0BFA0BCA" w14:textId="77777777" w:rsidR="00FA2706" w:rsidRPr="00A05A95" w:rsidRDefault="00FA2706" w:rsidP="00566F04">
      <w:pPr>
        <w:pStyle w:val="Code"/>
      </w:pPr>
      <w:r w:rsidRPr="00A05A95">
        <w:t xml:space="preserve">        }</w:t>
      </w:r>
    </w:p>
    <w:p w14:paraId="12A30A99" w14:textId="77777777" w:rsidR="00FA2706" w:rsidRPr="00A05A95" w:rsidRDefault="00FA2706" w:rsidP="00566F04">
      <w:pPr>
        <w:pStyle w:val="Code"/>
      </w:pPr>
    </w:p>
    <w:p w14:paraId="13DA3B42" w14:textId="77777777" w:rsidR="00FA2706" w:rsidRPr="00A05A95" w:rsidRDefault="00FA2706" w:rsidP="00566F04">
      <w:pPr>
        <w:pStyle w:val="Code"/>
      </w:pPr>
      <w:r w:rsidRPr="00A05A95">
        <w:t xml:space="preserve">        public static class Paging</w:t>
      </w:r>
    </w:p>
    <w:p w14:paraId="36201999" w14:textId="77777777" w:rsidR="00FA2706" w:rsidRPr="00A05A95" w:rsidRDefault="00FA2706" w:rsidP="00566F04">
      <w:pPr>
        <w:pStyle w:val="Code"/>
      </w:pPr>
      <w:r w:rsidRPr="00A05A95">
        <w:t xml:space="preserve">        {</w:t>
      </w:r>
    </w:p>
    <w:p w14:paraId="0882D0C6" w14:textId="77777777" w:rsidR="00FA2706" w:rsidRPr="00A05A95" w:rsidRDefault="00FA2706" w:rsidP="00566F04">
      <w:pPr>
        <w:pStyle w:val="Code"/>
      </w:pPr>
      <w:r w:rsidRPr="00A05A95">
        <w:t xml:space="preserve">            public const int MinPageSize = 1;</w:t>
      </w:r>
    </w:p>
    <w:p w14:paraId="1D8FF0FB" w14:textId="77777777" w:rsidR="00FA2706" w:rsidRPr="00A05A95" w:rsidRDefault="00FA2706" w:rsidP="00566F04">
      <w:pPr>
        <w:pStyle w:val="Code"/>
      </w:pPr>
      <w:r w:rsidRPr="00A05A95">
        <w:t xml:space="preserve">            public const int MinPageNumber = 1;</w:t>
      </w:r>
    </w:p>
    <w:p w14:paraId="361C97BD" w14:textId="77777777" w:rsidR="00FA2706" w:rsidRPr="00A05A95" w:rsidRDefault="00FA2706" w:rsidP="00566F04">
      <w:pPr>
        <w:pStyle w:val="Code"/>
      </w:pPr>
      <w:r w:rsidRPr="00A05A95">
        <w:t xml:space="preserve">            public const int DefaultPageNumber = 1;</w:t>
      </w:r>
    </w:p>
    <w:p w14:paraId="01F5FD3D" w14:textId="77777777" w:rsidR="00FA2706" w:rsidRPr="00A05A95" w:rsidRDefault="00FA2706" w:rsidP="00566F04">
      <w:pPr>
        <w:pStyle w:val="Code"/>
      </w:pPr>
      <w:r w:rsidRPr="00A05A95">
        <w:t xml:space="preserve">        }</w:t>
      </w:r>
    </w:p>
    <w:p w14:paraId="5500BCE3" w14:textId="77777777" w:rsidR="00FA2706" w:rsidRPr="00A05A95" w:rsidRDefault="00FA2706" w:rsidP="00566F04">
      <w:pPr>
        <w:pStyle w:val="Code"/>
      </w:pPr>
    </w:p>
    <w:p w14:paraId="185B455C" w14:textId="77777777" w:rsidR="00FA2706" w:rsidRPr="00A05A95" w:rsidRDefault="00FA2706" w:rsidP="00566F04">
      <w:pPr>
        <w:pStyle w:val="Code"/>
      </w:pPr>
      <w:r w:rsidRPr="00A05A95">
        <w:t xml:space="preserve">        public static class CommonParameterNames</w:t>
      </w:r>
    </w:p>
    <w:p w14:paraId="00808C54" w14:textId="77777777" w:rsidR="00FA2706" w:rsidRPr="00A05A95" w:rsidRDefault="00FA2706" w:rsidP="00566F04">
      <w:pPr>
        <w:pStyle w:val="Code"/>
      </w:pPr>
      <w:r w:rsidRPr="00A05A95">
        <w:t xml:space="preserve">        {</w:t>
      </w:r>
    </w:p>
    <w:p w14:paraId="5E9424F1" w14:textId="77777777" w:rsidR="00FA2706" w:rsidRPr="00A05A95" w:rsidRDefault="00FA2706" w:rsidP="00566F04">
      <w:pPr>
        <w:pStyle w:val="Code"/>
      </w:pPr>
      <w:r w:rsidRPr="00A05A95">
        <w:t xml:space="preserve">            public const string PageNumber = "pageNumber";</w:t>
      </w:r>
    </w:p>
    <w:p w14:paraId="745A14C1" w14:textId="77777777" w:rsidR="00FA2706" w:rsidRPr="00A05A95" w:rsidRDefault="00FA2706" w:rsidP="00566F04">
      <w:pPr>
        <w:pStyle w:val="Code"/>
      </w:pPr>
      <w:r w:rsidRPr="00A05A95">
        <w:t xml:space="preserve">            public const string PageSize = "pageSize";</w:t>
      </w:r>
    </w:p>
    <w:p w14:paraId="3EDB284C" w14:textId="77777777" w:rsidR="00FA2706" w:rsidRPr="00A05A95" w:rsidRDefault="00FA2706" w:rsidP="00566F04">
      <w:pPr>
        <w:pStyle w:val="Code"/>
      </w:pPr>
      <w:r w:rsidRPr="00A05A95">
        <w:lastRenderedPageBreak/>
        <w:t xml:space="preserve">        }</w:t>
      </w:r>
    </w:p>
    <w:p w14:paraId="78A5D2EF" w14:textId="77777777" w:rsidR="00FA2706" w:rsidRPr="00A05A95" w:rsidRDefault="00FA2706" w:rsidP="00566F04">
      <w:pPr>
        <w:pStyle w:val="Code"/>
      </w:pPr>
    </w:p>
    <w:p w14:paraId="0C9A072D" w14:textId="77777777" w:rsidR="00FA2706" w:rsidRPr="00A05A95" w:rsidRDefault="00FA2706" w:rsidP="00566F04">
      <w:pPr>
        <w:pStyle w:val="Code"/>
      </w:pPr>
      <w:r w:rsidRPr="00A05A95">
        <w:t xml:space="preserve">        public static class CommonLinkRelValues</w:t>
      </w:r>
    </w:p>
    <w:p w14:paraId="0C11EFA4" w14:textId="77777777" w:rsidR="00FA2706" w:rsidRPr="00A05A95" w:rsidRDefault="00FA2706" w:rsidP="00566F04">
      <w:pPr>
        <w:pStyle w:val="Code"/>
      </w:pPr>
      <w:r w:rsidRPr="00A05A95">
        <w:t xml:space="preserve">        {</w:t>
      </w:r>
    </w:p>
    <w:p w14:paraId="27231316" w14:textId="77777777" w:rsidR="00FA2706" w:rsidRPr="00A05A95" w:rsidRDefault="00FA2706" w:rsidP="00566F04">
      <w:pPr>
        <w:pStyle w:val="Code"/>
      </w:pPr>
      <w:r w:rsidRPr="00A05A95">
        <w:t xml:space="preserve">            public const string Self = "self";</w:t>
      </w:r>
    </w:p>
    <w:p w14:paraId="07A008CA" w14:textId="77777777" w:rsidR="00FA2706" w:rsidRPr="00A05A95" w:rsidRDefault="00FA2706" w:rsidP="00566F04">
      <w:pPr>
        <w:pStyle w:val="Code"/>
      </w:pPr>
      <w:r w:rsidRPr="00A05A95">
        <w:t xml:space="preserve">            public const string All = "all";</w:t>
      </w:r>
    </w:p>
    <w:p w14:paraId="217DE009" w14:textId="77777777" w:rsidR="00FA2706" w:rsidRPr="00A05A95" w:rsidRDefault="00FA2706" w:rsidP="00566F04">
      <w:pPr>
        <w:pStyle w:val="Code"/>
      </w:pPr>
      <w:r w:rsidRPr="00A05A95">
        <w:t xml:space="preserve">            public const string CurrentPage = "currentPage";</w:t>
      </w:r>
    </w:p>
    <w:p w14:paraId="75088B03" w14:textId="77777777" w:rsidR="00FA2706" w:rsidRPr="00A05A95" w:rsidRDefault="00FA2706" w:rsidP="00566F04">
      <w:pPr>
        <w:pStyle w:val="Code"/>
      </w:pPr>
      <w:r w:rsidRPr="00A05A95">
        <w:t xml:space="preserve">            public const string PreviousPage = "previousPage";</w:t>
      </w:r>
    </w:p>
    <w:p w14:paraId="63C9F8CF" w14:textId="77777777" w:rsidR="00FA2706" w:rsidRPr="00A05A95" w:rsidRDefault="00FA2706" w:rsidP="00566F04">
      <w:pPr>
        <w:pStyle w:val="Code"/>
      </w:pPr>
      <w:r w:rsidRPr="00A05A95">
        <w:t xml:space="preserve">            public const string NextPage = "nextPage";</w:t>
      </w:r>
    </w:p>
    <w:p w14:paraId="565B0DD1" w14:textId="77777777" w:rsidR="00FA2706" w:rsidRPr="00A05A95" w:rsidRDefault="00FA2706" w:rsidP="00566F04">
      <w:pPr>
        <w:pStyle w:val="Code"/>
      </w:pPr>
      <w:r w:rsidRPr="00A05A95">
        <w:t xml:space="preserve">        }</w:t>
      </w:r>
    </w:p>
    <w:p w14:paraId="7E2DE4FC" w14:textId="77777777" w:rsidR="00FA2706" w:rsidRPr="00A05A95" w:rsidRDefault="00FA2706" w:rsidP="00566F04">
      <w:pPr>
        <w:pStyle w:val="Code"/>
      </w:pPr>
    </w:p>
    <w:p w14:paraId="41B6A47D" w14:textId="77777777" w:rsidR="00FA2706" w:rsidRPr="00A05A95" w:rsidRDefault="00FA2706" w:rsidP="00566F04">
      <w:pPr>
        <w:pStyle w:val="Code"/>
      </w:pPr>
      <w:r w:rsidRPr="00A05A95">
        <w:t xml:space="preserve">        public static class CommonRoutingDefinitions</w:t>
      </w:r>
    </w:p>
    <w:p w14:paraId="16D11C84" w14:textId="77777777" w:rsidR="00FA2706" w:rsidRPr="00A05A95" w:rsidRDefault="00FA2706" w:rsidP="00566F04">
      <w:pPr>
        <w:pStyle w:val="Code"/>
      </w:pPr>
      <w:r w:rsidRPr="00A05A95">
        <w:t xml:space="preserve">        {</w:t>
      </w:r>
    </w:p>
    <w:p w14:paraId="6F3FA3E8" w14:textId="77777777" w:rsidR="00FA2706" w:rsidRPr="00A05A95" w:rsidRDefault="00FA2706" w:rsidP="00566F04">
      <w:pPr>
        <w:pStyle w:val="Code"/>
      </w:pPr>
      <w:r w:rsidRPr="00A05A95">
        <w:t xml:space="preserve">            public const string ApiSegmentName = "api";</w:t>
      </w:r>
    </w:p>
    <w:p w14:paraId="777FDEB5" w14:textId="77777777" w:rsidR="00FA2706" w:rsidRPr="00A05A95" w:rsidRDefault="00FA2706" w:rsidP="00566F04">
      <w:pPr>
        <w:pStyle w:val="Code"/>
      </w:pPr>
      <w:r w:rsidRPr="00A05A95">
        <w:t xml:space="preserve">            public const string ApiVersionSegmentName = "apiVersion";</w:t>
      </w:r>
    </w:p>
    <w:p w14:paraId="7F8FC774" w14:textId="77777777" w:rsidR="00FA2706" w:rsidRPr="00A05A95" w:rsidRDefault="00FA2706" w:rsidP="00566F04">
      <w:pPr>
        <w:pStyle w:val="Code"/>
      </w:pPr>
      <w:r w:rsidRPr="00A05A95">
        <w:t xml:space="preserve">            public const string CurrentApiVersion = "v1";</w:t>
      </w:r>
    </w:p>
    <w:p w14:paraId="49E3972A" w14:textId="77777777" w:rsidR="00FA2706" w:rsidRPr="00A05A95" w:rsidRDefault="00FA2706" w:rsidP="00566F04">
      <w:pPr>
        <w:pStyle w:val="Code"/>
      </w:pPr>
      <w:r w:rsidRPr="00A05A95">
        <w:t xml:space="preserve">        }</w:t>
      </w:r>
    </w:p>
    <w:p w14:paraId="3B2B00FF" w14:textId="77777777" w:rsidR="00FA2706" w:rsidRPr="00A05A95" w:rsidRDefault="00FA2706" w:rsidP="00566F04">
      <w:pPr>
        <w:pStyle w:val="Code"/>
      </w:pPr>
    </w:p>
    <w:p w14:paraId="7BD20F33" w14:textId="77777777" w:rsidR="00FA2706" w:rsidRPr="00A05A95" w:rsidRDefault="00FA2706" w:rsidP="00566F04">
      <w:pPr>
        <w:pStyle w:val="Code"/>
      </w:pPr>
      <w:r w:rsidRPr="00A05A95">
        <w:t xml:space="preserve">        public static class SchemeTypes</w:t>
      </w:r>
    </w:p>
    <w:p w14:paraId="449E0C31" w14:textId="77777777" w:rsidR="00FA2706" w:rsidRPr="00A05A95" w:rsidRDefault="00FA2706" w:rsidP="00566F04">
      <w:pPr>
        <w:pStyle w:val="Code"/>
      </w:pPr>
      <w:r w:rsidRPr="00A05A95">
        <w:t xml:space="preserve">        {</w:t>
      </w:r>
    </w:p>
    <w:p w14:paraId="7E468698" w14:textId="77777777" w:rsidR="00FA2706" w:rsidRPr="00A05A95" w:rsidRDefault="00FA2706" w:rsidP="00566F04">
      <w:pPr>
        <w:pStyle w:val="Code"/>
      </w:pPr>
      <w:r w:rsidRPr="00A05A95">
        <w:t xml:space="preserve">            public const string Basic = "basic";</w:t>
      </w:r>
    </w:p>
    <w:p w14:paraId="72A66A67" w14:textId="77777777" w:rsidR="00FA2706" w:rsidRPr="00A05A95" w:rsidRDefault="00FA2706" w:rsidP="00566F04">
      <w:pPr>
        <w:pStyle w:val="Code"/>
      </w:pPr>
      <w:r w:rsidRPr="00A05A95">
        <w:t xml:space="preserve">        }</w:t>
      </w:r>
    </w:p>
    <w:p w14:paraId="754CF4EA" w14:textId="77777777" w:rsidR="00FA2706" w:rsidRPr="00A05A95" w:rsidRDefault="00FA2706" w:rsidP="00566F04">
      <w:pPr>
        <w:pStyle w:val="Code"/>
      </w:pPr>
    </w:p>
    <w:p w14:paraId="245CACD2" w14:textId="77777777" w:rsidR="00FA2706" w:rsidRPr="00A05A95" w:rsidRDefault="00FA2706" w:rsidP="00566F04">
      <w:pPr>
        <w:pStyle w:val="Code"/>
      </w:pPr>
      <w:r w:rsidRPr="00A05A95">
        <w:t xml:space="preserve">        public static class RoleNames</w:t>
      </w:r>
    </w:p>
    <w:p w14:paraId="125EB8DA" w14:textId="77777777" w:rsidR="00FA2706" w:rsidRPr="00A05A95" w:rsidRDefault="00FA2706" w:rsidP="00566F04">
      <w:pPr>
        <w:pStyle w:val="Code"/>
      </w:pPr>
      <w:r w:rsidRPr="00A05A95">
        <w:t xml:space="preserve">        {</w:t>
      </w:r>
    </w:p>
    <w:p w14:paraId="56E63E63" w14:textId="77777777" w:rsidR="00FA2706" w:rsidRPr="00A05A95" w:rsidRDefault="00FA2706" w:rsidP="00566F04">
      <w:pPr>
        <w:pStyle w:val="Code"/>
      </w:pPr>
      <w:r w:rsidRPr="00A05A95">
        <w:t xml:space="preserve">            public const string Manager = "Manager";</w:t>
      </w:r>
    </w:p>
    <w:p w14:paraId="59F448D6" w14:textId="77777777" w:rsidR="00FA2706" w:rsidRPr="00A05A95" w:rsidRDefault="00FA2706" w:rsidP="00566F04">
      <w:pPr>
        <w:pStyle w:val="Code"/>
      </w:pPr>
      <w:r w:rsidRPr="00A05A95">
        <w:t xml:space="preserve">            public const string SeniorWorker = "SeniorWorker";</w:t>
      </w:r>
    </w:p>
    <w:p w14:paraId="0B9B10AA" w14:textId="77777777" w:rsidR="00FA2706" w:rsidRPr="00A05A95" w:rsidRDefault="00FA2706" w:rsidP="00566F04">
      <w:pPr>
        <w:pStyle w:val="Code"/>
      </w:pPr>
      <w:r w:rsidRPr="00A05A95">
        <w:t xml:space="preserve">            public const string JuniorWorker = "JuniorWorker";</w:t>
      </w:r>
    </w:p>
    <w:p w14:paraId="56DAF1D8" w14:textId="77777777" w:rsidR="00FA2706" w:rsidRPr="00A05A95" w:rsidRDefault="00FA2706" w:rsidP="00566F04">
      <w:pPr>
        <w:pStyle w:val="Code"/>
      </w:pPr>
      <w:r w:rsidRPr="00A05A95">
        <w:t xml:space="preserve">        }</w:t>
      </w:r>
    </w:p>
    <w:p w14:paraId="287CCC21" w14:textId="77777777" w:rsidR="00FA2706" w:rsidRPr="00A05A95" w:rsidRDefault="00FA2706" w:rsidP="00566F04">
      <w:pPr>
        <w:pStyle w:val="Code"/>
      </w:pPr>
    </w:p>
    <w:p w14:paraId="56AFCD9A" w14:textId="77777777" w:rsidR="00FA2706" w:rsidRPr="00A05A95" w:rsidRDefault="00FA2706" w:rsidP="00566F04">
      <w:pPr>
        <w:pStyle w:val="Code"/>
      </w:pPr>
      <w:r w:rsidRPr="00A05A95">
        <w:t xml:space="preserve">        public const string DefaultLegacyNamespace = "http://tempuri.org/";</w:t>
      </w:r>
    </w:p>
    <w:p w14:paraId="316F6EF4" w14:textId="77777777" w:rsidR="00FA2706" w:rsidRPr="00A05A95" w:rsidRDefault="00FA2706" w:rsidP="00566F04">
      <w:pPr>
        <w:pStyle w:val="Code"/>
      </w:pPr>
      <w:r w:rsidRPr="00A05A95">
        <w:t xml:space="preserve">    }</w:t>
      </w:r>
    </w:p>
    <w:p w14:paraId="1B005099" w14:textId="77777777" w:rsidR="00FA2706" w:rsidRDefault="00FA2706" w:rsidP="00566F04">
      <w:pPr>
        <w:pStyle w:val="Code"/>
      </w:pPr>
      <w:r w:rsidRPr="00A05A95">
        <w:t>}</w:t>
      </w:r>
    </w:p>
    <w:p w14:paraId="7620BBC5" w14:textId="77777777" w:rsidR="00FA2706" w:rsidRDefault="00FA2706" w:rsidP="00CD520A">
      <w:pPr>
        <w:pStyle w:val="BodyTextCont"/>
        <w:pPrChange w:id="1058" w:author="Brian Wortman" w:date="2014-06-16T20:29:00Z">
          <w:pPr>
            <w:pStyle w:val="BodyText"/>
          </w:pPr>
        </w:pPrChange>
      </w:pPr>
      <w:r>
        <w:t xml:space="preserve">The next prerequisite type to add is </w:t>
      </w:r>
      <w:proofErr w:type="spellStart"/>
      <w:r w:rsidRPr="00DC77E1">
        <w:rPr>
          <w:rStyle w:val="CodeInline"/>
        </w:rPr>
        <w:t>LocationLinkCalculator</w:t>
      </w:r>
      <w:proofErr w:type="spellEnd"/>
      <w:r>
        <w:t xml:space="preserve">. This is just a little utility class encapsulating a trivial algorithm that returns the location link from a service model's collection of </w:t>
      </w:r>
      <w:r w:rsidRPr="00995821">
        <w:rPr>
          <w:rStyle w:val="CodeInline"/>
        </w:rPr>
        <w:t>Link</w:t>
      </w:r>
      <w:r>
        <w:t xml:space="preserve"> objects. Note that it is static (gasp!). While we generally discourage the use of statics because of the tight coupling they introduce, they can be appropriate for trivial utility functions. Does this calculator need to support polymorphism? Does it need to be mocked? No, and probably not, respectively. So implement it as follows:</w:t>
      </w:r>
    </w:p>
    <w:p w14:paraId="60D06BA0" w14:textId="77777777" w:rsidR="00FA2706" w:rsidRPr="0085434D" w:rsidRDefault="00FA2706" w:rsidP="00566F04">
      <w:pPr>
        <w:pStyle w:val="Code"/>
      </w:pPr>
      <w:r w:rsidRPr="0085434D">
        <w:t>using System;</w:t>
      </w:r>
    </w:p>
    <w:p w14:paraId="36BDCB18" w14:textId="77777777" w:rsidR="00FA2706" w:rsidRPr="0085434D" w:rsidRDefault="00FA2706" w:rsidP="00566F04">
      <w:pPr>
        <w:pStyle w:val="Code"/>
      </w:pPr>
      <w:r w:rsidRPr="0085434D">
        <w:t>using System.Linq;</w:t>
      </w:r>
    </w:p>
    <w:p w14:paraId="2A2515C3" w14:textId="77777777" w:rsidR="00FA2706" w:rsidRPr="0085434D" w:rsidRDefault="00FA2706" w:rsidP="00566F04">
      <w:pPr>
        <w:pStyle w:val="Code"/>
      </w:pPr>
      <w:r w:rsidRPr="0085434D">
        <w:t>using WebApi2Book.Common;</w:t>
      </w:r>
    </w:p>
    <w:p w14:paraId="6BC09C99" w14:textId="77777777" w:rsidR="00FA2706" w:rsidRPr="0085434D" w:rsidRDefault="00FA2706" w:rsidP="00566F04">
      <w:pPr>
        <w:pStyle w:val="Code"/>
      </w:pPr>
      <w:r w:rsidRPr="0085434D">
        <w:t>using WebApi2Book.Web.Api.Models;</w:t>
      </w:r>
    </w:p>
    <w:p w14:paraId="574493B7" w14:textId="77777777" w:rsidR="00FA2706" w:rsidRPr="0085434D" w:rsidRDefault="00FA2706" w:rsidP="00566F04">
      <w:pPr>
        <w:pStyle w:val="Code"/>
      </w:pPr>
    </w:p>
    <w:p w14:paraId="7CE3B050" w14:textId="77777777" w:rsidR="00FA2706" w:rsidRPr="0085434D" w:rsidRDefault="00FA2706" w:rsidP="00566F04">
      <w:pPr>
        <w:pStyle w:val="Code"/>
      </w:pPr>
      <w:r w:rsidRPr="0085434D">
        <w:t>namespace WebApi2Book.Web.Api.MaintenanceProcessing</w:t>
      </w:r>
    </w:p>
    <w:p w14:paraId="45EFEF4A" w14:textId="77777777" w:rsidR="00FA2706" w:rsidRPr="0085434D" w:rsidRDefault="00FA2706" w:rsidP="00566F04">
      <w:pPr>
        <w:pStyle w:val="Code"/>
      </w:pPr>
      <w:r w:rsidRPr="0085434D">
        <w:t>{</w:t>
      </w:r>
    </w:p>
    <w:p w14:paraId="20BBB809" w14:textId="77777777" w:rsidR="00FA2706" w:rsidRPr="0085434D" w:rsidRDefault="00FA2706" w:rsidP="00566F04">
      <w:pPr>
        <w:pStyle w:val="Code"/>
      </w:pPr>
      <w:r w:rsidRPr="0085434D">
        <w:t xml:space="preserve">    public static class LocationLinkCalculator</w:t>
      </w:r>
    </w:p>
    <w:p w14:paraId="5C8FF60D" w14:textId="77777777" w:rsidR="00FA2706" w:rsidRPr="0085434D" w:rsidRDefault="00FA2706" w:rsidP="00566F04">
      <w:pPr>
        <w:pStyle w:val="Code"/>
      </w:pPr>
      <w:r w:rsidRPr="0085434D">
        <w:t xml:space="preserve">    {</w:t>
      </w:r>
    </w:p>
    <w:p w14:paraId="19DF4730" w14:textId="77777777" w:rsidR="00FA2706" w:rsidRPr="0085434D" w:rsidRDefault="00FA2706" w:rsidP="00566F04">
      <w:pPr>
        <w:pStyle w:val="Code"/>
      </w:pPr>
      <w:r w:rsidRPr="0085434D">
        <w:t xml:space="preserve">        public static Uri GetLocationLink(ILinkContaining linkContaining)</w:t>
      </w:r>
    </w:p>
    <w:p w14:paraId="25BAB695" w14:textId="77777777" w:rsidR="00FA2706" w:rsidRPr="0085434D" w:rsidRDefault="00FA2706" w:rsidP="00566F04">
      <w:pPr>
        <w:pStyle w:val="Code"/>
      </w:pPr>
      <w:r w:rsidRPr="0085434D">
        <w:t xml:space="preserve">        {</w:t>
      </w:r>
    </w:p>
    <w:p w14:paraId="06FB4A2C" w14:textId="77777777" w:rsidR="00FA2706" w:rsidRPr="0085434D" w:rsidRDefault="00FA2706" w:rsidP="00566F04">
      <w:pPr>
        <w:pStyle w:val="Code"/>
      </w:pPr>
      <w:r w:rsidRPr="0085434D">
        <w:lastRenderedPageBreak/>
        <w:t xml:space="preserve">            var locationLink = linkContaining.Links.FirstOrDefault(x =&gt; x.Rel == Constants.CommonLinkRelValues.Self);</w:t>
      </w:r>
    </w:p>
    <w:p w14:paraId="71593DDE" w14:textId="77777777" w:rsidR="00FA2706" w:rsidRPr="0085434D" w:rsidRDefault="00FA2706" w:rsidP="00566F04">
      <w:pPr>
        <w:pStyle w:val="Code"/>
      </w:pPr>
      <w:r w:rsidRPr="0085434D">
        <w:t xml:space="preserve">            return locationLink == null ? null : new Uri(locationLink.Href);</w:t>
      </w:r>
    </w:p>
    <w:p w14:paraId="07A75D38" w14:textId="77777777" w:rsidR="00FA2706" w:rsidRPr="0085434D" w:rsidRDefault="00FA2706" w:rsidP="00566F04">
      <w:pPr>
        <w:pStyle w:val="Code"/>
      </w:pPr>
      <w:r w:rsidRPr="0085434D">
        <w:t xml:space="preserve">        }</w:t>
      </w:r>
    </w:p>
    <w:p w14:paraId="3AAFF2A7" w14:textId="77777777" w:rsidR="00FA2706" w:rsidRPr="0085434D" w:rsidRDefault="00FA2706" w:rsidP="00566F04">
      <w:pPr>
        <w:pStyle w:val="Code"/>
      </w:pPr>
      <w:r w:rsidRPr="0085434D">
        <w:t xml:space="preserve">    }</w:t>
      </w:r>
    </w:p>
    <w:p w14:paraId="0AFCCB2F" w14:textId="77777777" w:rsidR="00FA2706" w:rsidRDefault="00FA2706" w:rsidP="00566F04">
      <w:pPr>
        <w:pStyle w:val="Code"/>
      </w:pPr>
      <w:r w:rsidRPr="0085434D">
        <w:t>}</w:t>
      </w:r>
    </w:p>
    <w:p w14:paraId="1F0B8DBD" w14:textId="77777777" w:rsidR="00FA2706" w:rsidRDefault="00FA2706" w:rsidP="00566F04">
      <w:pPr>
        <w:pStyle w:val="Code"/>
      </w:pPr>
    </w:p>
    <w:p w14:paraId="19493FF6" w14:textId="77777777" w:rsidR="00FA2706" w:rsidRDefault="00FA2706" w:rsidP="00CD520A">
      <w:pPr>
        <w:pStyle w:val="BodyTextCont"/>
        <w:pPrChange w:id="1059" w:author="Brian Wortman" w:date="2014-06-16T20:29:00Z">
          <w:pPr>
            <w:pStyle w:val="BodyText"/>
          </w:pPr>
        </w:pPrChange>
      </w:pPr>
      <w:r>
        <w:t xml:space="preserve">With prerequisites complete, we're now ready to implement the </w:t>
      </w:r>
      <w:proofErr w:type="spellStart"/>
      <w:r w:rsidRPr="001D46FC">
        <w:rPr>
          <w:rStyle w:val="CodeInline"/>
        </w:rPr>
        <w:t>IHttpActionResult</w:t>
      </w:r>
      <w:proofErr w:type="spellEnd"/>
      <w:r w:rsidRPr="00B54CA3">
        <w:rPr>
          <w:rStyle w:val="CodeInline"/>
        </w:rPr>
        <w:t xml:space="preserve"> that indicates a new task has been created</w:t>
      </w:r>
      <w:r w:rsidRPr="00A27F76">
        <w:t>.</w:t>
      </w:r>
      <w:r>
        <w:t xml:space="preserve"> Implement it as follows:</w:t>
      </w:r>
    </w:p>
    <w:p w14:paraId="2A2791F7" w14:textId="77777777" w:rsidR="00FA2706" w:rsidRDefault="00FA2706" w:rsidP="00566F04">
      <w:pPr>
        <w:pStyle w:val="Code"/>
      </w:pPr>
    </w:p>
    <w:p w14:paraId="4B178327" w14:textId="77777777" w:rsidR="00FA2706" w:rsidRPr="00D12600" w:rsidRDefault="00FA2706" w:rsidP="00566F04">
      <w:pPr>
        <w:pStyle w:val="Code"/>
      </w:pPr>
      <w:r w:rsidRPr="00D12600">
        <w:t>using System.Net;</w:t>
      </w:r>
    </w:p>
    <w:p w14:paraId="600F4183" w14:textId="77777777" w:rsidR="00FA2706" w:rsidRPr="00D12600" w:rsidRDefault="00FA2706" w:rsidP="00566F04">
      <w:pPr>
        <w:pStyle w:val="Code"/>
      </w:pPr>
      <w:r w:rsidRPr="00D12600">
        <w:t>using System.Net.Http;</w:t>
      </w:r>
    </w:p>
    <w:p w14:paraId="44513055" w14:textId="77777777" w:rsidR="00FA2706" w:rsidRPr="00D12600" w:rsidRDefault="00FA2706" w:rsidP="00566F04">
      <w:pPr>
        <w:pStyle w:val="Code"/>
      </w:pPr>
      <w:r w:rsidRPr="00D12600">
        <w:t>using System.Threading;</w:t>
      </w:r>
    </w:p>
    <w:p w14:paraId="79B7FC60" w14:textId="77777777" w:rsidR="00FA2706" w:rsidRPr="00D12600" w:rsidRDefault="00FA2706" w:rsidP="00566F04">
      <w:pPr>
        <w:pStyle w:val="Code"/>
      </w:pPr>
      <w:r w:rsidRPr="00D12600">
        <w:t>using System.Threading.Tasks;</w:t>
      </w:r>
    </w:p>
    <w:p w14:paraId="2259E45D" w14:textId="77777777" w:rsidR="00FA2706" w:rsidRPr="00D12600" w:rsidRDefault="00FA2706" w:rsidP="00566F04">
      <w:pPr>
        <w:pStyle w:val="Code"/>
      </w:pPr>
      <w:r w:rsidRPr="00D12600">
        <w:t>using System.Web.Http;</w:t>
      </w:r>
    </w:p>
    <w:p w14:paraId="6D9A966E" w14:textId="77777777" w:rsidR="00FA2706" w:rsidRPr="00D12600" w:rsidRDefault="00FA2706" w:rsidP="00566F04">
      <w:pPr>
        <w:pStyle w:val="Code"/>
      </w:pPr>
      <w:r w:rsidRPr="00D12600">
        <w:t>using Task = WebApi2Book.Web.Api.Models.Task;</w:t>
      </w:r>
    </w:p>
    <w:p w14:paraId="5E89E136" w14:textId="77777777" w:rsidR="00FA2706" w:rsidRPr="00D12600" w:rsidRDefault="00FA2706" w:rsidP="00566F04">
      <w:pPr>
        <w:pStyle w:val="Code"/>
      </w:pPr>
    </w:p>
    <w:p w14:paraId="6A91BA25" w14:textId="77777777" w:rsidR="00FA2706" w:rsidRPr="00D12600" w:rsidRDefault="00FA2706" w:rsidP="00566F04">
      <w:pPr>
        <w:pStyle w:val="Code"/>
      </w:pPr>
      <w:r w:rsidRPr="00D12600">
        <w:t>namespace WebApi2Book.Web.Api.MaintenanceProcessing</w:t>
      </w:r>
    </w:p>
    <w:p w14:paraId="739EFC00" w14:textId="77777777" w:rsidR="00FA2706" w:rsidRPr="00D12600" w:rsidRDefault="00FA2706" w:rsidP="00566F04">
      <w:pPr>
        <w:pStyle w:val="Code"/>
      </w:pPr>
      <w:r w:rsidRPr="00D12600">
        <w:t>{</w:t>
      </w:r>
    </w:p>
    <w:p w14:paraId="35366EAE" w14:textId="77777777" w:rsidR="00FA2706" w:rsidRPr="00D12600" w:rsidRDefault="00FA2706" w:rsidP="00566F04">
      <w:pPr>
        <w:pStyle w:val="Code"/>
      </w:pPr>
      <w:r w:rsidRPr="00D12600">
        <w:t xml:space="preserve">    public class TaskCreatedActionResult : IHttpActionResult</w:t>
      </w:r>
    </w:p>
    <w:p w14:paraId="0440EB99" w14:textId="77777777" w:rsidR="00FA2706" w:rsidRPr="00D12600" w:rsidRDefault="00FA2706" w:rsidP="00566F04">
      <w:pPr>
        <w:pStyle w:val="Code"/>
      </w:pPr>
      <w:r w:rsidRPr="00D12600">
        <w:t xml:space="preserve">    {</w:t>
      </w:r>
    </w:p>
    <w:p w14:paraId="499AECA7" w14:textId="77777777" w:rsidR="00FA2706" w:rsidRPr="00D12600" w:rsidRDefault="00FA2706" w:rsidP="00566F04">
      <w:pPr>
        <w:pStyle w:val="Code"/>
      </w:pPr>
      <w:r w:rsidRPr="00D12600">
        <w:t xml:space="preserve">        private readonly Task _createdTask;</w:t>
      </w:r>
    </w:p>
    <w:p w14:paraId="5775929E" w14:textId="77777777" w:rsidR="00FA2706" w:rsidRPr="00D12600" w:rsidRDefault="00FA2706" w:rsidP="00566F04">
      <w:pPr>
        <w:pStyle w:val="Code"/>
      </w:pPr>
      <w:r w:rsidRPr="00D12600">
        <w:t xml:space="preserve">        private readonly HttpRequestMessage _requestMessage;</w:t>
      </w:r>
    </w:p>
    <w:p w14:paraId="548689F8" w14:textId="77777777" w:rsidR="00FA2706" w:rsidRPr="00D12600" w:rsidRDefault="00FA2706" w:rsidP="00566F04">
      <w:pPr>
        <w:pStyle w:val="Code"/>
      </w:pPr>
    </w:p>
    <w:p w14:paraId="4867CF60" w14:textId="77777777" w:rsidR="00FA2706" w:rsidRPr="00D12600" w:rsidRDefault="00FA2706" w:rsidP="00566F04">
      <w:pPr>
        <w:pStyle w:val="Code"/>
      </w:pPr>
      <w:r w:rsidRPr="00D12600">
        <w:t xml:space="preserve">        public TaskCreatedActionResult(HttpRequestMessage requestMessage,</w:t>
      </w:r>
    </w:p>
    <w:p w14:paraId="518B7F60" w14:textId="77777777" w:rsidR="00FA2706" w:rsidRPr="00D12600" w:rsidRDefault="00FA2706" w:rsidP="00566F04">
      <w:pPr>
        <w:pStyle w:val="Code"/>
      </w:pPr>
      <w:r w:rsidRPr="00D12600">
        <w:t xml:space="preserve">            Task createdTask)</w:t>
      </w:r>
    </w:p>
    <w:p w14:paraId="6FA2561F" w14:textId="77777777" w:rsidR="00FA2706" w:rsidRPr="00D12600" w:rsidRDefault="00FA2706" w:rsidP="00566F04">
      <w:pPr>
        <w:pStyle w:val="Code"/>
      </w:pPr>
      <w:r w:rsidRPr="00D12600">
        <w:t xml:space="preserve">        {</w:t>
      </w:r>
    </w:p>
    <w:p w14:paraId="41CED1B5" w14:textId="77777777" w:rsidR="00FA2706" w:rsidRPr="00D12600" w:rsidRDefault="00FA2706" w:rsidP="00566F04">
      <w:pPr>
        <w:pStyle w:val="Code"/>
      </w:pPr>
      <w:r w:rsidRPr="00D12600">
        <w:t xml:space="preserve">            _requestMessage = requestMessage;</w:t>
      </w:r>
    </w:p>
    <w:p w14:paraId="364FDCB4" w14:textId="77777777" w:rsidR="00FA2706" w:rsidRPr="00D12600" w:rsidRDefault="00FA2706" w:rsidP="00566F04">
      <w:pPr>
        <w:pStyle w:val="Code"/>
      </w:pPr>
      <w:r w:rsidRPr="00D12600">
        <w:t xml:space="preserve">            _createdTask = createdTask;</w:t>
      </w:r>
    </w:p>
    <w:p w14:paraId="30D2B7F6" w14:textId="77777777" w:rsidR="00FA2706" w:rsidRPr="00D12600" w:rsidRDefault="00FA2706" w:rsidP="00566F04">
      <w:pPr>
        <w:pStyle w:val="Code"/>
      </w:pPr>
      <w:r w:rsidRPr="00D12600">
        <w:t xml:space="preserve">        }</w:t>
      </w:r>
    </w:p>
    <w:p w14:paraId="1EE838A7" w14:textId="77777777" w:rsidR="00FA2706" w:rsidRPr="00D12600" w:rsidRDefault="00FA2706" w:rsidP="00566F04">
      <w:pPr>
        <w:pStyle w:val="Code"/>
      </w:pPr>
    </w:p>
    <w:p w14:paraId="4DD221CE" w14:textId="77777777" w:rsidR="00FA2706" w:rsidRPr="00D12600" w:rsidRDefault="00FA2706" w:rsidP="00566F04">
      <w:pPr>
        <w:pStyle w:val="Code"/>
      </w:pPr>
      <w:r w:rsidRPr="00D12600">
        <w:t xml:space="preserve">        public Task&lt;HttpResponseMessage&gt; ExecuteAsync(CancellationToken cancellationToken)</w:t>
      </w:r>
    </w:p>
    <w:p w14:paraId="1167AC16" w14:textId="77777777" w:rsidR="00FA2706" w:rsidRPr="00D12600" w:rsidRDefault="00FA2706" w:rsidP="00566F04">
      <w:pPr>
        <w:pStyle w:val="Code"/>
      </w:pPr>
      <w:r w:rsidRPr="00D12600">
        <w:t xml:space="preserve">        {</w:t>
      </w:r>
    </w:p>
    <w:p w14:paraId="51419013" w14:textId="77777777" w:rsidR="00FA2706" w:rsidRPr="00D12600" w:rsidRDefault="00FA2706" w:rsidP="00566F04">
      <w:pPr>
        <w:pStyle w:val="Code"/>
      </w:pPr>
      <w:r w:rsidRPr="00D12600">
        <w:t xml:space="preserve">            return System.Threading.Tasks.Task.FromResult(Execute());</w:t>
      </w:r>
    </w:p>
    <w:p w14:paraId="5B40F8B3" w14:textId="77777777" w:rsidR="00FA2706" w:rsidRPr="00D12600" w:rsidRDefault="00FA2706" w:rsidP="00566F04">
      <w:pPr>
        <w:pStyle w:val="Code"/>
      </w:pPr>
      <w:r w:rsidRPr="00D12600">
        <w:t xml:space="preserve">        }</w:t>
      </w:r>
    </w:p>
    <w:p w14:paraId="6691D606" w14:textId="77777777" w:rsidR="00FA2706" w:rsidRPr="00D12600" w:rsidRDefault="00FA2706" w:rsidP="00566F04">
      <w:pPr>
        <w:pStyle w:val="Code"/>
      </w:pPr>
    </w:p>
    <w:p w14:paraId="03CC8CB5" w14:textId="77777777" w:rsidR="00FA2706" w:rsidRPr="00D12600" w:rsidRDefault="00FA2706" w:rsidP="00566F04">
      <w:pPr>
        <w:pStyle w:val="Code"/>
      </w:pPr>
      <w:r w:rsidRPr="00D12600">
        <w:t xml:space="preserve">        public HttpResponseMessage Execute()</w:t>
      </w:r>
    </w:p>
    <w:p w14:paraId="593EBE24" w14:textId="77777777" w:rsidR="00FA2706" w:rsidRPr="00D12600" w:rsidRDefault="00FA2706" w:rsidP="00566F04">
      <w:pPr>
        <w:pStyle w:val="Code"/>
      </w:pPr>
      <w:r w:rsidRPr="00D12600">
        <w:t xml:space="preserve">        {</w:t>
      </w:r>
    </w:p>
    <w:p w14:paraId="5711425E" w14:textId="77777777" w:rsidR="00FA2706" w:rsidRPr="00D12600" w:rsidRDefault="00FA2706" w:rsidP="00566F04">
      <w:pPr>
        <w:pStyle w:val="Code"/>
      </w:pPr>
      <w:r w:rsidRPr="00D12600">
        <w:t xml:space="preserve">            var responseMessage = _requestMessage.CreateResponse(HttpStatusCode.Created, _createdTask);</w:t>
      </w:r>
    </w:p>
    <w:p w14:paraId="4C2C0171" w14:textId="77777777" w:rsidR="00FA2706" w:rsidRPr="00D12600" w:rsidRDefault="00FA2706" w:rsidP="00566F04">
      <w:pPr>
        <w:pStyle w:val="Code"/>
      </w:pPr>
    </w:p>
    <w:p w14:paraId="4F40181A" w14:textId="77777777" w:rsidR="00FA2706" w:rsidRPr="00D12600" w:rsidRDefault="00FA2706" w:rsidP="00566F04">
      <w:pPr>
        <w:pStyle w:val="Code"/>
      </w:pPr>
      <w:r w:rsidRPr="00D12600">
        <w:t xml:space="preserve">            responseMessage.Headers.Location = LocationLinkCalculator.GetLocationLink(_createdTask);</w:t>
      </w:r>
    </w:p>
    <w:p w14:paraId="68E9854B" w14:textId="77777777" w:rsidR="00FA2706" w:rsidRPr="00D12600" w:rsidRDefault="00FA2706" w:rsidP="00566F04">
      <w:pPr>
        <w:pStyle w:val="Code"/>
      </w:pPr>
    </w:p>
    <w:p w14:paraId="61AB8501" w14:textId="77777777" w:rsidR="00FA2706" w:rsidRPr="00D12600" w:rsidRDefault="00FA2706" w:rsidP="00566F04">
      <w:pPr>
        <w:pStyle w:val="Code"/>
      </w:pPr>
      <w:r w:rsidRPr="00D12600">
        <w:t xml:space="preserve">            return responseMessage;</w:t>
      </w:r>
    </w:p>
    <w:p w14:paraId="0C1A73BF" w14:textId="77777777" w:rsidR="00FA2706" w:rsidRPr="00D12600" w:rsidRDefault="00FA2706" w:rsidP="00566F04">
      <w:pPr>
        <w:pStyle w:val="Code"/>
      </w:pPr>
      <w:r w:rsidRPr="00D12600">
        <w:t xml:space="preserve">        }</w:t>
      </w:r>
    </w:p>
    <w:p w14:paraId="6DD72DF1" w14:textId="77777777" w:rsidR="00FA2706" w:rsidRPr="00D12600" w:rsidRDefault="00FA2706" w:rsidP="00566F04">
      <w:pPr>
        <w:pStyle w:val="Code"/>
      </w:pPr>
      <w:r w:rsidRPr="00D12600">
        <w:t xml:space="preserve">    }</w:t>
      </w:r>
    </w:p>
    <w:p w14:paraId="730A624B" w14:textId="77777777" w:rsidR="00FA2706" w:rsidRDefault="00FA2706" w:rsidP="00566F04">
      <w:pPr>
        <w:pStyle w:val="Code"/>
      </w:pPr>
      <w:r w:rsidRPr="00D12600">
        <w:t xml:space="preserve">} </w:t>
      </w:r>
    </w:p>
    <w:p w14:paraId="7069DF3D" w14:textId="77777777" w:rsidR="00FA2706" w:rsidRDefault="00FA2706" w:rsidP="00CD520A">
      <w:pPr>
        <w:pStyle w:val="BodyTextCont"/>
        <w:pPrChange w:id="1060" w:author="Brian Wortman" w:date="2014-06-16T20:29:00Z">
          <w:pPr>
            <w:pStyle w:val="BodyText"/>
          </w:pPr>
        </w:pPrChange>
      </w:pPr>
      <w:r>
        <w:lastRenderedPageBreak/>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Pr="00DC77E1">
        <w:rPr>
          <w:rStyle w:val="CodeInline"/>
        </w:rPr>
        <w:t>Execute</w:t>
      </w:r>
      <w:r>
        <w:t xml:space="preserve"> uses the request message to create a response with the proper </w:t>
      </w:r>
      <w:proofErr w:type="spellStart"/>
      <w:r w:rsidRPr="00DC77E1">
        <w:rPr>
          <w:rStyle w:val="CodeInline"/>
        </w:rPr>
        <w:t>HttpStatusCode</w:t>
      </w:r>
      <w:proofErr w:type="spellEnd"/>
      <w:r>
        <w:t xml:space="preserve"> and </w:t>
      </w:r>
      <w:r w:rsidRPr="00DC77E1">
        <w:rPr>
          <w:rStyle w:val="CodeInline"/>
        </w:rPr>
        <w:t>Task</w:t>
      </w:r>
      <w:r>
        <w:t xml:space="preserve"> content. Then it also adds the </w:t>
      </w:r>
      <w:r w:rsidRPr="00DC77E1">
        <w:rPr>
          <w:rStyle w:val="CodeInline"/>
        </w:rPr>
        <w:t>Location</w:t>
      </w:r>
      <w:r>
        <w:t xml:space="preserve"> header to the response.</w:t>
      </w:r>
    </w:p>
    <w:p w14:paraId="28A61B13" w14:textId="77777777" w:rsidR="00FA2706" w:rsidRDefault="00FA2706" w:rsidP="00CD520A">
      <w:pPr>
        <w:pStyle w:val="BodyTextCont"/>
        <w:pPrChange w:id="1061" w:author="Brian Wortman" w:date="2014-06-16T20:29:00Z">
          <w:pPr>
            <w:pStyle w:val="BodyText"/>
          </w:pPr>
        </w:pPrChange>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76981BF" w14:textId="77777777" w:rsidR="00FA2706" w:rsidRPr="00D67A37" w:rsidRDefault="00FA2706" w:rsidP="00566F04">
      <w:pPr>
        <w:pStyle w:val="Code"/>
      </w:pPr>
      <w:r w:rsidRPr="00D67A37">
        <w:t xml:space="preserve"> [Route("", Name = "AddTaskRoute")]</w:t>
      </w:r>
    </w:p>
    <w:p w14:paraId="75A327B1" w14:textId="77777777" w:rsidR="00FA2706" w:rsidRPr="00D67A37" w:rsidRDefault="00FA2706" w:rsidP="00566F04">
      <w:pPr>
        <w:pStyle w:val="Code"/>
      </w:pPr>
      <w:r w:rsidRPr="00D67A37">
        <w:t xml:space="preserve"> [HttpPost]</w:t>
      </w:r>
    </w:p>
    <w:p w14:paraId="0F36B10F" w14:textId="77777777" w:rsidR="00FA2706" w:rsidRPr="00D67A37" w:rsidRDefault="00FA2706" w:rsidP="00566F04">
      <w:pPr>
        <w:pStyle w:val="Code"/>
      </w:pPr>
      <w:r w:rsidRPr="00D67A37">
        <w:t xml:space="preserve"> public IHttpActionResult AddTask(HttpRequestMessage requestMessage, NewTask newTask)</w:t>
      </w:r>
    </w:p>
    <w:p w14:paraId="40333463" w14:textId="77777777" w:rsidR="00FA2706" w:rsidRPr="00D67A37" w:rsidRDefault="00FA2706" w:rsidP="00566F04">
      <w:pPr>
        <w:pStyle w:val="Code"/>
      </w:pPr>
      <w:r w:rsidRPr="00D67A37">
        <w:t xml:space="preserve"> {</w:t>
      </w:r>
    </w:p>
    <w:p w14:paraId="076D8CB1" w14:textId="77777777" w:rsidR="00FA2706" w:rsidRPr="00D67A37" w:rsidRDefault="00FA2706" w:rsidP="00566F04">
      <w:pPr>
        <w:pStyle w:val="Code"/>
      </w:pPr>
      <w:r w:rsidRPr="00D67A37">
        <w:t xml:space="preserve">     var task = _addTaskMaintenanceProcessor.AddTask(newTask);</w:t>
      </w:r>
    </w:p>
    <w:p w14:paraId="10BB03CC" w14:textId="77777777" w:rsidR="00FA2706" w:rsidRPr="00D67A37" w:rsidRDefault="00FA2706" w:rsidP="00566F04">
      <w:pPr>
        <w:pStyle w:val="Code"/>
      </w:pPr>
      <w:r w:rsidRPr="00D67A37">
        <w:t xml:space="preserve">     var result = new TaskCreatedActionResult(requestMessage, task);</w:t>
      </w:r>
    </w:p>
    <w:p w14:paraId="718D6400" w14:textId="77777777" w:rsidR="00FA2706" w:rsidRPr="00D67A37" w:rsidRDefault="00FA2706" w:rsidP="00566F04">
      <w:pPr>
        <w:pStyle w:val="Code"/>
      </w:pPr>
      <w:r w:rsidRPr="00D67A37">
        <w:t xml:space="preserve">     return result;</w:t>
      </w:r>
    </w:p>
    <w:p w14:paraId="58424B5C" w14:textId="77777777" w:rsidR="00FA2706" w:rsidRDefault="00FA2706" w:rsidP="00566F04">
      <w:pPr>
        <w:pStyle w:val="Code"/>
      </w:pPr>
      <w:r w:rsidRPr="00D67A37">
        <w:t xml:space="preserve"> }</w:t>
      </w:r>
    </w:p>
    <w:p w14:paraId="0251EFE7" w14:textId="61BF5967" w:rsidR="00FA2706" w:rsidRDefault="00FA2706" w:rsidP="00CD520A">
      <w:pPr>
        <w:pStyle w:val="BodyTextCont"/>
        <w:pPrChange w:id="1062" w:author="Brian Wortman" w:date="2014-06-16T20:29:00Z">
          <w:pPr>
            <w:pStyle w:val="BodyText"/>
          </w:pPr>
        </w:pPrChange>
      </w:pPr>
      <w:r>
        <w:t xml:space="preserve">Though </w:t>
      </w:r>
      <w:del w:id="1063" w:author="Brian Wortman" w:date="2014-06-16T20:07:00Z">
        <w:r w:rsidDel="007E3F98">
          <w:delText xml:space="preserve">this </w:delText>
        </w:r>
      </w:del>
      <w:ins w:id="1064" w:author="Brian Wortman" w:date="2014-06-16T20:07:00Z">
        <w:r w:rsidR="007E3F98">
          <w:t xml:space="preserve">links </w:t>
        </w:r>
      </w:ins>
      <w:r>
        <w:t xml:space="preserve">won't be </w:t>
      </w:r>
      <w:del w:id="1065" w:author="Brian Wortman" w:date="2014-06-16T20:07:00Z">
        <w:r w:rsidDel="007E3F98">
          <w:delText>completely functional</w:delText>
        </w:r>
      </w:del>
      <w:ins w:id="1066" w:author="Brian Wortman" w:date="2014-06-16T20:07:00Z">
        <w:r w:rsidR="007E3F98">
          <w:t>fully developed</w:t>
        </w:r>
      </w:ins>
      <w:r>
        <w:t xml:space="preserve"> until we implement our link services to add the actual links, we will still see the benefit in the response if we hack in a fake link. Therefore, modify the </w:t>
      </w:r>
      <w:proofErr w:type="spellStart"/>
      <w:r>
        <w:t>AddTask</w:t>
      </w:r>
      <w:proofErr w:type="spellEnd"/>
      <w:r>
        <w:t xml:space="preserve"> method of the </w:t>
      </w:r>
      <w:proofErr w:type="spellStart"/>
      <w:r w:rsidRPr="007E4EFC">
        <w:t>AddTaskMaintenanceProcessor</w:t>
      </w:r>
      <w:proofErr w:type="spellEnd"/>
      <w:r>
        <w:t xml:space="preserve"> so it appears as follows:</w:t>
      </w:r>
    </w:p>
    <w:p w14:paraId="1C6D1E7A" w14:textId="77777777" w:rsidR="00FA2706" w:rsidRPr="007E4EFC" w:rsidRDefault="00FA2706" w:rsidP="00566F04">
      <w:pPr>
        <w:pStyle w:val="Code"/>
      </w:pPr>
      <w:r w:rsidRPr="007E4EFC">
        <w:t>public Task AddTask(NewTask newTask)</w:t>
      </w:r>
    </w:p>
    <w:p w14:paraId="2136F296" w14:textId="77777777" w:rsidR="00FA2706" w:rsidRPr="007E4EFC" w:rsidRDefault="00FA2706" w:rsidP="00566F04">
      <w:pPr>
        <w:pStyle w:val="Code"/>
      </w:pPr>
      <w:r w:rsidRPr="007E4EFC">
        <w:t>{</w:t>
      </w:r>
    </w:p>
    <w:p w14:paraId="54051AD0" w14:textId="77777777" w:rsidR="00FA2706" w:rsidRPr="007E4EFC" w:rsidRDefault="00FA2706" w:rsidP="00566F04">
      <w:pPr>
        <w:pStyle w:val="Code"/>
      </w:pPr>
      <w:r w:rsidRPr="007E4EFC">
        <w:t xml:space="preserve">    var taskEntity = _autoMapper.Map&lt;Data.Entities.Task&gt;(newTask);</w:t>
      </w:r>
    </w:p>
    <w:p w14:paraId="62E291D9" w14:textId="77777777" w:rsidR="00FA2706" w:rsidRPr="007E4EFC" w:rsidRDefault="00FA2706" w:rsidP="00566F04">
      <w:pPr>
        <w:pStyle w:val="Code"/>
      </w:pPr>
    </w:p>
    <w:p w14:paraId="29022E71" w14:textId="77777777" w:rsidR="00FA2706" w:rsidRPr="007E4EFC" w:rsidRDefault="00FA2706" w:rsidP="00566F04">
      <w:pPr>
        <w:pStyle w:val="Code"/>
      </w:pPr>
      <w:r w:rsidRPr="007E4EFC">
        <w:t xml:space="preserve">    _queryProcessor.AddTask(taskEntity);</w:t>
      </w:r>
    </w:p>
    <w:p w14:paraId="53BC5B26" w14:textId="77777777" w:rsidR="00FA2706" w:rsidRPr="007E4EFC" w:rsidRDefault="00FA2706" w:rsidP="00566F04">
      <w:pPr>
        <w:pStyle w:val="Code"/>
      </w:pPr>
    </w:p>
    <w:p w14:paraId="7C01A02F" w14:textId="77777777" w:rsidR="00FA2706" w:rsidRPr="007E4EFC" w:rsidRDefault="00FA2706" w:rsidP="00566F04">
      <w:pPr>
        <w:pStyle w:val="Code"/>
      </w:pPr>
      <w:r w:rsidRPr="007E4EFC">
        <w:t xml:space="preserve">    var task = _autoMapper.Map&lt;Task&gt;(taskEntity);</w:t>
      </w:r>
    </w:p>
    <w:p w14:paraId="656B340B" w14:textId="77777777" w:rsidR="00FA2706" w:rsidRPr="007E4EFC" w:rsidRDefault="00FA2706" w:rsidP="00566F04">
      <w:pPr>
        <w:pStyle w:val="Code"/>
      </w:pPr>
    </w:p>
    <w:p w14:paraId="5CB86555" w14:textId="77777777" w:rsidR="00FA2706" w:rsidRPr="007E4EFC" w:rsidRDefault="00FA2706" w:rsidP="00566F04">
      <w:pPr>
        <w:pStyle w:val="Code"/>
      </w:pPr>
      <w:r w:rsidRPr="007E4EFC">
        <w:t xml:space="preserve">    // TODO: Implement link service</w:t>
      </w:r>
    </w:p>
    <w:p w14:paraId="291457D4" w14:textId="77777777" w:rsidR="00FA2706" w:rsidRPr="007E4EFC" w:rsidRDefault="00FA2706" w:rsidP="00566F04">
      <w:pPr>
        <w:pStyle w:val="Code"/>
      </w:pPr>
      <w:r w:rsidRPr="007E4EFC">
        <w:t xml:space="preserve">    task.AddLink(new Link</w:t>
      </w:r>
    </w:p>
    <w:p w14:paraId="0C7A33B7" w14:textId="77777777" w:rsidR="00FA2706" w:rsidRPr="007E4EFC" w:rsidRDefault="00FA2706" w:rsidP="00566F04">
      <w:pPr>
        <w:pStyle w:val="Code"/>
      </w:pPr>
      <w:r w:rsidRPr="007E4EFC">
        <w:t xml:space="preserve">    {</w:t>
      </w:r>
    </w:p>
    <w:p w14:paraId="471EA2D6" w14:textId="77777777" w:rsidR="00FA2706" w:rsidRPr="007E4EFC" w:rsidRDefault="00FA2706" w:rsidP="00566F04">
      <w:pPr>
        <w:pStyle w:val="Code"/>
      </w:pPr>
      <w:r w:rsidRPr="007E4EFC">
        <w:t xml:space="preserve">        Method = HttpMethod.</w:t>
      </w:r>
      <w:r>
        <w:t>Get</w:t>
      </w:r>
      <w:r w:rsidRPr="007E4EFC">
        <w:t>.Method,</w:t>
      </w:r>
    </w:p>
    <w:p w14:paraId="7D59BDC9" w14:textId="77777777" w:rsidR="00FA2706" w:rsidRPr="007E4EFC" w:rsidRDefault="00FA2706" w:rsidP="00566F04">
      <w:pPr>
        <w:pStyle w:val="Code"/>
      </w:pPr>
      <w:r w:rsidRPr="007E4EFC">
        <w:t xml:space="preserve">        </w:t>
      </w:r>
      <w:r w:rsidRPr="00522797">
        <w:t>Href = "http://localhost:61589/api/v1/tasks/" + task.TaskId,</w:t>
      </w:r>
    </w:p>
    <w:p w14:paraId="76D2C43F" w14:textId="77777777" w:rsidR="00FA2706" w:rsidRPr="007E4EFC" w:rsidRDefault="00FA2706" w:rsidP="00566F04">
      <w:pPr>
        <w:pStyle w:val="Code"/>
      </w:pPr>
      <w:r w:rsidRPr="007E4EFC">
        <w:t xml:space="preserve">        Rel = Constants.CommonLinkRelValues.Self</w:t>
      </w:r>
    </w:p>
    <w:p w14:paraId="0EBFAB63" w14:textId="77777777" w:rsidR="00FA2706" w:rsidRPr="007E4EFC" w:rsidRDefault="00FA2706" w:rsidP="00566F04">
      <w:pPr>
        <w:pStyle w:val="Code"/>
      </w:pPr>
      <w:r w:rsidRPr="007E4EFC">
        <w:t xml:space="preserve">    });</w:t>
      </w:r>
    </w:p>
    <w:p w14:paraId="6A1EAA3D" w14:textId="77777777" w:rsidR="00FA2706" w:rsidRPr="007E4EFC" w:rsidRDefault="00FA2706" w:rsidP="00566F04">
      <w:pPr>
        <w:pStyle w:val="Code"/>
      </w:pPr>
    </w:p>
    <w:p w14:paraId="3575C59F" w14:textId="77777777" w:rsidR="00FA2706" w:rsidRPr="007E4EFC" w:rsidRDefault="00FA2706" w:rsidP="00566F04">
      <w:pPr>
        <w:pStyle w:val="Code"/>
      </w:pPr>
      <w:r w:rsidRPr="007E4EFC">
        <w:t xml:space="preserve">    return task;</w:t>
      </w:r>
    </w:p>
    <w:p w14:paraId="022B27FA" w14:textId="77777777" w:rsidR="00FA2706" w:rsidRDefault="00FA2706" w:rsidP="00566F04">
      <w:pPr>
        <w:pStyle w:val="Code"/>
      </w:pPr>
      <w:r w:rsidRPr="007E4EFC">
        <w:t>}</w:t>
      </w:r>
    </w:p>
    <w:p w14:paraId="08D91D95" w14:textId="77777777" w:rsidR="007E3F98" w:rsidRDefault="007E3F98" w:rsidP="007E3F98">
      <w:pPr>
        <w:pStyle w:val="BodyTextCont"/>
        <w:rPr>
          <w:ins w:id="1067" w:author="Brian Wortman" w:date="2014-06-16T20:08:00Z"/>
        </w:rPr>
      </w:pPr>
      <w:ins w:id="1068" w:author="Brian Wortman" w:date="2014-06-16T20:08:00Z">
        <w:r>
          <w:t>Note: You’ll need to add the following using directives:</w:t>
        </w:r>
      </w:ins>
    </w:p>
    <w:p w14:paraId="41A942FF" w14:textId="77777777" w:rsidR="007E3F98" w:rsidRDefault="007E3F98" w:rsidP="007E3F98">
      <w:pPr>
        <w:pStyle w:val="Bullet"/>
        <w:rPr>
          <w:ins w:id="1069" w:author="Brian Wortman" w:date="2014-06-16T20:09:00Z"/>
        </w:rPr>
        <w:pPrChange w:id="1070" w:author="Brian Wortman" w:date="2014-06-16T20:09:00Z">
          <w:pPr>
            <w:pStyle w:val="CommentText"/>
          </w:pPr>
        </w:pPrChange>
      </w:pPr>
      <w:bookmarkStart w:id="1071" w:name="OLE_LINK276"/>
      <w:bookmarkStart w:id="1072" w:name="OLE_LINK277"/>
      <w:bookmarkStart w:id="1073" w:name="OLE_LINK278"/>
      <w:bookmarkStart w:id="1074" w:name="_Hlk390436306"/>
      <w:bookmarkStart w:id="1075" w:name="_Hlk390436307"/>
      <w:ins w:id="1076" w:author="Brian Wortman" w:date="2014-06-16T20:09:00Z">
        <w:r>
          <w:t xml:space="preserve">using </w:t>
        </w:r>
        <w:proofErr w:type="spellStart"/>
        <w:r>
          <w:t>System.Net.Http</w:t>
        </w:r>
        <w:proofErr w:type="spellEnd"/>
        <w:r>
          <w:t>;</w:t>
        </w:r>
      </w:ins>
    </w:p>
    <w:p w14:paraId="4CA952AC" w14:textId="10BFF79C" w:rsidR="00FA2706" w:rsidRDefault="007E3F98" w:rsidP="00263777">
      <w:pPr>
        <w:pStyle w:val="Bullet"/>
        <w:pPrChange w:id="1077" w:author="Brian Wortman" w:date="2014-06-16T20:09:00Z">
          <w:pPr>
            <w:pStyle w:val="Code"/>
          </w:pPr>
        </w:pPrChange>
      </w:pPr>
      <w:ins w:id="1078" w:author="Brian Wortman" w:date="2014-06-16T20:09:00Z">
        <w:r>
          <w:t>using WebApi2Book.Common;</w:t>
        </w:r>
      </w:ins>
      <w:bookmarkEnd w:id="1071"/>
      <w:bookmarkEnd w:id="1072"/>
      <w:bookmarkEnd w:id="1073"/>
      <w:bookmarkEnd w:id="1074"/>
      <w:bookmarkEnd w:id="1075"/>
    </w:p>
    <w:p w14:paraId="16D57AD0" w14:textId="77777777" w:rsidR="00FA2706" w:rsidRDefault="00FA2706" w:rsidP="00CD520A">
      <w:pPr>
        <w:pStyle w:val="BodyTextCont"/>
        <w:pPrChange w:id="1079" w:author="Brian Wortman" w:date="2014-06-16T20:29:00Z">
          <w:pPr>
            <w:pStyle w:val="BodyText"/>
          </w:pPr>
        </w:pPrChange>
      </w:pPr>
      <w:r>
        <w:t>And now the moment we've been waiting for… it's demo time! Once again, execute the demo procedures described in the Implementing POST section. This time you should see something similar to the following [abbreviated] response:</w:t>
      </w:r>
    </w:p>
    <w:p w14:paraId="16D53E61" w14:textId="77777777" w:rsidR="00FA2706" w:rsidRPr="007E4EFC" w:rsidRDefault="00FA2706" w:rsidP="00566F04">
      <w:pPr>
        <w:pStyle w:val="Code"/>
      </w:pPr>
      <w:r w:rsidRPr="007E4EFC">
        <w:t>HTTP/1.1 201 Created</w:t>
      </w:r>
    </w:p>
    <w:p w14:paraId="0DC6C74A" w14:textId="77777777" w:rsidR="00FA2706" w:rsidRPr="007E4EFC" w:rsidRDefault="00FA2706" w:rsidP="00566F04">
      <w:pPr>
        <w:pStyle w:val="Code"/>
      </w:pPr>
      <w:r w:rsidRPr="007E4EFC">
        <w:t>Content-Type: text/json; charset=utf-8</w:t>
      </w:r>
    </w:p>
    <w:p w14:paraId="1DD81044" w14:textId="77777777" w:rsidR="00FA2706" w:rsidRPr="00F06082" w:rsidRDefault="00FA2706" w:rsidP="00566F04">
      <w:pPr>
        <w:pStyle w:val="Code"/>
      </w:pPr>
      <w:r w:rsidRPr="00F06082">
        <w:t>Location: http://localhost:61589/api/v1/tasks/10</w:t>
      </w:r>
    </w:p>
    <w:p w14:paraId="04F4C4E4" w14:textId="77777777" w:rsidR="00FA2706" w:rsidRPr="00F06082" w:rsidRDefault="00FA2706" w:rsidP="00566F04">
      <w:pPr>
        <w:pStyle w:val="Code"/>
      </w:pPr>
    </w:p>
    <w:p w14:paraId="3D321D8B" w14:textId="77777777" w:rsidR="00FA2706" w:rsidRDefault="00FA2706" w:rsidP="00566F04">
      <w:pPr>
        <w:pStyle w:val="Code"/>
      </w:pPr>
      <w:r w:rsidRPr="007E4EFC">
        <w:lastRenderedPageBreak/>
        <w:t>{"TaskId":10,"Subject":"Fix something important","StartDate":null,"DueDate":null,"CreatedDate":"2014-05-04T02:52:39.9872623Z","CompletedDate":null,"Status":{"StatusId":1,"Name":"Not Started","Ordinal":0},"Assignees":[],"Links":[{"Rel":"self","Href":"http://localhost:61589/api/v1/tasks","Method":"</w:t>
      </w:r>
      <w:r>
        <w:t>GET</w:t>
      </w:r>
      <w:r w:rsidRPr="007E4EFC">
        <w:t>"}]}</w:t>
      </w:r>
    </w:p>
    <w:p w14:paraId="46A4389C" w14:textId="77777777" w:rsidR="00FA2706" w:rsidRDefault="00FA2706" w:rsidP="00CD520A">
      <w:pPr>
        <w:pStyle w:val="BodyTextCont"/>
        <w:pPrChange w:id="1080" w:author="Brian Wortman" w:date="2014-06-16T20:29:00Z">
          <w:pPr>
            <w:pStyle w:val="BodyText"/>
          </w:pPr>
        </w:pPrChange>
      </w:pPr>
      <w:r>
        <w:t xml:space="preserve">Congratulations! But what's the point in returning this </w:t>
      </w:r>
      <w:proofErr w:type="spellStart"/>
      <w:r w:rsidRPr="00995821">
        <w:rPr>
          <w:rStyle w:val="CodeInline"/>
        </w:rPr>
        <w:t>IHttpActionResult</w:t>
      </w:r>
      <w:proofErr w:type="spellEnd"/>
      <w:r>
        <w:t xml:space="preserve">? What not just return a </w:t>
      </w:r>
      <w:r w:rsidRPr="00995821">
        <w:rPr>
          <w:rStyle w:val="CodeInline"/>
        </w:rPr>
        <w:t>Task</w:t>
      </w:r>
      <w:r>
        <w:t xml:space="preserve">? Well, our </w:t>
      </w:r>
      <w:proofErr w:type="spellStart"/>
      <w:r w:rsidRPr="00347052">
        <w:rPr>
          <w:rStyle w:val="CodeInline"/>
        </w:rPr>
        <w:t>IHttpActionResult</w:t>
      </w:r>
      <w:proofErr w:type="spellEnd"/>
      <w:r w:rsidRPr="00347052">
        <w:t xml:space="preserve"> </w:t>
      </w:r>
      <w:r>
        <w:t>class' single responsibility is to encapsulate the logic of setting the response code and Location header in the response. We could have put the necessary logic in the controller, but we prefer to keep controllers "thin" and easy to unit test.</w:t>
      </w:r>
    </w:p>
    <w:p w14:paraId="251C8DB8" w14:textId="77777777" w:rsidR="00FA2706" w:rsidRDefault="00FA2706" w:rsidP="00566F04">
      <w:pPr>
        <w:pStyle w:val="Heading1"/>
      </w:pPr>
      <w:bookmarkStart w:id="1081" w:name="_Toc390713993"/>
      <w:r>
        <w:t>Summary</w:t>
      </w:r>
      <w:bookmarkEnd w:id="1081"/>
    </w:p>
    <w:p w14:paraId="5375858A" w14:textId="77777777" w:rsidR="00FA2706" w:rsidRPr="0029441E" w:rsidRDefault="00FA2706" w:rsidP="00566F04">
      <w:pPr>
        <w:pStyle w:val="BodyTextFirst"/>
      </w:pPr>
      <w:r>
        <w:t xml:space="preserve">The task-management service we've implemented is posting a task, using a message received via a versioned URL, and returning a proper result. We've implemented the entire stack, and along the way we've dealt with routing, controller selection, dependency management, persistence, type mapping, diagnostic tracing/logging, and error handling. </w:t>
      </w:r>
      <w:r w:rsidRPr="0029441E">
        <w:t xml:space="preserve">To recap how all of this comes together at runtime, let’s </w:t>
      </w:r>
      <w:r>
        <w:t xml:space="preserve">summarize it with </w:t>
      </w:r>
      <w:r w:rsidRPr="0029441E">
        <w:t>some pseudo code:</w:t>
      </w:r>
    </w:p>
    <w:p w14:paraId="5E90D3BA" w14:textId="77777777" w:rsidR="00FA2706" w:rsidRPr="0029441E" w:rsidRDefault="00FA2706" w:rsidP="00FA2706">
      <w:pPr>
        <w:pStyle w:val="NumList"/>
        <w:numPr>
          <w:ilvl w:val="0"/>
          <w:numId w:val="48"/>
        </w:numPr>
      </w:pPr>
      <w:r w:rsidRPr="0029441E">
        <w:t>Caller makes a web request.</w:t>
      </w:r>
    </w:p>
    <w:p w14:paraId="7517632E" w14:textId="77777777" w:rsidR="00FA2706" w:rsidRPr="0029441E" w:rsidRDefault="00FA2706" w:rsidP="00FA2706">
      <w:pPr>
        <w:pStyle w:val="NumList"/>
        <w:numPr>
          <w:ilvl w:val="0"/>
          <w:numId w:val="30"/>
        </w:numPr>
      </w:pPr>
      <w:r>
        <w:t>ASP.NET Web API</w:t>
      </w:r>
      <w:r w:rsidRPr="0029441E">
        <w:t xml:space="preserve"> starts activation of the appropriate controller</w:t>
      </w:r>
      <w:r>
        <w:t xml:space="preserve">, which is selected using our custom controller selector </w:t>
      </w:r>
      <w:r w:rsidRPr="0029441E">
        <w:t>based on the URL routes registered at application start-up.</w:t>
      </w:r>
    </w:p>
    <w:p w14:paraId="1D44C909" w14:textId="77777777" w:rsidR="00FA2706" w:rsidRPr="0029441E" w:rsidRDefault="00FA2706" w:rsidP="00FA2706">
      <w:pPr>
        <w:pStyle w:val="NumList"/>
        <w:numPr>
          <w:ilvl w:val="0"/>
          <w:numId w:val="30"/>
        </w:numPr>
      </w:pPr>
      <w:r w:rsidRPr="006C5EEA">
        <w:t xml:space="preserve">ASP.NET Web API </w:t>
      </w:r>
      <w:r w:rsidRPr="0029441E">
        <w:t xml:space="preserve">uses the </w:t>
      </w:r>
      <w:proofErr w:type="spellStart"/>
      <w:r w:rsidRPr="003F2AEF">
        <w:rPr>
          <w:rStyle w:val="CodeInline"/>
        </w:rPr>
        <w:t>NinjectDependencyResolver</w:t>
      </w:r>
      <w:proofErr w:type="spellEnd"/>
      <w:r w:rsidRPr="0029441E">
        <w:t xml:space="preserve"> to satisfy all of the dependencies of </w:t>
      </w:r>
      <w:r>
        <w:t xml:space="preserve">the </w:t>
      </w:r>
      <w:r w:rsidRPr="0029441E">
        <w:t>controller, all of the dependencies each dependency requires, and so on</w:t>
      </w:r>
      <w:r>
        <w:t xml:space="preserve"> (it's recursive)</w:t>
      </w:r>
      <w:r w:rsidRPr="0029441E">
        <w:t>.</w:t>
      </w:r>
    </w:p>
    <w:p w14:paraId="72E11258" w14:textId="77777777" w:rsidR="00FA2706" w:rsidRPr="0029441E" w:rsidRDefault="00FA2706" w:rsidP="00FA2706">
      <w:pPr>
        <w:pStyle w:val="NumList"/>
        <w:numPr>
          <w:ilvl w:val="0"/>
          <w:numId w:val="30"/>
        </w:numPr>
      </w:pPr>
      <w:r w:rsidRPr="0029441E">
        <w:t xml:space="preserve">If any object requires an </w:t>
      </w:r>
      <w:proofErr w:type="spellStart"/>
      <w:r w:rsidRPr="003F2AEF">
        <w:rPr>
          <w:rStyle w:val="CodeInline"/>
        </w:rPr>
        <w:t>ISession</w:t>
      </w:r>
      <w:proofErr w:type="spellEnd"/>
      <w:r w:rsidRPr="0029441E">
        <w:t xml:space="preserve"> object, </w:t>
      </w:r>
      <w:proofErr w:type="spellStart"/>
      <w:r w:rsidRPr="0029441E">
        <w:t>Ninject</w:t>
      </w:r>
      <w:proofErr w:type="spellEnd"/>
      <w:r w:rsidRPr="0029441E">
        <w:t xml:space="preserve"> calls the </w:t>
      </w:r>
      <w:proofErr w:type="spellStart"/>
      <w:r w:rsidRPr="003F2AEF">
        <w:rPr>
          <w:rStyle w:val="CodeInline"/>
        </w:rPr>
        <w:t>NinjectConfigurator.CreateSession</w:t>
      </w:r>
      <w:proofErr w:type="spellEnd"/>
      <w:r w:rsidRPr="0029441E">
        <w:t xml:space="preserve"> method to create the </w:t>
      </w:r>
      <w:proofErr w:type="spellStart"/>
      <w:r w:rsidRPr="003F2AEF">
        <w:rPr>
          <w:rStyle w:val="CodeInline"/>
        </w:rPr>
        <w:t>ISession</w:t>
      </w:r>
      <w:proofErr w:type="spellEnd"/>
      <w:r w:rsidRPr="0029441E">
        <w:t xml:space="preserve"> instance.</w:t>
      </w:r>
    </w:p>
    <w:p w14:paraId="3F899D06" w14:textId="77777777" w:rsidR="00FA2706" w:rsidRPr="0029441E" w:rsidRDefault="00FA2706" w:rsidP="00FA2706">
      <w:pPr>
        <w:pStyle w:val="NumList"/>
        <w:numPr>
          <w:ilvl w:val="0"/>
          <w:numId w:val="30"/>
        </w:numPr>
      </w:pPr>
      <w:r w:rsidRPr="0029441E">
        <w:t xml:space="preserve">The </w:t>
      </w:r>
      <w:proofErr w:type="spellStart"/>
      <w:r w:rsidRPr="003F2AEF">
        <w:rPr>
          <w:rStyle w:val="CodeInline"/>
        </w:rPr>
        <w:t>CreateSession</w:t>
      </w:r>
      <w:proofErr w:type="spellEnd"/>
      <w:r w:rsidRPr="0029441E">
        <w:t xml:space="preserve"> method opens a new session and binds it to the web context, so that it will be available for subsequent </w:t>
      </w:r>
      <w:proofErr w:type="spellStart"/>
      <w:r w:rsidRPr="003F2AEF">
        <w:rPr>
          <w:rStyle w:val="CodeInline"/>
        </w:rPr>
        <w:t>ISession</w:t>
      </w:r>
      <w:proofErr w:type="spellEnd"/>
      <w:r w:rsidRPr="0029441E">
        <w:t xml:space="preserve"> requests.</w:t>
      </w:r>
    </w:p>
    <w:p w14:paraId="1D59CE1E" w14:textId="77777777" w:rsidR="00FA2706" w:rsidRPr="0029441E" w:rsidRDefault="00FA2706" w:rsidP="00FA2706">
      <w:pPr>
        <w:pStyle w:val="NumList"/>
        <w:numPr>
          <w:ilvl w:val="0"/>
          <w:numId w:val="30"/>
        </w:numPr>
      </w:pPr>
      <w:r>
        <w:t xml:space="preserve">ASP.NET Web API </w:t>
      </w:r>
      <w:r w:rsidRPr="0029441E">
        <w:t xml:space="preserve">calls the custom </w:t>
      </w:r>
      <w:r>
        <w:t xml:space="preserve">unit of work </w:t>
      </w:r>
      <w:r w:rsidRPr="0029441E">
        <w:t xml:space="preserve">attribute’s </w:t>
      </w:r>
      <w:proofErr w:type="spellStart"/>
      <w:r w:rsidRPr="003F2AEF">
        <w:rPr>
          <w:rStyle w:val="CodeInline"/>
        </w:rPr>
        <w:t>OnActionExecuting</w:t>
      </w:r>
      <w:proofErr w:type="spellEnd"/>
      <w:r w:rsidRPr="0029441E">
        <w:t xml:space="preserve"> override, which in turn starts a new database transaction.</w:t>
      </w:r>
    </w:p>
    <w:p w14:paraId="19450DB2" w14:textId="77777777" w:rsidR="00FA2706" w:rsidRPr="0029441E" w:rsidRDefault="00FA2706" w:rsidP="00FA2706">
      <w:pPr>
        <w:pStyle w:val="NumList"/>
        <w:numPr>
          <w:ilvl w:val="0"/>
          <w:numId w:val="30"/>
        </w:numPr>
      </w:pPr>
      <w:r w:rsidRPr="006C5EEA">
        <w:t>ASP.NET Web A</w:t>
      </w:r>
      <w:r>
        <w:t>PI</w:t>
      </w:r>
      <w:r w:rsidRPr="006C5EEA">
        <w:t xml:space="preserve"> </w:t>
      </w:r>
      <w:r w:rsidRPr="0029441E">
        <w:t xml:space="preserve">calls the controller </w:t>
      </w:r>
      <w:r>
        <w:t xml:space="preserve">action </w:t>
      </w:r>
      <w:r w:rsidRPr="0029441E">
        <w:t>method, which uses dependencies that were injected in during controller activation</w:t>
      </w:r>
      <w:r w:rsidRPr="003F2AEF">
        <w:t xml:space="preserve"> </w:t>
      </w:r>
      <w:r>
        <w:t>to execute the actual business logic (i.e. the whole reason the method was called in the first place)</w:t>
      </w:r>
      <w:r w:rsidRPr="0029441E">
        <w:t>.</w:t>
      </w:r>
    </w:p>
    <w:p w14:paraId="092B335E" w14:textId="77777777" w:rsidR="00FA2706" w:rsidRDefault="00FA2706" w:rsidP="00FA2706">
      <w:pPr>
        <w:pStyle w:val="NumList"/>
        <w:numPr>
          <w:ilvl w:val="0"/>
          <w:numId w:val="30"/>
        </w:numPr>
      </w:pPr>
      <w:r w:rsidRPr="006C5EEA">
        <w:t>ASP.NET Web A</w:t>
      </w:r>
      <w:r>
        <w:t>PI</w:t>
      </w:r>
      <w:r w:rsidRPr="006C5EEA">
        <w:t xml:space="preserve"> </w:t>
      </w:r>
      <w:r w:rsidRPr="0029441E">
        <w:t xml:space="preserve">calls the custom </w:t>
      </w:r>
      <w:r>
        <w:t xml:space="preserve">unit of work </w:t>
      </w:r>
      <w:r w:rsidRPr="0029441E">
        <w:t xml:space="preserve">attribute’s </w:t>
      </w:r>
      <w:proofErr w:type="spellStart"/>
      <w:r w:rsidRPr="003F2AEF">
        <w:rPr>
          <w:rStyle w:val="CodeInline"/>
        </w:rPr>
        <w:t>OnActionExecuted</w:t>
      </w:r>
      <w:proofErr w:type="spellEnd"/>
      <w:r w:rsidRPr="0029441E">
        <w:t xml:space="preserve"> method, which first ends (either commits or rolls back) the database transaction, and then closes and disposes of the current </w:t>
      </w:r>
      <w:proofErr w:type="spellStart"/>
      <w:r w:rsidRPr="003F2AEF">
        <w:rPr>
          <w:rStyle w:val="CodeInline"/>
        </w:rPr>
        <w:t>ISession</w:t>
      </w:r>
      <w:proofErr w:type="spellEnd"/>
      <w:r w:rsidRPr="0029441E">
        <w:t xml:space="preserve"> object.</w:t>
      </w:r>
    </w:p>
    <w:p w14:paraId="595E5E7C" w14:textId="77777777" w:rsidR="00FA2706" w:rsidRDefault="00FA2706" w:rsidP="00CD520A">
      <w:pPr>
        <w:pStyle w:val="BodyTextCont"/>
        <w:pPrChange w:id="1082" w:author="Brian Wortman" w:date="2014-06-16T20:29:00Z">
          <w:pPr>
            <w:pStyle w:val="BodyText"/>
          </w:pPr>
        </w:pPrChange>
      </w:pPr>
      <w:r>
        <w:t>Wow, that's a lot going on for every web request! Yes, and the entire sequence is traced in great detail with the custom diagnostic tracing we configured. In fact, examining the trace log is an excellent way to understand what's going on under the hood!</w:t>
      </w:r>
    </w:p>
    <w:p w14:paraId="145BA3E0" w14:textId="77777777" w:rsidR="00FA2706" w:rsidRDefault="00FA2706" w:rsidP="00CD520A">
      <w:pPr>
        <w:pStyle w:val="BodyTextCont"/>
        <w:pPrChange w:id="1083" w:author="Brian Wortman" w:date="2014-06-16T20:30:00Z">
          <w:pPr>
            <w:pStyle w:val="BodyText"/>
          </w:pPr>
        </w:pPrChange>
      </w:pPr>
      <w:r w:rsidRPr="0029441E">
        <w:t>We've also demonstrated some architectural patterns inspired by SOLID design principles</w:t>
      </w:r>
      <w:r>
        <w:t>, and though all of th</w:t>
      </w:r>
      <w:r w:rsidRPr="0029441E">
        <w:t>is will be more meaningful once we add things like security, we've laid a great deal of the groundwork necessary to make much progress going forward.</w:t>
      </w:r>
    </w:p>
    <w:p w14:paraId="1AAA8046" w14:textId="77777777" w:rsidR="00FA2706" w:rsidRPr="00130755" w:rsidRDefault="00FA2706" w:rsidP="00CD520A">
      <w:pPr>
        <w:pStyle w:val="BodyTextCont"/>
        <w:pPrChange w:id="1084" w:author="Brian Wortman" w:date="2014-06-16T20:30:00Z">
          <w:pPr>
            <w:pStyle w:val="BodyText"/>
          </w:pPr>
        </w:pPrChange>
      </w:pPr>
      <w:r w:rsidRPr="00130755">
        <w:lastRenderedPageBreak/>
        <w:t>In the next chapter,</w:t>
      </w:r>
      <w:r>
        <w:t xml:space="preserve"> we </w:t>
      </w:r>
      <w:r w:rsidRPr="00130755">
        <w:t xml:space="preserve">will </w:t>
      </w:r>
      <w:r>
        <w:t xml:space="preserve">continue </w:t>
      </w:r>
      <w:r w:rsidRPr="00130755">
        <w:t>the exploration of “framework things” by examining security. And you’ll see again that you can easily pull these concerns into their own classes and wire them up to happen automatically on every web request</w:t>
      </w:r>
      <w:r>
        <w:t>.</w:t>
      </w:r>
    </w:p>
    <w:sectPr w:rsidR="00FA2706" w:rsidRPr="00130755" w:rsidSect="0085090A">
      <w:headerReference w:type="even" r:id="rId20"/>
      <w:headerReference w:type="default" r:id="rId21"/>
      <w:footerReference w:type="even" r:id="rId22"/>
      <w:footerReference w:type="default" r:id="rId23"/>
      <w:headerReference w:type="first" r:id="rId24"/>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las Pundick" w:date="2014-06-13T17:13:00Z" w:initials="Douglas">
    <w:p w14:paraId="3986722A" w14:textId="77777777" w:rsidR="00263777" w:rsidRDefault="00263777">
      <w:pPr>
        <w:pStyle w:val="CommentText"/>
      </w:pPr>
      <w:r>
        <w:rPr>
          <w:rStyle w:val="CommentReference"/>
        </w:rPr>
        <w:annotationRef/>
      </w:r>
      <w:r>
        <w:t xml:space="preserve">This chapter is well written but it seems this there are a number of problems that the TR pointed out. After you revise this chapter I will ask the TR review it again.  </w:t>
      </w:r>
    </w:p>
    <w:p w14:paraId="75D699CF" w14:textId="77777777" w:rsidR="00263777" w:rsidRDefault="00263777">
      <w:pPr>
        <w:pStyle w:val="CommentText"/>
      </w:pPr>
    </w:p>
    <w:p w14:paraId="44D79143" w14:textId="77777777" w:rsidR="00263777" w:rsidRDefault="00263777">
      <w:pPr>
        <w:pStyle w:val="CommentText"/>
      </w:pPr>
      <w:r>
        <w:t>If you choose to ignore a comment, please explain why.</w:t>
      </w:r>
    </w:p>
    <w:p w14:paraId="1CEC82F2" w14:textId="77777777" w:rsidR="00263777" w:rsidRDefault="00263777">
      <w:pPr>
        <w:pStyle w:val="CommentText"/>
      </w:pPr>
    </w:p>
    <w:p w14:paraId="38683BF5" w14:textId="77777777" w:rsidR="00263777" w:rsidRDefault="00263777">
      <w:pPr>
        <w:pStyle w:val="CommentText"/>
      </w:pPr>
      <w:r>
        <w:t xml:space="preserve">Remember to use track changes when revising the chapter. </w:t>
      </w:r>
    </w:p>
  </w:comment>
  <w:comment w:id="2" w:author="Brian Wortman" w:date="2014-06-16T17:53:00Z" w:initials="BW">
    <w:p w14:paraId="11D0E8C5" w14:textId="77777777" w:rsidR="00263777" w:rsidRDefault="00263777">
      <w:pPr>
        <w:pStyle w:val="CommentText"/>
      </w:pPr>
      <w:r>
        <w:rPr>
          <w:rStyle w:val="CommentReference"/>
        </w:rPr>
        <w:annotationRef/>
      </w:r>
      <w:r>
        <w:t>Thank you. Change tracking enabled.</w:t>
      </w:r>
    </w:p>
  </w:comment>
  <w:comment w:id="1" w:author="Fabio Claudio Ferracchiati" w:date="2014-06-08T21:18:00Z" w:initials="FCF">
    <w:p w14:paraId="167E7AFA" w14:textId="77777777" w:rsidR="00263777" w:rsidRDefault="00263777">
      <w:pPr>
        <w:pStyle w:val="CommentText"/>
      </w:pPr>
      <w:r>
        <w:rPr>
          <w:rStyle w:val="CommentReference"/>
        </w:rPr>
        <w:annotationRef/>
      </w:r>
      <w:r>
        <w:t>Very long chapter, you should consider to split in two. By the way, respect to the previous one I found this chapter not well written and not so accurate. There is a lot of code that the reader doesn’t know where to write, missing assemblies references, methods not recognized and so on. I suggest to the author to start from scratch and follow the chapter instruction. He will find where he forgot to add instructions that generated errors I’ve found.</w:t>
      </w:r>
    </w:p>
    <w:p w14:paraId="0D407F26" w14:textId="77777777" w:rsidR="00263777" w:rsidRDefault="00263777">
      <w:pPr>
        <w:pStyle w:val="CommentText"/>
      </w:pPr>
    </w:p>
    <w:p w14:paraId="7E5A7C5D" w14:textId="77777777" w:rsidR="00263777" w:rsidRDefault="00263777">
      <w:pPr>
        <w:pStyle w:val="CommentText"/>
      </w:pPr>
      <w:r>
        <w:t>Links are ok.</w:t>
      </w:r>
    </w:p>
  </w:comment>
  <w:comment w:id="3" w:author="Brian Wortman" w:date="2014-06-16T17:54:00Z" w:initials="BW">
    <w:p w14:paraId="7061F863" w14:textId="77777777" w:rsidR="00263777" w:rsidRDefault="00263777">
      <w:pPr>
        <w:pStyle w:val="CommentText"/>
      </w:pPr>
      <w:r>
        <w:rPr>
          <w:rStyle w:val="CommentReference"/>
        </w:rPr>
        <w:annotationRef/>
      </w:r>
      <w:r>
        <w:t xml:space="preserve">We’ve been spoiled by </w:t>
      </w:r>
      <w:proofErr w:type="spellStart"/>
      <w:r>
        <w:t>ReSharper</w:t>
      </w:r>
      <w:proofErr w:type="spellEnd"/>
      <w:r>
        <w:t xml:space="preserve"> giving us so much help with the assembly references. We revised it, adding more detail for those that don’t have the benefit of </w:t>
      </w:r>
      <w:proofErr w:type="spellStart"/>
      <w:r>
        <w:t>ReSharper</w:t>
      </w:r>
      <w:proofErr w:type="spellEnd"/>
      <w:r>
        <w:t>. Plus, we did find and correct the errors that you also found.</w:t>
      </w:r>
    </w:p>
    <w:p w14:paraId="7982F0DD" w14:textId="37D8981A" w:rsidR="00263777" w:rsidRDefault="00263777">
      <w:pPr>
        <w:pStyle w:val="CommentText"/>
      </w:pPr>
      <w:r>
        <w:t>Though it is long, we’d rather not split up the chapter (for a large number of reasons).</w:t>
      </w:r>
    </w:p>
  </w:comment>
  <w:comment w:id="298" w:author="Douglas Pundick" w:date="2014-06-13T16:35:00Z" w:initials="Douglas">
    <w:p w14:paraId="2F5F34B7" w14:textId="77777777" w:rsidR="00263777" w:rsidRDefault="00263777">
      <w:pPr>
        <w:pStyle w:val="CommentText"/>
      </w:pPr>
      <w:r>
        <w:rPr>
          <w:rStyle w:val="CommentReference"/>
        </w:rPr>
        <w:annotationRef/>
      </w:r>
      <w:proofErr w:type="spellStart"/>
      <w:r>
        <w:t>Pls</w:t>
      </w:r>
      <w:proofErr w:type="spellEnd"/>
      <w:r>
        <w:t xml:space="preserve"> incorporate table 5-2 into your discussion. </w:t>
      </w:r>
    </w:p>
  </w:comment>
  <w:comment w:id="299" w:author="Brian Wortman" w:date="2014-06-16T18:24:00Z" w:initials="BW">
    <w:p w14:paraId="72760FA4" w14:textId="77777777" w:rsidR="00263777" w:rsidRDefault="00263777">
      <w:pPr>
        <w:pStyle w:val="CommentText"/>
      </w:pPr>
      <w:r>
        <w:rPr>
          <w:rStyle w:val="CommentReference"/>
        </w:rPr>
        <w:annotationRef/>
      </w:r>
      <w:r>
        <w:t>Done</w:t>
      </w:r>
    </w:p>
  </w:comment>
  <w:comment w:id="348" w:author="Fabio Claudio Ferracchiati" w:date="2014-06-04T21:41:00Z" w:initials="FCF">
    <w:p w14:paraId="24717374" w14:textId="77777777" w:rsidR="00263777" w:rsidRDefault="00263777">
      <w:pPr>
        <w:pStyle w:val="CommentText"/>
      </w:pPr>
      <w:r>
        <w:rPr>
          <w:rStyle w:val="CommentReference"/>
        </w:rPr>
        <w:annotationRef/>
      </w:r>
      <w:r>
        <w:t>I had to add two assemblies in order compile this code to the W</w:t>
      </w:r>
      <w:r w:rsidRPr="00164D5C">
        <w:t>ebApi2Book.Web.Common</w:t>
      </w:r>
      <w:r>
        <w:t xml:space="preserve"> project: System.Net.Http.dll and System.Web.http.dll (</w:t>
      </w:r>
      <w:proofErr w:type="spellStart"/>
      <w:r>
        <w:t>ver</w:t>
      </w:r>
      <w:proofErr w:type="spellEnd"/>
      <w:r>
        <w:t xml:space="preserve"> 5.1.0)</w:t>
      </w:r>
    </w:p>
  </w:comment>
  <w:comment w:id="349" w:author="Brian Wortman" w:date="2014-06-16T18:51:00Z" w:initials="BW">
    <w:p w14:paraId="2F66DC51" w14:textId="77777777" w:rsidR="00263777" w:rsidRDefault="00263777">
      <w:pPr>
        <w:pStyle w:val="CommentText"/>
      </w:pPr>
      <w:r>
        <w:rPr>
          <w:rStyle w:val="CommentReference"/>
        </w:rPr>
        <w:annotationRef/>
      </w:r>
      <w:r>
        <w:t xml:space="preserve">Addressed by the </w:t>
      </w:r>
      <w:proofErr w:type="spellStart"/>
      <w:r>
        <w:t>NuGet</w:t>
      </w:r>
      <w:proofErr w:type="spellEnd"/>
      <w:r>
        <w:t xml:space="preserve"> package</w:t>
      </w:r>
    </w:p>
  </w:comment>
  <w:comment w:id="354" w:author="Fabio Claudio Ferracchiati" w:date="2014-06-04T21:30:00Z" w:initials="FCF">
    <w:p w14:paraId="181EEB97" w14:textId="77777777" w:rsidR="00263777" w:rsidRDefault="00263777">
      <w:pPr>
        <w:pStyle w:val="CommentText"/>
      </w:pPr>
      <w:r>
        <w:rPr>
          <w:rStyle w:val="CommentReference"/>
        </w:rPr>
        <w:annotationRef/>
      </w:r>
      <w:r>
        <w:t>Please add the class file name we have to create to contain the code.</w:t>
      </w:r>
    </w:p>
  </w:comment>
  <w:comment w:id="355" w:author="Brian Wortman" w:date="2014-06-16T18:53:00Z" w:initials="BW">
    <w:p w14:paraId="7540C35D" w14:textId="77777777" w:rsidR="00263777" w:rsidRDefault="00263777">
      <w:pPr>
        <w:pStyle w:val="CommentText"/>
      </w:pPr>
      <w:r>
        <w:rPr>
          <w:rStyle w:val="CommentReference"/>
        </w:rPr>
        <w:annotationRef/>
      </w:r>
      <w:r>
        <w:rPr>
          <w:rStyle w:val="CommentReference"/>
        </w:rPr>
        <w:t>Done</w:t>
      </w:r>
      <w:r>
        <w:t>.</w:t>
      </w:r>
    </w:p>
  </w:comment>
  <w:comment w:id="373" w:author="Fabio Claudio Ferracchiati" w:date="2014-06-08T19:44:00Z" w:initials="FCF">
    <w:p w14:paraId="5093B9E0" w14:textId="77777777" w:rsidR="00263777" w:rsidRDefault="00263777" w:rsidP="00066D0D">
      <w:pPr>
        <w:pStyle w:val="CommentText"/>
      </w:pPr>
      <w:r>
        <w:rPr>
          <w:rStyle w:val="CommentReference"/>
        </w:rPr>
        <w:annotationRef/>
      </w:r>
      <w:r>
        <w:t xml:space="preserve">Ok, this answers my last question but maybe you should it say before. Moreover this is the first time you say to use fiddler so you should be more accurate. For example, you should say to use the Composer tab and choose the POST verb, put the </w:t>
      </w:r>
      <w:proofErr w:type="spellStart"/>
      <w:r>
        <w:t>url</w:t>
      </w:r>
      <w:proofErr w:type="spellEnd"/>
      <w:r>
        <w:t xml:space="preserve"> and choose HTTP/1.1 in the next combo box, and so on. </w:t>
      </w:r>
    </w:p>
  </w:comment>
  <w:comment w:id="374" w:author="Brian Wortman" w:date="2014-06-16T18:57:00Z" w:initials="BW">
    <w:p w14:paraId="4E4EA037" w14:textId="77777777" w:rsidR="00263777" w:rsidRDefault="00263777" w:rsidP="00066D0D">
      <w:pPr>
        <w:pStyle w:val="CommentText"/>
      </w:pPr>
      <w:r>
        <w:rPr>
          <w:rStyle w:val="CommentReference"/>
        </w:rPr>
        <w:annotationRef/>
      </w:r>
      <w:r>
        <w:rPr>
          <w:rStyle w:val="CommentReference"/>
        </w:rPr>
        <w:t>Instructions on how to use Fiddler are out of scope.</w:t>
      </w:r>
    </w:p>
  </w:comment>
  <w:comment w:id="366" w:author="Fabio Claudio Ferracchiati" w:date="2014-06-04T21:45:00Z" w:initials="FCF">
    <w:p w14:paraId="39652FA7" w14:textId="77777777" w:rsidR="00263777" w:rsidRDefault="00263777">
      <w:pPr>
        <w:pStyle w:val="CommentText"/>
      </w:pPr>
      <w:r>
        <w:rPr>
          <w:rStyle w:val="CommentReference"/>
        </w:rPr>
        <w:annotationRef/>
      </w:r>
      <w:r>
        <w:t>Using which tool?</w:t>
      </w:r>
    </w:p>
  </w:comment>
  <w:comment w:id="367" w:author="Brian Wortman" w:date="2014-06-16T18:57:00Z" w:initials="BW">
    <w:p w14:paraId="79E1F30E" w14:textId="77777777" w:rsidR="00263777" w:rsidRDefault="00263777">
      <w:pPr>
        <w:pStyle w:val="CommentText"/>
      </w:pPr>
      <w:r>
        <w:rPr>
          <w:rStyle w:val="CommentReference"/>
        </w:rPr>
        <w:annotationRef/>
      </w:r>
      <w:r>
        <w:t>Done</w:t>
      </w:r>
    </w:p>
  </w:comment>
  <w:comment w:id="384" w:author="Brian Wortman" w:date="2014-06-16T18:30:00Z" w:initials="BW">
    <w:p w14:paraId="446EAF51" w14:textId="77777777" w:rsidR="00263777" w:rsidRDefault="00263777">
      <w:pPr>
        <w:pStyle w:val="CommentText"/>
      </w:pPr>
      <w:r>
        <w:rPr>
          <w:rStyle w:val="CommentReference"/>
        </w:rPr>
        <w:annotationRef/>
      </w:r>
      <w:r>
        <w:t>Was this formatting intentional? It looks different than the rest…</w:t>
      </w:r>
    </w:p>
  </w:comment>
  <w:comment w:id="408" w:author="Fabio Claudio Ferracchiati" w:date="2014-06-08T20:00:00Z" w:initials="FCF">
    <w:p w14:paraId="654881E0" w14:textId="77777777" w:rsidR="00263777" w:rsidRDefault="00263777">
      <w:pPr>
        <w:pStyle w:val="CommentText"/>
      </w:pPr>
      <w:r>
        <w:rPr>
          <w:rStyle w:val="CommentReference"/>
        </w:rPr>
        <w:annotationRef/>
      </w:r>
      <w:r>
        <w:t xml:space="preserve">Each code </w:t>
      </w:r>
      <w:proofErr w:type="spellStart"/>
      <w:r>
        <w:t>shoul</w:t>
      </w:r>
      <w:proofErr w:type="spellEnd"/>
      <w:r>
        <w:t xml:space="preserve"> be contained in a listing section that has an increment number that you have to use in the text as reference. Here, for example, is missing the class file name and which is the project where to add it.</w:t>
      </w:r>
    </w:p>
  </w:comment>
  <w:comment w:id="409" w:author="Brian Wortman" w:date="2014-06-16T19:05:00Z" w:initials="BW">
    <w:p w14:paraId="29AB6B35" w14:textId="77777777" w:rsidR="00263777" w:rsidRDefault="00263777">
      <w:pPr>
        <w:pStyle w:val="CommentText"/>
      </w:pPr>
      <w:r>
        <w:rPr>
          <w:rStyle w:val="CommentReference"/>
        </w:rPr>
        <w:annotationRef/>
      </w:r>
      <w:r>
        <w:t>Fixed</w:t>
      </w:r>
    </w:p>
  </w:comment>
  <w:comment w:id="415" w:author="Fabio Claudio Ferracchiati" w:date="2014-06-08T20:15:00Z" w:initials="FCF">
    <w:p w14:paraId="303C9B42" w14:textId="77777777" w:rsidR="00263777" w:rsidRDefault="00263777">
      <w:pPr>
        <w:pStyle w:val="CommentText"/>
      </w:pPr>
      <w:r>
        <w:rPr>
          <w:rStyle w:val="CommentReference"/>
        </w:rPr>
        <w:annotationRef/>
      </w:r>
      <w:r>
        <w:t>I have followed your instructions on chapter 4 to create folder structure and install packages. Everything was fine but this code is not present in the project and adding it manually I receive a lot of errors on missing assemblies.</w:t>
      </w:r>
    </w:p>
  </w:comment>
  <w:comment w:id="416" w:author="Brian Wortman" w:date="2014-06-16T19:08:00Z" w:initials="BW">
    <w:p w14:paraId="201D0600" w14:textId="77777777" w:rsidR="00263777" w:rsidRDefault="00263777">
      <w:pPr>
        <w:pStyle w:val="CommentText"/>
      </w:pPr>
      <w:r>
        <w:rPr>
          <w:rStyle w:val="CommentReference"/>
        </w:rPr>
        <w:annotationRef/>
      </w:r>
      <w:r>
        <w:t>Fixed.</w:t>
      </w:r>
    </w:p>
  </w:comment>
  <w:comment w:id="479" w:author="Fabio Claudio Ferracchiati" w:date="2014-06-08T20:41:00Z" w:initials="FCF">
    <w:p w14:paraId="147BEB5F" w14:textId="77777777" w:rsidR="00263777" w:rsidRDefault="00263777">
      <w:pPr>
        <w:pStyle w:val="CommentText"/>
      </w:pPr>
      <w:r>
        <w:rPr>
          <w:rStyle w:val="CommentReference"/>
        </w:rPr>
        <w:annotationRef/>
      </w:r>
      <w:r>
        <w:t>This method is not recognized as a valid one. The error says to add the missing assembly.</w:t>
      </w:r>
    </w:p>
  </w:comment>
  <w:comment w:id="480" w:author="Brian Wortman" w:date="2014-06-16T19:11:00Z" w:initials="BW">
    <w:p w14:paraId="710145EB" w14:textId="77777777" w:rsidR="00263777" w:rsidRDefault="00263777">
      <w:pPr>
        <w:pStyle w:val="CommentText"/>
      </w:pPr>
      <w:r>
        <w:rPr>
          <w:rStyle w:val="CommentReference"/>
        </w:rPr>
        <w:annotationRef/>
      </w:r>
      <w:r>
        <w:t>Fixed</w:t>
      </w:r>
    </w:p>
  </w:comment>
  <w:comment w:id="481" w:author="Fabio Claudio Ferracchiati" w:date="2014-06-08T20:40:00Z" w:initials="FCF">
    <w:p w14:paraId="58E4413B" w14:textId="77777777" w:rsidR="00263777" w:rsidRDefault="00263777">
      <w:pPr>
        <w:pStyle w:val="CommentText"/>
      </w:pPr>
      <w:r>
        <w:rPr>
          <w:rStyle w:val="CommentReference"/>
        </w:rPr>
        <w:annotationRef/>
      </w:r>
      <w:r>
        <w:t>I had to add a lot of new using namespace instructions that you have ignored.</w:t>
      </w:r>
    </w:p>
  </w:comment>
  <w:comment w:id="482" w:author="Brian Wortman" w:date="2014-06-16T19:15:00Z" w:initials="BW">
    <w:p w14:paraId="47A74DD3" w14:textId="77777777" w:rsidR="00263777" w:rsidRDefault="00263777">
      <w:pPr>
        <w:pStyle w:val="CommentText"/>
      </w:pPr>
      <w:r>
        <w:rPr>
          <w:rStyle w:val="CommentReference"/>
        </w:rPr>
        <w:annotationRef/>
      </w:r>
      <w:r>
        <w:t>Fixed</w:t>
      </w:r>
    </w:p>
  </w:comment>
  <w:comment w:id="514" w:author="Fabio Claudio Ferracchiati" w:date="2014-06-08T20:48:00Z" w:initials="FCF">
    <w:p w14:paraId="6C3654AC" w14:textId="77777777" w:rsidR="00263777" w:rsidRDefault="00263777" w:rsidP="004018A4">
      <w:pPr>
        <w:pStyle w:val="CommentText"/>
      </w:pPr>
      <w:r>
        <w:rPr>
          <w:rStyle w:val="CommentReference"/>
        </w:rPr>
        <w:annotationRef/>
      </w:r>
      <w:r>
        <w:t>This class is not recognized.</w:t>
      </w:r>
    </w:p>
  </w:comment>
  <w:comment w:id="515" w:author="Brian Wortman" w:date="2014-06-16T19:17:00Z" w:initials="BW">
    <w:p w14:paraId="7B5B3C99" w14:textId="77777777" w:rsidR="00263777" w:rsidRDefault="00263777">
      <w:pPr>
        <w:pStyle w:val="CommentText"/>
      </w:pPr>
      <w:r>
        <w:rPr>
          <w:rStyle w:val="CommentReference"/>
        </w:rPr>
        <w:annotationRef/>
      </w:r>
      <w:r>
        <w:t>Fixed</w:t>
      </w:r>
    </w:p>
  </w:comment>
  <w:comment w:id="684" w:author="Fabio Claudio Ferracchiati" w:date="2014-06-08T20:48:00Z" w:initials="FCF">
    <w:p w14:paraId="298091D4" w14:textId="77777777" w:rsidR="00263777" w:rsidRDefault="00263777">
      <w:pPr>
        <w:pStyle w:val="CommentText"/>
      </w:pPr>
      <w:r>
        <w:rPr>
          <w:rStyle w:val="CommentReference"/>
        </w:rPr>
        <w:annotationRef/>
      </w:r>
      <w:r>
        <w:t>This class is not recognized.</w:t>
      </w:r>
    </w:p>
  </w:comment>
  <w:comment w:id="747" w:author="Fabio Claudio Ferracchiati" w:date="2014-06-08T20:53:00Z" w:initials="FCF">
    <w:p w14:paraId="7630ABFF" w14:textId="77777777" w:rsidR="00263777" w:rsidRDefault="00263777">
      <w:pPr>
        <w:pStyle w:val="CommentText"/>
      </w:pPr>
      <w:r>
        <w:rPr>
          <w:rStyle w:val="CommentReference"/>
        </w:rPr>
        <w:annotationRef/>
      </w:r>
      <w:r>
        <w:t>Missing using namespaces instructions here...</w:t>
      </w:r>
    </w:p>
  </w:comment>
  <w:comment w:id="748" w:author="Brian Wortman" w:date="2014-06-16T19:28:00Z" w:initials="BW">
    <w:p w14:paraId="01151544" w14:textId="6CE4E4FA" w:rsidR="00263777" w:rsidRDefault="00263777">
      <w:pPr>
        <w:pStyle w:val="CommentText"/>
      </w:pPr>
      <w:r>
        <w:rPr>
          <w:rStyle w:val="CommentReference"/>
        </w:rPr>
        <w:annotationRef/>
      </w:r>
      <w:r>
        <w:t>Fixed</w:t>
      </w:r>
    </w:p>
  </w:comment>
  <w:comment w:id="779" w:author="Fabio Claudio Ferracchiati" w:date="2014-06-08T20:59:00Z" w:initials="FCF">
    <w:p w14:paraId="44433D90" w14:textId="77777777" w:rsidR="00263777" w:rsidRDefault="00263777">
      <w:pPr>
        <w:pStyle w:val="CommentText"/>
      </w:pPr>
      <w:r>
        <w:rPr>
          <w:rStyle w:val="CommentReference"/>
        </w:rPr>
        <w:annotationRef/>
      </w:r>
      <w:r>
        <w:t xml:space="preserve">In the </w:t>
      </w:r>
      <w:proofErr w:type="spellStart"/>
      <w:r>
        <w:t>Global.asax.cs</w:t>
      </w:r>
      <w:proofErr w:type="spellEnd"/>
      <w:r>
        <w:t xml:space="preserve"> file</w:t>
      </w:r>
    </w:p>
  </w:comment>
  <w:comment w:id="780" w:author="Brian Wortman" w:date="2014-06-16T19:29:00Z" w:initials="BW">
    <w:p w14:paraId="629D94C1" w14:textId="77777777" w:rsidR="00263777" w:rsidRDefault="00263777">
      <w:pPr>
        <w:pStyle w:val="CommentText"/>
      </w:pPr>
      <w:r>
        <w:rPr>
          <w:rStyle w:val="CommentReference"/>
        </w:rPr>
        <w:annotationRef/>
      </w:r>
      <w:r>
        <w:t>Not necessary. Even Visual Studio has tools to navigate to a type.</w:t>
      </w:r>
    </w:p>
  </w:comment>
  <w:comment w:id="835" w:author="Fabio Claudio Ferracchiati" w:date="2014-06-08T21:10:00Z" w:initials="FCF">
    <w:p w14:paraId="526088FA" w14:textId="77777777" w:rsidR="00263777" w:rsidRDefault="00263777">
      <w:pPr>
        <w:pStyle w:val="CommentText"/>
      </w:pPr>
      <w:r>
        <w:rPr>
          <w:rStyle w:val="CommentReference"/>
        </w:rPr>
        <w:annotationRef/>
      </w:r>
      <w:r>
        <w:t>I should create the Security folder but you haven’t said that.</w:t>
      </w:r>
    </w:p>
  </w:comment>
  <w:comment w:id="836" w:author="Brian Wortman" w:date="2014-06-16T19:47:00Z" w:initials="BW">
    <w:p w14:paraId="4403C0A2" w14:textId="64696B3E" w:rsidR="00263777" w:rsidRDefault="00263777">
      <w:pPr>
        <w:pStyle w:val="CommentText"/>
      </w:pPr>
      <w:r>
        <w:rPr>
          <w:rStyle w:val="CommentReference"/>
        </w:rPr>
        <w:annotationRef/>
      </w:r>
      <w:r>
        <w:t>We assume readers would have grasped the coding convention pattern by now.</w:t>
      </w:r>
    </w:p>
  </w:comment>
  <w:comment w:id="839" w:author="Fabio Claudio Ferracchiati" w:date="2014-06-08T21:13:00Z" w:initials="FCF">
    <w:p w14:paraId="5C73C8FE" w14:textId="77777777" w:rsidR="00263777" w:rsidRDefault="00263777">
      <w:pPr>
        <w:pStyle w:val="CommentText"/>
      </w:pPr>
      <w:r>
        <w:rPr>
          <w:rStyle w:val="CommentReference"/>
        </w:rPr>
        <w:annotationRef/>
      </w:r>
      <w:r>
        <w:t>This class is not recognized in the project.</w:t>
      </w:r>
    </w:p>
  </w:comment>
  <w:comment w:id="840" w:author="Brian Wortman" w:date="2014-06-16T19:48:00Z" w:initials="BW">
    <w:p w14:paraId="3B440323" w14:textId="1D469C39" w:rsidR="00263777" w:rsidRDefault="00263777">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683BF5" w15:done="0"/>
  <w15:commentEx w15:paraId="11D0E8C5" w15:paraIdParent="38683BF5" w15:done="0"/>
  <w15:commentEx w15:paraId="7E5A7C5D" w15:done="0"/>
  <w15:commentEx w15:paraId="7982F0DD" w15:paraIdParent="7E5A7C5D" w15:done="0"/>
  <w15:commentEx w15:paraId="2F5F34B7" w15:done="0"/>
  <w15:commentEx w15:paraId="72760FA4" w15:paraIdParent="2F5F34B7" w15:done="0"/>
  <w15:commentEx w15:paraId="24717374" w15:done="0"/>
  <w15:commentEx w15:paraId="2F66DC51" w15:paraIdParent="24717374" w15:done="0"/>
  <w15:commentEx w15:paraId="181EEB97" w15:done="0"/>
  <w15:commentEx w15:paraId="7540C35D" w15:paraIdParent="181EEB97" w15:done="0"/>
  <w15:commentEx w15:paraId="5093B9E0" w15:done="0"/>
  <w15:commentEx w15:paraId="4E4EA037" w15:paraIdParent="5093B9E0" w15:done="0"/>
  <w15:commentEx w15:paraId="39652FA7" w15:done="0"/>
  <w15:commentEx w15:paraId="79E1F30E" w15:paraIdParent="39652FA7" w15:done="0"/>
  <w15:commentEx w15:paraId="446EAF51" w15:done="0"/>
  <w15:commentEx w15:paraId="654881E0" w15:done="0"/>
  <w15:commentEx w15:paraId="29AB6B35" w15:paraIdParent="654881E0" w15:done="0"/>
  <w15:commentEx w15:paraId="303C9B42" w15:done="0"/>
  <w15:commentEx w15:paraId="201D0600" w15:paraIdParent="303C9B42" w15:done="0"/>
  <w15:commentEx w15:paraId="147BEB5F" w15:done="0"/>
  <w15:commentEx w15:paraId="710145EB" w15:paraIdParent="147BEB5F" w15:done="0"/>
  <w15:commentEx w15:paraId="58E4413B" w15:done="0"/>
  <w15:commentEx w15:paraId="47A74DD3" w15:paraIdParent="58E4413B" w15:done="0"/>
  <w15:commentEx w15:paraId="6C3654AC" w15:done="0"/>
  <w15:commentEx w15:paraId="7B5B3C99" w15:paraIdParent="6C3654AC" w15:done="0"/>
  <w15:commentEx w15:paraId="298091D4" w15:done="0"/>
  <w15:commentEx w15:paraId="7630ABFF" w15:done="0"/>
  <w15:commentEx w15:paraId="01151544" w15:paraIdParent="7630ABFF" w15:done="0"/>
  <w15:commentEx w15:paraId="44433D90" w15:done="0"/>
  <w15:commentEx w15:paraId="629D94C1" w15:paraIdParent="44433D90" w15:done="0"/>
  <w15:commentEx w15:paraId="526088FA" w15:done="0"/>
  <w15:commentEx w15:paraId="4403C0A2" w15:paraIdParent="526088FA" w15:done="0"/>
  <w15:commentEx w15:paraId="5C73C8FE" w15:done="0"/>
  <w15:commentEx w15:paraId="3B440323" w15:paraIdParent="5C73C8FE"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FC44B0" w14:textId="77777777" w:rsidR="00D26658" w:rsidRDefault="00D26658">
      <w:r>
        <w:separator/>
      </w:r>
    </w:p>
  </w:endnote>
  <w:endnote w:type="continuationSeparator" w:id="0">
    <w:p w14:paraId="39EFF8F9" w14:textId="77777777" w:rsidR="00D26658" w:rsidRDefault="00D2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FAA1EFF-2761-4D49-B6DC-27E00F59CC19}"/>
    <w:embedBold r:id="rId2" w:fontKey="{63D05453-5D3D-43A5-BA36-E75E5BB5A506}"/>
    <w:embedItalic r:id="rId3" w:fontKey="{53C14577-7ADA-4BA2-A23E-5457AA526A7C}"/>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FFE114C3-179F-4469-8B3C-E62A5E35F80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swiss"/>
    <w:notTrueType/>
    <w:pitch w:val="variable"/>
    <w:sig w:usb0="00000001"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0F78BA61-8B83-4049-9EE4-78A0532310EE}"/>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112469D8-DF56-48A2-A272-A3569EFCE671}"/>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7" w:fontKey="{8AE4FB2B-4514-4A78-9199-43B596522576}"/>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embedBold r:id="rId8" w:fontKey="{8AAF75E3-3F82-4871-A15F-69A9D51C960F}"/>
  </w:font>
  <w:font w:name="Cambria">
    <w:panose1 w:val="02040503050406030204"/>
    <w:charset w:val="00"/>
    <w:family w:val="roman"/>
    <w:pitch w:val="variable"/>
    <w:sig w:usb0="E00002FF" w:usb1="400004FF" w:usb2="00000000" w:usb3="00000000" w:csb0="0000019F" w:csb1="00000000"/>
    <w:embedRegular r:id="rId9" w:fontKey="{BE434B72-D546-4954-94BF-5ADFFAA11BB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40A6D" w14:textId="77777777" w:rsidR="00263777" w:rsidRDefault="00263777">
    <w:pPr>
      <w:pStyle w:val="Footer"/>
    </w:pPr>
    <w:r>
      <w:fldChar w:fldCharType="begin"/>
    </w:r>
    <w:r>
      <w:instrText xml:space="preserve"> PAGE   \* MERGEFORMAT </w:instrText>
    </w:r>
    <w:r>
      <w:fldChar w:fldCharType="separate"/>
    </w:r>
    <w:r w:rsidR="005B7994">
      <w:rPr>
        <w:noProof/>
      </w:rPr>
      <w:t>76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BC570" w14:textId="77777777" w:rsidR="00263777" w:rsidRDefault="00263777" w:rsidP="00384E5F">
    <w:pPr>
      <w:pStyle w:val="Footer"/>
      <w:jc w:val="right"/>
    </w:pPr>
    <w:r>
      <w:fldChar w:fldCharType="begin"/>
    </w:r>
    <w:r>
      <w:instrText xml:space="preserve"> PAGE   \* MERGEFORMAT </w:instrText>
    </w:r>
    <w:r>
      <w:fldChar w:fldCharType="separate"/>
    </w:r>
    <w:r w:rsidR="005B7994">
      <w:rPr>
        <w:noProof/>
      </w:rPr>
      <w:t>75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4D3AF" w14:textId="77777777" w:rsidR="00D26658" w:rsidRDefault="00D26658">
      <w:r>
        <w:separator/>
      </w:r>
    </w:p>
  </w:footnote>
  <w:footnote w:type="continuationSeparator" w:id="0">
    <w:p w14:paraId="622FE198" w14:textId="77777777" w:rsidR="00D26658" w:rsidRDefault="00D266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15F53" w14:textId="77777777" w:rsidR="00263777" w:rsidRPr="002A45BE" w:rsidRDefault="00263777"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5 </w:t>
    </w:r>
    <w:r w:rsidRPr="005937AD">
      <w:rPr>
        <w:rFonts w:ascii="ZapfDingbats" w:hAnsi="ZapfDingbats"/>
        <w:color w:val="BFBFBF"/>
        <w:sz w:val="16"/>
        <w:szCs w:val="16"/>
      </w:rPr>
      <w:t></w:t>
    </w:r>
    <w:r>
      <w:rPr>
        <w:rFonts w:ascii="HelveticaNeue Condensed" w:hAnsi="HelveticaNeue Condensed"/>
        <w:color w:val="BFBFBF"/>
        <w:sz w:val="16"/>
        <w:szCs w:val="16"/>
      </w:rPr>
      <w:t xml:space="preserve"> Up and Down the Stack with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FBC8A" w14:textId="77777777" w:rsidR="00263777" w:rsidRPr="002A45BE" w:rsidRDefault="00263777"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5 </w:t>
    </w:r>
    <w:r w:rsidRPr="005937AD">
      <w:rPr>
        <w:rFonts w:ascii="ZapfDingbats" w:hAnsi="ZapfDingbats"/>
        <w:color w:val="BFBFBF"/>
        <w:sz w:val="16"/>
        <w:szCs w:val="16"/>
      </w:rPr>
      <w:t></w:t>
    </w:r>
    <w:r>
      <w:rPr>
        <w:rFonts w:ascii="HelveticaNeue Condensed" w:hAnsi="HelveticaNeue Condensed"/>
        <w:color w:val="BFBFBF"/>
        <w:sz w:val="16"/>
        <w:szCs w:val="16"/>
      </w:rPr>
      <w:t xml:space="preserve"> Up and Down the Stack with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A7176" w14:textId="77777777" w:rsidR="00263777" w:rsidRDefault="00263777" w:rsidP="007C48CB">
    <w:pPr>
      <w:pStyle w:val="ChapterNumber"/>
    </w:pPr>
    <w:r>
      <w:rPr>
        <w:noProof/>
        <w:lang w:eastAsia="ko-KR"/>
      </w:rPr>
      <w:pict w14:anchorId="540FB42A">
        <v:roundrect id="_x0000_s2049" style="position:absolute;margin-left:-163.4pt;margin-top:-108pt;width:596.4pt;height:301.3pt;z-index:-251658752" arcsize="10923f" filled="f" fillcolor="#d8d8d8"/>
      </w:pict>
    </w:r>
    <w:r>
      <w:t xml:space="preserve">C H A P T E </w:t>
    </w:r>
    <w:proofErr w:type="gramStart"/>
    <w:r>
      <w:t>R  5</w:t>
    </w:r>
    <w:proofErr w:type="gramEnd"/>
  </w:p>
  <w:p w14:paraId="252F8A05" w14:textId="77777777" w:rsidR="00263777" w:rsidRDefault="00263777" w:rsidP="00876398">
    <w:pPr>
      <w:jc w:val="both"/>
    </w:pPr>
  </w:p>
  <w:p w14:paraId="2BCEA69A" w14:textId="77777777" w:rsidR="00263777" w:rsidRPr="00D30AAA" w:rsidRDefault="00263777"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31DA320B" w14:textId="77777777" w:rsidR="00263777" w:rsidRPr="00876398" w:rsidRDefault="00263777"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224"/>
        </w:tabs>
        <w:ind w:left="1296" w:hanging="576"/>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7"/>
  </w:num>
  <w:num w:numId="13">
    <w:abstractNumId w:val="14"/>
  </w:num>
  <w:num w:numId="14">
    <w:abstractNumId w:val="9"/>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29"/>
  </w:num>
  <w:num w:numId="26">
    <w:abstractNumId w:val="11"/>
  </w:num>
  <w:num w:numId="27">
    <w:abstractNumId w:val="24"/>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3"/>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15"/>
  </w:num>
  <w:num w:numId="48">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0929"/>
    <w:rsid w:val="00061D2C"/>
    <w:rsid w:val="00064306"/>
    <w:rsid w:val="000644A7"/>
    <w:rsid w:val="00066D0D"/>
    <w:rsid w:val="00082B8F"/>
    <w:rsid w:val="000847CC"/>
    <w:rsid w:val="00086F89"/>
    <w:rsid w:val="000911BB"/>
    <w:rsid w:val="000912A2"/>
    <w:rsid w:val="00091D13"/>
    <w:rsid w:val="0009547A"/>
    <w:rsid w:val="00096521"/>
    <w:rsid w:val="000A0F0B"/>
    <w:rsid w:val="000A6731"/>
    <w:rsid w:val="000B0E13"/>
    <w:rsid w:val="000B18A4"/>
    <w:rsid w:val="000B202B"/>
    <w:rsid w:val="000B43D4"/>
    <w:rsid w:val="000B50EE"/>
    <w:rsid w:val="000B5475"/>
    <w:rsid w:val="000C0458"/>
    <w:rsid w:val="000C3E09"/>
    <w:rsid w:val="000C59CA"/>
    <w:rsid w:val="000C6E91"/>
    <w:rsid w:val="000C7418"/>
    <w:rsid w:val="000D3AA6"/>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4D5C"/>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214"/>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21AE"/>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112D"/>
    <w:rsid w:val="00211366"/>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777"/>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DCC"/>
    <w:rsid w:val="002E3EC2"/>
    <w:rsid w:val="002E66FE"/>
    <w:rsid w:val="002E753B"/>
    <w:rsid w:val="002F0B23"/>
    <w:rsid w:val="002F52EF"/>
    <w:rsid w:val="002F5EC7"/>
    <w:rsid w:val="002F699D"/>
    <w:rsid w:val="002F69D4"/>
    <w:rsid w:val="0030021E"/>
    <w:rsid w:val="003009E7"/>
    <w:rsid w:val="003038F1"/>
    <w:rsid w:val="003112C8"/>
    <w:rsid w:val="00314AE6"/>
    <w:rsid w:val="00315E06"/>
    <w:rsid w:val="00320981"/>
    <w:rsid w:val="0032195F"/>
    <w:rsid w:val="00321BD8"/>
    <w:rsid w:val="0032358D"/>
    <w:rsid w:val="0032369B"/>
    <w:rsid w:val="0033208D"/>
    <w:rsid w:val="00332FB0"/>
    <w:rsid w:val="00333269"/>
    <w:rsid w:val="00333954"/>
    <w:rsid w:val="0033797F"/>
    <w:rsid w:val="00342FBD"/>
    <w:rsid w:val="003605C3"/>
    <w:rsid w:val="00362F56"/>
    <w:rsid w:val="00364665"/>
    <w:rsid w:val="003656A8"/>
    <w:rsid w:val="00366835"/>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410A"/>
    <w:rsid w:val="003C5AA3"/>
    <w:rsid w:val="003C700B"/>
    <w:rsid w:val="003D2445"/>
    <w:rsid w:val="003D3182"/>
    <w:rsid w:val="003E1B62"/>
    <w:rsid w:val="003E371C"/>
    <w:rsid w:val="003E4FE3"/>
    <w:rsid w:val="003E635C"/>
    <w:rsid w:val="003E7D81"/>
    <w:rsid w:val="003F147C"/>
    <w:rsid w:val="003F6319"/>
    <w:rsid w:val="003F6F94"/>
    <w:rsid w:val="004018A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2535"/>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A43"/>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1208"/>
    <w:rsid w:val="004F2DBD"/>
    <w:rsid w:val="004F2EB5"/>
    <w:rsid w:val="004F3E98"/>
    <w:rsid w:val="004F70F2"/>
    <w:rsid w:val="004F7AF7"/>
    <w:rsid w:val="00500E7E"/>
    <w:rsid w:val="00501098"/>
    <w:rsid w:val="005014AC"/>
    <w:rsid w:val="0050239F"/>
    <w:rsid w:val="00504C1F"/>
    <w:rsid w:val="00505501"/>
    <w:rsid w:val="00517ED2"/>
    <w:rsid w:val="00521A2D"/>
    <w:rsid w:val="005341CA"/>
    <w:rsid w:val="005409CE"/>
    <w:rsid w:val="00544D61"/>
    <w:rsid w:val="00546287"/>
    <w:rsid w:val="00550937"/>
    <w:rsid w:val="00552476"/>
    <w:rsid w:val="00553A64"/>
    <w:rsid w:val="00555135"/>
    <w:rsid w:val="00556BD1"/>
    <w:rsid w:val="00566F04"/>
    <w:rsid w:val="00566F48"/>
    <w:rsid w:val="00566F68"/>
    <w:rsid w:val="00570213"/>
    <w:rsid w:val="00570574"/>
    <w:rsid w:val="0057079B"/>
    <w:rsid w:val="00575C9A"/>
    <w:rsid w:val="00577A7F"/>
    <w:rsid w:val="005856B4"/>
    <w:rsid w:val="005862A4"/>
    <w:rsid w:val="005937AD"/>
    <w:rsid w:val="005A055B"/>
    <w:rsid w:val="005B20ED"/>
    <w:rsid w:val="005B300D"/>
    <w:rsid w:val="005B7994"/>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BEC"/>
    <w:rsid w:val="00617E8D"/>
    <w:rsid w:val="00620030"/>
    <w:rsid w:val="00620892"/>
    <w:rsid w:val="00631B2E"/>
    <w:rsid w:val="00636410"/>
    <w:rsid w:val="006401CD"/>
    <w:rsid w:val="00640817"/>
    <w:rsid w:val="006435CF"/>
    <w:rsid w:val="00655908"/>
    <w:rsid w:val="00657A60"/>
    <w:rsid w:val="0066017D"/>
    <w:rsid w:val="006619DB"/>
    <w:rsid w:val="0067172E"/>
    <w:rsid w:val="00672BDB"/>
    <w:rsid w:val="00675C0E"/>
    <w:rsid w:val="00677123"/>
    <w:rsid w:val="0068050F"/>
    <w:rsid w:val="00680CA1"/>
    <w:rsid w:val="00684A46"/>
    <w:rsid w:val="00686711"/>
    <w:rsid w:val="00691813"/>
    <w:rsid w:val="006929E5"/>
    <w:rsid w:val="006940AA"/>
    <w:rsid w:val="006968ED"/>
    <w:rsid w:val="00697447"/>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0C0E"/>
    <w:rsid w:val="007422CC"/>
    <w:rsid w:val="00746246"/>
    <w:rsid w:val="00750B64"/>
    <w:rsid w:val="00750BFB"/>
    <w:rsid w:val="00751A8C"/>
    <w:rsid w:val="00751D62"/>
    <w:rsid w:val="007550CE"/>
    <w:rsid w:val="0075627A"/>
    <w:rsid w:val="0075694A"/>
    <w:rsid w:val="00756DF5"/>
    <w:rsid w:val="00761097"/>
    <w:rsid w:val="00762C22"/>
    <w:rsid w:val="00764C21"/>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3428"/>
    <w:rsid w:val="007B5258"/>
    <w:rsid w:val="007B6661"/>
    <w:rsid w:val="007C0564"/>
    <w:rsid w:val="007C48CB"/>
    <w:rsid w:val="007C78A7"/>
    <w:rsid w:val="007D0BC3"/>
    <w:rsid w:val="007D0D6D"/>
    <w:rsid w:val="007D252A"/>
    <w:rsid w:val="007D2B10"/>
    <w:rsid w:val="007E11AC"/>
    <w:rsid w:val="007E22B0"/>
    <w:rsid w:val="007E2359"/>
    <w:rsid w:val="007E3F98"/>
    <w:rsid w:val="007E5956"/>
    <w:rsid w:val="007E5F6F"/>
    <w:rsid w:val="007E7262"/>
    <w:rsid w:val="007F07EF"/>
    <w:rsid w:val="007F0CA0"/>
    <w:rsid w:val="007F3E5F"/>
    <w:rsid w:val="007F5FAE"/>
    <w:rsid w:val="007F791A"/>
    <w:rsid w:val="0080064E"/>
    <w:rsid w:val="00803173"/>
    <w:rsid w:val="008074D7"/>
    <w:rsid w:val="0081408F"/>
    <w:rsid w:val="00815D99"/>
    <w:rsid w:val="00816B3D"/>
    <w:rsid w:val="008203A5"/>
    <w:rsid w:val="00820F26"/>
    <w:rsid w:val="00824AFC"/>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477B"/>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3EF4"/>
    <w:rsid w:val="0092687D"/>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32B5"/>
    <w:rsid w:val="0097431C"/>
    <w:rsid w:val="009829F1"/>
    <w:rsid w:val="00982C29"/>
    <w:rsid w:val="00984691"/>
    <w:rsid w:val="00985C7D"/>
    <w:rsid w:val="00986445"/>
    <w:rsid w:val="00986E76"/>
    <w:rsid w:val="00991674"/>
    <w:rsid w:val="009935D7"/>
    <w:rsid w:val="009940F2"/>
    <w:rsid w:val="00994841"/>
    <w:rsid w:val="0099678B"/>
    <w:rsid w:val="009A0C00"/>
    <w:rsid w:val="009A3656"/>
    <w:rsid w:val="009A4879"/>
    <w:rsid w:val="009A4AF5"/>
    <w:rsid w:val="009B00AB"/>
    <w:rsid w:val="009B094C"/>
    <w:rsid w:val="009B2239"/>
    <w:rsid w:val="009B4A21"/>
    <w:rsid w:val="009B4DE1"/>
    <w:rsid w:val="009C4AF0"/>
    <w:rsid w:val="009C5680"/>
    <w:rsid w:val="009D0233"/>
    <w:rsid w:val="009D04EF"/>
    <w:rsid w:val="009E161B"/>
    <w:rsid w:val="009E4718"/>
    <w:rsid w:val="009F789C"/>
    <w:rsid w:val="009F7910"/>
    <w:rsid w:val="00A012BB"/>
    <w:rsid w:val="00A0272F"/>
    <w:rsid w:val="00A05111"/>
    <w:rsid w:val="00A053AA"/>
    <w:rsid w:val="00A05A33"/>
    <w:rsid w:val="00A06DA0"/>
    <w:rsid w:val="00A06DF9"/>
    <w:rsid w:val="00A07014"/>
    <w:rsid w:val="00A10ADC"/>
    <w:rsid w:val="00A1568E"/>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D3471"/>
    <w:rsid w:val="00AD3769"/>
    <w:rsid w:val="00AD3A0F"/>
    <w:rsid w:val="00AD48F0"/>
    <w:rsid w:val="00AE0FB5"/>
    <w:rsid w:val="00AE1D0F"/>
    <w:rsid w:val="00AF0E23"/>
    <w:rsid w:val="00AF6B31"/>
    <w:rsid w:val="00AF7330"/>
    <w:rsid w:val="00B01715"/>
    <w:rsid w:val="00B01A3D"/>
    <w:rsid w:val="00B01E6E"/>
    <w:rsid w:val="00B032B1"/>
    <w:rsid w:val="00B038DA"/>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BC4"/>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35A"/>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D520A"/>
    <w:rsid w:val="00CD7080"/>
    <w:rsid w:val="00CE2806"/>
    <w:rsid w:val="00CE28C2"/>
    <w:rsid w:val="00CE448C"/>
    <w:rsid w:val="00CE65B2"/>
    <w:rsid w:val="00CF2379"/>
    <w:rsid w:val="00CF2453"/>
    <w:rsid w:val="00CF568D"/>
    <w:rsid w:val="00D0009E"/>
    <w:rsid w:val="00D00EF5"/>
    <w:rsid w:val="00D054FE"/>
    <w:rsid w:val="00D071E5"/>
    <w:rsid w:val="00D11F66"/>
    <w:rsid w:val="00D1212D"/>
    <w:rsid w:val="00D12D77"/>
    <w:rsid w:val="00D1427B"/>
    <w:rsid w:val="00D159F8"/>
    <w:rsid w:val="00D1669C"/>
    <w:rsid w:val="00D21FA0"/>
    <w:rsid w:val="00D2564E"/>
    <w:rsid w:val="00D265F1"/>
    <w:rsid w:val="00D26658"/>
    <w:rsid w:val="00D37F25"/>
    <w:rsid w:val="00D46E41"/>
    <w:rsid w:val="00D531AD"/>
    <w:rsid w:val="00D53EFA"/>
    <w:rsid w:val="00D57E64"/>
    <w:rsid w:val="00D6264C"/>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59F"/>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31FD"/>
    <w:rsid w:val="00E70B2F"/>
    <w:rsid w:val="00E72C09"/>
    <w:rsid w:val="00E7633E"/>
    <w:rsid w:val="00E77615"/>
    <w:rsid w:val="00E8137B"/>
    <w:rsid w:val="00E8370C"/>
    <w:rsid w:val="00E8444B"/>
    <w:rsid w:val="00E90C32"/>
    <w:rsid w:val="00E918EF"/>
    <w:rsid w:val="00E93BAA"/>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6082"/>
    <w:rsid w:val="00F074B0"/>
    <w:rsid w:val="00F10361"/>
    <w:rsid w:val="00F128F9"/>
    <w:rsid w:val="00F13B57"/>
    <w:rsid w:val="00F158BE"/>
    <w:rsid w:val="00F17080"/>
    <w:rsid w:val="00F21A1D"/>
    <w:rsid w:val="00F224C2"/>
    <w:rsid w:val="00F232E2"/>
    <w:rsid w:val="00F247F5"/>
    <w:rsid w:val="00F26624"/>
    <w:rsid w:val="00F324C8"/>
    <w:rsid w:val="00F33689"/>
    <w:rsid w:val="00F420CD"/>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2706"/>
    <w:rsid w:val="00FA5FAA"/>
    <w:rsid w:val="00FB3145"/>
    <w:rsid w:val="00FB32D0"/>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3F45FD4"/>
  <w15:docId w15:val="{360CCE82-76F2-4F4D-91F5-B9EB31F68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9DB"/>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unhideWhenUsed/>
    <w:rsid w:val="006619D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619DB"/>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1112D"/>
    <w:pPr>
      <w:ind w:left="720" w:hanging="720"/>
    </w:pPr>
  </w:style>
  <w:style w:type="paragraph" w:styleId="Index2">
    <w:name w:val="index 2"/>
    <w:basedOn w:val="Normal"/>
    <w:next w:val="Normal"/>
    <w:semiHidden/>
    <w:rsid w:val="0021112D"/>
    <w:pPr>
      <w:ind w:left="720" w:hanging="432"/>
    </w:pPr>
  </w:style>
  <w:style w:type="paragraph" w:styleId="Index3">
    <w:name w:val="index 3"/>
    <w:basedOn w:val="Normal"/>
    <w:next w:val="Normal"/>
    <w:semiHidden/>
    <w:rsid w:val="0021112D"/>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1112D"/>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9732B5"/>
    <w:pPr>
      <w:keepNext/>
      <w:spacing w:before="240"/>
    </w:pPr>
    <w:rPr>
      <w:rFonts w:ascii="Arial" w:hAnsi="Arial" w:cs="Arial"/>
      <w:sz w:val="18"/>
    </w:rPr>
  </w:style>
  <w:style w:type="paragraph" w:styleId="BalloonText">
    <w:name w:val="Balloon Text"/>
    <w:basedOn w:val="Normal"/>
    <w:link w:val="BalloonTextChar"/>
    <w:locked/>
    <w:rsid w:val="00FA2706"/>
    <w:pPr>
      <w:spacing w:after="0"/>
    </w:pPr>
    <w:rPr>
      <w:rFonts w:ascii="Tahoma" w:hAnsi="Tahoma" w:cs="Tahoma"/>
      <w:sz w:val="16"/>
      <w:szCs w:val="16"/>
    </w:rPr>
  </w:style>
  <w:style w:type="character" w:customStyle="1" w:styleId="BalloonTextChar">
    <w:name w:val="Balloon Text Char"/>
    <w:basedOn w:val="DefaultParagraphFont"/>
    <w:link w:val="BalloonText"/>
    <w:rsid w:val="00FA2706"/>
    <w:rPr>
      <w:rFonts w:ascii="Tahoma" w:eastAsia="Calibri" w:hAnsi="Tahoma" w:cs="Tahoma"/>
      <w:sz w:val="16"/>
      <w:szCs w:val="16"/>
    </w:rPr>
  </w:style>
  <w:style w:type="paragraph" w:customStyle="1" w:styleId="SideBarCode">
    <w:name w:val="Side Bar Code"/>
    <w:basedOn w:val="Normal"/>
    <w:link w:val="SideBarCodeChar"/>
    <w:qFormat/>
    <w:rsid w:val="00FA270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FA2706"/>
    <w:rPr>
      <w:rFonts w:ascii="HelveticaNeue Condensed" w:eastAsia="Calibri" w:hAnsi="HelveticaNeue Condensed" w:cs="Times New Roman"/>
      <w:szCs w:val="22"/>
    </w:rPr>
  </w:style>
  <w:style w:type="paragraph" w:customStyle="1" w:styleId="FMSubtitle1">
    <w:name w:val="FM Subtitle 1"/>
    <w:basedOn w:val="Normal"/>
    <w:locked/>
    <w:rsid w:val="00FA2706"/>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FA2706"/>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FA270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FA2706"/>
    <w:rPr>
      <w:rFonts w:ascii="Calibri" w:eastAsia="Calibri" w:hAnsi="Calibri"/>
      <w:sz w:val="22"/>
      <w:szCs w:val="22"/>
    </w:rPr>
  </w:style>
  <w:style w:type="character" w:styleId="IntenseEmphasis">
    <w:name w:val="Intense Emphasis"/>
    <w:basedOn w:val="DefaultParagraphFont"/>
    <w:uiPriority w:val="21"/>
    <w:qFormat/>
    <w:rsid w:val="00FA2706"/>
    <w:rPr>
      <w:b/>
      <w:bCs/>
      <w:i/>
      <w:iCs/>
      <w:color w:val="auto"/>
    </w:rPr>
  </w:style>
  <w:style w:type="character" w:styleId="Emphasis">
    <w:name w:val="Emphasis"/>
    <w:basedOn w:val="DefaultParagraphFont"/>
    <w:qFormat/>
    <w:locked/>
    <w:rsid w:val="00FA2706"/>
    <w:rPr>
      <w:i/>
      <w:iCs/>
    </w:rPr>
  </w:style>
  <w:style w:type="character" w:styleId="Strong">
    <w:name w:val="Strong"/>
    <w:basedOn w:val="DefaultParagraphFont"/>
    <w:qFormat/>
    <w:locked/>
    <w:rsid w:val="00FA2706"/>
    <w:rPr>
      <w:b/>
      <w:bCs/>
    </w:rPr>
  </w:style>
  <w:style w:type="paragraph" w:styleId="Subtitle">
    <w:name w:val="Subtitle"/>
    <w:basedOn w:val="Normal"/>
    <w:next w:val="Normal"/>
    <w:link w:val="SubtitleChar"/>
    <w:qFormat/>
    <w:locked/>
    <w:rsid w:val="00FA2706"/>
    <w:pPr>
      <w:spacing w:after="60"/>
      <w:jc w:val="center"/>
      <w:outlineLvl w:val="1"/>
    </w:pPr>
    <w:rPr>
      <w:rFonts w:ascii="Cambria" w:hAnsi="Cambria"/>
      <w:szCs w:val="24"/>
    </w:rPr>
  </w:style>
  <w:style w:type="character" w:customStyle="1" w:styleId="SubtitleChar">
    <w:name w:val="Subtitle Char"/>
    <w:basedOn w:val="DefaultParagraphFont"/>
    <w:link w:val="Subtitle"/>
    <w:rsid w:val="00FA2706"/>
    <w:rPr>
      <w:rFonts w:ascii="Cambria" w:eastAsia="Calibri" w:hAnsi="Cambria" w:cs="Times New Roman"/>
      <w:sz w:val="22"/>
      <w:szCs w:val="24"/>
    </w:rPr>
  </w:style>
  <w:style w:type="character" w:customStyle="1" w:styleId="DingbatSymbol">
    <w:name w:val="Dingbat Symbol"/>
    <w:basedOn w:val="DefaultParagraphFont"/>
    <w:uiPriority w:val="1"/>
    <w:locked/>
    <w:rsid w:val="00FA2706"/>
    <w:rPr>
      <w:rFonts w:ascii="ZapfDingbats" w:eastAsia="Calibri" w:hAnsi="ZapfDingbats" w:cs="Times New Roman"/>
      <w:color w:val="BFBFBF"/>
      <w:szCs w:val="24"/>
    </w:rPr>
  </w:style>
  <w:style w:type="character" w:customStyle="1" w:styleId="BlackDingbat">
    <w:name w:val="Black Dingbat"/>
    <w:rsid w:val="00FA2706"/>
    <w:rPr>
      <w:rFonts w:ascii="ZapfDingbats" w:hAnsi="ZapfDingbats"/>
      <w:color w:val="auto"/>
      <w:szCs w:val="24"/>
    </w:rPr>
  </w:style>
  <w:style w:type="character" w:customStyle="1" w:styleId="GrayDingbat">
    <w:name w:val="Gray Dingbat"/>
    <w:basedOn w:val="BlackDingbat"/>
    <w:uiPriority w:val="1"/>
    <w:qFormat/>
    <w:rsid w:val="00FA2706"/>
    <w:rPr>
      <w:rFonts w:ascii="ZapfDingbats" w:hAnsi="ZapfDingbats"/>
      <w:color w:val="auto"/>
      <w:szCs w:val="24"/>
    </w:rPr>
  </w:style>
  <w:style w:type="character" w:customStyle="1" w:styleId="FMAuthorChar">
    <w:name w:val="FM Author Char"/>
    <w:link w:val="FMAuthor"/>
    <w:rsid w:val="00FA2706"/>
    <w:rPr>
      <w:rFonts w:ascii="HelveticaNeue MediumExt" w:hAnsi="HelveticaNeue MediumExt"/>
      <w:sz w:val="32"/>
      <w:szCs w:val="24"/>
    </w:rPr>
  </w:style>
  <w:style w:type="paragraph" w:customStyle="1" w:styleId="HeaderWHITE">
    <w:name w:val="Header WHITE"/>
    <w:basedOn w:val="Header"/>
    <w:qFormat/>
    <w:locked/>
    <w:rsid w:val="00FA2706"/>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FA2706"/>
    <w:rPr>
      <w:rFonts w:ascii="Utopia" w:hAnsi="Utopia"/>
      <w:sz w:val="18"/>
      <w:lang w:bidi="ar-SA"/>
    </w:rPr>
  </w:style>
  <w:style w:type="character" w:customStyle="1" w:styleId="FMEditionChar">
    <w:name w:val="FM Edition Char"/>
    <w:basedOn w:val="DefaultParagraphFont"/>
    <w:link w:val="FMEdition"/>
    <w:rsid w:val="00FA2706"/>
    <w:rPr>
      <w:rFonts w:ascii="HelveticaNeue MediumCond" w:hAnsi="HelveticaNeue MediumCond"/>
      <w:color w:val="808080"/>
      <w:sz w:val="48"/>
    </w:rPr>
  </w:style>
  <w:style w:type="paragraph" w:styleId="TOC2">
    <w:name w:val="toc 2"/>
    <w:basedOn w:val="Normal"/>
    <w:next w:val="Normal"/>
    <w:uiPriority w:val="39"/>
    <w:locked/>
    <w:rsid w:val="00FA270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FA270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FA2706"/>
    <w:pPr>
      <w:spacing w:after="100"/>
    </w:pPr>
  </w:style>
  <w:style w:type="paragraph" w:customStyle="1" w:styleId="PartTextCont">
    <w:name w:val="Part Text Cont."/>
    <w:basedOn w:val="Normal"/>
    <w:qFormat/>
    <w:locked/>
    <w:rsid w:val="00FA2706"/>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FA2706"/>
    <w:rPr>
      <w:rFonts w:ascii="Arial" w:hAnsi="Arial"/>
      <w:b/>
      <w:caps/>
      <w:sz w:val="28"/>
      <w:szCs w:val="28"/>
    </w:rPr>
  </w:style>
  <w:style w:type="character" w:customStyle="1" w:styleId="PartTitleChar">
    <w:name w:val="Part Title Char"/>
    <w:basedOn w:val="DefaultParagraphFont"/>
    <w:link w:val="PartTitle"/>
    <w:rsid w:val="00FA2706"/>
    <w:rPr>
      <w:rFonts w:ascii="Arial" w:hAnsi="Arial"/>
      <w:b/>
      <w:sz w:val="60"/>
      <w:szCs w:val="48"/>
    </w:rPr>
  </w:style>
  <w:style w:type="character" w:customStyle="1" w:styleId="FMHeadChar">
    <w:name w:val="FM Head Char"/>
    <w:basedOn w:val="DefaultParagraphFont"/>
    <w:link w:val="FMHead"/>
    <w:rsid w:val="00FA2706"/>
    <w:rPr>
      <w:rFonts w:ascii="Trebuchet MS" w:hAnsi="Trebuchet MS"/>
      <w:b/>
      <w:spacing w:val="-20"/>
      <w:sz w:val="60"/>
      <w:szCs w:val="48"/>
    </w:rPr>
  </w:style>
  <w:style w:type="character" w:styleId="FollowedHyperlink">
    <w:name w:val="FollowedHyperlink"/>
    <w:basedOn w:val="DefaultParagraphFont"/>
    <w:unhideWhenUsed/>
    <w:locked/>
    <w:rsid w:val="00FA2706"/>
    <w:rPr>
      <w:color w:val="800080"/>
      <w:u w:val="single"/>
    </w:rPr>
  </w:style>
  <w:style w:type="paragraph" w:styleId="TOC3">
    <w:name w:val="toc 3"/>
    <w:basedOn w:val="Normal"/>
    <w:next w:val="Normal"/>
    <w:autoRedefine/>
    <w:uiPriority w:val="39"/>
    <w:unhideWhenUsed/>
    <w:locked/>
    <w:rsid w:val="00FA2706"/>
    <w:pPr>
      <w:spacing w:after="100"/>
      <w:ind w:left="480"/>
    </w:pPr>
  </w:style>
  <w:style w:type="paragraph" w:styleId="TOC4">
    <w:name w:val="toc 4"/>
    <w:basedOn w:val="Normal"/>
    <w:next w:val="Normal"/>
    <w:autoRedefine/>
    <w:unhideWhenUsed/>
    <w:locked/>
    <w:rsid w:val="00FA2706"/>
    <w:pPr>
      <w:spacing w:after="100"/>
      <w:ind w:left="720"/>
    </w:pPr>
  </w:style>
  <w:style w:type="paragraph" w:styleId="TOC5">
    <w:name w:val="toc 5"/>
    <w:basedOn w:val="Normal"/>
    <w:next w:val="Normal"/>
    <w:autoRedefine/>
    <w:unhideWhenUsed/>
    <w:locked/>
    <w:rsid w:val="00FA2706"/>
    <w:pPr>
      <w:spacing w:after="100"/>
      <w:ind w:left="960"/>
    </w:pPr>
  </w:style>
  <w:style w:type="paragraph" w:styleId="TOC6">
    <w:name w:val="toc 6"/>
    <w:basedOn w:val="Normal"/>
    <w:next w:val="Normal"/>
    <w:autoRedefine/>
    <w:unhideWhenUsed/>
    <w:locked/>
    <w:rsid w:val="00FA2706"/>
    <w:pPr>
      <w:spacing w:after="100"/>
      <w:ind w:left="1200"/>
    </w:pPr>
  </w:style>
  <w:style w:type="paragraph" w:styleId="TOC7">
    <w:name w:val="toc 7"/>
    <w:basedOn w:val="Normal"/>
    <w:next w:val="Normal"/>
    <w:autoRedefine/>
    <w:unhideWhenUsed/>
    <w:locked/>
    <w:rsid w:val="00FA2706"/>
    <w:pPr>
      <w:spacing w:after="100"/>
      <w:ind w:left="1440"/>
    </w:pPr>
  </w:style>
  <w:style w:type="paragraph" w:styleId="TOC8">
    <w:name w:val="toc 8"/>
    <w:basedOn w:val="Normal"/>
    <w:next w:val="Normal"/>
    <w:autoRedefine/>
    <w:unhideWhenUsed/>
    <w:locked/>
    <w:rsid w:val="00FA2706"/>
    <w:pPr>
      <w:spacing w:after="100"/>
      <w:ind w:left="1680"/>
    </w:pPr>
  </w:style>
  <w:style w:type="paragraph" w:styleId="TOC9">
    <w:name w:val="toc 9"/>
    <w:basedOn w:val="Normal"/>
    <w:next w:val="Normal"/>
    <w:autoRedefine/>
    <w:unhideWhenUsed/>
    <w:locked/>
    <w:rsid w:val="00FA2706"/>
    <w:pPr>
      <w:spacing w:after="100"/>
      <w:ind w:left="1920"/>
    </w:pPr>
  </w:style>
  <w:style w:type="paragraph" w:styleId="ListNumber">
    <w:name w:val="List Number"/>
    <w:basedOn w:val="Normal"/>
    <w:locked/>
    <w:rsid w:val="00FA270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FA2706"/>
    <w:rPr>
      <w:rFonts w:ascii="Calibri" w:eastAsia="Calibri" w:hAnsi="Calibri"/>
      <w:b/>
      <w:bCs/>
      <w:szCs w:val="22"/>
    </w:rPr>
  </w:style>
  <w:style w:type="character" w:customStyle="1" w:styleId="CommentSubjectChar">
    <w:name w:val="Comment Subject Char"/>
    <w:basedOn w:val="CommentTextChar"/>
    <w:link w:val="CommentSubject"/>
    <w:rsid w:val="00FA2706"/>
    <w:rPr>
      <w:rFonts w:ascii="Calibri" w:eastAsia="Calibri" w:hAnsi="Calibri" w:cs="Times New Roman"/>
      <w:b/>
      <w:bCs/>
      <w:szCs w:val="22"/>
      <w:lang w:eastAsia="en-US"/>
    </w:rPr>
  </w:style>
  <w:style w:type="paragraph" w:styleId="Bibliography">
    <w:name w:val="Bibliography"/>
    <w:basedOn w:val="Normal"/>
    <w:next w:val="Normal"/>
    <w:uiPriority w:val="37"/>
    <w:semiHidden/>
    <w:unhideWhenUsed/>
    <w:rsid w:val="00FA2706"/>
  </w:style>
  <w:style w:type="character" w:styleId="FootnoteReference">
    <w:name w:val="footnote reference"/>
    <w:basedOn w:val="DefaultParagraphFont"/>
    <w:unhideWhenUsed/>
    <w:locked/>
    <w:rsid w:val="00FA2706"/>
    <w:rPr>
      <w:vertAlign w:val="superscript"/>
    </w:rPr>
  </w:style>
  <w:style w:type="character" w:styleId="LineNumber">
    <w:name w:val="line number"/>
    <w:basedOn w:val="DefaultParagraphFont"/>
    <w:unhideWhenUsed/>
    <w:locked/>
    <w:rsid w:val="00FA2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2.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3.xml"/><Relationship Id="rId5" Type="http://schemas.openxmlformats.org/officeDocument/2006/relationships/customXml" Target="../customXml/item4.xml"/><Relationship Id="rId15" Type="http://schemas.openxmlformats.org/officeDocument/2006/relationships/package" Target="embeddings/Microsoft_Visio_Drawing1.vsdx"/><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1.emf"/><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Tech Review Approved</StatusTo>
    <StatusFrom xmlns="CE8048EF-7E95-4A11-BF00-BA2605EDE044">Tech Review</StatusFrom>
    <Chapter_x0020_Number xmlns="149daad8-53e0-4e54-a1b9-e9d4e4fc36cb">05</Chapter_x0020_Number>
    <Status xmlns="119e8ce9-fc33-4402-becb-6d0fbcbb8ab0">Tech Review Approved</Status>
    <Update_x0020_ChapterOn_x0020_Root xmlns="ce8048ef-7e95-4a11-bf00-ba2605ede044">
      <Url>https://apressmedia.sharepoint.com/sites/201403/aspnetwebapi2bu/_layouts/15/wrkstat.aspx?List=ce8048ef-7e95-4a11-bf00-ba2605ede044&amp;WorkflowInstanceName=991e463f-b601-400c-bf08-1fea77bebdf4</Url>
      <Description>Started</Description>
    </Update_x0020_ChapterOn_x0020_Roo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AEBF75-EBB5-4779-B64A-2187DAD8FD94}">
  <ds:schemaRefs>
    <ds:schemaRef ds:uri="http://schemas.microsoft.com/sharepoint/v3/contenttype/forms"/>
  </ds:schemaRefs>
</ds:datastoreItem>
</file>

<file path=customXml/itemProps2.xml><?xml version="1.0" encoding="utf-8"?>
<ds:datastoreItem xmlns:ds="http://schemas.openxmlformats.org/officeDocument/2006/customXml" ds:itemID="{F55D4EDB-18A2-468D-889B-767A76993749}">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9E4A1CF2-248E-455B-B500-BD146D066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92464C-7997-4BF7-897A-96E04466A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76</Pages>
  <Words>21748</Words>
  <Characters>123968</Characters>
  <Application>Microsoft Office Word</Application>
  <DocSecurity>0</DocSecurity>
  <Lines>1033</Lines>
  <Paragraphs>290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145426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Brian Wortman</cp:lastModifiedBy>
  <cp:revision>12</cp:revision>
  <cp:lastPrinted>2009-03-19T04:35:00Z</cp:lastPrinted>
  <dcterms:created xsi:type="dcterms:W3CDTF">2014-06-13T20:45:00Z</dcterms:created>
  <dcterms:modified xsi:type="dcterms:W3CDTF">2014-06-17T01:06:00Z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