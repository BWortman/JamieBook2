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50239EED" w:rsidR="00130755" w:rsidRPr="00130755" w:rsidRDefault="00840257" w:rsidP="00130755">
      <w:pPr>
        <w:pStyle w:val="ChapterTitle"/>
      </w:pPr>
      <w:del w:id="0" w:author="Jamie Kurtz" w:date="2014-05-04T08:33:00Z">
        <w:r w:rsidDel="00A05985">
          <w:delText>Implementi</w:delText>
        </w:r>
        <w:r w:rsidR="00FA765E" w:rsidDel="00A05985">
          <w:delText>n</w:delText>
        </w:r>
        <w:r w:rsidDel="00A05985">
          <w:delText xml:space="preserve">g a </w:delText>
        </w:r>
        <w:r w:rsidR="001A0BA5" w:rsidDel="00A05985">
          <w:delText>P</w:delText>
        </w:r>
        <w:r w:rsidDel="00A05985">
          <w:delText>ost</w:delText>
        </w:r>
      </w:del>
      <w:ins w:id="1" w:author="Jamie Kurtz" w:date="2014-05-04T08:33:00Z">
        <w:r w:rsidR="00A05985">
          <w:t>Up and Down the Stack with a POST</w:t>
        </w:r>
      </w:ins>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759BB8D3" w:rsidR="006A567E" w:rsidRDefault="006A567E" w:rsidP="006A567E">
      <w:pPr>
        <w:pStyle w:val="Bullet"/>
      </w:pPr>
      <w:r>
        <w:t>Routing (convention</w:t>
      </w:r>
      <w:del w:id="2" w:author="Jamie Kurtz" w:date="2014-05-04T08:37:00Z">
        <w:r w:rsidR="00B2798D" w:rsidDel="00944413">
          <w:delText>al</w:delText>
        </w:r>
      </w:del>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578D8F5C" w:rsidR="003922FA" w:rsidRDefault="00FD5BDF" w:rsidP="00DC77E1">
      <w:pPr>
        <w:pStyle w:val="BodyTextFirst"/>
      </w:pPr>
      <w:r>
        <w:t>Although a request to an ASP.NET Web API-based service can be processed by a message handler without any need for a controller (</w:t>
      </w:r>
      <w:commentRangeStart w:id="3"/>
      <w:r>
        <w:t xml:space="preserve">and we'll see an example of this in a later chapter when we discuss processing SOAP messages for legacy </w:t>
      </w:r>
      <w:r w:rsidR="00506E69">
        <w:t>callers</w:t>
      </w:r>
      <w:commentRangeEnd w:id="3"/>
      <w:r w:rsidR="00944413">
        <w:rPr>
          <w:rFonts w:asciiTheme="minorHAnsi" w:hAnsiTheme="minorHAnsi"/>
          <w:sz w:val="22"/>
        </w:rPr>
        <w:commentReference w:id="3"/>
      </w:r>
      <w:r w:rsidR="00506E69">
        <w:t xml:space="preserve">),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del w:id="4" w:author="Jamie Kurtz" w:date="2014-05-04T08:40:00Z">
        <w:r w:rsidR="00C3004E" w:rsidDel="00510608">
          <w:delText xml:space="preserve">This </w:delText>
        </w:r>
      </w:del>
      <w:ins w:id="5" w:author="Jamie Kurtz" w:date="2014-05-04T08:40:00Z">
        <w:r w:rsidR="00510608">
          <w:t xml:space="preserve">Leveraging routes and associated controllers </w:t>
        </w:r>
      </w:ins>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3"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316.8pt" o:ole="">
            <v:imagedata r:id="rId14" o:title="" croptop="4080f" cropbottom="3307f"/>
          </v:shape>
          <o:OLEObject Type="Embed" ProgID="Visio.Drawing.15" ShapeID="_x0000_i1025" DrawAspect="Content" ObjectID="_1460736460" r:id="rId15"/>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3BEDD823"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ins w:id="6" w:author="Jamie Kurtz" w:date="2014-05-04T08:43:00Z">
        <w:r w:rsidR="00510608">
          <w:t xml:space="preserve"> worker process that is hosting the ASP.NET runtime</w:t>
        </w:r>
      </w:ins>
      <w:del w:id="7" w:author="Jamie Kurtz" w:date="2014-05-04T08:43:00Z">
        <w:r w:rsidR="0081002D" w:rsidDel="00510608">
          <w:delText>n instance of the ASP.NET worker process</w:delText>
        </w:r>
      </w:del>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for self-hosted applications and applications 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t>
      </w:r>
      <w:r w:rsidR="00130755" w:rsidRPr="00130755">
        <w:lastRenderedPageBreak/>
        <w:t xml:space="preserve">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75D28FC3" w:rsidR="00130755" w:rsidRPr="00130755" w:rsidRDefault="00130755" w:rsidP="00DC77E1">
      <w:pPr>
        <w:pStyle w:val="BodyTextCont"/>
      </w:pPr>
      <w:r w:rsidRPr="00130755">
        <w:t xml:space="preserve">At this point, you may be asking the question, “Which </w:t>
      </w:r>
      <w:ins w:id="8" w:author="Jamie Kurtz" w:date="2014-05-04T08:52:00Z">
        <w:r w:rsidR="007E0D46">
          <w:t xml:space="preserve">specific </w:t>
        </w:r>
      </w:ins>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r w:rsidR="00536D37">
        <w:t xml:space="preserve">method </w:t>
      </w:r>
      <w:r w:rsidRPr="00130755">
        <w:t>on the controller.</w:t>
      </w:r>
    </w:p>
    <w:p w14:paraId="2A9CA20D" w14:textId="7C1BE58C"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r w:rsidRPr="00130755">
        <w:t xml:space="preserve">invoke 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5A79E96C" w:rsidR="00130755" w:rsidRPr="00130755" w:rsidRDefault="006362B1" w:rsidP="00DC77E1">
      <w:pPr>
        <w:pStyle w:val="BodyTextCont"/>
      </w:pPr>
      <w:r>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ins w:id="9" w:author="Jamie Kurtz" w:date="2014-05-04T08:52:00Z">
        <w:r w:rsidR="007E0D46">
          <w:t xml:space="preserve">and associated </w:t>
        </w:r>
        <w:proofErr w:type="spellStart"/>
        <w:r w:rsidR="007E0D46">
          <w:t>convenstions</w:t>
        </w:r>
        <w:proofErr w:type="spellEnd"/>
        <w:r w:rsidR="007E0D46">
          <w:t xml:space="preserve"> </w:t>
        </w:r>
      </w:ins>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del w:id="10" w:author="Jamie Kurtz" w:date="2014-05-04T08:53:00Z">
        <w:r w:rsidR="00130755" w:rsidRPr="00130755" w:rsidDel="007E0D46">
          <w:delText>using</w:delText>
        </w:r>
        <w:r w:rsidR="00087318" w:rsidDel="007E0D46">
          <w:delText>, say</w:delText>
        </w:r>
      </w:del>
      <w:proofErr w:type="spellStart"/>
      <w:ins w:id="11" w:author="Jamie Kurtz" w:date="2014-05-04T08:53:00Z">
        <w:r w:rsidR="007E0D46">
          <w:t>than</w:t>
        </w:r>
        <w:proofErr w:type="spellEnd"/>
        <w:r w:rsidR="007E0D46">
          <w:t xml:space="preserve"> trying to implement REST with</w:t>
        </w:r>
      </w:ins>
      <w:del w:id="12" w:author="Jamie Kurtz" w:date="2014-05-04T08:53:00Z">
        <w:r w:rsidR="00087318" w:rsidDel="007E0D46">
          <w:delText>,</w:delText>
        </w:r>
      </w:del>
      <w:r w:rsidR="00087318">
        <w:t xml:space="preserve"> </w:t>
      </w:r>
      <w:r w:rsidR="00130755" w:rsidRPr="00130755">
        <w:t>ASP.NET MVC</w:t>
      </w:r>
      <w:del w:id="13" w:author="Jamie Kurtz" w:date="2014-05-04T08:53:00Z">
        <w:r w:rsidR="00087318" w:rsidDel="007E0D46">
          <w:delText xml:space="preserve"> or WCF</w:delText>
        </w:r>
      </w:del>
      <w:r w:rsidR="00130755" w:rsidRPr="00130755">
        <w:t>.</w:t>
      </w:r>
    </w:p>
    <w:p w14:paraId="545B32E3" w14:textId="11FCC874" w:rsidR="00130755" w:rsidRPr="00130755" w:rsidRDefault="00130755" w:rsidP="00DC77E1">
      <w:pPr>
        <w:pStyle w:val="BodyTextCont"/>
      </w:pPr>
      <w:r w:rsidRPr="00130755">
        <w:lastRenderedPageBreak/>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ins w:id="14" w:author="Jamie Kurtz" w:date="2014-05-04T08:54:00Z">
        <w:r w:rsidR="007E0D46">
          <w:t xml:space="preserve">Model binding, similar to that utilized with ASP.NET MVC, will be used to translate the incoming data into the appropriate model class. </w:t>
        </w:r>
      </w:ins>
      <w:r w:rsidR="001D6AD9">
        <w:t xml:space="preserve">You can even add an argument of </w:t>
      </w:r>
      <w:r w:rsidRPr="00130755">
        <w:t>.</w:t>
      </w:r>
      <w:r w:rsidRPr="0014777F">
        <w:t xml:space="preserve">NET type </w:t>
      </w:r>
      <w:proofErr w:type="spellStart"/>
      <w:r w:rsidRPr="0014777F">
        <w:rPr>
          <w:rStyle w:val="CodeInline"/>
          <w:rFonts w:ascii="Utopia" w:hAnsi="Utopia"/>
        </w:rPr>
        <w:t>HttpRequestMessage</w:t>
      </w:r>
      <w:proofErr w:type="spellEnd"/>
      <w:r w:rsidR="001D6AD9" w:rsidRPr="00200A8F">
        <w:rPr>
          <w:rStyle w:val="CodeInline"/>
          <w:rFonts w:ascii="Utopia" w:hAnsi="Utopia"/>
        </w:rPr>
        <w:t xml:space="preserve">, which the framework </w:t>
      </w:r>
      <w:r w:rsidR="001D6AD9" w:rsidRPr="00DC77E1">
        <w:rPr>
          <w:rStyle w:val="CodeInline"/>
          <w:rFonts w:ascii="Utopia" w:hAnsi="Utopia"/>
        </w:rPr>
        <w:t xml:space="preserve">will </w:t>
      </w:r>
      <w:r w:rsidR="006362B1">
        <w:rPr>
          <w:rStyle w:val="CodeInline"/>
        </w:rPr>
        <w:t>provide</w:t>
      </w:r>
      <w:r w:rsidR="001D6AD9" w:rsidRPr="0014777F">
        <w:rPr>
          <w:rStyle w:val="CodeInline"/>
          <w:rFonts w:ascii="Utopia" w:hAnsi="Utopia"/>
        </w:rPr>
        <w:t xml:space="preserve"> automatically</w:t>
      </w:r>
      <w:r w:rsidRPr="0014777F">
        <w:t>.</w:t>
      </w:r>
      <w:r w:rsidR="00E81FBB">
        <w:t xml:space="preserve"> 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proofErr w:type="gramStart"/>
      <w:r w:rsidRPr="00130755">
        <w:rPr>
          <w:rStyle w:val="CodeInline"/>
        </w:rPr>
        <w:t>Post(</w:t>
      </w:r>
      <w:proofErr w:type="gramEnd"/>
      <w:r w:rsidRPr="00130755">
        <w:rPr>
          <w:rStyle w:val="CodeInline"/>
        </w:rPr>
        <w: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429267C2" w:rsidR="00130755" w:rsidRDefault="00130755" w:rsidP="00DC77E1">
      <w:pPr>
        <w:pStyle w:val="BodyTextCont"/>
      </w:pPr>
      <w:r w:rsidRPr="00130755">
        <w:t xml:space="preserve">Note that you could instead use the </w:t>
      </w:r>
      <w:r w:rsidR="009D01CB">
        <w:rPr>
          <w:rStyle w:val="CodeInline"/>
        </w:rPr>
        <w:t>controller's</w:t>
      </w:r>
      <w:r w:rsidR="009D01CB" w:rsidRPr="00130755">
        <w:t xml:space="preserve"> </w:t>
      </w:r>
      <w:r w:rsidRPr="0013075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ins w:id="15" w:author="Jamie Kurtz" w:date="2014-05-04T08:56:00Z">
        <w:r w:rsidR="007639DD">
          <w:t xml:space="preserve">as a matter of good design and </w:t>
        </w:r>
        <w:proofErr w:type="spellStart"/>
        <w:r w:rsidR="007639DD">
          <w:t>cleean</w:t>
        </w:r>
        <w:proofErr w:type="spellEnd"/>
        <w:r w:rsidR="007639DD">
          <w:t xml:space="preserve"> code, </w:t>
        </w:r>
      </w:ins>
      <w:r w:rsidRPr="00130755">
        <w:t xml:space="preserve">you should be careful not to couple your </w:t>
      </w:r>
      <w:del w:id="16" w:author="Jamie Kurtz" w:date="2014-05-04T08:56:00Z">
        <w:r w:rsidRPr="00130755" w:rsidDel="007639DD">
          <w:delText xml:space="preserve">code </w:delText>
        </w:r>
      </w:del>
      <w:ins w:id="17" w:author="Jamie Kurtz" w:date="2014-05-04T08:56:00Z">
        <w:r w:rsidR="007639DD">
          <w:t>controller</w:t>
        </w:r>
        <w:r w:rsidR="007639DD" w:rsidRPr="00130755">
          <w:t xml:space="preserve"> </w:t>
        </w:r>
      </w:ins>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 xml:space="preserve">you don’t need to do any special parsing of the </w:t>
      </w:r>
      <w:commentRangeStart w:id="18"/>
      <w:r w:rsidRPr="00130755">
        <w:t>JSON or XML content</w:t>
      </w:r>
      <w:commentRangeEnd w:id="18"/>
      <w:r w:rsidR="003B21D4">
        <w:rPr>
          <w:rFonts w:asciiTheme="minorHAnsi" w:hAnsiTheme="minorHAnsi"/>
          <w:sz w:val="22"/>
        </w:rPr>
        <w:commentReference w:id="18"/>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ins w:id="19" w:author="Jamie Kurtz" w:date="2014-05-04T08:59:00Z">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ins>
    </w:p>
    <w:p w14:paraId="03F733B9" w14:textId="77777777" w:rsidR="00F83037" w:rsidRDefault="00B47E8C" w:rsidP="00DC77E1">
      <w:pPr>
        <w:pStyle w:val="Heading2"/>
      </w:pPr>
      <w:r>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lastRenderedPageBreak/>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rStyle w:val="CodeInline"/>
              </w:rPr>
            </w:pPr>
            <w:r w:rsidRPr="00AA4F10">
              <w:rPr>
                <w:rStyle w:val="CodeInline"/>
              </w:rPr>
              <w:t>/</w:t>
            </w:r>
            <w:proofErr w:type="spellStart"/>
            <w:r w:rsidRPr="00AA4F10">
              <w:rPr>
                <w:rStyle w:val="CodeInline"/>
              </w:rPr>
              <w:t>api</w:t>
            </w:r>
            <w:proofErr w:type="spellEnd"/>
            <w:r w:rsidRPr="00AA4F10">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pPr>
            <w:r w:rsidRPr="00796978">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rStyle w:val="CodeInline"/>
              </w:rPr>
            </w:pPr>
            <w:r w:rsidRPr="00AA4F10">
              <w:rPr>
                <w:rStyle w:val="CodeInline"/>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rStyle w:val="CodeInline"/>
              </w:rPr>
            </w:pPr>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pPr>
            <w:r>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rStyle w:val="CodeInline"/>
              </w:rPr>
            </w:pPr>
            <w:r>
              <w:rPr>
                <w:rStyle w:val="CodeInline"/>
              </w:rPr>
              <w:t>Get</w:t>
            </w:r>
            <w:r w:rsidRPr="00AA4F10">
              <w:rPr>
                <w:rStyle w:val="CodeInline"/>
              </w:rPr>
              <w:t>(</w:t>
            </w:r>
            <w:r>
              <w:rPr>
                <w:rStyle w:val="CodeInline"/>
              </w:rPr>
              <w:t>string</w:t>
            </w:r>
            <w:r w:rsidRPr="00AA4F10">
              <w:rPr>
                <w:rStyle w:val="CodeInline"/>
              </w:rPr>
              <w:t xml:space="preserve"> </w:t>
            </w:r>
            <w:proofErr w:type="spellStart"/>
            <w:r>
              <w:rPr>
                <w:rStyle w:val="CodeInline"/>
              </w:rPr>
              <w:t>taskNum</w:t>
            </w:r>
            <w:proofErr w:type="spellEnd"/>
            <w:r w:rsidRPr="00AA4F10">
              <w:rPr>
                <w:rStyle w:val="CodeInline"/>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619A6565" w:rsidR="00AA4F10" w:rsidRDefault="005C3A8D" w:rsidP="00DC77E1">
      <w:pPr>
        <w:pStyle w:val="BodyTextCont"/>
      </w:pPr>
      <w:r>
        <w:t xml:space="preserve">If convention-based routing were </w:t>
      </w:r>
      <w:del w:id="20" w:author="Jamie Kurtz" w:date="2014-05-04T09:00:00Z">
        <w:r w:rsidDel="00FF5A80">
          <w:delText xml:space="preserve">our </w:delText>
        </w:r>
      </w:del>
      <w:ins w:id="21" w:author="Jamie Kurtz" w:date="2014-05-04T09:00:00Z">
        <w:r w:rsidR="00FF5A80">
          <w:t xml:space="preserve">the </w:t>
        </w:r>
      </w:ins>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ins w:id="22" w:author="Jamie Kurtz" w:date="2014-05-04T09:00:00Z">
        <w:r w:rsidR="00FF5A80">
          <w:t>'s data</w:t>
        </w:r>
      </w:ins>
      <w:r w:rsidR="00D24E13">
        <w:t xml:space="preserve"> type(s).</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lastRenderedPageBreak/>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7B30C19C"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ins w:id="23" w:author="Jamie Kurtz" w:date="2014-05-04T09:02:00Z">
        <w:r w:rsidR="00FF5A80">
          <w:t>By n</w:t>
        </w:r>
      </w:ins>
      <w:del w:id="24" w:author="Jamie Kurtz" w:date="2014-05-04T09:02:00Z">
        <w:r w:rsidR="00D8126E" w:rsidDel="00FF5A80">
          <w:delText>N</w:delText>
        </w:r>
      </w:del>
      <w:proofErr w:type="gramStart"/>
      <w:r w:rsidR="00D8126E">
        <w:t>ot</w:t>
      </w:r>
      <w:proofErr w:type="gramEnd"/>
      <w:r w:rsidR="00D8126E">
        <w:t xml:space="preserve">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ins w:id="25" w:author="Jamie Kurtz" w:date="2014-05-04T09:02:00Z">
        <w:r w:rsidR="00FF5A80">
          <w:t xml:space="preserve">2 </w:t>
        </w:r>
      </w:ins>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Note the Route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lastRenderedPageBreak/>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77777777" w:rsidR="00FE3171" w:rsidRDefault="00B26B64" w:rsidP="00DC77E1">
      <w:pPr>
        <w:pStyle w:val="Code"/>
      </w:pPr>
      <w:r w:rsidRPr="00B26B64">
        <w:t>"In the Get(string taskNum) overload, taskNum = abc"</w:t>
      </w:r>
    </w:p>
    <w:p w14:paraId="64124CCB" w14:textId="77777777" w:rsidR="00BC4C11" w:rsidRDefault="00BC4C11" w:rsidP="00DC77E1">
      <w:pPr>
        <w:pStyle w:val="BodyTextCont"/>
        <w:rPr>
          <w:ins w:id="26" w:author="Jamie Kurtz" w:date="2014-05-04T09:04:00Z"/>
        </w:rPr>
      </w:pP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proofErr w:type="spellStart"/>
      <w:r w:rsidR="009D7066" w:rsidRPr="00BC4C11">
        <w:rPr>
          <w:rStyle w:val="CodeInline"/>
          <w:rFonts w:ascii="Utopia" w:hAnsi="Utopia"/>
          <w:rPrChange w:id="27" w:author="Jamie Kurtz" w:date="2014-05-04T09:04:00Z">
            <w:rPr>
              <w:rStyle w:val="CodeInline"/>
            </w:rPr>
          </w:rPrChange>
        </w:rPr>
        <w:t>WebApiConfig</w:t>
      </w:r>
      <w:proofErr w:type="spellEnd"/>
      <w:r w:rsidR="009D7066" w:rsidRPr="00BC4C11">
        <w:rPr>
          <w:rStyle w:val="CodeInline"/>
          <w:rFonts w:ascii="Utopia" w:hAnsi="Utopia"/>
          <w:rPrChange w:id="28" w:author="Jamie Kurtz" w:date="2014-05-04T09:04:00Z">
            <w:rPr>
              <w:rStyle w:val="CodeInline"/>
            </w:rPr>
          </w:rPrChange>
        </w:rPr>
        <w:t xml:space="preserve"> class</w:t>
      </w:r>
      <w:r w:rsidR="00047C76" w:rsidRPr="00BC4C11">
        <w:rPr>
          <w:rStyle w:val="CodeInline"/>
          <w:rFonts w:ascii="Utopia" w:hAnsi="Utopia"/>
          <w:rPrChange w:id="29" w:author="Jamie Kurtz" w:date="2014-05-04T09:04:00Z">
            <w:rPr>
              <w:rStyle w:val="CodeInline"/>
            </w:rPr>
          </w:rPrChange>
        </w:rPr>
        <w:t xml:space="preserve"> (note the new</w:t>
      </w:r>
      <w:r w:rsidR="00047C76">
        <w:rPr>
          <w:rStyle w:val="CodeInline"/>
        </w:rPr>
        <w:t xml:space="preserve"> </w:t>
      </w:r>
      <w:proofErr w:type="spellStart"/>
      <w:r w:rsidR="00047C76" w:rsidRPr="00BC4C11">
        <w:rPr>
          <w:rStyle w:val="CodeInline"/>
          <w:rPrChange w:id="30" w:author="Jamie Kurtz" w:date="2014-05-04T09:04:00Z">
            <w:rPr/>
          </w:rPrChang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lastRenderedPageBreak/>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1FD0CCD9" w:rsidR="007F6726" w:rsidRDefault="007F6726" w:rsidP="00DC77E1">
      <w:pPr>
        <w:pStyle w:val="BodyTextCont"/>
      </w:pPr>
      <w:r>
        <w:t>There are a lot of things happening here</w:t>
      </w:r>
      <w:del w:id="31" w:author="Jamie Kurtz" w:date="2014-05-04T14:39:00Z">
        <w:r w:rsidR="009C3028" w:rsidDel="00097241">
          <w:delText xml:space="preserve"> (gee, that seems to be the theme of this chapter!)</w:delText>
        </w:r>
        <w:r w:rsidDel="00097241">
          <w:delText>:</w:delText>
        </w:r>
      </w:del>
      <w:ins w:id="32" w:author="Jamie Kurtz" w:date="2014-05-04T14:39:00Z">
        <w:r w:rsidR="00097241">
          <w:t>:</w:t>
        </w:r>
      </w:ins>
    </w:p>
    <w:p w14:paraId="25ABBD33" w14:textId="0193E89E" w:rsidR="005551D5" w:rsidRDefault="007F6726" w:rsidP="00DC77E1">
      <w:pPr>
        <w:pStyle w:val="BodyTextCont"/>
      </w:pPr>
      <w:r>
        <w:t xml:space="preserve">First, </w:t>
      </w:r>
      <w:ins w:id="33" w:author="Jamie Kurtz" w:date="2014-05-04T14:39:00Z">
        <w:r w:rsidR="00EE2592">
          <w:t xml:space="preserve">the </w:t>
        </w:r>
      </w:ins>
      <w:r w:rsidR="00555EE5">
        <w:t xml:space="preserve">controller class' </w:t>
      </w:r>
      <w:proofErr w:type="spellStart"/>
      <w: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Route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4765E8">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t>HttpGet</w:t>
      </w:r>
      <w:proofErr w:type="spellEnd"/>
      <w:r>
        <w:t xml:space="preserve"> attribute to the method to inform the framework that this is an action method </w:t>
      </w:r>
      <w:r w:rsidR="009C3028">
        <w:t xml:space="preserve">suitable </w:t>
      </w:r>
      <w:r>
        <w:t>for GET requests.</w:t>
      </w:r>
      <w:r w:rsidR="009C3028">
        <w:t xml:space="preserve"> Also note the Route attribute contains a constraint limiting id to a</w:t>
      </w:r>
      <w:r w:rsidR="00047C76">
        <w:t>n integer with a</w:t>
      </w:r>
      <w:r w:rsidR="009C3028">
        <w:t xml:space="preserve"> minimum value of 101.</w:t>
      </w:r>
    </w:p>
    <w:p w14:paraId="24FB3E9A" w14:textId="75C5EEF0" w:rsidR="00AA4F10" w:rsidRDefault="00472220" w:rsidP="00DC77E1">
      <w:pPr>
        <w:pStyle w:val="BodyTextCont"/>
      </w:pPr>
      <w:r>
        <w:t>And last but not least</w:t>
      </w:r>
      <w:r w:rsidR="009C3028">
        <w:t xml:space="preserve">, the Get method. </w:t>
      </w:r>
      <w:r w:rsidR="00047C76">
        <w:t>This is p</w:t>
      </w:r>
      <w:r w:rsidR="009C3028">
        <w:t>lain old vanilla, convention-based routing. But</w:t>
      </w:r>
      <w:r w:rsidR="00505EB7">
        <w:t xml:space="preserve"> do note that we had to add </w:t>
      </w:r>
      <w:del w:id="34" w:author="Jamie Kurtz" w:date="2014-05-04T14:41:00Z">
        <w:r w:rsidR="00047C76" w:rsidDel="00EE2592">
          <w:delText>that</w:delText>
        </w:r>
        <w:r w:rsidR="00505EB7" w:rsidDel="00EE2592">
          <w:delText xml:space="preserve"> </w:delText>
        </w:r>
      </w:del>
      <w:ins w:id="35" w:author="Jamie Kurtz" w:date="2014-05-04T14:41:00Z">
        <w:r w:rsidR="00EE2592">
          <w:t xml:space="preserve">the </w:t>
        </w:r>
      </w:ins>
      <w:r w:rsidR="00505EB7">
        <w:t xml:space="preserve">route named </w:t>
      </w:r>
      <w:proofErr w:type="spellStart"/>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lastRenderedPageBreak/>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769CACE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del w:id="36" w:author="Jamie Kurtz" w:date="2014-05-04T14:43:00Z">
        <w:r w:rsidR="00F31360" w:rsidDel="00EE2592">
          <w:delText xml:space="preserve">api </w:delText>
        </w:r>
      </w:del>
      <w:ins w:id="37" w:author="Jamie Kurtz" w:date="2014-05-04T14:43:00Z">
        <w:r w:rsidR="00EE2592">
          <w:t xml:space="preserve">API </w:t>
        </w:r>
      </w:ins>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2526D006" w14:textId="77777777" w:rsidR="009616D0" w:rsidRDefault="002000EC" w:rsidP="00DC77E1">
      <w:pPr>
        <w:pStyle w:val="SideBarHead"/>
      </w:pPr>
      <w:r>
        <w:t xml:space="preserve"> </w:t>
      </w:r>
      <w:r w:rsidR="000B3BCC">
        <w:t>Implementation versioning</w:t>
      </w:r>
      <w:r w:rsidR="00BF0160">
        <w:t xml:space="preserve">, </w:t>
      </w:r>
      <w:r w:rsidR="000B3BCC">
        <w:t xml:space="preserve">api </w:t>
      </w:r>
      <w:commentRangeStart w:id="38"/>
      <w:r w:rsidR="000B3BCC">
        <w:t>versioning</w:t>
      </w:r>
      <w:commentRangeEnd w:id="38"/>
      <w:r w:rsidR="000B3BCC">
        <w:rPr>
          <w:rFonts w:asciiTheme="minorHAnsi" w:hAnsiTheme="minorHAnsi"/>
          <w:b w:val="0"/>
          <w:caps w:val="0"/>
        </w:rPr>
        <w:commentReference w:id="38"/>
      </w:r>
      <w:r w:rsidR="00BF0160">
        <w:t>, content versioning</w:t>
      </w:r>
    </w:p>
    <w:p w14:paraId="5D07424E" w14:textId="77777777" w:rsidR="000B3BCC" w:rsidRDefault="000B3BCC" w:rsidP="00DC77E1">
      <w:pPr>
        <w:pStyle w:val="SideBarBody"/>
      </w:pPr>
      <w:r>
        <w:t>TODO:</w:t>
      </w:r>
    </w:p>
    <w:p w14:paraId="7A879927" w14:textId="77777777" w:rsidR="0058152F" w:rsidRDefault="000B3BCC" w:rsidP="00DC77E1">
      <w:pPr>
        <w:pStyle w:val="SideBarLast"/>
      </w:pPr>
      <w:r>
        <w:t xml:space="preserve">Here we need a short explanation that </w:t>
      </w:r>
      <w:r w:rsidR="00BF0160">
        <w:t>explains/</w:t>
      </w:r>
      <w:r>
        <w:t>contrasts implementation versioning</w:t>
      </w:r>
      <w:r w:rsidR="00BF0160">
        <w:t>,</w:t>
      </w:r>
      <w:r>
        <w:t xml:space="preserve"> API versioning</w:t>
      </w:r>
      <w:r w:rsidR="00BF0160">
        <w:t>, and content versioning</w:t>
      </w:r>
      <w:r>
        <w:t>.</w:t>
      </w:r>
    </w:p>
    <w:p w14:paraId="3F0B5FCF" w14:textId="73A2A9FB" w:rsidR="00F54912" w:rsidRPr="00F54912" w:rsidRDefault="00F54912" w:rsidP="00DC77E1">
      <w:pPr>
        <w:pStyle w:val="BodyTextCont"/>
      </w:pPr>
      <w:r w:rsidRPr="00F54912">
        <w:t xml:space="preserve">Currently </w:t>
      </w:r>
      <w:ins w:id="39" w:author="Jamie Kurtz" w:date="2014-05-04T14:44:00Z">
        <w:r w:rsidR="00EE2592">
          <w:t xml:space="preserve">within the software community, </w:t>
        </w:r>
      </w:ins>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lastRenderedPageBreak/>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127C7B" w:rsidRDefault="00127C7B">
            <w:pPr>
              <w:pStyle w:val="TableText"/>
              <w:rPr>
                <w:rStyle w:val="CodeInline"/>
                <w:rFonts w:eastAsiaTheme="minorHAnsi" w:cstheme="minorBidi"/>
                <w:szCs w:val="22"/>
              </w:rPr>
            </w:pPr>
            <w:r w:rsidRPr="00127C7B">
              <w:rPr>
                <w:rStyle w:val="CodeInline"/>
              </w:rPr>
              <w:t>/</w:t>
            </w:r>
            <w:proofErr w:type="spellStart"/>
            <w:r w:rsidRPr="00127C7B">
              <w:rPr>
                <w:rStyle w:val="CodeInline"/>
              </w:rPr>
              <w:t>api</w:t>
            </w:r>
            <w:proofErr w:type="spellEnd"/>
            <w:r w:rsidRPr="00127C7B">
              <w:rPr>
                <w:rStyle w:val="CodeInline"/>
              </w:rPr>
              <w:t>/</w:t>
            </w:r>
            <w:r w:rsidR="009000A8">
              <w:rPr>
                <w:rStyle w:val="CodeInline"/>
              </w:rPr>
              <w:t>{</w:t>
            </w:r>
            <w:proofErr w:type="spellStart"/>
            <w:r w:rsidR="009000A8">
              <w:rPr>
                <w:rStyle w:val="CodeInline"/>
              </w:rPr>
              <w:t>apiVersion</w:t>
            </w:r>
            <w:proofErr w:type="spellEnd"/>
            <w:r w:rsidR="009000A8">
              <w:rPr>
                <w:rStyle w:val="CodeInline"/>
              </w:rPr>
              <w:t>}/</w:t>
            </w:r>
            <w:r w:rsidRPr="00127C7B">
              <w:rPr>
                <w:rStyle w:val="CodeInline"/>
              </w:rPr>
              <w:t>tasks</w:t>
            </w:r>
          </w:p>
        </w:tc>
        <w:tc>
          <w:tcPr>
            <w:tcW w:w="1080" w:type="dxa"/>
          </w:tcPr>
          <w:p w14:paraId="3A874846" w14:textId="77777777" w:rsidR="00127C7B" w:rsidRPr="00127C7B" w:rsidRDefault="00127C7B" w:rsidP="00127C7B">
            <w:pPr>
              <w:pStyle w:val="TableText"/>
            </w:pPr>
            <w:r w:rsidRPr="00127C7B">
              <w:t>POST</w:t>
            </w:r>
          </w:p>
        </w:tc>
        <w:tc>
          <w:tcPr>
            <w:tcW w:w="4410" w:type="dxa"/>
          </w:tcPr>
          <w:p w14:paraId="72EC7227" w14:textId="77777777" w:rsidR="00127C7B" w:rsidRPr="00127C7B" w:rsidRDefault="00127C7B" w:rsidP="00127C7B">
            <w:pPr>
              <w:pStyle w:val="TableText"/>
            </w:pPr>
            <w:r w:rsidRPr="00127C7B">
              <w:t>Creates a new task; returns the new task in the response</w:t>
            </w:r>
          </w:p>
        </w:tc>
      </w:tr>
    </w:tbl>
    <w:p w14:paraId="16D30843" w14:textId="6858B5EE" w:rsidR="00127C7B" w:rsidRDefault="00715CED" w:rsidP="00DC77E1">
      <w:pPr>
        <w:pStyle w:val="Heading2"/>
      </w:pPr>
      <w:commentRangeStart w:id="40"/>
      <w:r>
        <w:t>Implementing POST</w:t>
      </w:r>
      <w:commentRangeEnd w:id="40"/>
      <w:r w:rsidR="005D6F78">
        <w:rPr>
          <w:rFonts w:asciiTheme="minorHAnsi" w:hAnsiTheme="minorHAnsi"/>
          <w:b w:val="0"/>
          <w:sz w:val="22"/>
          <w:szCs w:val="22"/>
        </w:rPr>
        <w:commentReference w:id="40"/>
      </w:r>
    </w:p>
    <w:p w14:paraId="38F0AC69" w14:textId="62E9B218" w:rsidR="009000A8" w:rsidRDefault="00715CED" w:rsidP="00DC77E1">
      <w:pPr>
        <w:pStyle w:val="BodyTextFirst"/>
      </w:pPr>
      <w:r>
        <w:t xml:space="preserve">Add two folders to the Controllers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46DAF4FA" w:rsidR="00715CED" w:rsidRDefault="002A7CEE" w:rsidP="00DC77E1">
      <w:pPr>
        <w:pStyle w:val="BodyTextCont"/>
        <w:rPr>
          <w:ins w:id="41" w:author="Jamie Kurtz" w:date="2014-05-04T14:46:00Z"/>
        </w:rPr>
      </w:pPr>
      <w:r>
        <w:lastRenderedPageBreak/>
        <w:t xml:space="preserve">Add a new </w:t>
      </w:r>
      <w:r w:rsidR="00A374D9">
        <w:t xml:space="preserve">controller </w:t>
      </w:r>
      <w:r>
        <w:t xml:space="preserve">named </w:t>
      </w:r>
      <w:proofErr w:type="spellStart"/>
      <w:r>
        <w:t>TasksController</w:t>
      </w:r>
      <w:proofErr w:type="spellEnd"/>
      <w:r>
        <w:t xml:space="preserve"> to each</w:t>
      </w:r>
      <w:r w:rsidR="000D569D">
        <w:t xml:space="preserve"> </w:t>
      </w:r>
      <w:ins w:id="42" w:author="Jamie Kurtz" w:date="2014-05-04T14:48:00Z">
        <w:r w:rsidR="00BE54AF">
          <w:t xml:space="preserve">folder </w:t>
        </w:r>
      </w:ins>
      <w:r w:rsidR="000D569D">
        <w:t>(see Figures 5-2 and 5-3)</w:t>
      </w:r>
      <w:ins w:id="43" w:author="Jamie Kurtz" w:date="2014-05-04T14:46:00Z">
        <w:r w:rsidR="00BE54AF">
          <w:t xml:space="preserve"> - using the empty Web API 2 controller template</w:t>
        </w:r>
      </w:ins>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782D4308" w:rsidR="001479E1" w:rsidRDefault="00A374D9" w:rsidP="00DC77E1">
      <w:pPr>
        <w:pStyle w:val="BodyTextCont"/>
      </w:pPr>
      <w:r>
        <w:t xml:space="preserve">Now there will be two </w:t>
      </w:r>
      <w:proofErr w:type="spellStart"/>
      <w:r>
        <w:t>TaskController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commentRangeStart w:id="44"/>
      <w:r w:rsidR="001479E1" w:rsidRPr="00DC77E1">
        <w:rPr>
          <w:rStyle w:val="CodeInline"/>
        </w:rPr>
        <w:t>WebApi2Book.Web.Api.Controllers.V1</w:t>
      </w:r>
      <w:r w:rsidR="001479E1">
        <w:t xml:space="preserve"> </w:t>
      </w:r>
      <w:commentRangeEnd w:id="44"/>
      <w:r w:rsidR="00BE54AF">
        <w:rPr>
          <w:rFonts w:asciiTheme="minorHAnsi" w:hAnsiTheme="minorHAnsi"/>
          <w:sz w:val="22"/>
        </w:rPr>
        <w:commentReference w:id="44"/>
      </w:r>
      <w:r w:rsidR="001479E1">
        <w:t>namespace because the framework only matches on the controller class name without regard to the controller class' namespace.</w:t>
      </w:r>
      <w:r w:rsidR="000C296D">
        <w:t xml:space="preserve"> This is the case with both convention- and attribute-based routing.</w:t>
      </w:r>
    </w:p>
    <w:p w14:paraId="179CFB32" w14:textId="39762AAB"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Routing to the </w:t>
      </w:r>
      <w:r w:rsidRPr="000C296D">
        <w:t xml:space="preserve">WebApi2Book.Web.Common </w:t>
      </w:r>
      <w:r>
        <w:t xml:space="preserve">project, and then add a class named </w:t>
      </w:r>
      <w:proofErr w:type="spellStart"/>
      <w: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lastRenderedPageBreak/>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2E66857B" w:rsidR="00853687" w:rsidRDefault="00A74054" w:rsidP="00DC77E1">
      <w:pPr>
        <w:pStyle w:val="BodyTextCont"/>
      </w:pPr>
      <w:r>
        <w:t xml:space="preserve">This class implements the </w:t>
      </w:r>
      <w:proofErr w:type="spellStart"/>
      <w:r w:rsidRPr="00A74054">
        <w:t>IHttpRouteConstraint.Match</w:t>
      </w:r>
      <w:proofErr w:type="spellEnd"/>
      <w:r>
        <w:t xml:space="preserve"> method. Match will return true if the specified parameter name equals the </w:t>
      </w:r>
      <w:proofErr w:type="spellStart"/>
      <w: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ED2CD1">
        <w:t>ApiVersion1RoutePrefixAttribute</w:t>
      </w:r>
      <w:r>
        <w:t xml:space="preserve"> to the </w:t>
      </w:r>
      <w:r w:rsidRPr="00ED2CD1">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26922480" w:rsidR="004B6FCB" w:rsidRDefault="006A0563" w:rsidP="00DC77E1">
      <w:pPr>
        <w:pStyle w:val="BodyTextCont"/>
      </w:pPr>
      <w:r>
        <w:t xml:space="preserve">The main purpose of this </w:t>
      </w:r>
      <w:r w:rsidR="00FA2049">
        <w:t xml:space="preserve">attribute </w:t>
      </w:r>
      <w:r>
        <w:t>class is to encapsulate the "</w:t>
      </w:r>
      <w:proofErr w:type="spellStart"/>
      <w:r>
        <w:t>api</w:t>
      </w:r>
      <w:proofErr w:type="spellEnd"/>
      <w:r>
        <w:t xml:space="preserve">/v1" part of the route </w:t>
      </w:r>
      <w:r w:rsidR="00494E3B">
        <w:t xml:space="preserve">template </w:t>
      </w:r>
      <w:r>
        <w:t xml:space="preserve">so that we don't have to copy and paste it </w:t>
      </w:r>
      <w:del w:id="45" w:author="Jamie Kurtz" w:date="2014-05-04T14:52:00Z">
        <w:r w:rsidDel="004A23A4">
          <w:delText>all over the place</w:delText>
        </w:r>
      </w:del>
      <w:ins w:id="46" w:author="Jamie Kurtz" w:date="2014-05-04T14:52:00Z">
        <w:r w:rsidR="004A23A4">
          <w:t>over all of controllers</w:t>
        </w:r>
      </w:ins>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lastRenderedPageBreak/>
        <w:t xml:space="preserve">Let's add an </w:t>
      </w:r>
      <w:r w:rsidRPr="004B6FCB">
        <w:t>ApiVersion1RoutePrefix</w:t>
      </w:r>
      <w:r>
        <w:t xml:space="preserve">Attribute to the appropriate </w:t>
      </w:r>
      <w:proofErr w:type="spellStart"/>
      <w: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3F7EF59B" w:rsidR="004B6FCB" w:rsidRDefault="00B55303" w:rsidP="00DC77E1">
      <w:pPr>
        <w:pStyle w:val="BodyTextCont"/>
      </w:pPr>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this </w:t>
      </w:r>
      <w:r w:rsidR="00350827">
        <w:t xml:space="preserve">controller implementation </w:t>
      </w:r>
      <w:r>
        <w:t>is equivalent to</w:t>
      </w:r>
      <w:r w:rsidR="000161EA">
        <w:t xml:space="preserve"> the following</w:t>
      </w:r>
      <w:r>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47" w:name="OLE_LINK1"/>
      <w:bookmarkStart w:id="48" w:name="OLE_LINK2"/>
      <w:r>
        <w:t xml:space="preserve"> </w:t>
      </w:r>
      <w:bookmarkStart w:id="49" w:name="OLE_LINK3"/>
      <w:bookmarkStart w:id="50" w:name="OLE_LINK4"/>
      <w:r>
        <w:t>[</w:t>
      </w:r>
      <w:r w:rsidRPr="00B55303">
        <w:t>RoutePrefix("api/{apiVersion:apiVersionConstraint(v1)}</w:t>
      </w:r>
      <w:r w:rsidR="00AA69FE">
        <w:t>/tasks</w:t>
      </w:r>
      <w:r w:rsidRPr="00B55303">
        <w:t>"</w:t>
      </w:r>
      <w:r w:rsidRPr="00200A8F">
        <w:t>)]</w:t>
      </w:r>
      <w:bookmarkEnd w:id="47"/>
      <w:bookmarkEnd w:id="48"/>
    </w:p>
    <w:bookmarkEnd w:id="49"/>
    <w:bookmarkEnd w:id="50"/>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0DE84ED0" w:rsidR="00B55303" w:rsidRDefault="00AA69FE" w:rsidP="00DC77E1">
      <w:pPr>
        <w:pStyle w:val="BodyTextCont"/>
      </w:pPr>
      <w:commentRangeStart w:id="51"/>
      <w:r>
        <w:t>Recalling</w:t>
      </w:r>
      <w:commentRangeEnd w:id="51"/>
      <w:r w:rsidR="004A23A4">
        <w:rPr>
          <w:rFonts w:asciiTheme="minorHAnsi" w:hAnsiTheme="minorHAnsi"/>
          <w:sz w:val="22"/>
        </w:rPr>
        <w:commentReference w:id="51"/>
      </w:r>
      <w:r>
        <w:t xml:space="preserve"> what we learned in the Attribute-Based Routing section earlier in the chapter we </w:t>
      </w:r>
      <w:r w:rsidR="0091195F">
        <w:t xml:space="preserve">now recognize that the </w:t>
      </w:r>
      <w:proofErr w:type="spellStart"/>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by our custom </w:t>
      </w:r>
      <w:proofErr w:type="spellStart"/>
      <w:r w:rsidR="0091195F">
        <w:t>IHttpRouteConstraint</w:t>
      </w:r>
      <w:proofErr w:type="spellEnd"/>
      <w:r w:rsidR="0091195F">
        <w:t xml:space="preserve"> to a value of "v1".</w:t>
      </w:r>
      <w:r w:rsidR="00A93236">
        <w:t xml:space="preserve"> </w:t>
      </w:r>
      <w:ins w:id="52" w:author="Jamie Kurtz" w:date="2014-05-04T14:54:00Z">
        <w:r w:rsidR="004A57F4">
          <w:t xml:space="preserve">Again, using our custom </w:t>
        </w:r>
      </w:ins>
      <w:ins w:id="53" w:author="Jamie Kurtz" w:date="2014-05-04T14:55:00Z">
        <w:r w:rsidR="004A57F4" w:rsidRPr="004A57F4">
          <w:rPr>
            <w:rStyle w:val="CodeInline"/>
            <w:rPrChange w:id="54" w:author="Jamie Kurtz" w:date="2014-05-04T14:55:00Z">
              <w:rPr/>
            </w:rPrChange>
          </w:rPr>
          <w:t>ApiVersion1RoutePrefix</w:t>
        </w:r>
        <w:r w:rsidR="004A57F4">
          <w:t xml:space="preserve"> attribute helps us avoid silly errors in routing caused by copy/paste/syntax mistakes.</w:t>
        </w:r>
      </w:ins>
      <w:del w:id="55" w:author="Jamie Kurtz" w:date="2014-05-04T14:53:00Z">
        <w:r w:rsidR="00A93236" w:rsidDel="004A23A4">
          <w:delText>Make sense?</w:delText>
        </w:r>
      </w:del>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1383A6D3" w14:textId="77777777" w:rsidR="000B3935" w:rsidRPr="000B3935" w:rsidRDefault="000B3935" w:rsidP="00DC77E1">
      <w:pPr>
        <w:pStyle w:val="Code"/>
      </w:pPr>
      <w:r w:rsidRPr="000B3935">
        <w:lastRenderedPageBreak/>
        <w:t xml:space="preserve">    }</w:t>
      </w:r>
    </w:p>
    <w:p w14:paraId="6FC69B2E" w14:textId="77777777" w:rsidR="000B3935" w:rsidRDefault="000B3935" w:rsidP="00DC77E1">
      <w:pPr>
        <w:pStyle w:val="Code"/>
        <w:rPr>
          <w:ins w:id="56" w:author="Jamie Kurtz" w:date="2014-05-04T14:56:00Z"/>
        </w:rPr>
      </w:pPr>
      <w:r w:rsidRPr="000B3935">
        <w:t>}</w:t>
      </w:r>
    </w:p>
    <w:p w14:paraId="56E3B2FD" w14:textId="77777777" w:rsidR="00125AD5" w:rsidRDefault="00125AD5" w:rsidP="00DC77E1">
      <w:pPr>
        <w:pStyle w:val="Code"/>
      </w:pPr>
    </w:p>
    <w:p w14:paraId="04B71F83" w14:textId="4320A6CD" w:rsidR="00397E12" w:rsidRDefault="000B3935" w:rsidP="00DC77E1">
      <w:pPr>
        <w:pStyle w:val="BodyTextCont"/>
      </w:pPr>
      <w:r>
        <w:t xml:space="preserve">… </w:t>
      </w:r>
      <w:proofErr w:type="gramStart"/>
      <w:r>
        <w:t>a</w:t>
      </w:r>
      <w:r w:rsidR="00397E12">
        <w:t>nd</w:t>
      </w:r>
      <w:proofErr w:type="gramEnd"/>
      <w:r w:rsidR="00397E12">
        <w:t xml:space="preserve">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6A258C1C" w:rsidR="002E357E" w:rsidRDefault="002E357E" w:rsidP="00DC77E1">
      <w:pPr>
        <w:pStyle w:val="BodyTextCont"/>
      </w:pPr>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4B6FCB">
        <w:t>ApiVersion1RoutePrefix</w:t>
      </w:r>
      <w:r w:rsidRPr="002E357E">
        <w:t>Attribute</w:t>
      </w:r>
      <w:r>
        <w:t xml:space="preserve"> is merely syntactic sugar; it doesn't affect the processing in any way.</w:t>
      </w:r>
      <w:r w:rsidR="00926305">
        <w:t xml:space="preserve"> </w:t>
      </w:r>
      <w:r w:rsidR="000B3935">
        <w:t>Also note that the two route names are unique</w:t>
      </w:r>
      <w:del w:id="57" w:author="Jamie Kurtz" w:date="2014-05-04T14:57:00Z">
        <w:r w:rsidR="000B3935" w:rsidDel="00125AD5">
          <w:delText xml:space="preserve">. </w:delText>
        </w:r>
        <w:r w:rsidR="00926305" w:rsidDel="00125AD5">
          <w:delText xml:space="preserve">We're not particularly fond of runtime exceptions, so </w:delText>
        </w:r>
      </w:del>
      <w:ins w:id="58" w:author="Jamie Kurtz" w:date="2014-05-04T14:57:00Z">
        <w:r w:rsidR="00125AD5">
          <w:t xml:space="preserve">; </w:t>
        </w:r>
      </w:ins>
      <w:r w:rsidR="00926305">
        <w:t xml:space="preserve">we </w:t>
      </w:r>
      <w:ins w:id="59" w:author="Jamie Kurtz" w:date="2014-05-04T14:57:00Z">
        <w:r w:rsidR="00125AD5">
          <w:t>need to</w:t>
        </w:r>
      </w:ins>
      <w:del w:id="60" w:author="Jamie Kurtz" w:date="2014-05-04T14:57:00Z">
        <w:r w:rsidR="00926305" w:rsidDel="00125AD5">
          <w:delText>will</w:delText>
        </w:r>
      </w:del>
      <w:r w:rsidR="00926305">
        <w:t xml:space="preserve"> ensure g</w:t>
      </w:r>
      <w:r w:rsidR="000B3935">
        <w:t>lobally unique route names</w:t>
      </w:r>
      <w:r w:rsidR="00926305">
        <w:t>, as</w:t>
      </w:r>
      <w:r w:rsidR="000B3935">
        <w:t xml:space="preserve"> required by ASP.NET Web API.</w:t>
      </w:r>
    </w:p>
    <w:p w14:paraId="4F0580E0" w14:textId="4368B72A" w:rsidR="002E357E" w:rsidRDefault="009634AF" w:rsidP="00DC77E1">
      <w:pPr>
        <w:pStyle w:val="BodyTextCont"/>
      </w:pPr>
      <w:r>
        <w:t xml:space="preserve">Ok, now we're almost ready to process a </w:t>
      </w:r>
      <w:del w:id="61" w:author="Jamie Kurtz" w:date="2014-05-04T14:57:00Z">
        <w:r w:rsidDel="00125AD5">
          <w:delText>message</w:delText>
        </w:r>
      </w:del>
      <w:ins w:id="62" w:author="Jamie Kurtz" w:date="2014-05-04T14:57:00Z">
        <w:r w:rsidR="00125AD5">
          <w:t>request</w:t>
        </w:r>
      </w:ins>
      <w:r>
        <w:t xml:space="preserve">. </w:t>
      </w:r>
      <w:r w:rsidR="00E9562E">
        <w:t>First</w:t>
      </w:r>
      <w:commentRangeStart w:id="63"/>
      <w:r w:rsidR="00E9562E">
        <w:t>,</w:t>
      </w:r>
      <w:r>
        <w:t xml:space="preserve"> we </w:t>
      </w:r>
      <w:r w:rsidR="002E357E">
        <w:t>need to implement the custom controller selector</w:t>
      </w:r>
      <w:r>
        <w:t>, and then we need to wire up the custom constraint and the custom controller selector with the ASP.NET Web API framework</w:t>
      </w:r>
      <w:commentRangeEnd w:id="63"/>
      <w:r w:rsidR="00B75385">
        <w:rPr>
          <w:rFonts w:asciiTheme="minorHAnsi" w:hAnsiTheme="minorHAnsi"/>
          <w:sz w:val="22"/>
        </w:rPr>
        <w:commentReference w:id="63"/>
      </w:r>
      <w:r>
        <w:t xml:space="preserve">. </w:t>
      </w:r>
      <w:r w:rsidR="00E9562E">
        <w:t>So w</w:t>
      </w:r>
      <w:r>
        <w:t>ithout further ado…</w:t>
      </w:r>
    </w:p>
    <w:p w14:paraId="1454E6E2" w14:textId="768BA221" w:rsidR="00A80674" w:rsidRDefault="00A80674" w:rsidP="00DC77E1">
      <w:pPr>
        <w:pStyle w:val="Heading3"/>
      </w:pPr>
      <w:r>
        <w:t xml:space="preserve">A Custom </w:t>
      </w:r>
      <w:commentRangeStart w:id="64"/>
      <w:proofErr w:type="spellStart"/>
      <w:r w:rsidRPr="00A80674">
        <w:t>IHttpControllerSelector</w:t>
      </w:r>
      <w:commentRangeEnd w:id="64"/>
      <w:proofErr w:type="spellEnd"/>
      <w:r w:rsidR="006544E4">
        <w:rPr>
          <w:rFonts w:asciiTheme="minorHAnsi" w:hAnsiTheme="minorHAnsi"/>
          <w:b w:val="0"/>
          <w:szCs w:val="22"/>
        </w:rPr>
        <w:commentReference w:id="64"/>
      </w:r>
    </w:p>
    <w:p w14:paraId="1C520A27" w14:textId="2EA9DEED"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ins w:id="65" w:author="Jamie Kurtz" w:date="2014-05-04T15:01:00Z">
        <w:r w:rsidR="00C34C8A">
          <w:t>e</w:t>
        </w:r>
      </w:ins>
      <w:del w:id="66" w:author="Jamie Kurtz" w:date="2014-05-04T15:01:00Z">
        <w:r w:rsidR="00683605" w:rsidDel="00C34C8A">
          <w:delText>age</w:delText>
        </w:r>
      </w:del>
      <w:r w:rsidR="00BF508B">
        <w:t xml:space="preserve"> of </w:t>
      </w:r>
      <w:proofErr w:type="spellStart"/>
      <w:r w:rsidR="00BF508B" w:rsidRPr="00BF508B">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del w:id="67" w:author="Jamie Kurtz" w:date="2014-05-04T15:02:00Z">
        <w:r w:rsidR="00683605" w:rsidDel="00C34C8A">
          <w:delText xml:space="preserve"> Thanks, Microsoft! Although it makes one wish this were already part of the framework…</w:delText>
        </w:r>
      </w:del>
    </w:p>
    <w:p w14:paraId="5F1EB4C8" w14:textId="5001E08E" w:rsidR="00853687" w:rsidRDefault="00683605" w:rsidP="00DC77E1">
      <w:pPr>
        <w:pStyle w:val="BodyTextCont"/>
      </w:pPr>
      <w:r>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lastRenderedPageBreak/>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lastRenderedPageBreak/>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lastRenderedPageBreak/>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02A6B6FF"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hyperlink r:id="rId19" w:history="1">
        <w:r w:rsidRPr="00565262">
          <w:t>http://blogs.msdn.com/b/webdev/archive/2013/03/08/using-namespaces-to-version-web-apis.aspx</w:t>
        </w:r>
      </w:hyperlink>
      <w:r w:rsidR="001F6408">
        <w:t>.</w:t>
      </w:r>
      <w:ins w:id="68" w:author="Jamie Kurtz" w:date="2014-05-04T15:02:00Z">
        <w:r w:rsidR="00C34C8A">
          <w:t xml:space="preserve"> </w:t>
        </w:r>
        <w:commentRangeStart w:id="69"/>
        <w:r w:rsidR="00C34C8A">
          <w:t xml:space="preserve">Bottom line…. </w:t>
        </w:r>
        <w:commentRangeEnd w:id="69"/>
        <w:r w:rsidR="00C34C8A">
          <w:rPr>
            <w:rFonts w:asciiTheme="minorHAnsi" w:hAnsiTheme="minorHAnsi"/>
            <w:sz w:val="22"/>
          </w:rPr>
          <w:commentReference w:id="69"/>
        </w:r>
      </w:ins>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38BEA1D5" w:rsidR="00B920E5" w:rsidRDefault="006544E4" w:rsidP="002E357E">
      <w:pPr>
        <w:pStyle w:val="BodyTextCont"/>
      </w:pPr>
      <w:ins w:id="70" w:author="Jamie Kurtz" w:date="2014-05-04T15:05:00Z">
        <w:r>
          <w:lastRenderedPageBreak/>
          <w:t>T</w:t>
        </w:r>
      </w:ins>
      <w:del w:id="71" w:author="Jamie Kurtz" w:date="2014-05-04T15:05:00Z">
        <w:r w:rsidR="00B920E5" w:rsidDel="006544E4">
          <w:delText>In t</w:delText>
        </w:r>
      </w:del>
      <w:r w:rsidR="00B920E5">
        <w:t xml:space="preserve">he first three lines of the Register method are used to configure the version constraint. Our </w:t>
      </w:r>
      <w:proofErr w:type="spellStart"/>
      <w:r w:rsidR="00B920E5">
        <w:t>ApiVersionConstraint</w:t>
      </w:r>
      <w:proofErr w:type="spellEnd"/>
      <w:r w:rsidR="00B920E5">
        <w:t xml:space="preserve"> is registered with a constraint resolver, which the framework uses to</w:t>
      </w:r>
      <w:ins w:id="72" w:author="Jamie Kurtz" w:date="2014-05-04T15:06:00Z">
        <w:r>
          <w:t xml:space="preserve"> find and</w:t>
        </w:r>
      </w:ins>
      <w:r w:rsidR="00B920E5">
        <w:t xml:space="preserve"> instantiate</w:t>
      </w:r>
      <w:del w:id="73" w:author="Jamie Kurtz" w:date="2014-05-04T15:06:00Z">
        <w:r w:rsidR="00B920E5" w:rsidDel="006544E4">
          <w:delText xml:space="preserve"> the</w:delText>
        </w:r>
      </w:del>
      <w:r w:rsidR="00B920E5">
        <w:t xml:space="preserve"> </w:t>
      </w:r>
      <w:ins w:id="74" w:author="Jamie Kurtz" w:date="2014-05-04T15:06:00Z">
        <w:r>
          <w:t xml:space="preserve">the appropriate </w:t>
        </w:r>
      </w:ins>
      <w:r w:rsidR="00B920E5">
        <w:t>constraint at runtime</w:t>
      </w:r>
      <w:ins w:id="75" w:author="Jamie Kurtz" w:date="2014-05-04T15:06:00Z">
        <w:r>
          <w:t>.</w:t>
        </w:r>
      </w:ins>
      <w:del w:id="76" w:author="Jamie Kurtz" w:date="2014-05-04T15:06:00Z">
        <w:r w:rsidR="00B920E5" w:rsidDel="006544E4">
          <w:delText>.</w:delText>
        </w:r>
      </w:del>
      <w:r w:rsidR="008D1529">
        <w:t xml:space="preserve"> </w:t>
      </w:r>
      <w:r w:rsidR="00B920E5">
        <w:t>The last two lines in the method are used to wire-in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6D8AD0D6" w:rsidR="002E357E" w:rsidRDefault="008D1529" w:rsidP="00DC77E1">
      <w:pPr>
        <w:pStyle w:val="Heading3"/>
      </w:pPr>
      <w:r>
        <w:t>Demo</w:t>
      </w:r>
    </w:p>
    <w:p w14:paraId="7A63F203" w14:textId="65D5D6A5" w:rsidR="00941924" w:rsidRDefault="008D1529" w:rsidP="00DC77E1">
      <w:pPr>
        <w:pStyle w:val="BodyTextFirst"/>
        <w:rPr>
          <w:ins w:id="77" w:author="Jamie Kurtz" w:date="2014-05-04T15:09:00Z"/>
        </w:rPr>
      </w:pPr>
      <w:r>
        <w:t>With the WebApi2Book.Web.Api project configured as the startup project in Visual Studio</w:t>
      </w:r>
      <w:r w:rsidR="00653D14">
        <w:t xml:space="preserve">, we'll hit F5 to start the application. If you're following along you'll see it load an error page in your browser </w:t>
      </w:r>
      <w:commentRangeStart w:id="78"/>
      <w:r w:rsidR="00653D14">
        <w:t>(Figure 5-4):</w:t>
      </w:r>
      <w:commentRangeEnd w:id="78"/>
      <w:r w:rsidR="005B1188">
        <w:rPr>
          <w:rFonts w:asciiTheme="minorHAnsi" w:hAnsiTheme="minorHAnsi"/>
          <w:sz w:val="22"/>
        </w:rPr>
        <w:commentReference w:id="78"/>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lastRenderedPageBreak/>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68655DE3" w:rsidR="00941924" w:rsidRDefault="001C1D47" w:rsidP="00DC77E1">
      <w:pPr>
        <w:pStyle w:val="BodyTextFirst"/>
      </w:pPr>
      <w:r>
        <w:t xml:space="preserve">Go ahead and send the message using Fiddler or your favorite </w:t>
      </w:r>
      <w:ins w:id="79" w:author="Jamie Kurtz" w:date="2014-05-04T15:21:00Z">
        <w:r w:rsidR="005F50CC">
          <w:t>w</w:t>
        </w:r>
      </w:ins>
      <w:del w:id="80" w:author="Jamie Kurtz" w:date="2014-05-04T15:21:00Z">
        <w:r w:rsidDel="005F50CC">
          <w:delText>W</w:delText>
        </w:r>
      </w:del>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commentRangeStart w:id="81"/>
      <w:r w:rsidRPr="001C1D47">
        <w:t>{"TaskId":null</w:t>
      </w:r>
      <w:commentRangeEnd w:id="81"/>
      <w:r w:rsidR="004A08CC">
        <w:rPr>
          <w:rFonts w:asciiTheme="minorHAnsi" w:hAnsiTheme="minorHAnsi"/>
          <w:noProof w:val="0"/>
          <w:sz w:val="22"/>
        </w:rPr>
        <w:commentReference w:id="81"/>
      </w:r>
      <w:r w:rsidRPr="001C1D47">
        <w:t>,"Subject":"In v1, newTask.Subject = Fix something important","StartDate":null,"DueDate":null,"CreatedDate":null,"CompletedDate":null,"Status":null,"Assignees":null,"Links":[]}</w:t>
      </w:r>
    </w:p>
    <w:p w14:paraId="41D74012" w14:textId="7B16FFF6" w:rsidR="001C1D47" w:rsidRDefault="001C1D47" w:rsidP="00DC77E1">
      <w:pPr>
        <w:pStyle w:val="BodyTextCont"/>
      </w:pPr>
      <w:r>
        <w:t>Excellent! Note the "Subject" value in the response… just as we implemented it! Now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rPr>
          <w:ins w:id="82" w:author="Jamie Kurtz" w:date="2014-05-04T15:23:00Z"/>
        </w:rPr>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0FA6843E"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ins w:id="83" w:author="Jamie Kurtz" w:date="2014-05-04T15:23:00Z">
        <w:r w:rsidR="00744499">
          <w:t xml:space="preserve"> </w:t>
        </w:r>
      </w:ins>
      <w:del w:id="84" w:author="Jamie Kurtz" w:date="2014-05-04T15:23:00Z">
        <w:r w:rsidR="00D155F8" w:rsidDel="00744499">
          <w:delText>-</w:delText>
        </w:r>
      </w:del>
      <w:r w:rsidR="00D155F8">
        <w:t>world</w:t>
      </w:r>
      <w:ins w:id="85" w:author="Jamie Kurtz" w:date="2014-05-04T15:23:00Z">
        <w:r w:rsidR="00744499">
          <w:t>-</w:t>
        </w:r>
      </w:ins>
      <w:proofErr w:type="spellStart"/>
      <w:r w:rsidR="00D155F8">
        <w:t>ish</w:t>
      </w:r>
      <w:proofErr w:type="spellEnd"/>
      <w:r w:rsidR="00D155F8">
        <w:t xml:space="preserve">"; our controller actions aren't doing anything meaningful. </w:t>
      </w:r>
      <w:del w:id="86" w:author="Jamie Kurtz" w:date="2014-05-04T15:24:00Z">
        <w:r w:rsidR="00D155F8" w:rsidDel="00744499">
          <w:delText xml:space="preserve">Which </w:delText>
        </w:r>
      </w:del>
      <w:ins w:id="87" w:author="Jamie Kurtz" w:date="2014-05-04T15:24:00Z">
        <w:r w:rsidR="00744499">
          <w:t xml:space="preserve">This </w:t>
        </w:r>
      </w:ins>
      <w:r w:rsidR="00D155F8">
        <w:t xml:space="preserve">leads us to our next topic: Dependencies. Inside of </w:t>
      </w:r>
      <w:ins w:id="88" w:author="Jamie Kurtz" w:date="2014-05-04T15:25:00Z">
        <w:r w:rsidR="00744499">
          <w:t xml:space="preserve">these </w:t>
        </w:r>
      </w:ins>
      <w:r w:rsidR="00D155F8">
        <w:t xml:space="preserve">dependencies is where the "real" work gets done, </w:t>
      </w:r>
      <w:r w:rsidR="00B80AB2">
        <w:t xml:space="preserve">at least </w:t>
      </w:r>
      <w:r w:rsidR="00D155F8">
        <w:t>from a business perspective.</w:t>
      </w:r>
      <w:ins w:id="89" w:author="Jamie Kurtz" w:date="2014-05-04T15:26:00Z">
        <w:r w:rsidR="00744499">
          <w:t xml:space="preserve"> Anything related to data access, calculations, file I/O, date/time, etc., will all be handled by such dependencies.</w:t>
        </w:r>
      </w:ins>
    </w:p>
    <w:p w14:paraId="04130939" w14:textId="77777777" w:rsidR="00130755" w:rsidRDefault="00130755" w:rsidP="00130755">
      <w:pPr>
        <w:pStyle w:val="Heading1"/>
      </w:pPr>
      <w:r w:rsidRPr="00130755">
        <w:lastRenderedPageBreak/>
        <w:t>Dependencies</w:t>
      </w:r>
    </w:p>
    <w:p w14:paraId="1AA23EA5" w14:textId="6DB89B99"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a database repository</w:t>
      </w:r>
      <w:r w:rsidR="008E5E9E">
        <w:t xml:space="preserve">, which is </w:t>
      </w:r>
      <w:r w:rsidRPr="00130755">
        <w:t xml:space="preserve">an object </w:t>
      </w:r>
      <w:r w:rsidR="008E5E9E">
        <w:t xml:space="preserve">that </w:t>
      </w:r>
      <w:r w:rsidR="001609A4">
        <w:t xml:space="preserve">can be used to </w:t>
      </w:r>
      <w:r w:rsidRPr="00130755">
        <w:t xml:space="preserve">query </w:t>
      </w:r>
      <w:del w:id="90" w:author="Jamie Kurtz" w:date="2014-05-04T15:28:00Z">
        <w:r w:rsidRPr="00130755" w:rsidDel="00744499">
          <w:delText xml:space="preserve">the database </w:delText>
        </w:r>
      </w:del>
      <w:r w:rsidRPr="00130755">
        <w:t xml:space="preserve">and save changes back to the database. </w:t>
      </w:r>
      <w:r w:rsidR="001609A4">
        <w:t xml:space="preserve">The database repository 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ins w:id="91" w:author="Jamie Kurtz" w:date="2014-05-04T15:32:00Z">
        <w:r w:rsidR="00744499">
          <w:t xml:space="preserve"> In other words, we are going to avoid putting data access code directly in our controller methods.</w:t>
        </w:r>
      </w:ins>
    </w:p>
    <w:p w14:paraId="6CFBBBDB" w14:textId="70343396" w:rsidR="00FA7B34" w:rsidRDefault="00453AFA" w:rsidP="00DC77E1">
      <w:pPr>
        <w:pStyle w:val="SideBarHead"/>
      </w:pPr>
      <w:r>
        <w:t>SOLID Design Principles</w:t>
      </w:r>
    </w:p>
    <w:p w14:paraId="0B0DCC7A" w14:textId="77777777" w:rsidR="000C074F" w:rsidRDefault="00453AFA" w:rsidP="00DC77E1">
      <w:pPr>
        <w:pStyle w:val="SideBarBody"/>
        <w:rPr>
          <w:ins w:id="92" w:author="Jamie Kurtz" w:date="2014-05-04T15:50:00Z"/>
        </w:rPr>
      </w:pPr>
      <w:r>
        <w:t xml:space="preserve">If you don't know with what we mean by </w:t>
      </w:r>
      <w:ins w:id="93" w:author="Jamie Kurtz" w:date="2014-05-04T15:38:00Z">
        <w:r w:rsidR="00744499">
          <w:t xml:space="preserve">the </w:t>
        </w:r>
      </w:ins>
      <w:r>
        <w:t xml:space="preserve">SOLID Design Principles, then please do yourself a </w:t>
      </w:r>
      <w:r w:rsidR="008607A1">
        <w:t xml:space="preserve">huge </w:t>
      </w:r>
      <w:r>
        <w:t xml:space="preserve">favor and familiarize yourself with them. </w:t>
      </w:r>
      <w:ins w:id="94" w:author="Jamie Kurtz" w:date="2014-05-04T15:34:00Z">
        <w:r w:rsidR="00744499">
          <w:t>These principles were defined by Rober</w:t>
        </w:r>
        <w:r w:rsidR="00F50273">
          <w:t xml:space="preserve">t C. Martin in the early 2000s, and have been reviewed and explained numerous times by quite a few people over the last decade. </w:t>
        </w:r>
      </w:ins>
    </w:p>
    <w:p w14:paraId="54991FB2" w14:textId="2B6A1DB8" w:rsidR="000C074F" w:rsidRDefault="000C074F" w:rsidP="00DC77E1">
      <w:pPr>
        <w:pStyle w:val="SideBarBody"/>
        <w:rPr>
          <w:ins w:id="95" w:author="Jamie Kurtz" w:date="2014-05-04T15:48:00Z"/>
        </w:rPr>
      </w:pPr>
      <w:ins w:id="96" w:author="Jamie Kurtz" w:date="2014-05-04T15:48:00Z">
        <w:r>
          <w:t>You can read up these five principles in the related articles written by Bob Martin:</w:t>
        </w:r>
      </w:ins>
    </w:p>
    <w:p w14:paraId="6EBC0CD4" w14:textId="77777777" w:rsidR="000C074F" w:rsidRPr="000C074F" w:rsidRDefault="000C074F">
      <w:pPr>
        <w:pStyle w:val="Bullet"/>
        <w:rPr>
          <w:ins w:id="97" w:author="Jamie Kurtz" w:date="2014-05-04T15:49:00Z"/>
        </w:rPr>
        <w:pPrChange w:id="98" w:author="Jamie Kurtz" w:date="2014-05-04T15:49:00Z">
          <w:pPr>
            <w:pStyle w:val="SideBarBody"/>
          </w:pPr>
        </w:pPrChange>
      </w:pPr>
      <w:ins w:id="99" w:author="Jamie Kurtz" w:date="2014-05-04T15:49:00Z">
        <w:r w:rsidRPr="000C074F">
          <w:t>S - http://www.objectmentor.com/resources/articles/srp.pdf</w:t>
        </w:r>
      </w:ins>
    </w:p>
    <w:p w14:paraId="3F45019A" w14:textId="77777777" w:rsidR="000C074F" w:rsidRPr="000C074F" w:rsidRDefault="000C074F">
      <w:pPr>
        <w:pStyle w:val="Bullet"/>
        <w:rPr>
          <w:ins w:id="100" w:author="Jamie Kurtz" w:date="2014-05-04T15:49:00Z"/>
        </w:rPr>
        <w:pPrChange w:id="101" w:author="Jamie Kurtz" w:date="2014-05-04T15:49:00Z">
          <w:pPr>
            <w:pStyle w:val="SideBarBody"/>
          </w:pPr>
        </w:pPrChange>
      </w:pPr>
      <w:ins w:id="102" w:author="Jamie Kurtz" w:date="2014-05-04T15:49:00Z">
        <w:r w:rsidRPr="000C074F">
          <w:t>O - http://www.objectmentor.com/resources/articles/ocp.pdf</w:t>
        </w:r>
      </w:ins>
    </w:p>
    <w:p w14:paraId="555B4098" w14:textId="77777777" w:rsidR="000C074F" w:rsidRPr="000C074F" w:rsidRDefault="000C074F">
      <w:pPr>
        <w:pStyle w:val="Bullet"/>
        <w:rPr>
          <w:ins w:id="103" w:author="Jamie Kurtz" w:date="2014-05-04T15:49:00Z"/>
        </w:rPr>
        <w:pPrChange w:id="104" w:author="Jamie Kurtz" w:date="2014-05-04T15:49:00Z">
          <w:pPr>
            <w:pStyle w:val="SideBarBody"/>
          </w:pPr>
        </w:pPrChange>
      </w:pPr>
      <w:ins w:id="105" w:author="Jamie Kurtz" w:date="2014-05-04T15:49:00Z">
        <w:r w:rsidRPr="000C074F">
          <w:t>L - http://www.objectmentor.com/resources/articles/lsp.pdf</w:t>
        </w:r>
      </w:ins>
    </w:p>
    <w:p w14:paraId="28C9E448" w14:textId="77777777" w:rsidR="000C074F" w:rsidRPr="000C074F" w:rsidRDefault="000C074F">
      <w:pPr>
        <w:pStyle w:val="Bullet"/>
        <w:rPr>
          <w:ins w:id="106" w:author="Jamie Kurtz" w:date="2014-05-04T15:49:00Z"/>
        </w:rPr>
        <w:pPrChange w:id="107" w:author="Jamie Kurtz" w:date="2014-05-04T15:49:00Z">
          <w:pPr>
            <w:pStyle w:val="SideBarBody"/>
          </w:pPr>
        </w:pPrChange>
      </w:pPr>
      <w:ins w:id="108" w:author="Jamie Kurtz" w:date="2014-05-04T15:49:00Z">
        <w:r w:rsidRPr="000C074F">
          <w:t>I - http://www.objectmentor.com/resources/articles/isp.pdf</w:t>
        </w:r>
      </w:ins>
    </w:p>
    <w:p w14:paraId="54B8B646" w14:textId="0ABA0AB5" w:rsidR="00F50273" w:rsidRDefault="000C074F">
      <w:pPr>
        <w:pStyle w:val="Bullet"/>
        <w:rPr>
          <w:ins w:id="109" w:author="Jamie Kurtz" w:date="2014-05-04T15:39:00Z"/>
        </w:rPr>
        <w:pPrChange w:id="110" w:author="Jamie Kurtz" w:date="2014-05-04T15:49:00Z">
          <w:pPr>
            <w:pStyle w:val="SideBarBody"/>
          </w:pPr>
        </w:pPrChange>
      </w:pPr>
      <w:ins w:id="111" w:author="Jamie Kurtz" w:date="2014-05-04T15:49:00Z">
        <w:r w:rsidRPr="000C074F">
          <w:t xml:space="preserve">D - </w:t>
        </w:r>
        <w:r>
          <w:fldChar w:fldCharType="begin"/>
        </w:r>
        <w:r>
          <w:instrText xml:space="preserve"> HYPERLINK "</w:instrText>
        </w:r>
        <w:r w:rsidRPr="000C074F">
          <w:instrText>http://www.objectmentor.com/resources/articles/dip.pdf</w:instrText>
        </w:r>
        <w:r>
          <w:instrText xml:space="preserve">" </w:instrText>
        </w:r>
        <w:r>
          <w:fldChar w:fldCharType="separate"/>
        </w:r>
        <w:r w:rsidRPr="001551E6">
          <w:t>http://www.objectmentor.com/resources/articles/dip.pdf</w:t>
        </w:r>
        <w:r>
          <w:fldChar w:fldCharType="end"/>
        </w:r>
      </w:ins>
      <w:ins w:id="112" w:author="Jamie Kurtz" w:date="2014-05-04T15:34:00Z">
        <w:r w:rsidR="00F50273">
          <w:t xml:space="preserve"> </w:t>
        </w:r>
      </w:ins>
    </w:p>
    <w:p w14:paraId="6787E361" w14:textId="775C581C" w:rsidR="00453AFA" w:rsidDel="000C074F" w:rsidRDefault="00453AFA">
      <w:pPr>
        <w:pStyle w:val="SideBarBody"/>
        <w:ind w:left="0"/>
        <w:rPr>
          <w:del w:id="113" w:author="Jamie Kurtz" w:date="2014-05-04T15:49:00Z"/>
        </w:rPr>
        <w:pPrChange w:id="114" w:author="Jamie Kurtz" w:date="2014-05-04T15:49:00Z">
          <w:pPr>
            <w:pStyle w:val="SideBarBody"/>
          </w:pPr>
        </w:pPrChange>
      </w:pPr>
      <w:del w:id="115" w:author="Jamie Kurtz" w:date="2014-05-04T15:49:00Z">
        <w:r w:rsidDel="000C074F">
          <w:delText xml:space="preserve">Chad Myers </w:delText>
        </w:r>
        <w:r w:rsidR="008607A1" w:rsidDel="000C074F">
          <w:delText xml:space="preserve">has written a concise introduction to SOLID, </w:delText>
        </w:r>
        <w:r w:rsidR="00EF488A" w:rsidDel="000C074F">
          <w:delText xml:space="preserve">referencing source material from Robert Martin and others, </w:delText>
        </w:r>
        <w:r w:rsidR="008607A1" w:rsidDel="000C074F">
          <w:delText>available here for you</w:delText>
        </w:r>
        <w:r w:rsidR="00EF488A" w:rsidDel="000C074F">
          <w:delText>r perusal</w:delText>
        </w:r>
        <w:r w:rsidR="008607A1" w:rsidDel="000C074F">
          <w:delText xml:space="preserve"> on the </w:delText>
        </w:r>
        <w:r w:rsidDel="000C074F">
          <w:delText xml:space="preserve">Los Techies </w:delText>
        </w:r>
        <w:r w:rsidR="008607A1" w:rsidDel="000C074F">
          <w:delText>website:</w:delText>
        </w:r>
      </w:del>
    </w:p>
    <w:p w14:paraId="5BFE9B6A" w14:textId="0B75E8A8" w:rsidR="008607A1" w:rsidRDefault="008607A1">
      <w:pPr>
        <w:pStyle w:val="SideBarLast"/>
        <w:ind w:left="0"/>
        <w:pPrChange w:id="116" w:author="Jamie Kurtz" w:date="2014-05-04T15:49:00Z">
          <w:pPr>
            <w:pStyle w:val="SideBarLast"/>
          </w:pPr>
        </w:pPrChange>
      </w:pPr>
      <w:del w:id="117" w:author="Jamie Kurtz" w:date="2014-05-04T15:49:00Z">
        <w:r w:rsidRPr="008607A1" w:rsidDel="000C074F">
          <w:delText>http://lostechies.com/chadmyers/2008/03/08/pablo-s-topic-of-the-month-march-solid-principles/</w:delText>
        </w:r>
      </w:del>
    </w:p>
    <w:p w14:paraId="1E678DAE" w14:textId="77777777" w:rsidR="00481BAE" w:rsidRDefault="00481BAE" w:rsidP="00DC77E1">
      <w:pPr>
        <w:pStyle w:val="BodyTextCont"/>
        <w:rPr>
          <w:ins w:id="118" w:author="Jamie Kurtz" w:date="2014-05-04T15:50:00Z"/>
        </w:rPr>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481BAE">
        <w:rPr>
          <w:rStyle w:val="Strong"/>
          <w:rPrChange w:id="119" w:author="Jamie Kurtz" w:date="2014-05-04T15:52:00Z">
            <w:rPr/>
          </w:rPrChange>
        </w:rPr>
        <w:t>: managing dependencies within the application</w:t>
      </w:r>
      <w:r w:rsidR="00130755" w:rsidRPr="00130755">
        <w:t xml:space="preserve">. Once you adopt the approach of using dependencies for most/all functionality, you need a pattern and </w:t>
      </w:r>
      <w:ins w:id="120" w:author="Jamie Kurtz" w:date="2014-05-04T15:53:00Z">
        <w:r w:rsidR="00481BAE">
          <w:t xml:space="preserve">appropriate </w:t>
        </w:r>
      </w:ins>
      <w:r w:rsidR="00130755" w:rsidRPr="00130755">
        <w:t>tool</w:t>
      </w:r>
      <w:ins w:id="121" w:author="Jamie Kurtz" w:date="2014-05-04T15:53:00Z">
        <w:r w:rsidR="00481BAE">
          <w:t>(s)</w:t>
        </w:r>
      </w:ins>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77777777" w:rsidR="008E5E9E" w:rsidRPr="008E5E9E" w:rsidRDefault="008E5E9E" w:rsidP="00DC77E1">
      <w:pPr>
        <w:pStyle w:val="Bullet"/>
      </w:pPr>
      <w:r w:rsidRPr="008E5E9E">
        <w:t>Push all dependencies up to the constructor.</w:t>
      </w:r>
    </w:p>
    <w:p w14:paraId="33176186" w14:textId="072B7C54" w:rsidR="00130755" w:rsidRDefault="008E5E9E" w:rsidP="00DC77E1">
      <w:pPr>
        <w:pStyle w:val="Bullet"/>
        <w:rPr>
          <w:ins w:id="122" w:author="Jamie Kurtz" w:date="2014-05-04T15:54:00Z"/>
        </w:rPr>
      </w:pPr>
      <w:r w:rsidRPr="008E5E9E">
        <w:t>Configure the application to use dependency injection.</w:t>
      </w:r>
    </w:p>
    <w:p w14:paraId="5F60F4E1" w14:textId="77777777" w:rsidR="00481BAE" w:rsidRDefault="00481BAE">
      <w:pPr>
        <w:pStyle w:val="Bullet"/>
        <w:numPr>
          <w:ilvl w:val="0"/>
          <w:numId w:val="0"/>
        </w:numPr>
        <w:ind w:left="936"/>
        <w:rPr>
          <w:ins w:id="123" w:author="Jamie Kurtz" w:date="2014-05-04T15:53:00Z"/>
        </w:rPr>
        <w:pPrChange w:id="124" w:author="Jamie Kurtz" w:date="2014-05-04T15:54:00Z">
          <w:pPr>
            <w:pStyle w:val="Bullet"/>
          </w:pPr>
        </w:pPrChange>
      </w:pPr>
    </w:p>
    <w:p w14:paraId="3BE544D9" w14:textId="6ABFBEF1" w:rsidR="00481BAE" w:rsidRPr="00130755" w:rsidRDefault="00481BAE">
      <w:pPr>
        <w:pStyle w:val="BodyTextCont"/>
        <w:pPrChange w:id="125" w:author="Jamie Kurtz" w:date="2014-05-04T15:54:00Z">
          <w:pPr>
            <w:pStyle w:val="Bullet"/>
          </w:pPr>
        </w:pPrChange>
      </w:pPr>
      <w:ins w:id="126" w:author="Jamie Kurtz" w:date="2014-05-04T15:53:00Z">
        <w:r>
          <w:t xml:space="preserve">When it comes to dependency management, if you remember nothing else, remember to push all dependencies up to the constructor. Everything else is a consequence of this </w:t>
        </w:r>
      </w:ins>
      <w:ins w:id="127" w:author="Jamie Kurtz" w:date="2014-05-04T15:54:00Z">
        <w:r>
          <w:t>single</w:t>
        </w:r>
      </w:ins>
      <w:ins w:id="128" w:author="Jamie Kurtz" w:date="2014-05-04T15:53:00Z">
        <w:r>
          <w:t xml:space="preserve"> practice.</w:t>
        </w:r>
      </w:ins>
    </w:p>
    <w:p w14:paraId="2305223B" w14:textId="77777777" w:rsidR="00130755" w:rsidRPr="00130755" w:rsidRDefault="00130755" w:rsidP="00130755">
      <w:pPr>
        <w:pStyle w:val="Heading2"/>
      </w:pPr>
      <w:r w:rsidRPr="00130755">
        <w:lastRenderedPageBreak/>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rsidP="00DC77E1">
      <w:pPr>
        <w:pStyle w:val="BodyTextFirst"/>
      </w:pPr>
      <w:r w:rsidRPr="00130755">
        <w:t xml:space="preserve">The concept of pushing all of the 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0E2C95B" w:rsidR="00AF6337" w:rsidRDefault="00300594" w:rsidP="00DC77E1">
      <w:pPr>
        <w:pStyle w:val="BodyTextCont"/>
      </w:pPr>
      <w:ins w:id="129" w:author="Jamie Kurtz" w:date="2014-05-04T15:55:00Z">
        <w:r>
          <w:t>To start, t</w:t>
        </w:r>
      </w:ins>
      <w:del w:id="130" w:author="Jamie Kurtz" w:date="2014-05-04T15:55:00Z">
        <w:r w:rsidR="008607A1" w:rsidDel="00300594">
          <w:delText>T</w:delText>
        </w:r>
      </w:del>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ins w:id="131" w:author="Jamie Kurtz" w:date="2014-05-04T15:58:00Z">
        <w:r>
          <w:rPr>
            <w:rStyle w:val="CodeInline"/>
          </w:rPr>
          <w:t>,</w:t>
        </w:r>
      </w:ins>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41A9A87B"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 xml:space="preserve">at </w:t>
      </w:r>
      <w:commentRangeStart w:id="132"/>
      <w:r w:rsidR="00130755" w:rsidRPr="00130755">
        <w:t>runtime</w:t>
      </w:r>
      <w:commentRangeEnd w:id="132"/>
      <w:r w:rsidR="00313CC4">
        <w:rPr>
          <w:rFonts w:asciiTheme="minorHAnsi" w:hAnsiTheme="minorHAnsi"/>
          <w:sz w:val="22"/>
        </w:rPr>
        <w:commentReference w:id="132"/>
      </w:r>
      <w:r w:rsidR="00130755" w:rsidRPr="00130755">
        <w:t>.</w:t>
      </w:r>
      <w:ins w:id="133" w:author="Jamie Kurtz" w:date="2014-05-04T16:00:00Z">
        <w:r w:rsidR="00313CC4">
          <w:t xml:space="preserve"> Of particular importance is the way in which controllers are activated by the runtime. All API requests will </w:t>
        </w:r>
      </w:ins>
      <w:ins w:id="134" w:author="Jamie Kurtz" w:date="2014-05-04T16:01:00Z">
        <w:r w:rsidR="00313CC4">
          <w:t>revolve</w:t>
        </w:r>
      </w:ins>
      <w:ins w:id="135" w:author="Jamie Kurtz" w:date="2014-05-04T16:00:00Z">
        <w:r w:rsidR="00313CC4">
          <w:t xml:space="preserve"> around a controller method. As such, </w:t>
        </w:r>
      </w:ins>
      <w:ins w:id="136" w:author="Jamie Kurtz" w:date="2014-05-04T16:01:00Z">
        <w:r w:rsidR="00313CC4">
          <w:t>configuring our controllers to obtain their dependencies through their respective constructors provides the "root" we need to ensure all objects are management properly.</w:t>
        </w:r>
      </w:ins>
      <w:ins w:id="137" w:author="Jamie Kurtz" w:date="2014-05-04T15:59:00Z">
        <w:r w:rsidR="00313CC4">
          <w:t xml:space="preserve"> </w:t>
        </w:r>
      </w:ins>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
      <w:tblGrid>
        <w:gridCol w:w="2722"/>
        <w:gridCol w:w="5850"/>
      </w:tblGrid>
      <w:tr w:rsidR="00130755" w14:paraId="345896C9"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
          <w:p w14:paraId="44364F7C" w14:textId="68B3B4A4" w:rsidR="00130755" w:rsidRPr="00130755" w:rsidRDefault="00130755">
            <w:pPr>
              <w:pStyle w:val="TableText"/>
            </w:pPr>
            <w:r w:rsidRPr="00130755">
              <w:t>Make sure a DI container is created during application start-up and remains in memory until the application shuts down.</w:t>
            </w:r>
            <w:r w:rsidR="00A71EA6">
              <w:t xml:space="preserve"> (You can think of the container as the object that contains the dependencies.)</w:t>
            </w:r>
          </w:p>
        </w:tc>
      </w:tr>
      <w:tr w:rsidR="00130755" w14:paraId="58997D41"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
          <w:p w14:paraId="25E18AE0" w14:textId="09A876E4" w:rsidR="00130755" w:rsidRPr="00130755" w:rsidRDefault="00130755">
            <w:pPr>
              <w:pStyle w:val="TableText"/>
            </w:pPr>
            <w:r w:rsidRPr="00130755">
              <w:t xml:space="preserve">This is where </w:t>
            </w:r>
            <w:r w:rsidR="006624F7">
              <w:t>we</w:t>
            </w:r>
            <w:r w:rsidR="006624F7" w:rsidRPr="00130755">
              <w:t xml:space="preserve"> </w:t>
            </w:r>
            <w:del w:id="138" w:author="Jamie Kurtz" w:date="2014-05-04T16:04:00Z">
              <w:r w:rsidRPr="00130755" w:rsidDel="000A77F0">
                <w:delText xml:space="preserve">link </w:delText>
              </w:r>
            </w:del>
            <w:ins w:id="139" w:author="Jamie Kurtz" w:date="2014-05-04T16:04:00Z">
              <w:r w:rsidR="000A77F0">
                <w:t>bind or relate</w:t>
              </w:r>
              <w:r w:rsidR="000A77F0" w:rsidRPr="00130755">
                <w:t xml:space="preserve"> </w:t>
              </w:r>
            </w:ins>
            <w:r w:rsidRPr="00130755">
              <w:t>interfaces to concrete implementations</w:t>
            </w:r>
            <w:r w:rsidR="00256684">
              <w:t xml:space="preserve"> so that the dependencies can be resolved at run time.</w:t>
            </w:r>
            <w:ins w:id="140" w:author="Jamie Kurtz" w:date="2014-05-04T16:05:00Z">
              <w:r w:rsidR="000A77F0">
                <w:t xml:space="preserve"> For example, if a class requires an </w:t>
              </w:r>
              <w:proofErr w:type="spellStart"/>
              <w:r w:rsidR="000A77F0">
                <w:t>IDateTime</w:t>
              </w:r>
              <w:proofErr w:type="spellEnd"/>
              <w:r w:rsidR="000A77F0">
                <w:t xml:space="preserve"> object, the bindings tell the container to provide a </w:t>
              </w:r>
              <w:proofErr w:type="spellStart"/>
              <w:r w:rsidR="000A77F0">
                <w:t>DateTimeAdapter</w:t>
              </w:r>
              <w:proofErr w:type="spellEnd"/>
              <w:r w:rsidR="000A77F0">
                <w:t xml:space="preserve"> object, or similar.</w:t>
              </w:r>
            </w:ins>
          </w:p>
        </w:tc>
      </w:tr>
      <w:tr w:rsidR="00130755" w14:paraId="41563A7C"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
          <w:p w14:paraId="7218ED58" w14:textId="1C76430C" w:rsidR="00130755" w:rsidRPr="00130755" w:rsidRDefault="00130755">
            <w:pPr>
              <w:pStyle w:val="TableText"/>
            </w:pPr>
            <w:r w:rsidRPr="00130755">
              <w:t xml:space="preserve">This tells </w:t>
            </w:r>
            <w:r w:rsidR="006624F7">
              <w:t xml:space="preserve">ASP.NET </w:t>
            </w:r>
            <w:r w:rsidRPr="00130755">
              <w:t xml:space="preserve">Web API to </w:t>
            </w:r>
            <w:r w:rsidR="004254E9" w:rsidRPr="00130755">
              <w:t xml:space="preserve">ask </w:t>
            </w:r>
            <w:proofErr w:type="spellStart"/>
            <w:r w:rsidR="006624F7">
              <w:t>Ninject</w:t>
            </w:r>
            <w:proofErr w:type="spellEnd"/>
            <w:r w:rsidR="006624F7">
              <w:t xml:space="preserve"> </w:t>
            </w:r>
            <w:r w:rsidR="004254E9" w:rsidRPr="00130755">
              <w:t>for</w:t>
            </w:r>
            <w:r w:rsidRPr="00130755">
              <w:t xml:space="preserve"> all </w:t>
            </w:r>
            <w:r w:rsidR="004254E9" w:rsidRPr="00130755">
              <w:t>dependencies</w:t>
            </w:r>
            <w:r w:rsidR="006624F7">
              <w:t xml:space="preserve"> required at run time by the dependent objects</w:t>
            </w:r>
            <w:r w:rsidR="004254E9" w:rsidRPr="00130755">
              <w:t>. This</w:t>
            </w:r>
            <w:r w:rsidRPr="00130755">
              <w:t xml:space="preserve"> is the key that allows you to push dependencies up to the constructor on the controllers.</w:t>
            </w:r>
            <w:ins w:id="141" w:author="Jamie Kurtz" w:date="2014-05-04T16:06:00Z">
              <w:r w:rsidR="000A77F0">
                <w:t xml:space="preserve"> Without this resolver, ASP.NET won't use your </w:t>
              </w:r>
            </w:ins>
            <w:ins w:id="142" w:author="Jamie Kurtz" w:date="2014-05-04T16:07:00Z">
              <w:r w:rsidR="000A77F0">
                <w:t xml:space="preserve">configured </w:t>
              </w:r>
            </w:ins>
            <w:proofErr w:type="spellStart"/>
            <w:ins w:id="143" w:author="Jamie Kurtz" w:date="2014-05-04T16:06:00Z">
              <w:r w:rsidR="000A77F0">
                <w:t>Ninject</w:t>
              </w:r>
              <w:proofErr w:type="spellEnd"/>
              <w:r w:rsidR="000A77F0">
                <w:t xml:space="preserve"> container</w:t>
              </w:r>
            </w:ins>
            <w:ins w:id="144" w:author="Jamie Kurtz" w:date="2014-05-04T16:07:00Z">
              <w:r w:rsidR="000A77F0">
                <w:t xml:space="preserve"> for dependencies.</w:t>
              </w:r>
            </w:ins>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lastRenderedPageBreak/>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7E515D62" w:rsidR="00130755" w:rsidRPr="00130755" w:rsidRDefault="00130755" w:rsidP="00DC77E1">
      <w:pPr>
        <w:pStyle w:val="BodyTextCont"/>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D351DE">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ins w:id="145" w:author="Jamie Kurtz" w:date="2014-05-04T16:08:00Z">
        <w:r w:rsidR="00182BB3">
          <w:rPr>
            <w:rStyle w:val="CodeInline"/>
          </w:rPr>
          <w:t>A</w:t>
        </w:r>
      </w:ins>
      <w:del w:id="146" w:author="Jamie Kurtz" w:date="2014-05-04T16:08:00Z">
        <w:r w:rsidRPr="00130755" w:rsidDel="00182BB3">
          <w:rPr>
            <w:rStyle w:val="CodeInline"/>
          </w:rPr>
          <w:delText>a</w:delText>
        </w:r>
      </w:del>
      <w:r w:rsidRPr="00130755">
        <w:rPr>
          <w:rStyle w:val="CodeInline"/>
        </w:rPr>
        <w:t>pp_</w:t>
      </w:r>
      <w:ins w:id="147" w:author="Jamie Kurtz" w:date="2014-05-04T16:08:00Z">
        <w:r w:rsidR="00182BB3">
          <w:rPr>
            <w:rStyle w:val="CodeInline"/>
          </w:rPr>
          <w:t>St</w:t>
        </w:r>
      </w:ins>
      <w:del w:id="148" w:author="Jamie Kurtz" w:date="2014-05-04T16:08:00Z">
        <w:r w:rsidRPr="00130755" w:rsidDel="00182BB3">
          <w:rPr>
            <w:rStyle w:val="CodeInline"/>
          </w:rPr>
          <w:delText>st</w:delText>
        </w:r>
      </w:del>
      <w:r w:rsidRPr="00130755">
        <w:rPr>
          <w:rStyle w:val="CodeInline"/>
        </w:rPr>
        <w:t>art</w:t>
      </w:r>
      <w:proofErr w:type="spellEnd"/>
      <w:r w:rsidRPr="00130755">
        <w:t xml:space="preserve"> folder </w:t>
      </w:r>
      <w:r w:rsidR="00093262">
        <w:t>of</w:t>
      </w:r>
      <w:r w:rsidRPr="00130755">
        <w:t xml:space="preserve"> the </w:t>
      </w:r>
      <w:r w:rsidR="003B3D3F" w:rsidRPr="003B3D3F">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ins w:id="149" w:author="Jamie Kurtz" w:date="2014-05-04T16:08:00Z">
        <w:r w:rsidR="00182BB3">
          <w:t xml:space="preserve"> by hooking into the </w:t>
        </w:r>
      </w:ins>
      <w:ins w:id="150" w:author="Jamie Kurtz" w:date="2014-05-04T16:09:00Z">
        <w:r w:rsidR="00182BB3">
          <w:t xml:space="preserve">ASP.NET </w:t>
        </w:r>
      </w:ins>
      <w:ins w:id="151" w:author="Jamie Kurtz" w:date="2014-05-04T16:08:00Z">
        <w:r w:rsidR="00182BB3">
          <w:t xml:space="preserve">application's startup </w:t>
        </w:r>
      </w:ins>
      <w:ins w:id="152" w:author="Jamie Kurtz" w:date="2014-05-04T16:09:00Z">
        <w:r w:rsidR="00182BB3">
          <w:t xml:space="preserve">and shutdown </w:t>
        </w:r>
      </w:ins>
      <w:ins w:id="153" w:author="Jamie Kurtz" w:date="2014-05-04T16:08:00Z">
        <w:r w:rsidR="00182BB3">
          <w:t>events</w:t>
        </w:r>
      </w:ins>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55343374" w:rsidR="00130755" w:rsidRPr="00130755" w:rsidRDefault="000C4BEF" w:rsidP="00DC77E1">
      <w:pPr>
        <w:pStyle w:val="BodyTextFirst"/>
      </w:pPr>
      <w:r>
        <w:t>Now that</w:t>
      </w:r>
      <w:r w:rsidRPr="00130755">
        <w:t xml:space="preserve"> </w:t>
      </w:r>
      <w:r w:rsidR="00130755" w:rsidRPr="00130755">
        <w:t xml:space="preserve">the container itself is configured to be </w:t>
      </w:r>
      <w:del w:id="154" w:author="Jamie Kurtz" w:date="2014-05-04T16:09:00Z">
        <w:r w:rsidR="00130755" w:rsidRPr="00130755" w:rsidDel="00C65D07">
          <w:delText xml:space="preserve">around </w:delText>
        </w:r>
      </w:del>
      <w:ins w:id="155" w:author="Jamie Kurtz" w:date="2014-05-04T16:09:00Z">
        <w:r w:rsidR="00C65D07">
          <w:t>available</w:t>
        </w:r>
        <w:r w:rsidR="00C65D07" w:rsidRPr="00130755">
          <w:t xml:space="preserve"> </w:t>
        </w:r>
      </w:ins>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77777777" w:rsidR="00C65D07" w:rsidRDefault="00130755">
      <w:pPr>
        <w:pStyle w:val="BodyTextCont"/>
        <w:rPr>
          <w:ins w:id="156" w:author="Jamie Kurtz" w:date="2014-05-04T16:12:00Z"/>
        </w:rPr>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C65D07">
        <w:rPr>
          <w:rStyle w:val="CodeInline"/>
          <w:rFonts w:ascii="Utopia" w:hAnsi="Utopia"/>
          <w:rPrChange w:id="157" w:author="Jamie Kurtz" w:date="2014-05-04T16:10:00Z">
            <w:rPr>
              <w:rStyle w:val="CodeInline"/>
            </w:rPr>
          </w:rPrChange>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ins w:id="158" w:author="Jamie Kurtz" w:date="2014-05-04T16:10:00Z">
        <w:r w:rsidR="00C65D07">
          <w:t>This is an example of letting th</w:t>
        </w:r>
      </w:ins>
      <w:ins w:id="159" w:author="Jamie Kurtz" w:date="2014-05-04T16:11:00Z">
        <w:r w:rsidR="00C65D07">
          <w:t>e</w:t>
        </w:r>
      </w:ins>
      <w:ins w:id="160" w:author="Jamie Kurtz" w:date="2014-05-04T16:10:00Z">
        <w:r w:rsidR="00C65D07">
          <w:t xml:space="preserve"> container (and its associated configuration) manage the lifetime of an application's objects</w:t>
        </w:r>
      </w:ins>
      <w:ins w:id="161" w:author="Jamie Kurtz" w:date="2014-05-04T16:11:00Z">
        <w:r w:rsidR="00C65D07">
          <w:t xml:space="preserve"> - thereby removing that burden from consumers of those objects</w:t>
        </w:r>
      </w:ins>
      <w:ins w:id="162" w:author="Jamie Kurtz" w:date="2014-05-04T16:10:00Z">
        <w:r w:rsidR="00C65D07">
          <w:t xml:space="preserve">. </w:t>
        </w:r>
      </w:ins>
    </w:p>
    <w:p w14:paraId="4263ABF9" w14:textId="7AB2AA84"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del w:id="163" w:author="Jamie Kurtz" w:date="2014-05-04T16:12:00Z">
        <w:r w:rsidR="00D4566A" w:rsidDel="00C65D07">
          <w:delText xml:space="preserve"> message</w:delText>
        </w:r>
      </w:del>
      <w:r w:rsidR="00D4566A">
        <w:t>.</w:t>
      </w:r>
      <w:r>
        <w:t xml:space="preserve"> We also</w:t>
      </w:r>
      <w:r w:rsidR="00A71EA6">
        <w:t xml:space="preserve"> sometimes</w:t>
      </w:r>
      <w:r>
        <w:t xml:space="preserve"> use the </w:t>
      </w:r>
      <w:proofErr w:type="spellStart"/>
      <w:r w:rsidRPr="00C65D07">
        <w:rPr>
          <w:rStyle w:val="CodeInline"/>
          <w:rPrChange w:id="164" w:author="Jamie Kurtz" w:date="2014-05-04T16:14:00Z">
            <w:rPr/>
          </w:rPrChang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ins w:id="165" w:author="Jamie Kurtz" w:date="2014-05-04T16:12:00Z">
        <w:r w:rsidR="00C65D07">
          <w:t xml:space="preserve"> And finally, the </w:t>
        </w:r>
        <w:proofErr w:type="spellStart"/>
        <w:r w:rsidR="00C65D07" w:rsidRPr="00C65D07">
          <w:rPr>
            <w:rStyle w:val="CodeInline"/>
            <w:rPrChange w:id="166" w:author="Jamie Kurtz" w:date="2014-05-04T16:14:00Z">
              <w:rPr/>
            </w:rPrChange>
          </w:rPr>
          <w:t>ToMethod</w:t>
        </w:r>
        <w:proofErr w:type="spellEnd"/>
        <w:r w:rsidR="00C65D07">
          <w:t xml:space="preserve"> lifetime scope can be used to provide a method or delegate that </w:t>
        </w:r>
        <w:proofErr w:type="spellStart"/>
        <w:r w:rsidR="00C65D07">
          <w:t>Ninject</w:t>
        </w:r>
        <w:proofErr w:type="spellEnd"/>
        <w:r w:rsidR="00C65D07">
          <w:t xml:space="preserve"> will call whenever a new object of a given abstract type is needed.</w:t>
        </w:r>
      </w:ins>
      <w:ins w:id="167" w:author="Jamie Kurtz" w:date="2014-05-04T16:13:00Z">
        <w:r w:rsidR="00C65D07">
          <w:t xml:space="preserve"> The </w:t>
        </w:r>
        <w:proofErr w:type="spellStart"/>
        <w:r w:rsidR="00C65D07" w:rsidRPr="00C65D07">
          <w:rPr>
            <w:rStyle w:val="CodeInline"/>
            <w:rPrChange w:id="168" w:author="Jamie Kurtz" w:date="2014-05-04T16:14:00Z">
              <w:rPr/>
            </w:rPrChange>
          </w:rPr>
          <w:t>ToMethod</w:t>
        </w:r>
        <w:proofErr w:type="spellEnd"/>
        <w:r w:rsidR="00C65D07">
          <w:t xml:space="preserve"> scope will be leveraged when we </w:t>
        </w:r>
        <w:proofErr w:type="spellStart"/>
        <w:r w:rsidR="00C65D07">
          <w:t>wire</w:t>
        </w:r>
        <w:proofErr w:type="spellEnd"/>
        <w:r w:rsidR="00C65D07">
          <w:t xml:space="preserve"> up </w:t>
        </w:r>
        <w:proofErr w:type="spellStart"/>
        <w:r w:rsidR="00C65D07">
          <w:t>NHibernate</w:t>
        </w:r>
        <w:proofErr w:type="spellEnd"/>
        <w:r w:rsidR="00C65D07">
          <w:t>.</w:t>
        </w:r>
      </w:ins>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t>DateTimeAdapter</w:t>
      </w:r>
      <w:proofErr w:type="spellEnd"/>
      <w:r w:rsidR="00045BC1">
        <w:t xml:space="preserve"> class and corresponding interface in the root of the WebApi2Book.Common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19C7EC80"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ins w:id="169" w:author="Jamie Kurtz" w:date="2014-05-04T16:14:00Z">
        <w:r w:rsidR="00D413EB">
          <w:t>lication</w:t>
        </w:r>
      </w:ins>
      <w:r w:rsidR="00887B4F">
        <w:t xml:space="preserve"> need some form of diagnostic logging?)</w:t>
      </w:r>
      <w:r>
        <w:t xml:space="preserve">, add a project folder named Logging to the WebApi2Book.Common project. </w:t>
      </w:r>
      <w:r w:rsidR="00887B4F">
        <w:t>Then a</w:t>
      </w:r>
      <w:r>
        <w:t>dd the following interface and adapter class to that folder</w:t>
      </w:r>
      <w:r w:rsidR="00BC3DAF">
        <w:t xml:space="preserve">; this is to prevent tight coupling to the static </w:t>
      </w:r>
      <w:ins w:id="170" w:author="Jamie Kurtz" w:date="2014-05-04T16:16:00Z">
        <w:r w:rsidR="00D413EB">
          <w:t xml:space="preserve">log4net </w:t>
        </w:r>
      </w:ins>
      <w:proofErr w:type="spellStart"/>
      <w:proofErr w:type="gramStart"/>
      <w:r w:rsidR="00BC3DAF" w:rsidRPr="00D413EB">
        <w:rPr>
          <w:rStyle w:val="CodeInline"/>
          <w:rPrChange w:id="171" w:author="Jamie Kurtz" w:date="2014-05-04T16:16:00Z">
            <w:rPr/>
          </w:rPrChange>
        </w:rPr>
        <w:t>LogManager.GetLogger</w:t>
      </w:r>
      <w:proofErr w:type="spellEnd"/>
      <w:ins w:id="172" w:author="Jamie Kurtz" w:date="2014-05-04T16:16:00Z">
        <w:r w:rsidR="00D413EB" w:rsidRPr="00D413EB">
          <w:rPr>
            <w:rStyle w:val="CodeInline"/>
            <w:rPrChange w:id="173" w:author="Jamie Kurtz" w:date="2014-05-04T16:16:00Z">
              <w:rPr/>
            </w:rPrChange>
          </w:rPr>
          <w:t>(</w:t>
        </w:r>
        <w:proofErr w:type="gramEnd"/>
        <w:r w:rsidR="00D413EB" w:rsidRPr="00D413EB">
          <w:rPr>
            <w:rStyle w:val="CodeInline"/>
            <w:rPrChange w:id="174" w:author="Jamie Kurtz" w:date="2014-05-04T16:16:00Z">
              <w:rPr/>
            </w:rPrChange>
          </w:rPr>
          <w:t>)</w:t>
        </w:r>
      </w:ins>
      <w:r w:rsidR="00BC3DAF">
        <w:t xml:space="preserve"> method</w:t>
      </w:r>
      <w:ins w:id="175" w:author="Jamie Kurtz" w:date="2014-05-04T16:15:00Z">
        <w:r w:rsidR="00D413EB">
          <w:t>. Remember, we want to push all dependencies up to the controller; and not rely on specific static properties or methods.</w:t>
        </w:r>
      </w:ins>
      <w:del w:id="176" w:author="Jamie Kurtz" w:date="2014-05-04T16:15:00Z">
        <w:r w:rsidDel="00D413EB">
          <w:delText>:</w:delText>
        </w:r>
      </w:del>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lastRenderedPageBreak/>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t>NinjectConfigurator</w:t>
      </w:r>
      <w:proofErr w:type="spellEnd"/>
      <w:r>
        <w:t xml:space="preserve">, to the </w:t>
      </w:r>
      <w:proofErr w:type="spellStart"/>
      <w:r>
        <w:t>App_Start</w:t>
      </w:r>
      <w:proofErr w:type="spellEnd"/>
      <w:r>
        <w:t xml:space="preserve"> folder of the </w:t>
      </w:r>
      <w:r w:rsidRPr="00887B4F">
        <w:t>WebApi2Book.Web.Api</w:t>
      </w:r>
      <w:r>
        <w:t xml:space="preserve"> 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27B0C842" w:rsidR="00F33E1F" w:rsidRDefault="00D54D63" w:rsidP="00DC77E1">
      <w:pPr>
        <w:pStyle w:val="BodyTextCont"/>
      </w:pPr>
      <w:r>
        <w:t xml:space="preserve">See the </w:t>
      </w:r>
      <w:proofErr w:type="spellStart"/>
      <w:r>
        <w:t>IDateTime</w:t>
      </w:r>
      <w:proofErr w:type="spellEnd"/>
      <w:r>
        <w:t xml:space="preserve"> and </w:t>
      </w:r>
      <w:proofErr w:type="spellStart"/>
      <w:r>
        <w:t>ILogManager</w:t>
      </w:r>
      <w:proofErr w:type="spellEnd"/>
      <w:r>
        <w:t xml:space="preserve"> bindings? Hopefully they make sense now. However, how does this get invoked? We see that </w:t>
      </w:r>
      <w:proofErr w:type="spellStart"/>
      <w:r>
        <w:t>AddBindings</w:t>
      </w:r>
      <w:proofErr w:type="spellEnd"/>
      <w:r>
        <w:t xml:space="preserve"> calls ConfigureLog4net (by the way, that</w:t>
      </w:r>
      <w:ins w:id="177" w:author="Jamie Kurtz" w:date="2014-05-04T16:17:00Z">
        <w:r w:rsidR="00D413EB">
          <w:t xml:space="preserve"> call to</w:t>
        </w:r>
      </w:ins>
      <w:r>
        <w:t xml:space="preserve"> </w:t>
      </w:r>
      <w:proofErr w:type="spellStart"/>
      <w:proofErr w:type="gramStart"/>
      <w:r w:rsidRPr="00D413EB">
        <w:rPr>
          <w:rStyle w:val="CodeInline"/>
          <w:rPrChange w:id="178" w:author="Jamie Kurtz" w:date="2014-05-04T16:17:00Z">
            <w:rPr/>
          </w:rPrChange>
        </w:rPr>
        <w:t>XmlConfigurator.Configure</w:t>
      </w:r>
      <w:proofErr w:type="spellEnd"/>
      <w:r w:rsidRPr="00D413EB">
        <w:rPr>
          <w:rStyle w:val="CodeInline"/>
          <w:rPrChange w:id="179" w:author="Jamie Kurtz" w:date="2014-05-04T16:17:00Z">
            <w:rPr/>
          </w:rPrChange>
        </w:rPr>
        <w:t>(</w:t>
      </w:r>
      <w:proofErr w:type="gramEnd"/>
      <w:r w:rsidRPr="00D413EB">
        <w:rPr>
          <w:rStyle w:val="CodeInline"/>
          <w:rPrChange w:id="180" w:author="Jamie Kurtz" w:date="2014-05-04T16:17:00Z">
            <w:rPr/>
          </w:rPrChange>
        </w:rPr>
        <w:t>)</w:t>
      </w:r>
      <w:r>
        <w:t xml:space="preserve"> is required to configure log4net), and we see that Configure calls </w:t>
      </w:r>
      <w:proofErr w:type="spellStart"/>
      <w:r w:rsidRPr="00D413EB">
        <w:rPr>
          <w:rStyle w:val="CodeInline"/>
          <w:rPrChange w:id="181" w:author="Jamie Kurtz" w:date="2014-05-04T16:17:00Z">
            <w:rPr/>
          </w:rPrChange>
        </w:rPr>
        <w:t>AddBindings</w:t>
      </w:r>
      <w:proofErr w:type="spellEnd"/>
      <w:r>
        <w:t xml:space="preserve">, but what calls </w:t>
      </w:r>
      <w:r w:rsidRPr="00D413EB">
        <w:rPr>
          <w:rStyle w:val="CodeInline"/>
          <w:rPrChange w:id="182" w:author="Jamie Kurtz" w:date="2014-05-04T16:17:00Z">
            <w:rPr/>
          </w:rPrChang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ins w:id="183" w:author="Jamie Kurtz" w:date="2014-05-04T16:18:00Z">
        <w:r w:rsidR="00D413EB">
          <w:t xml:space="preserve"> In short, we need to add the code that will call our </w:t>
        </w:r>
        <w:proofErr w:type="spellStart"/>
        <w:proofErr w:type="gramStart"/>
        <w:r w:rsidR="00D413EB" w:rsidRPr="00D413EB">
          <w:rPr>
            <w:rStyle w:val="CodeInline"/>
            <w:rPrChange w:id="184" w:author="Jamie Kurtz" w:date="2014-05-04T16:18:00Z">
              <w:rPr/>
            </w:rPrChange>
          </w:rPr>
          <w:t>NinjectConfigurator.Configure</w:t>
        </w:r>
        <w:proofErr w:type="spellEnd"/>
        <w:r w:rsidR="00D413EB" w:rsidRPr="00D413EB">
          <w:rPr>
            <w:rStyle w:val="CodeInline"/>
            <w:rPrChange w:id="185" w:author="Jamie Kurtz" w:date="2014-05-04T16:18:00Z">
              <w:rPr/>
            </w:rPrChange>
          </w:rPr>
          <w:t>(</w:t>
        </w:r>
        <w:proofErr w:type="gramEnd"/>
        <w:r w:rsidR="00D413EB" w:rsidRPr="00D413EB">
          <w:rPr>
            <w:rStyle w:val="CodeInline"/>
            <w:rPrChange w:id="186" w:author="Jamie Kurtz" w:date="2014-05-04T16:18:00Z">
              <w:rPr/>
            </w:rPrChange>
          </w:rPr>
          <w:t>)</w:t>
        </w:r>
        <w:r w:rsidR="00D413EB">
          <w:t xml:space="preserve"> method.</w:t>
        </w:r>
      </w:ins>
    </w:p>
    <w:p w14:paraId="3668781C" w14:textId="77777777" w:rsidR="00F36CE0" w:rsidRPr="00F36CE0" w:rsidRDefault="00F36CE0" w:rsidP="00F36CE0">
      <w:pPr>
        <w:pStyle w:val="Heading2"/>
      </w:pPr>
      <w:proofErr w:type="spellStart"/>
      <w:r w:rsidRPr="00F36CE0">
        <w:lastRenderedPageBreak/>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F36CE0">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w:t>
      </w:r>
      <w:r w:rsidR="00D63B27">
        <w:lastRenderedPageBreak/>
        <w:t>dependency - or one of its dependencies - was never registered</w:t>
      </w:r>
      <w:r w:rsidR="00CB22CF">
        <w:t>.</w:t>
      </w:r>
      <w:ins w:id="187" w:author="Jamie Kurtz" w:date="2014-05-04T16:19:00Z">
        <w:r w:rsidR="00D413EB">
          <w:t xml:space="preserve"> We simply want to return null if we haven't explicitly registered a given type.</w:t>
        </w:r>
      </w:ins>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t>NinjectWebCommon</w:t>
      </w:r>
      <w:proofErr w:type="spellEnd"/>
      <w:r>
        <w:t xml:space="preserve"> class.</w:t>
      </w:r>
    </w:p>
    <w:p w14:paraId="2EFC3F72" w14:textId="30705B92" w:rsidR="00D63B27" w:rsidRDefault="00CB22CF" w:rsidP="00DC77E1">
      <w:pPr>
        <w:pStyle w:val="Heading2"/>
      </w:pPr>
      <w:r>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t>NinjectWebCommon</w:t>
      </w:r>
      <w:proofErr w:type="spellEnd"/>
      <w:r>
        <w:t xml:space="preserve"> class that the </w:t>
      </w:r>
      <w:proofErr w:type="spellStart"/>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lastRenderedPageBreak/>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rPr>
          <w:ins w:id="188" w:author="Jamie Kurtz" w:date="2014-05-04T16:20:00Z"/>
        </w:rPr>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29CDD7D2" w:rsidR="00CB22CF" w:rsidRDefault="00A33556" w:rsidP="00DC77E1">
      <w:pPr>
        <w:pStyle w:val="Bullet"/>
      </w:pPr>
      <w:r>
        <w:t xml:space="preserve">We </w:t>
      </w:r>
      <w:r w:rsidR="007E5535">
        <w:t xml:space="preserve">modified the Start method to register our dependency resolver with the Web API configuration. In doing so, we have directed the framework to </w:t>
      </w:r>
      <w:r w:rsidR="007E5535" w:rsidRPr="007E5535">
        <w:t xml:space="preserve">hit </w:t>
      </w:r>
      <w:del w:id="189" w:author="Jamie Kurtz" w:date="2014-05-04T16:21:00Z">
        <w:r w:rsidR="007E5535" w:rsidRPr="007E5535" w:rsidDel="00E535A1">
          <w:delText xml:space="preserve">the </w:delText>
        </w:r>
      </w:del>
      <w:ins w:id="190" w:author="Jamie Kurtz" w:date="2014-05-04T16:21:00Z">
        <w:r w:rsidR="00E535A1">
          <w:t>our</w:t>
        </w:r>
        <w:r w:rsidR="00E535A1" w:rsidRPr="007E5535">
          <w:t xml:space="preserve"> </w:t>
        </w:r>
      </w:ins>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t>RegisterServices</w:t>
      </w:r>
      <w:proofErr w:type="spellEnd"/>
      <w:r>
        <w:t xml:space="preserve"> method to configure the container </w:t>
      </w:r>
      <w:r w:rsidR="00E368BC">
        <w:t xml:space="preserve">bindings </w:t>
      </w:r>
      <w:r>
        <w:t xml:space="preserve">using </w:t>
      </w:r>
      <w:r w:rsidR="00E368BC">
        <w:t xml:space="preserve">the </w:t>
      </w:r>
      <w:proofErr w:type="spellStart"/>
      <w: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7E5535">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1B4BE04C" w:rsidR="00E368BC" w:rsidRPr="00E368BC" w:rsidRDefault="00E368BC" w:rsidP="00DC77E1">
      <w:pPr>
        <w:pStyle w:val="BodyTextCont"/>
      </w:pPr>
      <w:commentRangeStart w:id="191"/>
      <w:r w:rsidRPr="00E368BC">
        <w:t>It's</w:t>
      </w:r>
      <w:commentRangeEnd w:id="191"/>
      <w:r w:rsidR="00A2041D">
        <w:rPr>
          <w:rFonts w:asciiTheme="minorHAnsi" w:hAnsiTheme="minorHAnsi"/>
          <w:sz w:val="22"/>
        </w:rPr>
        <w:commentReference w:id="191"/>
      </w:r>
      <w:r w:rsidRPr="00E368BC">
        <w:t xml:space="preserve">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ins w:id="192" w:author="Jamie Kurtz" w:date="2014-05-04T16:26:00Z">
        <w:r w:rsidR="00D8217C">
          <w:t xml:space="preserve"> the application accepts </w:t>
        </w:r>
      </w:ins>
      <w:ins w:id="193" w:author="Jamie Kurtz" w:date="2014-05-04T16:27:00Z">
        <w:r w:rsidR="00D8217C">
          <w:t xml:space="preserve">and processes </w:t>
        </w:r>
      </w:ins>
      <w:ins w:id="194" w:author="Jamie Kurtz" w:date="2014-05-04T16:26:00Z">
        <w:r w:rsidR="00D8217C">
          <w:t>any HTTP requests, and thus before</w:t>
        </w:r>
      </w:ins>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110D4E34" w14:textId="467DD8DD" w:rsidR="003B6945" w:rsidRDefault="00130755" w:rsidP="003B6945">
      <w:pPr>
        <w:pStyle w:val="BodyTextCont"/>
        <w:rPr>
          <w:ins w:id="195" w:author="Jamie Kurtz" w:date="2014-05-04T16:29:00Z"/>
        </w:rPr>
        <w:pPrChange w:id="196" w:author="Jamie Kurtz" w:date="2014-05-04T16:29:00Z">
          <w:pPr>
            <w:pStyle w:val="Heading1"/>
          </w:pPr>
        </w:pPrChange>
      </w:pPr>
      <w:r w:rsidRPr="00130755">
        <w:lastRenderedPageBreak/>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rsidP="003B6945">
      <w:pPr>
        <w:pStyle w:val="Heading1"/>
        <w:pPrChange w:id="197" w:author="Jamie Kurtz" w:date="2014-05-04T16:29:00Z">
          <w:pPr>
            <w:pStyle w:val="Heading1"/>
          </w:pPr>
        </w:pPrChange>
      </w:pPr>
      <w:proofErr w:type="spellStart"/>
      <w:r w:rsidRPr="00130755">
        <w:t>NHibernate</w:t>
      </w:r>
      <w:proofErr w:type="spellEnd"/>
      <w:r w:rsidRPr="00130755">
        <w:t xml:space="preserve"> Configuration and Mappings</w:t>
      </w:r>
    </w:p>
    <w:p w14:paraId="61705C25" w14:textId="58D9E391" w:rsidR="00130755" w:rsidRPr="00130755" w:rsidRDefault="007A6B32" w:rsidP="00DC77E1">
      <w:pPr>
        <w:pStyle w:val="BodyTextFirst"/>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the database and with the domain model</w:t>
      </w:r>
      <w:r w:rsidR="00533041">
        <w:t xml:space="preserve"> (entity)</w:t>
      </w:r>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ins w:id="198" w:author="Jamie Kurtz" w:date="2014-05-04T16:32:00Z">
        <w:r w:rsidR="002C3C60">
          <w:t xml:space="preserve"> </w:t>
        </w:r>
        <w:proofErr w:type="spellStart"/>
        <w:r w:rsidR="002C3C60">
          <w:t>Nuget</w:t>
        </w:r>
      </w:ins>
      <w:proofErr w:type="spell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2E8BDF12" w14:textId="3DF37C1F" w:rsidR="00130755" w:rsidRPr="00130755" w:rsidRDefault="00130755" w:rsidP="00130755">
      <w:pPr>
        <w:pStyle w:val="Heading2"/>
      </w:pPr>
      <w:r w:rsidRPr="00130755">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ins w:id="199" w:author="Jamie Kurtz" w:date="2014-05-04T16:37:00Z">
        <w:r w:rsidR="0075638C">
          <w:t xml:space="preserve"> - i.e., SELECT, INSERT, UPDATE, and DELETE statements</w:t>
        </w:r>
      </w:ins>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ins w:id="200" w:author="Jamie Kurtz" w:date="2014-05-04T16:38:00Z">
        <w:r w:rsidR="0075638C">
          <w:t xml:space="preserve">code </w:t>
        </w:r>
      </w:ins>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767A91CA" w:rsidR="00130755" w:rsidRPr="00130755" w:rsidRDefault="00013756" w:rsidP="0075638C">
      <w:pPr>
        <w:pStyle w:val="Bullet"/>
        <w:pPrChange w:id="201" w:author="Jamie Kurtz" w:date="2014-05-04T16:39:00Z">
          <w:pPr>
            <w:pStyle w:val="Bullet"/>
          </w:pPr>
        </w:pPrChange>
      </w:pPr>
      <w:r w:rsidRPr="00130755">
        <w:t xml:space="preserve">The </w:t>
      </w:r>
      <w:r>
        <w:rPr>
          <w:rStyle w:val="CodeInline"/>
        </w:rPr>
        <w:t>WebApi2Book.D</w:t>
      </w:r>
      <w:r w:rsidRPr="00130755">
        <w:rPr>
          <w:rStyle w:val="CodeInline"/>
        </w:rPr>
        <w:t>ata.SqlServer</w:t>
      </w:r>
      <w:r>
        <w:rPr>
          <w:rStyle w:val="CodeInline"/>
        </w:rPr>
        <w:t xml:space="preserve"> </w:t>
      </w:r>
      <w:r w:rsidRPr="0075638C">
        <w:rPr>
          <w:rStyle w:val="CodeInline"/>
          <w:rFonts w:ascii="Utopia" w:hAnsi="Utopia"/>
          <w:rPrChange w:id="202" w:author="Jamie Kurtz" w:date="2014-05-04T16:39:00Z">
            <w:rPr>
              <w:rStyle w:val="CodeInline"/>
            </w:rPr>
          </w:rPrChange>
        </w:rPr>
        <w:t>project, which</w:t>
      </w:r>
      <w:r>
        <w:rPr>
          <w:rStyle w:val="CodeInline"/>
        </w:rPr>
        <w:t xml:space="preserve"> </w:t>
      </w:r>
      <w:r w:rsidRPr="00130755">
        <w:t>contain</w:t>
      </w:r>
      <w:r>
        <w:t>s</w:t>
      </w:r>
      <w:r w:rsidRPr="00130755">
        <w:t xml:space="preserve"> the </w:t>
      </w:r>
      <w:del w:id="203" w:author="Jamie Kurtz" w:date="2014-05-04T16:39:00Z">
        <w:r w:rsidR="00535523" w:rsidDel="0075638C">
          <w:delText>entity</w:delText>
        </w:r>
        <w:r w:rsidRPr="00130755" w:rsidDel="0075638C">
          <w:delText xml:space="preserve"> </w:delText>
        </w:r>
      </w:del>
      <w:proofErr w:type="spellStart"/>
      <w:r w:rsidRPr="00130755">
        <w:t>NHibernate</w:t>
      </w:r>
      <w:proofErr w:type="spellEnd"/>
      <w:r w:rsidRPr="00130755">
        <w:t xml:space="preserve"> mapping definitions</w:t>
      </w:r>
      <w:del w:id="204" w:author="Jamie Kurtz" w:date="2014-05-04T16:39:00Z">
        <w:r w:rsidR="000C7998" w:rsidDel="0075638C">
          <w:delText>,</w:delText>
        </w:r>
        <w:r w:rsidDel="0075638C">
          <w:delText xml:space="preserve"> and which will contain the query processors</w:delText>
        </w:r>
        <w:r w:rsidR="000C7998" w:rsidDel="0075638C">
          <w:delText xml:space="preserve"> once we get to them later in the book</w:delText>
        </w:r>
      </w:del>
      <w:r w:rsidRPr="00130755">
        <w:t xml:space="preserve">. </w:t>
      </w:r>
      <w:r>
        <w:t>T</w:t>
      </w:r>
      <w:r w:rsidRPr="00130755">
        <w:t xml:space="preserve">hese </w:t>
      </w:r>
      <w:r>
        <w:t xml:space="preserve">could possibly </w:t>
      </w:r>
      <w:r w:rsidRPr="00130755">
        <w:t>change when swapping out database providers</w:t>
      </w:r>
      <w:r w:rsidR="00130755" w:rsidRPr="00130755">
        <w:t>.</w:t>
      </w:r>
    </w:p>
    <w:p w14:paraId="7041DA29" w14:textId="2AC8D7FD"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del w:id="205" w:author="Jamie Kurtz" w:date="2014-05-04T16:40:00Z">
        <w:r w:rsidR="00955C63" w:rsidDel="0075638C">
          <w:delText xml:space="preserve">Api </w:delText>
        </w:r>
      </w:del>
      <w:ins w:id="206" w:author="Jamie Kurtz" w:date="2014-05-04T16:40:00Z">
        <w:r w:rsidR="0075638C">
          <w:t xml:space="preserve">API </w:t>
        </w:r>
      </w:ins>
      <w:r w:rsidR="00955C63">
        <w:t xml:space="preserve">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off by adding a new interface to the WebApi2Book.Data.Entities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lastRenderedPageBreak/>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ins w:id="207" w:author="Jamie Kurtz" w:date="2014-05-04T16:40:00Z">
        <w:r w:rsidR="00EC02CD">
          <w:t xml:space="preserve"> (as created in the previous chapter)</w:t>
        </w:r>
      </w:ins>
      <w:r w:rsidR="004E2BB8">
        <w:t>.</w:t>
      </w:r>
      <w:r w:rsidR="009344C3">
        <w:t xml:space="preserve"> As an example, the Status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023D19E2"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ins w:id="208" w:author="Jamie Kurtz" w:date="2014-05-04T16:45:00Z">
        <w:r w:rsidR="00255FF2">
          <w:t xml:space="preserve"> (i.e. the data model classes)</w:t>
        </w:r>
      </w:ins>
      <w:r w:rsidR="006668F9">
        <w:t xml:space="preserve">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76F774BC"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"Mapping"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rPr>
          <w:ins w:id="209" w:author="Jamie Kurtz" w:date="2014-05-04T16:52:00Z"/>
        </w:rPr>
      </w:pPr>
      <w:r>
        <w:t xml:space="preserve">            </w:t>
      </w:r>
      <w:ins w:id="210" w:author="Jamie Kurtz" w:date="2014-05-04T16:52:00Z">
        <w:r w:rsidR="00495C25" w:rsidRPr="00495C25">
          <w:t>Version(x =&gt; x.Version)</w:t>
        </w:r>
      </w:ins>
    </w:p>
    <w:p w14:paraId="50E6C479" w14:textId="77777777" w:rsidR="00495C25" w:rsidRPr="00495C25" w:rsidRDefault="00495C25" w:rsidP="00495C25">
      <w:pPr>
        <w:pStyle w:val="Code"/>
        <w:rPr>
          <w:ins w:id="211" w:author="Jamie Kurtz" w:date="2014-05-04T16:52:00Z"/>
        </w:rPr>
      </w:pPr>
      <w:ins w:id="212" w:author="Jamie Kurtz" w:date="2014-05-04T16:52:00Z">
        <w:r w:rsidRPr="00495C25">
          <w:t xml:space="preserve">                .Column("ts")</w:t>
        </w:r>
      </w:ins>
    </w:p>
    <w:p w14:paraId="400C4500" w14:textId="77777777" w:rsidR="00495C25" w:rsidRPr="00495C25" w:rsidRDefault="00495C25" w:rsidP="00495C25">
      <w:pPr>
        <w:pStyle w:val="Code"/>
        <w:rPr>
          <w:ins w:id="213" w:author="Jamie Kurtz" w:date="2014-05-04T16:52:00Z"/>
        </w:rPr>
      </w:pPr>
      <w:ins w:id="214" w:author="Jamie Kurtz" w:date="2014-05-04T16:52:00Z">
        <w:r w:rsidRPr="00495C25">
          <w:t xml:space="preserve">                .CustomSqlType("Rowversion")</w:t>
        </w:r>
      </w:ins>
    </w:p>
    <w:p w14:paraId="31BFF22F" w14:textId="77777777" w:rsidR="00495C25" w:rsidRPr="00495C25" w:rsidRDefault="00495C25" w:rsidP="00495C25">
      <w:pPr>
        <w:pStyle w:val="Code"/>
        <w:rPr>
          <w:ins w:id="215" w:author="Jamie Kurtz" w:date="2014-05-04T16:52:00Z"/>
        </w:rPr>
      </w:pPr>
      <w:ins w:id="216" w:author="Jamie Kurtz" w:date="2014-05-04T16:52:00Z">
        <w:r w:rsidRPr="00495C25">
          <w:t xml:space="preserve">                .Generated.Always()</w:t>
        </w:r>
      </w:ins>
    </w:p>
    <w:p w14:paraId="3DE4EE3F" w14:textId="77777777" w:rsidR="00495C25" w:rsidRDefault="00495C25" w:rsidP="00495C25">
      <w:pPr>
        <w:pStyle w:val="Code"/>
        <w:rPr>
          <w:ins w:id="217" w:author="Jamie Kurtz" w:date="2014-05-04T16:52:00Z"/>
        </w:rPr>
      </w:pPr>
      <w:ins w:id="218" w:author="Jamie Kurtz" w:date="2014-05-04T16:52:00Z">
        <w:r w:rsidRPr="00495C25">
          <w:t xml:space="preserve">                .UnsavedValue("null");</w:t>
        </w:r>
        <w:r w:rsidRPr="00495C25" w:rsidDel="00495C25">
          <w:t xml:space="preserve"> </w:t>
        </w:r>
      </w:ins>
    </w:p>
    <w:p w14:paraId="0F23D170" w14:textId="1294C4A0" w:rsidR="007162D8" w:rsidDel="00495C25" w:rsidRDefault="007162D8" w:rsidP="00495C25">
      <w:pPr>
        <w:pStyle w:val="Code"/>
        <w:rPr>
          <w:del w:id="219" w:author="Jamie Kurtz" w:date="2014-05-04T16:52:00Z"/>
        </w:rPr>
      </w:pPr>
      <w:del w:id="220" w:author="Jamie Kurtz" w:date="2014-05-04T16:52:00Z">
        <w:r w:rsidDel="00495C25">
          <w:delText>Version(x =&gt;</w:delText>
        </w:r>
      </w:del>
    </w:p>
    <w:p w14:paraId="0A56E077" w14:textId="7F6779BD" w:rsidR="0075745F" w:rsidRPr="0075745F" w:rsidDel="00495C25" w:rsidRDefault="007162D8" w:rsidP="00495C25">
      <w:pPr>
        <w:pStyle w:val="Code"/>
        <w:rPr>
          <w:del w:id="221" w:author="Jamie Kurtz" w:date="2014-05-04T16:52:00Z"/>
        </w:rPr>
      </w:pPr>
      <w:del w:id="222" w:author="Jamie Kurtz" w:date="2014-05-04T16:52:00Z">
        <w:r w:rsidDel="00495C25">
          <w:delText xml:space="preserve">                           </w:delText>
        </w:r>
        <w:r w:rsidR="0075745F" w:rsidRPr="0075745F" w:rsidDel="00495C25">
          <w:delText>x.Version).Column("ts").CustomSqlType("Rowversion").Generated.Always().UnsavedValue("null");</w:delText>
        </w:r>
      </w:del>
    </w:p>
    <w:p w14:paraId="41EDF5E5" w14:textId="77777777" w:rsidR="0075745F" w:rsidRPr="0075745F" w:rsidRDefault="0075745F" w:rsidP="00495C25">
      <w:pPr>
        <w:pStyle w:val="Code"/>
      </w:pPr>
      <w:r w:rsidRPr="0075745F">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lastRenderedPageBreak/>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ins w:id="223" w:author="Jamie Kurtz" w:date="2014-05-04T16:53:00Z">
        <w:r w:rsidR="00DD2C3B">
          <w:t xml:space="preserve"> as a concurrency (or, version) value</w:t>
        </w:r>
      </w:ins>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5880148"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del w:id="224" w:author="Jamie Kurtz" w:date="2014-05-04T16:55:00Z">
        <w:r w:rsidDel="00DD2C3B">
          <w:delText xml:space="preserve">the </w:delText>
        </w:r>
      </w:del>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lastRenderedPageBreak/>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08F0E3EB" w:rsidR="00412EEB" w:rsidRDefault="00412EEB" w:rsidP="00537054">
      <w:pPr>
        <w:pStyle w:val="BodyTextCont"/>
        <w:pPrChange w:id="225" w:author="Jamie Kurtz" w:date="2014-05-04T17:03:00Z">
          <w:pPr>
            <w:pStyle w:val="BodyTextFirst"/>
          </w:pPr>
        </w:pPrChange>
      </w:pPr>
      <w:r>
        <w:t xml:space="preserve">Mapping </w:t>
      </w:r>
      <w:r w:rsidR="0031340E">
        <w:t xml:space="preserve">many-to-one references </w:t>
      </w:r>
      <w:r>
        <w:t>is</w:t>
      </w:r>
      <w:r w:rsidR="0031340E">
        <w:t xml:space="preserve"> </w:t>
      </w:r>
      <w:r>
        <w:t xml:space="preserve">actually relatively </w:t>
      </w:r>
      <w:r w:rsidR="0031340E">
        <w:t>simple</w:t>
      </w:r>
      <w:r>
        <w:t xml:space="preserve">. </w:t>
      </w:r>
      <w:ins w:id="226" w:author="Jamie Kurtz" w:date="2014-05-04T16:58:00Z">
        <w:r w:rsidR="00537054">
          <w:t>For example, the Task class has a Status property that references an instance of a Status class. We then</w:t>
        </w:r>
      </w:ins>
      <w:del w:id="227" w:author="Jamie Kurtz" w:date="2014-05-04T16:58:00Z">
        <w:r w:rsidDel="00537054">
          <w:delText>We</w:delText>
        </w:r>
      </w:del>
      <w:r>
        <w:t xml:space="preserv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537054">
        <w:rPr>
          <w:rStyle w:val="CodeInline"/>
          <w:rFonts w:ascii="Utopia" w:hAnsi="Utopia"/>
          <w:rPrChange w:id="228" w:author="Jamie Kurtz" w:date="2014-05-04T17:03:00Z">
            <w:rPr>
              <w:rStyle w:val="CodeInline"/>
            </w:rPr>
          </w:rPrChange>
        </w:rPr>
        <w:t xml:space="preserve">. The corresponding column name in the Task table is </w:t>
      </w:r>
      <w:proofErr w:type="spellStart"/>
      <w:r w:rsidRPr="00537054">
        <w:rPr>
          <w:rStyle w:val="CodeInline"/>
          <w:rFonts w:ascii="Utopia" w:hAnsi="Utopia"/>
          <w:rPrChange w:id="229" w:author="Jamie Kurtz" w:date="2014-05-04T17:03:00Z">
            <w:rPr>
              <w:rStyle w:val="CodeInline"/>
            </w:rPr>
          </w:rPrChange>
        </w:rPr>
        <w:t>StatusId</w:t>
      </w:r>
      <w:proofErr w:type="spellEnd"/>
      <w:r w:rsidRPr="00537054">
        <w:rPr>
          <w:rStyle w:val="CodeInline"/>
          <w:rFonts w:ascii="Utopia" w:hAnsi="Utopia"/>
          <w:rPrChange w:id="230" w:author="Jamie Kurtz" w:date="2014-05-04T17:03:00Z">
            <w:rPr>
              <w:rStyle w:val="CodeInline"/>
            </w:rPr>
          </w:rPrChange>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D83C0DD" w14:textId="75E1D4B1" w:rsidR="009344C3" w:rsidRDefault="009344C3" w:rsidP="00DC77E1">
      <w:pPr>
        <w:pStyle w:val="BodyTextCont"/>
        <w:rPr>
          <w:ins w:id="231" w:author="Jamie Kurtz" w:date="2014-05-04T17:07:00Z"/>
        </w:rPr>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w:t>
      </w:r>
      <w:del w:id="232" w:author="Jamie Kurtz" w:date="2014-05-04T17:04:00Z">
        <w:r w:rsidR="00D3619D" w:rsidDel="00537054">
          <w:delText>Make sense?</w:delText>
        </w:r>
      </w:del>
      <w:ins w:id="233" w:author="Jamie Kurtz" w:date="2014-05-04T17:04:00Z">
        <w:r w:rsidR="00537054">
          <w:t xml:space="preserve">That's right, </w:t>
        </w:r>
        <w:proofErr w:type="spellStart"/>
        <w:r w:rsidR="00537054">
          <w:t>NHibernate</w:t>
        </w:r>
        <w:proofErr w:type="spellEnd"/>
        <w:r w:rsidR="00537054">
          <w:t xml:space="preserve"> will use reflection to access the collection </w:t>
        </w:r>
      </w:ins>
      <w:ins w:id="234" w:author="Jamie Kurtz" w:date="2014-05-04T17:09:00Z">
        <w:r w:rsidR="00097777">
          <w:t xml:space="preserve">of users </w:t>
        </w:r>
      </w:ins>
      <w:ins w:id="235" w:author="Jamie Kurtz" w:date="2014-05-04T17:04:00Z">
        <w:r w:rsidR="00537054">
          <w:t xml:space="preserve">via your </w:t>
        </w:r>
      </w:ins>
      <w:ins w:id="236" w:author="Jamie Kurtz" w:date="2014-05-04T17:09:00Z">
        <w:r w:rsidR="00097777">
          <w:t xml:space="preserve">_users </w:t>
        </w:r>
      </w:ins>
      <w:ins w:id="237" w:author="Jamie Kurtz" w:date="2014-05-04T17:04:00Z">
        <w:r w:rsidR="00537054">
          <w:t xml:space="preserve">private </w:t>
        </w:r>
      </w:ins>
      <w:ins w:id="238" w:author="Jamie Kurtz" w:date="2014-05-04T17:09:00Z">
        <w:r w:rsidR="00097777">
          <w:t>field</w:t>
        </w:r>
      </w:ins>
      <w:ins w:id="239" w:author="Jamie Kurtz" w:date="2014-05-04T17:04:00Z">
        <w:r w:rsidR="00537054">
          <w:t xml:space="preserve"> - as opposed to the public getter.</w:t>
        </w:r>
      </w:ins>
      <w:ins w:id="240" w:author="Jamie Kurtz" w:date="2014-05-04T17:06:00Z">
        <w:r w:rsidR="00537054">
          <w:t xml:space="preserve"> As a </w:t>
        </w:r>
        <w:proofErr w:type="spellStart"/>
        <w:r w:rsidR="00537054">
          <w:t>referesher</w:t>
        </w:r>
        <w:proofErr w:type="spellEnd"/>
        <w:r w:rsidR="00537054">
          <w:t>, here is the rel</w:t>
        </w:r>
      </w:ins>
      <w:ins w:id="241" w:author="Jamie Kurtz" w:date="2014-05-04T17:07:00Z">
        <w:r w:rsidR="00537054">
          <w:t>e</w:t>
        </w:r>
      </w:ins>
      <w:ins w:id="242" w:author="Jamie Kurtz" w:date="2014-05-04T17:06:00Z">
        <w:r w:rsidR="00537054">
          <w:t>vant code from the Task class:</w:t>
        </w:r>
      </w:ins>
    </w:p>
    <w:p w14:paraId="412D2717" w14:textId="77777777" w:rsidR="00537054" w:rsidRDefault="00537054" w:rsidP="00537054">
      <w:pPr>
        <w:pStyle w:val="Code"/>
        <w:rPr>
          <w:rFonts w:ascii="Utopia" w:hAnsi="Utopia"/>
          <w:noProof w:val="0"/>
        </w:rPr>
        <w:pPrChange w:id="243" w:author="Jamie Kurtz" w:date="2014-05-04T17:07:00Z">
          <w:pPr/>
        </w:pPrChange>
      </w:pPr>
    </w:p>
    <w:p w14:paraId="11E74C7D" w14:textId="56922F4B" w:rsidR="00537054" w:rsidRPr="00537054" w:rsidRDefault="00537054" w:rsidP="00537054">
      <w:pPr>
        <w:pStyle w:val="Code"/>
        <w:rPr>
          <w:ins w:id="244" w:author="Jamie Kurtz" w:date="2014-05-04T17:07:00Z"/>
          <w:highlight w:val="white"/>
          <w:rPrChange w:id="245" w:author="Jamie Kurtz" w:date="2014-05-04T17:07:00Z">
            <w:rPr>
              <w:ins w:id="246" w:author="Jamie Kurtz" w:date="2014-05-04T17:07:00Z"/>
              <w:highlight w:val="white"/>
            </w:rPr>
          </w:rPrChange>
        </w:rPr>
        <w:pPrChange w:id="247" w:author="Jamie Kurtz" w:date="2014-05-04T17:07:00Z">
          <w:pPr/>
        </w:pPrChange>
      </w:pPr>
      <w:ins w:id="248" w:author="Jamie Kurtz" w:date="2014-05-04T17:07:00Z">
        <w:r w:rsidRPr="00537054">
          <w:rPr>
            <w:highlight w:val="white"/>
            <w:rPrChange w:id="249" w:author="Jamie Kurtz" w:date="2014-05-04T17:07:00Z">
              <w:rPr>
                <w:highlight w:val="white"/>
              </w:rPr>
            </w:rPrChange>
          </w:rPr>
          <w:t>private readonly IList&lt;User&gt; _users = new List&lt;User&gt;();</w:t>
        </w:r>
      </w:ins>
    </w:p>
    <w:p w14:paraId="716E0317" w14:textId="77777777" w:rsidR="00537054" w:rsidRPr="00537054" w:rsidRDefault="00537054" w:rsidP="00537054">
      <w:pPr>
        <w:pStyle w:val="Code"/>
        <w:rPr>
          <w:ins w:id="250" w:author="Jamie Kurtz" w:date="2014-05-04T17:07:00Z"/>
          <w:highlight w:val="white"/>
          <w:rPrChange w:id="251" w:author="Jamie Kurtz" w:date="2014-05-04T17:07:00Z">
            <w:rPr>
              <w:ins w:id="252" w:author="Jamie Kurtz" w:date="2014-05-04T17:07:00Z"/>
              <w:highlight w:val="white"/>
            </w:rPr>
          </w:rPrChange>
        </w:rPr>
        <w:pPrChange w:id="253" w:author="Jamie Kurtz" w:date="2014-05-04T17:07:00Z">
          <w:pPr/>
        </w:pPrChange>
      </w:pPr>
    </w:p>
    <w:p w14:paraId="24798597" w14:textId="7C4164D5" w:rsidR="00537054" w:rsidRPr="00537054" w:rsidRDefault="00537054" w:rsidP="00537054">
      <w:pPr>
        <w:pStyle w:val="Code"/>
        <w:rPr>
          <w:ins w:id="254" w:author="Jamie Kurtz" w:date="2014-05-04T17:07:00Z"/>
          <w:highlight w:val="white"/>
          <w:rPrChange w:id="255" w:author="Jamie Kurtz" w:date="2014-05-04T17:07:00Z">
            <w:rPr>
              <w:ins w:id="256" w:author="Jamie Kurtz" w:date="2014-05-04T17:07:00Z"/>
              <w:highlight w:val="white"/>
            </w:rPr>
          </w:rPrChange>
        </w:rPr>
        <w:pPrChange w:id="257" w:author="Jamie Kurtz" w:date="2014-05-04T17:07:00Z">
          <w:pPr/>
        </w:pPrChange>
      </w:pPr>
      <w:ins w:id="258" w:author="Jamie Kurtz" w:date="2014-05-04T17:07:00Z">
        <w:r w:rsidRPr="00537054">
          <w:rPr>
            <w:highlight w:val="white"/>
            <w:rPrChange w:id="259" w:author="Jamie Kurtz" w:date="2014-05-04T17:07:00Z">
              <w:rPr>
                <w:highlight w:val="white"/>
              </w:rPr>
            </w:rPrChange>
          </w:rPr>
          <w:t>public virtual IList&lt;User&gt; Users</w:t>
        </w:r>
      </w:ins>
    </w:p>
    <w:p w14:paraId="6506ABA0" w14:textId="73C64A85" w:rsidR="00537054" w:rsidRPr="00537054" w:rsidRDefault="00537054" w:rsidP="00537054">
      <w:pPr>
        <w:pStyle w:val="Code"/>
        <w:rPr>
          <w:ins w:id="260" w:author="Jamie Kurtz" w:date="2014-05-04T17:07:00Z"/>
          <w:highlight w:val="white"/>
          <w:rPrChange w:id="261" w:author="Jamie Kurtz" w:date="2014-05-04T17:07:00Z">
            <w:rPr>
              <w:ins w:id="262" w:author="Jamie Kurtz" w:date="2014-05-04T17:07:00Z"/>
              <w:highlight w:val="white"/>
            </w:rPr>
          </w:rPrChange>
        </w:rPr>
        <w:pPrChange w:id="263" w:author="Jamie Kurtz" w:date="2014-05-04T17:07:00Z">
          <w:pPr/>
        </w:pPrChange>
      </w:pPr>
      <w:ins w:id="264" w:author="Jamie Kurtz" w:date="2014-05-04T17:07:00Z">
        <w:r w:rsidRPr="00537054">
          <w:rPr>
            <w:highlight w:val="white"/>
            <w:rPrChange w:id="265" w:author="Jamie Kurtz" w:date="2014-05-04T17:07:00Z">
              <w:rPr>
                <w:highlight w:val="white"/>
              </w:rPr>
            </w:rPrChange>
          </w:rPr>
          <w:t>{</w:t>
        </w:r>
      </w:ins>
    </w:p>
    <w:p w14:paraId="4BF2F4B0" w14:textId="031B8DDD" w:rsidR="00537054" w:rsidRPr="00537054" w:rsidRDefault="00537054" w:rsidP="00537054">
      <w:pPr>
        <w:pStyle w:val="Code"/>
        <w:rPr>
          <w:ins w:id="266" w:author="Jamie Kurtz" w:date="2014-05-04T17:07:00Z"/>
          <w:highlight w:val="white"/>
          <w:rPrChange w:id="267" w:author="Jamie Kurtz" w:date="2014-05-04T17:07:00Z">
            <w:rPr>
              <w:ins w:id="268" w:author="Jamie Kurtz" w:date="2014-05-04T17:07:00Z"/>
              <w:highlight w:val="white"/>
            </w:rPr>
          </w:rPrChange>
        </w:rPr>
        <w:pPrChange w:id="269" w:author="Jamie Kurtz" w:date="2014-05-04T17:07:00Z">
          <w:pPr/>
        </w:pPrChange>
      </w:pPr>
      <w:ins w:id="270" w:author="Jamie Kurtz" w:date="2014-05-04T17:07:00Z">
        <w:r>
          <w:rPr>
            <w:highlight w:val="white"/>
            <w:rPrChange w:id="271" w:author="Jamie Kurtz" w:date="2014-05-04T17:07:00Z">
              <w:rPr>
                <w:highlight w:val="white"/>
              </w:rPr>
            </w:rPrChange>
          </w:rPr>
          <w:t xml:space="preserve">    </w:t>
        </w:r>
        <w:r w:rsidRPr="00537054">
          <w:rPr>
            <w:highlight w:val="white"/>
            <w:rPrChange w:id="272" w:author="Jamie Kurtz" w:date="2014-05-04T17:07:00Z">
              <w:rPr>
                <w:highlight w:val="white"/>
              </w:rPr>
            </w:rPrChange>
          </w:rPr>
          <w:t>get { return _users; }</w:t>
        </w:r>
      </w:ins>
    </w:p>
    <w:p w14:paraId="3694F519" w14:textId="3276A20A" w:rsidR="00537054" w:rsidRDefault="00537054" w:rsidP="004522BC">
      <w:pPr>
        <w:pStyle w:val="Code"/>
        <w:rPr>
          <w:ins w:id="273" w:author="Jamie Kurtz" w:date="2014-05-04T17:08:00Z"/>
        </w:rPr>
        <w:pPrChange w:id="274" w:author="Jamie Kurtz" w:date="2014-05-04T17:08:00Z">
          <w:pPr>
            <w:pStyle w:val="BodyTextCont"/>
          </w:pPr>
        </w:pPrChange>
      </w:pPr>
      <w:ins w:id="275" w:author="Jamie Kurtz" w:date="2014-05-04T17:07:00Z">
        <w:r w:rsidRPr="00537054">
          <w:rPr>
            <w:highlight w:val="white"/>
            <w:rPrChange w:id="276" w:author="Jamie Kurtz" w:date="2014-05-04T17:07:00Z">
              <w:rPr>
                <w:highlight w:val="white"/>
              </w:rPr>
            </w:rPrChange>
          </w:rPr>
          <w:t>}</w:t>
        </w:r>
      </w:ins>
    </w:p>
    <w:p w14:paraId="0C332F5B" w14:textId="77777777" w:rsidR="004522BC" w:rsidRDefault="004522BC" w:rsidP="004522BC">
      <w:pPr>
        <w:pStyle w:val="Code"/>
        <w:pPrChange w:id="277" w:author="Jamie Kurtz" w:date="2014-05-04T17:08:00Z">
          <w:pPr>
            <w:pStyle w:val="BodyTextCont"/>
          </w:pPr>
        </w:pPrChange>
      </w:pPr>
    </w:p>
    <w:p w14:paraId="0138BC37" w14:textId="7826A89B" w:rsidR="009344C3" w:rsidRDefault="00D3619D" w:rsidP="00DC77E1">
      <w:pPr>
        <w:pStyle w:val="Heading2"/>
      </w:pPr>
      <w:r>
        <w:t>Database Configuration - Bringing it all Together</w:t>
      </w:r>
    </w:p>
    <w:p w14:paraId="295B4D82" w14:textId="56981E26" w:rsidR="00130755" w:rsidRDefault="00C445CA" w:rsidP="00DC77E1">
      <w:pPr>
        <w:pStyle w:val="BodyTextFirst"/>
        <w:rPr>
          <w:ins w:id="278" w:author="Jamie Kurtz" w:date="2014-05-04T17:10:00Z"/>
        </w:rPr>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del w:id="279" w:author="Jamie Kurtz" w:date="2014-05-04T17:09:00Z">
        <w:r w:rsidDel="0059372F">
          <w:delText>Api</w:delText>
        </w:r>
      </w:del>
      <w:ins w:id="280" w:author="Jamie Kurtz" w:date="2014-05-04T17:09:00Z">
        <w:r w:rsidR="0059372F">
          <w:t>API</w:t>
        </w:r>
      </w:ins>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lastRenderedPageBreak/>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rPr>
          <w:ins w:id="281" w:author="Jamie Kurtz" w:date="2014-05-04T17:11:00Z"/>
        </w:rPr>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rPr>
          <w:ins w:id="282" w:author="Jamie Kurtz" w:date="2014-05-04T17:11:00Z"/>
        </w:rPr>
      </w:pPr>
      <w:r>
        <w:t xml:space="preserve">… </w:t>
      </w:r>
      <w:proofErr w:type="gramStart"/>
      <w:r>
        <w:t>and</w:t>
      </w:r>
      <w:proofErr w:type="gramEnd"/>
      <w:r>
        <w:t xml:space="preserve"> </w:t>
      </w:r>
      <w:r w:rsidR="00C445CA">
        <w:t xml:space="preserve">then </w:t>
      </w:r>
      <w:r>
        <w:t xml:space="preserve">modify the </w:t>
      </w:r>
      <w:proofErr w:type="spellStart"/>
      <w:r>
        <w:t>AddBindings</w:t>
      </w:r>
      <w:proofErr w:type="spellEnd"/>
      <w:r>
        <w:t xml:space="preserve"> method so that it is implemented as shown</w:t>
      </w:r>
      <w:ins w:id="283" w:author="Jamie Kurtz" w:date="2014-05-04T17:12:00Z">
        <w:r w:rsidR="0059372F">
          <w:t xml:space="preserve"> (adding the call to </w:t>
        </w:r>
        <w:proofErr w:type="spellStart"/>
        <w:r w:rsidR="0059372F" w:rsidRPr="0059372F">
          <w:rPr>
            <w:rStyle w:val="CodeInline"/>
            <w:rPrChange w:id="284" w:author="Jamie Kurtz" w:date="2014-05-04T17:12:00Z">
              <w:rPr/>
            </w:rPrChange>
          </w:rPr>
          <w:t>ConfigureNHibernate</w:t>
        </w:r>
        <w:proofErr w:type="spellEnd"/>
        <w:r w:rsidR="0059372F">
          <w:t>)</w:t>
        </w:r>
      </w:ins>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rPr>
          <w:ins w:id="285" w:author="Jamie Kurtz" w:date="2014-05-04T17:12:00Z"/>
        </w:rPr>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rPr>
          <w:ins w:id="286" w:author="Jamie Kurtz" w:date="2014-05-04T17:12:00Z"/>
        </w:rPr>
      </w:pP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rsidRPr="007D34F9">
        <w:rPr>
          <w:rStyle w:val="CodeInline"/>
          <w:rPrChange w:id="287" w:author="Jamie Kurtz" w:date="2014-05-04T17:13:00Z">
            <w:rPr/>
          </w:rPrChange>
        </w:rPr>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lastRenderedPageBreak/>
        <w:t xml:space="preserve">The fourth property tells </w:t>
      </w:r>
      <w:proofErr w:type="spellStart"/>
      <w:r w:rsidRPr="00130755">
        <w:t>NHibernate</w:t>
      </w:r>
      <w:proofErr w:type="spellEnd"/>
      <w:r w:rsidRPr="00130755">
        <w:t xml:space="preserve"> which assembly to use to load mappings. The</w:t>
      </w:r>
      <w:r w:rsidR="00CF246D">
        <w:t xml:space="preserve"> WebApi2Book.</w:t>
      </w:r>
      <w:r w:rsidRPr="00130755">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66131205" w14:textId="77777777" w:rsidR="007D34F9" w:rsidRDefault="00512F15" w:rsidP="00DC77E1">
      <w:pPr>
        <w:pStyle w:val="BodyTextCont"/>
        <w:rPr>
          <w:ins w:id="288" w:author="Jamie Kurtz" w:date="2014-05-04T17:14:00Z"/>
          <w:rStyle w:val="CodeInline"/>
        </w:rPr>
      </w:pPr>
      <w:proofErr w:type="spellStart"/>
      <w:r w:rsidRPr="007D34F9">
        <w:rPr>
          <w:rStyle w:val="CodeInline"/>
          <w:rPrChange w:id="289" w:author="Jamie Kurtz" w:date="2014-05-04T17:14:00Z">
            <w:rPr/>
          </w:rPrChange>
        </w:rPr>
        <w:t>container.Bind</w:t>
      </w:r>
      <w:proofErr w:type="spellEnd"/>
      <w:r w:rsidRPr="007D34F9">
        <w:rPr>
          <w:rStyle w:val="CodeInline"/>
          <w:rPrChange w:id="290" w:author="Jamie Kurtz" w:date="2014-05-04T17:14:00Z">
            <w:rPr/>
          </w:rPrChange>
        </w:rPr>
        <w:t>&lt;</w:t>
      </w:r>
      <w:proofErr w:type="spellStart"/>
      <w:r w:rsidRPr="007D34F9">
        <w:rPr>
          <w:rStyle w:val="CodeInline"/>
          <w:rPrChange w:id="291" w:author="Jamie Kurtz" w:date="2014-05-04T17:14:00Z">
            <w:rPr/>
          </w:rPrChange>
        </w:rPr>
        <w:t>ISessionFactory</w:t>
      </w:r>
      <w:proofErr w:type="spellEnd"/>
      <w:proofErr w:type="gramStart"/>
      <w:r w:rsidRPr="007D34F9">
        <w:rPr>
          <w:rStyle w:val="CodeInline"/>
          <w:rPrChange w:id="292" w:author="Jamie Kurtz" w:date="2014-05-04T17:14:00Z">
            <w:rPr/>
          </w:rPrChange>
        </w:rPr>
        <w:t>&gt;(</w:t>
      </w:r>
      <w:proofErr w:type="gramEnd"/>
      <w:r w:rsidRPr="007D34F9">
        <w:rPr>
          <w:rStyle w:val="CodeInline"/>
          <w:rPrChange w:id="293" w:author="Jamie Kurtz" w:date="2014-05-04T17:14:00Z">
            <w:rPr/>
          </w:rPrChange>
        </w:rPr>
        <w:t>).</w:t>
      </w:r>
      <w:proofErr w:type="spellStart"/>
      <w:r w:rsidRPr="007D34F9">
        <w:rPr>
          <w:rStyle w:val="CodeInline"/>
          <w:rPrChange w:id="294" w:author="Jamie Kurtz" w:date="2014-05-04T17:14:00Z">
            <w:rPr/>
          </w:rPrChange>
        </w:rPr>
        <w:t>ToConstant</w:t>
      </w:r>
      <w:proofErr w:type="spellEnd"/>
      <w:r w:rsidRPr="007D34F9">
        <w:rPr>
          <w:rStyle w:val="CodeInline"/>
          <w:rPrChange w:id="295" w:author="Jamie Kurtz" w:date="2014-05-04T17:14:00Z">
            <w:rPr/>
          </w:rPrChange>
        </w:rPr>
        <w:t>(</w:t>
      </w:r>
      <w:proofErr w:type="spellStart"/>
      <w:r w:rsidRPr="007D34F9">
        <w:rPr>
          <w:rStyle w:val="CodeInline"/>
          <w:rPrChange w:id="296" w:author="Jamie Kurtz" w:date="2014-05-04T17:14:00Z">
            <w:rPr/>
          </w:rPrChange>
        </w:rPr>
        <w:t>sessionFactory</w:t>
      </w:r>
      <w:proofErr w:type="spellEnd"/>
      <w:r w:rsidRPr="007D34F9">
        <w:rPr>
          <w:rStyle w:val="CodeInline"/>
          <w:rPrChange w:id="297" w:author="Jamie Kurtz" w:date="2014-05-04T17:14:00Z">
            <w:rPr/>
          </w:rPrChange>
        </w:rPr>
        <w:t>);</w:t>
      </w:r>
    </w:p>
    <w:p w14:paraId="1C1B09AE" w14:textId="77777777" w:rsidR="007D34F9" w:rsidRDefault="007D34F9" w:rsidP="00DC77E1">
      <w:pPr>
        <w:pStyle w:val="BodyTextCont"/>
        <w:rPr>
          <w:ins w:id="298" w:author="Jamie Kurtz" w:date="2014-05-04T17:15:00Z"/>
          <w:rStyle w:val="CodeInline"/>
        </w:rPr>
      </w:pPr>
    </w:p>
    <w:p w14:paraId="544F0B9C" w14:textId="185E9D03" w:rsidR="007D34F9" w:rsidRPr="007D34F9" w:rsidRDefault="007D34F9" w:rsidP="007D34F9">
      <w:pPr>
        <w:pStyle w:val="BodyTextCont"/>
        <w:rPr>
          <w:ins w:id="299" w:author="Jamie Kurtz" w:date="2014-05-04T17:14:00Z"/>
          <w:rStyle w:val="CodeInline"/>
          <w:rFonts w:ascii="Utopia" w:hAnsi="Utopia"/>
          <w:rPrChange w:id="300" w:author="Jamie Kurtz" w:date="2014-05-04T17:15:00Z">
            <w:rPr>
              <w:ins w:id="301" w:author="Jamie Kurtz" w:date="2014-05-04T17:14:00Z"/>
            </w:rPr>
          </w:rPrChange>
        </w:rPr>
        <w:pPrChange w:id="302" w:author="Jamie Kurtz" w:date="2014-05-04T17:17:00Z">
          <w:pPr>
            <w:pStyle w:val="BodyTextCont"/>
          </w:pPr>
        </w:pPrChange>
      </w:pPr>
      <w:ins w:id="303" w:author="Jamie Kurtz" w:date="2014-05-04T17:15:00Z">
        <w:r>
          <w:rPr>
            <w:rStyle w:val="CodeInline"/>
            <w:rFonts w:ascii="Utopia" w:hAnsi="Utopia"/>
            <w:rPrChange w:id="304" w:author="Jamie Kurtz" w:date="2014-05-04T17:15:00Z">
              <w:rPr>
                <w:rStyle w:val="CodeInline"/>
                <w:rFonts w:ascii="Utopia" w:hAnsi="Utopia"/>
              </w:rPr>
            </w:rPrChange>
          </w:rPr>
          <w:t xml:space="preserve">Note that we've placed our newly created </w:t>
        </w:r>
        <w:proofErr w:type="spellStart"/>
        <w:r w:rsidRPr="007D34F9">
          <w:rPr>
            <w:rStyle w:val="CodeInline"/>
            <w:rPrChange w:id="305" w:author="Jamie Kurtz" w:date="2014-05-04T17:15:00Z">
              <w:rPr>
                <w:rStyle w:val="CodeInline"/>
                <w:rFonts w:ascii="Utopia" w:hAnsi="Utopia"/>
              </w:rPr>
            </w:rPrChange>
          </w:rPr>
          <w:t>ISessionFactory</w:t>
        </w:r>
        <w:proofErr w:type="spellEnd"/>
        <w:r>
          <w:rPr>
            <w:rStyle w:val="CodeInline"/>
            <w:rFonts w:ascii="Utopia" w:hAnsi="Utopia"/>
            <w:rPrChange w:id="306" w:author="Jamie Kurtz" w:date="2014-05-04T17:15:00Z">
              <w:rPr>
                <w:rStyle w:val="CodeInline"/>
                <w:rFonts w:ascii="Utopia" w:hAnsi="Utopia"/>
              </w:rPr>
            </w:rPrChange>
          </w:rPr>
          <w:t xml:space="preserve"> </w:t>
        </w:r>
        <w:r w:rsidRPr="007D34F9">
          <w:rPr>
            <w:rStyle w:val="CodeInline"/>
            <w:rFonts w:ascii="Utopia" w:hAnsi="Utopia"/>
            <w:rPrChange w:id="307" w:author="Jamie Kurtz" w:date="2014-05-04T17:17:00Z">
              <w:rPr>
                <w:rStyle w:val="CodeInline"/>
              </w:rPr>
            </w:rPrChange>
          </w:rPr>
          <w:t xml:space="preserve">in our container as a constant. When using </w:t>
        </w:r>
        <w:proofErr w:type="spellStart"/>
        <w:r w:rsidRPr="007D34F9">
          <w:rPr>
            <w:rStyle w:val="CodeInline"/>
            <w:rFonts w:ascii="Utopia" w:hAnsi="Utopia"/>
            <w:rPrChange w:id="308" w:author="Jamie Kurtz" w:date="2014-05-04T17:17:00Z">
              <w:rPr>
                <w:rStyle w:val="CodeInline"/>
              </w:rPr>
            </w:rPrChange>
          </w:rPr>
          <w:t>NHibernate</w:t>
        </w:r>
        <w:proofErr w:type="spellEnd"/>
        <w:r w:rsidRPr="007D34F9">
          <w:rPr>
            <w:rStyle w:val="CodeInline"/>
            <w:rFonts w:ascii="Utopia" w:hAnsi="Utopia"/>
            <w:rPrChange w:id="309" w:author="Jamie Kurtz" w:date="2014-05-04T17:17:00Z">
              <w:rPr>
                <w:rStyle w:val="CodeInline"/>
              </w:rPr>
            </w:rPrChange>
          </w:rPr>
          <w:t>,</w:t>
        </w:r>
      </w:ins>
      <w:ins w:id="310" w:author="Jamie Kurtz" w:date="2014-05-04T17:16:00Z">
        <w:r w:rsidRPr="007D34F9">
          <w:rPr>
            <w:rStyle w:val="CodeInline"/>
            <w:rFonts w:ascii="Utopia" w:hAnsi="Utopia"/>
            <w:rPrChange w:id="311" w:author="Jamie Kurtz" w:date="2014-05-04T17:17:00Z">
              <w:rPr>
                <w:rStyle w:val="CodeInline"/>
              </w:rPr>
            </w:rPrChange>
          </w:rPr>
          <w:t xml:space="preserve"> it is important to only ever create a single </w:t>
        </w:r>
        <w:proofErr w:type="spellStart"/>
        <w:r w:rsidRPr="007D34F9">
          <w:rPr>
            <w:rStyle w:val="CodeInline"/>
            <w:rFonts w:ascii="Utopia" w:hAnsi="Utopia"/>
            <w:rPrChange w:id="312" w:author="Jamie Kurtz" w:date="2014-05-04T17:17:00Z">
              <w:rPr>
                <w:rStyle w:val="CodeInline"/>
              </w:rPr>
            </w:rPrChange>
          </w:rPr>
          <w:t>ISessionFactory</w:t>
        </w:r>
        <w:proofErr w:type="spellEnd"/>
        <w:r w:rsidRPr="007D34F9">
          <w:rPr>
            <w:rStyle w:val="CodeInline"/>
            <w:rFonts w:ascii="Utopia" w:hAnsi="Utopia"/>
            <w:rPrChange w:id="313" w:author="Jamie Kurtz" w:date="2014-05-04T17:17:00Z">
              <w:rPr>
                <w:rStyle w:val="CodeInline"/>
              </w:rPr>
            </w:rPrChange>
          </w:rPr>
          <w:t xml:space="preserve"> instance per application. The act of creating the factory is pretty compute intensive, as it is creating all mappings to the database. Further, we only need one - as opposed to one per request, or per user, etc.</w:t>
        </w:r>
      </w:ins>
    </w:p>
    <w:p w14:paraId="55D4A99C" w14:textId="42FEC2D2"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rsidR="00C445CA">
        <w:t>we</w:t>
      </w:r>
      <w:r w:rsidRPr="00130755">
        <w:t xml:space="preserve">’ve configured </w:t>
      </w:r>
      <w:proofErr w:type="spellStart"/>
      <w:r w:rsidRPr="00130755">
        <w:t>NHibernate</w:t>
      </w:r>
      <w:proofErr w:type="spellEnd"/>
      <w:r w:rsidRPr="00130755">
        <w:t xml:space="preserve"> to be able to talk to the database</w:t>
      </w:r>
      <w:ins w:id="314" w:author="Jamie Kurtz" w:date="2014-05-04T17:18:00Z">
        <w:r w:rsidR="00253D4C">
          <w:t xml:space="preserve"> using our entity classes</w:t>
        </w:r>
      </w:ins>
      <w:r w:rsidRPr="00130755">
        <w:t>.</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ins w:id="315" w:author="Jamie Kurtz" w:date="2014-05-04T17:18:00Z">
        <w:r w:rsidR="00B77525">
          <w:t xml:space="preserve">- as well as an associated database transaction - </w:t>
        </w:r>
      </w:ins>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ins w:id="316" w:author="Jamie Kurtz" w:date="2014-05-04T17:19:00Z">
        <w:r w:rsidR="00B77525">
          <w:t xml:space="preserve"> </w:t>
        </w:r>
      </w:ins>
      <w:proofErr w:type="spellStart"/>
      <w:ins w:id="317" w:author="Jamie Kurtz" w:date="2014-05-04T17:20:00Z">
        <w:r w:rsidR="00B77525">
          <w:t>NHibernate</w:t>
        </w:r>
        <w:proofErr w:type="spellEnd"/>
        <w:r w:rsidR="00B77525">
          <w:t xml:space="preserve"> uses the </w:t>
        </w:r>
        <w:proofErr w:type="spellStart"/>
        <w:r w:rsidR="00B77525" w:rsidRPr="00B77525">
          <w:rPr>
            <w:rStyle w:val="CodeInline"/>
            <w:rPrChange w:id="318" w:author="Jamie Kurtz" w:date="2014-05-04T17:20:00Z">
              <w:rPr/>
            </w:rPrChange>
          </w:rPr>
          <w:t>ISession</w:t>
        </w:r>
        <w:proofErr w:type="spellEnd"/>
        <w:r w:rsidR="00B77525">
          <w:t xml:space="preserve"> object to keep all fetched data and associated changes in memory. If some code used a different </w:t>
        </w:r>
        <w:proofErr w:type="spellStart"/>
        <w:r w:rsidR="00B77525" w:rsidRPr="00B77525">
          <w:rPr>
            <w:rStyle w:val="CodeInline"/>
            <w:rPrChange w:id="319" w:author="Jamie Kurtz" w:date="2014-05-04T17:20:00Z">
              <w:rPr/>
            </w:rPrChange>
          </w:rPr>
          <w:t>ISession</w:t>
        </w:r>
        <w:proofErr w:type="spellEnd"/>
        <w:r w:rsidR="00B77525">
          <w:t xml:space="preserve"> instance, it would not see the same/updated data.</w:t>
        </w:r>
      </w:ins>
    </w:p>
    <w:p w14:paraId="328B6234" w14:textId="329B1EBC" w:rsidR="00130755" w:rsidRPr="00130755" w:rsidRDefault="00130755" w:rsidP="00130755">
      <w:pPr>
        <w:pStyle w:val="Bullet"/>
      </w:pPr>
      <w:r w:rsidRPr="00130755">
        <w:t>Use in-memory objects to facilitate caching.</w:t>
      </w:r>
      <w:ins w:id="320" w:author="Jamie Kurtz" w:date="2014-05-04T17:21:00Z">
        <w:r w:rsidR="00B77525">
          <w:t xml:space="preserve"> </w:t>
        </w:r>
      </w:ins>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6EFA2964" w:rsidR="00130755" w:rsidRPr="00130755" w:rsidRDefault="00B77525" w:rsidP="00DC77E1">
      <w:pPr>
        <w:pStyle w:val="BodyTextCont"/>
      </w:pPr>
      <w:ins w:id="321" w:author="Jamie Kurtz" w:date="2014-05-04T17:21:00Z">
        <w:r>
          <w:t>In short, i</w:t>
        </w:r>
      </w:ins>
      <w:del w:id="322" w:author="Jamie Kurtz" w:date="2014-05-04T17:21:00Z">
        <w:r w:rsidR="00432E58" w:rsidDel="00B77525">
          <w:delText>I</w:delText>
        </w:r>
      </w:del>
      <w:r w:rsidR="00130755" w:rsidRPr="00130755">
        <w:t xml:space="preserve">t is </w:t>
      </w:r>
      <w:ins w:id="323" w:author="Jamie Kurtz" w:date="2014-05-04T17:21:00Z">
        <w:r>
          <w:t xml:space="preserve">very </w:t>
        </w:r>
      </w:ins>
      <w:r w:rsidR="00130755" w:rsidRPr="00130755">
        <w:t xml:space="preserve">important to ensure that every database operation within a </w:t>
      </w:r>
      <w:ins w:id="324" w:author="Jamie Kurtz" w:date="2014-05-04T17:21:00Z">
        <w:r>
          <w:t xml:space="preserve">given </w:t>
        </w:r>
      </w:ins>
      <w:r w:rsidR="00130755" w:rsidRPr="00130755">
        <w:t xml:space="preserve">web request uses the same </w:t>
      </w:r>
      <w:proofErr w:type="spellStart"/>
      <w:r w:rsidR="00130755" w:rsidRPr="00130755">
        <w:rPr>
          <w:rStyle w:val="CodeInline"/>
        </w:rPr>
        <w:t>ISession</w:t>
      </w:r>
      <w:proofErr w:type="spellEnd"/>
      <w:r w:rsidR="00130755" w:rsidRPr="00130755">
        <w:t xml:space="preserve"> object</w:t>
      </w:r>
      <w:ins w:id="325" w:author="Jamie Kurtz" w:date="2014-05-04T17:21:00Z">
        <w:r>
          <w:t>.</w:t>
        </w:r>
      </w:ins>
      <w:del w:id="326" w:author="Jamie Kurtz" w:date="2014-05-04T17:21:00Z">
        <w:r w:rsidR="00432E58" w:rsidDel="00B77525">
          <w:delText>,</w:delText>
        </w:r>
      </w:del>
      <w:r w:rsidR="00432E58">
        <w:t xml:space="preserve"> </w:t>
      </w:r>
      <w:ins w:id="327" w:author="Jamie Kurtz" w:date="2014-05-04T17:21:00Z">
        <w:r>
          <w:t>T</w:t>
        </w:r>
      </w:ins>
      <w:del w:id="328" w:author="Jamie Kurtz" w:date="2014-05-04T17:21:00Z">
        <w:r w:rsidR="00432E58" w:rsidDel="00B77525">
          <w:delText>and t</w:delText>
        </w:r>
      </w:del>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756C3C63"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ins w:id="329" w:author="Jamie Kurtz" w:date="2014-05-04T17:22:00Z">
        <w:r w:rsidR="00B77525">
          <w:t xml:space="preserve">when creating the </w:t>
        </w:r>
        <w:proofErr w:type="spellStart"/>
        <w:r w:rsidR="00B77525" w:rsidRPr="00B77525">
          <w:rPr>
            <w:rStyle w:val="CodeInline"/>
            <w:rPrChange w:id="330" w:author="Jamie Kurtz" w:date="2014-05-04T17:22:00Z">
              <w:rPr/>
            </w:rPrChange>
          </w:rPr>
          <w:t>ISessionFactory</w:t>
        </w:r>
        <w:proofErr w:type="spellEnd"/>
        <w:r w:rsidR="00B77525">
          <w:t xml:space="preserve"> object, </w:t>
        </w:r>
      </w:ins>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ins w:id="331" w:author="Jamie Kurtz" w:date="2014-05-04T17:21:00Z">
        <w:r w:rsidR="00B77525">
          <w:t xml:space="preserve"> It feels like a good bit of code. But you only have to do this in one place, and you'll find that it works incredibly well.</w:t>
        </w:r>
      </w:ins>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ins w:id="332" w:author="Jamie Kurtz" w:date="2014-05-04T17:22:00Z">
        <w:r w:rsidR="00B77525">
          <w:t xml:space="preserve">to understand </w:t>
        </w:r>
      </w:ins>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rsidP="00B77525">
      <w:pPr>
        <w:pStyle w:val="BodyTextCont"/>
        <w:pPrChange w:id="333" w:author="Jamie Kurtz" w:date="2014-05-04T17:23:00Z">
          <w:pPr>
            <w:pStyle w:val="BodyTextCont"/>
          </w:pPr>
        </w:pPrChange>
      </w:pPr>
      <w:r w:rsidRPr="00130755">
        <w:lastRenderedPageBreak/>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w:t>
      </w:r>
      <w:ins w:id="334" w:author="Jamie Kurtz" w:date="2014-05-04T17:22:00Z">
        <w:r w:rsidR="00B77525">
          <w:t xml:space="preserve"> the</w:t>
        </w:r>
      </w:ins>
      <w:r w:rsidR="00043627">
        <w:t xml:space="preserve"> </w:t>
      </w:r>
      <w:proofErr w:type="spellStart"/>
      <w:r w:rsidR="00043627" w:rsidRPr="00DC77E1">
        <w:rPr>
          <w:rStyle w:val="CodeInline"/>
        </w:rPr>
        <w:t>CreateSession</w:t>
      </w:r>
      <w:proofErr w:type="spellEnd"/>
      <w:ins w:id="335" w:author="Jamie Kurtz" w:date="2014-05-04T17:23:00Z">
        <w:r w:rsidR="00B77525">
          <w:rPr>
            <w:rStyle w:val="CodeInline"/>
          </w:rPr>
          <w:t xml:space="preserve"> </w:t>
        </w:r>
        <w:r w:rsidR="00B77525" w:rsidRPr="00B77525">
          <w:rPr>
            <w:rStyle w:val="CodeInline"/>
            <w:rFonts w:ascii="Utopia" w:hAnsi="Utopia"/>
            <w:rPrChange w:id="336" w:author="Jamie Kurtz" w:date="2014-05-04T17:23:00Z">
              <w:rPr>
                <w:rStyle w:val="CodeInline"/>
              </w:rPr>
            </w:rPrChange>
          </w:rPr>
          <w:t>method</w:t>
        </w:r>
      </w:ins>
      <w:r w:rsidR="00043627" w:rsidRPr="00B77525">
        <w:rPr>
          <w:rPrChange w:id="337" w:author="Jamie Kurtz" w:date="2014-05-04T17:23:00Z">
            <w:rPr/>
          </w:rPrChange>
        </w:rPr>
        <w:t>…</w:t>
      </w:r>
    </w:p>
    <w:p w14:paraId="35AE9C75" w14:textId="6A27F7F0" w:rsidR="00A977AD" w:rsidRDefault="00130755" w:rsidP="00DC77E1">
      <w:pPr>
        <w:pStyle w:val="BodyTextCont"/>
        <w:rPr>
          <w:ins w:id="338" w:author="Jamie Kurtz" w:date="2014-05-04T17:24:00Z"/>
        </w:rPr>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ins w:id="339" w:author="Jamie Kurtz" w:date="2014-05-04T17:37:00Z">
        <w:r w:rsidR="00F21043">
          <w:t>, but here's a refresher of the code</w:t>
        </w:r>
      </w:ins>
      <w:r w:rsidRPr="00130755">
        <w:t>)</w:t>
      </w:r>
      <w:ins w:id="340" w:author="Jamie Kurtz" w:date="2014-05-04T17:24:00Z">
        <w:r w:rsidR="00A977AD">
          <w:t>:</w:t>
        </w:r>
      </w:ins>
    </w:p>
    <w:p w14:paraId="6B3354CB" w14:textId="0431364E" w:rsidR="00A977AD" w:rsidRDefault="00A977AD" w:rsidP="00A977AD">
      <w:pPr>
        <w:pStyle w:val="Code"/>
        <w:rPr>
          <w:ins w:id="341" w:author="Jamie Kurtz" w:date="2014-05-04T17:24:00Z"/>
        </w:rPr>
        <w:pPrChange w:id="342" w:author="Jamie Kurtz" w:date="2014-05-04T17:25:00Z">
          <w:pPr>
            <w:pStyle w:val="BodyTextCont"/>
          </w:pPr>
        </w:pPrChange>
      </w:pPr>
      <w:ins w:id="343" w:author="Jamie Kurtz" w:date="2014-05-04T17:24:00Z">
        <w:r w:rsidRPr="0097334F">
          <w:t>var sessionFactory = context</w:t>
        </w:r>
        <w:r>
          <w:t>.Kernel.Get&lt;ISessionFactory&gt;();</w:t>
        </w:r>
      </w:ins>
    </w:p>
    <w:p w14:paraId="6EFD0C39" w14:textId="77777777" w:rsidR="00A977AD" w:rsidRDefault="00A977AD" w:rsidP="00DC77E1">
      <w:pPr>
        <w:pStyle w:val="BodyTextCont"/>
        <w:rPr>
          <w:ins w:id="344" w:author="Jamie Kurtz" w:date="2014-05-04T17:25:00Z"/>
        </w:rPr>
      </w:pPr>
    </w:p>
    <w:p w14:paraId="11E85688" w14:textId="77777777" w:rsidR="00A977AD" w:rsidRDefault="00130755" w:rsidP="00DC77E1">
      <w:pPr>
        <w:pStyle w:val="BodyTextCont"/>
        <w:rPr>
          <w:ins w:id="345" w:author="Jamie Kurtz" w:date="2014-05-04T17:27:00Z"/>
        </w:rPr>
      </w:pPr>
      <w:del w:id="346" w:author="Jamie Kurtz" w:date="2014-05-04T17:24:00Z">
        <w:r w:rsidRPr="00130755" w:rsidDel="00A977AD">
          <w:delText xml:space="preserve">. </w:delText>
        </w:r>
      </w:del>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del w:id="347" w:author="Jamie Kurtz" w:date="2014-05-04T17:26:00Z">
        <w:r w:rsidRPr="00130755" w:rsidDel="00A977AD">
          <w:delText xml:space="preserve">similar </w:delText>
        </w:r>
      </w:del>
      <w:ins w:id="348" w:author="Jamie Kurtz" w:date="2014-05-04T17:26:00Z">
        <w:r w:rsidR="00A977AD">
          <w:t>analogous</w:t>
        </w:r>
        <w:r w:rsidR="00A977AD" w:rsidRPr="00130755">
          <w:t xml:space="preserve"> </w:t>
        </w:r>
      </w:ins>
      <w:r w:rsidRPr="00130755">
        <w:t>to opening a connection to the database</w:t>
      </w:r>
      <w:del w:id="349" w:author="Jamie Kurtz" w:date="2014-05-04T17:27:00Z">
        <w:r w:rsidRPr="00130755" w:rsidDel="00A977AD">
          <w:delText>.</w:delText>
        </w:r>
      </w:del>
      <w:r w:rsidRPr="00130755">
        <w:t>)</w:t>
      </w:r>
      <w:ins w:id="350" w:author="Jamie Kurtz" w:date="2014-05-04T17:27:00Z">
        <w:r w:rsidR="00A977AD">
          <w:t>:</w:t>
        </w:r>
      </w:ins>
    </w:p>
    <w:p w14:paraId="37895010" w14:textId="77777777" w:rsidR="00A977AD" w:rsidRPr="0097334F" w:rsidRDefault="00A977AD" w:rsidP="00A977AD">
      <w:pPr>
        <w:pStyle w:val="Code"/>
        <w:rPr>
          <w:ins w:id="351" w:author="Jamie Kurtz" w:date="2014-05-04T17:28:00Z"/>
        </w:rPr>
      </w:pPr>
      <w:ins w:id="352" w:author="Jamie Kurtz" w:date="2014-05-04T17:28:00Z">
        <w:r w:rsidRPr="0097334F">
          <w:t xml:space="preserve">    if (!CurrentSessionContext.HasBind(sessionFactory))</w:t>
        </w:r>
      </w:ins>
    </w:p>
    <w:p w14:paraId="29D137FA" w14:textId="77777777" w:rsidR="00A977AD" w:rsidRPr="0097334F" w:rsidRDefault="00A977AD" w:rsidP="00A977AD">
      <w:pPr>
        <w:pStyle w:val="Code"/>
        <w:rPr>
          <w:ins w:id="353" w:author="Jamie Kurtz" w:date="2014-05-04T17:28:00Z"/>
        </w:rPr>
      </w:pPr>
      <w:ins w:id="354" w:author="Jamie Kurtz" w:date="2014-05-04T17:28:00Z">
        <w:r w:rsidRPr="0097334F">
          <w:t xml:space="preserve">    {</w:t>
        </w:r>
      </w:ins>
    </w:p>
    <w:p w14:paraId="5A5D3435" w14:textId="77777777" w:rsidR="00A977AD" w:rsidRPr="0097334F" w:rsidRDefault="00A977AD" w:rsidP="00A977AD">
      <w:pPr>
        <w:pStyle w:val="Code"/>
        <w:rPr>
          <w:ins w:id="355" w:author="Jamie Kurtz" w:date="2014-05-04T17:28:00Z"/>
        </w:rPr>
      </w:pPr>
      <w:ins w:id="356" w:author="Jamie Kurtz" w:date="2014-05-04T17:28:00Z">
        <w:r w:rsidRPr="0097334F">
          <w:t xml:space="preserve">        var session = sessionFactory.OpenSession();</w:t>
        </w:r>
      </w:ins>
    </w:p>
    <w:p w14:paraId="44A8AC8C" w14:textId="77777777" w:rsidR="00A977AD" w:rsidRPr="0097334F" w:rsidRDefault="00A977AD" w:rsidP="00A977AD">
      <w:pPr>
        <w:pStyle w:val="Code"/>
        <w:rPr>
          <w:ins w:id="357" w:author="Jamie Kurtz" w:date="2014-05-04T17:28:00Z"/>
        </w:rPr>
      </w:pPr>
      <w:ins w:id="358" w:author="Jamie Kurtz" w:date="2014-05-04T17:28:00Z">
        <w:r w:rsidRPr="0097334F">
          <w:t xml:space="preserve">        CurrentSessionContext.Bind(session);</w:t>
        </w:r>
      </w:ins>
    </w:p>
    <w:p w14:paraId="1EA48A54" w14:textId="3D18AE6F" w:rsidR="00A977AD" w:rsidRDefault="00A977AD" w:rsidP="00A977AD">
      <w:pPr>
        <w:pStyle w:val="Code"/>
        <w:rPr>
          <w:ins w:id="359" w:author="Jamie Kurtz" w:date="2014-05-04T17:27:00Z"/>
        </w:rPr>
        <w:pPrChange w:id="360" w:author="Jamie Kurtz" w:date="2014-05-04T17:28:00Z">
          <w:pPr>
            <w:pStyle w:val="BodyTextCont"/>
          </w:pPr>
        </w:pPrChange>
      </w:pPr>
      <w:ins w:id="361" w:author="Jamie Kurtz" w:date="2014-05-04T17:28:00Z">
        <w:r>
          <w:t xml:space="preserve">    }</w:t>
        </w:r>
      </w:ins>
    </w:p>
    <w:p w14:paraId="295B8851" w14:textId="77777777" w:rsidR="00A977AD" w:rsidRDefault="00A977AD" w:rsidP="00DC77E1">
      <w:pPr>
        <w:pStyle w:val="BodyTextCont"/>
        <w:rPr>
          <w:ins w:id="362" w:author="Jamie Kurtz" w:date="2014-05-04T17:27:00Z"/>
        </w:rPr>
      </w:pPr>
    </w:p>
    <w:p w14:paraId="76E8C02C" w14:textId="104D7637" w:rsidR="00A977AD" w:rsidRDefault="00130755" w:rsidP="00DC77E1">
      <w:pPr>
        <w:pStyle w:val="BodyTextCont"/>
        <w:rPr>
          <w:ins w:id="363" w:author="Jamie Kurtz" w:date="2014-05-04T17:28:00Z"/>
        </w:rPr>
      </w:pPr>
      <w:del w:id="364" w:author="Jamie Kurtz" w:date="2014-05-04T17:27:00Z">
        <w:r w:rsidRPr="00130755" w:rsidDel="00A977AD">
          <w:delText xml:space="preserve"> </w:delText>
        </w:r>
      </w:del>
      <w:r w:rsidRPr="00130755">
        <w:t xml:space="preserve">Finally, </w:t>
      </w:r>
      <w:r w:rsidR="00A63C0F">
        <w:t xml:space="preserve">we </w:t>
      </w:r>
      <w:r w:rsidRPr="00130755">
        <w:t>return the current</w:t>
      </w:r>
      <w:ins w:id="365" w:author="Jamie Kurtz" w:date="2014-05-04T17:33:00Z">
        <w:r w:rsidR="00A977AD">
          <w:t>/newly</w:t>
        </w:r>
      </w:ins>
      <w:r w:rsidR="00A63C0F">
        <w:t xml:space="preserve"> context-</w:t>
      </w:r>
      <w:r w:rsidRPr="00130755">
        <w:t xml:space="preserve">bound </w:t>
      </w:r>
      <w:proofErr w:type="spellStart"/>
      <w:r w:rsidRPr="00130755">
        <w:rPr>
          <w:rStyle w:val="CodeInline"/>
        </w:rPr>
        <w:t>ISession</w:t>
      </w:r>
      <w:proofErr w:type="spellEnd"/>
      <w:r w:rsidRPr="00130755">
        <w:t xml:space="preserve"> object</w:t>
      </w:r>
      <w:ins w:id="366" w:author="Jamie Kurtz" w:date="2014-05-04T17:28:00Z">
        <w:r w:rsidR="00A977AD">
          <w:t>:</w:t>
        </w:r>
      </w:ins>
    </w:p>
    <w:p w14:paraId="2D48FC36" w14:textId="73B8B6E5" w:rsidR="00A977AD" w:rsidRDefault="00A977AD" w:rsidP="00A977AD">
      <w:pPr>
        <w:pStyle w:val="Code"/>
        <w:rPr>
          <w:ins w:id="367" w:author="Jamie Kurtz" w:date="2014-05-04T17:28:00Z"/>
        </w:rPr>
        <w:pPrChange w:id="368" w:author="Jamie Kurtz" w:date="2014-05-04T17:29:00Z">
          <w:pPr>
            <w:pStyle w:val="BodyTextCont"/>
          </w:pPr>
        </w:pPrChange>
      </w:pPr>
      <w:ins w:id="369" w:author="Jamie Kurtz" w:date="2014-05-04T17:28:00Z">
        <w:r w:rsidRPr="0097334F">
          <w:t xml:space="preserve">return </w:t>
        </w:r>
        <w:proofErr w:type="spellStart"/>
        <w:r w:rsidRPr="0097334F">
          <w:t>sessionFactory.GetCurrentSession</w:t>
        </w:r>
        <w:proofErr w:type="spellEnd"/>
        <w:r w:rsidRPr="0097334F">
          <w:t>();</w:t>
        </w:r>
      </w:ins>
    </w:p>
    <w:p w14:paraId="6119B27C" w14:textId="5A214EBF" w:rsidR="0080703E" w:rsidRPr="00130755" w:rsidRDefault="00130755" w:rsidP="00DC77E1">
      <w:pPr>
        <w:pStyle w:val="BodyTextCont"/>
      </w:pPr>
      <w:del w:id="370" w:author="Jamie Kurtz" w:date="2014-05-04T17:28:00Z">
        <w:r w:rsidRPr="00130755" w:rsidDel="00A977AD">
          <w:delText>.</w:delText>
        </w:r>
      </w:del>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2E2E52D5" w:rsidR="005D629A" w:rsidRDefault="00A977AD" w:rsidP="00DC77E1">
      <w:pPr>
        <w:pStyle w:val="BodyTextCont"/>
      </w:pPr>
      <w:ins w:id="371" w:author="Jamie Kurtz" w:date="2014-05-04T17:36:00Z">
        <w:r>
          <w:t xml:space="preserve">At this point, we have code in place to create and manage a single database session for a given request. </w:t>
        </w:r>
      </w:ins>
      <w:r w:rsidR="00130755" w:rsidRPr="00130755">
        <w:t>To</w:t>
      </w:r>
      <w:ins w:id="372" w:author="Jamie Kurtz" w:date="2014-05-04T17:36:00Z">
        <w:r>
          <w:t xml:space="preserve"> then</w:t>
        </w:r>
      </w:ins>
      <w:r w:rsidR="00130755" w:rsidRPr="00130755">
        <w:t xml:space="preserve"> close </w:t>
      </w:r>
      <w:del w:id="373" w:author="Jamie Kurtz" w:date="2014-05-04T17:36:00Z">
        <w:r w:rsidR="00130755" w:rsidRPr="00130755" w:rsidDel="00A977AD">
          <w:delText xml:space="preserve">out </w:delText>
        </w:r>
      </w:del>
      <w:ins w:id="374" w:author="Jamie Kurtz" w:date="2014-05-04T17:36:00Z">
        <w:r>
          <w:t>and dispose of</w:t>
        </w:r>
        <w:r w:rsidRPr="00130755">
          <w:t xml:space="preserve"> </w:t>
        </w:r>
      </w:ins>
      <w:r w:rsidR="00130755" w:rsidRPr="00130755">
        <w:t>th</w:t>
      </w:r>
      <w:ins w:id="375" w:author="Jamie Kurtz" w:date="2014-05-04T17:36:00Z">
        <w:r>
          <w:t>is</w:t>
        </w:r>
      </w:ins>
      <w:del w:id="376" w:author="Jamie Kurtz" w:date="2014-05-04T17:36:00Z">
        <w:r w:rsidR="00130755" w:rsidRPr="00130755" w:rsidDel="00A977AD">
          <w:delText>e</w:delText>
        </w:r>
      </w:del>
      <w:r w:rsidR="00130755" w:rsidRPr="00130755">
        <w:t xml:space="preserve"> </w:t>
      </w:r>
      <w:proofErr w:type="spellStart"/>
      <w:r w:rsidR="00130755" w:rsidRPr="00130755">
        <w:rPr>
          <w:rStyle w:val="CodeInline"/>
        </w:rPr>
        <w:t>ISession</w:t>
      </w:r>
      <w:proofErr w:type="spellEnd"/>
      <w:r w:rsidR="00130755" w:rsidRPr="00130755">
        <w:t xml:space="preserve"> object, </w:t>
      </w:r>
      <w:r w:rsidR="007D4EC0">
        <w:t>we</w:t>
      </w:r>
      <w:r w:rsidR="00130755" w:rsidRPr="00130755">
        <w:t xml:space="preserve">’re going to use an implementation of an </w:t>
      </w:r>
      <w:proofErr w:type="spellStart"/>
      <w:r w:rsidR="00130755" w:rsidRPr="00130755">
        <w:rPr>
          <w:rStyle w:val="CodeInline"/>
        </w:rPr>
        <w:t>ActionFilterAttribute</w:t>
      </w:r>
      <w:proofErr w:type="spellEnd"/>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ins w:id="377" w:author="Jamie Kurtz" w:date="2014-05-04T17:38:00Z">
        <w:r w:rsidR="00F21043">
          <w:t xml:space="preserve">. ASP.NET Web API uses these attributes - and any derivations thereof - to execute pre and post behaviors </w:t>
        </w:r>
      </w:ins>
      <w:ins w:id="378" w:author="Jamie Kurtz" w:date="2014-05-04T17:39:00Z">
        <w:r w:rsidR="00F21043">
          <w:t>around controller methods.</w:t>
        </w:r>
      </w:ins>
      <w:ins w:id="379" w:author="Jamie Kurtz" w:date="2014-05-04T17:38:00Z">
        <w:r w:rsidR="00F21043">
          <w:t xml:space="preserve"> </w:t>
        </w:r>
      </w:ins>
      <w:ins w:id="380" w:author="Jamie Kurtz" w:date="2014-05-04T17:39:00Z">
        <w:r w:rsidR="00F21043">
          <w:t xml:space="preserve">Our attribute </w:t>
        </w:r>
      </w:ins>
      <w:del w:id="381" w:author="Jamie Kurtz" w:date="2014-05-04T17:38:00Z">
        <w:r w:rsidR="007D4EC0" w:rsidDel="00F21043">
          <w:delText xml:space="preserve">, </w:delText>
        </w:r>
      </w:del>
      <w:del w:id="382" w:author="Jamie Kurtz" w:date="2014-05-04T17:39:00Z">
        <w:r w:rsidR="00130755" w:rsidRPr="00130755" w:rsidDel="00F21043">
          <w:delText xml:space="preserve">which </w:delText>
        </w:r>
      </w:del>
      <w:r w:rsidR="00130755" w:rsidRPr="00130755">
        <w:t xml:space="preserve">will decorate the controllers to ensure all </w:t>
      </w:r>
      <w:del w:id="383" w:author="Jamie Kurtz" w:date="2014-05-04T17:39:00Z">
        <w:r w:rsidR="00130755" w:rsidRPr="00130755" w:rsidDel="00F21043">
          <w:delText xml:space="preserve">calls </w:delText>
        </w:r>
      </w:del>
      <w:ins w:id="384" w:author="Jamie Kurtz" w:date="2014-05-04T17:39:00Z">
        <w:r w:rsidR="00F21043">
          <w:t>controller actions</w:t>
        </w:r>
        <w:r w:rsidR="00F21043" w:rsidRPr="00130755">
          <w:t xml:space="preserve"> </w:t>
        </w:r>
      </w:ins>
      <w:del w:id="385" w:author="Jamie Kurtz" w:date="2014-05-04T17:40:00Z">
        <w:r w:rsidR="00130755" w:rsidRPr="00130755" w:rsidDel="00F21043">
          <w:delText xml:space="preserve">to them </w:delText>
        </w:r>
      </w:del>
      <w:r w:rsidR="00130755" w:rsidRPr="00130755">
        <w:t xml:space="preserve">are using a properly managed </w:t>
      </w:r>
      <w:proofErr w:type="spellStart"/>
      <w:r w:rsidR="00130755" w:rsidRPr="00130755">
        <w:rPr>
          <w:rStyle w:val="CodeInline"/>
        </w:rPr>
        <w:t>ISession</w:t>
      </w:r>
      <w:proofErr w:type="spellEnd"/>
      <w:r w:rsidR="00130755" w:rsidRPr="00130755">
        <w:t xml:space="preserve"> instance. </w:t>
      </w:r>
      <w:r w:rsidR="007D4EC0">
        <w:t xml:space="preserve">The </w:t>
      </w:r>
      <w:r w:rsidR="00130755" w:rsidRPr="00130755">
        <w:t>attribute</w:t>
      </w:r>
      <w:r w:rsidR="005D629A">
        <w:t xml:space="preserve">, and </w:t>
      </w:r>
      <w:proofErr w:type="gramStart"/>
      <w:r w:rsidR="005D629A">
        <w:t xml:space="preserve">its </w:t>
      </w:r>
      <w:del w:id="386" w:author="Jamie Kurtz" w:date="2014-05-04T17:37:00Z">
        <w:r w:rsidR="007162D8" w:rsidRPr="00DC77E1" w:rsidDel="00F21043">
          <w:rPr>
            <w:rStyle w:val="CodeInline"/>
          </w:rPr>
          <w:delText>[</w:delText>
        </w:r>
      </w:del>
      <w:proofErr w:type="spellStart"/>
      <w:r w:rsidR="005D629A" w:rsidRPr="00DC77E1">
        <w:rPr>
          <w:rStyle w:val="CodeInline"/>
        </w:rPr>
        <w:t>I</w:t>
      </w:r>
      <w:proofErr w:type="gramEnd"/>
      <w:del w:id="387" w:author="Jamie Kurtz" w:date="2014-05-04T17:37:00Z">
        <w:r w:rsidR="007162D8" w:rsidRPr="00BE4716" w:rsidDel="00F21043">
          <w:rPr>
            <w:rStyle w:val="CodeInline"/>
          </w:rPr>
          <w:delText>]</w:delText>
        </w:r>
      </w:del>
      <w:r w:rsidR="005D629A" w:rsidRPr="00DC77E1">
        <w:rPr>
          <w:rStyle w:val="CodeInline"/>
        </w:rPr>
        <w:t>ActionTransasctionHelper</w:t>
      </w:r>
      <w:proofErr w:type="spell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t>WebApi2Book.Web.Common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lastRenderedPageBreak/>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lastRenderedPageBreak/>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lastRenderedPageBreak/>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33C7F442" w:rsidR="00B1188B" w:rsidRDefault="00B1188B" w:rsidP="00893C3F">
      <w:pPr>
        <w:pStyle w:val="BodyTextCont"/>
        <w:pPrChange w:id="388" w:author="Jamie Kurtz" w:date="2014-05-04T17:46:00Z">
          <w:pPr>
            <w:pStyle w:val="Code"/>
          </w:pPr>
        </w:pPrChange>
      </w:pPr>
      <w:del w:id="389" w:author="Jamie Kurtz" w:date="2014-05-04T17:46:00Z">
        <w:r w:rsidDel="00893C3F">
          <w:delText>Oh, and also</w:delText>
        </w:r>
      </w:del>
      <w:ins w:id="390" w:author="Jamie Kurtz" w:date="2014-05-04T17:46:00Z">
        <w:r w:rsidR="00893C3F">
          <w:t>And finally,</w:t>
        </w:r>
      </w:ins>
      <w:r>
        <w:t xml:space="preserve"> add the following to the bottom of the NinjectConfigurator's </w:t>
      </w:r>
      <w:r w:rsidRPr="00DC77E1">
        <w:rPr>
          <w:rStyle w:val="CodeInline"/>
        </w:rPr>
        <w:t>ConfigureNHibernate</w:t>
      </w:r>
      <w:r>
        <w:t xml:space="preserve"> method so that </w:t>
      </w:r>
      <w:r w:rsidRPr="00DC77E1">
        <w:rPr>
          <w:rStyle w:val="CodeInline"/>
        </w:rPr>
        <w:t>IActionTransactionHelper</w:t>
      </w:r>
      <w:r>
        <w:t xml:space="preserve"> instances can be resolved at run time:</w:t>
      </w:r>
    </w:p>
    <w:p w14:paraId="24173D61" w14:textId="4083CEE0" w:rsidR="00B1188B" w:rsidRDefault="00B1188B" w:rsidP="00DC77E1">
      <w:pPr>
        <w:pStyle w:val="Code"/>
        <w:rPr>
          <w:ins w:id="391" w:author="Jamie Kurtz" w:date="2014-05-04T17:47:00Z"/>
        </w:rPr>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lastRenderedPageBreak/>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rsidRPr="00893C3F">
        <w:rPr>
          <w:rStyle w:val="CodeInline"/>
          <w:rPrChange w:id="392" w:author="Jamie Kurtz" w:date="2014-05-04T17:48:00Z">
            <w:rPr/>
          </w:rPrChange>
        </w:rPr>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2D66DA">
        <w:rPr>
          <w:rStyle w:val="CodeInline"/>
          <w:rPrChange w:id="393" w:author="Jamie Kurtz" w:date="2014-05-04T17:48:00Z">
            <w:rPr>
              <w:rStyle w:val="CodeInline"/>
              <w:rFonts w:ascii="Utopia" w:hAnsi="Utopia"/>
            </w:rPr>
          </w:rPrChange>
        </w:rPr>
        <w:t>CloseSession</w:t>
      </w:r>
      <w:proofErr w:type="spellEnd"/>
      <w:r w:rsidR="007162D8">
        <w:t xml:space="preserve"> </w:t>
      </w:r>
      <w:ins w:id="394" w:author="Jamie Kurtz" w:date="2014-05-04T17:48:00Z">
        <w:r w:rsidR="002D66DA">
          <w:t xml:space="preserve">method </w:t>
        </w:r>
      </w:ins>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46226A07"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ins w:id="395" w:author="Jamie Kurtz" w:date="2014-05-04T17:49:00Z">
        <w:r w:rsidR="002D66DA">
          <w:t xml:space="preserve">is </w:t>
        </w:r>
      </w:ins>
      <w:del w:id="396" w:author="Jamie Kurtz" w:date="2014-05-04T17:49:00Z">
        <w:r w:rsidRPr="00130755" w:rsidDel="002D66DA">
          <w:delText xml:space="preserve">e custom </w:delText>
        </w:r>
      </w:del>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r w:rsidR="00120CBA" w:rsidRPr="00DC77E1">
        <w:rPr>
          <w:rStyle w:val="CodeInline"/>
        </w:rPr>
        <w:t>Tasks</w:t>
      </w:r>
      <w:r w:rsidR="00120CBA">
        <w:t xml:space="preserve"> controller</w:t>
      </w:r>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rPr>
          <w:ins w:id="397" w:author="Jamie Kurtz" w:date="2014-05-04T17:52:00Z"/>
        </w:rPr>
      </w:pPr>
      <w:r w:rsidRPr="00BE4716">
        <w:t xml:space="preserve">    public class TasksController : ApiController</w:t>
      </w:r>
    </w:p>
    <w:p w14:paraId="314A5E45" w14:textId="77777777" w:rsidR="002D66DA" w:rsidRDefault="002D66DA" w:rsidP="00BE4716">
      <w:pPr>
        <w:pStyle w:val="Code"/>
      </w:pPr>
    </w:p>
    <w:p w14:paraId="531C53AD" w14:textId="552CD7C5"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6EA98B95" w:rsidR="00D74524" w:rsidRDefault="0007636F" w:rsidP="00DC77E1">
      <w:pPr>
        <w:pStyle w:val="Bullet"/>
      </w:pPr>
      <w:r>
        <w:t xml:space="preserve">The </w:t>
      </w:r>
      <w:proofErr w:type="spellStart"/>
      <w:r w:rsidRPr="00F5637E">
        <w:rPr>
          <w:rStyle w:val="CodeInline"/>
          <w:rPrChange w:id="398" w:author="Jamie Kurtz" w:date="2014-05-04T17:52:00Z">
            <w:rPr/>
          </w:rPrChang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ins w:id="399" w:author="Jamie Kurtz" w:date="2014-05-04T17:53:00Z">
        <w:r w:rsidR="00F5637E">
          <w:t xml:space="preserve"> The runtime creates only a single instance of the attribute for an application - as opposed to one per web request.</w:t>
        </w:r>
      </w:ins>
      <w:ins w:id="400" w:author="Jamie Kurtz" w:date="2014-05-04T17:56:00Z">
        <w:r w:rsidR="00CC60A2">
          <w:t xml:space="preserve"> So we can't store any state or per-request objects.</w:t>
        </w:r>
      </w:ins>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1" w:history="1">
        <w:r w:rsidRPr="00DC77E1">
          <w:rPr>
            <w:rFonts w:ascii="TheSansMonoConNormal" w:hAnsi="TheSansMonoConNormal"/>
          </w:rPr>
          <w:t>http://stackoverflow.com/questions/18485479/webapi-filter-is-calling-twice?rq=1</w:t>
        </w:r>
      </w:hyperlink>
      <w:r>
        <w:t>).</w:t>
      </w:r>
    </w:p>
    <w:p w14:paraId="2A9BD4D7" w14:textId="79CAEE1F" w:rsidR="00BE4716" w:rsidRPr="00130755" w:rsidRDefault="0007636F" w:rsidP="00DC77E1">
      <w:pPr>
        <w:pStyle w:val="Bullet"/>
      </w:pPr>
      <w:r>
        <w:t xml:space="preserve">We added the </w:t>
      </w:r>
      <w:proofErr w:type="spellStart"/>
      <w:r>
        <w:t>WebContainerManager</w:t>
      </w:r>
      <w:proofErr w:type="spellEnd"/>
      <w:r>
        <w:t xml:space="preserve"> to provide access to dependencies managed by the </w:t>
      </w:r>
      <w:proofErr w:type="spellStart"/>
      <w:r>
        <w:t>IDependencyResolver</w:t>
      </w:r>
      <w:proofErr w:type="spellEnd"/>
      <w:r>
        <w:t xml:space="preserve">. This is needed to serve areas in code where the resolver cannot </w:t>
      </w:r>
      <w:ins w:id="401" w:author="Jamie Kurtz" w:date="2014-05-04T17:57:00Z">
        <w:r w:rsidR="00CC60A2">
          <w:t xml:space="preserve">be </w:t>
        </w:r>
      </w:ins>
      <w:r>
        <w:t>automatically reach</w:t>
      </w:r>
      <w:ins w:id="402" w:author="Jamie Kurtz" w:date="2014-05-04T17:57:00Z">
        <w:r w:rsidR="00CC60A2">
          <w:t>ed</w:t>
        </w:r>
      </w:ins>
      <w:r>
        <w:t>,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lastRenderedPageBreak/>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357F17CC"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del w:id="403" w:author="Jamie Kurtz" w:date="2014-05-04T18:03:00Z">
        <w:r w:rsidR="00130755" w:rsidRPr="00130755" w:rsidDel="00DD08EE">
          <w:delText xml:space="preserve">then </w:delText>
        </w:r>
      </w:del>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ins w:id="404" w:author="Jamie Kurtz" w:date="2014-05-04T18:03:00Z">
        <w:r w:rsidR="00DD08EE">
          <w:t xml:space="preserve">(which forces </w:t>
        </w:r>
        <w:proofErr w:type="spellStart"/>
        <w:r w:rsidR="00DD08EE">
          <w:t>NHibernate</w:t>
        </w:r>
        <w:proofErr w:type="spellEnd"/>
        <w:r w:rsidR="00DD08EE">
          <w:t xml:space="preserve"> to write all in-memory model changes to the database) </w:t>
        </w:r>
      </w:ins>
      <w:r w:rsidR="00130755" w:rsidRPr="00130755">
        <w:t xml:space="preserve">and commit the transaction. However, if an exception does exist, </w:t>
      </w:r>
      <w:r>
        <w:t xml:space="preserve">we </w:t>
      </w:r>
      <w:r w:rsidR="00130755" w:rsidRPr="00130755">
        <w:t>roll back the active transaction.</w:t>
      </w:r>
    </w:p>
    <w:p w14:paraId="0B15EBFD" w14:textId="72D8560E"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DD08EE">
        <w:rPr>
          <w:rStyle w:val="CodeInline"/>
          <w:rPrChange w:id="405" w:author="Jamie Kurtz" w:date="2014-05-04T18:06:00Z">
            <w:rPr/>
          </w:rPrChange>
        </w:rPr>
        <w:t>ISession</w:t>
      </w:r>
      <w:proofErr w:type="spellEnd"/>
      <w:r>
        <w:t xml:space="preserve">. And because neither requires an </w:t>
      </w:r>
      <w:proofErr w:type="spellStart"/>
      <w:r w:rsidRPr="00DD08EE">
        <w:rPr>
          <w:rStyle w:val="CodeInline"/>
          <w:rPrChange w:id="406" w:author="Jamie Kurtz" w:date="2014-05-04T18:06:00Z">
            <w:rPr/>
          </w:rPrChange>
        </w:rPr>
        <w:t>ISession</w:t>
      </w:r>
      <w:proofErr w:type="spellEnd"/>
      <w:r>
        <w:t xml:space="preserve"> instance, the framework </w:t>
      </w:r>
      <w:ins w:id="407" w:author="Jamie Kurtz" w:date="2014-05-04T18:06:00Z">
        <w:r w:rsidR="00DD08EE">
          <w:t xml:space="preserve">will never hit our resolver </w:t>
        </w:r>
      </w:ins>
      <w:del w:id="408" w:author="Jamie Kurtz" w:date="2014-05-04T18:07:00Z">
        <w:r w:rsidDel="00DD08EE">
          <w:delText xml:space="preserve">is never going </w:delText>
        </w:r>
      </w:del>
      <w:r>
        <w:t xml:space="preserve">to create one. Therefore, if you were to remove these checks and run the demo that we ran </w:t>
      </w:r>
      <w:r w:rsidR="00413E1A">
        <w:t xml:space="preserve">earlier </w:t>
      </w:r>
      <w:r>
        <w:t>in the Implementing a POST section, you'd encounter an exception… and we don't like those.</w:t>
      </w:r>
    </w:p>
    <w:p w14:paraId="79BCCD07" w14:textId="7E4D5015"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ins w:id="409" w:author="Jamie Kurtz" w:date="2014-05-04T18:07:00Z">
        <w:r w:rsidR="00713E76">
          <w:t xml:space="preserve"> </w:t>
        </w:r>
      </w:ins>
      <w:del w:id="410" w:author="Jamie Kurtz" w:date="2014-05-04T18:07:00Z">
        <w:r w:rsidR="00B53B5F" w:rsidDel="00713E76">
          <w:delText>-</w:delText>
        </w:r>
      </w:del>
      <w:r w:rsidR="00B53B5F">
        <w:t>world</w:t>
      </w:r>
      <w:ins w:id="411" w:author="Jamie Kurtz" w:date="2014-05-04T18:07:00Z">
        <w:r w:rsidR="00713E76">
          <w:t>-</w:t>
        </w:r>
      </w:ins>
      <w:proofErr w:type="spellStart"/>
      <w:r w:rsidR="00B53B5F">
        <w:t>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77063D9F" w:rsidR="00E923DB" w:rsidRPr="00E923DB" w:rsidRDefault="00C445C1" w:rsidP="00DC77E1">
      <w:pPr>
        <w:pStyle w:val="BodyTextFirst"/>
      </w:pPr>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w:t>
      </w:r>
      <w:ins w:id="412" w:author="Jamie Kurtz" w:date="2014-05-04T18:07:00Z">
        <w:r w:rsidR="00713E76">
          <w:t xml:space="preserve">2 </w:t>
        </w:r>
      </w:ins>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58064BF2" w14:textId="54B8D18F" w:rsidR="00E923DB" w:rsidRDefault="00046C46" w:rsidP="00DC77E1">
      <w:pPr>
        <w:pStyle w:val="BodyTextCont"/>
      </w:pPr>
      <w:r>
        <w:t xml:space="preserve">Next, we need to provide an </w:t>
      </w:r>
      <w:proofErr w:type="spellStart"/>
      <w:r w:rsidRPr="00DC77E1">
        <w:rPr>
          <w:rStyle w:val="CodeInline"/>
        </w:rPr>
        <w:t>ITraceWriter</w:t>
      </w:r>
      <w:proofErr w:type="spellEnd"/>
      <w:r>
        <w:t xml:space="preserve"> implementation, so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18119510" w14:textId="0ABDD837" w:rsidR="00C445C1" w:rsidRPr="00C445C1" w:rsidDel="001B4426" w:rsidRDefault="00C445C1" w:rsidP="00DC77E1">
      <w:pPr>
        <w:pStyle w:val="CodeCaption"/>
        <w:rPr>
          <w:del w:id="413" w:author="Jamie Kurtz" w:date="2014-05-04T18:14:00Z"/>
        </w:rPr>
      </w:pPr>
      <w:r>
        <w:t>SimpleTraceWriter Class</w:t>
      </w:r>
    </w:p>
    <w:p w14:paraId="512F8C0A" w14:textId="77777777" w:rsidR="001B4426" w:rsidRPr="001B4426" w:rsidRDefault="001B4426" w:rsidP="001B4426">
      <w:pPr>
        <w:pStyle w:val="CodeCaption"/>
        <w:rPr>
          <w:ins w:id="414" w:author="Jamie Kurtz" w:date="2014-05-04T18:14:00Z"/>
        </w:rPr>
        <w:pPrChange w:id="415" w:author="Jamie Kurtz" w:date="2014-05-04T18:14:00Z">
          <w:pPr>
            <w:pStyle w:val="CodeCaption"/>
          </w:pPr>
        </w:pPrChange>
      </w:pPr>
    </w:p>
    <w:p w14:paraId="281C497B" w14:textId="77777777" w:rsidR="001B4426" w:rsidRPr="001B4426" w:rsidRDefault="001B4426" w:rsidP="001B4426">
      <w:pPr>
        <w:pStyle w:val="Code"/>
        <w:rPr>
          <w:ins w:id="416" w:author="Jamie Kurtz" w:date="2014-05-04T18:14:00Z"/>
        </w:rPr>
        <w:pPrChange w:id="417" w:author="Jamie Kurtz" w:date="2014-05-04T18:14:00Z">
          <w:pPr>
            <w:pStyle w:val="CodeCaption"/>
          </w:pPr>
        </w:pPrChange>
      </w:pPr>
      <w:ins w:id="418" w:author="Jamie Kurtz" w:date="2014-05-04T18:14:00Z">
        <w:r w:rsidRPr="001B4426">
          <w:t>using System;</w:t>
        </w:r>
      </w:ins>
    </w:p>
    <w:p w14:paraId="603BB219" w14:textId="77777777" w:rsidR="001B4426" w:rsidRPr="001B4426" w:rsidRDefault="001B4426" w:rsidP="001B4426">
      <w:pPr>
        <w:pStyle w:val="Code"/>
        <w:rPr>
          <w:ins w:id="419" w:author="Jamie Kurtz" w:date="2014-05-04T18:14:00Z"/>
        </w:rPr>
        <w:pPrChange w:id="420" w:author="Jamie Kurtz" w:date="2014-05-04T18:14:00Z">
          <w:pPr>
            <w:pStyle w:val="CodeCaption"/>
          </w:pPr>
        </w:pPrChange>
      </w:pPr>
      <w:ins w:id="421" w:author="Jamie Kurtz" w:date="2014-05-04T18:14:00Z">
        <w:r w:rsidRPr="001B4426">
          <w:t>using System.Net.Http;</w:t>
        </w:r>
      </w:ins>
    </w:p>
    <w:p w14:paraId="6D2C4EAF" w14:textId="77777777" w:rsidR="001B4426" w:rsidRPr="001B4426" w:rsidRDefault="001B4426" w:rsidP="001B4426">
      <w:pPr>
        <w:pStyle w:val="Code"/>
        <w:rPr>
          <w:ins w:id="422" w:author="Jamie Kurtz" w:date="2014-05-04T18:14:00Z"/>
        </w:rPr>
        <w:pPrChange w:id="423" w:author="Jamie Kurtz" w:date="2014-05-04T18:14:00Z">
          <w:pPr>
            <w:pStyle w:val="CodeCaption"/>
          </w:pPr>
        </w:pPrChange>
      </w:pPr>
      <w:ins w:id="424" w:author="Jamie Kurtz" w:date="2014-05-04T18:14:00Z">
        <w:r w:rsidRPr="001B4426">
          <w:t>using System.Web.Http.Tracing;</w:t>
        </w:r>
      </w:ins>
    </w:p>
    <w:p w14:paraId="57D3751A" w14:textId="77777777" w:rsidR="001B4426" w:rsidRPr="001B4426" w:rsidRDefault="001B4426" w:rsidP="001B4426">
      <w:pPr>
        <w:pStyle w:val="Code"/>
        <w:rPr>
          <w:ins w:id="425" w:author="Jamie Kurtz" w:date="2014-05-04T18:14:00Z"/>
        </w:rPr>
        <w:pPrChange w:id="426" w:author="Jamie Kurtz" w:date="2014-05-04T18:14:00Z">
          <w:pPr>
            <w:pStyle w:val="CodeCaption"/>
          </w:pPr>
        </w:pPrChange>
      </w:pPr>
      <w:ins w:id="427" w:author="Jamie Kurtz" w:date="2014-05-04T18:14:00Z">
        <w:r w:rsidRPr="001B4426">
          <w:t>using log4net;</w:t>
        </w:r>
      </w:ins>
    </w:p>
    <w:p w14:paraId="66404514" w14:textId="77777777" w:rsidR="001B4426" w:rsidRPr="001B4426" w:rsidRDefault="001B4426" w:rsidP="001B4426">
      <w:pPr>
        <w:pStyle w:val="Code"/>
        <w:rPr>
          <w:ins w:id="428" w:author="Jamie Kurtz" w:date="2014-05-04T18:14:00Z"/>
        </w:rPr>
        <w:pPrChange w:id="429" w:author="Jamie Kurtz" w:date="2014-05-04T18:14:00Z">
          <w:pPr>
            <w:pStyle w:val="CodeCaption"/>
          </w:pPr>
        </w:pPrChange>
      </w:pPr>
      <w:ins w:id="430" w:author="Jamie Kurtz" w:date="2014-05-04T18:14:00Z">
        <w:r w:rsidRPr="001B4426">
          <w:t>using WebApi2Book.Common.Logging;</w:t>
        </w:r>
      </w:ins>
    </w:p>
    <w:p w14:paraId="4AA6F9EA" w14:textId="77777777" w:rsidR="001B4426" w:rsidRPr="001B4426" w:rsidRDefault="001B4426" w:rsidP="001B4426">
      <w:pPr>
        <w:pStyle w:val="Code"/>
        <w:rPr>
          <w:ins w:id="431" w:author="Jamie Kurtz" w:date="2014-05-04T18:14:00Z"/>
        </w:rPr>
        <w:pPrChange w:id="432" w:author="Jamie Kurtz" w:date="2014-05-04T18:14:00Z">
          <w:pPr>
            <w:pStyle w:val="CodeCaption"/>
          </w:pPr>
        </w:pPrChange>
      </w:pPr>
    </w:p>
    <w:p w14:paraId="02CE6432" w14:textId="77777777" w:rsidR="001B4426" w:rsidRPr="001B4426" w:rsidRDefault="001B4426" w:rsidP="001B4426">
      <w:pPr>
        <w:pStyle w:val="Code"/>
        <w:rPr>
          <w:ins w:id="433" w:author="Jamie Kurtz" w:date="2014-05-04T18:14:00Z"/>
        </w:rPr>
        <w:pPrChange w:id="434" w:author="Jamie Kurtz" w:date="2014-05-04T18:14:00Z">
          <w:pPr>
            <w:pStyle w:val="CodeCaption"/>
          </w:pPr>
        </w:pPrChange>
      </w:pPr>
      <w:ins w:id="435" w:author="Jamie Kurtz" w:date="2014-05-04T18:14:00Z">
        <w:r w:rsidRPr="001B4426">
          <w:t>namespace WebApi2Book.Web.Common</w:t>
        </w:r>
      </w:ins>
    </w:p>
    <w:p w14:paraId="42E69201" w14:textId="77777777" w:rsidR="001B4426" w:rsidRPr="001B4426" w:rsidRDefault="001B4426" w:rsidP="001B4426">
      <w:pPr>
        <w:pStyle w:val="Code"/>
        <w:rPr>
          <w:ins w:id="436" w:author="Jamie Kurtz" w:date="2014-05-04T18:14:00Z"/>
        </w:rPr>
        <w:pPrChange w:id="437" w:author="Jamie Kurtz" w:date="2014-05-04T18:14:00Z">
          <w:pPr>
            <w:pStyle w:val="CodeCaption"/>
          </w:pPr>
        </w:pPrChange>
      </w:pPr>
      <w:ins w:id="438" w:author="Jamie Kurtz" w:date="2014-05-04T18:14:00Z">
        <w:r w:rsidRPr="001B4426">
          <w:t>{</w:t>
        </w:r>
      </w:ins>
    </w:p>
    <w:p w14:paraId="227C00EA" w14:textId="77777777" w:rsidR="001B4426" w:rsidRPr="001B4426" w:rsidRDefault="001B4426" w:rsidP="001B4426">
      <w:pPr>
        <w:pStyle w:val="Code"/>
        <w:rPr>
          <w:ins w:id="439" w:author="Jamie Kurtz" w:date="2014-05-04T18:14:00Z"/>
        </w:rPr>
        <w:pPrChange w:id="440" w:author="Jamie Kurtz" w:date="2014-05-04T18:14:00Z">
          <w:pPr>
            <w:pStyle w:val="CodeCaption"/>
          </w:pPr>
        </w:pPrChange>
      </w:pPr>
      <w:ins w:id="441" w:author="Jamie Kurtz" w:date="2014-05-04T18:14:00Z">
        <w:r w:rsidRPr="001B4426">
          <w:t xml:space="preserve">    public class SimpleTraceWriter : ITraceWriter</w:t>
        </w:r>
      </w:ins>
    </w:p>
    <w:p w14:paraId="0A3BE59B" w14:textId="77777777" w:rsidR="001B4426" w:rsidRPr="001B4426" w:rsidRDefault="001B4426" w:rsidP="001B4426">
      <w:pPr>
        <w:pStyle w:val="Code"/>
        <w:rPr>
          <w:ins w:id="442" w:author="Jamie Kurtz" w:date="2014-05-04T18:14:00Z"/>
        </w:rPr>
        <w:pPrChange w:id="443" w:author="Jamie Kurtz" w:date="2014-05-04T18:14:00Z">
          <w:pPr>
            <w:pStyle w:val="CodeCaption"/>
          </w:pPr>
        </w:pPrChange>
      </w:pPr>
      <w:ins w:id="444" w:author="Jamie Kurtz" w:date="2014-05-04T18:14:00Z">
        <w:r w:rsidRPr="001B4426">
          <w:t xml:space="preserve">    {</w:t>
        </w:r>
      </w:ins>
    </w:p>
    <w:p w14:paraId="36E4218F" w14:textId="77777777" w:rsidR="001B4426" w:rsidRPr="001B4426" w:rsidRDefault="001B4426" w:rsidP="001B4426">
      <w:pPr>
        <w:pStyle w:val="Code"/>
        <w:rPr>
          <w:ins w:id="445" w:author="Jamie Kurtz" w:date="2014-05-04T18:14:00Z"/>
        </w:rPr>
        <w:pPrChange w:id="446" w:author="Jamie Kurtz" w:date="2014-05-04T18:14:00Z">
          <w:pPr>
            <w:pStyle w:val="CodeCaption"/>
          </w:pPr>
        </w:pPrChange>
      </w:pPr>
      <w:ins w:id="447" w:author="Jamie Kurtz" w:date="2014-05-04T18:14:00Z">
        <w:r w:rsidRPr="001B4426">
          <w:t xml:space="preserve">        private readonly ILog _log;</w:t>
        </w:r>
      </w:ins>
    </w:p>
    <w:p w14:paraId="68E831E7" w14:textId="77777777" w:rsidR="001B4426" w:rsidRPr="001B4426" w:rsidRDefault="001B4426" w:rsidP="001B4426">
      <w:pPr>
        <w:pStyle w:val="Code"/>
        <w:rPr>
          <w:ins w:id="448" w:author="Jamie Kurtz" w:date="2014-05-04T18:14:00Z"/>
        </w:rPr>
        <w:pPrChange w:id="449" w:author="Jamie Kurtz" w:date="2014-05-04T18:14:00Z">
          <w:pPr>
            <w:pStyle w:val="CodeCaption"/>
          </w:pPr>
        </w:pPrChange>
      </w:pPr>
    </w:p>
    <w:p w14:paraId="2ECF6BA5" w14:textId="77777777" w:rsidR="001B4426" w:rsidRPr="001B4426" w:rsidRDefault="001B4426" w:rsidP="001B4426">
      <w:pPr>
        <w:pStyle w:val="Code"/>
        <w:rPr>
          <w:ins w:id="450" w:author="Jamie Kurtz" w:date="2014-05-04T18:14:00Z"/>
        </w:rPr>
        <w:pPrChange w:id="451" w:author="Jamie Kurtz" w:date="2014-05-04T18:14:00Z">
          <w:pPr>
            <w:pStyle w:val="CodeCaption"/>
          </w:pPr>
        </w:pPrChange>
      </w:pPr>
      <w:ins w:id="452" w:author="Jamie Kurtz" w:date="2014-05-04T18:14:00Z">
        <w:r w:rsidRPr="001B4426">
          <w:t xml:space="preserve">        public SimpleTraceWriter(ILogManager logManager)</w:t>
        </w:r>
      </w:ins>
    </w:p>
    <w:p w14:paraId="66617507" w14:textId="77777777" w:rsidR="001B4426" w:rsidRPr="001B4426" w:rsidRDefault="001B4426" w:rsidP="001B4426">
      <w:pPr>
        <w:pStyle w:val="Code"/>
        <w:rPr>
          <w:ins w:id="453" w:author="Jamie Kurtz" w:date="2014-05-04T18:14:00Z"/>
        </w:rPr>
        <w:pPrChange w:id="454" w:author="Jamie Kurtz" w:date="2014-05-04T18:14:00Z">
          <w:pPr>
            <w:pStyle w:val="CodeCaption"/>
          </w:pPr>
        </w:pPrChange>
      </w:pPr>
      <w:ins w:id="455" w:author="Jamie Kurtz" w:date="2014-05-04T18:14:00Z">
        <w:r w:rsidRPr="001B4426">
          <w:lastRenderedPageBreak/>
          <w:t xml:space="preserve">        {</w:t>
        </w:r>
      </w:ins>
    </w:p>
    <w:p w14:paraId="43D37073" w14:textId="77777777" w:rsidR="001B4426" w:rsidRPr="001B4426" w:rsidRDefault="001B4426" w:rsidP="001B4426">
      <w:pPr>
        <w:pStyle w:val="Code"/>
        <w:rPr>
          <w:ins w:id="456" w:author="Jamie Kurtz" w:date="2014-05-04T18:14:00Z"/>
        </w:rPr>
        <w:pPrChange w:id="457" w:author="Jamie Kurtz" w:date="2014-05-04T18:14:00Z">
          <w:pPr>
            <w:pStyle w:val="CodeCaption"/>
          </w:pPr>
        </w:pPrChange>
      </w:pPr>
      <w:ins w:id="458" w:author="Jamie Kurtz" w:date="2014-05-04T18:14:00Z">
        <w:r w:rsidRPr="001B4426">
          <w:t xml:space="preserve">            _log = logManager.GetLog(typeof (SimpleTraceWriter));</w:t>
        </w:r>
      </w:ins>
    </w:p>
    <w:p w14:paraId="218DBCA1" w14:textId="77777777" w:rsidR="001B4426" w:rsidRPr="001B4426" w:rsidRDefault="001B4426" w:rsidP="001B4426">
      <w:pPr>
        <w:pStyle w:val="Code"/>
        <w:rPr>
          <w:ins w:id="459" w:author="Jamie Kurtz" w:date="2014-05-04T18:14:00Z"/>
        </w:rPr>
        <w:pPrChange w:id="460" w:author="Jamie Kurtz" w:date="2014-05-04T18:14:00Z">
          <w:pPr>
            <w:pStyle w:val="CodeCaption"/>
          </w:pPr>
        </w:pPrChange>
      </w:pPr>
      <w:ins w:id="461" w:author="Jamie Kurtz" w:date="2014-05-04T18:14:00Z">
        <w:r w:rsidRPr="001B4426">
          <w:t xml:space="preserve">        }</w:t>
        </w:r>
      </w:ins>
    </w:p>
    <w:p w14:paraId="558A1F97" w14:textId="77777777" w:rsidR="001B4426" w:rsidRPr="001B4426" w:rsidRDefault="001B4426" w:rsidP="001B4426">
      <w:pPr>
        <w:pStyle w:val="Code"/>
        <w:rPr>
          <w:ins w:id="462" w:author="Jamie Kurtz" w:date="2014-05-04T18:14:00Z"/>
        </w:rPr>
        <w:pPrChange w:id="463" w:author="Jamie Kurtz" w:date="2014-05-04T18:14:00Z">
          <w:pPr>
            <w:pStyle w:val="CodeCaption"/>
          </w:pPr>
        </w:pPrChange>
      </w:pPr>
    </w:p>
    <w:p w14:paraId="2EEAB90D" w14:textId="77777777" w:rsidR="001B4426" w:rsidRPr="001B4426" w:rsidRDefault="001B4426" w:rsidP="001B4426">
      <w:pPr>
        <w:pStyle w:val="Code"/>
        <w:rPr>
          <w:ins w:id="464" w:author="Jamie Kurtz" w:date="2014-05-04T18:14:00Z"/>
        </w:rPr>
        <w:pPrChange w:id="465" w:author="Jamie Kurtz" w:date="2014-05-04T18:14:00Z">
          <w:pPr>
            <w:pStyle w:val="CodeCaption"/>
          </w:pPr>
        </w:pPrChange>
      </w:pPr>
      <w:ins w:id="466" w:author="Jamie Kurtz" w:date="2014-05-04T18:14:00Z">
        <w:r w:rsidRPr="001B4426">
          <w:t xml:space="preserve">        public void Trace(HttpRequestMessage request, string category, TraceLevel level, Action&lt;TraceRecord&gt; traceAction)</w:t>
        </w:r>
      </w:ins>
    </w:p>
    <w:p w14:paraId="7DC9EF5A" w14:textId="77777777" w:rsidR="001B4426" w:rsidRPr="001B4426" w:rsidRDefault="001B4426" w:rsidP="001B4426">
      <w:pPr>
        <w:pStyle w:val="Code"/>
        <w:rPr>
          <w:ins w:id="467" w:author="Jamie Kurtz" w:date="2014-05-04T18:14:00Z"/>
        </w:rPr>
        <w:pPrChange w:id="468" w:author="Jamie Kurtz" w:date="2014-05-04T18:14:00Z">
          <w:pPr>
            <w:pStyle w:val="CodeCaption"/>
          </w:pPr>
        </w:pPrChange>
      </w:pPr>
      <w:ins w:id="469" w:author="Jamie Kurtz" w:date="2014-05-04T18:14:00Z">
        <w:r w:rsidRPr="001B4426">
          <w:t xml:space="preserve">        {</w:t>
        </w:r>
      </w:ins>
    </w:p>
    <w:p w14:paraId="46F04269" w14:textId="77777777" w:rsidR="001B4426" w:rsidRPr="001B4426" w:rsidRDefault="001B4426" w:rsidP="001B4426">
      <w:pPr>
        <w:pStyle w:val="Code"/>
        <w:rPr>
          <w:ins w:id="470" w:author="Jamie Kurtz" w:date="2014-05-04T18:14:00Z"/>
        </w:rPr>
        <w:pPrChange w:id="471" w:author="Jamie Kurtz" w:date="2014-05-04T18:14:00Z">
          <w:pPr>
            <w:pStyle w:val="CodeCaption"/>
          </w:pPr>
        </w:pPrChange>
      </w:pPr>
      <w:ins w:id="472" w:author="Jamie Kurtz" w:date="2014-05-04T18:14:00Z">
        <w:r w:rsidRPr="001B4426">
          <w:t xml:space="preserve">            var rec = new TraceRecord(request, category, level);</w:t>
        </w:r>
      </w:ins>
    </w:p>
    <w:p w14:paraId="0A309395" w14:textId="77777777" w:rsidR="001B4426" w:rsidRPr="001B4426" w:rsidRDefault="001B4426" w:rsidP="001B4426">
      <w:pPr>
        <w:pStyle w:val="Code"/>
        <w:rPr>
          <w:ins w:id="473" w:author="Jamie Kurtz" w:date="2014-05-04T18:14:00Z"/>
        </w:rPr>
        <w:pPrChange w:id="474" w:author="Jamie Kurtz" w:date="2014-05-04T18:14:00Z">
          <w:pPr>
            <w:pStyle w:val="CodeCaption"/>
          </w:pPr>
        </w:pPrChange>
      </w:pPr>
      <w:ins w:id="475" w:author="Jamie Kurtz" w:date="2014-05-04T18:14:00Z">
        <w:r w:rsidRPr="001B4426">
          <w:t xml:space="preserve">            traceAction(rec);</w:t>
        </w:r>
      </w:ins>
    </w:p>
    <w:p w14:paraId="049A8204" w14:textId="77777777" w:rsidR="001B4426" w:rsidRPr="001B4426" w:rsidRDefault="001B4426" w:rsidP="001B4426">
      <w:pPr>
        <w:pStyle w:val="Code"/>
        <w:rPr>
          <w:ins w:id="476" w:author="Jamie Kurtz" w:date="2014-05-04T18:14:00Z"/>
        </w:rPr>
        <w:pPrChange w:id="477" w:author="Jamie Kurtz" w:date="2014-05-04T18:14:00Z">
          <w:pPr>
            <w:pStyle w:val="CodeCaption"/>
          </w:pPr>
        </w:pPrChange>
      </w:pPr>
      <w:ins w:id="478" w:author="Jamie Kurtz" w:date="2014-05-04T18:14:00Z">
        <w:r w:rsidRPr="001B4426">
          <w:t xml:space="preserve">            WriteTrace(rec);</w:t>
        </w:r>
      </w:ins>
    </w:p>
    <w:p w14:paraId="367A807C" w14:textId="77777777" w:rsidR="001B4426" w:rsidRPr="001B4426" w:rsidRDefault="001B4426" w:rsidP="001B4426">
      <w:pPr>
        <w:pStyle w:val="Code"/>
        <w:rPr>
          <w:ins w:id="479" w:author="Jamie Kurtz" w:date="2014-05-04T18:14:00Z"/>
        </w:rPr>
        <w:pPrChange w:id="480" w:author="Jamie Kurtz" w:date="2014-05-04T18:14:00Z">
          <w:pPr>
            <w:pStyle w:val="CodeCaption"/>
          </w:pPr>
        </w:pPrChange>
      </w:pPr>
      <w:ins w:id="481" w:author="Jamie Kurtz" w:date="2014-05-04T18:14:00Z">
        <w:r w:rsidRPr="001B4426">
          <w:t xml:space="preserve">        }</w:t>
        </w:r>
      </w:ins>
    </w:p>
    <w:p w14:paraId="149FF542" w14:textId="77777777" w:rsidR="001B4426" w:rsidRPr="001B4426" w:rsidRDefault="001B4426" w:rsidP="001B4426">
      <w:pPr>
        <w:pStyle w:val="Code"/>
        <w:rPr>
          <w:ins w:id="482" w:author="Jamie Kurtz" w:date="2014-05-04T18:14:00Z"/>
        </w:rPr>
        <w:pPrChange w:id="483" w:author="Jamie Kurtz" w:date="2014-05-04T18:14:00Z">
          <w:pPr>
            <w:pStyle w:val="CodeCaption"/>
          </w:pPr>
        </w:pPrChange>
      </w:pPr>
    </w:p>
    <w:p w14:paraId="5790A125" w14:textId="77777777" w:rsidR="001B4426" w:rsidRPr="001B4426" w:rsidRDefault="001B4426" w:rsidP="001B4426">
      <w:pPr>
        <w:pStyle w:val="Code"/>
        <w:rPr>
          <w:ins w:id="484" w:author="Jamie Kurtz" w:date="2014-05-04T18:14:00Z"/>
        </w:rPr>
        <w:pPrChange w:id="485" w:author="Jamie Kurtz" w:date="2014-05-04T18:14:00Z">
          <w:pPr>
            <w:pStyle w:val="CodeCaption"/>
          </w:pPr>
        </w:pPrChange>
      </w:pPr>
      <w:ins w:id="486" w:author="Jamie Kurtz" w:date="2014-05-04T18:14:00Z">
        <w:r w:rsidRPr="001B4426">
          <w:t xml:space="preserve">        public void WriteTrace(TraceRecord rec)</w:t>
        </w:r>
      </w:ins>
    </w:p>
    <w:p w14:paraId="6282DCCF" w14:textId="77777777" w:rsidR="001B4426" w:rsidRPr="001B4426" w:rsidRDefault="001B4426" w:rsidP="001B4426">
      <w:pPr>
        <w:pStyle w:val="Code"/>
        <w:rPr>
          <w:ins w:id="487" w:author="Jamie Kurtz" w:date="2014-05-04T18:14:00Z"/>
        </w:rPr>
        <w:pPrChange w:id="488" w:author="Jamie Kurtz" w:date="2014-05-04T18:14:00Z">
          <w:pPr>
            <w:pStyle w:val="CodeCaption"/>
          </w:pPr>
        </w:pPrChange>
      </w:pPr>
      <w:ins w:id="489" w:author="Jamie Kurtz" w:date="2014-05-04T18:14:00Z">
        <w:r w:rsidRPr="001B4426">
          <w:t xml:space="preserve">        {</w:t>
        </w:r>
      </w:ins>
    </w:p>
    <w:p w14:paraId="515DDF45" w14:textId="77777777" w:rsidR="001B4426" w:rsidRPr="001B4426" w:rsidRDefault="001B4426" w:rsidP="001B4426">
      <w:pPr>
        <w:pStyle w:val="Code"/>
        <w:rPr>
          <w:ins w:id="490" w:author="Jamie Kurtz" w:date="2014-05-04T18:14:00Z"/>
        </w:rPr>
        <w:pPrChange w:id="491" w:author="Jamie Kurtz" w:date="2014-05-04T18:14:00Z">
          <w:pPr>
            <w:pStyle w:val="CodeCaption"/>
          </w:pPr>
        </w:pPrChange>
      </w:pPr>
      <w:ins w:id="492" w:author="Jamie Kurtz" w:date="2014-05-04T18:14:00Z">
        <w:r w:rsidRPr="001B4426">
          <w:t xml:space="preserve">            const string traceFormat =</w:t>
        </w:r>
      </w:ins>
    </w:p>
    <w:p w14:paraId="194B2D64" w14:textId="77777777" w:rsidR="001B4426" w:rsidRPr="001B4426" w:rsidRDefault="001B4426" w:rsidP="001B4426">
      <w:pPr>
        <w:pStyle w:val="Code"/>
        <w:rPr>
          <w:ins w:id="493" w:author="Jamie Kurtz" w:date="2014-05-04T18:14:00Z"/>
        </w:rPr>
        <w:pPrChange w:id="494" w:author="Jamie Kurtz" w:date="2014-05-04T18:14:00Z">
          <w:pPr>
            <w:pStyle w:val="CodeCaption"/>
          </w:pPr>
        </w:pPrChange>
      </w:pPr>
      <w:ins w:id="495" w:author="Jamie Kurtz" w:date="2014-05-04T18:14:00Z">
        <w:r w:rsidRPr="001B4426">
          <w:t xml:space="preserve">                "RequestId={0};{1}Kind={2};{3}Status={4};{5}Operation={6};{7}Operator={8};{9}Category={10}{11}Request={12}{13}Message={14}";</w:t>
        </w:r>
      </w:ins>
    </w:p>
    <w:p w14:paraId="74190834" w14:textId="77777777" w:rsidR="001B4426" w:rsidRPr="001B4426" w:rsidRDefault="001B4426" w:rsidP="001B4426">
      <w:pPr>
        <w:pStyle w:val="Code"/>
        <w:rPr>
          <w:ins w:id="496" w:author="Jamie Kurtz" w:date="2014-05-04T18:14:00Z"/>
        </w:rPr>
        <w:pPrChange w:id="497" w:author="Jamie Kurtz" w:date="2014-05-04T18:14:00Z">
          <w:pPr>
            <w:pStyle w:val="CodeCaption"/>
          </w:pPr>
        </w:pPrChange>
      </w:pPr>
    </w:p>
    <w:p w14:paraId="7F5C998A" w14:textId="77777777" w:rsidR="001B4426" w:rsidRPr="001B4426" w:rsidRDefault="001B4426" w:rsidP="001B4426">
      <w:pPr>
        <w:pStyle w:val="Code"/>
        <w:rPr>
          <w:ins w:id="498" w:author="Jamie Kurtz" w:date="2014-05-04T18:14:00Z"/>
        </w:rPr>
        <w:pPrChange w:id="499" w:author="Jamie Kurtz" w:date="2014-05-04T18:14:00Z">
          <w:pPr>
            <w:pStyle w:val="CodeCaption"/>
          </w:pPr>
        </w:pPrChange>
      </w:pPr>
      <w:ins w:id="500" w:author="Jamie Kurtz" w:date="2014-05-04T18:14:00Z">
        <w:r w:rsidRPr="001B4426">
          <w:t xml:space="preserve">            var args = new object[]</w:t>
        </w:r>
      </w:ins>
    </w:p>
    <w:p w14:paraId="1E7B3DA5" w14:textId="77777777" w:rsidR="001B4426" w:rsidRPr="001B4426" w:rsidRDefault="001B4426" w:rsidP="001B4426">
      <w:pPr>
        <w:pStyle w:val="Code"/>
        <w:rPr>
          <w:ins w:id="501" w:author="Jamie Kurtz" w:date="2014-05-04T18:14:00Z"/>
        </w:rPr>
        <w:pPrChange w:id="502" w:author="Jamie Kurtz" w:date="2014-05-04T18:14:00Z">
          <w:pPr>
            <w:pStyle w:val="CodeCaption"/>
          </w:pPr>
        </w:pPrChange>
      </w:pPr>
      <w:ins w:id="503" w:author="Jamie Kurtz" w:date="2014-05-04T18:14:00Z">
        <w:r w:rsidRPr="001B4426">
          <w:t xml:space="preserve">            {</w:t>
        </w:r>
      </w:ins>
    </w:p>
    <w:p w14:paraId="78F895D1" w14:textId="77777777" w:rsidR="001B4426" w:rsidRPr="001B4426" w:rsidRDefault="001B4426" w:rsidP="001B4426">
      <w:pPr>
        <w:pStyle w:val="Code"/>
        <w:rPr>
          <w:ins w:id="504" w:author="Jamie Kurtz" w:date="2014-05-04T18:14:00Z"/>
        </w:rPr>
        <w:pPrChange w:id="505" w:author="Jamie Kurtz" w:date="2014-05-04T18:14:00Z">
          <w:pPr>
            <w:pStyle w:val="CodeCaption"/>
          </w:pPr>
        </w:pPrChange>
      </w:pPr>
      <w:ins w:id="506" w:author="Jamie Kurtz" w:date="2014-05-04T18:14:00Z">
        <w:r w:rsidRPr="001B4426">
          <w:t xml:space="preserve">                rec.RequestId,</w:t>
        </w:r>
      </w:ins>
    </w:p>
    <w:p w14:paraId="73985993" w14:textId="77777777" w:rsidR="001B4426" w:rsidRPr="001B4426" w:rsidRDefault="001B4426" w:rsidP="001B4426">
      <w:pPr>
        <w:pStyle w:val="Code"/>
        <w:rPr>
          <w:ins w:id="507" w:author="Jamie Kurtz" w:date="2014-05-04T18:14:00Z"/>
        </w:rPr>
        <w:pPrChange w:id="508" w:author="Jamie Kurtz" w:date="2014-05-04T18:14:00Z">
          <w:pPr>
            <w:pStyle w:val="CodeCaption"/>
          </w:pPr>
        </w:pPrChange>
      </w:pPr>
      <w:ins w:id="509" w:author="Jamie Kurtz" w:date="2014-05-04T18:14:00Z">
        <w:r w:rsidRPr="001B4426">
          <w:t xml:space="preserve">                Environment.NewLine,</w:t>
        </w:r>
      </w:ins>
    </w:p>
    <w:p w14:paraId="36B156E9" w14:textId="77777777" w:rsidR="001B4426" w:rsidRPr="001B4426" w:rsidRDefault="001B4426" w:rsidP="001B4426">
      <w:pPr>
        <w:pStyle w:val="Code"/>
        <w:rPr>
          <w:ins w:id="510" w:author="Jamie Kurtz" w:date="2014-05-04T18:14:00Z"/>
        </w:rPr>
        <w:pPrChange w:id="511" w:author="Jamie Kurtz" w:date="2014-05-04T18:14:00Z">
          <w:pPr>
            <w:pStyle w:val="CodeCaption"/>
          </w:pPr>
        </w:pPrChange>
      </w:pPr>
      <w:ins w:id="512" w:author="Jamie Kurtz" w:date="2014-05-04T18:14:00Z">
        <w:r w:rsidRPr="001B4426">
          <w:t xml:space="preserve">                rec.Kind,</w:t>
        </w:r>
      </w:ins>
    </w:p>
    <w:p w14:paraId="4C6001E2" w14:textId="77777777" w:rsidR="001B4426" w:rsidRPr="001B4426" w:rsidRDefault="001B4426" w:rsidP="001B4426">
      <w:pPr>
        <w:pStyle w:val="Code"/>
        <w:rPr>
          <w:ins w:id="513" w:author="Jamie Kurtz" w:date="2014-05-04T18:14:00Z"/>
        </w:rPr>
        <w:pPrChange w:id="514" w:author="Jamie Kurtz" w:date="2014-05-04T18:14:00Z">
          <w:pPr>
            <w:pStyle w:val="CodeCaption"/>
          </w:pPr>
        </w:pPrChange>
      </w:pPr>
      <w:ins w:id="515" w:author="Jamie Kurtz" w:date="2014-05-04T18:14:00Z">
        <w:r w:rsidRPr="001B4426">
          <w:t xml:space="preserve">                Environment.NewLine,</w:t>
        </w:r>
      </w:ins>
    </w:p>
    <w:p w14:paraId="1A3521C2" w14:textId="77777777" w:rsidR="001B4426" w:rsidRPr="001B4426" w:rsidRDefault="001B4426" w:rsidP="001B4426">
      <w:pPr>
        <w:pStyle w:val="Code"/>
        <w:rPr>
          <w:ins w:id="516" w:author="Jamie Kurtz" w:date="2014-05-04T18:14:00Z"/>
        </w:rPr>
        <w:pPrChange w:id="517" w:author="Jamie Kurtz" w:date="2014-05-04T18:14:00Z">
          <w:pPr>
            <w:pStyle w:val="CodeCaption"/>
          </w:pPr>
        </w:pPrChange>
      </w:pPr>
      <w:ins w:id="518" w:author="Jamie Kurtz" w:date="2014-05-04T18:14:00Z">
        <w:r w:rsidRPr="001B4426">
          <w:t xml:space="preserve">                rec.Status,</w:t>
        </w:r>
      </w:ins>
    </w:p>
    <w:p w14:paraId="035CBD1D" w14:textId="77777777" w:rsidR="001B4426" w:rsidRPr="001B4426" w:rsidRDefault="001B4426" w:rsidP="001B4426">
      <w:pPr>
        <w:pStyle w:val="Code"/>
        <w:rPr>
          <w:ins w:id="519" w:author="Jamie Kurtz" w:date="2014-05-04T18:14:00Z"/>
        </w:rPr>
        <w:pPrChange w:id="520" w:author="Jamie Kurtz" w:date="2014-05-04T18:14:00Z">
          <w:pPr>
            <w:pStyle w:val="CodeCaption"/>
          </w:pPr>
        </w:pPrChange>
      </w:pPr>
      <w:ins w:id="521" w:author="Jamie Kurtz" w:date="2014-05-04T18:14:00Z">
        <w:r w:rsidRPr="001B4426">
          <w:t xml:space="preserve">                Environment.NewLine,</w:t>
        </w:r>
      </w:ins>
    </w:p>
    <w:p w14:paraId="17CFA667" w14:textId="77777777" w:rsidR="001B4426" w:rsidRPr="001B4426" w:rsidRDefault="001B4426" w:rsidP="001B4426">
      <w:pPr>
        <w:pStyle w:val="Code"/>
        <w:rPr>
          <w:ins w:id="522" w:author="Jamie Kurtz" w:date="2014-05-04T18:14:00Z"/>
        </w:rPr>
        <w:pPrChange w:id="523" w:author="Jamie Kurtz" w:date="2014-05-04T18:14:00Z">
          <w:pPr>
            <w:pStyle w:val="CodeCaption"/>
          </w:pPr>
        </w:pPrChange>
      </w:pPr>
      <w:ins w:id="524" w:author="Jamie Kurtz" w:date="2014-05-04T18:14:00Z">
        <w:r w:rsidRPr="001B4426">
          <w:t xml:space="preserve">                rec.Operation,</w:t>
        </w:r>
      </w:ins>
    </w:p>
    <w:p w14:paraId="142F7EFC" w14:textId="77777777" w:rsidR="001B4426" w:rsidRPr="001B4426" w:rsidRDefault="001B4426" w:rsidP="001B4426">
      <w:pPr>
        <w:pStyle w:val="Code"/>
        <w:rPr>
          <w:ins w:id="525" w:author="Jamie Kurtz" w:date="2014-05-04T18:14:00Z"/>
        </w:rPr>
        <w:pPrChange w:id="526" w:author="Jamie Kurtz" w:date="2014-05-04T18:14:00Z">
          <w:pPr>
            <w:pStyle w:val="CodeCaption"/>
          </w:pPr>
        </w:pPrChange>
      </w:pPr>
      <w:ins w:id="527" w:author="Jamie Kurtz" w:date="2014-05-04T18:14:00Z">
        <w:r w:rsidRPr="001B4426">
          <w:t xml:space="preserve">                Environment.NewLine,</w:t>
        </w:r>
      </w:ins>
    </w:p>
    <w:p w14:paraId="7D273A8C" w14:textId="77777777" w:rsidR="001B4426" w:rsidRPr="001B4426" w:rsidRDefault="001B4426" w:rsidP="001B4426">
      <w:pPr>
        <w:pStyle w:val="Code"/>
        <w:rPr>
          <w:ins w:id="528" w:author="Jamie Kurtz" w:date="2014-05-04T18:14:00Z"/>
        </w:rPr>
        <w:pPrChange w:id="529" w:author="Jamie Kurtz" w:date="2014-05-04T18:14:00Z">
          <w:pPr>
            <w:pStyle w:val="CodeCaption"/>
          </w:pPr>
        </w:pPrChange>
      </w:pPr>
      <w:ins w:id="530" w:author="Jamie Kurtz" w:date="2014-05-04T18:14:00Z">
        <w:r w:rsidRPr="001B4426">
          <w:t xml:space="preserve">                rec.Operator,</w:t>
        </w:r>
      </w:ins>
    </w:p>
    <w:p w14:paraId="64FE051E" w14:textId="77777777" w:rsidR="001B4426" w:rsidRPr="001B4426" w:rsidRDefault="001B4426" w:rsidP="001B4426">
      <w:pPr>
        <w:pStyle w:val="Code"/>
        <w:rPr>
          <w:ins w:id="531" w:author="Jamie Kurtz" w:date="2014-05-04T18:14:00Z"/>
        </w:rPr>
        <w:pPrChange w:id="532" w:author="Jamie Kurtz" w:date="2014-05-04T18:14:00Z">
          <w:pPr>
            <w:pStyle w:val="CodeCaption"/>
          </w:pPr>
        </w:pPrChange>
      </w:pPr>
      <w:ins w:id="533" w:author="Jamie Kurtz" w:date="2014-05-04T18:14:00Z">
        <w:r w:rsidRPr="001B4426">
          <w:t xml:space="preserve">                Environment.NewLine,</w:t>
        </w:r>
      </w:ins>
    </w:p>
    <w:p w14:paraId="00173E46" w14:textId="77777777" w:rsidR="001B4426" w:rsidRPr="001B4426" w:rsidRDefault="001B4426" w:rsidP="001B4426">
      <w:pPr>
        <w:pStyle w:val="Code"/>
        <w:rPr>
          <w:ins w:id="534" w:author="Jamie Kurtz" w:date="2014-05-04T18:14:00Z"/>
        </w:rPr>
        <w:pPrChange w:id="535" w:author="Jamie Kurtz" w:date="2014-05-04T18:14:00Z">
          <w:pPr>
            <w:pStyle w:val="CodeCaption"/>
          </w:pPr>
        </w:pPrChange>
      </w:pPr>
      <w:ins w:id="536" w:author="Jamie Kurtz" w:date="2014-05-04T18:14:00Z">
        <w:r w:rsidRPr="001B4426">
          <w:t xml:space="preserve">                rec.Category,</w:t>
        </w:r>
      </w:ins>
    </w:p>
    <w:p w14:paraId="16BCA5E6" w14:textId="77777777" w:rsidR="001B4426" w:rsidRPr="001B4426" w:rsidRDefault="001B4426" w:rsidP="001B4426">
      <w:pPr>
        <w:pStyle w:val="Code"/>
        <w:rPr>
          <w:ins w:id="537" w:author="Jamie Kurtz" w:date="2014-05-04T18:14:00Z"/>
        </w:rPr>
        <w:pPrChange w:id="538" w:author="Jamie Kurtz" w:date="2014-05-04T18:14:00Z">
          <w:pPr>
            <w:pStyle w:val="CodeCaption"/>
          </w:pPr>
        </w:pPrChange>
      </w:pPr>
      <w:ins w:id="539" w:author="Jamie Kurtz" w:date="2014-05-04T18:14:00Z">
        <w:r w:rsidRPr="001B4426">
          <w:t xml:space="preserve">                Environment.NewLine,</w:t>
        </w:r>
      </w:ins>
    </w:p>
    <w:p w14:paraId="5E35314F" w14:textId="77777777" w:rsidR="001B4426" w:rsidRPr="001B4426" w:rsidRDefault="001B4426" w:rsidP="001B4426">
      <w:pPr>
        <w:pStyle w:val="Code"/>
        <w:rPr>
          <w:ins w:id="540" w:author="Jamie Kurtz" w:date="2014-05-04T18:14:00Z"/>
        </w:rPr>
        <w:pPrChange w:id="541" w:author="Jamie Kurtz" w:date="2014-05-04T18:14:00Z">
          <w:pPr>
            <w:pStyle w:val="CodeCaption"/>
          </w:pPr>
        </w:pPrChange>
      </w:pPr>
      <w:ins w:id="542" w:author="Jamie Kurtz" w:date="2014-05-04T18:14:00Z">
        <w:r w:rsidRPr="001B4426">
          <w:t xml:space="preserve">                rec.Request,</w:t>
        </w:r>
      </w:ins>
    </w:p>
    <w:p w14:paraId="39B19982" w14:textId="77777777" w:rsidR="001B4426" w:rsidRPr="001B4426" w:rsidRDefault="001B4426" w:rsidP="001B4426">
      <w:pPr>
        <w:pStyle w:val="Code"/>
        <w:rPr>
          <w:ins w:id="543" w:author="Jamie Kurtz" w:date="2014-05-04T18:14:00Z"/>
        </w:rPr>
        <w:pPrChange w:id="544" w:author="Jamie Kurtz" w:date="2014-05-04T18:14:00Z">
          <w:pPr>
            <w:pStyle w:val="CodeCaption"/>
          </w:pPr>
        </w:pPrChange>
      </w:pPr>
      <w:ins w:id="545" w:author="Jamie Kurtz" w:date="2014-05-04T18:14:00Z">
        <w:r w:rsidRPr="001B4426">
          <w:t xml:space="preserve">                Environment.NewLine,</w:t>
        </w:r>
      </w:ins>
    </w:p>
    <w:p w14:paraId="6D5AD083" w14:textId="77777777" w:rsidR="001B4426" w:rsidRPr="001B4426" w:rsidRDefault="001B4426" w:rsidP="001B4426">
      <w:pPr>
        <w:pStyle w:val="Code"/>
        <w:rPr>
          <w:ins w:id="546" w:author="Jamie Kurtz" w:date="2014-05-04T18:14:00Z"/>
        </w:rPr>
        <w:pPrChange w:id="547" w:author="Jamie Kurtz" w:date="2014-05-04T18:14:00Z">
          <w:pPr>
            <w:pStyle w:val="CodeCaption"/>
          </w:pPr>
        </w:pPrChange>
      </w:pPr>
      <w:ins w:id="548" w:author="Jamie Kurtz" w:date="2014-05-04T18:14:00Z">
        <w:r w:rsidRPr="001B4426">
          <w:t xml:space="preserve">                rec.Message</w:t>
        </w:r>
      </w:ins>
    </w:p>
    <w:p w14:paraId="4FFE2BF2" w14:textId="77777777" w:rsidR="001B4426" w:rsidRPr="001B4426" w:rsidRDefault="001B4426" w:rsidP="001B4426">
      <w:pPr>
        <w:pStyle w:val="Code"/>
        <w:rPr>
          <w:ins w:id="549" w:author="Jamie Kurtz" w:date="2014-05-04T18:14:00Z"/>
        </w:rPr>
        <w:pPrChange w:id="550" w:author="Jamie Kurtz" w:date="2014-05-04T18:14:00Z">
          <w:pPr>
            <w:pStyle w:val="CodeCaption"/>
          </w:pPr>
        </w:pPrChange>
      </w:pPr>
      <w:ins w:id="551" w:author="Jamie Kurtz" w:date="2014-05-04T18:14:00Z">
        <w:r w:rsidRPr="001B4426">
          <w:t xml:space="preserve">            };</w:t>
        </w:r>
      </w:ins>
    </w:p>
    <w:p w14:paraId="64E8D494" w14:textId="77777777" w:rsidR="001B4426" w:rsidRPr="001B4426" w:rsidRDefault="001B4426" w:rsidP="001B4426">
      <w:pPr>
        <w:pStyle w:val="Code"/>
        <w:rPr>
          <w:ins w:id="552" w:author="Jamie Kurtz" w:date="2014-05-04T18:14:00Z"/>
        </w:rPr>
        <w:pPrChange w:id="553" w:author="Jamie Kurtz" w:date="2014-05-04T18:14:00Z">
          <w:pPr>
            <w:pStyle w:val="CodeCaption"/>
          </w:pPr>
        </w:pPrChange>
      </w:pPr>
    </w:p>
    <w:p w14:paraId="533020A9" w14:textId="77777777" w:rsidR="001B4426" w:rsidRPr="001B4426" w:rsidRDefault="001B4426" w:rsidP="001B4426">
      <w:pPr>
        <w:pStyle w:val="Code"/>
        <w:rPr>
          <w:ins w:id="554" w:author="Jamie Kurtz" w:date="2014-05-04T18:14:00Z"/>
        </w:rPr>
        <w:pPrChange w:id="555" w:author="Jamie Kurtz" w:date="2014-05-04T18:14:00Z">
          <w:pPr>
            <w:pStyle w:val="CodeCaption"/>
          </w:pPr>
        </w:pPrChange>
      </w:pPr>
      <w:ins w:id="556" w:author="Jamie Kurtz" w:date="2014-05-04T18:14:00Z">
        <w:r w:rsidRPr="001B4426">
          <w:t xml:space="preserve">            switch (rec.Level)</w:t>
        </w:r>
      </w:ins>
    </w:p>
    <w:p w14:paraId="7861C6A3" w14:textId="044A5F25" w:rsidR="001B4426" w:rsidRPr="001B4426" w:rsidRDefault="001B4426" w:rsidP="001B4426">
      <w:pPr>
        <w:pStyle w:val="Code"/>
        <w:rPr>
          <w:ins w:id="557" w:author="Jamie Kurtz" w:date="2014-05-04T18:14:00Z"/>
        </w:rPr>
        <w:pPrChange w:id="558" w:author="Jamie Kurtz" w:date="2014-05-04T18:14:00Z">
          <w:pPr>
            <w:pStyle w:val="CodeCaption"/>
          </w:pPr>
        </w:pPrChange>
      </w:pPr>
      <w:ins w:id="559" w:author="Jamie Kurtz" w:date="2014-05-04T18:14:00Z">
        <w:r w:rsidRPr="001B4426">
          <w:t xml:space="preserve">     </w:t>
        </w:r>
        <w:r w:rsidR="00086B34">
          <w:t xml:space="preserve">  </w:t>
        </w:r>
        <w:r w:rsidRPr="001B4426">
          <w:t xml:space="preserve">     {</w:t>
        </w:r>
      </w:ins>
    </w:p>
    <w:p w14:paraId="5A0E53D9" w14:textId="77777777" w:rsidR="001B4426" w:rsidRPr="001B4426" w:rsidRDefault="001B4426" w:rsidP="001B4426">
      <w:pPr>
        <w:pStyle w:val="Code"/>
        <w:rPr>
          <w:ins w:id="560" w:author="Jamie Kurtz" w:date="2014-05-04T18:14:00Z"/>
        </w:rPr>
        <w:pPrChange w:id="561" w:author="Jamie Kurtz" w:date="2014-05-04T18:14:00Z">
          <w:pPr>
            <w:pStyle w:val="CodeCaption"/>
          </w:pPr>
        </w:pPrChange>
      </w:pPr>
      <w:ins w:id="562" w:author="Jamie Kurtz" w:date="2014-05-04T18:14:00Z">
        <w:r w:rsidRPr="001B4426">
          <w:t xml:space="preserve">                case TraceLevel.Debug:</w:t>
        </w:r>
      </w:ins>
    </w:p>
    <w:p w14:paraId="72B396C0" w14:textId="77777777" w:rsidR="001B4426" w:rsidRPr="001B4426" w:rsidRDefault="001B4426" w:rsidP="001B4426">
      <w:pPr>
        <w:pStyle w:val="Code"/>
        <w:rPr>
          <w:ins w:id="563" w:author="Jamie Kurtz" w:date="2014-05-04T18:14:00Z"/>
        </w:rPr>
        <w:pPrChange w:id="564" w:author="Jamie Kurtz" w:date="2014-05-04T18:14:00Z">
          <w:pPr>
            <w:pStyle w:val="CodeCaption"/>
          </w:pPr>
        </w:pPrChange>
      </w:pPr>
      <w:ins w:id="565" w:author="Jamie Kurtz" w:date="2014-05-04T18:14:00Z">
        <w:r w:rsidRPr="001B4426">
          <w:t xml:space="preserve">                    _log.DebugFormat(traceFormat, args);</w:t>
        </w:r>
      </w:ins>
    </w:p>
    <w:p w14:paraId="6EAB4BAB" w14:textId="77777777" w:rsidR="001B4426" w:rsidRPr="001B4426" w:rsidRDefault="001B4426" w:rsidP="001B4426">
      <w:pPr>
        <w:pStyle w:val="Code"/>
        <w:rPr>
          <w:ins w:id="566" w:author="Jamie Kurtz" w:date="2014-05-04T18:14:00Z"/>
        </w:rPr>
        <w:pPrChange w:id="567" w:author="Jamie Kurtz" w:date="2014-05-04T18:14:00Z">
          <w:pPr>
            <w:pStyle w:val="CodeCaption"/>
          </w:pPr>
        </w:pPrChange>
      </w:pPr>
      <w:ins w:id="568" w:author="Jamie Kurtz" w:date="2014-05-04T18:14:00Z">
        <w:r w:rsidRPr="001B4426">
          <w:t xml:space="preserve">                    break;</w:t>
        </w:r>
      </w:ins>
    </w:p>
    <w:p w14:paraId="3C82CC24" w14:textId="77777777" w:rsidR="001B4426" w:rsidRPr="001B4426" w:rsidRDefault="001B4426" w:rsidP="001B4426">
      <w:pPr>
        <w:pStyle w:val="Code"/>
        <w:rPr>
          <w:ins w:id="569" w:author="Jamie Kurtz" w:date="2014-05-04T18:14:00Z"/>
        </w:rPr>
        <w:pPrChange w:id="570" w:author="Jamie Kurtz" w:date="2014-05-04T18:14:00Z">
          <w:pPr>
            <w:pStyle w:val="CodeCaption"/>
          </w:pPr>
        </w:pPrChange>
      </w:pPr>
      <w:ins w:id="571" w:author="Jamie Kurtz" w:date="2014-05-04T18:14:00Z">
        <w:r w:rsidRPr="001B4426">
          <w:t xml:space="preserve">                case TraceLevel.Info:</w:t>
        </w:r>
      </w:ins>
    </w:p>
    <w:p w14:paraId="00DE6603" w14:textId="77777777" w:rsidR="001B4426" w:rsidRPr="001B4426" w:rsidRDefault="001B4426" w:rsidP="001B4426">
      <w:pPr>
        <w:pStyle w:val="Code"/>
        <w:rPr>
          <w:ins w:id="572" w:author="Jamie Kurtz" w:date="2014-05-04T18:14:00Z"/>
        </w:rPr>
        <w:pPrChange w:id="573" w:author="Jamie Kurtz" w:date="2014-05-04T18:14:00Z">
          <w:pPr>
            <w:pStyle w:val="CodeCaption"/>
          </w:pPr>
        </w:pPrChange>
      </w:pPr>
      <w:ins w:id="574" w:author="Jamie Kurtz" w:date="2014-05-04T18:14:00Z">
        <w:r w:rsidRPr="001B4426">
          <w:t xml:space="preserve">                    _log.InfoFormat(traceFormat, args);</w:t>
        </w:r>
      </w:ins>
    </w:p>
    <w:p w14:paraId="6EFC27E6" w14:textId="77777777" w:rsidR="001B4426" w:rsidRPr="001B4426" w:rsidRDefault="001B4426" w:rsidP="001B4426">
      <w:pPr>
        <w:pStyle w:val="Code"/>
        <w:rPr>
          <w:ins w:id="575" w:author="Jamie Kurtz" w:date="2014-05-04T18:14:00Z"/>
        </w:rPr>
        <w:pPrChange w:id="576" w:author="Jamie Kurtz" w:date="2014-05-04T18:14:00Z">
          <w:pPr>
            <w:pStyle w:val="CodeCaption"/>
          </w:pPr>
        </w:pPrChange>
      </w:pPr>
      <w:ins w:id="577" w:author="Jamie Kurtz" w:date="2014-05-04T18:14:00Z">
        <w:r w:rsidRPr="001B4426">
          <w:t xml:space="preserve">                    break;</w:t>
        </w:r>
      </w:ins>
    </w:p>
    <w:p w14:paraId="5A93A634" w14:textId="77777777" w:rsidR="001B4426" w:rsidRPr="001B4426" w:rsidRDefault="001B4426" w:rsidP="001B4426">
      <w:pPr>
        <w:pStyle w:val="Code"/>
        <w:rPr>
          <w:ins w:id="578" w:author="Jamie Kurtz" w:date="2014-05-04T18:14:00Z"/>
        </w:rPr>
        <w:pPrChange w:id="579" w:author="Jamie Kurtz" w:date="2014-05-04T18:14:00Z">
          <w:pPr>
            <w:pStyle w:val="CodeCaption"/>
          </w:pPr>
        </w:pPrChange>
      </w:pPr>
      <w:ins w:id="580" w:author="Jamie Kurtz" w:date="2014-05-04T18:14:00Z">
        <w:r w:rsidRPr="001B4426">
          <w:t xml:space="preserve">                case TraceLevel.Warn:</w:t>
        </w:r>
      </w:ins>
    </w:p>
    <w:p w14:paraId="6D5C03D0" w14:textId="77777777" w:rsidR="001B4426" w:rsidRPr="001B4426" w:rsidRDefault="001B4426" w:rsidP="001B4426">
      <w:pPr>
        <w:pStyle w:val="Code"/>
        <w:rPr>
          <w:ins w:id="581" w:author="Jamie Kurtz" w:date="2014-05-04T18:14:00Z"/>
        </w:rPr>
        <w:pPrChange w:id="582" w:author="Jamie Kurtz" w:date="2014-05-04T18:14:00Z">
          <w:pPr>
            <w:pStyle w:val="CodeCaption"/>
          </w:pPr>
        </w:pPrChange>
      </w:pPr>
      <w:ins w:id="583" w:author="Jamie Kurtz" w:date="2014-05-04T18:14:00Z">
        <w:r w:rsidRPr="001B4426">
          <w:t xml:space="preserve">                    _log.WarnFormat(traceFormat, args);</w:t>
        </w:r>
      </w:ins>
    </w:p>
    <w:p w14:paraId="7E0B241E" w14:textId="77777777" w:rsidR="001B4426" w:rsidRPr="001B4426" w:rsidRDefault="001B4426" w:rsidP="001B4426">
      <w:pPr>
        <w:pStyle w:val="Code"/>
        <w:rPr>
          <w:ins w:id="584" w:author="Jamie Kurtz" w:date="2014-05-04T18:14:00Z"/>
        </w:rPr>
        <w:pPrChange w:id="585" w:author="Jamie Kurtz" w:date="2014-05-04T18:14:00Z">
          <w:pPr>
            <w:pStyle w:val="CodeCaption"/>
          </w:pPr>
        </w:pPrChange>
      </w:pPr>
      <w:ins w:id="586" w:author="Jamie Kurtz" w:date="2014-05-04T18:14:00Z">
        <w:r w:rsidRPr="001B4426">
          <w:t xml:space="preserve">                    break;</w:t>
        </w:r>
      </w:ins>
    </w:p>
    <w:p w14:paraId="0C757FEC" w14:textId="77777777" w:rsidR="001B4426" w:rsidRPr="001B4426" w:rsidRDefault="001B4426" w:rsidP="001B4426">
      <w:pPr>
        <w:pStyle w:val="Code"/>
        <w:rPr>
          <w:ins w:id="587" w:author="Jamie Kurtz" w:date="2014-05-04T18:14:00Z"/>
        </w:rPr>
        <w:pPrChange w:id="588" w:author="Jamie Kurtz" w:date="2014-05-04T18:14:00Z">
          <w:pPr>
            <w:pStyle w:val="CodeCaption"/>
          </w:pPr>
        </w:pPrChange>
      </w:pPr>
      <w:ins w:id="589" w:author="Jamie Kurtz" w:date="2014-05-04T18:14:00Z">
        <w:r w:rsidRPr="001B4426">
          <w:t xml:space="preserve">                case TraceLevel.Error:</w:t>
        </w:r>
      </w:ins>
    </w:p>
    <w:p w14:paraId="12B93F4D" w14:textId="77777777" w:rsidR="001B4426" w:rsidRPr="001B4426" w:rsidRDefault="001B4426" w:rsidP="001B4426">
      <w:pPr>
        <w:pStyle w:val="Code"/>
        <w:rPr>
          <w:ins w:id="590" w:author="Jamie Kurtz" w:date="2014-05-04T18:14:00Z"/>
        </w:rPr>
        <w:pPrChange w:id="591" w:author="Jamie Kurtz" w:date="2014-05-04T18:14:00Z">
          <w:pPr>
            <w:pStyle w:val="CodeCaption"/>
          </w:pPr>
        </w:pPrChange>
      </w:pPr>
      <w:ins w:id="592" w:author="Jamie Kurtz" w:date="2014-05-04T18:14:00Z">
        <w:r w:rsidRPr="001B4426">
          <w:t xml:space="preserve">                    _log.ErrorFormat(traceFormat, args);</w:t>
        </w:r>
      </w:ins>
    </w:p>
    <w:p w14:paraId="67BE3A26" w14:textId="77777777" w:rsidR="001B4426" w:rsidRPr="001B4426" w:rsidRDefault="001B4426" w:rsidP="001B4426">
      <w:pPr>
        <w:pStyle w:val="Code"/>
        <w:rPr>
          <w:ins w:id="593" w:author="Jamie Kurtz" w:date="2014-05-04T18:14:00Z"/>
        </w:rPr>
        <w:pPrChange w:id="594" w:author="Jamie Kurtz" w:date="2014-05-04T18:14:00Z">
          <w:pPr>
            <w:pStyle w:val="CodeCaption"/>
          </w:pPr>
        </w:pPrChange>
      </w:pPr>
      <w:ins w:id="595" w:author="Jamie Kurtz" w:date="2014-05-04T18:14:00Z">
        <w:r w:rsidRPr="001B4426">
          <w:t xml:space="preserve">                    break;</w:t>
        </w:r>
      </w:ins>
    </w:p>
    <w:p w14:paraId="07C9A118" w14:textId="77777777" w:rsidR="001B4426" w:rsidRPr="001B4426" w:rsidRDefault="001B4426" w:rsidP="001B4426">
      <w:pPr>
        <w:pStyle w:val="Code"/>
        <w:rPr>
          <w:ins w:id="596" w:author="Jamie Kurtz" w:date="2014-05-04T18:14:00Z"/>
        </w:rPr>
        <w:pPrChange w:id="597" w:author="Jamie Kurtz" w:date="2014-05-04T18:14:00Z">
          <w:pPr>
            <w:pStyle w:val="CodeCaption"/>
          </w:pPr>
        </w:pPrChange>
      </w:pPr>
      <w:ins w:id="598" w:author="Jamie Kurtz" w:date="2014-05-04T18:14:00Z">
        <w:r w:rsidRPr="001B4426">
          <w:t xml:space="preserve">                case TraceLevel.Fatal:</w:t>
        </w:r>
      </w:ins>
    </w:p>
    <w:p w14:paraId="5D35CEAA" w14:textId="77777777" w:rsidR="001B4426" w:rsidRPr="001B4426" w:rsidRDefault="001B4426" w:rsidP="001B4426">
      <w:pPr>
        <w:pStyle w:val="Code"/>
        <w:rPr>
          <w:ins w:id="599" w:author="Jamie Kurtz" w:date="2014-05-04T18:14:00Z"/>
        </w:rPr>
        <w:pPrChange w:id="600" w:author="Jamie Kurtz" w:date="2014-05-04T18:14:00Z">
          <w:pPr>
            <w:pStyle w:val="CodeCaption"/>
          </w:pPr>
        </w:pPrChange>
      </w:pPr>
      <w:ins w:id="601" w:author="Jamie Kurtz" w:date="2014-05-04T18:14:00Z">
        <w:r w:rsidRPr="001B4426">
          <w:lastRenderedPageBreak/>
          <w:t xml:space="preserve">                    _log.FatalFormat(traceFormat, args);</w:t>
        </w:r>
      </w:ins>
    </w:p>
    <w:p w14:paraId="74462B64" w14:textId="77777777" w:rsidR="001B4426" w:rsidRPr="001B4426" w:rsidRDefault="001B4426" w:rsidP="001B4426">
      <w:pPr>
        <w:pStyle w:val="Code"/>
        <w:rPr>
          <w:ins w:id="602" w:author="Jamie Kurtz" w:date="2014-05-04T18:14:00Z"/>
        </w:rPr>
        <w:pPrChange w:id="603" w:author="Jamie Kurtz" w:date="2014-05-04T18:14:00Z">
          <w:pPr>
            <w:pStyle w:val="CodeCaption"/>
          </w:pPr>
        </w:pPrChange>
      </w:pPr>
      <w:ins w:id="604" w:author="Jamie Kurtz" w:date="2014-05-04T18:14:00Z">
        <w:r w:rsidRPr="001B4426">
          <w:t xml:space="preserve">                    break;</w:t>
        </w:r>
      </w:ins>
    </w:p>
    <w:p w14:paraId="42FBA126" w14:textId="77777777" w:rsidR="001B4426" w:rsidRPr="001B4426" w:rsidRDefault="001B4426" w:rsidP="001B4426">
      <w:pPr>
        <w:pStyle w:val="Code"/>
        <w:rPr>
          <w:ins w:id="605" w:author="Jamie Kurtz" w:date="2014-05-04T18:14:00Z"/>
        </w:rPr>
        <w:pPrChange w:id="606" w:author="Jamie Kurtz" w:date="2014-05-04T18:14:00Z">
          <w:pPr>
            <w:pStyle w:val="CodeCaption"/>
          </w:pPr>
        </w:pPrChange>
      </w:pPr>
      <w:ins w:id="607" w:author="Jamie Kurtz" w:date="2014-05-04T18:14:00Z">
        <w:r w:rsidRPr="001B4426">
          <w:t xml:space="preserve">            }</w:t>
        </w:r>
      </w:ins>
    </w:p>
    <w:p w14:paraId="4A621887" w14:textId="77777777" w:rsidR="001B4426" w:rsidRPr="001B4426" w:rsidRDefault="001B4426" w:rsidP="001B4426">
      <w:pPr>
        <w:pStyle w:val="Code"/>
        <w:rPr>
          <w:ins w:id="608" w:author="Jamie Kurtz" w:date="2014-05-04T18:14:00Z"/>
        </w:rPr>
        <w:pPrChange w:id="609" w:author="Jamie Kurtz" w:date="2014-05-04T18:14:00Z">
          <w:pPr>
            <w:pStyle w:val="CodeCaption"/>
          </w:pPr>
        </w:pPrChange>
      </w:pPr>
      <w:ins w:id="610" w:author="Jamie Kurtz" w:date="2014-05-04T18:14:00Z">
        <w:r w:rsidRPr="001B4426">
          <w:t xml:space="preserve">        }</w:t>
        </w:r>
      </w:ins>
    </w:p>
    <w:p w14:paraId="3053D833" w14:textId="77777777" w:rsidR="001B4426" w:rsidRPr="001B4426" w:rsidRDefault="001B4426" w:rsidP="001B4426">
      <w:pPr>
        <w:pStyle w:val="Code"/>
        <w:rPr>
          <w:ins w:id="611" w:author="Jamie Kurtz" w:date="2014-05-04T18:14:00Z"/>
        </w:rPr>
        <w:pPrChange w:id="612" w:author="Jamie Kurtz" w:date="2014-05-04T18:14:00Z">
          <w:pPr>
            <w:pStyle w:val="CodeCaption"/>
          </w:pPr>
        </w:pPrChange>
      </w:pPr>
      <w:ins w:id="613" w:author="Jamie Kurtz" w:date="2014-05-04T18:14:00Z">
        <w:r w:rsidRPr="001B4426">
          <w:t xml:space="preserve">    }</w:t>
        </w:r>
      </w:ins>
    </w:p>
    <w:p w14:paraId="23B93442" w14:textId="1B99D83F" w:rsidR="00C445C1" w:rsidRPr="00C445C1" w:rsidDel="001B4426" w:rsidRDefault="001B4426" w:rsidP="001B4426">
      <w:pPr>
        <w:pStyle w:val="Code"/>
        <w:rPr>
          <w:del w:id="614" w:author="Jamie Kurtz" w:date="2014-05-04T18:14:00Z"/>
        </w:rPr>
        <w:pPrChange w:id="615" w:author="Jamie Kurtz" w:date="2014-05-04T18:14:00Z">
          <w:pPr>
            <w:pStyle w:val="Code"/>
          </w:pPr>
        </w:pPrChange>
      </w:pPr>
      <w:ins w:id="616" w:author="Jamie Kurtz" w:date="2014-05-04T18:14:00Z">
        <w:r w:rsidRPr="001B4426">
          <w:t>}</w:t>
        </w:r>
      </w:ins>
      <w:del w:id="617" w:author="Jamie Kurtz" w:date="2014-05-04T18:14:00Z">
        <w:r w:rsidR="00C445C1" w:rsidRPr="00C445C1" w:rsidDel="001B4426">
          <w:delText>using System;</w:delText>
        </w:r>
      </w:del>
    </w:p>
    <w:p w14:paraId="13168A5E" w14:textId="5F96EB81" w:rsidR="00C445C1" w:rsidRPr="00C445C1" w:rsidDel="001B4426" w:rsidRDefault="00C445C1" w:rsidP="001B4426">
      <w:pPr>
        <w:pStyle w:val="Code"/>
        <w:rPr>
          <w:del w:id="618" w:author="Jamie Kurtz" w:date="2014-05-04T18:14:00Z"/>
        </w:rPr>
        <w:pPrChange w:id="619" w:author="Jamie Kurtz" w:date="2014-05-04T18:14:00Z">
          <w:pPr>
            <w:pStyle w:val="Code"/>
          </w:pPr>
        </w:pPrChange>
      </w:pPr>
      <w:del w:id="620" w:author="Jamie Kurtz" w:date="2014-05-04T18:14:00Z">
        <w:r w:rsidRPr="00C445C1" w:rsidDel="001B4426">
          <w:delText>using System.Net.Http;</w:delText>
        </w:r>
      </w:del>
    </w:p>
    <w:p w14:paraId="62C6E913" w14:textId="3BD58E01" w:rsidR="00C445C1" w:rsidRPr="00C445C1" w:rsidDel="001B4426" w:rsidRDefault="00C445C1" w:rsidP="001B4426">
      <w:pPr>
        <w:pStyle w:val="Code"/>
        <w:rPr>
          <w:del w:id="621" w:author="Jamie Kurtz" w:date="2014-05-04T18:14:00Z"/>
        </w:rPr>
        <w:pPrChange w:id="622" w:author="Jamie Kurtz" w:date="2014-05-04T18:14:00Z">
          <w:pPr>
            <w:pStyle w:val="Code"/>
          </w:pPr>
        </w:pPrChange>
      </w:pPr>
      <w:del w:id="623" w:author="Jamie Kurtz" w:date="2014-05-04T18:14:00Z">
        <w:r w:rsidRPr="00C445C1" w:rsidDel="001B4426">
          <w:delText>using System.Web.Http.Tracing;</w:delText>
        </w:r>
      </w:del>
    </w:p>
    <w:p w14:paraId="03E86F33" w14:textId="0AB5838C" w:rsidR="00C445C1" w:rsidRPr="00C445C1" w:rsidDel="001B4426" w:rsidRDefault="00C445C1" w:rsidP="001B4426">
      <w:pPr>
        <w:pStyle w:val="Code"/>
        <w:rPr>
          <w:del w:id="624" w:author="Jamie Kurtz" w:date="2014-05-04T18:14:00Z"/>
        </w:rPr>
        <w:pPrChange w:id="625" w:author="Jamie Kurtz" w:date="2014-05-04T18:14:00Z">
          <w:pPr>
            <w:pStyle w:val="Code"/>
          </w:pPr>
        </w:pPrChange>
      </w:pPr>
      <w:del w:id="626" w:author="Jamie Kurtz" w:date="2014-05-04T18:14:00Z">
        <w:r w:rsidRPr="00C445C1" w:rsidDel="001B4426">
          <w:delText>using log4net;</w:delText>
        </w:r>
      </w:del>
    </w:p>
    <w:p w14:paraId="06FE9D38" w14:textId="70845AC3" w:rsidR="00C445C1" w:rsidRPr="00C445C1" w:rsidDel="001B4426" w:rsidRDefault="00C445C1" w:rsidP="001B4426">
      <w:pPr>
        <w:pStyle w:val="Code"/>
        <w:rPr>
          <w:del w:id="627" w:author="Jamie Kurtz" w:date="2014-05-04T18:14:00Z"/>
        </w:rPr>
        <w:pPrChange w:id="628" w:author="Jamie Kurtz" w:date="2014-05-04T18:14:00Z">
          <w:pPr>
            <w:pStyle w:val="Code"/>
          </w:pPr>
        </w:pPrChange>
      </w:pPr>
      <w:del w:id="629" w:author="Jamie Kurtz" w:date="2014-05-04T18:14:00Z">
        <w:r w:rsidRPr="00C445C1" w:rsidDel="001B4426">
          <w:delText>using WebApi2Book.Common.Logging;</w:delText>
        </w:r>
      </w:del>
    </w:p>
    <w:p w14:paraId="70E22ED4" w14:textId="209AE0EE" w:rsidR="00C445C1" w:rsidRPr="00C445C1" w:rsidDel="001B4426" w:rsidRDefault="00C445C1" w:rsidP="001B4426">
      <w:pPr>
        <w:pStyle w:val="Code"/>
        <w:rPr>
          <w:del w:id="630" w:author="Jamie Kurtz" w:date="2014-05-04T18:14:00Z"/>
        </w:rPr>
        <w:pPrChange w:id="631" w:author="Jamie Kurtz" w:date="2014-05-04T18:14:00Z">
          <w:pPr>
            <w:pStyle w:val="Code"/>
          </w:pPr>
        </w:pPrChange>
      </w:pPr>
    </w:p>
    <w:p w14:paraId="302B71C7" w14:textId="3C116046" w:rsidR="00C445C1" w:rsidRPr="00C445C1" w:rsidDel="001B4426" w:rsidRDefault="00C445C1" w:rsidP="001B4426">
      <w:pPr>
        <w:pStyle w:val="Code"/>
        <w:rPr>
          <w:del w:id="632" w:author="Jamie Kurtz" w:date="2014-05-04T18:14:00Z"/>
        </w:rPr>
        <w:pPrChange w:id="633" w:author="Jamie Kurtz" w:date="2014-05-04T18:14:00Z">
          <w:pPr>
            <w:pStyle w:val="Code"/>
          </w:pPr>
        </w:pPrChange>
      </w:pPr>
      <w:del w:id="634" w:author="Jamie Kurtz" w:date="2014-05-04T18:14:00Z">
        <w:r w:rsidRPr="00C445C1" w:rsidDel="001B4426">
          <w:delText>namespace WebApi2Book.Web.Common</w:delText>
        </w:r>
      </w:del>
    </w:p>
    <w:p w14:paraId="0DB8B564" w14:textId="01A71F98" w:rsidR="00C445C1" w:rsidRPr="00C445C1" w:rsidDel="001B4426" w:rsidRDefault="00C445C1" w:rsidP="001B4426">
      <w:pPr>
        <w:pStyle w:val="Code"/>
        <w:rPr>
          <w:del w:id="635" w:author="Jamie Kurtz" w:date="2014-05-04T18:14:00Z"/>
        </w:rPr>
        <w:pPrChange w:id="636" w:author="Jamie Kurtz" w:date="2014-05-04T18:14:00Z">
          <w:pPr>
            <w:pStyle w:val="Code"/>
          </w:pPr>
        </w:pPrChange>
      </w:pPr>
      <w:del w:id="637" w:author="Jamie Kurtz" w:date="2014-05-04T18:14:00Z">
        <w:r w:rsidRPr="00C445C1" w:rsidDel="001B4426">
          <w:delText>{</w:delText>
        </w:r>
      </w:del>
    </w:p>
    <w:p w14:paraId="0213657E" w14:textId="0373CC9C" w:rsidR="00C445C1" w:rsidRPr="00C445C1" w:rsidDel="001B4426" w:rsidRDefault="00C445C1" w:rsidP="001B4426">
      <w:pPr>
        <w:pStyle w:val="Code"/>
        <w:rPr>
          <w:del w:id="638" w:author="Jamie Kurtz" w:date="2014-05-04T18:14:00Z"/>
        </w:rPr>
        <w:pPrChange w:id="639" w:author="Jamie Kurtz" w:date="2014-05-04T18:14:00Z">
          <w:pPr>
            <w:pStyle w:val="Code"/>
          </w:pPr>
        </w:pPrChange>
      </w:pPr>
      <w:del w:id="640" w:author="Jamie Kurtz" w:date="2014-05-04T18:14:00Z">
        <w:r w:rsidRPr="00C445C1" w:rsidDel="001B4426">
          <w:delText xml:space="preserve">    public class SimpleTraceWriter : ITraceWriter</w:delText>
        </w:r>
      </w:del>
    </w:p>
    <w:p w14:paraId="3D295409" w14:textId="0C7D2D9B" w:rsidR="00C445C1" w:rsidRPr="00C445C1" w:rsidDel="001B4426" w:rsidRDefault="00C445C1" w:rsidP="001B4426">
      <w:pPr>
        <w:pStyle w:val="Code"/>
        <w:rPr>
          <w:del w:id="641" w:author="Jamie Kurtz" w:date="2014-05-04T18:14:00Z"/>
        </w:rPr>
        <w:pPrChange w:id="642" w:author="Jamie Kurtz" w:date="2014-05-04T18:14:00Z">
          <w:pPr>
            <w:pStyle w:val="Code"/>
          </w:pPr>
        </w:pPrChange>
      </w:pPr>
      <w:del w:id="643" w:author="Jamie Kurtz" w:date="2014-05-04T18:14:00Z">
        <w:r w:rsidRPr="00C445C1" w:rsidDel="001B4426">
          <w:delText xml:space="preserve">    {</w:delText>
        </w:r>
      </w:del>
    </w:p>
    <w:p w14:paraId="7589BF20" w14:textId="394B435F" w:rsidR="00C445C1" w:rsidRPr="00C445C1" w:rsidDel="001B4426" w:rsidRDefault="00C445C1" w:rsidP="001B4426">
      <w:pPr>
        <w:pStyle w:val="Code"/>
        <w:rPr>
          <w:del w:id="644" w:author="Jamie Kurtz" w:date="2014-05-04T18:14:00Z"/>
        </w:rPr>
        <w:pPrChange w:id="645" w:author="Jamie Kurtz" w:date="2014-05-04T18:14:00Z">
          <w:pPr>
            <w:pStyle w:val="Code"/>
          </w:pPr>
        </w:pPrChange>
      </w:pPr>
      <w:del w:id="646" w:author="Jamie Kurtz" w:date="2014-05-04T18:14:00Z">
        <w:r w:rsidRPr="00C445C1" w:rsidDel="001B4426">
          <w:delText xml:space="preserve">        private readonly ILog _log;</w:delText>
        </w:r>
      </w:del>
    </w:p>
    <w:p w14:paraId="40762802" w14:textId="17646697" w:rsidR="00C445C1" w:rsidRPr="00C445C1" w:rsidDel="001B4426" w:rsidRDefault="00C445C1" w:rsidP="001B4426">
      <w:pPr>
        <w:pStyle w:val="Code"/>
        <w:rPr>
          <w:del w:id="647" w:author="Jamie Kurtz" w:date="2014-05-04T18:14:00Z"/>
        </w:rPr>
        <w:pPrChange w:id="648" w:author="Jamie Kurtz" w:date="2014-05-04T18:14:00Z">
          <w:pPr>
            <w:pStyle w:val="Code"/>
          </w:pPr>
        </w:pPrChange>
      </w:pPr>
    </w:p>
    <w:p w14:paraId="0FE9B876" w14:textId="01C07B10" w:rsidR="00C445C1" w:rsidRPr="00C445C1" w:rsidDel="001B4426" w:rsidRDefault="00C445C1" w:rsidP="001B4426">
      <w:pPr>
        <w:pStyle w:val="Code"/>
        <w:rPr>
          <w:del w:id="649" w:author="Jamie Kurtz" w:date="2014-05-04T18:14:00Z"/>
        </w:rPr>
        <w:pPrChange w:id="650" w:author="Jamie Kurtz" w:date="2014-05-04T18:14:00Z">
          <w:pPr>
            <w:pStyle w:val="Code"/>
          </w:pPr>
        </w:pPrChange>
      </w:pPr>
      <w:del w:id="651" w:author="Jamie Kurtz" w:date="2014-05-04T18:14:00Z">
        <w:r w:rsidRPr="00C445C1" w:rsidDel="001B4426">
          <w:delText xml:space="preserve">        public SimpleTraceWriter(ILogManager logManager)</w:delText>
        </w:r>
      </w:del>
    </w:p>
    <w:p w14:paraId="14563148" w14:textId="503DBDDF" w:rsidR="00C445C1" w:rsidRPr="00C445C1" w:rsidDel="001B4426" w:rsidRDefault="00C445C1" w:rsidP="001B4426">
      <w:pPr>
        <w:pStyle w:val="Code"/>
        <w:rPr>
          <w:del w:id="652" w:author="Jamie Kurtz" w:date="2014-05-04T18:14:00Z"/>
        </w:rPr>
        <w:pPrChange w:id="653" w:author="Jamie Kurtz" w:date="2014-05-04T18:14:00Z">
          <w:pPr>
            <w:pStyle w:val="Code"/>
          </w:pPr>
        </w:pPrChange>
      </w:pPr>
      <w:del w:id="654" w:author="Jamie Kurtz" w:date="2014-05-04T18:14:00Z">
        <w:r w:rsidRPr="00C445C1" w:rsidDel="001B4426">
          <w:delText xml:space="preserve">        {</w:delText>
        </w:r>
      </w:del>
    </w:p>
    <w:p w14:paraId="49AD434A" w14:textId="6BAA0288" w:rsidR="00C445C1" w:rsidRPr="00C445C1" w:rsidDel="001B4426" w:rsidRDefault="00C445C1" w:rsidP="001B4426">
      <w:pPr>
        <w:pStyle w:val="Code"/>
        <w:rPr>
          <w:del w:id="655" w:author="Jamie Kurtz" w:date="2014-05-04T18:14:00Z"/>
        </w:rPr>
        <w:pPrChange w:id="656" w:author="Jamie Kurtz" w:date="2014-05-04T18:14:00Z">
          <w:pPr>
            <w:pStyle w:val="Code"/>
          </w:pPr>
        </w:pPrChange>
      </w:pPr>
      <w:del w:id="657" w:author="Jamie Kurtz" w:date="2014-05-04T18:14:00Z">
        <w:r w:rsidRPr="00C445C1" w:rsidDel="001B4426">
          <w:delText xml:space="preserve">            _log = logManager.GetLog(typeof (SimpleTraceWriter));</w:delText>
        </w:r>
      </w:del>
    </w:p>
    <w:p w14:paraId="16FB4733" w14:textId="7430092C" w:rsidR="00C445C1" w:rsidRPr="00C445C1" w:rsidDel="001B4426" w:rsidRDefault="00C445C1" w:rsidP="001B4426">
      <w:pPr>
        <w:pStyle w:val="Code"/>
        <w:rPr>
          <w:del w:id="658" w:author="Jamie Kurtz" w:date="2014-05-04T18:14:00Z"/>
        </w:rPr>
        <w:pPrChange w:id="659" w:author="Jamie Kurtz" w:date="2014-05-04T18:14:00Z">
          <w:pPr>
            <w:pStyle w:val="Code"/>
          </w:pPr>
        </w:pPrChange>
      </w:pPr>
      <w:del w:id="660" w:author="Jamie Kurtz" w:date="2014-05-04T18:14:00Z">
        <w:r w:rsidRPr="00C445C1" w:rsidDel="001B4426">
          <w:delText xml:space="preserve">        }</w:delText>
        </w:r>
      </w:del>
    </w:p>
    <w:p w14:paraId="40E736C9" w14:textId="71DCE13B" w:rsidR="00C445C1" w:rsidRPr="00C445C1" w:rsidDel="001B4426" w:rsidRDefault="00C445C1" w:rsidP="001B4426">
      <w:pPr>
        <w:pStyle w:val="Code"/>
        <w:rPr>
          <w:del w:id="661" w:author="Jamie Kurtz" w:date="2014-05-04T18:14:00Z"/>
        </w:rPr>
        <w:pPrChange w:id="662" w:author="Jamie Kurtz" w:date="2014-05-04T18:14:00Z">
          <w:pPr>
            <w:pStyle w:val="Code"/>
          </w:pPr>
        </w:pPrChange>
      </w:pPr>
    </w:p>
    <w:p w14:paraId="012D8CE6" w14:textId="0537DD9B" w:rsidR="00C445C1" w:rsidRPr="00C445C1" w:rsidDel="001B4426" w:rsidRDefault="00C445C1" w:rsidP="001B4426">
      <w:pPr>
        <w:pStyle w:val="Code"/>
        <w:rPr>
          <w:del w:id="663" w:author="Jamie Kurtz" w:date="2014-05-04T18:14:00Z"/>
        </w:rPr>
        <w:pPrChange w:id="664" w:author="Jamie Kurtz" w:date="2014-05-04T18:14:00Z">
          <w:pPr>
            <w:pStyle w:val="Code"/>
          </w:pPr>
        </w:pPrChange>
      </w:pPr>
      <w:del w:id="665" w:author="Jamie Kurtz" w:date="2014-05-04T18:14:00Z">
        <w:r w:rsidRPr="00C445C1" w:rsidDel="001B4426">
          <w:delText xml:space="preserve">        public void Trace(HttpRequestMessage request, string category, TraceLevel level, Action&lt;TraceRecord&gt; traceAction)</w:delText>
        </w:r>
      </w:del>
    </w:p>
    <w:p w14:paraId="4B82F8CB" w14:textId="4B3D423F" w:rsidR="00C445C1" w:rsidRPr="00C445C1" w:rsidDel="001B4426" w:rsidRDefault="00C445C1" w:rsidP="001B4426">
      <w:pPr>
        <w:pStyle w:val="Code"/>
        <w:rPr>
          <w:del w:id="666" w:author="Jamie Kurtz" w:date="2014-05-04T18:14:00Z"/>
        </w:rPr>
        <w:pPrChange w:id="667" w:author="Jamie Kurtz" w:date="2014-05-04T18:14:00Z">
          <w:pPr>
            <w:pStyle w:val="Code"/>
          </w:pPr>
        </w:pPrChange>
      </w:pPr>
      <w:del w:id="668" w:author="Jamie Kurtz" w:date="2014-05-04T18:14:00Z">
        <w:r w:rsidRPr="00C445C1" w:rsidDel="001B4426">
          <w:delText xml:space="preserve">        {</w:delText>
        </w:r>
      </w:del>
    </w:p>
    <w:p w14:paraId="7A8F6826" w14:textId="08235AE9" w:rsidR="00C445C1" w:rsidRPr="00C445C1" w:rsidDel="001B4426" w:rsidRDefault="00C445C1" w:rsidP="001B4426">
      <w:pPr>
        <w:pStyle w:val="Code"/>
        <w:rPr>
          <w:del w:id="669" w:author="Jamie Kurtz" w:date="2014-05-04T18:14:00Z"/>
        </w:rPr>
        <w:pPrChange w:id="670" w:author="Jamie Kurtz" w:date="2014-05-04T18:14:00Z">
          <w:pPr>
            <w:pStyle w:val="Code"/>
          </w:pPr>
        </w:pPrChange>
      </w:pPr>
      <w:del w:id="671" w:author="Jamie Kurtz" w:date="2014-05-04T18:14:00Z">
        <w:r w:rsidRPr="00C445C1" w:rsidDel="001B4426">
          <w:delText xml:space="preserve">            var rec = new TraceRecord(request, category, level);</w:delText>
        </w:r>
      </w:del>
    </w:p>
    <w:p w14:paraId="6A9B6E64" w14:textId="4F633EF6" w:rsidR="00C445C1" w:rsidRPr="00C445C1" w:rsidDel="001B4426" w:rsidRDefault="00C445C1" w:rsidP="001B4426">
      <w:pPr>
        <w:pStyle w:val="Code"/>
        <w:rPr>
          <w:del w:id="672" w:author="Jamie Kurtz" w:date="2014-05-04T18:14:00Z"/>
        </w:rPr>
        <w:pPrChange w:id="673" w:author="Jamie Kurtz" w:date="2014-05-04T18:14:00Z">
          <w:pPr>
            <w:pStyle w:val="Code"/>
          </w:pPr>
        </w:pPrChange>
      </w:pPr>
      <w:del w:id="674" w:author="Jamie Kurtz" w:date="2014-05-04T18:14:00Z">
        <w:r w:rsidRPr="00C445C1" w:rsidDel="001B4426">
          <w:delText xml:space="preserve">            traceAction(rec);</w:delText>
        </w:r>
      </w:del>
    </w:p>
    <w:p w14:paraId="67E6E471" w14:textId="2D73448D" w:rsidR="00C445C1" w:rsidRPr="00C445C1" w:rsidDel="001B4426" w:rsidRDefault="00C445C1" w:rsidP="001B4426">
      <w:pPr>
        <w:pStyle w:val="Code"/>
        <w:rPr>
          <w:del w:id="675" w:author="Jamie Kurtz" w:date="2014-05-04T18:14:00Z"/>
        </w:rPr>
        <w:pPrChange w:id="676" w:author="Jamie Kurtz" w:date="2014-05-04T18:14:00Z">
          <w:pPr>
            <w:pStyle w:val="Code"/>
          </w:pPr>
        </w:pPrChange>
      </w:pPr>
      <w:del w:id="677" w:author="Jamie Kurtz" w:date="2014-05-04T18:14:00Z">
        <w:r w:rsidRPr="00C445C1" w:rsidDel="001B4426">
          <w:delText xml:space="preserve">            WriteTrace(rec);</w:delText>
        </w:r>
      </w:del>
    </w:p>
    <w:p w14:paraId="1FD6B565" w14:textId="03FF45C7" w:rsidR="00C445C1" w:rsidRPr="00C445C1" w:rsidDel="001B4426" w:rsidRDefault="00C445C1" w:rsidP="001B4426">
      <w:pPr>
        <w:pStyle w:val="Code"/>
        <w:rPr>
          <w:del w:id="678" w:author="Jamie Kurtz" w:date="2014-05-04T18:14:00Z"/>
        </w:rPr>
        <w:pPrChange w:id="679" w:author="Jamie Kurtz" w:date="2014-05-04T18:14:00Z">
          <w:pPr>
            <w:pStyle w:val="Code"/>
          </w:pPr>
        </w:pPrChange>
      </w:pPr>
      <w:del w:id="680" w:author="Jamie Kurtz" w:date="2014-05-04T18:14:00Z">
        <w:r w:rsidRPr="00C445C1" w:rsidDel="001B4426">
          <w:delText xml:space="preserve">        }</w:delText>
        </w:r>
      </w:del>
    </w:p>
    <w:p w14:paraId="0AF99E37" w14:textId="73248981" w:rsidR="00C445C1" w:rsidRPr="00C445C1" w:rsidDel="001B4426" w:rsidRDefault="00C445C1" w:rsidP="001B4426">
      <w:pPr>
        <w:pStyle w:val="Code"/>
        <w:rPr>
          <w:del w:id="681" w:author="Jamie Kurtz" w:date="2014-05-04T18:14:00Z"/>
        </w:rPr>
        <w:pPrChange w:id="682" w:author="Jamie Kurtz" w:date="2014-05-04T18:14:00Z">
          <w:pPr>
            <w:pStyle w:val="Code"/>
          </w:pPr>
        </w:pPrChange>
      </w:pPr>
    </w:p>
    <w:p w14:paraId="25375223" w14:textId="5BBC0C21" w:rsidR="00C445C1" w:rsidRPr="00C445C1" w:rsidDel="001B4426" w:rsidRDefault="00C445C1" w:rsidP="001B4426">
      <w:pPr>
        <w:pStyle w:val="Code"/>
        <w:rPr>
          <w:del w:id="683" w:author="Jamie Kurtz" w:date="2014-05-04T18:14:00Z"/>
        </w:rPr>
        <w:pPrChange w:id="684" w:author="Jamie Kurtz" w:date="2014-05-04T18:14:00Z">
          <w:pPr>
            <w:pStyle w:val="Code"/>
          </w:pPr>
        </w:pPrChange>
      </w:pPr>
      <w:del w:id="685" w:author="Jamie Kurtz" w:date="2014-05-04T18:14:00Z">
        <w:r w:rsidRPr="00C445C1" w:rsidDel="001B4426">
          <w:delText xml:space="preserve">        public void WriteTrace(TraceRecord rec)</w:delText>
        </w:r>
      </w:del>
    </w:p>
    <w:p w14:paraId="5656DE5B" w14:textId="582A27FA" w:rsidR="00C445C1" w:rsidRPr="00C445C1" w:rsidDel="001B4426" w:rsidRDefault="00C445C1" w:rsidP="001B4426">
      <w:pPr>
        <w:pStyle w:val="Code"/>
        <w:rPr>
          <w:del w:id="686" w:author="Jamie Kurtz" w:date="2014-05-04T18:14:00Z"/>
        </w:rPr>
        <w:pPrChange w:id="687" w:author="Jamie Kurtz" w:date="2014-05-04T18:14:00Z">
          <w:pPr>
            <w:pStyle w:val="Code"/>
          </w:pPr>
        </w:pPrChange>
      </w:pPr>
      <w:del w:id="688" w:author="Jamie Kurtz" w:date="2014-05-04T18:14:00Z">
        <w:r w:rsidRPr="00C445C1" w:rsidDel="001B4426">
          <w:delText xml:space="preserve">        {</w:delText>
        </w:r>
      </w:del>
    </w:p>
    <w:p w14:paraId="5D9D3A80" w14:textId="644C816D" w:rsidR="00C445C1" w:rsidRPr="00C445C1" w:rsidDel="001B4426" w:rsidRDefault="00C445C1" w:rsidP="001B4426">
      <w:pPr>
        <w:pStyle w:val="Code"/>
        <w:rPr>
          <w:del w:id="689" w:author="Jamie Kurtz" w:date="2014-05-04T18:14:00Z"/>
        </w:rPr>
        <w:pPrChange w:id="690" w:author="Jamie Kurtz" w:date="2014-05-04T18:14:00Z">
          <w:pPr>
            <w:pStyle w:val="Code"/>
          </w:pPr>
        </w:pPrChange>
      </w:pPr>
      <w:del w:id="691" w:author="Jamie Kurtz" w:date="2014-05-04T18:14:00Z">
        <w:r w:rsidRPr="00C445C1" w:rsidDel="001B4426">
          <w:delText xml:space="preserve">            const string traceFormat =</w:delText>
        </w:r>
      </w:del>
    </w:p>
    <w:p w14:paraId="73DA1A7C" w14:textId="660E2A1B" w:rsidR="00C445C1" w:rsidRPr="00C445C1" w:rsidDel="001B4426" w:rsidRDefault="00C445C1" w:rsidP="001B4426">
      <w:pPr>
        <w:pStyle w:val="Code"/>
        <w:rPr>
          <w:del w:id="692" w:author="Jamie Kurtz" w:date="2014-05-04T18:14:00Z"/>
        </w:rPr>
        <w:pPrChange w:id="693" w:author="Jamie Kurtz" w:date="2014-05-04T18:14:00Z">
          <w:pPr>
            <w:pStyle w:val="Code"/>
          </w:pPr>
        </w:pPrChange>
      </w:pPr>
      <w:del w:id="694" w:author="Jamie Kurtz" w:date="2014-05-04T18:14:00Z">
        <w:r w:rsidRPr="00C445C1" w:rsidDel="001B4426">
          <w:delText xml:space="preserve">                "RequestId={0};{1}Kind={2};{3}Status={4};{5}Operation={6};{7}Operator={8};{9}Category={10}{11}Request={12}{13}Message={14}";</w:delText>
        </w:r>
      </w:del>
    </w:p>
    <w:p w14:paraId="11370D06" w14:textId="48724325" w:rsidR="00C445C1" w:rsidRPr="00C445C1" w:rsidDel="001B4426" w:rsidRDefault="00C445C1" w:rsidP="001B4426">
      <w:pPr>
        <w:pStyle w:val="Code"/>
        <w:rPr>
          <w:del w:id="695" w:author="Jamie Kurtz" w:date="2014-05-04T18:14:00Z"/>
        </w:rPr>
        <w:pPrChange w:id="696" w:author="Jamie Kurtz" w:date="2014-05-04T18:14:00Z">
          <w:pPr>
            <w:pStyle w:val="Code"/>
          </w:pPr>
        </w:pPrChange>
      </w:pPr>
    </w:p>
    <w:p w14:paraId="07FB49F8" w14:textId="68870A15" w:rsidR="00C445C1" w:rsidRPr="00C445C1" w:rsidDel="001B4426" w:rsidRDefault="00C445C1" w:rsidP="001B4426">
      <w:pPr>
        <w:pStyle w:val="Code"/>
        <w:rPr>
          <w:del w:id="697" w:author="Jamie Kurtz" w:date="2014-05-04T18:14:00Z"/>
        </w:rPr>
        <w:pPrChange w:id="698" w:author="Jamie Kurtz" w:date="2014-05-04T18:14:00Z">
          <w:pPr>
            <w:pStyle w:val="Code"/>
          </w:pPr>
        </w:pPrChange>
      </w:pPr>
      <w:del w:id="699" w:author="Jamie Kurtz" w:date="2014-05-04T18:14:00Z">
        <w:r w:rsidRPr="00C445C1" w:rsidDel="001B4426">
          <w:delText xml:space="preserve">            switch (rec.Level)</w:delText>
        </w:r>
      </w:del>
    </w:p>
    <w:p w14:paraId="4E5157B4" w14:textId="1F9AAC43" w:rsidR="00C445C1" w:rsidRPr="00C445C1" w:rsidDel="001B4426" w:rsidRDefault="00C445C1" w:rsidP="001B4426">
      <w:pPr>
        <w:pStyle w:val="Code"/>
        <w:rPr>
          <w:del w:id="700" w:author="Jamie Kurtz" w:date="2014-05-04T18:14:00Z"/>
        </w:rPr>
        <w:pPrChange w:id="701" w:author="Jamie Kurtz" w:date="2014-05-04T18:14:00Z">
          <w:pPr>
            <w:pStyle w:val="Code"/>
          </w:pPr>
        </w:pPrChange>
      </w:pPr>
      <w:del w:id="702" w:author="Jamie Kurtz" w:date="2014-05-04T18:14:00Z">
        <w:r w:rsidRPr="00C445C1" w:rsidDel="001B4426">
          <w:delText xml:space="preserve">            {</w:delText>
        </w:r>
      </w:del>
    </w:p>
    <w:p w14:paraId="219E7F77" w14:textId="0BCF37A5" w:rsidR="00C445C1" w:rsidRPr="00C445C1" w:rsidDel="001B4426" w:rsidRDefault="00C445C1" w:rsidP="001B4426">
      <w:pPr>
        <w:pStyle w:val="Code"/>
        <w:rPr>
          <w:del w:id="703" w:author="Jamie Kurtz" w:date="2014-05-04T18:14:00Z"/>
        </w:rPr>
        <w:pPrChange w:id="704" w:author="Jamie Kurtz" w:date="2014-05-04T18:14:00Z">
          <w:pPr>
            <w:pStyle w:val="Code"/>
          </w:pPr>
        </w:pPrChange>
      </w:pPr>
      <w:del w:id="705" w:author="Jamie Kurtz" w:date="2014-05-04T18:14:00Z">
        <w:r w:rsidRPr="00C445C1" w:rsidDel="001B4426">
          <w:delText xml:space="preserve">                case TraceLevel.Debug:</w:delText>
        </w:r>
      </w:del>
    </w:p>
    <w:p w14:paraId="588CC15C" w14:textId="27967C5A" w:rsidR="00C445C1" w:rsidRPr="00C445C1" w:rsidDel="001B4426" w:rsidRDefault="00C445C1" w:rsidP="001B4426">
      <w:pPr>
        <w:pStyle w:val="Code"/>
        <w:rPr>
          <w:del w:id="706" w:author="Jamie Kurtz" w:date="2014-05-04T18:14:00Z"/>
        </w:rPr>
        <w:pPrChange w:id="707" w:author="Jamie Kurtz" w:date="2014-05-04T18:14:00Z">
          <w:pPr>
            <w:pStyle w:val="Code"/>
          </w:pPr>
        </w:pPrChange>
      </w:pPr>
      <w:del w:id="708" w:author="Jamie Kurtz" w:date="2014-05-04T18:14:00Z">
        <w:r w:rsidRPr="00C445C1" w:rsidDel="001B4426">
          <w:delText xml:space="preserve">                    _log.DebugFormat(traceFormat,</w:delText>
        </w:r>
      </w:del>
    </w:p>
    <w:p w14:paraId="2AE2CB0D" w14:textId="532D4024" w:rsidR="00C445C1" w:rsidRPr="00C445C1" w:rsidDel="001B4426" w:rsidRDefault="00C445C1" w:rsidP="001B4426">
      <w:pPr>
        <w:pStyle w:val="Code"/>
        <w:rPr>
          <w:del w:id="709" w:author="Jamie Kurtz" w:date="2014-05-04T18:14:00Z"/>
        </w:rPr>
        <w:pPrChange w:id="710" w:author="Jamie Kurtz" w:date="2014-05-04T18:14:00Z">
          <w:pPr>
            <w:pStyle w:val="Code"/>
          </w:pPr>
        </w:pPrChange>
      </w:pPr>
      <w:del w:id="711" w:author="Jamie Kurtz" w:date="2014-05-04T18:14:00Z">
        <w:r w:rsidRPr="00C445C1" w:rsidDel="001B4426">
          <w:delText xml:space="preserve">                        rec.RequestId,</w:delText>
        </w:r>
      </w:del>
    </w:p>
    <w:p w14:paraId="59948963" w14:textId="0A028ECE" w:rsidR="00C445C1" w:rsidRPr="00C445C1" w:rsidDel="001B4426" w:rsidRDefault="00C445C1" w:rsidP="001B4426">
      <w:pPr>
        <w:pStyle w:val="Code"/>
        <w:rPr>
          <w:del w:id="712" w:author="Jamie Kurtz" w:date="2014-05-04T18:14:00Z"/>
        </w:rPr>
        <w:pPrChange w:id="713" w:author="Jamie Kurtz" w:date="2014-05-04T18:14:00Z">
          <w:pPr>
            <w:pStyle w:val="Code"/>
          </w:pPr>
        </w:pPrChange>
      </w:pPr>
      <w:del w:id="714" w:author="Jamie Kurtz" w:date="2014-05-04T18:14:00Z">
        <w:r w:rsidRPr="00C445C1" w:rsidDel="001B4426">
          <w:delText xml:space="preserve">                        Environment.NewLine,</w:delText>
        </w:r>
      </w:del>
    </w:p>
    <w:p w14:paraId="326788BC" w14:textId="1F2D33A1" w:rsidR="00C445C1" w:rsidRPr="00C445C1" w:rsidDel="001B4426" w:rsidRDefault="00C445C1" w:rsidP="001B4426">
      <w:pPr>
        <w:pStyle w:val="Code"/>
        <w:rPr>
          <w:del w:id="715" w:author="Jamie Kurtz" w:date="2014-05-04T18:14:00Z"/>
        </w:rPr>
        <w:pPrChange w:id="716" w:author="Jamie Kurtz" w:date="2014-05-04T18:14:00Z">
          <w:pPr>
            <w:pStyle w:val="Code"/>
          </w:pPr>
        </w:pPrChange>
      </w:pPr>
      <w:del w:id="717" w:author="Jamie Kurtz" w:date="2014-05-04T18:14:00Z">
        <w:r w:rsidRPr="00C445C1" w:rsidDel="001B4426">
          <w:delText xml:space="preserve">                        rec.Kind,</w:delText>
        </w:r>
      </w:del>
    </w:p>
    <w:p w14:paraId="48F5721B" w14:textId="5644B92D" w:rsidR="00C445C1" w:rsidRPr="00C445C1" w:rsidDel="001B4426" w:rsidRDefault="00C445C1" w:rsidP="001B4426">
      <w:pPr>
        <w:pStyle w:val="Code"/>
        <w:rPr>
          <w:del w:id="718" w:author="Jamie Kurtz" w:date="2014-05-04T18:14:00Z"/>
        </w:rPr>
        <w:pPrChange w:id="719" w:author="Jamie Kurtz" w:date="2014-05-04T18:14:00Z">
          <w:pPr>
            <w:pStyle w:val="Code"/>
          </w:pPr>
        </w:pPrChange>
      </w:pPr>
      <w:del w:id="720" w:author="Jamie Kurtz" w:date="2014-05-04T18:14:00Z">
        <w:r w:rsidRPr="00C445C1" w:rsidDel="001B4426">
          <w:delText xml:space="preserve">                        Environment.NewLine,</w:delText>
        </w:r>
      </w:del>
    </w:p>
    <w:p w14:paraId="0B275F89" w14:textId="2580D3C8" w:rsidR="00C445C1" w:rsidRPr="00C445C1" w:rsidDel="001B4426" w:rsidRDefault="00C445C1" w:rsidP="001B4426">
      <w:pPr>
        <w:pStyle w:val="Code"/>
        <w:rPr>
          <w:del w:id="721" w:author="Jamie Kurtz" w:date="2014-05-04T18:14:00Z"/>
        </w:rPr>
        <w:pPrChange w:id="722" w:author="Jamie Kurtz" w:date="2014-05-04T18:14:00Z">
          <w:pPr>
            <w:pStyle w:val="Code"/>
          </w:pPr>
        </w:pPrChange>
      </w:pPr>
      <w:del w:id="723" w:author="Jamie Kurtz" w:date="2014-05-04T18:14:00Z">
        <w:r w:rsidRPr="00C445C1" w:rsidDel="001B4426">
          <w:delText xml:space="preserve">                        rec.Status,</w:delText>
        </w:r>
      </w:del>
    </w:p>
    <w:p w14:paraId="0088C990" w14:textId="5A4970BA" w:rsidR="00C445C1" w:rsidRPr="00C445C1" w:rsidDel="001B4426" w:rsidRDefault="00C445C1" w:rsidP="001B4426">
      <w:pPr>
        <w:pStyle w:val="Code"/>
        <w:rPr>
          <w:del w:id="724" w:author="Jamie Kurtz" w:date="2014-05-04T18:14:00Z"/>
        </w:rPr>
        <w:pPrChange w:id="725" w:author="Jamie Kurtz" w:date="2014-05-04T18:14:00Z">
          <w:pPr>
            <w:pStyle w:val="Code"/>
          </w:pPr>
        </w:pPrChange>
      </w:pPr>
      <w:del w:id="726" w:author="Jamie Kurtz" w:date="2014-05-04T18:14:00Z">
        <w:r w:rsidRPr="00C445C1" w:rsidDel="001B4426">
          <w:delText xml:space="preserve">                        Environment.NewLine,</w:delText>
        </w:r>
      </w:del>
    </w:p>
    <w:p w14:paraId="1AA95508" w14:textId="4E767DF0" w:rsidR="00C445C1" w:rsidRPr="00C445C1" w:rsidDel="001B4426" w:rsidRDefault="00C445C1" w:rsidP="001B4426">
      <w:pPr>
        <w:pStyle w:val="Code"/>
        <w:rPr>
          <w:del w:id="727" w:author="Jamie Kurtz" w:date="2014-05-04T18:14:00Z"/>
        </w:rPr>
        <w:pPrChange w:id="728" w:author="Jamie Kurtz" w:date="2014-05-04T18:14:00Z">
          <w:pPr>
            <w:pStyle w:val="Code"/>
          </w:pPr>
        </w:pPrChange>
      </w:pPr>
      <w:del w:id="729" w:author="Jamie Kurtz" w:date="2014-05-04T18:14:00Z">
        <w:r w:rsidRPr="00C445C1" w:rsidDel="001B4426">
          <w:delText xml:space="preserve">                        rec.Operation,</w:delText>
        </w:r>
      </w:del>
    </w:p>
    <w:p w14:paraId="6D2FE4D4" w14:textId="32CA4F62" w:rsidR="00C445C1" w:rsidRPr="00C445C1" w:rsidDel="001B4426" w:rsidRDefault="00C445C1" w:rsidP="001B4426">
      <w:pPr>
        <w:pStyle w:val="Code"/>
        <w:rPr>
          <w:del w:id="730" w:author="Jamie Kurtz" w:date="2014-05-04T18:14:00Z"/>
        </w:rPr>
        <w:pPrChange w:id="731" w:author="Jamie Kurtz" w:date="2014-05-04T18:14:00Z">
          <w:pPr>
            <w:pStyle w:val="Code"/>
          </w:pPr>
        </w:pPrChange>
      </w:pPr>
      <w:del w:id="732" w:author="Jamie Kurtz" w:date="2014-05-04T18:14:00Z">
        <w:r w:rsidRPr="00C445C1" w:rsidDel="001B4426">
          <w:delText xml:space="preserve">                        Environment.NewLine,</w:delText>
        </w:r>
      </w:del>
    </w:p>
    <w:p w14:paraId="616A84F3" w14:textId="16542B5C" w:rsidR="00C445C1" w:rsidRPr="00C445C1" w:rsidDel="001B4426" w:rsidRDefault="00C445C1" w:rsidP="001B4426">
      <w:pPr>
        <w:pStyle w:val="Code"/>
        <w:rPr>
          <w:del w:id="733" w:author="Jamie Kurtz" w:date="2014-05-04T18:14:00Z"/>
        </w:rPr>
        <w:pPrChange w:id="734" w:author="Jamie Kurtz" w:date="2014-05-04T18:14:00Z">
          <w:pPr>
            <w:pStyle w:val="Code"/>
          </w:pPr>
        </w:pPrChange>
      </w:pPr>
      <w:del w:id="735" w:author="Jamie Kurtz" w:date="2014-05-04T18:14:00Z">
        <w:r w:rsidRPr="00C445C1" w:rsidDel="001B4426">
          <w:delText xml:space="preserve">                        rec.Operator,</w:delText>
        </w:r>
      </w:del>
    </w:p>
    <w:p w14:paraId="4E7B3E1C" w14:textId="25301F87" w:rsidR="00C445C1" w:rsidRPr="00C445C1" w:rsidDel="001B4426" w:rsidRDefault="00C445C1" w:rsidP="001B4426">
      <w:pPr>
        <w:pStyle w:val="Code"/>
        <w:rPr>
          <w:del w:id="736" w:author="Jamie Kurtz" w:date="2014-05-04T18:14:00Z"/>
        </w:rPr>
        <w:pPrChange w:id="737" w:author="Jamie Kurtz" w:date="2014-05-04T18:14:00Z">
          <w:pPr>
            <w:pStyle w:val="Code"/>
          </w:pPr>
        </w:pPrChange>
      </w:pPr>
      <w:del w:id="738" w:author="Jamie Kurtz" w:date="2014-05-04T18:14:00Z">
        <w:r w:rsidRPr="00C445C1" w:rsidDel="001B4426">
          <w:delText xml:space="preserve">                        Environment.NewLine,</w:delText>
        </w:r>
      </w:del>
    </w:p>
    <w:p w14:paraId="690A9E39" w14:textId="42364394" w:rsidR="00C445C1" w:rsidRPr="00C445C1" w:rsidDel="001B4426" w:rsidRDefault="00C445C1" w:rsidP="001B4426">
      <w:pPr>
        <w:pStyle w:val="Code"/>
        <w:rPr>
          <w:del w:id="739" w:author="Jamie Kurtz" w:date="2014-05-04T18:14:00Z"/>
        </w:rPr>
        <w:pPrChange w:id="740" w:author="Jamie Kurtz" w:date="2014-05-04T18:14:00Z">
          <w:pPr>
            <w:pStyle w:val="Code"/>
          </w:pPr>
        </w:pPrChange>
      </w:pPr>
      <w:del w:id="741" w:author="Jamie Kurtz" w:date="2014-05-04T18:14:00Z">
        <w:r w:rsidRPr="00C445C1" w:rsidDel="001B4426">
          <w:delText xml:space="preserve">                        rec.Category,</w:delText>
        </w:r>
      </w:del>
    </w:p>
    <w:p w14:paraId="5764D9AE" w14:textId="36CB4DD2" w:rsidR="00C445C1" w:rsidRPr="00C445C1" w:rsidDel="001B4426" w:rsidRDefault="00C445C1" w:rsidP="001B4426">
      <w:pPr>
        <w:pStyle w:val="Code"/>
        <w:rPr>
          <w:del w:id="742" w:author="Jamie Kurtz" w:date="2014-05-04T18:14:00Z"/>
        </w:rPr>
        <w:pPrChange w:id="743" w:author="Jamie Kurtz" w:date="2014-05-04T18:14:00Z">
          <w:pPr>
            <w:pStyle w:val="Code"/>
          </w:pPr>
        </w:pPrChange>
      </w:pPr>
      <w:del w:id="744" w:author="Jamie Kurtz" w:date="2014-05-04T18:14:00Z">
        <w:r w:rsidRPr="00C445C1" w:rsidDel="001B4426">
          <w:delText xml:space="preserve">                        Environment.NewLine,</w:delText>
        </w:r>
      </w:del>
    </w:p>
    <w:p w14:paraId="52FFD468" w14:textId="30754EF3" w:rsidR="00C445C1" w:rsidRPr="00C445C1" w:rsidDel="001B4426" w:rsidRDefault="00C445C1" w:rsidP="001B4426">
      <w:pPr>
        <w:pStyle w:val="Code"/>
        <w:rPr>
          <w:del w:id="745" w:author="Jamie Kurtz" w:date="2014-05-04T18:14:00Z"/>
        </w:rPr>
        <w:pPrChange w:id="746" w:author="Jamie Kurtz" w:date="2014-05-04T18:14:00Z">
          <w:pPr>
            <w:pStyle w:val="Code"/>
          </w:pPr>
        </w:pPrChange>
      </w:pPr>
      <w:del w:id="747" w:author="Jamie Kurtz" w:date="2014-05-04T18:14:00Z">
        <w:r w:rsidRPr="00C445C1" w:rsidDel="001B4426">
          <w:delText xml:space="preserve">                        rec.Request,</w:delText>
        </w:r>
      </w:del>
    </w:p>
    <w:p w14:paraId="3B847EB6" w14:textId="1F629C11" w:rsidR="00C445C1" w:rsidRPr="00C445C1" w:rsidDel="001B4426" w:rsidRDefault="00C445C1" w:rsidP="001B4426">
      <w:pPr>
        <w:pStyle w:val="Code"/>
        <w:rPr>
          <w:del w:id="748" w:author="Jamie Kurtz" w:date="2014-05-04T18:14:00Z"/>
        </w:rPr>
        <w:pPrChange w:id="749" w:author="Jamie Kurtz" w:date="2014-05-04T18:14:00Z">
          <w:pPr>
            <w:pStyle w:val="Code"/>
          </w:pPr>
        </w:pPrChange>
      </w:pPr>
      <w:del w:id="750" w:author="Jamie Kurtz" w:date="2014-05-04T18:14:00Z">
        <w:r w:rsidRPr="00C445C1" w:rsidDel="001B4426">
          <w:delText xml:space="preserve">                        Environment.NewLine,</w:delText>
        </w:r>
      </w:del>
    </w:p>
    <w:p w14:paraId="64FDD94B" w14:textId="2509FF36" w:rsidR="00C445C1" w:rsidRPr="00C445C1" w:rsidDel="001B4426" w:rsidRDefault="00C445C1" w:rsidP="001B4426">
      <w:pPr>
        <w:pStyle w:val="Code"/>
        <w:rPr>
          <w:del w:id="751" w:author="Jamie Kurtz" w:date="2014-05-04T18:14:00Z"/>
        </w:rPr>
        <w:pPrChange w:id="752" w:author="Jamie Kurtz" w:date="2014-05-04T18:14:00Z">
          <w:pPr>
            <w:pStyle w:val="Code"/>
          </w:pPr>
        </w:pPrChange>
      </w:pPr>
      <w:del w:id="753" w:author="Jamie Kurtz" w:date="2014-05-04T18:14:00Z">
        <w:r w:rsidRPr="00C445C1" w:rsidDel="001B4426">
          <w:delText xml:space="preserve">                        rec.Message</w:delText>
        </w:r>
      </w:del>
    </w:p>
    <w:p w14:paraId="7985EF87" w14:textId="0B907597" w:rsidR="00C445C1" w:rsidRPr="00C445C1" w:rsidDel="001B4426" w:rsidRDefault="00C445C1" w:rsidP="001B4426">
      <w:pPr>
        <w:pStyle w:val="Code"/>
        <w:rPr>
          <w:del w:id="754" w:author="Jamie Kurtz" w:date="2014-05-04T18:14:00Z"/>
        </w:rPr>
        <w:pPrChange w:id="755" w:author="Jamie Kurtz" w:date="2014-05-04T18:14:00Z">
          <w:pPr>
            <w:pStyle w:val="Code"/>
          </w:pPr>
        </w:pPrChange>
      </w:pPr>
      <w:del w:id="756" w:author="Jamie Kurtz" w:date="2014-05-04T18:14:00Z">
        <w:r w:rsidRPr="00C445C1" w:rsidDel="001B4426">
          <w:delText xml:space="preserve">                        );</w:delText>
        </w:r>
      </w:del>
    </w:p>
    <w:p w14:paraId="224313B8" w14:textId="3AEC12C9" w:rsidR="00C445C1" w:rsidRPr="00C445C1" w:rsidDel="001B4426" w:rsidRDefault="00C445C1" w:rsidP="001B4426">
      <w:pPr>
        <w:pStyle w:val="Code"/>
        <w:rPr>
          <w:del w:id="757" w:author="Jamie Kurtz" w:date="2014-05-04T18:14:00Z"/>
        </w:rPr>
        <w:pPrChange w:id="758" w:author="Jamie Kurtz" w:date="2014-05-04T18:14:00Z">
          <w:pPr>
            <w:pStyle w:val="Code"/>
          </w:pPr>
        </w:pPrChange>
      </w:pPr>
      <w:del w:id="759" w:author="Jamie Kurtz" w:date="2014-05-04T18:14:00Z">
        <w:r w:rsidRPr="00C445C1" w:rsidDel="001B4426">
          <w:delText xml:space="preserve">                    break;</w:delText>
        </w:r>
      </w:del>
    </w:p>
    <w:p w14:paraId="02582F1F" w14:textId="0D997659" w:rsidR="00C445C1" w:rsidRPr="00C445C1" w:rsidDel="001B4426" w:rsidRDefault="00C445C1" w:rsidP="001B4426">
      <w:pPr>
        <w:pStyle w:val="Code"/>
        <w:rPr>
          <w:del w:id="760" w:author="Jamie Kurtz" w:date="2014-05-04T18:14:00Z"/>
        </w:rPr>
        <w:pPrChange w:id="761" w:author="Jamie Kurtz" w:date="2014-05-04T18:14:00Z">
          <w:pPr>
            <w:pStyle w:val="Code"/>
          </w:pPr>
        </w:pPrChange>
      </w:pPr>
      <w:del w:id="762" w:author="Jamie Kurtz" w:date="2014-05-04T18:14:00Z">
        <w:r w:rsidRPr="00C445C1" w:rsidDel="001B4426">
          <w:delText xml:space="preserve">                case TraceLevel.Info:</w:delText>
        </w:r>
      </w:del>
    </w:p>
    <w:p w14:paraId="0C14715C" w14:textId="535DF931" w:rsidR="00C445C1" w:rsidRPr="00C445C1" w:rsidDel="001B4426" w:rsidRDefault="00C445C1" w:rsidP="001B4426">
      <w:pPr>
        <w:pStyle w:val="Code"/>
        <w:rPr>
          <w:del w:id="763" w:author="Jamie Kurtz" w:date="2014-05-04T18:14:00Z"/>
        </w:rPr>
        <w:pPrChange w:id="764" w:author="Jamie Kurtz" w:date="2014-05-04T18:14:00Z">
          <w:pPr>
            <w:pStyle w:val="Code"/>
          </w:pPr>
        </w:pPrChange>
      </w:pPr>
      <w:del w:id="765" w:author="Jamie Kurtz" w:date="2014-05-04T18:14:00Z">
        <w:r w:rsidRPr="00C445C1" w:rsidDel="001B4426">
          <w:delText xml:space="preserve">                    _log.InfoFormat(traceFormat,</w:delText>
        </w:r>
      </w:del>
    </w:p>
    <w:p w14:paraId="074D99A4" w14:textId="572DA3DE" w:rsidR="00C445C1" w:rsidRPr="00C445C1" w:rsidDel="001B4426" w:rsidRDefault="00C445C1" w:rsidP="001B4426">
      <w:pPr>
        <w:pStyle w:val="Code"/>
        <w:rPr>
          <w:del w:id="766" w:author="Jamie Kurtz" w:date="2014-05-04T18:14:00Z"/>
        </w:rPr>
        <w:pPrChange w:id="767" w:author="Jamie Kurtz" w:date="2014-05-04T18:14:00Z">
          <w:pPr>
            <w:pStyle w:val="Code"/>
          </w:pPr>
        </w:pPrChange>
      </w:pPr>
      <w:del w:id="768" w:author="Jamie Kurtz" w:date="2014-05-04T18:14:00Z">
        <w:r w:rsidRPr="00C445C1" w:rsidDel="001B4426">
          <w:delText xml:space="preserve">                        rec.RequestId,</w:delText>
        </w:r>
      </w:del>
    </w:p>
    <w:p w14:paraId="470BCA10" w14:textId="0CF4580A" w:rsidR="00C445C1" w:rsidRPr="00C445C1" w:rsidDel="001B4426" w:rsidRDefault="00C445C1" w:rsidP="001B4426">
      <w:pPr>
        <w:pStyle w:val="Code"/>
        <w:rPr>
          <w:del w:id="769" w:author="Jamie Kurtz" w:date="2014-05-04T18:14:00Z"/>
        </w:rPr>
        <w:pPrChange w:id="770" w:author="Jamie Kurtz" w:date="2014-05-04T18:14:00Z">
          <w:pPr>
            <w:pStyle w:val="Code"/>
          </w:pPr>
        </w:pPrChange>
      </w:pPr>
      <w:del w:id="771" w:author="Jamie Kurtz" w:date="2014-05-04T18:14:00Z">
        <w:r w:rsidRPr="00C445C1" w:rsidDel="001B4426">
          <w:delText xml:space="preserve">                        Environment.NewLine,</w:delText>
        </w:r>
      </w:del>
    </w:p>
    <w:p w14:paraId="2A5399D0" w14:textId="14E229B0" w:rsidR="00C445C1" w:rsidRPr="00C445C1" w:rsidDel="001B4426" w:rsidRDefault="00C445C1" w:rsidP="001B4426">
      <w:pPr>
        <w:pStyle w:val="Code"/>
        <w:rPr>
          <w:del w:id="772" w:author="Jamie Kurtz" w:date="2014-05-04T18:14:00Z"/>
        </w:rPr>
        <w:pPrChange w:id="773" w:author="Jamie Kurtz" w:date="2014-05-04T18:14:00Z">
          <w:pPr>
            <w:pStyle w:val="Code"/>
          </w:pPr>
        </w:pPrChange>
      </w:pPr>
      <w:del w:id="774" w:author="Jamie Kurtz" w:date="2014-05-04T18:14:00Z">
        <w:r w:rsidRPr="00C445C1" w:rsidDel="001B4426">
          <w:delText xml:space="preserve">                        rec.Kind,</w:delText>
        </w:r>
      </w:del>
    </w:p>
    <w:p w14:paraId="644096E1" w14:textId="3BE635F0" w:rsidR="00C445C1" w:rsidRPr="00C445C1" w:rsidDel="001B4426" w:rsidRDefault="00C445C1" w:rsidP="001B4426">
      <w:pPr>
        <w:pStyle w:val="Code"/>
        <w:rPr>
          <w:del w:id="775" w:author="Jamie Kurtz" w:date="2014-05-04T18:14:00Z"/>
        </w:rPr>
        <w:pPrChange w:id="776" w:author="Jamie Kurtz" w:date="2014-05-04T18:14:00Z">
          <w:pPr>
            <w:pStyle w:val="Code"/>
          </w:pPr>
        </w:pPrChange>
      </w:pPr>
      <w:del w:id="777" w:author="Jamie Kurtz" w:date="2014-05-04T18:14:00Z">
        <w:r w:rsidRPr="00C445C1" w:rsidDel="001B4426">
          <w:delText xml:space="preserve">                        Environment.NewLine,</w:delText>
        </w:r>
      </w:del>
    </w:p>
    <w:p w14:paraId="1CE9192C" w14:textId="09AFFF4C" w:rsidR="00C445C1" w:rsidRPr="00C445C1" w:rsidDel="001B4426" w:rsidRDefault="00C445C1" w:rsidP="001B4426">
      <w:pPr>
        <w:pStyle w:val="Code"/>
        <w:rPr>
          <w:del w:id="778" w:author="Jamie Kurtz" w:date="2014-05-04T18:14:00Z"/>
        </w:rPr>
        <w:pPrChange w:id="779" w:author="Jamie Kurtz" w:date="2014-05-04T18:14:00Z">
          <w:pPr>
            <w:pStyle w:val="Code"/>
          </w:pPr>
        </w:pPrChange>
      </w:pPr>
      <w:del w:id="780" w:author="Jamie Kurtz" w:date="2014-05-04T18:14:00Z">
        <w:r w:rsidRPr="00C445C1" w:rsidDel="001B4426">
          <w:delText xml:space="preserve">                        rec.Status,</w:delText>
        </w:r>
      </w:del>
    </w:p>
    <w:p w14:paraId="357761E2" w14:textId="3FE1C88C" w:rsidR="00C445C1" w:rsidRPr="00C445C1" w:rsidDel="001B4426" w:rsidRDefault="00C445C1" w:rsidP="001B4426">
      <w:pPr>
        <w:pStyle w:val="Code"/>
        <w:rPr>
          <w:del w:id="781" w:author="Jamie Kurtz" w:date="2014-05-04T18:14:00Z"/>
        </w:rPr>
        <w:pPrChange w:id="782" w:author="Jamie Kurtz" w:date="2014-05-04T18:14:00Z">
          <w:pPr>
            <w:pStyle w:val="Code"/>
          </w:pPr>
        </w:pPrChange>
      </w:pPr>
      <w:del w:id="783" w:author="Jamie Kurtz" w:date="2014-05-04T18:14:00Z">
        <w:r w:rsidRPr="00C445C1" w:rsidDel="001B4426">
          <w:delText xml:space="preserve">                        Environment.NewLine,</w:delText>
        </w:r>
      </w:del>
    </w:p>
    <w:p w14:paraId="3FF2FE15" w14:textId="53D776B4" w:rsidR="00C445C1" w:rsidRPr="00C445C1" w:rsidDel="001B4426" w:rsidRDefault="00C445C1" w:rsidP="001B4426">
      <w:pPr>
        <w:pStyle w:val="Code"/>
        <w:rPr>
          <w:del w:id="784" w:author="Jamie Kurtz" w:date="2014-05-04T18:14:00Z"/>
        </w:rPr>
        <w:pPrChange w:id="785" w:author="Jamie Kurtz" w:date="2014-05-04T18:14:00Z">
          <w:pPr>
            <w:pStyle w:val="Code"/>
          </w:pPr>
        </w:pPrChange>
      </w:pPr>
      <w:del w:id="786" w:author="Jamie Kurtz" w:date="2014-05-04T18:14:00Z">
        <w:r w:rsidRPr="00C445C1" w:rsidDel="001B4426">
          <w:delText xml:space="preserve">                        rec.Operation,</w:delText>
        </w:r>
      </w:del>
    </w:p>
    <w:p w14:paraId="680A4371" w14:textId="0BF1BB0C" w:rsidR="00C445C1" w:rsidRPr="00C445C1" w:rsidDel="001B4426" w:rsidRDefault="00C445C1" w:rsidP="001B4426">
      <w:pPr>
        <w:pStyle w:val="Code"/>
        <w:rPr>
          <w:del w:id="787" w:author="Jamie Kurtz" w:date="2014-05-04T18:14:00Z"/>
        </w:rPr>
        <w:pPrChange w:id="788" w:author="Jamie Kurtz" w:date="2014-05-04T18:14:00Z">
          <w:pPr>
            <w:pStyle w:val="Code"/>
          </w:pPr>
        </w:pPrChange>
      </w:pPr>
      <w:del w:id="789" w:author="Jamie Kurtz" w:date="2014-05-04T18:14:00Z">
        <w:r w:rsidRPr="00C445C1" w:rsidDel="001B4426">
          <w:delText xml:space="preserve">                        Environment.NewLine,</w:delText>
        </w:r>
      </w:del>
    </w:p>
    <w:p w14:paraId="6CCA41C1" w14:textId="53A1852A" w:rsidR="00C445C1" w:rsidRPr="00C445C1" w:rsidDel="001B4426" w:rsidRDefault="00C445C1" w:rsidP="001B4426">
      <w:pPr>
        <w:pStyle w:val="Code"/>
        <w:rPr>
          <w:del w:id="790" w:author="Jamie Kurtz" w:date="2014-05-04T18:14:00Z"/>
        </w:rPr>
        <w:pPrChange w:id="791" w:author="Jamie Kurtz" w:date="2014-05-04T18:14:00Z">
          <w:pPr>
            <w:pStyle w:val="Code"/>
          </w:pPr>
        </w:pPrChange>
      </w:pPr>
      <w:del w:id="792" w:author="Jamie Kurtz" w:date="2014-05-04T18:14:00Z">
        <w:r w:rsidRPr="00C445C1" w:rsidDel="001B4426">
          <w:delText xml:space="preserve">                        rec.Operator,</w:delText>
        </w:r>
      </w:del>
    </w:p>
    <w:p w14:paraId="2649850C" w14:textId="6C09D450" w:rsidR="00C445C1" w:rsidRPr="00C445C1" w:rsidDel="001B4426" w:rsidRDefault="00C445C1" w:rsidP="001B4426">
      <w:pPr>
        <w:pStyle w:val="Code"/>
        <w:rPr>
          <w:del w:id="793" w:author="Jamie Kurtz" w:date="2014-05-04T18:14:00Z"/>
        </w:rPr>
        <w:pPrChange w:id="794" w:author="Jamie Kurtz" w:date="2014-05-04T18:14:00Z">
          <w:pPr>
            <w:pStyle w:val="Code"/>
          </w:pPr>
        </w:pPrChange>
      </w:pPr>
      <w:del w:id="795" w:author="Jamie Kurtz" w:date="2014-05-04T18:14:00Z">
        <w:r w:rsidRPr="00C445C1" w:rsidDel="001B4426">
          <w:delText xml:space="preserve">                        Environment.NewLine,</w:delText>
        </w:r>
      </w:del>
    </w:p>
    <w:p w14:paraId="6D81E19E" w14:textId="5022F247" w:rsidR="00C445C1" w:rsidRPr="00C445C1" w:rsidDel="001B4426" w:rsidRDefault="00C445C1" w:rsidP="001B4426">
      <w:pPr>
        <w:pStyle w:val="Code"/>
        <w:rPr>
          <w:del w:id="796" w:author="Jamie Kurtz" w:date="2014-05-04T18:14:00Z"/>
        </w:rPr>
        <w:pPrChange w:id="797" w:author="Jamie Kurtz" w:date="2014-05-04T18:14:00Z">
          <w:pPr>
            <w:pStyle w:val="Code"/>
          </w:pPr>
        </w:pPrChange>
      </w:pPr>
      <w:del w:id="798" w:author="Jamie Kurtz" w:date="2014-05-04T18:14:00Z">
        <w:r w:rsidRPr="00C445C1" w:rsidDel="001B4426">
          <w:delText xml:space="preserve">                        rec.Category,</w:delText>
        </w:r>
      </w:del>
    </w:p>
    <w:p w14:paraId="2AB95672" w14:textId="67B57950" w:rsidR="00C445C1" w:rsidRPr="00C445C1" w:rsidDel="001B4426" w:rsidRDefault="00C445C1" w:rsidP="001B4426">
      <w:pPr>
        <w:pStyle w:val="Code"/>
        <w:rPr>
          <w:del w:id="799" w:author="Jamie Kurtz" w:date="2014-05-04T18:14:00Z"/>
        </w:rPr>
        <w:pPrChange w:id="800" w:author="Jamie Kurtz" w:date="2014-05-04T18:14:00Z">
          <w:pPr>
            <w:pStyle w:val="Code"/>
          </w:pPr>
        </w:pPrChange>
      </w:pPr>
      <w:del w:id="801" w:author="Jamie Kurtz" w:date="2014-05-04T18:14:00Z">
        <w:r w:rsidRPr="00C445C1" w:rsidDel="001B4426">
          <w:delText xml:space="preserve">                        Environment.NewLine,</w:delText>
        </w:r>
      </w:del>
    </w:p>
    <w:p w14:paraId="23362A8F" w14:textId="37FBE501" w:rsidR="00C445C1" w:rsidRPr="00C445C1" w:rsidDel="001B4426" w:rsidRDefault="00C445C1" w:rsidP="001B4426">
      <w:pPr>
        <w:pStyle w:val="Code"/>
        <w:rPr>
          <w:del w:id="802" w:author="Jamie Kurtz" w:date="2014-05-04T18:14:00Z"/>
        </w:rPr>
        <w:pPrChange w:id="803" w:author="Jamie Kurtz" w:date="2014-05-04T18:14:00Z">
          <w:pPr>
            <w:pStyle w:val="Code"/>
          </w:pPr>
        </w:pPrChange>
      </w:pPr>
      <w:del w:id="804" w:author="Jamie Kurtz" w:date="2014-05-04T18:14:00Z">
        <w:r w:rsidRPr="00C445C1" w:rsidDel="001B4426">
          <w:delText xml:space="preserve">                        rec.Request,</w:delText>
        </w:r>
      </w:del>
    </w:p>
    <w:p w14:paraId="700B6CF0" w14:textId="558D2344" w:rsidR="00C445C1" w:rsidRPr="00C445C1" w:rsidDel="001B4426" w:rsidRDefault="00C445C1" w:rsidP="001B4426">
      <w:pPr>
        <w:pStyle w:val="Code"/>
        <w:rPr>
          <w:del w:id="805" w:author="Jamie Kurtz" w:date="2014-05-04T18:14:00Z"/>
        </w:rPr>
        <w:pPrChange w:id="806" w:author="Jamie Kurtz" w:date="2014-05-04T18:14:00Z">
          <w:pPr>
            <w:pStyle w:val="Code"/>
          </w:pPr>
        </w:pPrChange>
      </w:pPr>
      <w:del w:id="807" w:author="Jamie Kurtz" w:date="2014-05-04T18:14:00Z">
        <w:r w:rsidRPr="00C445C1" w:rsidDel="001B4426">
          <w:delText xml:space="preserve">                        Environment.NewLine,</w:delText>
        </w:r>
      </w:del>
    </w:p>
    <w:p w14:paraId="015F2DD9" w14:textId="228EC19F" w:rsidR="00C445C1" w:rsidRPr="00C445C1" w:rsidDel="001B4426" w:rsidRDefault="00C445C1" w:rsidP="001B4426">
      <w:pPr>
        <w:pStyle w:val="Code"/>
        <w:rPr>
          <w:del w:id="808" w:author="Jamie Kurtz" w:date="2014-05-04T18:14:00Z"/>
        </w:rPr>
        <w:pPrChange w:id="809" w:author="Jamie Kurtz" w:date="2014-05-04T18:14:00Z">
          <w:pPr>
            <w:pStyle w:val="Code"/>
          </w:pPr>
        </w:pPrChange>
      </w:pPr>
      <w:del w:id="810" w:author="Jamie Kurtz" w:date="2014-05-04T18:14:00Z">
        <w:r w:rsidRPr="00C445C1" w:rsidDel="001B4426">
          <w:delText xml:space="preserve">                        rec.Message</w:delText>
        </w:r>
      </w:del>
    </w:p>
    <w:p w14:paraId="3B6E9EA5" w14:textId="59A6A30A" w:rsidR="00C445C1" w:rsidRPr="00C445C1" w:rsidDel="001B4426" w:rsidRDefault="00C445C1" w:rsidP="001B4426">
      <w:pPr>
        <w:pStyle w:val="Code"/>
        <w:rPr>
          <w:del w:id="811" w:author="Jamie Kurtz" w:date="2014-05-04T18:14:00Z"/>
        </w:rPr>
        <w:pPrChange w:id="812" w:author="Jamie Kurtz" w:date="2014-05-04T18:14:00Z">
          <w:pPr>
            <w:pStyle w:val="Code"/>
          </w:pPr>
        </w:pPrChange>
      </w:pPr>
      <w:del w:id="813" w:author="Jamie Kurtz" w:date="2014-05-04T18:14:00Z">
        <w:r w:rsidRPr="00C445C1" w:rsidDel="001B4426">
          <w:delText xml:space="preserve">                        );</w:delText>
        </w:r>
      </w:del>
    </w:p>
    <w:p w14:paraId="1DC8FE5B" w14:textId="1708EB85" w:rsidR="00C445C1" w:rsidRPr="00C445C1" w:rsidDel="001B4426" w:rsidRDefault="00C445C1" w:rsidP="001B4426">
      <w:pPr>
        <w:pStyle w:val="Code"/>
        <w:rPr>
          <w:del w:id="814" w:author="Jamie Kurtz" w:date="2014-05-04T18:14:00Z"/>
        </w:rPr>
        <w:pPrChange w:id="815" w:author="Jamie Kurtz" w:date="2014-05-04T18:14:00Z">
          <w:pPr>
            <w:pStyle w:val="Code"/>
          </w:pPr>
        </w:pPrChange>
      </w:pPr>
      <w:del w:id="816" w:author="Jamie Kurtz" w:date="2014-05-04T18:14:00Z">
        <w:r w:rsidRPr="00C445C1" w:rsidDel="001B4426">
          <w:delText xml:space="preserve">                    break;</w:delText>
        </w:r>
      </w:del>
    </w:p>
    <w:p w14:paraId="42D2A2E7" w14:textId="4C40158C" w:rsidR="00C445C1" w:rsidRPr="00C445C1" w:rsidDel="001B4426" w:rsidRDefault="00C445C1" w:rsidP="001B4426">
      <w:pPr>
        <w:pStyle w:val="Code"/>
        <w:rPr>
          <w:del w:id="817" w:author="Jamie Kurtz" w:date="2014-05-04T18:14:00Z"/>
        </w:rPr>
        <w:pPrChange w:id="818" w:author="Jamie Kurtz" w:date="2014-05-04T18:14:00Z">
          <w:pPr>
            <w:pStyle w:val="Code"/>
          </w:pPr>
        </w:pPrChange>
      </w:pPr>
      <w:del w:id="819" w:author="Jamie Kurtz" w:date="2014-05-04T18:14:00Z">
        <w:r w:rsidRPr="00C445C1" w:rsidDel="001B4426">
          <w:delText xml:space="preserve">                case TraceLevel.Warn:</w:delText>
        </w:r>
      </w:del>
    </w:p>
    <w:p w14:paraId="25C05A73" w14:textId="51877998" w:rsidR="00C445C1" w:rsidRPr="00C445C1" w:rsidDel="001B4426" w:rsidRDefault="00C445C1" w:rsidP="001B4426">
      <w:pPr>
        <w:pStyle w:val="Code"/>
        <w:rPr>
          <w:del w:id="820" w:author="Jamie Kurtz" w:date="2014-05-04T18:14:00Z"/>
        </w:rPr>
        <w:pPrChange w:id="821" w:author="Jamie Kurtz" w:date="2014-05-04T18:14:00Z">
          <w:pPr>
            <w:pStyle w:val="Code"/>
          </w:pPr>
        </w:pPrChange>
      </w:pPr>
      <w:del w:id="822" w:author="Jamie Kurtz" w:date="2014-05-04T18:14:00Z">
        <w:r w:rsidRPr="00C445C1" w:rsidDel="001B4426">
          <w:delText xml:space="preserve">                    _log.WarnFormat(traceFormat,</w:delText>
        </w:r>
      </w:del>
    </w:p>
    <w:p w14:paraId="5F5AC225" w14:textId="55509EF9" w:rsidR="00C445C1" w:rsidRPr="00C445C1" w:rsidDel="001B4426" w:rsidRDefault="00C445C1" w:rsidP="001B4426">
      <w:pPr>
        <w:pStyle w:val="Code"/>
        <w:rPr>
          <w:del w:id="823" w:author="Jamie Kurtz" w:date="2014-05-04T18:14:00Z"/>
        </w:rPr>
        <w:pPrChange w:id="824" w:author="Jamie Kurtz" w:date="2014-05-04T18:14:00Z">
          <w:pPr>
            <w:pStyle w:val="Code"/>
          </w:pPr>
        </w:pPrChange>
      </w:pPr>
      <w:del w:id="825" w:author="Jamie Kurtz" w:date="2014-05-04T18:14:00Z">
        <w:r w:rsidRPr="00C445C1" w:rsidDel="001B4426">
          <w:delText xml:space="preserve">                        rec.RequestId,</w:delText>
        </w:r>
      </w:del>
    </w:p>
    <w:p w14:paraId="37D6F383" w14:textId="10EF9FBC" w:rsidR="00C445C1" w:rsidRPr="00C445C1" w:rsidDel="001B4426" w:rsidRDefault="00C445C1" w:rsidP="001B4426">
      <w:pPr>
        <w:pStyle w:val="Code"/>
        <w:rPr>
          <w:del w:id="826" w:author="Jamie Kurtz" w:date="2014-05-04T18:14:00Z"/>
        </w:rPr>
        <w:pPrChange w:id="827" w:author="Jamie Kurtz" w:date="2014-05-04T18:14:00Z">
          <w:pPr>
            <w:pStyle w:val="Code"/>
          </w:pPr>
        </w:pPrChange>
      </w:pPr>
      <w:del w:id="828" w:author="Jamie Kurtz" w:date="2014-05-04T18:14:00Z">
        <w:r w:rsidRPr="00C445C1" w:rsidDel="001B4426">
          <w:delText xml:space="preserve">                        Environment.NewLine,</w:delText>
        </w:r>
      </w:del>
    </w:p>
    <w:p w14:paraId="4C48BBE9" w14:textId="53CFAAA4" w:rsidR="00C445C1" w:rsidRPr="00C445C1" w:rsidDel="001B4426" w:rsidRDefault="00C445C1" w:rsidP="001B4426">
      <w:pPr>
        <w:pStyle w:val="Code"/>
        <w:rPr>
          <w:del w:id="829" w:author="Jamie Kurtz" w:date="2014-05-04T18:14:00Z"/>
        </w:rPr>
        <w:pPrChange w:id="830" w:author="Jamie Kurtz" w:date="2014-05-04T18:14:00Z">
          <w:pPr>
            <w:pStyle w:val="Code"/>
          </w:pPr>
        </w:pPrChange>
      </w:pPr>
      <w:del w:id="831" w:author="Jamie Kurtz" w:date="2014-05-04T18:14:00Z">
        <w:r w:rsidRPr="00C445C1" w:rsidDel="001B4426">
          <w:delText xml:space="preserve">                        rec.Kind,</w:delText>
        </w:r>
      </w:del>
    </w:p>
    <w:p w14:paraId="1D5DB2E3" w14:textId="60D22A05" w:rsidR="00C445C1" w:rsidRPr="00C445C1" w:rsidDel="001B4426" w:rsidRDefault="00C445C1" w:rsidP="001B4426">
      <w:pPr>
        <w:pStyle w:val="Code"/>
        <w:rPr>
          <w:del w:id="832" w:author="Jamie Kurtz" w:date="2014-05-04T18:14:00Z"/>
        </w:rPr>
        <w:pPrChange w:id="833" w:author="Jamie Kurtz" w:date="2014-05-04T18:14:00Z">
          <w:pPr>
            <w:pStyle w:val="Code"/>
          </w:pPr>
        </w:pPrChange>
      </w:pPr>
      <w:del w:id="834" w:author="Jamie Kurtz" w:date="2014-05-04T18:14:00Z">
        <w:r w:rsidRPr="00C445C1" w:rsidDel="001B4426">
          <w:delText xml:space="preserve">                        Environment.NewLine,</w:delText>
        </w:r>
      </w:del>
    </w:p>
    <w:p w14:paraId="2EA46EC1" w14:textId="79A2F6DA" w:rsidR="00C445C1" w:rsidRPr="00C445C1" w:rsidDel="001B4426" w:rsidRDefault="00C445C1" w:rsidP="001B4426">
      <w:pPr>
        <w:pStyle w:val="Code"/>
        <w:rPr>
          <w:del w:id="835" w:author="Jamie Kurtz" w:date="2014-05-04T18:14:00Z"/>
        </w:rPr>
        <w:pPrChange w:id="836" w:author="Jamie Kurtz" w:date="2014-05-04T18:14:00Z">
          <w:pPr>
            <w:pStyle w:val="Code"/>
          </w:pPr>
        </w:pPrChange>
      </w:pPr>
      <w:del w:id="837" w:author="Jamie Kurtz" w:date="2014-05-04T18:14:00Z">
        <w:r w:rsidRPr="00C445C1" w:rsidDel="001B4426">
          <w:delText xml:space="preserve">                        rec.Status,</w:delText>
        </w:r>
      </w:del>
    </w:p>
    <w:p w14:paraId="7539B61B" w14:textId="7BE4FEC1" w:rsidR="00C445C1" w:rsidRPr="00C445C1" w:rsidDel="001B4426" w:rsidRDefault="00C445C1" w:rsidP="001B4426">
      <w:pPr>
        <w:pStyle w:val="Code"/>
        <w:rPr>
          <w:del w:id="838" w:author="Jamie Kurtz" w:date="2014-05-04T18:14:00Z"/>
        </w:rPr>
        <w:pPrChange w:id="839" w:author="Jamie Kurtz" w:date="2014-05-04T18:14:00Z">
          <w:pPr>
            <w:pStyle w:val="Code"/>
          </w:pPr>
        </w:pPrChange>
      </w:pPr>
      <w:del w:id="840" w:author="Jamie Kurtz" w:date="2014-05-04T18:14:00Z">
        <w:r w:rsidRPr="00C445C1" w:rsidDel="001B4426">
          <w:delText xml:space="preserve">                        Environment.NewLine,</w:delText>
        </w:r>
      </w:del>
    </w:p>
    <w:p w14:paraId="420C1B66" w14:textId="1B0E322B" w:rsidR="00C445C1" w:rsidRPr="00C445C1" w:rsidDel="001B4426" w:rsidRDefault="00C445C1" w:rsidP="001B4426">
      <w:pPr>
        <w:pStyle w:val="Code"/>
        <w:rPr>
          <w:del w:id="841" w:author="Jamie Kurtz" w:date="2014-05-04T18:14:00Z"/>
        </w:rPr>
        <w:pPrChange w:id="842" w:author="Jamie Kurtz" w:date="2014-05-04T18:14:00Z">
          <w:pPr>
            <w:pStyle w:val="Code"/>
          </w:pPr>
        </w:pPrChange>
      </w:pPr>
      <w:del w:id="843" w:author="Jamie Kurtz" w:date="2014-05-04T18:14:00Z">
        <w:r w:rsidRPr="00C445C1" w:rsidDel="001B4426">
          <w:delText xml:space="preserve">                        rec.Operation,</w:delText>
        </w:r>
      </w:del>
    </w:p>
    <w:p w14:paraId="6583FFFA" w14:textId="0AA75F6F" w:rsidR="00C445C1" w:rsidRPr="00C445C1" w:rsidDel="001B4426" w:rsidRDefault="00C445C1" w:rsidP="001B4426">
      <w:pPr>
        <w:pStyle w:val="Code"/>
        <w:rPr>
          <w:del w:id="844" w:author="Jamie Kurtz" w:date="2014-05-04T18:14:00Z"/>
        </w:rPr>
        <w:pPrChange w:id="845" w:author="Jamie Kurtz" w:date="2014-05-04T18:14:00Z">
          <w:pPr>
            <w:pStyle w:val="Code"/>
          </w:pPr>
        </w:pPrChange>
      </w:pPr>
      <w:del w:id="846" w:author="Jamie Kurtz" w:date="2014-05-04T18:14:00Z">
        <w:r w:rsidRPr="00C445C1" w:rsidDel="001B4426">
          <w:delText xml:space="preserve">                        Environment.NewLine,</w:delText>
        </w:r>
      </w:del>
    </w:p>
    <w:p w14:paraId="1400178E" w14:textId="5204E78F" w:rsidR="00C445C1" w:rsidRPr="00C445C1" w:rsidDel="001B4426" w:rsidRDefault="00C445C1" w:rsidP="001B4426">
      <w:pPr>
        <w:pStyle w:val="Code"/>
        <w:rPr>
          <w:del w:id="847" w:author="Jamie Kurtz" w:date="2014-05-04T18:14:00Z"/>
        </w:rPr>
        <w:pPrChange w:id="848" w:author="Jamie Kurtz" w:date="2014-05-04T18:14:00Z">
          <w:pPr>
            <w:pStyle w:val="Code"/>
          </w:pPr>
        </w:pPrChange>
      </w:pPr>
      <w:del w:id="849" w:author="Jamie Kurtz" w:date="2014-05-04T18:14:00Z">
        <w:r w:rsidRPr="00C445C1" w:rsidDel="001B4426">
          <w:delText xml:space="preserve">                        rec.Operator,</w:delText>
        </w:r>
      </w:del>
    </w:p>
    <w:p w14:paraId="62944E1E" w14:textId="213448AB" w:rsidR="00C445C1" w:rsidRPr="00C445C1" w:rsidDel="001B4426" w:rsidRDefault="00C445C1" w:rsidP="001B4426">
      <w:pPr>
        <w:pStyle w:val="Code"/>
        <w:rPr>
          <w:del w:id="850" w:author="Jamie Kurtz" w:date="2014-05-04T18:14:00Z"/>
        </w:rPr>
        <w:pPrChange w:id="851" w:author="Jamie Kurtz" w:date="2014-05-04T18:14:00Z">
          <w:pPr>
            <w:pStyle w:val="Code"/>
          </w:pPr>
        </w:pPrChange>
      </w:pPr>
      <w:del w:id="852" w:author="Jamie Kurtz" w:date="2014-05-04T18:14:00Z">
        <w:r w:rsidRPr="00C445C1" w:rsidDel="001B4426">
          <w:delText xml:space="preserve">                        Environment.NewLine,</w:delText>
        </w:r>
      </w:del>
    </w:p>
    <w:p w14:paraId="6E85C331" w14:textId="1056578D" w:rsidR="00C445C1" w:rsidRPr="00C445C1" w:rsidDel="001B4426" w:rsidRDefault="00C445C1" w:rsidP="001B4426">
      <w:pPr>
        <w:pStyle w:val="Code"/>
        <w:rPr>
          <w:del w:id="853" w:author="Jamie Kurtz" w:date="2014-05-04T18:14:00Z"/>
        </w:rPr>
        <w:pPrChange w:id="854" w:author="Jamie Kurtz" w:date="2014-05-04T18:14:00Z">
          <w:pPr>
            <w:pStyle w:val="Code"/>
          </w:pPr>
        </w:pPrChange>
      </w:pPr>
      <w:del w:id="855" w:author="Jamie Kurtz" w:date="2014-05-04T18:14:00Z">
        <w:r w:rsidRPr="00C445C1" w:rsidDel="001B4426">
          <w:delText xml:space="preserve">                        rec.Category,</w:delText>
        </w:r>
      </w:del>
    </w:p>
    <w:p w14:paraId="1C9E1707" w14:textId="5B6984D4" w:rsidR="00C445C1" w:rsidRPr="00C445C1" w:rsidDel="001B4426" w:rsidRDefault="00C445C1" w:rsidP="001B4426">
      <w:pPr>
        <w:pStyle w:val="Code"/>
        <w:rPr>
          <w:del w:id="856" w:author="Jamie Kurtz" w:date="2014-05-04T18:14:00Z"/>
        </w:rPr>
        <w:pPrChange w:id="857" w:author="Jamie Kurtz" w:date="2014-05-04T18:14:00Z">
          <w:pPr>
            <w:pStyle w:val="Code"/>
          </w:pPr>
        </w:pPrChange>
      </w:pPr>
      <w:del w:id="858" w:author="Jamie Kurtz" w:date="2014-05-04T18:14:00Z">
        <w:r w:rsidRPr="00C445C1" w:rsidDel="001B4426">
          <w:delText xml:space="preserve">                        Environment.NewLine,</w:delText>
        </w:r>
      </w:del>
    </w:p>
    <w:p w14:paraId="77E6347E" w14:textId="7A19933A" w:rsidR="00C445C1" w:rsidRPr="00C445C1" w:rsidDel="001B4426" w:rsidRDefault="00C445C1" w:rsidP="001B4426">
      <w:pPr>
        <w:pStyle w:val="Code"/>
        <w:rPr>
          <w:del w:id="859" w:author="Jamie Kurtz" w:date="2014-05-04T18:14:00Z"/>
        </w:rPr>
        <w:pPrChange w:id="860" w:author="Jamie Kurtz" w:date="2014-05-04T18:14:00Z">
          <w:pPr>
            <w:pStyle w:val="Code"/>
          </w:pPr>
        </w:pPrChange>
      </w:pPr>
      <w:del w:id="861" w:author="Jamie Kurtz" w:date="2014-05-04T18:14:00Z">
        <w:r w:rsidRPr="00C445C1" w:rsidDel="001B4426">
          <w:delText xml:space="preserve">                        rec.Request,</w:delText>
        </w:r>
      </w:del>
    </w:p>
    <w:p w14:paraId="5578B484" w14:textId="42320C96" w:rsidR="00C445C1" w:rsidRPr="00C445C1" w:rsidDel="001B4426" w:rsidRDefault="00C445C1" w:rsidP="001B4426">
      <w:pPr>
        <w:pStyle w:val="Code"/>
        <w:rPr>
          <w:del w:id="862" w:author="Jamie Kurtz" w:date="2014-05-04T18:14:00Z"/>
        </w:rPr>
        <w:pPrChange w:id="863" w:author="Jamie Kurtz" w:date="2014-05-04T18:14:00Z">
          <w:pPr>
            <w:pStyle w:val="Code"/>
          </w:pPr>
        </w:pPrChange>
      </w:pPr>
      <w:del w:id="864" w:author="Jamie Kurtz" w:date="2014-05-04T18:14:00Z">
        <w:r w:rsidRPr="00C445C1" w:rsidDel="001B4426">
          <w:delText xml:space="preserve">                        Environment.NewLine,</w:delText>
        </w:r>
      </w:del>
    </w:p>
    <w:p w14:paraId="12B217C7" w14:textId="15199B5B" w:rsidR="00C445C1" w:rsidRPr="00C445C1" w:rsidDel="001B4426" w:rsidRDefault="00C445C1" w:rsidP="001B4426">
      <w:pPr>
        <w:pStyle w:val="Code"/>
        <w:rPr>
          <w:del w:id="865" w:author="Jamie Kurtz" w:date="2014-05-04T18:14:00Z"/>
        </w:rPr>
        <w:pPrChange w:id="866" w:author="Jamie Kurtz" w:date="2014-05-04T18:14:00Z">
          <w:pPr>
            <w:pStyle w:val="Code"/>
          </w:pPr>
        </w:pPrChange>
      </w:pPr>
      <w:del w:id="867" w:author="Jamie Kurtz" w:date="2014-05-04T18:14:00Z">
        <w:r w:rsidRPr="00C445C1" w:rsidDel="001B4426">
          <w:delText xml:space="preserve">                        rec.Message</w:delText>
        </w:r>
      </w:del>
    </w:p>
    <w:p w14:paraId="5546EF61" w14:textId="1269A2C4" w:rsidR="00C445C1" w:rsidRPr="00C445C1" w:rsidDel="001B4426" w:rsidRDefault="00C445C1" w:rsidP="001B4426">
      <w:pPr>
        <w:pStyle w:val="Code"/>
        <w:rPr>
          <w:del w:id="868" w:author="Jamie Kurtz" w:date="2014-05-04T18:14:00Z"/>
        </w:rPr>
        <w:pPrChange w:id="869" w:author="Jamie Kurtz" w:date="2014-05-04T18:14:00Z">
          <w:pPr>
            <w:pStyle w:val="Code"/>
          </w:pPr>
        </w:pPrChange>
      </w:pPr>
      <w:del w:id="870" w:author="Jamie Kurtz" w:date="2014-05-04T18:14:00Z">
        <w:r w:rsidRPr="00C445C1" w:rsidDel="001B4426">
          <w:delText xml:space="preserve">                        );</w:delText>
        </w:r>
      </w:del>
    </w:p>
    <w:p w14:paraId="1D5A3E06" w14:textId="7995EF39" w:rsidR="00C445C1" w:rsidRPr="00C445C1" w:rsidDel="001B4426" w:rsidRDefault="00C445C1" w:rsidP="001B4426">
      <w:pPr>
        <w:pStyle w:val="Code"/>
        <w:rPr>
          <w:del w:id="871" w:author="Jamie Kurtz" w:date="2014-05-04T18:14:00Z"/>
        </w:rPr>
        <w:pPrChange w:id="872" w:author="Jamie Kurtz" w:date="2014-05-04T18:14:00Z">
          <w:pPr>
            <w:pStyle w:val="Code"/>
          </w:pPr>
        </w:pPrChange>
      </w:pPr>
      <w:del w:id="873" w:author="Jamie Kurtz" w:date="2014-05-04T18:14:00Z">
        <w:r w:rsidRPr="00C445C1" w:rsidDel="001B4426">
          <w:delText xml:space="preserve">                    break;</w:delText>
        </w:r>
      </w:del>
    </w:p>
    <w:p w14:paraId="2A0A213B" w14:textId="1D73E7C7" w:rsidR="00C445C1" w:rsidRPr="00C445C1" w:rsidDel="001B4426" w:rsidRDefault="00C445C1" w:rsidP="001B4426">
      <w:pPr>
        <w:pStyle w:val="Code"/>
        <w:rPr>
          <w:del w:id="874" w:author="Jamie Kurtz" w:date="2014-05-04T18:14:00Z"/>
        </w:rPr>
        <w:pPrChange w:id="875" w:author="Jamie Kurtz" w:date="2014-05-04T18:14:00Z">
          <w:pPr>
            <w:pStyle w:val="Code"/>
          </w:pPr>
        </w:pPrChange>
      </w:pPr>
      <w:del w:id="876" w:author="Jamie Kurtz" w:date="2014-05-04T18:14:00Z">
        <w:r w:rsidRPr="00C445C1" w:rsidDel="001B4426">
          <w:delText xml:space="preserve">                case TraceLevel.Error:</w:delText>
        </w:r>
      </w:del>
    </w:p>
    <w:p w14:paraId="61A99EFC" w14:textId="028F71E6" w:rsidR="00C445C1" w:rsidRPr="00C445C1" w:rsidDel="001B4426" w:rsidRDefault="00C445C1" w:rsidP="001B4426">
      <w:pPr>
        <w:pStyle w:val="Code"/>
        <w:rPr>
          <w:del w:id="877" w:author="Jamie Kurtz" w:date="2014-05-04T18:14:00Z"/>
        </w:rPr>
        <w:pPrChange w:id="878" w:author="Jamie Kurtz" w:date="2014-05-04T18:14:00Z">
          <w:pPr>
            <w:pStyle w:val="Code"/>
          </w:pPr>
        </w:pPrChange>
      </w:pPr>
      <w:del w:id="879" w:author="Jamie Kurtz" w:date="2014-05-04T18:14:00Z">
        <w:r w:rsidRPr="00C445C1" w:rsidDel="001B4426">
          <w:delText xml:space="preserve">                    _log.ErrorFormat(traceFormat,</w:delText>
        </w:r>
      </w:del>
    </w:p>
    <w:p w14:paraId="43451F7C" w14:textId="5411254C" w:rsidR="00C445C1" w:rsidRPr="00C445C1" w:rsidDel="001B4426" w:rsidRDefault="00C445C1" w:rsidP="001B4426">
      <w:pPr>
        <w:pStyle w:val="Code"/>
        <w:rPr>
          <w:del w:id="880" w:author="Jamie Kurtz" w:date="2014-05-04T18:14:00Z"/>
        </w:rPr>
        <w:pPrChange w:id="881" w:author="Jamie Kurtz" w:date="2014-05-04T18:14:00Z">
          <w:pPr>
            <w:pStyle w:val="Code"/>
          </w:pPr>
        </w:pPrChange>
      </w:pPr>
      <w:del w:id="882" w:author="Jamie Kurtz" w:date="2014-05-04T18:14:00Z">
        <w:r w:rsidRPr="00C445C1" w:rsidDel="001B4426">
          <w:delText xml:space="preserve">                        rec.RequestId,</w:delText>
        </w:r>
      </w:del>
    </w:p>
    <w:p w14:paraId="4DD5AE24" w14:textId="30D0BCEA" w:rsidR="00C445C1" w:rsidRPr="00C445C1" w:rsidDel="001B4426" w:rsidRDefault="00C445C1" w:rsidP="001B4426">
      <w:pPr>
        <w:pStyle w:val="Code"/>
        <w:rPr>
          <w:del w:id="883" w:author="Jamie Kurtz" w:date="2014-05-04T18:14:00Z"/>
        </w:rPr>
        <w:pPrChange w:id="884" w:author="Jamie Kurtz" w:date="2014-05-04T18:14:00Z">
          <w:pPr>
            <w:pStyle w:val="Code"/>
          </w:pPr>
        </w:pPrChange>
      </w:pPr>
      <w:del w:id="885" w:author="Jamie Kurtz" w:date="2014-05-04T18:14:00Z">
        <w:r w:rsidRPr="00C445C1" w:rsidDel="001B4426">
          <w:delText xml:space="preserve">                        Environment.NewLine,</w:delText>
        </w:r>
      </w:del>
    </w:p>
    <w:p w14:paraId="1986699B" w14:textId="52EC217E" w:rsidR="00C445C1" w:rsidRPr="00C445C1" w:rsidDel="001B4426" w:rsidRDefault="00C445C1" w:rsidP="001B4426">
      <w:pPr>
        <w:pStyle w:val="Code"/>
        <w:rPr>
          <w:del w:id="886" w:author="Jamie Kurtz" w:date="2014-05-04T18:14:00Z"/>
        </w:rPr>
        <w:pPrChange w:id="887" w:author="Jamie Kurtz" w:date="2014-05-04T18:14:00Z">
          <w:pPr>
            <w:pStyle w:val="Code"/>
          </w:pPr>
        </w:pPrChange>
      </w:pPr>
      <w:del w:id="888" w:author="Jamie Kurtz" w:date="2014-05-04T18:14:00Z">
        <w:r w:rsidRPr="00C445C1" w:rsidDel="001B4426">
          <w:delText xml:space="preserve">                        rec.Kind,</w:delText>
        </w:r>
      </w:del>
    </w:p>
    <w:p w14:paraId="548E2092" w14:textId="47CDB95D" w:rsidR="00C445C1" w:rsidRPr="00C445C1" w:rsidDel="001B4426" w:rsidRDefault="00C445C1" w:rsidP="001B4426">
      <w:pPr>
        <w:pStyle w:val="Code"/>
        <w:rPr>
          <w:del w:id="889" w:author="Jamie Kurtz" w:date="2014-05-04T18:14:00Z"/>
        </w:rPr>
        <w:pPrChange w:id="890" w:author="Jamie Kurtz" w:date="2014-05-04T18:14:00Z">
          <w:pPr>
            <w:pStyle w:val="Code"/>
          </w:pPr>
        </w:pPrChange>
      </w:pPr>
      <w:del w:id="891" w:author="Jamie Kurtz" w:date="2014-05-04T18:14:00Z">
        <w:r w:rsidRPr="00C445C1" w:rsidDel="001B4426">
          <w:delText xml:space="preserve">                        Environment.NewLine,</w:delText>
        </w:r>
      </w:del>
    </w:p>
    <w:p w14:paraId="6B8462E5" w14:textId="34898C0D" w:rsidR="00C445C1" w:rsidRPr="00C445C1" w:rsidDel="001B4426" w:rsidRDefault="00C445C1" w:rsidP="001B4426">
      <w:pPr>
        <w:pStyle w:val="Code"/>
        <w:rPr>
          <w:del w:id="892" w:author="Jamie Kurtz" w:date="2014-05-04T18:14:00Z"/>
        </w:rPr>
        <w:pPrChange w:id="893" w:author="Jamie Kurtz" w:date="2014-05-04T18:14:00Z">
          <w:pPr>
            <w:pStyle w:val="Code"/>
          </w:pPr>
        </w:pPrChange>
      </w:pPr>
      <w:del w:id="894" w:author="Jamie Kurtz" w:date="2014-05-04T18:14:00Z">
        <w:r w:rsidRPr="00C445C1" w:rsidDel="001B4426">
          <w:delText xml:space="preserve">                        rec.Status,</w:delText>
        </w:r>
      </w:del>
    </w:p>
    <w:p w14:paraId="50D2CD92" w14:textId="1BCEA0B2" w:rsidR="00C445C1" w:rsidRPr="00C445C1" w:rsidDel="001B4426" w:rsidRDefault="00C445C1" w:rsidP="001B4426">
      <w:pPr>
        <w:pStyle w:val="Code"/>
        <w:rPr>
          <w:del w:id="895" w:author="Jamie Kurtz" w:date="2014-05-04T18:14:00Z"/>
        </w:rPr>
        <w:pPrChange w:id="896" w:author="Jamie Kurtz" w:date="2014-05-04T18:14:00Z">
          <w:pPr>
            <w:pStyle w:val="Code"/>
          </w:pPr>
        </w:pPrChange>
      </w:pPr>
      <w:del w:id="897" w:author="Jamie Kurtz" w:date="2014-05-04T18:14:00Z">
        <w:r w:rsidRPr="00C445C1" w:rsidDel="001B4426">
          <w:delText xml:space="preserve">                        Environment.NewLine,</w:delText>
        </w:r>
      </w:del>
    </w:p>
    <w:p w14:paraId="422546E9" w14:textId="60F79B90" w:rsidR="00C445C1" w:rsidRPr="00C445C1" w:rsidDel="001B4426" w:rsidRDefault="00C445C1" w:rsidP="001B4426">
      <w:pPr>
        <w:pStyle w:val="Code"/>
        <w:rPr>
          <w:del w:id="898" w:author="Jamie Kurtz" w:date="2014-05-04T18:14:00Z"/>
        </w:rPr>
        <w:pPrChange w:id="899" w:author="Jamie Kurtz" w:date="2014-05-04T18:14:00Z">
          <w:pPr>
            <w:pStyle w:val="Code"/>
          </w:pPr>
        </w:pPrChange>
      </w:pPr>
      <w:del w:id="900" w:author="Jamie Kurtz" w:date="2014-05-04T18:14:00Z">
        <w:r w:rsidRPr="00C445C1" w:rsidDel="001B4426">
          <w:delText xml:space="preserve">                        rec.Operation,</w:delText>
        </w:r>
      </w:del>
    </w:p>
    <w:p w14:paraId="2B1E2F90" w14:textId="1617C76B" w:rsidR="00C445C1" w:rsidRPr="00C445C1" w:rsidDel="001B4426" w:rsidRDefault="00C445C1" w:rsidP="001B4426">
      <w:pPr>
        <w:pStyle w:val="Code"/>
        <w:rPr>
          <w:del w:id="901" w:author="Jamie Kurtz" w:date="2014-05-04T18:14:00Z"/>
        </w:rPr>
        <w:pPrChange w:id="902" w:author="Jamie Kurtz" w:date="2014-05-04T18:14:00Z">
          <w:pPr>
            <w:pStyle w:val="Code"/>
          </w:pPr>
        </w:pPrChange>
      </w:pPr>
      <w:del w:id="903" w:author="Jamie Kurtz" w:date="2014-05-04T18:14:00Z">
        <w:r w:rsidRPr="00C445C1" w:rsidDel="001B4426">
          <w:delText xml:space="preserve">                        Environment.NewLine,</w:delText>
        </w:r>
      </w:del>
    </w:p>
    <w:p w14:paraId="401375C3" w14:textId="294A2120" w:rsidR="00C445C1" w:rsidRPr="00C445C1" w:rsidDel="001B4426" w:rsidRDefault="00C445C1" w:rsidP="001B4426">
      <w:pPr>
        <w:pStyle w:val="Code"/>
        <w:rPr>
          <w:del w:id="904" w:author="Jamie Kurtz" w:date="2014-05-04T18:14:00Z"/>
        </w:rPr>
        <w:pPrChange w:id="905" w:author="Jamie Kurtz" w:date="2014-05-04T18:14:00Z">
          <w:pPr>
            <w:pStyle w:val="Code"/>
          </w:pPr>
        </w:pPrChange>
      </w:pPr>
      <w:del w:id="906" w:author="Jamie Kurtz" w:date="2014-05-04T18:14:00Z">
        <w:r w:rsidRPr="00C445C1" w:rsidDel="001B4426">
          <w:delText xml:space="preserve">                        rec.Operator,</w:delText>
        </w:r>
      </w:del>
    </w:p>
    <w:p w14:paraId="45999A7F" w14:textId="1BE58685" w:rsidR="00C445C1" w:rsidRPr="00C445C1" w:rsidDel="001B4426" w:rsidRDefault="00C445C1" w:rsidP="001B4426">
      <w:pPr>
        <w:pStyle w:val="Code"/>
        <w:rPr>
          <w:del w:id="907" w:author="Jamie Kurtz" w:date="2014-05-04T18:14:00Z"/>
        </w:rPr>
        <w:pPrChange w:id="908" w:author="Jamie Kurtz" w:date="2014-05-04T18:14:00Z">
          <w:pPr>
            <w:pStyle w:val="Code"/>
          </w:pPr>
        </w:pPrChange>
      </w:pPr>
      <w:del w:id="909" w:author="Jamie Kurtz" w:date="2014-05-04T18:14:00Z">
        <w:r w:rsidRPr="00C445C1" w:rsidDel="001B4426">
          <w:delText xml:space="preserve">                        Environment.NewLine,</w:delText>
        </w:r>
      </w:del>
    </w:p>
    <w:p w14:paraId="30C8E01E" w14:textId="2343AE18" w:rsidR="00C445C1" w:rsidRPr="00C445C1" w:rsidDel="001B4426" w:rsidRDefault="00C445C1" w:rsidP="001B4426">
      <w:pPr>
        <w:pStyle w:val="Code"/>
        <w:rPr>
          <w:del w:id="910" w:author="Jamie Kurtz" w:date="2014-05-04T18:14:00Z"/>
        </w:rPr>
        <w:pPrChange w:id="911" w:author="Jamie Kurtz" w:date="2014-05-04T18:14:00Z">
          <w:pPr>
            <w:pStyle w:val="Code"/>
          </w:pPr>
        </w:pPrChange>
      </w:pPr>
      <w:del w:id="912" w:author="Jamie Kurtz" w:date="2014-05-04T18:14:00Z">
        <w:r w:rsidRPr="00C445C1" w:rsidDel="001B4426">
          <w:delText xml:space="preserve">                        rec.Category,</w:delText>
        </w:r>
      </w:del>
    </w:p>
    <w:p w14:paraId="254A9A8B" w14:textId="767A844A" w:rsidR="00C445C1" w:rsidRPr="00C445C1" w:rsidDel="001B4426" w:rsidRDefault="00C445C1" w:rsidP="001B4426">
      <w:pPr>
        <w:pStyle w:val="Code"/>
        <w:rPr>
          <w:del w:id="913" w:author="Jamie Kurtz" w:date="2014-05-04T18:14:00Z"/>
        </w:rPr>
        <w:pPrChange w:id="914" w:author="Jamie Kurtz" w:date="2014-05-04T18:14:00Z">
          <w:pPr>
            <w:pStyle w:val="Code"/>
          </w:pPr>
        </w:pPrChange>
      </w:pPr>
      <w:del w:id="915" w:author="Jamie Kurtz" w:date="2014-05-04T18:14:00Z">
        <w:r w:rsidRPr="00C445C1" w:rsidDel="001B4426">
          <w:delText xml:space="preserve">                        Environment.NewLine,</w:delText>
        </w:r>
      </w:del>
    </w:p>
    <w:p w14:paraId="3A179073" w14:textId="55320637" w:rsidR="00C445C1" w:rsidRPr="00C445C1" w:rsidDel="001B4426" w:rsidRDefault="00C445C1" w:rsidP="001B4426">
      <w:pPr>
        <w:pStyle w:val="Code"/>
        <w:rPr>
          <w:del w:id="916" w:author="Jamie Kurtz" w:date="2014-05-04T18:14:00Z"/>
        </w:rPr>
        <w:pPrChange w:id="917" w:author="Jamie Kurtz" w:date="2014-05-04T18:14:00Z">
          <w:pPr>
            <w:pStyle w:val="Code"/>
          </w:pPr>
        </w:pPrChange>
      </w:pPr>
      <w:del w:id="918" w:author="Jamie Kurtz" w:date="2014-05-04T18:14:00Z">
        <w:r w:rsidRPr="00C445C1" w:rsidDel="001B4426">
          <w:delText xml:space="preserve">                        rec.Request,</w:delText>
        </w:r>
      </w:del>
    </w:p>
    <w:p w14:paraId="350D7055" w14:textId="7B254537" w:rsidR="00C445C1" w:rsidRPr="00C445C1" w:rsidDel="001B4426" w:rsidRDefault="00C445C1" w:rsidP="001B4426">
      <w:pPr>
        <w:pStyle w:val="Code"/>
        <w:rPr>
          <w:del w:id="919" w:author="Jamie Kurtz" w:date="2014-05-04T18:14:00Z"/>
        </w:rPr>
        <w:pPrChange w:id="920" w:author="Jamie Kurtz" w:date="2014-05-04T18:14:00Z">
          <w:pPr>
            <w:pStyle w:val="Code"/>
          </w:pPr>
        </w:pPrChange>
      </w:pPr>
      <w:del w:id="921" w:author="Jamie Kurtz" w:date="2014-05-04T18:14:00Z">
        <w:r w:rsidRPr="00C445C1" w:rsidDel="001B4426">
          <w:delText xml:space="preserve">                        Environment.NewLine,</w:delText>
        </w:r>
      </w:del>
    </w:p>
    <w:p w14:paraId="5F9B3D93" w14:textId="5FDD5BFE" w:rsidR="00C445C1" w:rsidRPr="00C445C1" w:rsidDel="001B4426" w:rsidRDefault="00C445C1" w:rsidP="001B4426">
      <w:pPr>
        <w:pStyle w:val="Code"/>
        <w:rPr>
          <w:del w:id="922" w:author="Jamie Kurtz" w:date="2014-05-04T18:14:00Z"/>
        </w:rPr>
        <w:pPrChange w:id="923" w:author="Jamie Kurtz" w:date="2014-05-04T18:14:00Z">
          <w:pPr>
            <w:pStyle w:val="Code"/>
          </w:pPr>
        </w:pPrChange>
      </w:pPr>
      <w:del w:id="924" w:author="Jamie Kurtz" w:date="2014-05-04T18:14:00Z">
        <w:r w:rsidRPr="00C445C1" w:rsidDel="001B4426">
          <w:delText xml:space="preserve">                        rec.Message</w:delText>
        </w:r>
      </w:del>
    </w:p>
    <w:p w14:paraId="6196224B" w14:textId="4A1F19C8" w:rsidR="00C445C1" w:rsidRPr="00C445C1" w:rsidDel="001B4426" w:rsidRDefault="00C445C1" w:rsidP="001B4426">
      <w:pPr>
        <w:pStyle w:val="Code"/>
        <w:rPr>
          <w:del w:id="925" w:author="Jamie Kurtz" w:date="2014-05-04T18:14:00Z"/>
        </w:rPr>
        <w:pPrChange w:id="926" w:author="Jamie Kurtz" w:date="2014-05-04T18:14:00Z">
          <w:pPr>
            <w:pStyle w:val="Code"/>
          </w:pPr>
        </w:pPrChange>
      </w:pPr>
      <w:del w:id="927" w:author="Jamie Kurtz" w:date="2014-05-04T18:14:00Z">
        <w:r w:rsidRPr="00C445C1" w:rsidDel="001B4426">
          <w:delText xml:space="preserve">                        );</w:delText>
        </w:r>
      </w:del>
    </w:p>
    <w:p w14:paraId="57AE74AE" w14:textId="262CE6D3" w:rsidR="00C445C1" w:rsidRPr="00C445C1" w:rsidDel="001B4426" w:rsidRDefault="00C445C1" w:rsidP="001B4426">
      <w:pPr>
        <w:pStyle w:val="Code"/>
        <w:rPr>
          <w:del w:id="928" w:author="Jamie Kurtz" w:date="2014-05-04T18:14:00Z"/>
        </w:rPr>
        <w:pPrChange w:id="929" w:author="Jamie Kurtz" w:date="2014-05-04T18:14:00Z">
          <w:pPr>
            <w:pStyle w:val="Code"/>
          </w:pPr>
        </w:pPrChange>
      </w:pPr>
      <w:del w:id="930" w:author="Jamie Kurtz" w:date="2014-05-04T18:14:00Z">
        <w:r w:rsidRPr="00C445C1" w:rsidDel="001B4426">
          <w:delText xml:space="preserve">                    break;</w:delText>
        </w:r>
      </w:del>
    </w:p>
    <w:p w14:paraId="5ABF2475" w14:textId="48465993" w:rsidR="00C445C1" w:rsidRPr="00C445C1" w:rsidDel="001B4426" w:rsidRDefault="00C445C1" w:rsidP="001B4426">
      <w:pPr>
        <w:pStyle w:val="Code"/>
        <w:rPr>
          <w:del w:id="931" w:author="Jamie Kurtz" w:date="2014-05-04T18:14:00Z"/>
        </w:rPr>
        <w:pPrChange w:id="932" w:author="Jamie Kurtz" w:date="2014-05-04T18:14:00Z">
          <w:pPr>
            <w:pStyle w:val="Code"/>
          </w:pPr>
        </w:pPrChange>
      </w:pPr>
      <w:del w:id="933" w:author="Jamie Kurtz" w:date="2014-05-04T18:14:00Z">
        <w:r w:rsidRPr="00C445C1" w:rsidDel="001B4426">
          <w:delText xml:space="preserve">                case TraceLevel.Fatal:</w:delText>
        </w:r>
      </w:del>
    </w:p>
    <w:p w14:paraId="71E66FE5" w14:textId="4DE72741" w:rsidR="00C445C1" w:rsidRPr="00C445C1" w:rsidDel="001B4426" w:rsidRDefault="00C445C1" w:rsidP="001B4426">
      <w:pPr>
        <w:pStyle w:val="Code"/>
        <w:rPr>
          <w:del w:id="934" w:author="Jamie Kurtz" w:date="2014-05-04T18:14:00Z"/>
        </w:rPr>
        <w:pPrChange w:id="935" w:author="Jamie Kurtz" w:date="2014-05-04T18:14:00Z">
          <w:pPr>
            <w:pStyle w:val="Code"/>
          </w:pPr>
        </w:pPrChange>
      </w:pPr>
      <w:del w:id="936" w:author="Jamie Kurtz" w:date="2014-05-04T18:14:00Z">
        <w:r w:rsidRPr="00C445C1" w:rsidDel="001B4426">
          <w:delText xml:space="preserve">                    _log.FatalFormat(traceFormat,</w:delText>
        </w:r>
      </w:del>
    </w:p>
    <w:p w14:paraId="305FAAC4" w14:textId="37D9D410" w:rsidR="00C445C1" w:rsidRPr="00C445C1" w:rsidDel="001B4426" w:rsidRDefault="00C445C1" w:rsidP="001B4426">
      <w:pPr>
        <w:pStyle w:val="Code"/>
        <w:rPr>
          <w:del w:id="937" w:author="Jamie Kurtz" w:date="2014-05-04T18:14:00Z"/>
        </w:rPr>
        <w:pPrChange w:id="938" w:author="Jamie Kurtz" w:date="2014-05-04T18:14:00Z">
          <w:pPr>
            <w:pStyle w:val="Code"/>
          </w:pPr>
        </w:pPrChange>
      </w:pPr>
      <w:del w:id="939" w:author="Jamie Kurtz" w:date="2014-05-04T18:14:00Z">
        <w:r w:rsidRPr="00C445C1" w:rsidDel="001B4426">
          <w:delText xml:space="preserve">                        rec.RequestId,</w:delText>
        </w:r>
      </w:del>
    </w:p>
    <w:p w14:paraId="6126DD5E" w14:textId="3AA92F6C" w:rsidR="00C445C1" w:rsidRPr="00C445C1" w:rsidDel="001B4426" w:rsidRDefault="00C445C1" w:rsidP="001B4426">
      <w:pPr>
        <w:pStyle w:val="Code"/>
        <w:rPr>
          <w:del w:id="940" w:author="Jamie Kurtz" w:date="2014-05-04T18:14:00Z"/>
        </w:rPr>
        <w:pPrChange w:id="941" w:author="Jamie Kurtz" w:date="2014-05-04T18:14:00Z">
          <w:pPr>
            <w:pStyle w:val="Code"/>
          </w:pPr>
        </w:pPrChange>
      </w:pPr>
      <w:del w:id="942" w:author="Jamie Kurtz" w:date="2014-05-04T18:14:00Z">
        <w:r w:rsidRPr="00C445C1" w:rsidDel="001B4426">
          <w:delText xml:space="preserve">                        Environment.NewLine,</w:delText>
        </w:r>
      </w:del>
    </w:p>
    <w:p w14:paraId="2B0759E2" w14:textId="078D1243" w:rsidR="00C445C1" w:rsidRPr="00C445C1" w:rsidDel="001B4426" w:rsidRDefault="00C445C1" w:rsidP="001B4426">
      <w:pPr>
        <w:pStyle w:val="Code"/>
        <w:rPr>
          <w:del w:id="943" w:author="Jamie Kurtz" w:date="2014-05-04T18:14:00Z"/>
        </w:rPr>
        <w:pPrChange w:id="944" w:author="Jamie Kurtz" w:date="2014-05-04T18:14:00Z">
          <w:pPr>
            <w:pStyle w:val="Code"/>
          </w:pPr>
        </w:pPrChange>
      </w:pPr>
      <w:del w:id="945" w:author="Jamie Kurtz" w:date="2014-05-04T18:14:00Z">
        <w:r w:rsidRPr="00C445C1" w:rsidDel="001B4426">
          <w:delText xml:space="preserve">                        rec.Kind,</w:delText>
        </w:r>
      </w:del>
    </w:p>
    <w:p w14:paraId="540FFACF" w14:textId="4A024784" w:rsidR="00C445C1" w:rsidRPr="00C445C1" w:rsidDel="001B4426" w:rsidRDefault="00C445C1" w:rsidP="001B4426">
      <w:pPr>
        <w:pStyle w:val="Code"/>
        <w:rPr>
          <w:del w:id="946" w:author="Jamie Kurtz" w:date="2014-05-04T18:14:00Z"/>
        </w:rPr>
        <w:pPrChange w:id="947" w:author="Jamie Kurtz" w:date="2014-05-04T18:14:00Z">
          <w:pPr>
            <w:pStyle w:val="Code"/>
          </w:pPr>
        </w:pPrChange>
      </w:pPr>
      <w:del w:id="948" w:author="Jamie Kurtz" w:date="2014-05-04T18:14:00Z">
        <w:r w:rsidRPr="00C445C1" w:rsidDel="001B4426">
          <w:delText xml:space="preserve">                        Environment.NewLine,</w:delText>
        </w:r>
      </w:del>
    </w:p>
    <w:p w14:paraId="0415AA86" w14:textId="11799569" w:rsidR="00C445C1" w:rsidRPr="00C445C1" w:rsidDel="001B4426" w:rsidRDefault="00C445C1" w:rsidP="001B4426">
      <w:pPr>
        <w:pStyle w:val="Code"/>
        <w:rPr>
          <w:del w:id="949" w:author="Jamie Kurtz" w:date="2014-05-04T18:14:00Z"/>
        </w:rPr>
        <w:pPrChange w:id="950" w:author="Jamie Kurtz" w:date="2014-05-04T18:14:00Z">
          <w:pPr>
            <w:pStyle w:val="Code"/>
          </w:pPr>
        </w:pPrChange>
      </w:pPr>
      <w:del w:id="951" w:author="Jamie Kurtz" w:date="2014-05-04T18:14:00Z">
        <w:r w:rsidRPr="00C445C1" w:rsidDel="001B4426">
          <w:delText xml:space="preserve">                        rec.Status,</w:delText>
        </w:r>
      </w:del>
    </w:p>
    <w:p w14:paraId="4E3B898E" w14:textId="0065A9E0" w:rsidR="00C445C1" w:rsidRPr="00C445C1" w:rsidDel="001B4426" w:rsidRDefault="00C445C1" w:rsidP="001B4426">
      <w:pPr>
        <w:pStyle w:val="Code"/>
        <w:rPr>
          <w:del w:id="952" w:author="Jamie Kurtz" w:date="2014-05-04T18:14:00Z"/>
        </w:rPr>
        <w:pPrChange w:id="953" w:author="Jamie Kurtz" w:date="2014-05-04T18:14:00Z">
          <w:pPr>
            <w:pStyle w:val="Code"/>
          </w:pPr>
        </w:pPrChange>
      </w:pPr>
      <w:del w:id="954" w:author="Jamie Kurtz" w:date="2014-05-04T18:14:00Z">
        <w:r w:rsidRPr="00C445C1" w:rsidDel="001B4426">
          <w:delText xml:space="preserve">                        Environment.NewLine,</w:delText>
        </w:r>
      </w:del>
    </w:p>
    <w:p w14:paraId="5D18F33C" w14:textId="5732A9DA" w:rsidR="00C445C1" w:rsidRPr="00C445C1" w:rsidDel="001B4426" w:rsidRDefault="00C445C1" w:rsidP="001B4426">
      <w:pPr>
        <w:pStyle w:val="Code"/>
        <w:rPr>
          <w:del w:id="955" w:author="Jamie Kurtz" w:date="2014-05-04T18:14:00Z"/>
        </w:rPr>
        <w:pPrChange w:id="956" w:author="Jamie Kurtz" w:date="2014-05-04T18:14:00Z">
          <w:pPr>
            <w:pStyle w:val="Code"/>
          </w:pPr>
        </w:pPrChange>
      </w:pPr>
      <w:del w:id="957" w:author="Jamie Kurtz" w:date="2014-05-04T18:14:00Z">
        <w:r w:rsidRPr="00C445C1" w:rsidDel="001B4426">
          <w:delText xml:space="preserve">                        rec.Operation,</w:delText>
        </w:r>
      </w:del>
    </w:p>
    <w:p w14:paraId="21383F28" w14:textId="4DAAE1DE" w:rsidR="00C445C1" w:rsidRPr="00C445C1" w:rsidDel="001B4426" w:rsidRDefault="00C445C1" w:rsidP="001B4426">
      <w:pPr>
        <w:pStyle w:val="Code"/>
        <w:rPr>
          <w:del w:id="958" w:author="Jamie Kurtz" w:date="2014-05-04T18:14:00Z"/>
        </w:rPr>
        <w:pPrChange w:id="959" w:author="Jamie Kurtz" w:date="2014-05-04T18:14:00Z">
          <w:pPr>
            <w:pStyle w:val="Code"/>
          </w:pPr>
        </w:pPrChange>
      </w:pPr>
      <w:del w:id="960" w:author="Jamie Kurtz" w:date="2014-05-04T18:14:00Z">
        <w:r w:rsidRPr="00C445C1" w:rsidDel="001B4426">
          <w:delText xml:space="preserve">                        Environment.NewLine,</w:delText>
        </w:r>
      </w:del>
    </w:p>
    <w:p w14:paraId="05DBACC3" w14:textId="2FA7E96D" w:rsidR="00C445C1" w:rsidRPr="00C445C1" w:rsidDel="001B4426" w:rsidRDefault="00C445C1" w:rsidP="001B4426">
      <w:pPr>
        <w:pStyle w:val="Code"/>
        <w:rPr>
          <w:del w:id="961" w:author="Jamie Kurtz" w:date="2014-05-04T18:14:00Z"/>
        </w:rPr>
        <w:pPrChange w:id="962" w:author="Jamie Kurtz" w:date="2014-05-04T18:14:00Z">
          <w:pPr>
            <w:pStyle w:val="Code"/>
          </w:pPr>
        </w:pPrChange>
      </w:pPr>
      <w:del w:id="963" w:author="Jamie Kurtz" w:date="2014-05-04T18:14:00Z">
        <w:r w:rsidRPr="00C445C1" w:rsidDel="001B4426">
          <w:delText xml:space="preserve">                        rec.Operator,</w:delText>
        </w:r>
      </w:del>
    </w:p>
    <w:p w14:paraId="577F7667" w14:textId="57B2C407" w:rsidR="00C445C1" w:rsidRPr="00C445C1" w:rsidDel="001B4426" w:rsidRDefault="00C445C1" w:rsidP="001B4426">
      <w:pPr>
        <w:pStyle w:val="Code"/>
        <w:rPr>
          <w:del w:id="964" w:author="Jamie Kurtz" w:date="2014-05-04T18:14:00Z"/>
        </w:rPr>
        <w:pPrChange w:id="965" w:author="Jamie Kurtz" w:date="2014-05-04T18:14:00Z">
          <w:pPr>
            <w:pStyle w:val="Code"/>
          </w:pPr>
        </w:pPrChange>
      </w:pPr>
      <w:del w:id="966" w:author="Jamie Kurtz" w:date="2014-05-04T18:14:00Z">
        <w:r w:rsidRPr="00C445C1" w:rsidDel="001B4426">
          <w:delText xml:space="preserve">                        Environment.NewLine,</w:delText>
        </w:r>
      </w:del>
    </w:p>
    <w:p w14:paraId="4FEE24C9" w14:textId="116772C2" w:rsidR="00C445C1" w:rsidRPr="00C445C1" w:rsidDel="001B4426" w:rsidRDefault="00C445C1" w:rsidP="001B4426">
      <w:pPr>
        <w:pStyle w:val="Code"/>
        <w:rPr>
          <w:del w:id="967" w:author="Jamie Kurtz" w:date="2014-05-04T18:14:00Z"/>
        </w:rPr>
        <w:pPrChange w:id="968" w:author="Jamie Kurtz" w:date="2014-05-04T18:14:00Z">
          <w:pPr>
            <w:pStyle w:val="Code"/>
          </w:pPr>
        </w:pPrChange>
      </w:pPr>
      <w:del w:id="969" w:author="Jamie Kurtz" w:date="2014-05-04T18:14:00Z">
        <w:r w:rsidRPr="00C445C1" w:rsidDel="001B4426">
          <w:delText xml:space="preserve">                        rec.Category,</w:delText>
        </w:r>
      </w:del>
    </w:p>
    <w:p w14:paraId="7E0604EA" w14:textId="48AA4562" w:rsidR="00C445C1" w:rsidRPr="00C445C1" w:rsidDel="001B4426" w:rsidRDefault="00C445C1" w:rsidP="001B4426">
      <w:pPr>
        <w:pStyle w:val="Code"/>
        <w:rPr>
          <w:del w:id="970" w:author="Jamie Kurtz" w:date="2014-05-04T18:14:00Z"/>
        </w:rPr>
        <w:pPrChange w:id="971" w:author="Jamie Kurtz" w:date="2014-05-04T18:14:00Z">
          <w:pPr>
            <w:pStyle w:val="Code"/>
          </w:pPr>
        </w:pPrChange>
      </w:pPr>
      <w:del w:id="972" w:author="Jamie Kurtz" w:date="2014-05-04T18:14:00Z">
        <w:r w:rsidRPr="00C445C1" w:rsidDel="001B4426">
          <w:delText xml:space="preserve">                        Environment.NewLine,</w:delText>
        </w:r>
      </w:del>
    </w:p>
    <w:p w14:paraId="47F7734D" w14:textId="47349DFB" w:rsidR="00C445C1" w:rsidRPr="00C445C1" w:rsidDel="001B4426" w:rsidRDefault="00C445C1" w:rsidP="001B4426">
      <w:pPr>
        <w:pStyle w:val="Code"/>
        <w:rPr>
          <w:del w:id="973" w:author="Jamie Kurtz" w:date="2014-05-04T18:14:00Z"/>
        </w:rPr>
        <w:pPrChange w:id="974" w:author="Jamie Kurtz" w:date="2014-05-04T18:14:00Z">
          <w:pPr>
            <w:pStyle w:val="Code"/>
          </w:pPr>
        </w:pPrChange>
      </w:pPr>
      <w:del w:id="975" w:author="Jamie Kurtz" w:date="2014-05-04T18:14:00Z">
        <w:r w:rsidRPr="00C445C1" w:rsidDel="001B4426">
          <w:delText xml:space="preserve">                        rec.Request,</w:delText>
        </w:r>
      </w:del>
    </w:p>
    <w:p w14:paraId="7B0F3932" w14:textId="489D8498" w:rsidR="00C445C1" w:rsidRPr="00C445C1" w:rsidDel="001B4426" w:rsidRDefault="00C445C1" w:rsidP="001B4426">
      <w:pPr>
        <w:pStyle w:val="Code"/>
        <w:rPr>
          <w:del w:id="976" w:author="Jamie Kurtz" w:date="2014-05-04T18:14:00Z"/>
        </w:rPr>
        <w:pPrChange w:id="977" w:author="Jamie Kurtz" w:date="2014-05-04T18:14:00Z">
          <w:pPr>
            <w:pStyle w:val="Code"/>
          </w:pPr>
        </w:pPrChange>
      </w:pPr>
      <w:del w:id="978" w:author="Jamie Kurtz" w:date="2014-05-04T18:14:00Z">
        <w:r w:rsidRPr="00C445C1" w:rsidDel="001B4426">
          <w:delText xml:space="preserve">                        Environment.NewLine,</w:delText>
        </w:r>
      </w:del>
    </w:p>
    <w:p w14:paraId="12122668" w14:textId="5DF48FF6" w:rsidR="00C445C1" w:rsidRPr="00C445C1" w:rsidDel="001B4426" w:rsidRDefault="00C445C1" w:rsidP="001B4426">
      <w:pPr>
        <w:pStyle w:val="Code"/>
        <w:rPr>
          <w:del w:id="979" w:author="Jamie Kurtz" w:date="2014-05-04T18:14:00Z"/>
        </w:rPr>
        <w:pPrChange w:id="980" w:author="Jamie Kurtz" w:date="2014-05-04T18:14:00Z">
          <w:pPr>
            <w:pStyle w:val="Code"/>
          </w:pPr>
        </w:pPrChange>
      </w:pPr>
      <w:del w:id="981" w:author="Jamie Kurtz" w:date="2014-05-04T18:14:00Z">
        <w:r w:rsidRPr="00C445C1" w:rsidDel="001B4426">
          <w:delText xml:space="preserve">                        rec.Message</w:delText>
        </w:r>
      </w:del>
    </w:p>
    <w:p w14:paraId="5D582558" w14:textId="0A43BAEB" w:rsidR="00C445C1" w:rsidRPr="00C445C1" w:rsidDel="001B4426" w:rsidRDefault="00C445C1" w:rsidP="001B4426">
      <w:pPr>
        <w:pStyle w:val="Code"/>
        <w:rPr>
          <w:del w:id="982" w:author="Jamie Kurtz" w:date="2014-05-04T18:14:00Z"/>
        </w:rPr>
        <w:pPrChange w:id="983" w:author="Jamie Kurtz" w:date="2014-05-04T18:14:00Z">
          <w:pPr>
            <w:pStyle w:val="Code"/>
          </w:pPr>
        </w:pPrChange>
      </w:pPr>
      <w:del w:id="984" w:author="Jamie Kurtz" w:date="2014-05-04T18:14:00Z">
        <w:r w:rsidRPr="00C445C1" w:rsidDel="001B4426">
          <w:delText xml:space="preserve">                        );</w:delText>
        </w:r>
      </w:del>
    </w:p>
    <w:p w14:paraId="199D7856" w14:textId="63668816" w:rsidR="00C445C1" w:rsidRPr="00C445C1" w:rsidDel="001B4426" w:rsidRDefault="00C445C1" w:rsidP="001B4426">
      <w:pPr>
        <w:pStyle w:val="Code"/>
        <w:rPr>
          <w:del w:id="985" w:author="Jamie Kurtz" w:date="2014-05-04T18:14:00Z"/>
        </w:rPr>
        <w:pPrChange w:id="986" w:author="Jamie Kurtz" w:date="2014-05-04T18:14:00Z">
          <w:pPr>
            <w:pStyle w:val="Code"/>
          </w:pPr>
        </w:pPrChange>
      </w:pPr>
      <w:del w:id="987" w:author="Jamie Kurtz" w:date="2014-05-04T18:14:00Z">
        <w:r w:rsidRPr="00C445C1" w:rsidDel="001B4426">
          <w:delText xml:space="preserve">                    break;</w:delText>
        </w:r>
      </w:del>
    </w:p>
    <w:p w14:paraId="491E4D23" w14:textId="6F7F8F1A" w:rsidR="00C445C1" w:rsidRPr="00C445C1" w:rsidDel="001B4426" w:rsidRDefault="00C445C1" w:rsidP="001B4426">
      <w:pPr>
        <w:pStyle w:val="Code"/>
        <w:rPr>
          <w:del w:id="988" w:author="Jamie Kurtz" w:date="2014-05-04T18:14:00Z"/>
        </w:rPr>
        <w:pPrChange w:id="989" w:author="Jamie Kurtz" w:date="2014-05-04T18:14:00Z">
          <w:pPr>
            <w:pStyle w:val="Code"/>
          </w:pPr>
        </w:pPrChange>
      </w:pPr>
      <w:del w:id="990" w:author="Jamie Kurtz" w:date="2014-05-04T18:14:00Z">
        <w:r w:rsidRPr="00C445C1" w:rsidDel="001B4426">
          <w:delText xml:space="preserve">            }</w:delText>
        </w:r>
      </w:del>
    </w:p>
    <w:p w14:paraId="2A822603" w14:textId="0BA1D3DB" w:rsidR="00C445C1" w:rsidRPr="00C445C1" w:rsidDel="001B4426" w:rsidRDefault="00C445C1" w:rsidP="001B4426">
      <w:pPr>
        <w:pStyle w:val="Code"/>
        <w:rPr>
          <w:del w:id="991" w:author="Jamie Kurtz" w:date="2014-05-04T18:14:00Z"/>
        </w:rPr>
        <w:pPrChange w:id="992" w:author="Jamie Kurtz" w:date="2014-05-04T18:14:00Z">
          <w:pPr>
            <w:pStyle w:val="Code"/>
          </w:pPr>
        </w:pPrChange>
      </w:pPr>
      <w:del w:id="993" w:author="Jamie Kurtz" w:date="2014-05-04T18:14:00Z">
        <w:r w:rsidRPr="00C445C1" w:rsidDel="001B4426">
          <w:delText xml:space="preserve">        }</w:delText>
        </w:r>
      </w:del>
    </w:p>
    <w:p w14:paraId="5DF902F3" w14:textId="5A493254" w:rsidR="00C445C1" w:rsidRPr="00C445C1" w:rsidDel="001B4426" w:rsidRDefault="00C445C1" w:rsidP="001B4426">
      <w:pPr>
        <w:pStyle w:val="Code"/>
        <w:rPr>
          <w:del w:id="994" w:author="Jamie Kurtz" w:date="2014-05-04T18:14:00Z"/>
        </w:rPr>
        <w:pPrChange w:id="995" w:author="Jamie Kurtz" w:date="2014-05-04T18:14:00Z">
          <w:pPr>
            <w:pStyle w:val="Code"/>
          </w:pPr>
        </w:pPrChange>
      </w:pPr>
      <w:del w:id="996" w:author="Jamie Kurtz" w:date="2014-05-04T18:14:00Z">
        <w:r w:rsidRPr="00C445C1" w:rsidDel="001B4426">
          <w:delText xml:space="preserve">    }</w:delText>
        </w:r>
      </w:del>
    </w:p>
    <w:p w14:paraId="17F430FD" w14:textId="451C9C14" w:rsidR="00E923DB" w:rsidRDefault="00C445C1" w:rsidP="001B4426">
      <w:pPr>
        <w:pStyle w:val="Code"/>
        <w:pPrChange w:id="997" w:author="Jamie Kurtz" w:date="2014-05-04T18:14:00Z">
          <w:pPr>
            <w:pStyle w:val="Code"/>
          </w:pPr>
        </w:pPrChange>
      </w:pPr>
      <w:del w:id="998" w:author="Jamie Kurtz" w:date="2014-05-04T18:14:00Z">
        <w:r w:rsidRPr="00C445C1" w:rsidDel="001B4426">
          <w:delText>}</w:delText>
        </w:r>
      </w:del>
    </w:p>
    <w:p w14:paraId="0E08116F" w14:textId="08C1AD3B"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67C01B6D" w14:textId="26AF7722" w:rsidR="00C445C1" w:rsidRPr="00C445C1" w:rsidRDefault="00C445C1" w:rsidP="00DC77E1">
      <w:pPr>
        <w:pStyle w:val="Code"/>
      </w:pPr>
      <w:commentRangeStart w:id="999"/>
      <w:r w:rsidRPr="00C445C1">
        <w:t>config.EnableSystemDiagnosticsTracing();</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rPr>
          <w:ins w:id="1000" w:author="Jamie Kurtz" w:date="2014-05-04T18:15:00Z"/>
        </w:rPr>
      </w:pPr>
      <w:r>
        <w:t xml:space="preserve">    </w:t>
      </w:r>
      <w:r w:rsidRPr="00C445C1">
        <w:t>new SimpleTraceWriter(WebContainerManager.Get&lt;ILogManager&gt;()));</w:t>
      </w:r>
      <w:commentRangeEnd w:id="999"/>
      <w:r w:rsidR="00086B34">
        <w:rPr>
          <w:rFonts w:asciiTheme="minorHAnsi" w:hAnsiTheme="minorHAnsi"/>
          <w:noProof w:val="0"/>
          <w:sz w:val="22"/>
        </w:rPr>
        <w:commentReference w:id="999"/>
      </w:r>
    </w:p>
    <w:p w14:paraId="3430CC1C" w14:textId="77777777" w:rsidR="00086B34" w:rsidRDefault="00086B34" w:rsidP="00DC77E1">
      <w:pPr>
        <w:pStyle w:val="Code"/>
      </w:pPr>
    </w:p>
    <w:p w14:paraId="7AB50644" w14:textId="5803FBE9" w:rsidR="00046C46" w:rsidRDefault="00046C46" w:rsidP="00DC77E1">
      <w:pPr>
        <w:pStyle w:val="BodyTextCont"/>
      </w:pPr>
      <w:r>
        <w:t xml:space="preserve">See, wasn't that easy? Now, next time you run the demo from the Implementing POST section you'll find a new log file inside of the "logs" folder in 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DAD1356" w:rsidR="00073127" w:rsidRDefault="006A08C7" w:rsidP="00DC77E1">
      <w:pPr>
        <w:pStyle w:val="BodyTextFirst"/>
      </w:pPr>
      <w:r>
        <w:t>With the release of ASP.NET Web API 2.1, developers finally have framework support for global handling of unhandled exceptions.</w:t>
      </w:r>
      <w:r w:rsidR="0096065F">
        <w:t xml:space="preserve"> </w:t>
      </w:r>
      <w:commentRangeStart w:id="1001"/>
      <w:r w:rsidR="0096065F">
        <w:t>The framework supports multiple exception loggers, each of which has access to the exception objects themselves and to the contexts in which the exceptions occur</w:t>
      </w:r>
      <w:commentRangeEnd w:id="1001"/>
      <w:r w:rsidR="00FB4B13">
        <w:rPr>
          <w:rFonts w:asciiTheme="minorHAnsi" w:hAnsiTheme="minorHAnsi"/>
          <w:sz w:val="22"/>
        </w:rPr>
        <w:commentReference w:id="1001"/>
      </w:r>
      <w:r w:rsidR="0096065F">
        <w:t>.</w:t>
      </w:r>
      <w:r w:rsidR="00537DCA">
        <w:t xml:space="preserve"> We'll demonstrate exception logger support by adding a simple exception logger now.</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t>http://aspnet.codeplex.com/SourceControl/latest#Samples/WebApi/Elmah/ReadMe.txt</w:t>
      </w:r>
    </w:p>
    <w:p w14:paraId="3A6343A2" w14:textId="77777777" w:rsidR="00FB4B13" w:rsidRDefault="00FB4B13" w:rsidP="00DC77E1">
      <w:pPr>
        <w:pStyle w:val="BodyTextCont"/>
        <w:rPr>
          <w:ins w:id="1002" w:author="Jamie Kurtz" w:date="2014-05-04T18:19:00Z"/>
        </w:rPr>
      </w:pP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lastRenderedPageBreak/>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rsidP="00FB4B13">
      <w:pPr>
        <w:pStyle w:val="BodyTextCont"/>
        <w:pPrChange w:id="1003" w:author="Jamie Kurtz" w:date="2014-05-04T18:20:00Z">
          <w:pPr>
            <w:pStyle w:val="BodyTextCont"/>
          </w:pPr>
        </w:pPrChange>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ins w:id="1004" w:author="Jamie Kurtz" w:date="2014-05-04T18:20:00Z">
        <w:r w:rsidR="00FB4B13">
          <w:rPr>
            <w:rStyle w:val="CodeInline"/>
          </w:rPr>
          <w:t xml:space="preserve"> </w:t>
        </w:r>
        <w:r w:rsidR="00FB4B13" w:rsidRPr="00FB4B13">
          <w:rPr>
            <w:rStyle w:val="CodeInline"/>
            <w:rFonts w:ascii="Utopia" w:hAnsi="Utopia"/>
            <w:rPrChange w:id="1005" w:author="Jamie Kurtz" w:date="2014-05-04T18:20:00Z">
              <w:rPr>
                <w:rStyle w:val="CodeInline"/>
              </w:rPr>
            </w:rPrChange>
          </w:rPr>
          <w:t>argument</w:t>
        </w:r>
      </w:ins>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t>WebApiConfig</w:t>
      </w:r>
      <w:proofErr w:type="spellEnd"/>
      <w:r>
        <w:t xml:space="preserve"> class'</w:t>
      </w:r>
      <w:r w:rsidRPr="00802EA3">
        <w:t xml:space="preserve"> </w:t>
      </w:r>
      <w:r>
        <w:t>Register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rPr>
          <w:ins w:id="1006" w:author="Jamie Kurtz" w:date="2014-05-04T18:20:00Z"/>
        </w:rPr>
      </w:pPr>
      <w:r>
        <w:t xml:space="preserve">    </w:t>
      </w:r>
      <w:r w:rsidRPr="00802EA3">
        <w:t>new SimpleExceptionLogger(WebContainerManager.Get&lt;ILogManager&gt;()));</w:t>
      </w:r>
    </w:p>
    <w:p w14:paraId="16D35E19" w14:textId="77777777" w:rsidR="00FB4B13" w:rsidRDefault="00FB4B13" w:rsidP="00DC77E1">
      <w:pPr>
        <w:pStyle w:val="Code"/>
      </w:pPr>
    </w:p>
    <w:p w14:paraId="3DFB84FA" w14:textId="478FDD37" w:rsidR="0006730A" w:rsidRDefault="00802EA3" w:rsidP="00DC77E1">
      <w:pPr>
        <w:pStyle w:val="BodyTextCont"/>
      </w:pPr>
      <w:r>
        <w:t xml:space="preserve">That's it! </w:t>
      </w:r>
      <w:commentRangeStart w:id="1007"/>
      <w:r>
        <w:t>However, t</w:t>
      </w:r>
      <w:r w:rsidR="00FC6D77">
        <w:t xml:space="preserve">o help make sure no exceptions escape </w:t>
      </w:r>
      <w:r>
        <w:t>without being logged</w:t>
      </w:r>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commentRangeEnd w:id="1007"/>
      <w:r w:rsidR="00FB4B13">
        <w:rPr>
          <w:rFonts w:asciiTheme="minorHAnsi" w:hAnsiTheme="minorHAnsi"/>
          <w:sz w:val="22"/>
        </w:rPr>
        <w:commentReference w:id="1007"/>
      </w:r>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1B39B2CF" w:rsidR="00802EA3" w:rsidRDefault="00125B32" w:rsidP="00DC77E1">
      <w:pPr>
        <w:pStyle w:val="BodyTextCont"/>
      </w:pPr>
      <w:r>
        <w:t xml:space="preserve">We add this to handle </w:t>
      </w:r>
      <w:r w:rsidR="00FC6D77">
        <w:t xml:space="preserve">any </w:t>
      </w:r>
      <w:r>
        <w:t xml:space="preserve">exceptions </w:t>
      </w:r>
      <w:r w:rsidRPr="00125B32">
        <w:t xml:space="preserve">that are thrown </w:t>
      </w:r>
      <w:r>
        <w:t>in the application start</w:t>
      </w:r>
      <w:r w:rsidR="00943AF4">
        <w:t>-</w:t>
      </w:r>
      <w:r>
        <w:t xml:space="preserve">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1571D924" w14:textId="300DD84B" w:rsidR="00802EA3" w:rsidRDefault="00802EA3" w:rsidP="00802EA3">
      <w:pPr>
        <w:pStyle w:val="BodyTextCont"/>
      </w:pPr>
      <w:r>
        <w:t xml:space="preserve">With global exception logging 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 </w:t>
      </w:r>
      <w:proofErr w:type="spellStart"/>
      <w:r w:rsidR="00F753EC" w:rsidRPr="003201B1">
        <w:rPr>
          <w:rStyle w:val="CodeInline"/>
        </w:rPr>
        <w:t>RootObjectNotFoundException</w:t>
      </w:r>
      <w:r w:rsidR="00F753EC">
        <w:rPr>
          <w:rStyle w:val="CodeInline"/>
        </w:rPr>
        <w:t>s</w:t>
      </w:r>
      <w:proofErr w:type="spellEnd"/>
      <w:r w:rsidR="00F753EC">
        <w:t xml:space="preserve"> will be thrown from our controllers when the primary, or "aggregate root", </w:t>
      </w:r>
      <w:ins w:id="1008" w:author="Jamie Kurtz" w:date="2014-05-04T18:24:00Z">
        <w:r w:rsidR="009E4752">
          <w:t xml:space="preserve">data </w:t>
        </w:r>
      </w:ins>
      <w:r w:rsidR="00F753EC">
        <w:t xml:space="preserve">object is not found. </w:t>
      </w:r>
      <w:proofErr w:type="spellStart"/>
      <w:r w:rsidR="00F753EC" w:rsidRPr="003201B1">
        <w:rPr>
          <w:rStyle w:val="CodeInline"/>
        </w:rPr>
        <w:t>ChildObjectNotFoundException</w:t>
      </w:r>
      <w:r w:rsidR="00F753EC">
        <w:rPr>
          <w:rStyle w:val="CodeInline"/>
        </w:rPr>
        <w:t>s</w:t>
      </w:r>
      <w:proofErr w:type="spellEnd"/>
      <w:r w:rsidR="00F753EC">
        <w:t xml:space="preserve"> will be thrown from our controllers when a required child of a primary</w:t>
      </w:r>
      <w:ins w:id="1009" w:author="Jamie Kurtz" w:date="2014-05-04T18:24:00Z">
        <w:r w:rsidR="009E4752">
          <w:t xml:space="preserve"> data</w:t>
        </w:r>
      </w:ins>
      <w:r w:rsidR="00F753EC">
        <w:t xml:space="preserve"> object is not found.</w:t>
      </w:r>
      <w:ins w:id="1010" w:author="Jamie Kurtz" w:date="2014-05-04T18:24:00Z">
        <w:r w:rsidR="009E4752">
          <w:t xml:space="preserve"> For example, a request is made to add a user to a task, but that user doesn't exist.</w:t>
        </w:r>
      </w:ins>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lastRenderedPageBreak/>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rsidRPr="00B45FAA">
        <w:rPr>
          <w:rStyle w:val="CodeInline"/>
          <w:rPrChange w:id="1011" w:author="Jamie Kurtz" w:date="2014-05-04T18:20:00Z">
            <w:rPr/>
          </w:rPrChange>
        </w:rPr>
        <w:t>IHttpActionResult</w:t>
      </w:r>
      <w:proofErr w:type="spellEnd"/>
      <w:r>
        <w:t xml:space="preserve"> implementation </w:t>
      </w:r>
      <w:commentRangeStart w:id="1012"/>
      <w:r>
        <w:t xml:space="preserve">to </w:t>
      </w:r>
      <w:r w:rsidR="00D85D5E">
        <w:t xml:space="preserve">help </w:t>
      </w:r>
      <w:r>
        <w:t>communicate the error information back to the caller.</w:t>
      </w:r>
      <w:r w:rsidR="00D85D5E">
        <w:t xml:space="preserve"> </w:t>
      </w:r>
      <w:commentRangeEnd w:id="1012"/>
      <w:r w:rsidR="00B45FAA">
        <w:rPr>
          <w:rFonts w:asciiTheme="minorHAnsi" w:hAnsiTheme="minorHAnsi"/>
          <w:sz w:val="22"/>
        </w:rPr>
        <w:commentReference w:id="1012"/>
      </w:r>
      <w:r w:rsidR="00D85D5E">
        <w:t xml:space="preserve">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lastRenderedPageBreak/>
        <w:t xml:space="preserve">        {</w:t>
      </w:r>
    </w:p>
    <w:p w14:paraId="6CB34673" w14:textId="77777777" w:rsidR="00D85D5E" w:rsidRPr="00D85D5E" w:rsidRDefault="00D85D5E" w:rsidP="00DC77E1">
      <w:pPr>
        <w:pStyle w:val="Code"/>
      </w:pPr>
      <w:r w:rsidRPr="00D85D5E">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t>IHttpActionResult</w:t>
      </w:r>
      <w:proofErr w:type="spellEnd"/>
      <w:r w:rsidR="00E06149">
        <w:t xml:space="preserve"> in the next section!) But what calls the constructor? You're about to find out …</w:t>
      </w:r>
    </w:p>
    <w:p w14:paraId="1BEAB015" w14:textId="4F9668A8"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w:t>
      </w:r>
      <w:commentRangeStart w:id="1013"/>
      <w:r w:rsidRPr="00403AD5">
        <w:t xml:space="preserve">GlobalExceptionHandler </w:t>
      </w:r>
      <w:commentRangeEnd w:id="1013"/>
      <w:r w:rsidR="000C6CDC">
        <w:rPr>
          <w:rFonts w:asciiTheme="minorHAnsi" w:hAnsiTheme="minorHAnsi"/>
          <w:noProof w:val="0"/>
          <w:sz w:val="22"/>
        </w:rPr>
        <w:commentReference w:id="1013"/>
      </w:r>
      <w:r w:rsidRPr="00403AD5">
        <w:t>: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lastRenderedPageBreak/>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rPr>
          <w:ins w:id="1014" w:author="Jamie Kurtz" w:date="2014-05-04T18:55:00Z"/>
        </w:rPr>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t>HttpStatusCode</w:t>
      </w:r>
      <w:proofErr w:type="spellEnd"/>
      <w:r>
        <w:t xml:space="preserve"> and response message.</w:t>
      </w:r>
    </w:p>
    <w:p w14:paraId="5A41B454" w14:textId="05CD9E6C" w:rsidR="00D86686" w:rsidRDefault="0098444E" w:rsidP="00DC77E1">
      <w:pPr>
        <w:pStyle w:val="Bullet"/>
      </w:pPr>
      <w:r>
        <w:t xml:space="preserve">For </w:t>
      </w:r>
      <w:proofErr w:type="spellStart"/>
      <w:r>
        <w:t>HttpException</w:t>
      </w:r>
      <w:proofErr w:type="spellEnd"/>
      <w:ins w:id="1015" w:author="Jamie Kurtz" w:date="2014-05-04T18:24:00Z">
        <w:r w:rsidR="000C6CDC">
          <w:t xml:space="preserve"> objects</w:t>
        </w:r>
      </w:ins>
      <w:del w:id="1016" w:author="Jamie Kurtz" w:date="2014-05-04T18:24:00Z">
        <w:r w:rsidDel="000C6CDC">
          <w:delText>s</w:delText>
        </w:r>
      </w:del>
      <w:r>
        <w:t>, the handler creates the response using the exception's status code and message. This ensures the appropriate code is returned in the response, and it ensures that only the exception's message - not it</w:t>
      </w:r>
      <w:del w:id="1017" w:author="Jamie Kurtz" w:date="2014-05-04T18:24:00Z">
        <w:r w:rsidDel="000C6CDC">
          <w:delText>'</w:delText>
        </w:r>
      </w:del>
      <w:r>
        <w:t>s stack trace - is returned as well.</w:t>
      </w:r>
    </w:p>
    <w:p w14:paraId="524E2D79" w14:textId="7A0499E9" w:rsidR="0098444E" w:rsidRDefault="000C6CDC" w:rsidP="00DC77E1">
      <w:pPr>
        <w:pStyle w:val="BulletSubList"/>
      </w:pPr>
      <w:ins w:id="1018" w:author="Jamie Kurtz" w:date="2014-05-04T18:24:00Z">
        <w:r>
          <w:t>Note: s</w:t>
        </w:r>
      </w:ins>
      <w:del w:id="1019" w:author="Jamie Kurtz" w:date="2014-05-04T18:24:00Z">
        <w:r w:rsidR="00D86686" w:rsidDel="000C6CDC">
          <w:delText>S</w:delText>
        </w:r>
      </w:del>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proofErr w:type="spellStart"/>
      <w:r w:rsidR="00D86686" w:rsidRPr="00537DCA">
        <w:t>SimpleExceptionLogger</w:t>
      </w:r>
      <w:proofErr w:type="spellEnd"/>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51CC9122" w:rsidR="003D426F" w:rsidRDefault="003D426F" w:rsidP="00DC77E1">
      <w:pPr>
        <w:pStyle w:val="BodyTextCont"/>
      </w:pPr>
      <w:r>
        <w:t xml:space="preserve">To wrap things up, we still need to register our custom handler with the framework. Let's do that now.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70168E45"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TaskControllers</w:t>
      </w:r>
      <w:proofErr w:type="spellEnd"/>
      <w:r w:rsidR="00FC6D77">
        <w:t xml:space="preserve"> past their current "hello</w:t>
      </w:r>
      <w:ins w:id="1020" w:author="Jamie Kurtz" w:date="2014-05-04T18:25:00Z">
        <w:r w:rsidR="000C6CDC">
          <w:t xml:space="preserve"> </w:t>
        </w:r>
      </w:ins>
      <w:del w:id="1021" w:author="Jamie Kurtz" w:date="2014-05-04T18:25:00Z">
        <w:r w:rsidR="00FC6D77" w:rsidDel="000C6CDC">
          <w:delText>-</w:delText>
        </w:r>
      </w:del>
      <w:r w:rsidR="00FC6D77">
        <w:t>world</w:t>
      </w:r>
      <w:ins w:id="1022" w:author="Jamie Kurtz" w:date="2014-05-04T18:25:00Z">
        <w:r w:rsidR="000C6CDC">
          <w:t>-</w:t>
        </w:r>
      </w:ins>
      <w:proofErr w:type="spellStart"/>
      <w:r w:rsidR="00FC6D77">
        <w:t>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rsidRPr="00157712">
        <w:rPr>
          <w:rStyle w:val="CodeInline"/>
          <w:rPrChange w:id="1023" w:author="Jamie Kurtz" w:date="2014-05-04T18:57:00Z">
            <w:rPr/>
          </w:rPrChange>
        </w:rPr>
        <w:t>IHttpActionResult</w:t>
      </w:r>
      <w:proofErr w:type="spellEnd"/>
      <w:r>
        <w:t xml:space="preserve"> that automatically sets the </w:t>
      </w:r>
      <w:proofErr w:type="spellStart"/>
      <w:r>
        <w:t>HttpStatusCode</w:t>
      </w:r>
      <w:proofErr w:type="spellEnd"/>
      <w:r>
        <w:t xml:space="preserv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4DEB6C87" w:rsidR="006278A7" w:rsidRDefault="00042242" w:rsidP="00DC77E1">
      <w:pPr>
        <w:pStyle w:val="BodyTextCont"/>
      </w:pPr>
      <w:del w:id="1024" w:author="Jamie Kurtz" w:date="2014-05-04T18:58:00Z">
        <w:r w:rsidDel="00157712">
          <w:delText>Nice</w:delText>
        </w:r>
        <w:r w:rsidR="008F7460" w:rsidDel="00157712">
          <w:delText xml:space="preserve">. </w:delText>
        </w:r>
      </w:del>
      <w:r w:rsidR="008F7460">
        <w:t xml:space="preserve">Now modify the signature of the </w:t>
      </w:r>
      <w:proofErr w:type="spellStart"/>
      <w:r w:rsidR="008F7460">
        <w:t>AddTask</w:t>
      </w:r>
      <w:proofErr w:type="spellEnd"/>
      <w:r w:rsidR="008F7460">
        <w:t xml:space="preserve"> method in the V1 Tasks controller so that it appears as follows</w:t>
      </w:r>
      <w:ins w:id="1025" w:author="Jamie Kurtz" w:date="2014-05-04T18:58:00Z">
        <w:r w:rsidR="00157712">
          <w:t xml:space="preserve"> - taking one of these </w:t>
        </w:r>
        <w:proofErr w:type="spellStart"/>
        <w:r w:rsidR="00157712" w:rsidRPr="00157712">
          <w:rPr>
            <w:rStyle w:val="CodeInline"/>
            <w:rPrChange w:id="1026" w:author="Jamie Kurtz" w:date="2014-05-04T18:58:00Z">
              <w:rPr/>
            </w:rPrChange>
          </w:rPr>
          <w:t>NewTask</w:t>
        </w:r>
        <w:proofErr w:type="spellEnd"/>
        <w:r w:rsidR="00157712">
          <w:t xml:space="preserve"> objects</w:t>
        </w:r>
      </w:ins>
      <w:r w:rsidR="008F7460">
        <w:t>:</w:t>
      </w:r>
    </w:p>
    <w:p w14:paraId="6D9B9383" w14:textId="14FC535B" w:rsidR="008F7460" w:rsidRDefault="008F7460" w:rsidP="00DC77E1">
      <w:pPr>
        <w:pStyle w:val="Code"/>
        <w:rPr>
          <w:ins w:id="1027" w:author="Jamie Kurtz" w:date="2014-05-04T18:58:00Z"/>
        </w:rPr>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rPr>
          <w:ins w:id="1028" w:author="Jamie Kurtz" w:date="2014-05-04T18:59:00Z"/>
        </w:rPr>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t>security implications of Overposting</w:t>
      </w:r>
    </w:p>
    <w:p w14:paraId="1CA01046" w14:textId="206F8FA2" w:rsidR="001132DF" w:rsidRDefault="001132DF" w:rsidP="00DC77E1">
      <w:pPr>
        <w:pStyle w:val="SideBarBody"/>
        <w:rPr>
          <w:ins w:id="1029" w:author="Jamie Kurtz" w:date="2014-05-04T19:01:00Z"/>
        </w:rPr>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xml:space="preserve">. It goes into a level of detail that we can't possibly cover in </w:t>
      </w:r>
      <w:r w:rsidR="006278A7">
        <w:t xml:space="preserve">one chapter of our </w:t>
      </w:r>
      <w:r>
        <w:t>book</w:t>
      </w:r>
      <w:r w:rsidR="006278A7">
        <w:t>.</w:t>
      </w:r>
    </w:p>
    <w:p w14:paraId="3FF0487A" w14:textId="68DDE7B9" w:rsidR="0069601F" w:rsidRDefault="0069601F" w:rsidP="00DC77E1">
      <w:pPr>
        <w:pStyle w:val="SideBarBody"/>
      </w:pPr>
      <w:commentRangeStart w:id="1030"/>
      <w:proofErr w:type="spellStart"/>
      <w:ins w:id="1031" w:author="Jamie Kurtz" w:date="2014-05-04T19:01:00Z">
        <w:r>
          <w:t>Overposting</w:t>
        </w:r>
        <w:proofErr w:type="spellEnd"/>
        <w:r>
          <w:t xml:space="preserve"> is…</w:t>
        </w:r>
        <w:commentRangeEnd w:id="1030"/>
        <w:r>
          <w:rPr>
            <w:rFonts w:asciiTheme="minorHAnsi" w:hAnsiTheme="minorHAnsi"/>
            <w:sz w:val="22"/>
          </w:rPr>
          <w:commentReference w:id="1030"/>
        </w:r>
      </w:ins>
    </w:p>
    <w:p w14:paraId="4C9C3A26" w14:textId="4B3004C8" w:rsidR="006278A7" w:rsidRDefault="006278A7" w:rsidP="00DC77E1">
      <w:pPr>
        <w:pStyle w:val="SideBarLast"/>
      </w:pPr>
      <w:r>
        <w:lastRenderedPageBreak/>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7D4ADACB" w:rsidR="00EF42C6" w:rsidRDefault="00EF42C6" w:rsidP="00DC77E1">
      <w:pPr>
        <w:pStyle w:val="BodyTextCont"/>
      </w:pPr>
      <w:r>
        <w:t xml:space="preserve">Let's begin by creating and configuring several new classes to do the heavy lifting in the </w:t>
      </w:r>
      <w:proofErr w:type="spellStart"/>
      <w:r w:rsidRPr="0069601F">
        <w:rPr>
          <w:rStyle w:val="CodeInline"/>
          <w:rPrChange w:id="1032" w:author="Jamie Kurtz" w:date="2014-05-04T19:02:00Z">
            <w:rPr/>
          </w:rPrChange>
        </w:rPr>
        <w:t>AddTask</w:t>
      </w:r>
      <w:proofErr w:type="spellEnd"/>
      <w:r>
        <w:t xml:space="preserve"> method. First, add the following </w:t>
      </w:r>
      <w:r w:rsidR="00611693">
        <w:t xml:space="preserve">security-related </w:t>
      </w:r>
      <w:r>
        <w:t>types</w:t>
      </w:r>
      <w:r w:rsidR="00611693">
        <w:t xml:space="preserve"> to the correct projects in the solution. </w:t>
      </w:r>
      <w:ins w:id="1033" w:author="Jamie Kurtz" w:date="2014-05-04T19:04:00Z">
        <w:r w:rsidR="0069601F">
          <w:t xml:space="preserve">The </w:t>
        </w:r>
        <w:proofErr w:type="spellStart"/>
        <w:r w:rsidR="0069601F">
          <w:t>IUserSession</w:t>
        </w:r>
        <w:proofErr w:type="spellEnd"/>
        <w:r w:rsidR="0069601F">
          <w:t xml:space="preserve"> and related user classes allow us to abstract away from the</w:t>
        </w:r>
      </w:ins>
      <w:ins w:id="1034" w:author="Jamie Kurtz" w:date="2014-05-04T19:05:00Z">
        <w:r w:rsidR="0069601F">
          <w:t xml:space="preserve"> static</w:t>
        </w:r>
      </w:ins>
      <w:ins w:id="1035" w:author="Jamie Kurtz" w:date="2014-05-04T19:04:00Z">
        <w:r w:rsidR="0069601F">
          <w:t xml:space="preserve"> </w:t>
        </w:r>
        <w:proofErr w:type="spellStart"/>
        <w:r w:rsidR="0069601F" w:rsidRPr="0069601F">
          <w:rPr>
            <w:rStyle w:val="CodeInline"/>
            <w:rPrChange w:id="1036" w:author="Jamie Kurtz" w:date="2014-05-04T19:05:00Z">
              <w:rPr/>
            </w:rPrChange>
          </w:rPr>
          <w:t>HttpContext</w:t>
        </w:r>
      </w:ins>
      <w:ins w:id="1037" w:author="Jamie Kurtz" w:date="2014-05-04T19:05:00Z">
        <w:r w:rsidR="0069601F" w:rsidRPr="0069601F">
          <w:rPr>
            <w:rStyle w:val="CodeInline"/>
            <w:rPrChange w:id="1038" w:author="Jamie Kurtz" w:date="2014-05-04T19:05:00Z">
              <w:rPr/>
            </w:rPrChange>
          </w:rPr>
          <w:t>.Current.User</w:t>
        </w:r>
        <w:proofErr w:type="spellEnd"/>
        <w:r w:rsidR="0069601F">
          <w:t xml:space="preserve"> property. Similar to the </w:t>
        </w:r>
        <w:proofErr w:type="spellStart"/>
        <w:r w:rsidR="0069601F" w:rsidRPr="0069601F">
          <w:rPr>
            <w:rStyle w:val="CodeInline"/>
            <w:rPrChange w:id="1039" w:author="Jamie Kurtz" w:date="2014-05-04T19:06:00Z">
              <w:rPr/>
            </w:rPrChange>
          </w:rPr>
          <w:t>DateTimeAdapter</w:t>
        </w:r>
        <w:proofErr w:type="spellEnd"/>
        <w:r w:rsidR="0069601F">
          <w:t xml:space="preserve">, these are </w:t>
        </w:r>
      </w:ins>
      <w:ins w:id="1040" w:author="Jamie Kurtz" w:date="2014-05-04T19:06:00Z">
        <w:r w:rsidR="0069601F">
          <w:t xml:space="preserve">simple </w:t>
        </w:r>
      </w:ins>
      <w:ins w:id="1041" w:author="Jamie Kurtz" w:date="2014-05-04T19:05:00Z">
        <w:r w:rsidR="0069601F">
          <w:t xml:space="preserve">adapters. </w:t>
        </w:r>
      </w:ins>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lastRenderedPageBreak/>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A1A914F" w:rsidR="007C46ED" w:rsidRDefault="004B250E" w:rsidP="00DC77E1">
      <w:pPr>
        <w:pStyle w:val="BodyTextCont"/>
      </w:pPr>
      <w:r>
        <w:lastRenderedPageBreak/>
        <w:t>We'll discuss these</w:t>
      </w:r>
      <w:ins w:id="1042" w:author="Jamie Kurtz" w:date="2014-05-04T19:08:00Z">
        <w:r w:rsidR="000A199A">
          <w:t xml:space="preserve"> further</w:t>
        </w:r>
      </w:ins>
      <w:r>
        <w:t xml:space="preserve"> in the Security chapter. For now just understand that these provide convenient access to data describing the current user and </w:t>
      </w:r>
      <w:del w:id="1043" w:author="Jamie Kurtz" w:date="2014-05-04T19:08:00Z">
        <w:r w:rsidDel="000A199A">
          <w:delText xml:space="preserve">message </w:delText>
        </w:r>
      </w:del>
      <w:ins w:id="1044" w:author="Jamie Kurtz" w:date="2014-05-04T19:08:00Z">
        <w:r w:rsidR="000A199A">
          <w:t>request</w:t>
        </w:r>
      </w:ins>
      <w:del w:id="1045" w:author="Jamie Kurtz" w:date="2014-05-04T19:09:00Z">
        <w:r w:rsidDel="000A199A">
          <w:delText>session</w:delText>
        </w:r>
      </w:del>
      <w:r>
        <w:t>. Before moving on, though, wi</w:t>
      </w:r>
      <w:r w:rsidR="007C46ED">
        <w:t>re this up so it can be injected as a dependency.</w:t>
      </w:r>
      <w:r>
        <w:t xml:space="preserve"> This is done by adding the following method to </w:t>
      </w:r>
      <w:proofErr w:type="spellStart"/>
      <w:r w:rsidRPr="000A199A">
        <w:rPr>
          <w:rStyle w:val="CodeInline"/>
          <w:rPrChange w:id="1046" w:author="Jamie Kurtz" w:date="2014-05-04T19:09:00Z">
            <w:rPr/>
          </w:rPrChange>
        </w:rP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rPr>
          <w:ins w:id="1047" w:author="Jamie Kurtz" w:date="2014-05-04T19:09:00Z"/>
        </w:rPr>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w:t>
      </w:r>
      <w:proofErr w:type="gramStart"/>
      <w:r>
        <w:t>and</w:t>
      </w:r>
      <w:proofErr w:type="gramEnd"/>
      <w:r>
        <w:t xml:space="preserve"> then modifying </w:t>
      </w:r>
      <w:ins w:id="1048" w:author="Jamie Kurtz" w:date="2014-05-04T19:09:00Z">
        <w:r w:rsidR="000A199A">
          <w:t xml:space="preserve">the </w:t>
        </w:r>
      </w:ins>
      <w:proofErr w:type="spellStart"/>
      <w:r w:rsidRPr="000A199A">
        <w:rPr>
          <w:rStyle w:val="CodeInline"/>
          <w:rPrChange w:id="1049" w:author="Jamie Kurtz" w:date="2014-05-04T19:09:00Z">
            <w:rPr/>
          </w:rPrChange>
        </w:rPr>
        <w:t>AddBindings</w:t>
      </w:r>
      <w:proofErr w:type="spellEnd"/>
      <w:r>
        <w:t xml:space="preserve"> </w:t>
      </w:r>
      <w:ins w:id="1050" w:author="Jamie Kurtz" w:date="2014-05-04T19:09:00Z">
        <w:r w:rsidR="000A199A">
          <w:t xml:space="preserve">method </w:t>
        </w:r>
      </w:ins>
      <w:r>
        <w:t xml:space="preserve">so that it appears as follows: </w:t>
      </w:r>
    </w:p>
    <w:p w14:paraId="4CDC725C" w14:textId="77777777" w:rsidR="000A199A" w:rsidRDefault="000A199A" w:rsidP="00DC77E1">
      <w:pPr>
        <w:pStyle w:val="Code"/>
        <w:rPr>
          <w:ins w:id="1051" w:author="Jamie Kurtz" w:date="2014-05-04T19:09:00Z"/>
        </w:rPr>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rPr>
          <w:ins w:id="1052" w:author="Jamie Kurtz" w:date="2014-05-04T19:10:00Z"/>
        </w:rPr>
      </w:pPr>
      <w:r w:rsidRPr="004B250E">
        <w:t>}</w:t>
      </w:r>
    </w:p>
    <w:p w14:paraId="7F7391A7" w14:textId="77777777" w:rsidR="00D36A8D" w:rsidRDefault="00D36A8D" w:rsidP="00DC77E1">
      <w:pPr>
        <w:pStyle w:val="Code"/>
      </w:pPr>
    </w:p>
    <w:p w14:paraId="696EA3CF" w14:textId="2A57B7F9" w:rsidR="00611693" w:rsidRDefault="004B250E" w:rsidP="00DC77E1">
      <w:pPr>
        <w:pStyle w:val="BodyTextCon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D36A8D">
        <w:rPr>
          <w:rStyle w:val="CodeInline"/>
          <w:rPrChange w:id="1053" w:author="Jamie Kurtz" w:date="2014-05-04T19:10:00Z">
            <w:rPr/>
          </w:rPrChange>
        </w:rPr>
        <w:t>UserSession</w:t>
      </w:r>
      <w:proofErr w:type="spellEnd"/>
      <w:r>
        <w:t xml:space="preserve"> implements both interfaces, and because it does not store any state.</w:t>
      </w:r>
      <w:ins w:id="1054" w:author="Jamie Kurtz" w:date="2014-05-04T19:10:00Z">
        <w:r w:rsidR="00D36A8D">
          <w:t xml:space="preserve"> It simply reaches into the </w:t>
        </w:r>
        <w:proofErr w:type="spellStart"/>
        <w:r w:rsidR="00D36A8D" w:rsidRPr="00D36A8D">
          <w:rPr>
            <w:rStyle w:val="CodeInline"/>
            <w:rPrChange w:id="1055" w:author="Jamie Kurtz" w:date="2014-05-04T19:11:00Z">
              <w:rPr/>
            </w:rPrChange>
          </w:rPr>
          <w:t>HttpContext.Current</w:t>
        </w:r>
        <w:proofErr w:type="spellEnd"/>
        <w:r w:rsidR="00D36A8D">
          <w:t xml:space="preserve"> </w:t>
        </w:r>
      </w:ins>
      <w:ins w:id="1056" w:author="Jamie Kurtz" w:date="2014-05-04T19:11:00Z">
        <w:r w:rsidR="00D36A8D">
          <w:t>property</w:t>
        </w:r>
      </w:ins>
      <w:ins w:id="1057" w:author="Jamie Kurtz" w:date="2014-05-04T19:10:00Z">
        <w:r w:rsidR="00D36A8D">
          <w:t xml:space="preserve"> to return user and related information.</w:t>
        </w:r>
      </w:ins>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lastRenderedPageBreak/>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rsidRPr="00D36A8D">
        <w:rPr>
          <w:rStyle w:val="CodeInline"/>
          <w:rPrChange w:id="1058" w:author="Jamie Kurtz" w:date="2014-05-04T19:12:00Z">
            <w:rPr/>
          </w:rPrChange>
        </w:rPr>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0239A1DA" w:rsidR="00D963D3" w:rsidRDefault="00D963D3" w:rsidP="00DC77E1">
      <w:pPr>
        <w:pStyle w:val="Bullet"/>
      </w:pPr>
      <w:r>
        <w:lastRenderedPageBreak/>
        <w:t xml:space="preserve">The system </w:t>
      </w:r>
      <w:r w:rsidR="008839AF">
        <w:t xml:space="preserve">populates the task's </w:t>
      </w:r>
      <w:ins w:id="1059" w:author="Jamie Kurtz" w:date="2014-05-04T19:12:00Z">
        <w:r w:rsidR="00D36A8D">
          <w:t>U</w:t>
        </w:r>
      </w:ins>
      <w:del w:id="1060" w:author="Jamie Kurtz" w:date="2014-05-04T19:12:00Z">
        <w:r w:rsidR="008839AF" w:rsidDel="00D36A8D">
          <w:delText>u</w:delText>
        </w:r>
      </w:del>
      <w:r w:rsidR="008839AF">
        <w:t xml:space="preserve">sers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802EC3A" w14:textId="77777777" w:rsidR="00D36A8D" w:rsidRDefault="00D36A8D" w:rsidP="00DC77E1">
      <w:pPr>
        <w:pStyle w:val="Bullet"/>
        <w:numPr>
          <w:ilvl w:val="0"/>
          <w:numId w:val="0"/>
        </w:numPr>
        <w:ind w:left="936" w:hanging="360"/>
        <w:rPr>
          <w:ins w:id="1061" w:author="Jamie Kurtz" w:date="2014-05-04T19:12:00Z"/>
        </w:rPr>
      </w:pPr>
    </w:p>
    <w:p w14:paraId="205E83C3" w14:textId="719AD844" w:rsidR="00D36A8D" w:rsidRDefault="00D36A8D" w:rsidP="00D36A8D">
      <w:pPr>
        <w:pStyle w:val="BodyTextCont"/>
        <w:rPr>
          <w:ins w:id="1062" w:author="Jamie Kurtz" w:date="2014-05-04T19:12:00Z"/>
        </w:rPr>
        <w:pPrChange w:id="1063" w:author="Jamie Kurtz" w:date="2014-05-04T19:12:00Z">
          <w:pPr>
            <w:pStyle w:val="Bullet"/>
            <w:numPr>
              <w:numId w:val="0"/>
            </w:numPr>
            <w:tabs>
              <w:tab w:val="clear" w:pos="936"/>
            </w:tabs>
          </w:pPr>
        </w:pPrChange>
      </w:pPr>
      <w:ins w:id="1064" w:author="Jamie Kurtz" w:date="2014-05-04T19:13:00Z">
        <w:r>
          <w:t xml:space="preserve">The query processor, as we're calling it here, is very similar to a repository - as defined by Martin Fowler in his book Patterns of Enterprise Application Architecture. The main difference being that we will be building small almost micro-repositories - where each class is responsible for only a single </w:t>
        </w:r>
      </w:ins>
      <w:ins w:id="1065" w:author="Jamie Kurtz" w:date="2014-05-04T19:14:00Z">
        <w:r>
          <w:t xml:space="preserve">type of </w:t>
        </w:r>
      </w:ins>
      <w:ins w:id="1066" w:author="Jamie Kurtz" w:date="2014-05-04T19:13:00Z">
        <w:r>
          <w:t xml:space="preserve">interaction with the </w:t>
        </w:r>
      </w:ins>
      <w:ins w:id="1067" w:author="Jamie Kurtz" w:date="2014-05-04T19:14:00Z">
        <w:r>
          <w:t xml:space="preserve">database. So rather than a broadly scoped repository class, we create many small single-purposed repositories. </w:t>
        </w:r>
      </w:ins>
    </w:p>
    <w:p w14:paraId="7D5A2BDA" w14:textId="046E0096" w:rsidR="008839AF" w:rsidRDefault="008839AF" w:rsidP="00D36A8D">
      <w:pPr>
        <w:pStyle w:val="BodyTextCont"/>
        <w:pPrChange w:id="1068" w:author="Jamie Kurtz" w:date="2014-05-04T19:12:00Z">
          <w:pPr>
            <w:pStyle w:val="Bullet"/>
            <w:numPr>
              <w:numId w:val="0"/>
            </w:numPr>
            <w:tabs>
              <w:tab w:val="clear" w:pos="936"/>
            </w:tabs>
          </w:pPr>
        </w:pPrChange>
      </w:pPr>
      <w:r>
        <w:t>Before we move on, we'll w</w:t>
      </w:r>
      <w:r w:rsidRPr="008839AF">
        <w:t xml:space="preserve">ire this up so it can be injected as a dependency. This is done by adding the following </w:t>
      </w:r>
      <w:r>
        <w:t xml:space="preserve">to the bottom of the </w:t>
      </w:r>
      <w:proofErr w:type="spellStart"/>
      <w:r w:rsidRPr="008839AF">
        <w:t>NinjectConfigurator</w:t>
      </w:r>
      <w:proofErr w:type="spellEnd"/>
      <w:r>
        <w:t xml:space="preserve"> </w:t>
      </w:r>
      <w:proofErr w:type="spellStart"/>
      <w:r>
        <w:t>AddBindings</w:t>
      </w:r>
      <w:proofErr w:type="spellEnd"/>
      <w:r>
        <w:t xml:space="preserve"> method:</w:t>
      </w:r>
    </w:p>
    <w:p w14:paraId="45A086B2" w14:textId="4DB42A7D" w:rsidR="008839AF" w:rsidRDefault="008839AF" w:rsidP="00DC77E1">
      <w:pPr>
        <w:pStyle w:val="Code"/>
        <w:rPr>
          <w:ins w:id="1069" w:author="Jamie Kurtz" w:date="2014-05-04T19:12:00Z"/>
        </w:rPr>
      </w:pPr>
      <w:r w:rsidRPr="008839AF">
        <w:t>container.Bind&lt;IAddTaskQueryProcessor&gt;().To&lt;AddTaskQueryProcessor&gt;().InRequestScope();</w:t>
      </w:r>
    </w:p>
    <w:p w14:paraId="232D6A94" w14:textId="77777777" w:rsidR="00D36A8D" w:rsidRDefault="00D36A8D" w:rsidP="00DC77E1">
      <w:pPr>
        <w:pStyle w:val="Code"/>
      </w:pPr>
    </w:p>
    <w:p w14:paraId="78AF51AC" w14:textId="73FFD547"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 </w:t>
      </w:r>
      <w:ins w:id="1070" w:author="Jamie Kurtz" w:date="2014-05-04T19:15:00Z">
        <w:r w:rsidR="00D36A8D">
          <w:t xml:space="preserve">(i.e., data model) </w:t>
        </w:r>
      </w:ins>
      <w:r w:rsidR="006459F4">
        <w:t xml:space="preserve">and service model types. We added the </w:t>
      </w:r>
      <w:proofErr w:type="spellStart"/>
      <w:ins w:id="1071" w:author="Jamie Kurtz" w:date="2014-05-04T19:15:00Z">
        <w:r w:rsidR="00D36A8D">
          <w:t>AutoMapper</w:t>
        </w:r>
        <w:proofErr w:type="spellEnd"/>
        <w:r w:rsidR="00D36A8D">
          <w:t xml:space="preserve"> </w:t>
        </w:r>
      </w:ins>
      <w:proofErr w:type="spellStart"/>
      <w:r w:rsidR="006459F4">
        <w:t>NuGet</w:t>
      </w:r>
      <w:proofErr w:type="spellEnd"/>
      <w:r w:rsidR="006459F4">
        <w:t xml:space="preserve"> package in Chapter 4, but before we use it we will wrap the primary mapping functions so that we can inject them as dependencies (yes, we're</w:t>
      </w:r>
      <w:ins w:id="1072" w:author="Jamie Kurtz" w:date="2014-05-04T19:16:00Z">
        <w:r w:rsidR="00FD3BB3">
          <w:t xml:space="preserve"> a bit</w:t>
        </w:r>
      </w:ins>
      <w:r w:rsidR="006459F4">
        <w:t xml:space="preserv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rPr>
          <w:ins w:id="1073" w:author="Jamie Kurtz" w:date="2014-05-04T19:17:00Z"/>
        </w:rPr>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w:t>
      </w:r>
      <w:proofErr w:type="gramStart"/>
      <w:r>
        <w:t>and</w:t>
      </w:r>
      <w:proofErr w:type="gramEnd"/>
      <w:r>
        <w:t xml:space="preserve"> modify the </w:t>
      </w:r>
      <w:proofErr w:type="spellStart"/>
      <w:r w:rsidRPr="00FD3BB3">
        <w:rPr>
          <w:rStyle w:val="CodeInline"/>
          <w:rPrChange w:id="1074" w:author="Jamie Kurtz" w:date="2014-05-04T19:17:00Z">
            <w:rPr/>
          </w:rPrChange>
        </w:rPr>
        <w:t>AddBindings</w:t>
      </w:r>
      <w:proofErr w:type="spellEnd"/>
      <w:r>
        <w:t xml:space="preserve"> method so it appears as follows</w:t>
      </w:r>
      <w:ins w:id="1075" w:author="Jamie Kurtz" w:date="2014-05-04T19:17:00Z">
        <w:r w:rsidR="007366D4">
          <w:t xml:space="preserve"> (adding the call to </w:t>
        </w:r>
        <w:proofErr w:type="spellStart"/>
        <w:r w:rsidR="007366D4" w:rsidRPr="007366D4">
          <w:rPr>
            <w:rStyle w:val="CodeInline"/>
            <w:rPrChange w:id="1076" w:author="Jamie Kurtz" w:date="2014-05-04T19:17:00Z">
              <w:rPr/>
            </w:rPrChange>
          </w:rPr>
          <w:t>ConfigureAutoMapper</w:t>
        </w:r>
        <w:proofErr w:type="spellEnd"/>
        <w:r w:rsidR="007366D4">
          <w:t>)</w:t>
        </w:r>
      </w:ins>
      <w:r>
        <w:t>:</w:t>
      </w:r>
    </w:p>
    <w:p w14:paraId="53C16051" w14:textId="77777777" w:rsidR="00FD3BB3" w:rsidRDefault="00FD3BB3" w:rsidP="00987753">
      <w:pPr>
        <w:pStyle w:val="Code"/>
        <w:rPr>
          <w:ins w:id="1077" w:author="Jamie Kurtz" w:date="2014-05-04T19:17:00Z"/>
        </w:rPr>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rPr>
          <w:ins w:id="1078" w:author="Jamie Kurtz" w:date="2014-05-04T19:17:00Z"/>
        </w:rPr>
      </w:pPr>
    </w:p>
    <w:p w14:paraId="19C17807" w14:textId="4D6AFC40" w:rsidR="00D9159B" w:rsidRDefault="009B18C0" w:rsidP="00DC77E1">
      <w:pPr>
        <w:pStyle w:val="BodyTextCon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bookmarkStart w:id="1079" w:name="_GoBack"/>
      <w:bookmarkEnd w:id="1079"/>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lastRenderedPageBreak/>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hyperlink r:id="rId22" w:history="1">
        <w:r w:rsidR="005E16CA" w:rsidRPr="005E16CA">
          <w:t>https://github.com/AutoMapper/AutoMapper</w:t>
        </w:r>
      </w:hyperlink>
      <w:r w:rsidR="005E16CA" w:rsidRPr="005E16CA">
        <w:t>)</w:t>
      </w:r>
      <w:r w:rsidR="005E16CA">
        <w:t>; however, this is the gist of what's happening in the code.</w:t>
      </w:r>
    </w:p>
    <w:p w14:paraId="3DA3B4EC" w14:textId="5267E2F9"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t xml:space="preserve">        public IAutoMapper AutoMapper</w:t>
      </w:r>
    </w:p>
    <w:p w14:paraId="4EE9264C" w14:textId="77777777" w:rsidR="000A1872" w:rsidRPr="000A1872" w:rsidRDefault="000A1872" w:rsidP="00DC77E1">
      <w:pPr>
        <w:pStyle w:val="Code"/>
      </w:pPr>
      <w:r w:rsidRPr="000A1872">
        <w:lastRenderedPageBreak/>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t xml:space="preserve">        {</w:t>
      </w:r>
    </w:p>
    <w:p w14:paraId="36470839" w14:textId="77777777" w:rsidR="005E16CA" w:rsidRPr="005E16CA" w:rsidRDefault="005E16CA" w:rsidP="00DC77E1">
      <w:pPr>
        <w:pStyle w:val="Code"/>
      </w:pPr>
      <w:r w:rsidRPr="005E16CA">
        <w:lastRenderedPageBreak/>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t>App_Start</w:t>
      </w:r>
      <w:proofErr w:type="spellEnd"/>
      <w:r>
        <w:t xml:space="preserve"> folder:</w:t>
      </w:r>
    </w:p>
    <w:p w14:paraId="4139C4E5" w14:textId="77777777" w:rsidR="00943AF4" w:rsidRPr="00943AF4" w:rsidRDefault="00943AF4" w:rsidP="00DC77E1">
      <w:pPr>
        <w:pStyle w:val="Code"/>
      </w:pPr>
      <w:r w:rsidRPr="00943AF4">
        <w:lastRenderedPageBreak/>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lastRenderedPageBreak/>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2F55695D"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lastRenderedPageBreak/>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656EE6BF" w:rsidR="00FE4144" w:rsidRDefault="00FE4144" w:rsidP="00DC77E1">
      <w:pPr>
        <w:pStyle w:val="BodyTextCont"/>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persisted 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pPr>
      <w:r w:rsidRPr="00C0238A">
        <w:lastRenderedPageBreak/>
        <w:t>}</w:t>
      </w:r>
    </w:p>
    <w:p w14:paraId="0C4E20BB" w14:textId="4AB4D34B" w:rsidR="00C0238A" w:rsidRDefault="00C0238A" w:rsidP="00DC77E1">
      <w:pPr>
        <w:pStyle w:val="BodyTextCon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proofErr w:type="spellStart"/>
      <w:r w:rsidR="003D1E3D">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3C1FC8F7"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Web API should be returning a 201 to indicate that a new resource was created, but ours is returning a 200. We should also be populating the response message's Location header. We'll get to that next.</w:t>
      </w:r>
    </w:p>
    <w:p w14:paraId="7180C52E" w14:textId="74197C6E" w:rsidR="006C42FD" w:rsidRDefault="006C42FD" w:rsidP="00DC77E1">
      <w:pPr>
        <w:pStyle w:val="Heading2"/>
      </w:pPr>
      <w:proofErr w:type="spellStart"/>
      <w:r>
        <w:t>IHttpActionResult</w:t>
      </w:r>
      <w:proofErr w:type="spellEnd"/>
    </w:p>
    <w:p w14:paraId="1B8FAA30" w14:textId="2234DB7E" w:rsidR="006C42FD" w:rsidRDefault="00253B37" w:rsidP="00DC77E1">
      <w:pPr>
        <w:pStyle w:val="BodyTextCont"/>
      </w:pPr>
      <w:r>
        <w:t xml:space="preserve">Before we implement the custom </w:t>
      </w:r>
      <w:proofErr w:type="spellStart"/>
      <w: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t>}</w:t>
      </w:r>
    </w:p>
    <w:p w14:paraId="2A6D90CF" w14:textId="6AB257A9" w:rsidR="006C42FD" w:rsidRDefault="00F01C79" w:rsidP="00DC77E1">
      <w:pPr>
        <w:pStyle w:val="BodyTextCont"/>
      </w:pPr>
      <w:r>
        <w:lastRenderedPageBreak/>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lastRenderedPageBreak/>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2393CB12" w:rsidR="00A05A95" w:rsidRDefault="00A05A95" w:rsidP="00DC77E1">
      <w:pPr>
        <w:pStyle w:val="BodyTextCont"/>
      </w:pPr>
      <w:r>
        <w:t xml:space="preserve">The next prerequisite type to add is </w:t>
      </w:r>
      <w:proofErr w:type="spellStart"/>
      <w:r w:rsidRPr="00DC77E1">
        <w:rPr>
          <w:rStyle w:val="CodeInline"/>
        </w:rPr>
        <w:t>LocationLinkCalculator</w:t>
      </w:r>
      <w:proofErr w:type="spellEnd"/>
      <w:r>
        <w:t xml:space="preserve">. 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pPr>
      <w:r w:rsidRPr="0085434D">
        <w:t>}</w:t>
      </w:r>
    </w:p>
    <w:p w14:paraId="34CD059F" w14:textId="3D9CFA6B" w:rsidR="0085434D" w:rsidRDefault="0085434D" w:rsidP="00DC77E1">
      <w:pPr>
        <w:pStyle w:val="BodyTextCont"/>
      </w:pPr>
      <w:r>
        <w:t xml:space="preserve">With prerequisites complete, we're now ready to implement the </w:t>
      </w:r>
      <w:proofErr w:type="spellStart"/>
      <w:r>
        <w:t>IHttpActionResult</w:t>
      </w:r>
      <w:proofErr w:type="spellEnd"/>
      <w:r>
        <w:t>. Implement it as follows:</w:t>
      </w: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TaskCreatedActionResult :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lastRenderedPageBreak/>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8C9855C" w14:textId="57625EC0" w:rsidR="0085434D" w:rsidRDefault="0085434D" w:rsidP="00DC77E1">
      <w:pPr>
        <w:pStyle w:val="BodyTextCont"/>
      </w:pPr>
      <w:r>
        <w:t xml:space="preserve">Note that we could have put all of the </w:t>
      </w:r>
      <w:r w:rsidRPr="00DC77E1">
        <w:rPr>
          <w:rStyle w:val="CodeInline"/>
        </w:rPr>
        <w:t>Execute</w:t>
      </w:r>
      <w:r>
        <w:t xml:space="preserve"> logic in </w:t>
      </w:r>
      <w:proofErr w:type="spellStart"/>
      <w:r w:rsidRPr="00DC77E1">
        <w:rPr>
          <w:rStyle w:val="CodeInline"/>
        </w:rPr>
        <w:t>ExecuteAsync</w:t>
      </w:r>
      <w:proofErr w:type="spellEnd"/>
      <w:r>
        <w:t xml:space="preserve">, but we've found that it's </w:t>
      </w:r>
      <w:r w:rsidR="00D67A37">
        <w:t>generally</w:t>
      </w:r>
      <w:r>
        <w:t xml:space="preserve"> </w:t>
      </w:r>
      <w:r w:rsidR="00D12600">
        <w:t xml:space="preserve">conceptually </w:t>
      </w:r>
      <w:r>
        <w:t xml:space="preserve">easier to </w:t>
      </w:r>
      <w:r w:rsidR="00D12600">
        <w:t>factor the guts of an asynchronous method out into a separate synchronous method that is invoked from the asynchronous method. As an added benefit, this arrangement makes unit testing easier.</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77777777" w:rsidR="007E4EFC" w:rsidRPr="007E4EFC" w:rsidRDefault="007E4EFC" w:rsidP="00DC77E1">
      <w:pPr>
        <w:pStyle w:val="Code"/>
      </w:pPr>
      <w:r w:rsidRPr="007E4EFC">
        <w:lastRenderedPageBreak/>
        <w:t xml:space="preserve">        Method = HttpMethod.Post.Method,</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pPr>
      <w:r w:rsidRPr="007E4EFC">
        <w:t>}</w:t>
      </w: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EA80D89"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Started","Ordinal":0},"Assignees":[],"Links":[{"Rel":"self","Href":"http://localhost:61589/api/v1/tasks","Method":"POST"}]}</w:t>
      </w:r>
    </w:p>
    <w:p w14:paraId="1D572FF0" w14:textId="77777777" w:rsidR="00473A3B" w:rsidRDefault="007E4EFC" w:rsidP="00DC77E1">
      <w:pPr>
        <w:pStyle w:val="BodyTextCont"/>
      </w:pPr>
      <w:r>
        <w:t>Congratulations!</w:t>
      </w:r>
    </w:p>
    <w:p w14:paraId="2FF17501" w14:textId="5D227CC8" w:rsidR="00473A3B" w:rsidRDefault="00473A3B" w:rsidP="00DC77E1">
      <w:pPr>
        <w:pStyle w:val="Heading1"/>
      </w:pPr>
      <w:r>
        <w:t>Summary</w:t>
      </w:r>
    </w:p>
    <w:p w14:paraId="4C59B081" w14:textId="6EE0FB26" w:rsidR="00F01C79" w:rsidRDefault="007E4EFC" w:rsidP="00DC77E1">
      <w:pPr>
        <w:pStyle w:val="BodyTextFirst"/>
      </w:pPr>
      <w:r>
        <w:t xml:space="preserve"> 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 xml:space="preserve">dependency management, persistence, type mapping, diagnostic tracing/logging, and error handling. We've also demonstrated some architectural patterns inspired by </w:t>
      </w:r>
      <w:r w:rsidR="00473A3B">
        <w:t>SOLID design principles.</w:t>
      </w:r>
      <w:r w:rsidR="00184F85">
        <w:t xml:space="preserve"> Yes, t</w:t>
      </w:r>
      <w:r w:rsidR="0085434D">
        <w:t xml:space="preserve">his will be more meaningful once we add </w:t>
      </w:r>
      <w:r w:rsidR="00473A3B">
        <w:t xml:space="preserve">things like security, </w:t>
      </w:r>
      <w:r w:rsidR="0085434D">
        <w:t>but</w:t>
      </w:r>
      <w:r w:rsidR="00184F85">
        <w:t xml:space="preserve"> we've laid </w:t>
      </w:r>
      <w:r w:rsidR="00473A3B">
        <w:t xml:space="preserve">a great deal of </w:t>
      </w:r>
      <w:r w:rsidR="00184F85">
        <w:t>the groundwork necessary to make much progress going forward.</w:t>
      </w:r>
    </w:p>
    <w:p w14:paraId="35BCB624" w14:textId="21E7DD70" w:rsidR="00EA3AE7" w:rsidRPr="00130755" w:rsidRDefault="00130755" w:rsidP="00DC77E1">
      <w:pPr>
        <w:pStyle w:val="BodyTextCont"/>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p>
    <w:sectPr w:rsidR="00EA3AE7" w:rsidRPr="00130755" w:rsidSect="003173BC">
      <w:headerReference w:type="even" r:id="rId23"/>
      <w:headerReference w:type="default" r:id="rId24"/>
      <w:footerReference w:type="even" r:id="rId25"/>
      <w:footerReference w:type="default" r:id="rId26"/>
      <w:headerReference w:type="first" r:id="rId27"/>
      <w:footerReference w:type="first" r:id="rId28"/>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Jamie Kurtz" w:date="2014-05-04T08:39:00Z" w:initials="JK">
    <w:p w14:paraId="36A21166" w14:textId="5B7F3E87" w:rsidR="00537054" w:rsidRDefault="00537054">
      <w:r>
        <w:annotationRef/>
      </w:r>
      <w:r>
        <w:t>Did we do this?</w:t>
      </w:r>
    </w:p>
  </w:comment>
  <w:comment w:id="18" w:author="Jamie Kurtz" w:date="2014-05-04T08:58:00Z" w:initials="JK">
    <w:p w14:paraId="6CA1C7FA" w14:textId="1FBD81B6" w:rsidR="00537054" w:rsidRDefault="00537054">
      <w:r>
        <w:annotationRef/>
      </w:r>
      <w:r>
        <w:t>Where are we pointing out the content negotiation feature? Do it here??</w:t>
      </w:r>
    </w:p>
  </w:comment>
  <w:comment w:id="38" w:author="Brian Wortman" w:date="2014-04-26T14:59:00Z" w:initials="BW">
    <w:p w14:paraId="3F2AAE1A" w14:textId="77777777" w:rsidR="00537054" w:rsidRDefault="00537054">
      <w:r>
        <w:annotationRef/>
      </w:r>
      <w:r>
        <w:t>Jamie, can you get this?</w:t>
      </w:r>
    </w:p>
  </w:comment>
  <w:comment w:id="40" w:author="Jamie Kurtz" w:date="2014-05-04T14:45:00Z" w:initials="JK">
    <w:p w14:paraId="270F9DA8" w14:textId="6DD4E04F" w:rsidR="00537054" w:rsidRDefault="00537054">
      <w:r>
        <w:annotationRef/>
      </w:r>
      <w:r>
        <w:t>Code verification starts here</w:t>
      </w:r>
    </w:p>
  </w:comment>
  <w:comment w:id="44" w:author="Jamie Kurtz" w:date="2014-05-04T14:48:00Z" w:initials="JK">
    <w:p w14:paraId="58F4E3CD" w14:textId="71FD592A" w:rsidR="00537054" w:rsidRDefault="00537054">
      <w:r>
        <w:annotationRef/>
      </w:r>
      <w:r>
        <w:t>Why this one?? Is it considered first?</w:t>
      </w:r>
    </w:p>
  </w:comment>
  <w:comment w:id="51" w:author="Jamie Kurtz" w:date="2014-05-04T14:54:00Z" w:initials="JK">
    <w:p w14:paraId="3C149742" w14:textId="543A6D54" w:rsidR="00537054" w:rsidRDefault="00537054">
      <w:r>
        <w:annotationRef/>
      </w:r>
      <w:r>
        <w:t>Moderately confusing… maybe need to be a little more crisp with the explanation.</w:t>
      </w:r>
    </w:p>
  </w:comment>
  <w:comment w:id="63" w:author="Jamie Kurtz" w:date="2014-05-04T15:00:00Z" w:initials="JK">
    <w:p w14:paraId="49A466B0" w14:textId="145CA4D3" w:rsidR="00537054" w:rsidRDefault="00537054">
      <w:r>
        <w:annotationRef/>
      </w:r>
      <w:r>
        <w:t>What?? Why??</w:t>
      </w:r>
    </w:p>
  </w:comment>
  <w:comment w:id="64" w:author="Jamie Kurtz" w:date="2014-05-04T15:07:00Z" w:initials="JK">
    <w:p w14:paraId="045342E5" w14:textId="13589BDD" w:rsidR="00537054" w:rsidRDefault="00537054">
      <w:r>
        <w:annotationRef/>
      </w:r>
      <w:r>
        <w:t>At this point I feel like I've missed something, or got left behind. What we doing with a custom controller selector?</w:t>
      </w:r>
    </w:p>
  </w:comment>
  <w:comment w:id="69" w:author="Jamie Kurtz" w:date="2014-05-04T15:02:00Z" w:initials="JK">
    <w:p w14:paraId="50C70DA8" w14:textId="3215078E" w:rsidR="00537054" w:rsidRDefault="00537054">
      <w:r>
        <w:annotationRef/>
      </w:r>
      <w:r>
        <w:t>Why are we doing this?</w:t>
      </w:r>
    </w:p>
  </w:comment>
  <w:comment w:id="78" w:author="Jamie Kurtz" w:date="2014-05-04T15:08:00Z" w:initials="JK">
    <w:p w14:paraId="4CB1E04E" w14:textId="60694AAB" w:rsidR="00537054" w:rsidRDefault="00537054">
      <w:r>
        <w:annotationRef/>
      </w:r>
      <w:r>
        <w:t>Port was 50101 above. Should this be consistent?</w:t>
      </w:r>
    </w:p>
  </w:comment>
  <w:comment w:id="81" w:author="Jamie Kurtz" w:date="2014-05-04T15:22:00Z" w:initials="JK">
    <w:p w14:paraId="35179A3D" w14:textId="3700CCCB" w:rsidR="00537054" w:rsidRDefault="00537054">
      <w:r>
        <w:annotationRef/>
      </w:r>
      <w:r>
        <w:t xml:space="preserve">Is </w:t>
      </w:r>
      <w:proofErr w:type="spellStart"/>
      <w:r>
        <w:t>TaskId</w:t>
      </w:r>
      <w:proofErr w:type="spellEnd"/>
      <w:r>
        <w:t xml:space="preserve"> really null?</w:t>
      </w:r>
    </w:p>
  </w:comment>
  <w:comment w:id="132" w:author="Jamie Kurtz" w:date="2014-05-04T15:59:00Z" w:initials="JK">
    <w:p w14:paraId="5CD1F682" w14:textId="2BD25784" w:rsidR="00537054" w:rsidRDefault="00537054">
      <w:r>
        <w:annotationRef/>
      </w:r>
      <w:r>
        <w:t>We need to talk about controller activation, similar to the first edition. Maybe at least have a numbered list detailing the call sequence.</w:t>
      </w:r>
    </w:p>
  </w:comment>
  <w:comment w:id="191" w:author="Jamie Kurtz" w:date="2014-05-04T16:29:00Z" w:initials="JK">
    <w:p w14:paraId="7360E9B0" w14:textId="6084E756" w:rsidR="00537054" w:rsidRDefault="00537054">
      <w:r>
        <w:annotationRef/>
      </w:r>
      <w:r>
        <w:t>I feel like a picture would be good here, showing the various classes involved in the DI stuff, and their relationships and/or sequence of execution.</w:t>
      </w:r>
    </w:p>
  </w:comment>
  <w:comment w:id="999" w:author="Jamie Kurtz" w:date="2014-05-04T18:17:00Z" w:initials="JK">
    <w:p w14:paraId="4F131474" w14:textId="0BDC38C5" w:rsidR="00086B34" w:rsidRDefault="00086B34">
      <w:r>
        <w:annotationRef/>
      </w:r>
      <w:r>
        <w:t xml:space="preserve">What does this actually do?? For what does the runtime use our new </w:t>
      </w:r>
      <w:proofErr w:type="spellStart"/>
      <w:r>
        <w:t>SimpleTraceWriter</w:t>
      </w:r>
      <w:proofErr w:type="spellEnd"/>
      <w:r>
        <w:t>?</w:t>
      </w:r>
    </w:p>
  </w:comment>
  <w:comment w:id="1001" w:author="Jamie Kurtz" w:date="2014-05-04T18:19:00Z" w:initials="JK">
    <w:p w14:paraId="6DFFC6BE" w14:textId="0C3723C0" w:rsidR="00FB4B13" w:rsidRDefault="00FB4B13">
      <w:r>
        <w:annotationRef/>
      </w:r>
      <w:r>
        <w:t>How does this relate to the previous section on tracing?</w:t>
      </w:r>
    </w:p>
  </w:comment>
  <w:comment w:id="1007" w:author="Jamie Kurtz" w:date="2014-05-04T18:22:00Z" w:initials="JK">
    <w:p w14:paraId="45CDA140" w14:textId="037BE379" w:rsidR="00FB4B13" w:rsidRDefault="00FB4B13">
      <w:r>
        <w:annotationRef/>
      </w:r>
      <w:r>
        <w:t xml:space="preserve">Why do this, if we just did the same thing in with our </w:t>
      </w:r>
      <w:proofErr w:type="spellStart"/>
      <w:r>
        <w:t>SimpleExceptionLogger</w:t>
      </w:r>
      <w:proofErr w:type="spellEnd"/>
      <w:r>
        <w:t xml:space="preserve"> above?</w:t>
      </w:r>
    </w:p>
  </w:comment>
  <w:comment w:id="1012" w:author="Jamie Kurtz" w:date="2014-05-04T18:21:00Z" w:initials="JK">
    <w:p w14:paraId="4790147E" w14:textId="1EC9A383" w:rsidR="00B45FAA" w:rsidRDefault="00B45FAA">
      <w:r>
        <w:annotationRef/>
      </w:r>
      <w:r>
        <w:t>Need more info on this feature.</w:t>
      </w:r>
    </w:p>
  </w:comment>
  <w:comment w:id="1013" w:author="Jamie Kurtz" w:date="2014-05-04T18:25:00Z" w:initials="JK">
    <w:p w14:paraId="6CF972C3" w14:textId="77777777" w:rsidR="000C6CDC" w:rsidRDefault="000C6CDC">
      <w:r>
        <w:annotationRef/>
      </w:r>
      <w:r>
        <w:t>Another exception handler - I'm so confused!</w:t>
      </w:r>
    </w:p>
    <w:p w14:paraId="00ACAD80" w14:textId="77777777" w:rsidR="000C6CDC" w:rsidRDefault="000C6CDC"/>
    <w:p w14:paraId="2C5CD49E" w14:textId="48BEABE1" w:rsidR="000C6CDC" w:rsidRDefault="000C6CDC">
      <w:r>
        <w:t>Maybe a table or diagram of the different tracers/loggers/handlers would be useful.</w:t>
      </w:r>
    </w:p>
  </w:comment>
  <w:comment w:id="1030" w:author="Jamie Kurtz" w:date="2014-05-04T19:01:00Z" w:initials="JK">
    <w:p w14:paraId="240F9294" w14:textId="645EB656" w:rsidR="0069601F" w:rsidRDefault="0069601F">
      <w:r>
        <w:annotationRef/>
      </w:r>
      <w:r>
        <w:t xml:space="preserve">Short two-sentence summary of </w:t>
      </w:r>
      <w:proofErr w:type="spellStart"/>
      <w:r>
        <w:t>overposting</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A21166" w15:done="0"/>
  <w15:commentEx w15:paraId="6CA1C7FA" w15:done="0"/>
  <w15:commentEx w15:paraId="3F2AAE1A" w15:done="0"/>
  <w15:commentEx w15:paraId="270F9DA8" w15:done="0"/>
  <w15:commentEx w15:paraId="58F4E3CD" w15:done="0"/>
  <w15:commentEx w15:paraId="3C149742" w15:done="0"/>
  <w15:commentEx w15:paraId="49A466B0" w15:done="0"/>
  <w15:commentEx w15:paraId="045342E5" w15:done="0"/>
  <w15:commentEx w15:paraId="50C70DA8" w15:done="0"/>
  <w15:commentEx w15:paraId="4CB1E04E" w15:done="0"/>
  <w15:commentEx w15:paraId="35179A3D" w15:done="0"/>
  <w15:commentEx w15:paraId="5CD1F682" w15:done="0"/>
  <w15:commentEx w15:paraId="7360E9B0" w15:done="0"/>
  <w15:commentEx w15:paraId="4F131474" w15:done="0"/>
  <w15:commentEx w15:paraId="6DFFC6BE" w15:done="0"/>
  <w15:commentEx w15:paraId="45CDA140" w15:done="0"/>
  <w15:commentEx w15:paraId="4790147E" w15:done="0"/>
  <w15:commentEx w15:paraId="2C5CD49E" w15:done="0"/>
  <w15:commentEx w15:paraId="240F92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D02AC" w14:textId="77777777" w:rsidR="00056EFB" w:rsidRDefault="00056EFB">
      <w:r>
        <w:separator/>
      </w:r>
    </w:p>
  </w:endnote>
  <w:endnote w:type="continuationSeparator" w:id="0">
    <w:p w14:paraId="121DE549" w14:textId="77777777" w:rsidR="00056EFB" w:rsidRDefault="00056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F54B2EBB-5779-4F4D-94BF-2C3A80129B66}"/>
    <w:embedBold r:id="rId2" w:fontKey="{5D5FA798-D533-4767-A987-FD5873F1D912}"/>
    <w:embedItalic r:id="rId3" w:fontKey="{F927D56B-0A58-4BC5-BB02-D63BC309096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E6F9CE11-E10D-4DFC-ADB4-B99BF668544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C731031D-A92D-4261-A2B0-B15F8BB3B7B2}"/>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F4739E49-74B1-4C1A-9DCC-A83DA50BAB0B}"/>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DE29D136-6D04-4518-AAE5-5A9F6CCA059E}"/>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B8DBC72B-D88D-45C6-9BD3-CB8F4AA58FF7}"/>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537054" w:rsidRPr="00222F70" w:rsidRDefault="0053705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366D4">
      <w:rPr>
        <w:rStyle w:val="PageNumber"/>
        <w:noProof/>
      </w:rPr>
      <w:t>62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537054" w:rsidRPr="00222F70" w:rsidRDefault="00537054"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366D4">
      <w:rPr>
        <w:rStyle w:val="PageNumber"/>
        <w:noProof/>
      </w:rPr>
      <w:t>63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537054" w:rsidRDefault="00537054"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A199A">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B69DA7" w14:textId="77777777" w:rsidR="00056EFB" w:rsidRDefault="00056EFB">
      <w:r>
        <w:separator/>
      </w:r>
    </w:p>
  </w:footnote>
  <w:footnote w:type="continuationSeparator" w:id="0">
    <w:p w14:paraId="33D6CAA9" w14:textId="77777777" w:rsidR="00056EFB" w:rsidRDefault="00056E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0C899FDC" w:rsidR="00537054" w:rsidRPr="003C7D0E" w:rsidRDefault="00537054"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r>
      <w:t>Implementing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11DE33F7" w:rsidR="00537054" w:rsidRPr="002A45BE" w:rsidRDefault="00537054"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r>
      <w:t>Implementing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537054" w:rsidRDefault="00537054"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537054" w:rsidRPr="00B44665" w:rsidRDefault="00537054"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D79"/>
    <w:rsid w:val="0007636F"/>
    <w:rsid w:val="00082B8F"/>
    <w:rsid w:val="000847CC"/>
    <w:rsid w:val="00086B34"/>
    <w:rsid w:val="00086F89"/>
    <w:rsid w:val="00087318"/>
    <w:rsid w:val="000911BB"/>
    <w:rsid w:val="000912A2"/>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3935"/>
    <w:rsid w:val="000B3BCC"/>
    <w:rsid w:val="000B50EE"/>
    <w:rsid w:val="000B5475"/>
    <w:rsid w:val="000C0458"/>
    <w:rsid w:val="000C074F"/>
    <w:rsid w:val="000C296D"/>
    <w:rsid w:val="000C3E09"/>
    <w:rsid w:val="000C4BEF"/>
    <w:rsid w:val="000C59CA"/>
    <w:rsid w:val="000C6CDC"/>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D83"/>
    <w:rsid w:val="00184F85"/>
    <w:rsid w:val="00186BEC"/>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676"/>
    <w:rsid w:val="00270490"/>
    <w:rsid w:val="00276249"/>
    <w:rsid w:val="00276ED2"/>
    <w:rsid w:val="00277E7A"/>
    <w:rsid w:val="00282247"/>
    <w:rsid w:val="0028311F"/>
    <w:rsid w:val="00283215"/>
    <w:rsid w:val="00286880"/>
    <w:rsid w:val="00291480"/>
    <w:rsid w:val="002945E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1850"/>
    <w:rsid w:val="002E1AAB"/>
    <w:rsid w:val="002E357E"/>
    <w:rsid w:val="002E3EC2"/>
    <w:rsid w:val="002E66FE"/>
    <w:rsid w:val="002E753B"/>
    <w:rsid w:val="002F13F2"/>
    <w:rsid w:val="002F52EF"/>
    <w:rsid w:val="002F5EC7"/>
    <w:rsid w:val="002F699D"/>
    <w:rsid w:val="002F69D4"/>
    <w:rsid w:val="0030021E"/>
    <w:rsid w:val="00300594"/>
    <w:rsid w:val="003009E7"/>
    <w:rsid w:val="003038F1"/>
    <w:rsid w:val="003112C8"/>
    <w:rsid w:val="0031340E"/>
    <w:rsid w:val="00313CC4"/>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46DC6"/>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11CC"/>
    <w:rsid w:val="005219B4"/>
    <w:rsid w:val="00521A2D"/>
    <w:rsid w:val="00522797"/>
    <w:rsid w:val="005229E7"/>
    <w:rsid w:val="00523E0D"/>
    <w:rsid w:val="005269CE"/>
    <w:rsid w:val="00533041"/>
    <w:rsid w:val="005341CA"/>
    <w:rsid w:val="00535523"/>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7434"/>
    <w:rsid w:val="005A055B"/>
    <w:rsid w:val="005B07AE"/>
    <w:rsid w:val="005B1188"/>
    <w:rsid w:val="005B20ED"/>
    <w:rsid w:val="005B300D"/>
    <w:rsid w:val="005B67E4"/>
    <w:rsid w:val="005C35C4"/>
    <w:rsid w:val="005C3977"/>
    <w:rsid w:val="005C3A8D"/>
    <w:rsid w:val="005C40BF"/>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4DC2"/>
    <w:rsid w:val="00604DFC"/>
    <w:rsid w:val="00606A22"/>
    <w:rsid w:val="00606ED2"/>
    <w:rsid w:val="006110B2"/>
    <w:rsid w:val="00611638"/>
    <w:rsid w:val="00611693"/>
    <w:rsid w:val="00616059"/>
    <w:rsid w:val="00617E8D"/>
    <w:rsid w:val="00620030"/>
    <w:rsid w:val="00620892"/>
    <w:rsid w:val="006278A7"/>
    <w:rsid w:val="006332A7"/>
    <w:rsid w:val="006362B1"/>
    <w:rsid w:val="00636410"/>
    <w:rsid w:val="006401CD"/>
    <w:rsid w:val="00640817"/>
    <w:rsid w:val="006435CF"/>
    <w:rsid w:val="006459F4"/>
    <w:rsid w:val="0064610E"/>
    <w:rsid w:val="00653D14"/>
    <w:rsid w:val="006544E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3035B"/>
    <w:rsid w:val="0093065C"/>
    <w:rsid w:val="00930EE0"/>
    <w:rsid w:val="00930FCA"/>
    <w:rsid w:val="0093109D"/>
    <w:rsid w:val="00931925"/>
    <w:rsid w:val="0093203F"/>
    <w:rsid w:val="0093218D"/>
    <w:rsid w:val="009344C3"/>
    <w:rsid w:val="00935FDF"/>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6DA0"/>
    <w:rsid w:val="00A06DF9"/>
    <w:rsid w:val="00A10ADC"/>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3FD7"/>
    <w:rsid w:val="00B44665"/>
    <w:rsid w:val="00B45FAA"/>
    <w:rsid w:val="00B47E8C"/>
    <w:rsid w:val="00B52589"/>
    <w:rsid w:val="00B53B5F"/>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4C11"/>
    <w:rsid w:val="00BC5060"/>
    <w:rsid w:val="00BC6DE3"/>
    <w:rsid w:val="00BD1EB4"/>
    <w:rsid w:val="00BD26D6"/>
    <w:rsid w:val="00BD3CBE"/>
    <w:rsid w:val="00BD4988"/>
    <w:rsid w:val="00BD5585"/>
    <w:rsid w:val="00BD5C3C"/>
    <w:rsid w:val="00BD5DBB"/>
    <w:rsid w:val="00BE38DD"/>
    <w:rsid w:val="00BE4716"/>
    <w:rsid w:val="00BE53CC"/>
    <w:rsid w:val="00BE54AF"/>
    <w:rsid w:val="00BE6535"/>
    <w:rsid w:val="00BF0160"/>
    <w:rsid w:val="00BF1E23"/>
    <w:rsid w:val="00BF32F9"/>
    <w:rsid w:val="00BF4A28"/>
    <w:rsid w:val="00BF508B"/>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804BA"/>
    <w:rsid w:val="00C81D7B"/>
    <w:rsid w:val="00C8673F"/>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427B"/>
    <w:rsid w:val="00D155F8"/>
    <w:rsid w:val="00D159F8"/>
    <w:rsid w:val="00D1669C"/>
    <w:rsid w:val="00D21FA0"/>
    <w:rsid w:val="00D24E13"/>
    <w:rsid w:val="00D2564E"/>
    <w:rsid w:val="00D265F1"/>
    <w:rsid w:val="00D30931"/>
    <w:rsid w:val="00D351DE"/>
    <w:rsid w:val="00D3619D"/>
    <w:rsid w:val="00D36A8D"/>
    <w:rsid w:val="00D37F25"/>
    <w:rsid w:val="00D413EB"/>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67A37"/>
    <w:rsid w:val="00D70FE9"/>
    <w:rsid w:val="00D74524"/>
    <w:rsid w:val="00D74D68"/>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E53"/>
    <w:rsid w:val="00F10361"/>
    <w:rsid w:val="00F128F9"/>
    <w:rsid w:val="00F13B57"/>
    <w:rsid w:val="00F158BE"/>
    <w:rsid w:val="00F17080"/>
    <w:rsid w:val="00F21043"/>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2016"/>
    <w:rsid w:val="00F62E97"/>
    <w:rsid w:val="00F65414"/>
    <w:rsid w:val="00F70DCC"/>
    <w:rsid w:val="00F73AD8"/>
    <w:rsid w:val="00F753E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8217C"/>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8217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8217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8217C"/>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8217C"/>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8217C"/>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D8217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8217C"/>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8217C"/>
    <w:pPr>
      <w:keepLines/>
      <w:numPr>
        <w:numId w:val="4"/>
      </w:numPr>
      <w:spacing w:before="120" w:after="120" w:line="240" w:lineRule="auto"/>
      <w:ind w:right="864"/>
    </w:pPr>
    <w:rPr>
      <w:rFonts w:ascii="Utopia" w:hAnsi="Utopia"/>
      <w:sz w:val="18"/>
    </w:rPr>
  </w:style>
  <w:style w:type="character" w:customStyle="1" w:styleId="CodeBold">
    <w:name w:val="Code Bold"/>
    <w:rsid w:val="00D8217C"/>
    <w:rPr>
      <w:rFonts w:ascii="TheSansMonoConBlack" w:hAnsi="TheSansMonoConBlack"/>
      <w:sz w:val="18"/>
    </w:rPr>
  </w:style>
  <w:style w:type="paragraph" w:customStyle="1" w:styleId="ChapterNumber">
    <w:name w:val="Chapter Number"/>
    <w:next w:val="Normal"/>
    <w:autoRedefine/>
    <w:qFormat/>
    <w:rsid w:val="00D8217C"/>
    <w:pPr>
      <w:keepNext/>
      <w:spacing w:after="240"/>
    </w:pPr>
    <w:rPr>
      <w:rFonts w:ascii="Arial" w:hAnsi="Arial"/>
      <w:b/>
      <w:caps/>
      <w:sz w:val="28"/>
      <w:szCs w:val="28"/>
    </w:rPr>
  </w:style>
  <w:style w:type="paragraph" w:customStyle="1" w:styleId="ChapterTitle">
    <w:name w:val="Chapter Title"/>
    <w:next w:val="Normal"/>
    <w:rsid w:val="00D8217C"/>
    <w:pPr>
      <w:spacing w:before="240" w:after="1200"/>
    </w:pPr>
    <w:rPr>
      <w:rFonts w:ascii="Arial Narrow" w:hAnsi="Arial Narrow"/>
      <w:b/>
      <w:sz w:val="60"/>
      <w:szCs w:val="48"/>
    </w:rPr>
  </w:style>
  <w:style w:type="paragraph" w:customStyle="1" w:styleId="FigureCaption">
    <w:name w:val="Figure Caption"/>
    <w:next w:val="Normal"/>
    <w:qFormat/>
    <w:rsid w:val="00D8217C"/>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8217C"/>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8217C"/>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8217C"/>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D8217C"/>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8217C"/>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8217C"/>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8217C"/>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8217C"/>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8217C"/>
    <w:pPr>
      <w:spacing w:before="120" w:after="120"/>
      <w:contextualSpacing/>
    </w:pPr>
    <w:rPr>
      <w:rFonts w:ascii="Utopia" w:hAnsi="Utopia"/>
      <w:sz w:val="18"/>
    </w:rPr>
  </w:style>
  <w:style w:type="paragraph" w:customStyle="1" w:styleId="TableCaption">
    <w:name w:val="Table Caption"/>
    <w:basedOn w:val="FigureCaption"/>
    <w:next w:val="Normal"/>
    <w:qFormat/>
    <w:rsid w:val="00D8217C"/>
    <w:pPr>
      <w:spacing w:after="120"/>
    </w:pPr>
  </w:style>
  <w:style w:type="paragraph" w:customStyle="1" w:styleId="TableHead">
    <w:name w:val="Table Head"/>
    <w:next w:val="Normal"/>
    <w:rsid w:val="00D8217C"/>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8217C"/>
    <w:pPr>
      <w:spacing w:before="60" w:after="240"/>
      <w:contextualSpacing/>
    </w:pPr>
    <w:rPr>
      <w:rFonts w:ascii="Utopia" w:hAnsi="Utopia"/>
      <w:i/>
      <w:sz w:val="18"/>
    </w:rPr>
  </w:style>
  <w:style w:type="table" w:styleId="TableGrid">
    <w:name w:val="Table Grid"/>
    <w:basedOn w:val="TableNormal"/>
    <w:rsid w:val="00D8217C"/>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8217C"/>
    <w:pPr>
      <w:numPr>
        <w:numId w:val="0"/>
      </w:numPr>
      <w:ind w:left="864"/>
    </w:pPr>
  </w:style>
  <w:style w:type="paragraph" w:customStyle="1" w:styleId="NumList">
    <w:name w:val="Num List"/>
    <w:basedOn w:val="Normal"/>
    <w:rsid w:val="00D8217C"/>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D8217C"/>
    <w:pPr>
      <w:spacing w:before="0"/>
      <w:ind w:left="0" w:right="0"/>
      <w:jc w:val="right"/>
    </w:pPr>
    <w:rPr>
      <w:i w:val="0"/>
    </w:rPr>
  </w:style>
  <w:style w:type="paragraph" w:customStyle="1" w:styleId="ExerciseHead">
    <w:name w:val="Exercise Head"/>
    <w:basedOn w:val="Normal"/>
    <w:next w:val="Normal"/>
    <w:rsid w:val="00D8217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8217C"/>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8217C"/>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8217C"/>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8217C"/>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8217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8217C"/>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8217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8217C"/>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8217C"/>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8217C"/>
  </w:style>
  <w:style w:type="paragraph" w:customStyle="1" w:styleId="SideBarSubhead">
    <w:name w:val="Side Bar Subhead"/>
    <w:basedOn w:val="Normal"/>
    <w:rsid w:val="00D8217C"/>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8217C"/>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8217C"/>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8217C"/>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8217C"/>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8217C"/>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8217C"/>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8217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8217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8217C"/>
    <w:pPr>
      <w:spacing w:before="120" w:after="120"/>
    </w:pPr>
    <w:rPr>
      <w:rFonts w:ascii="Arial" w:hAnsi="Arial"/>
      <w:sz w:val="18"/>
    </w:rPr>
  </w:style>
  <w:style w:type="paragraph" w:styleId="Revision">
    <w:name w:val="Revision"/>
    <w:hidden/>
    <w:uiPriority w:val="99"/>
    <w:semiHidden/>
    <w:rsid w:val="00D8217C"/>
    <w:rPr>
      <w:rFonts w:ascii="Calibri" w:eastAsia="Calibri" w:hAnsi="Calibri"/>
      <w:sz w:val="22"/>
      <w:szCs w:val="22"/>
    </w:rPr>
  </w:style>
  <w:style w:type="character" w:styleId="IntenseEmphasis">
    <w:name w:val="Intense Emphasis"/>
    <w:basedOn w:val="DefaultParagraphFont"/>
    <w:uiPriority w:val="21"/>
    <w:qFormat/>
    <w:rsid w:val="00D8217C"/>
    <w:rPr>
      <w:b/>
      <w:bCs/>
      <w:i/>
      <w:iCs/>
      <w:color w:val="auto"/>
    </w:rPr>
  </w:style>
  <w:style w:type="character" w:styleId="Emphasis">
    <w:name w:val="Emphasis"/>
    <w:basedOn w:val="DefaultParagraphFont"/>
    <w:qFormat/>
    <w:rsid w:val="00D8217C"/>
    <w:rPr>
      <w:i/>
      <w:iCs/>
    </w:rPr>
  </w:style>
  <w:style w:type="character" w:styleId="Strong">
    <w:name w:val="Strong"/>
    <w:basedOn w:val="DefaultParagraphFont"/>
    <w:qFormat/>
    <w:rsid w:val="00D8217C"/>
    <w:rPr>
      <w:b/>
      <w:bCs/>
    </w:rPr>
  </w:style>
  <w:style w:type="paragraph" w:styleId="Subtitle">
    <w:name w:val="Subtitle"/>
    <w:basedOn w:val="Normal"/>
    <w:next w:val="Normal"/>
    <w:link w:val="SubtitleChar"/>
    <w:qFormat/>
    <w:rsid w:val="00D8217C"/>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8217C"/>
    <w:rPr>
      <w:rFonts w:ascii="ZapfDingbats" w:hAnsi="ZapfDingbats"/>
      <w:color w:val="auto"/>
      <w:szCs w:val="24"/>
    </w:rPr>
  </w:style>
  <w:style w:type="paragraph" w:customStyle="1" w:styleId="Code">
    <w:name w:val="Code"/>
    <w:basedOn w:val="Normal"/>
    <w:link w:val="CodeChar"/>
    <w:qFormat/>
    <w:rsid w:val="00D8217C"/>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8217C"/>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asp.net/posters/web-api/ASP.NET-Web-API-Poster.pdf" TargetMode="Externa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tackoverflow.com/questions/18485479/webapi-filter-is-calling-twice?rq=1"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blogs.msdn.com/b/webdev/archive/2013/03/08/using-namespaces-to-version-web-apis.aspx"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hyperlink" Target="https://github.com/AutoMapper/AutoMapper" TargetMode="External"/><Relationship Id="rId27" Type="http://schemas.openxmlformats.org/officeDocument/2006/relationships/header" Target="header3.xml"/><Relationship Id="rId30"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82534EAE-6AE4-4D37-AE3A-08D5A1D13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1430</TotalTime>
  <Pages>65</Pages>
  <Words>20125</Words>
  <Characters>114715</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134571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88</cp:revision>
  <cp:lastPrinted>2012-09-27T18:23:00Z</cp:lastPrinted>
  <dcterms:created xsi:type="dcterms:W3CDTF">2014-05-03T00:15:00Z</dcterms:created>
  <dcterms:modified xsi:type="dcterms:W3CDTF">2014-05-04T23:20:00Z</dcterms:modified>
</cp:coreProperties>
</file>