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0531F0" w14:textId="77777777" w:rsidR="001E7A33" w:rsidRDefault="001E7A33" w:rsidP="001E7A33">
      <w:pPr>
        <w:pStyle w:val="ChapterTitle"/>
      </w:pPr>
      <w:r>
        <w:t>Designing the Sample REST API</w:t>
      </w:r>
    </w:p>
    <w:p w14:paraId="5A59AEF6" w14:textId="19DAC21F" w:rsidR="001E7A33" w:rsidDel="0040204B" w:rsidRDefault="001E7A33" w:rsidP="005C5A91">
      <w:pPr>
        <w:pStyle w:val="BodyTextFirst"/>
        <w:rPr>
          <w:del w:id="0" w:author="Brian Wortman" w:date="2014-04-04T11:56:00Z"/>
        </w:rPr>
        <w:pPrChange w:id="1" w:author="Jamie Kurtz" w:date="2014-04-12T08:58:00Z">
          <w:pPr/>
        </w:pPrChange>
      </w:pPr>
    </w:p>
    <w:p w14:paraId="3D99E6FD" w14:textId="7EB3494A" w:rsidR="001E7A33" w:rsidRDefault="001E7A33" w:rsidP="005C5A91">
      <w:pPr>
        <w:pStyle w:val="BodyTextFirst"/>
        <w:pPrChange w:id="2" w:author="Jamie Kurtz" w:date="2014-04-12T08:58:00Z">
          <w:pPr/>
        </w:pPrChange>
      </w:pPr>
      <w:r>
        <w:t>Thus far you’ve learned</w:t>
      </w:r>
      <w:r w:rsidRPr="00D81B2A">
        <w:t xml:space="preserve"> some basic principles </w:t>
      </w:r>
      <w:r>
        <w:t>of</w:t>
      </w:r>
      <w:r w:rsidRPr="00D81B2A">
        <w:t xml:space="preserve"> the REST architecture using the HTTP protocol</w:t>
      </w:r>
      <w:r>
        <w:t xml:space="preserve">, and you’re now ready to start </w:t>
      </w:r>
      <w:del w:id="3" w:author="Brian Wortman" w:date="2014-04-04T12:00:00Z">
        <w:r w:rsidDel="0040204B">
          <w:delText xml:space="preserve">working on </w:delText>
        </w:r>
      </w:del>
      <w:ins w:id="4" w:author="Brian Wortman" w:date="2014-04-04T12:00:00Z">
        <w:r w:rsidR="0040204B">
          <w:t xml:space="preserve">developing </w:t>
        </w:r>
      </w:ins>
      <w:r>
        <w:t>your task-management service</w:t>
      </w:r>
      <w:r>
        <w:fldChar w:fldCharType="begin"/>
      </w:r>
      <w:r>
        <w:instrText xml:space="preserve"> XE "</w:instrText>
      </w:r>
      <w:r w:rsidRPr="007D7AFA">
        <w:instrText>REST architecture: task-management service</w:instrText>
      </w:r>
      <w:r>
        <w:instrText xml:space="preserve">" </w:instrText>
      </w:r>
      <w:r>
        <w:fldChar w:fldCharType="end"/>
      </w:r>
      <w:r>
        <w:t xml:space="preserve">. </w:t>
      </w:r>
      <w:del w:id="5" w:author="Brian Wortman" w:date="2014-04-04T12:00:00Z">
        <w:r w:rsidDel="0040204B">
          <w:delText>But f</w:delText>
        </w:r>
      </w:del>
      <w:ins w:id="6" w:author="Brian Wortman" w:date="2014-04-04T12:00:00Z">
        <w:r w:rsidR="0040204B">
          <w:t>F</w:t>
        </w:r>
      </w:ins>
      <w:r>
        <w:t>irst, you’ll need to take some time to carefully build up tables of resource types, their available HTTP actions, and associated URIs</w:t>
      </w:r>
      <w:del w:id="7" w:author="Brian Wortman" w:date="2014-04-04T12:00:00Z">
        <w:r w:rsidDel="0040204B">
          <w:delText>—similar to what you did in the last chapter with the account service example</w:delText>
        </w:r>
      </w:del>
      <w:r>
        <w:t xml:space="preserve">. </w:t>
      </w:r>
      <w:ins w:id="8" w:author="Brian Wortman" w:date="2014-04-04T12:02:00Z">
        <w:r w:rsidR="00F158A5">
          <w:t>This design step is important</w:t>
        </w:r>
      </w:ins>
      <w:del w:id="9" w:author="Brian Wortman" w:date="2014-04-04T12:03:00Z">
        <w:r w:rsidDel="00F158A5">
          <w:delText>Modeling these types will be the most important part of this exercise</w:delText>
        </w:r>
      </w:del>
      <w:r>
        <w:t>, similar in kind to the importance of patiently and intentionally modeling a database. It pays to think it through and get it right. And, as you walk through the different resource types, you’ll begin examining some code</w:t>
      </w:r>
      <w:del w:id="10" w:author="Jamie Kurtz" w:date="2014-04-07T19:20:00Z">
        <w:r w:rsidDel="008A4ACD">
          <w:delText xml:space="preserve"> (yeah!)</w:delText>
        </w:r>
      </w:del>
      <w:r>
        <w:t>.</w:t>
      </w:r>
    </w:p>
    <w:p w14:paraId="543F46A9" w14:textId="0BA12C41" w:rsidR="001E7A33" w:rsidRDefault="001E7A33" w:rsidP="005C5A91">
      <w:pPr>
        <w:pStyle w:val="BodyTextCont"/>
        <w:pPrChange w:id="11" w:author="Jamie Kurtz" w:date="2014-04-12T08:58:00Z">
          <w:pPr/>
        </w:pPrChange>
      </w:pPr>
      <w:r>
        <w:t>You may recall from the previous chapter that a programmer by the name of Leonard Richardson created what has become known as the Rest Maturity Model (RMM)</w:t>
      </w:r>
      <w:r>
        <w:fldChar w:fldCharType="begin"/>
      </w:r>
      <w:r>
        <w:instrText xml:space="preserve"> XE "</w:instrText>
      </w:r>
      <w:r w:rsidRPr="00BF7F2D">
        <w:instrText>Rest Maturity Model (RMM)</w:instrText>
      </w:r>
      <w:r>
        <w:instrText xml:space="preserve">" </w:instrText>
      </w:r>
      <w:r>
        <w:fldChar w:fldCharType="end"/>
      </w:r>
      <w:r>
        <w:t>. This model defines</w:t>
      </w:r>
      <w:r>
        <w:fldChar w:fldCharType="begin"/>
      </w:r>
      <w:r>
        <w:instrText xml:space="preserve"> XE "</w:instrText>
      </w:r>
      <w:r w:rsidRPr="00805CBA">
        <w:instrText>REST architecture: RMM</w:instrText>
      </w:r>
      <w:r>
        <w:instrText xml:space="preserve">" </w:instrText>
      </w:r>
      <w:r>
        <w:fldChar w:fldCharType="end"/>
      </w:r>
      <w:r>
        <w:t xml:space="preserve"> a pathway for turning a more traditional RPC–style API into a REST–style API. As you build your sample API, using this maturity model will help you map from something most developers know</w:t>
      </w:r>
      <w:ins w:id="12" w:author="Brian Wortman" w:date="2014-04-04T12:04:00Z">
        <w:r w:rsidR="00F158A5">
          <w:t xml:space="preserve"> </w:t>
        </w:r>
      </w:ins>
      <w:del w:id="13" w:author="Brian Wortman" w:date="2014-04-04T12:04:00Z">
        <w:r w:rsidDel="00F158A5">
          <w:delText>—</w:delText>
        </w:r>
      </w:del>
      <w:ins w:id="14" w:author="Brian Wortman" w:date="2014-04-04T12:04:00Z">
        <w:r w:rsidR="00F158A5">
          <w:t xml:space="preserve">- </w:t>
        </w:r>
      </w:ins>
      <w:r>
        <w:t>i.e., non-REST</w:t>
      </w:r>
      <w:del w:id="15" w:author="Brian Wortman" w:date="2014-04-04T12:04:00Z">
        <w:r w:rsidDel="00F158A5">
          <w:delText>—</w:delText>
        </w:r>
      </w:del>
      <w:ins w:id="16" w:author="Brian Wortman" w:date="2014-04-04T12:04:00Z">
        <w:r w:rsidR="00F158A5">
          <w:t xml:space="preserve"> - </w:t>
        </w:r>
      </w:ins>
      <w:r>
        <w:t>into something new and different</w:t>
      </w:r>
      <w:ins w:id="17" w:author="Brian Wortman" w:date="2014-04-04T12:04:00Z">
        <w:r w:rsidR="00F158A5">
          <w:t xml:space="preserve"> </w:t>
        </w:r>
      </w:ins>
      <w:del w:id="18" w:author="Brian Wortman" w:date="2014-04-04T12:04:00Z">
        <w:r w:rsidDel="00F158A5">
          <w:delText>—</w:delText>
        </w:r>
      </w:del>
      <w:ins w:id="19" w:author="Brian Wortman" w:date="2014-04-04T12:04:00Z">
        <w:r w:rsidR="00F158A5">
          <w:t xml:space="preserve">- </w:t>
        </w:r>
      </w:ins>
      <w:r>
        <w:t xml:space="preserve">i.e., REST. You will need to be on the lookout for the natural tendency to degenerate into an RPC API, thus falling back down the maturity model. </w:t>
      </w:r>
      <w:ins w:id="20" w:author="Brian Wortman" w:date="2014-04-04T12:06:00Z">
        <w:r w:rsidR="00F158A5">
          <w:t>We</w:t>
        </w:r>
      </w:ins>
      <w:del w:id="21" w:author="Brian Wortman" w:date="2014-04-04T12:06:00Z">
        <w:r w:rsidDel="00F158A5">
          <w:delText>I</w:delText>
        </w:r>
      </w:del>
      <w:r>
        <w:t>’ll try to draw attention to those moments where a wrong choice could send you sliding back down.</w:t>
      </w:r>
    </w:p>
    <w:p w14:paraId="1A869791" w14:textId="77777777" w:rsidR="001E7A33" w:rsidRDefault="001E7A33" w:rsidP="005C5A91">
      <w:pPr>
        <w:pStyle w:val="BodyTextCont"/>
        <w:pPrChange w:id="22" w:author="Jamie Kurtz" w:date="2014-04-12T08:58:00Z">
          <w:pPr/>
        </w:pPrChange>
      </w:pPr>
      <w:r>
        <w:t xml:space="preserve">Also in this chapter, you will model a small database for storing tasks and their supporting data. You won’t spend much time doing so, as building a </w:t>
      </w:r>
      <w:proofErr w:type="spellStart"/>
      <w:r>
        <w:t>RESTful</w:t>
      </w:r>
      <w:proofErr w:type="spellEnd"/>
      <w:r>
        <w:t xml:space="preserve"> versus a non-</w:t>
      </w:r>
      <w:proofErr w:type="spellStart"/>
      <w:r>
        <w:t>RESTful</w:t>
      </w:r>
      <w:proofErr w:type="spellEnd"/>
      <w:r>
        <w:t xml:space="preserve"> service doesn’t change your approach to </w:t>
      </w:r>
      <w:r>
        <w:fldChar w:fldCharType="begin"/>
      </w:r>
      <w:r>
        <w:instrText xml:space="preserve"> XE "</w:instrText>
      </w:r>
      <w:r w:rsidRPr="00CF02CE">
        <w:instrText>REST architecture: database model</w:instrText>
      </w:r>
      <w:r>
        <w:instrText xml:space="preserve">" </w:instrText>
      </w:r>
      <w:r>
        <w:fldChar w:fldCharType="end"/>
      </w:r>
      <w:r>
        <w:t>database modeling. Either way, you need to store instances of your resources and their relationships.</w:t>
      </w:r>
    </w:p>
    <w:p w14:paraId="387144CE" w14:textId="59142D39" w:rsidR="001E7A33" w:rsidRDefault="001E7A33" w:rsidP="005C5A91">
      <w:pPr>
        <w:pStyle w:val="BodyTextCont"/>
        <w:pPrChange w:id="23" w:author="Jamie Kurtz" w:date="2014-04-12T08:58:00Z">
          <w:pPr/>
        </w:pPrChange>
      </w:pPr>
      <w:r>
        <w:t xml:space="preserve">Finally, you will walk through what </w:t>
      </w:r>
      <w:ins w:id="24" w:author="Brian Wortman" w:date="2014-04-04T12:06:00Z">
        <w:r w:rsidR="005B6D61">
          <w:t>we</w:t>
        </w:r>
      </w:ins>
      <w:del w:id="25" w:author="Brian Wortman" w:date="2014-04-04T12:06:00Z">
        <w:r w:rsidDel="005B6D61">
          <w:delText>I and many others</w:delText>
        </w:r>
      </w:del>
      <w:r>
        <w:t xml:space="preserve"> believe to be good choices for components</w:t>
      </w:r>
      <w:ins w:id="26" w:author="Brian Wortman" w:date="2014-04-04T12:12:00Z">
        <w:r w:rsidR="00676124">
          <w:t xml:space="preserve"> to use in your </w:t>
        </w:r>
      </w:ins>
      <w:del w:id="27" w:author="Brian Wortman" w:date="2014-04-04T12:12:00Z">
        <w:r w:rsidDel="00676124">
          <w:delText xml:space="preserve">/frameworks in the world of .NET development right now (in the context of an </w:delText>
        </w:r>
      </w:del>
      <w:ins w:id="28" w:author="Brian Wortman" w:date="2014-04-04T12:07:00Z">
        <w:r w:rsidR="005B6D61">
          <w:t xml:space="preserve">ASP.NET </w:t>
        </w:r>
      </w:ins>
      <w:del w:id="29" w:author="Brian Wortman" w:date="2014-04-04T12:07:00Z">
        <w:r w:rsidDel="005B6D61">
          <w:delText xml:space="preserve">MVC4 and </w:delText>
        </w:r>
      </w:del>
      <w:r>
        <w:t>Web API service</w:t>
      </w:r>
      <w:del w:id="30" w:author="Brian Wortman" w:date="2014-04-04T12:12:00Z">
        <w:r w:rsidDel="00676124">
          <w:delText>, of course)</w:delText>
        </w:r>
      </w:del>
      <w:ins w:id="31" w:author="Brian Wortman" w:date="2014-04-04T12:12:00Z">
        <w:r w:rsidR="00676124">
          <w:t xml:space="preserve"> implementation</w:t>
        </w:r>
      </w:ins>
      <w:r>
        <w:t>. Since you’re going to build a working service application</w:t>
      </w:r>
      <w:ins w:id="32" w:author="Brian Wortman" w:date="2014-04-04T12:13:00Z">
        <w:r w:rsidR="00676124">
          <w:t xml:space="preserve">, </w:t>
        </w:r>
      </w:ins>
      <w:ins w:id="33" w:author="Brian Wortman" w:date="2014-04-04T12:09:00Z">
        <w:r w:rsidR="005B6D61">
          <w:t>not just a trivial "Hello World" type of application</w:t>
        </w:r>
      </w:ins>
      <w:r>
        <w:t xml:space="preserve">, </w:t>
      </w:r>
      <w:ins w:id="34" w:author="Brian Wortman" w:date="2014-04-04T12:07:00Z">
        <w:r w:rsidR="005B6D61">
          <w:t>we</w:t>
        </w:r>
      </w:ins>
      <w:del w:id="35" w:author="Brian Wortman" w:date="2014-04-04T12:07:00Z">
        <w:r w:rsidDel="005B6D61">
          <w:delText>I</w:delText>
        </w:r>
      </w:del>
      <w:r>
        <w:t xml:space="preserve">’ll show you </w:t>
      </w:r>
      <w:del w:id="36" w:author="Brian Wortman" w:date="2014-04-04T12:07:00Z">
        <w:r w:rsidDel="005B6D61">
          <w:delText xml:space="preserve">the best </w:delText>
        </w:r>
      </w:del>
      <w:del w:id="37" w:author="Brian Wortman" w:date="2014-04-04T12:08:00Z">
        <w:r w:rsidDel="005B6D61">
          <w:delText xml:space="preserve">examples I can for choosing </w:delText>
        </w:r>
      </w:del>
      <w:r>
        <w:t>components such as an O</w:t>
      </w:r>
      <w:del w:id="38" w:author="Brian Wortman" w:date="2014-04-04T19:55:00Z">
        <w:r w:rsidDel="0034401D">
          <w:delText>/</w:delText>
        </w:r>
      </w:del>
      <w:r>
        <w:t xml:space="preserve">RM, a logger, an </w:t>
      </w:r>
      <w:proofErr w:type="spellStart"/>
      <w:r>
        <w:t>IoC</w:t>
      </w:r>
      <w:proofErr w:type="spellEnd"/>
      <w:r>
        <w:t xml:space="preserve"> container, </w:t>
      </w:r>
      <w:ins w:id="39" w:author="Brian Wortman" w:date="2014-04-04T12:09:00Z">
        <w:r w:rsidR="005B6D61">
          <w:t xml:space="preserve">a type mapper, </w:t>
        </w:r>
      </w:ins>
      <w:r>
        <w:t>and so on.</w:t>
      </w:r>
      <w:del w:id="40" w:author="Brian Wortman" w:date="2014-04-04T12:08:00Z">
        <w:r w:rsidDel="005B6D61">
          <w:delText xml:space="preserve"> Obviously, there are many options out there—both commercial and open source. The choices you’ll see in this chapter are based on my own experience and those of my closest colleagues over the past 15+ years.</w:delText>
        </w:r>
      </w:del>
    </w:p>
    <w:p w14:paraId="6C697657" w14:textId="77777777" w:rsidR="001E7A33" w:rsidRPr="00F46144" w:rsidRDefault="001E7A33" w:rsidP="001E7A33">
      <w:pPr>
        <w:pStyle w:val="Heading1"/>
      </w:pPr>
      <w:r w:rsidRPr="00F46144">
        <w:t>Task Management Resource Types</w:t>
      </w:r>
    </w:p>
    <w:p w14:paraId="24EDC9D7" w14:textId="664762EB" w:rsidR="001E7A33" w:rsidRDefault="001E7A33" w:rsidP="005C5A91">
      <w:pPr>
        <w:pStyle w:val="BodyTextFirst"/>
        <w:pPrChange w:id="41" w:author="Jamie Kurtz" w:date="2014-04-12T08:58:00Z">
          <w:pPr/>
        </w:pPrChange>
      </w:pPr>
      <w:r>
        <w:t xml:space="preserve">Let’s start by thinking about some things you want the callers of the API to be able to do. Since this service is focused on task management, most of the capabilities it offers will be centered on creating, viewing, and updating tasks. </w:t>
      </w:r>
      <w:del w:id="42" w:author="Brian Wortman" w:date="2014-04-04T12:19:00Z">
        <w:r w:rsidDel="00EC154E">
          <w:delText xml:space="preserve">To support these tasks, you will want to model categories, priorities, statuses, and users. All in all, this will be a pretty lightweight service. </w:delText>
        </w:r>
      </w:del>
      <w:r>
        <w:t xml:space="preserve">Again, a domain that is simple and well understood will allow </w:t>
      </w:r>
      <w:del w:id="43" w:author="Brian Wortman" w:date="2014-04-04T12:26:00Z">
        <w:r w:rsidDel="00244322">
          <w:delText xml:space="preserve">you </w:delText>
        </w:r>
      </w:del>
      <w:ins w:id="44" w:author="Brian Wortman" w:date="2014-04-04T12:26:00Z">
        <w:r w:rsidR="00244322">
          <w:t xml:space="preserve">us </w:t>
        </w:r>
      </w:ins>
      <w:r>
        <w:t>to focus on the non-domain concepts</w:t>
      </w:r>
      <w:r>
        <w:fldChar w:fldCharType="begin"/>
      </w:r>
      <w:r>
        <w:instrText xml:space="preserve"> XE "</w:instrText>
      </w:r>
      <w:r w:rsidRPr="00F82138">
        <w:instrText>REST architecture: task management: non-domain concepts</w:instrText>
      </w:r>
      <w:r>
        <w:instrText xml:space="preserve">" </w:instrText>
      </w:r>
      <w:r>
        <w:fldChar w:fldCharType="end"/>
      </w:r>
      <w:r>
        <w:t xml:space="preserve"> </w:t>
      </w:r>
      <w:ins w:id="45" w:author="Brian Wortman" w:date="2014-04-04T18:25:00Z">
        <w:r w:rsidR="00071D32">
          <w:t>we</w:t>
        </w:r>
      </w:ins>
      <w:del w:id="46" w:author="Brian Wortman" w:date="2014-04-04T18:25:00Z">
        <w:r w:rsidDel="00071D32">
          <w:delText>you</w:delText>
        </w:r>
      </w:del>
      <w:r>
        <w:t>’re concerned about in this book</w:t>
      </w:r>
      <w:ins w:id="47" w:author="Brian Wortman" w:date="2014-04-04T12:41:00Z">
        <w:r w:rsidR="00A660C6">
          <w:t>; s</w:t>
        </w:r>
      </w:ins>
      <w:del w:id="48" w:author="Brian Wortman" w:date="2014-04-04T12:41:00Z">
        <w:r w:rsidDel="00A660C6">
          <w:delText>. S</w:delText>
        </w:r>
      </w:del>
      <w:r>
        <w:t xml:space="preserve">pecifically, </w:t>
      </w:r>
      <w:del w:id="49" w:author="Brian Wortman" w:date="2014-04-04T12:41:00Z">
        <w:r w:rsidDel="00A660C6">
          <w:delText xml:space="preserve">that includes </w:delText>
        </w:r>
      </w:del>
      <w:r>
        <w:t>REST</w:t>
      </w:r>
      <w:ins w:id="50" w:author="Brian Wortman" w:date="2014-04-04T12:19:00Z">
        <w:r w:rsidR="00EC154E">
          <w:t xml:space="preserve"> and </w:t>
        </w:r>
      </w:ins>
      <w:ins w:id="51" w:author="Brian Wortman" w:date="2014-04-04T12:41:00Z">
        <w:r w:rsidR="00A660C6">
          <w:t xml:space="preserve">the </w:t>
        </w:r>
      </w:ins>
      <w:del w:id="52" w:author="Brian Wortman" w:date="2014-04-04T12:19:00Z">
        <w:r w:rsidDel="00EC154E">
          <w:delText xml:space="preserve">, </w:delText>
        </w:r>
      </w:del>
      <w:r>
        <w:t xml:space="preserve">ASP.NET </w:t>
      </w:r>
      <w:del w:id="53" w:author="Brian Wortman" w:date="2014-04-04T12:19:00Z">
        <w:r w:rsidDel="00EC154E">
          <w:delText xml:space="preserve">MVC4, and the </w:delText>
        </w:r>
      </w:del>
      <w:r>
        <w:t>Web API.</w:t>
      </w:r>
    </w:p>
    <w:p w14:paraId="79EE841D" w14:textId="77777777" w:rsidR="00745A46" w:rsidRDefault="001E7A33" w:rsidP="005C5A91">
      <w:pPr>
        <w:pStyle w:val="BodyTextCont"/>
        <w:rPr>
          <w:ins w:id="54" w:author="Brian Wortman" w:date="2014-04-04T15:02:00Z"/>
        </w:rPr>
        <w:pPrChange w:id="55" w:author="Jamie Kurtz" w:date="2014-04-12T08:58:00Z">
          <w:pPr/>
        </w:pPrChange>
      </w:pPr>
      <w:r>
        <w:t xml:space="preserve">First and foremost, the caller should be able to create a new task. And it should be able to do so without being required to provide anything more than a subject. Values such as start date, end date, </w:t>
      </w:r>
      <w:del w:id="56" w:author="Brian Wortman" w:date="2014-04-04T12:20:00Z">
        <w:r w:rsidDel="00EC154E">
          <w:delText xml:space="preserve">priority, </w:delText>
        </w:r>
      </w:del>
      <w:r>
        <w:t xml:space="preserve">and so on can </w:t>
      </w:r>
      <w:del w:id="57" w:author="Brian Wortman" w:date="2014-04-04T12:20:00Z">
        <w:r w:rsidDel="00EC154E">
          <w:delText xml:space="preserve">all </w:delText>
        </w:r>
      </w:del>
      <w:r>
        <w:t xml:space="preserve">be updated later if not known at the time the task is created. When creating a new task, </w:t>
      </w:r>
      <w:del w:id="58" w:author="Brian Wortman" w:date="2014-04-04T12:26:00Z">
        <w:r w:rsidDel="00E30310">
          <w:delText xml:space="preserve">you </w:delText>
        </w:r>
      </w:del>
      <w:ins w:id="59" w:author="Brian Wortman" w:date="2014-04-04T12:26:00Z">
        <w:r w:rsidR="00E30310">
          <w:t xml:space="preserve">we </w:t>
        </w:r>
      </w:ins>
      <w:r>
        <w:t>will have the system create its identifier</w:t>
      </w:r>
      <w:ins w:id="60" w:author="Brian Wortman" w:date="2014-04-04T12:20:00Z">
        <w:r w:rsidR="00EC154E">
          <w:t xml:space="preserve">, </w:t>
        </w:r>
      </w:ins>
      <w:del w:id="61" w:author="Brian Wortman" w:date="2014-04-04T12:20:00Z">
        <w:r w:rsidDel="00EC154E">
          <w:delText>—</w:delText>
        </w:r>
      </w:del>
      <w:r>
        <w:t>as opposed to the caller generating a custom identifier and passing it in.</w:t>
      </w:r>
    </w:p>
    <w:p w14:paraId="5164F5AD" w14:textId="65E57EB3" w:rsidR="001E7A33" w:rsidRDefault="00745A46" w:rsidP="005C5A91">
      <w:pPr>
        <w:pStyle w:val="BodyTextCont"/>
        <w:pPrChange w:id="62" w:author="Jamie Kurtz" w:date="2014-04-12T08:58:00Z">
          <w:pPr/>
        </w:pPrChange>
      </w:pPr>
      <w:ins w:id="63" w:author="Brian Wortman" w:date="2014-04-04T15:02:00Z">
        <w:r>
          <w:t>The system will provide a listing of all tasks to the caller. This listing will support pagination, because the number of tasks in the system can be large.</w:t>
        </w:r>
      </w:ins>
      <w:r w:rsidR="001E7A33">
        <w:t xml:space="preserve"> The caller should</w:t>
      </w:r>
      <w:del w:id="64" w:author="Brian Wortman" w:date="2014-04-04T15:03:00Z">
        <w:r w:rsidR="001E7A33" w:rsidDel="00412B8E">
          <w:delText>,</w:delText>
        </w:r>
      </w:del>
      <w:r w:rsidR="001E7A33">
        <w:t xml:space="preserve"> </w:t>
      </w:r>
      <w:del w:id="65" w:author="Brian Wortman" w:date="2014-04-04T15:03:00Z">
        <w:r w:rsidR="001E7A33" w:rsidDel="00412B8E">
          <w:delText xml:space="preserve">of course, </w:delText>
        </w:r>
      </w:del>
      <w:r w:rsidR="001E7A33">
        <w:t xml:space="preserve">also be able to </w:t>
      </w:r>
      <w:ins w:id="66" w:author="Brian Wortman" w:date="2014-04-04T15:01:00Z">
        <w:r>
          <w:t xml:space="preserve">find, </w:t>
        </w:r>
      </w:ins>
      <w:r w:rsidR="001E7A33">
        <w:t>update</w:t>
      </w:r>
      <w:ins w:id="67" w:author="Brian Wortman" w:date="2014-04-04T15:01:00Z">
        <w:r>
          <w:t xml:space="preserve">, and </w:t>
        </w:r>
      </w:ins>
      <w:del w:id="68" w:author="Brian Wortman" w:date="2014-04-04T15:01:00Z">
        <w:r w:rsidR="001E7A33" w:rsidDel="00745A46">
          <w:delText xml:space="preserve"> or</w:delText>
        </w:r>
      </w:del>
      <w:del w:id="69" w:author="Brian Wortman" w:date="2014-04-04T15:03:00Z">
        <w:r w:rsidR="001E7A33" w:rsidDel="00412B8E">
          <w:delText xml:space="preserve"> </w:delText>
        </w:r>
      </w:del>
      <w:r w:rsidR="001E7A33">
        <w:t xml:space="preserve">delete </w:t>
      </w:r>
      <w:ins w:id="70" w:author="Brian Wortman" w:date="2014-04-04T15:03:00Z">
        <w:r w:rsidR="00412B8E">
          <w:t xml:space="preserve">a specific </w:t>
        </w:r>
      </w:ins>
      <w:del w:id="71" w:author="Brian Wortman" w:date="2014-04-04T15:03:00Z">
        <w:r w:rsidR="001E7A33" w:rsidDel="00412B8E">
          <w:delText xml:space="preserve">an </w:delText>
        </w:r>
      </w:del>
      <w:r w:rsidR="001E7A33">
        <w:t>existing task.</w:t>
      </w:r>
    </w:p>
    <w:p w14:paraId="2931CD02" w14:textId="363CCB0D" w:rsidR="001E7A33" w:rsidRDefault="00F2754B" w:rsidP="005C5A91">
      <w:pPr>
        <w:pStyle w:val="BodyTextCont"/>
        <w:pPrChange w:id="72" w:author="Jamie Kurtz" w:date="2014-04-12T08:58:00Z">
          <w:pPr/>
        </w:pPrChange>
      </w:pPr>
      <w:ins w:id="73" w:author="Brian Wortman" w:date="2014-04-04T12:42:00Z">
        <w:r>
          <w:t xml:space="preserve">The system </w:t>
        </w:r>
      </w:ins>
      <w:del w:id="74" w:author="Brian Wortman" w:date="2014-04-04T12:42:00Z">
        <w:r w:rsidR="001E7A33" w:rsidDel="00F2754B">
          <w:delText xml:space="preserve">A task </w:delText>
        </w:r>
      </w:del>
      <w:r w:rsidR="001E7A33">
        <w:t xml:space="preserve">will need to support zero or more users as assignees </w:t>
      </w:r>
      <w:del w:id="75" w:author="Brian Wortman" w:date="2014-04-04T12:42:00Z">
        <w:r w:rsidR="001E7A33" w:rsidDel="00F2754B">
          <w:delText xml:space="preserve">of </w:delText>
        </w:r>
      </w:del>
      <w:ins w:id="76" w:author="Brian Wortman" w:date="2014-04-04T12:42:00Z">
        <w:r>
          <w:t xml:space="preserve">to a </w:t>
        </w:r>
      </w:ins>
      <w:del w:id="77" w:author="Brian Wortman" w:date="2014-04-04T12:42:00Z">
        <w:r w:rsidR="001E7A33" w:rsidDel="00F2754B">
          <w:delText xml:space="preserve">the </w:delText>
        </w:r>
      </w:del>
      <w:r w:rsidR="001E7A33">
        <w:t xml:space="preserve">task. Most systems dealing with tasks allow only a single user assignment, </w:t>
      </w:r>
      <w:ins w:id="78" w:author="Brian Wortman" w:date="2014-04-04T12:22:00Z">
        <w:r w:rsidR="00244322">
          <w:t xml:space="preserve">which </w:t>
        </w:r>
      </w:ins>
      <w:ins w:id="79" w:author="Brian Wortman" w:date="2014-04-04T12:23:00Z">
        <w:r w:rsidR="00244322">
          <w:t xml:space="preserve">can be </w:t>
        </w:r>
      </w:ins>
      <w:ins w:id="80" w:author="Brian Wortman" w:date="2014-04-04T12:22:00Z">
        <w:r w:rsidR="00244322">
          <w:t>an inconvenient limitation</w:t>
        </w:r>
      </w:ins>
      <w:del w:id="81" w:author="Brian Wortman" w:date="2014-04-04T12:22:00Z">
        <w:r w:rsidR="001E7A33" w:rsidDel="00244322">
          <w:delText>but that’s always bugged me</w:delText>
        </w:r>
      </w:del>
      <w:r w:rsidR="001E7A33">
        <w:t xml:space="preserve">. </w:t>
      </w:r>
      <w:del w:id="82" w:author="Brian Wortman" w:date="2014-04-04T12:23:00Z">
        <w:r w:rsidR="001E7A33" w:rsidDel="00244322">
          <w:delText>Further</w:delText>
        </w:r>
      </w:del>
      <w:ins w:id="83" w:author="Brian Wortman" w:date="2014-04-04T12:23:00Z">
        <w:r w:rsidR="00244322">
          <w:t xml:space="preserve">Our requirement to </w:t>
        </w:r>
      </w:ins>
      <w:ins w:id="84" w:author="Brian Wortman" w:date="2014-04-04T12:24:00Z">
        <w:r w:rsidR="00244322">
          <w:t xml:space="preserve">support </w:t>
        </w:r>
      </w:ins>
      <w:del w:id="85" w:author="Brian Wortman" w:date="2014-04-04T12:24:00Z">
        <w:r w:rsidR="001E7A33" w:rsidDel="00244322">
          <w:delText xml:space="preserve">, allowing </w:delText>
        </w:r>
      </w:del>
      <w:r w:rsidR="001E7A33">
        <w:t>multiple user assignments</w:t>
      </w:r>
      <w:r w:rsidR="001E7A33">
        <w:fldChar w:fldCharType="begin"/>
      </w:r>
      <w:r w:rsidR="001E7A33">
        <w:instrText xml:space="preserve"> XE "U</w:instrText>
      </w:r>
      <w:r w:rsidR="001E7A33" w:rsidRPr="005F45F3">
        <w:instrText>ser assignments</w:instrText>
      </w:r>
      <w:r w:rsidR="001E7A33">
        <w:instrText xml:space="preserve">" </w:instrText>
      </w:r>
      <w:r w:rsidR="001E7A33">
        <w:fldChar w:fldCharType="end"/>
      </w:r>
      <w:r w:rsidR="001E7A33">
        <w:fldChar w:fldCharType="begin"/>
      </w:r>
      <w:r w:rsidR="001E7A33">
        <w:instrText xml:space="preserve"> XE "</w:instrText>
      </w:r>
      <w:r w:rsidR="001E7A33" w:rsidRPr="005F45F3">
        <w:instrText>REST architecture: task management: user assignments</w:instrText>
      </w:r>
      <w:r w:rsidR="001E7A33">
        <w:instrText xml:space="preserve">" </w:instrText>
      </w:r>
      <w:r w:rsidR="001E7A33">
        <w:fldChar w:fldCharType="end"/>
      </w:r>
      <w:r w:rsidR="001E7A33">
        <w:t xml:space="preserve"> to a task will make the API a little more interesting.</w:t>
      </w:r>
    </w:p>
    <w:p w14:paraId="7692936D" w14:textId="425C3A0F" w:rsidR="001E7A33" w:rsidRDefault="00A322A8" w:rsidP="005C5A91">
      <w:pPr>
        <w:pStyle w:val="BodyTextCont"/>
        <w:pPrChange w:id="86" w:author="Jamie Kurtz" w:date="2014-04-12T08:58:00Z">
          <w:pPr/>
        </w:pPrChange>
      </w:pPr>
      <w:ins w:id="87" w:author="Brian Wortman" w:date="2014-04-04T12:34:00Z">
        <w:r>
          <w:lastRenderedPageBreak/>
          <w:t xml:space="preserve">Speaking of </w:t>
        </w:r>
      </w:ins>
      <w:del w:id="88" w:author="Brian Wortman" w:date="2014-04-04T12:34:00Z">
        <w:r w:rsidR="001E7A33" w:rsidDel="00A322A8">
          <w:delText xml:space="preserve">In terms of </w:delText>
        </w:r>
      </w:del>
      <w:r w:rsidR="001E7A33">
        <w:t xml:space="preserve">users, </w:t>
      </w:r>
      <w:del w:id="89" w:author="Brian Wortman" w:date="2014-04-04T12:27:00Z">
        <w:r w:rsidR="001E7A33" w:rsidDel="00E30310">
          <w:delText xml:space="preserve">you </w:delText>
        </w:r>
      </w:del>
      <w:ins w:id="90" w:author="Brian Wortman" w:date="2014-04-04T12:27:00Z">
        <w:r w:rsidR="00E30310">
          <w:t xml:space="preserve">we </w:t>
        </w:r>
      </w:ins>
      <w:r w:rsidR="001E7A33">
        <w:t xml:space="preserve">need to provide a listing of all users to the caller. </w:t>
      </w:r>
      <w:ins w:id="91" w:author="Brian Wortman" w:date="2014-04-04T12:35:00Z">
        <w:r>
          <w:t xml:space="preserve">This </w:t>
        </w:r>
      </w:ins>
      <w:ins w:id="92" w:author="Brian Wortman" w:date="2014-04-04T12:36:00Z">
        <w:r w:rsidR="00A660C6">
          <w:t xml:space="preserve">listing </w:t>
        </w:r>
      </w:ins>
      <w:ins w:id="93" w:author="Brian Wortman" w:date="2014-04-04T12:37:00Z">
        <w:r w:rsidR="00A660C6">
          <w:t xml:space="preserve">will </w:t>
        </w:r>
      </w:ins>
      <w:ins w:id="94" w:author="Brian Wortman" w:date="2014-04-04T12:35:00Z">
        <w:r>
          <w:t>support pagination, because the number of users in the system can be large.</w:t>
        </w:r>
      </w:ins>
      <w:del w:id="95" w:author="Brian Wortman" w:date="2014-04-04T12:28:00Z">
        <w:r w:rsidR="001E7A33" w:rsidDel="00E30310">
          <w:delText xml:space="preserve">For the purpose of seeing how this works, you’ll allow the caller to either list them all or submit a search string. You can then use the search string against the first and last names of all users in the system. </w:delText>
        </w:r>
      </w:del>
      <w:del w:id="96" w:author="Brian Wortman" w:date="2014-04-04T12:40:00Z">
        <w:r w:rsidR="001E7A33" w:rsidDel="00A660C6">
          <w:delText xml:space="preserve">The task management example is about managing tasks, so </w:delText>
        </w:r>
      </w:del>
      <w:del w:id="97" w:author="Brian Wortman" w:date="2014-04-04T12:28:00Z">
        <w:r w:rsidR="001E7A33" w:rsidDel="00E30310">
          <w:delText xml:space="preserve">you </w:delText>
        </w:r>
      </w:del>
      <w:del w:id="98" w:author="Brian Wortman" w:date="2014-04-04T12:40:00Z">
        <w:r w:rsidR="001E7A33" w:rsidDel="00A660C6">
          <w:delText xml:space="preserve">won’t </w:delText>
        </w:r>
      </w:del>
      <w:del w:id="99" w:author="Brian Wortman" w:date="2014-04-04T12:36:00Z">
        <w:r w:rsidR="001E7A33" w:rsidDel="00A322A8">
          <w:delText xml:space="preserve">support </w:delText>
        </w:r>
      </w:del>
      <w:del w:id="100" w:author="Brian Wortman" w:date="2014-04-04T12:28:00Z">
        <w:r w:rsidR="001E7A33" w:rsidDel="00E30310">
          <w:delText xml:space="preserve">adding, </w:delText>
        </w:r>
      </w:del>
      <w:del w:id="101" w:author="Brian Wortman" w:date="2014-04-04T12:40:00Z">
        <w:r w:rsidR="001E7A33" w:rsidDel="00A660C6">
          <w:delText>updating, or deleting users.</w:delText>
        </w:r>
      </w:del>
    </w:p>
    <w:p w14:paraId="702EA44C" w14:textId="1ABAD0E9" w:rsidR="001E7A33" w:rsidRDefault="001E7A33" w:rsidP="005C5A91">
      <w:pPr>
        <w:pStyle w:val="BodyTextCont"/>
        <w:rPr>
          <w:ins w:id="102" w:author="Brian Wortman" w:date="2014-04-04T12:40:00Z"/>
        </w:rPr>
        <w:pPrChange w:id="103" w:author="Jamie Kurtz" w:date="2014-04-12T08:58:00Z">
          <w:pPr/>
        </w:pPrChange>
      </w:pPr>
      <w:r>
        <w:t xml:space="preserve">Finally, to support classification of the tasks, </w:t>
      </w:r>
      <w:ins w:id="104" w:author="Brian Wortman" w:date="2014-04-04T12:37:00Z">
        <w:r w:rsidR="00A660C6">
          <w:t xml:space="preserve">we </w:t>
        </w:r>
      </w:ins>
      <w:del w:id="105" w:author="Brian Wortman" w:date="2014-04-04T12:37:00Z">
        <w:r w:rsidDel="00A660C6">
          <w:delText xml:space="preserve">you </w:delText>
        </w:r>
      </w:del>
      <w:r>
        <w:t xml:space="preserve">will provide </w:t>
      </w:r>
      <w:ins w:id="106" w:author="Brian Wortman" w:date="2014-04-04T12:38:00Z">
        <w:r w:rsidR="00A660C6">
          <w:t xml:space="preserve">support for task </w:t>
        </w:r>
      </w:ins>
      <w:del w:id="107" w:author="Brian Wortman" w:date="2014-04-04T12:37:00Z">
        <w:r w:rsidDel="00A660C6">
          <w:delText xml:space="preserve">category, </w:delText>
        </w:r>
      </w:del>
      <w:r>
        <w:t>status</w:t>
      </w:r>
      <w:del w:id="108" w:author="Brian Wortman" w:date="2014-04-04T12:38:00Z">
        <w:r w:rsidDel="00A660C6">
          <w:delText>, and priority values</w:delText>
        </w:r>
      </w:del>
      <w:r>
        <w:t xml:space="preserve">. </w:t>
      </w:r>
      <w:ins w:id="109" w:author="Brian Wortman" w:date="2014-04-04T19:59:00Z">
        <w:r w:rsidR="0034401D">
          <w:t>We can assume that t</w:t>
        </w:r>
      </w:ins>
      <w:del w:id="110" w:author="Brian Wortman" w:date="2014-04-04T19:59:00Z">
        <w:r w:rsidDel="0034401D">
          <w:delText>T</w:delText>
        </w:r>
      </w:del>
      <w:r>
        <w:t xml:space="preserve">he available values for status </w:t>
      </w:r>
      <w:del w:id="111" w:author="Brian Wortman" w:date="2014-04-04T12:38:00Z">
        <w:r w:rsidDel="00A660C6">
          <w:delText xml:space="preserve">and priority </w:delText>
        </w:r>
      </w:del>
      <w:r>
        <w:t xml:space="preserve">will be </w:t>
      </w:r>
      <w:ins w:id="112" w:author="Brian Wortman" w:date="2014-04-04T12:39:00Z">
        <w:r w:rsidR="00A660C6">
          <w:t>configured at the time of deployment</w:t>
        </w:r>
      </w:ins>
      <w:del w:id="113" w:author="Brian Wortman" w:date="2014-04-04T12:39:00Z">
        <w:r w:rsidDel="00A660C6">
          <w:delText>set by the system</w:delText>
        </w:r>
      </w:del>
      <w:del w:id="114" w:author="Brian Wortman" w:date="2014-04-04T12:40:00Z">
        <w:r w:rsidDel="00A660C6">
          <w:delText>, so</w:delText>
        </w:r>
      </w:del>
      <w:del w:id="115" w:author="Brian Wortman" w:date="2014-04-04T12:38:00Z">
        <w:r w:rsidDel="00A660C6">
          <w:delText xml:space="preserve"> they will only need to support a listing of all values. For categories, you will need to allow the caller to update the available values</w:delText>
        </w:r>
      </w:del>
      <w:r>
        <w:t>.</w:t>
      </w:r>
    </w:p>
    <w:p w14:paraId="7433A3FD" w14:textId="0FAF761D" w:rsidR="00A660C6" w:rsidRDefault="00A660C6" w:rsidP="005C5A91">
      <w:pPr>
        <w:pStyle w:val="BodyTextCont"/>
        <w:pPrChange w:id="116" w:author="Jamie Kurtz" w:date="2014-04-12T08:58:00Z">
          <w:pPr/>
        </w:pPrChange>
      </w:pPr>
      <w:ins w:id="117" w:author="Brian Wortman" w:date="2014-04-04T12:40:00Z">
        <w:r>
          <w:t>The task management example is about managing tasks</w:t>
        </w:r>
      </w:ins>
      <w:ins w:id="118" w:author="Brian Wortman" w:date="2014-04-04T12:42:00Z">
        <w:r w:rsidR="00F2754B">
          <w:t xml:space="preserve"> and highlighting features of the ASP.NET Web API</w:t>
        </w:r>
      </w:ins>
      <w:ins w:id="119" w:author="Brian Wortman" w:date="2014-04-04T12:40:00Z">
        <w:r>
          <w:t>, so we won’t discuss adding, updating, or deleting users</w:t>
        </w:r>
      </w:ins>
      <w:ins w:id="120" w:author="Brian Wortman" w:date="2014-04-04T12:43:00Z">
        <w:r w:rsidR="00F2754B">
          <w:t xml:space="preserve"> or statuses</w:t>
        </w:r>
      </w:ins>
      <w:ins w:id="121" w:author="Brian Wortman" w:date="2014-04-04T12:40:00Z">
        <w:r>
          <w:t>.</w:t>
        </w:r>
      </w:ins>
    </w:p>
    <w:p w14:paraId="4861E06F" w14:textId="7302AA9A" w:rsidR="001E7A33" w:rsidRDefault="001E7A33" w:rsidP="005C5A91">
      <w:pPr>
        <w:pStyle w:val="BodyTextCont"/>
        <w:pPrChange w:id="122" w:author="Jamie Kurtz" w:date="2014-04-12T08:58:00Z">
          <w:pPr/>
        </w:pPrChange>
      </w:pPr>
      <w:r>
        <w:t>Figure 3-1 illustrates what the resource types will look like as a class diagram</w:t>
      </w:r>
      <w:del w:id="123" w:author="Brian Wortman" w:date="2014-04-04T13:23:00Z">
        <w:r w:rsidDel="00943B2D">
          <w:fldChar w:fldCharType="begin"/>
        </w:r>
        <w:r w:rsidDel="00943B2D">
          <w:delInstrText xml:space="preserve"> XE "</w:delInstrText>
        </w:r>
        <w:r w:rsidRPr="00885B5C" w:rsidDel="00943B2D">
          <w:delInstrText>REST architecture: task management: class diagram, Visual Studio</w:delInstrText>
        </w:r>
        <w:r w:rsidDel="00943B2D">
          <w:delInstrText xml:space="preserve">" </w:delInstrText>
        </w:r>
        <w:r w:rsidDel="00943B2D">
          <w:fldChar w:fldCharType="end"/>
        </w:r>
      </w:del>
      <w:r>
        <w:t xml:space="preserve"> in Visual Studio 201</w:t>
      </w:r>
      <w:ins w:id="124" w:author="Brian Wortman" w:date="2014-04-04T12:43:00Z">
        <w:r w:rsidR="00F2754B">
          <w:t>3</w:t>
        </w:r>
      </w:ins>
      <w:del w:id="125" w:author="Brian Wortman" w:date="2014-04-04T12:43:00Z">
        <w:r w:rsidDel="00F2754B">
          <w:delText>2</w:delText>
        </w:r>
      </w:del>
      <w:r>
        <w:t>.</w:t>
      </w:r>
    </w:p>
    <w:p w14:paraId="1E305537" w14:textId="56526B99" w:rsidR="001B52DE" w:rsidRDefault="0063129C">
      <w:pPr>
        <w:keepNext/>
        <w:rPr>
          <w:ins w:id="126" w:author="Brian Wortman" w:date="2014-04-08T20:02:00Z"/>
        </w:rPr>
        <w:pPrChange w:id="127" w:author="Brian Wortman" w:date="2014-04-08T20:02:00Z">
          <w:pPr/>
        </w:pPrChange>
      </w:pPr>
      <w:ins w:id="128" w:author="Brian Wortman" w:date="2014-04-11T21:45:00Z">
        <w:r w:rsidRPr="0063129C">
          <w:rPr>
            <w:noProof/>
          </w:rPr>
          <w:drawing>
            <wp:inline distT="0" distB="0" distL="0" distR="0" wp14:anchorId="32F6BE19" wp14:editId="4AB17979">
              <wp:extent cx="5486400" cy="3952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952875"/>
                      </a:xfrm>
                      <a:prstGeom prst="rect">
                        <a:avLst/>
                      </a:prstGeom>
                    </pic:spPr>
                  </pic:pic>
                </a:graphicData>
              </a:graphic>
            </wp:inline>
          </w:drawing>
        </w:r>
      </w:ins>
    </w:p>
    <w:p w14:paraId="65366125" w14:textId="31D29626" w:rsidR="001B52DE" w:rsidRDefault="001B52DE">
      <w:pPr>
        <w:pStyle w:val="FigureCaption"/>
        <w:rPr>
          <w:ins w:id="129" w:author="Brian Wortman" w:date="2014-04-08T20:02:00Z"/>
        </w:rPr>
        <w:pPrChange w:id="130" w:author="Brian Wortman" w:date="2014-04-08T20:03:00Z">
          <w:pPr/>
        </w:pPrChange>
      </w:pPr>
      <w:ins w:id="131" w:author="Brian Wortman" w:date="2014-04-08T20:02:00Z">
        <w:r>
          <w:t xml:space="preserve">Figure 3- </w:t>
        </w:r>
        <w:r>
          <w:fldChar w:fldCharType="begin"/>
        </w:r>
        <w:r>
          <w:instrText xml:space="preserve"> SEQ Figure_3- \* ARABIC </w:instrText>
        </w:r>
      </w:ins>
      <w:r>
        <w:fldChar w:fldCharType="separate"/>
      </w:r>
      <w:ins w:id="132" w:author="Brian Wortman" w:date="2014-04-08T20:02:00Z">
        <w:r>
          <w:t>1</w:t>
        </w:r>
        <w:r>
          <w:fldChar w:fldCharType="end"/>
        </w:r>
        <w:r>
          <w:t>. A Class Diagram of Resource Types</w:t>
        </w:r>
      </w:ins>
    </w:p>
    <w:p w14:paraId="708C106A" w14:textId="1E4A6DC9" w:rsidR="00943B2D" w:rsidDel="004811F0" w:rsidRDefault="00943B2D" w:rsidP="005C5A91">
      <w:pPr>
        <w:pStyle w:val="BodyTextCont"/>
        <w:rPr>
          <w:del w:id="133" w:author="Brian Wortman" w:date="2014-04-04T13:28:00Z"/>
        </w:rPr>
        <w:pPrChange w:id="134" w:author="Jamie Kurtz" w:date="2014-04-12T08:59:00Z">
          <w:pPr/>
        </w:pPrChange>
      </w:pPr>
    </w:p>
    <w:p w14:paraId="0D16812C" w14:textId="695D6217" w:rsidR="001E7A33" w:rsidDel="00943B2D" w:rsidRDefault="001E7A33" w:rsidP="005C5A91">
      <w:pPr>
        <w:pStyle w:val="BodyTextCont"/>
        <w:rPr>
          <w:del w:id="135" w:author="Brian Wortman" w:date="2014-04-04T13:23:00Z"/>
        </w:rPr>
        <w:pPrChange w:id="136" w:author="Jamie Kurtz" w:date="2014-04-12T08:59:00Z">
          <w:pPr>
            <w:pStyle w:val="FigureCaption"/>
          </w:pPr>
        </w:pPrChange>
      </w:pPr>
      <w:del w:id="137" w:author="Brian Wortman" w:date="2014-04-04T13:23:00Z">
        <w:r w:rsidDel="00943B2D">
          <w:delText xml:space="preserve">Figure 3-1. A </w:delText>
        </w:r>
        <w:r w:rsidDel="00943B2D">
          <w:rPr>
            <w:rFonts w:eastAsia="Times New Roman" w:cs="Times New Roman"/>
            <w:i/>
            <w:noProof/>
            <w:szCs w:val="20"/>
          </w:rPr>
          <w:fldChar w:fldCharType="begin"/>
        </w:r>
        <w:r w:rsidDel="00943B2D">
          <w:delInstrText xml:space="preserve"> XE "</w:delInstrText>
        </w:r>
        <w:r w:rsidRPr="004B7074" w:rsidDel="00943B2D">
          <w:delInstrText>Hypermedia links: class</w:delInstrText>
        </w:r>
        <w:r w:rsidDel="00943B2D">
          <w:delInstrText xml:space="preserve">" </w:delInstrText>
        </w:r>
        <w:r w:rsidDel="00943B2D">
          <w:rPr>
            <w:rFonts w:eastAsia="Times New Roman" w:cs="Times New Roman"/>
            <w:i/>
            <w:noProof/>
            <w:szCs w:val="20"/>
          </w:rPr>
          <w:fldChar w:fldCharType="end"/>
        </w:r>
        <w:r w:rsidDel="00943B2D">
          <w:delText>Class Diagram</w:delText>
        </w:r>
        <w:r w:rsidDel="00943B2D">
          <w:rPr>
            <w:rFonts w:eastAsia="Times New Roman" w:cs="Times New Roman"/>
            <w:i/>
            <w:noProof/>
            <w:szCs w:val="20"/>
          </w:rPr>
          <w:fldChar w:fldCharType="begin"/>
        </w:r>
        <w:r w:rsidDel="00943B2D">
          <w:delInstrText xml:space="preserve"> XE "</w:delInstrText>
        </w:r>
        <w:r w:rsidRPr="00BA39E1" w:rsidDel="00943B2D">
          <w:delInstrText>REST architecture: task management: class diagram, Visual Studio</w:delInstrText>
        </w:r>
        <w:r w:rsidDel="00943B2D">
          <w:delInstrText xml:space="preserve">" </w:delInstrText>
        </w:r>
        <w:r w:rsidDel="00943B2D">
          <w:rPr>
            <w:rFonts w:eastAsia="Times New Roman" w:cs="Times New Roman"/>
            <w:i/>
            <w:noProof/>
            <w:szCs w:val="20"/>
          </w:rPr>
          <w:fldChar w:fldCharType="end"/>
        </w:r>
        <w:r w:rsidDel="00943B2D">
          <w:delText xml:space="preserve"> of Resource Types</w:delText>
        </w:r>
      </w:del>
    </w:p>
    <w:p w14:paraId="33663D71" w14:textId="7BB3C80F" w:rsidR="001E7A33" w:rsidRDefault="001E7A33" w:rsidP="005C5A91">
      <w:pPr>
        <w:pStyle w:val="BodyTextCont"/>
        <w:pPrChange w:id="138" w:author="Jamie Kurtz" w:date="2014-04-12T08:59:00Z">
          <w:pPr/>
        </w:pPrChange>
      </w:pPr>
      <w:del w:id="139" w:author="Brian Wortman" w:date="2014-04-04T18:26:00Z">
        <w:r w:rsidDel="00227A58">
          <w:delText>Note</w:delText>
        </w:r>
      </w:del>
      <w:ins w:id="140" w:author="Brian Wortman" w:date="2014-04-04T18:26:00Z">
        <w:r w:rsidR="00227A58">
          <w:t>Recall</w:t>
        </w:r>
      </w:ins>
      <w:r>
        <w:t xml:space="preserve">, however, that one of the guiding rules of the REST architecture is to avoid coupling the client to the server by sharing type definitions. So, even though </w:t>
      </w:r>
      <w:del w:id="141" w:author="Brian Wortman" w:date="2014-04-04T15:09:00Z">
        <w:r w:rsidDel="00014CCB">
          <w:delText xml:space="preserve">you </w:delText>
        </w:r>
      </w:del>
      <w:ins w:id="142" w:author="Brian Wortman" w:date="2014-04-04T15:09:00Z">
        <w:r w:rsidR="00014CCB">
          <w:t xml:space="preserve">we </w:t>
        </w:r>
      </w:ins>
      <w:r>
        <w:t xml:space="preserve">will be using classes within server code to represent the resources </w:t>
      </w:r>
      <w:del w:id="143" w:author="Brian Wortman" w:date="2014-04-04T18:27:00Z">
        <w:r w:rsidDel="00227A58">
          <w:delText xml:space="preserve">you </w:delText>
        </w:r>
      </w:del>
      <w:r>
        <w:t>receive</w:t>
      </w:r>
      <w:ins w:id="144" w:author="Brian Wortman" w:date="2014-04-04T18:27:00Z">
        <w:r w:rsidR="00227A58">
          <w:t>d</w:t>
        </w:r>
      </w:ins>
      <w:r>
        <w:t xml:space="preserve"> from and sen</w:t>
      </w:r>
      <w:ins w:id="145" w:author="Brian Wortman" w:date="2014-04-04T18:27:00Z">
        <w:r w:rsidR="00227A58">
          <w:t>t</w:t>
        </w:r>
      </w:ins>
      <w:del w:id="146" w:author="Brian Wortman" w:date="2014-04-04T18:27:00Z">
        <w:r w:rsidDel="00227A58">
          <w:delText>d</w:delText>
        </w:r>
      </w:del>
      <w:r>
        <w:t xml:space="preserve"> to the caller, these definitions are purely internal. This is markedly different from SOAP, where a WSDL document</w:t>
      </w:r>
      <w:del w:id="147" w:author="Brian Wortman" w:date="2014-04-04T13:29:00Z">
        <w:r w:rsidDel="004811F0">
          <w:fldChar w:fldCharType="begin"/>
        </w:r>
        <w:r w:rsidDel="004811F0">
          <w:delInstrText xml:space="preserve"> XE "</w:delInstrText>
        </w:r>
        <w:r w:rsidRPr="0032757F" w:rsidDel="004811F0">
          <w:delInstrText>REST architecture: task management: WSDL document</w:delInstrText>
        </w:r>
        <w:r w:rsidDel="004811F0">
          <w:delInstrText xml:space="preserve">" </w:delInstrText>
        </w:r>
        <w:r w:rsidDel="004811F0">
          <w:fldChar w:fldCharType="end"/>
        </w:r>
      </w:del>
      <w:r>
        <w:t xml:space="preserve"> defines all service interfaces, methods and their signatures, and all message types very explicitly. Indeed this SOAP agreement is a contract, and it couples the client to the definitions on the server. But in REST you want to avoid this coupling as much as possible, and do your best to keep the “contractual” elements of your service constrained to those </w:t>
      </w:r>
      <w:ins w:id="148" w:author="Brian Wortman" w:date="2014-04-04T13:33:00Z">
        <w:r w:rsidR="00D45676">
          <w:t xml:space="preserve">required by the REST architectural style </w:t>
        </w:r>
      </w:ins>
      <w:del w:id="149" w:author="Brian Wortman" w:date="2014-04-04T13:33:00Z">
        <w:r w:rsidDel="00D45676">
          <w:delText xml:space="preserve">defined by the HTTP protocol </w:delText>
        </w:r>
      </w:del>
      <w:r>
        <w:t xml:space="preserve">(i.e., </w:t>
      </w:r>
      <w:del w:id="150" w:author="Brian Wortman" w:date="2014-04-04T13:34:00Z">
        <w:r w:rsidDel="00D45676">
          <w:delText xml:space="preserve">the </w:delText>
        </w:r>
      </w:del>
      <w:r>
        <w:t>HTTP verbs</w:t>
      </w:r>
      <w:ins w:id="151" w:author="Brian Wortman" w:date="2014-04-04T13:34:00Z">
        <w:r w:rsidR="00D45676">
          <w:t xml:space="preserve"> and </w:t>
        </w:r>
      </w:ins>
      <w:del w:id="152" w:author="Brian Wortman" w:date="2014-04-04T13:34:00Z">
        <w:r w:rsidDel="00D45676">
          <w:delText xml:space="preserve">, using </w:delText>
        </w:r>
      </w:del>
      <w:r>
        <w:t>URIs for accessing</w:t>
      </w:r>
      <w:ins w:id="153" w:author="Jamie Kurtz" w:date="2014-04-07T19:30:00Z">
        <w:r w:rsidR="00732FB6">
          <w:t xml:space="preserve"> and updating</w:t>
        </w:r>
      </w:ins>
      <w:r>
        <w:t xml:space="preserve"> resources, and utilizing hypermedia as the engine of application state).</w:t>
      </w:r>
    </w:p>
    <w:p w14:paraId="744FE453" w14:textId="77777777" w:rsidR="001E7A33" w:rsidRDefault="001E7A33" w:rsidP="001E7A33">
      <w:pPr>
        <w:pStyle w:val="Heading2"/>
      </w:pPr>
      <w:r>
        <w:lastRenderedPageBreak/>
        <w:t>Hypermedia Links</w:t>
      </w:r>
    </w:p>
    <w:p w14:paraId="37F740E9" w14:textId="3F358FB8" w:rsidR="001E7A33" w:rsidRDefault="001E7A33" w:rsidP="005C5A91">
      <w:pPr>
        <w:pStyle w:val="BodyTextFirst"/>
        <w:pPrChange w:id="154" w:author="Jamie Kurtz" w:date="2014-04-12T08:59:00Z">
          <w:pPr/>
        </w:pPrChange>
      </w:pPr>
      <w:r>
        <w:t xml:space="preserve">Speaking of </w:t>
      </w:r>
      <w:r>
        <w:fldChar w:fldCharType="begin"/>
      </w:r>
      <w:r>
        <w:instrText xml:space="preserve"> XE "</w:instrText>
      </w:r>
      <w:r w:rsidRPr="00057A82">
        <w:instrText>REST architecture: task management: hypermedia</w:instrText>
      </w:r>
      <w:r>
        <w:instrText>" \t "</w:instrText>
      </w:r>
      <w:r w:rsidRPr="001E7A33">
        <w:instrText>See Hypermedia links</w:instrText>
      </w:r>
      <w:r>
        <w:instrText xml:space="preserve">" </w:instrText>
      </w:r>
      <w:r>
        <w:fldChar w:fldCharType="end"/>
      </w:r>
      <w:r>
        <w:t xml:space="preserve">hypermedia, you no doubt noticed the </w:t>
      </w:r>
      <w:r w:rsidRPr="00B33031">
        <w:rPr>
          <w:rStyle w:val="CodeInline"/>
        </w:rPr>
        <w:t>Link</w:t>
      </w:r>
      <w:r>
        <w:rPr>
          <w:rStyle w:val="CodeInline"/>
        </w:rPr>
        <w:fldChar w:fldCharType="begin"/>
      </w:r>
      <w:r>
        <w:instrText xml:space="preserve"> XE "</w:instrText>
      </w:r>
      <w:r w:rsidRPr="006433CA">
        <w:instrText>Hypermedia links: class</w:instrText>
      </w:r>
      <w:r>
        <w:instrText xml:space="preserve">" </w:instrText>
      </w:r>
      <w:r>
        <w:rPr>
          <w:rStyle w:val="CodeInline"/>
        </w:rPr>
        <w:fldChar w:fldCharType="end"/>
      </w:r>
      <w:r>
        <w:t xml:space="preserve"> class in Figure 3-1, along with the </w:t>
      </w:r>
      <w:proofErr w:type="spellStart"/>
      <w:r>
        <w:t>associat</w:t>
      </w:r>
      <w:del w:id="155" w:author="Brian Wortman" w:date="2014-04-04T13:37:00Z">
        <w:r w:rsidDel="00D45676">
          <w:delText>ed</w:delText>
        </w:r>
      </w:del>
      <w:ins w:id="156" w:author="Brian Wortman" w:date="2014-04-04T13:37:00Z">
        <w:r w:rsidR="00D45676">
          <w:t>iations</w:t>
        </w:r>
        <w:proofErr w:type="spellEnd"/>
        <w:r w:rsidR="00D45676">
          <w:t xml:space="preserve"> to the </w:t>
        </w:r>
      </w:ins>
      <w:del w:id="157" w:author="Brian Wortman" w:date="2014-04-04T13:37:00Z">
        <w:r w:rsidDel="00D45676">
          <w:delText xml:space="preserve"> </w:delText>
        </w:r>
        <w:r w:rsidRPr="000E37AA" w:rsidDel="00D45676">
          <w:rPr>
            <w:rStyle w:val="CodeInline"/>
          </w:rPr>
          <w:delText>List&lt;Link&gt;</w:delText>
        </w:r>
        <w:r w:rsidDel="00D45676">
          <w:delText xml:space="preserve"> properties on all </w:delText>
        </w:r>
      </w:del>
      <w:r>
        <w:t xml:space="preserve">other classes. Remember that </w:t>
      </w:r>
      <w:del w:id="158" w:author="Brian Wortman" w:date="2014-04-04T18:27:00Z">
        <w:r w:rsidDel="00227A58">
          <w:delText xml:space="preserve">you </w:delText>
        </w:r>
      </w:del>
      <w:ins w:id="159" w:author="Brian Wortman" w:date="2014-04-04T18:27:00Z">
        <w:r w:rsidR="00227A58">
          <w:t xml:space="preserve">we </w:t>
        </w:r>
      </w:ins>
      <w:r>
        <w:t xml:space="preserve">want to lead the API consumer through </w:t>
      </w:r>
      <w:del w:id="160" w:author="Brian Wortman" w:date="2014-04-04T18:27:00Z">
        <w:r w:rsidDel="00227A58">
          <w:delText xml:space="preserve">your </w:delText>
        </w:r>
      </w:del>
      <w:ins w:id="161" w:author="Brian Wortman" w:date="2014-04-04T18:28:00Z">
        <w:r w:rsidR="00227A58">
          <w:t xml:space="preserve">our </w:t>
        </w:r>
      </w:ins>
      <w:r>
        <w:t>application</w:t>
      </w:r>
      <w:ins w:id="162" w:author="Brian Wortman" w:date="2014-04-04T13:37:00Z">
        <w:r w:rsidR="00D45676">
          <w:t xml:space="preserve">, </w:t>
        </w:r>
      </w:ins>
      <w:del w:id="163" w:author="Brian Wortman" w:date="2014-04-04T13:37:00Z">
        <w:r w:rsidDel="00D45676">
          <w:delText>—</w:delText>
        </w:r>
      </w:del>
      <w:r>
        <w:t>similar to the way a user in a web browser is led through a web site with various hyperlinks and web forms. As such, each and every time you send a resource representation back to the caller, you need to give it a list of available actions (i.e., state changes).</w:t>
      </w:r>
    </w:p>
    <w:p w14:paraId="2381EEC2" w14:textId="77777777" w:rsidR="001E7A33" w:rsidRDefault="001E7A33" w:rsidP="005C5A91">
      <w:pPr>
        <w:pStyle w:val="BodyTextCont"/>
        <w:pPrChange w:id="164" w:author="Jamie Kurtz" w:date="2014-04-12T08:59:00Z">
          <w:pPr/>
        </w:pPrChange>
      </w:pPr>
      <w:r>
        <w:t xml:space="preserve">Let’s look at the </w:t>
      </w:r>
      <w:r w:rsidRPr="00B33031">
        <w:rPr>
          <w:rStyle w:val="CodeInline"/>
        </w:rPr>
        <w:t>Link</w:t>
      </w:r>
      <w:r>
        <w:t xml:space="preserve"> class in more detail:</w:t>
      </w:r>
    </w:p>
    <w:p w14:paraId="4AB14039" w14:textId="77777777" w:rsidR="001E7A33" w:rsidRPr="00FB1A46" w:rsidRDefault="001E7A33" w:rsidP="001E7A33">
      <w:pPr>
        <w:pStyle w:val="Code"/>
      </w:pPr>
      <w:r w:rsidRPr="00FB1A46">
        <w:t xml:space="preserve">    public class Link</w:t>
      </w:r>
    </w:p>
    <w:p w14:paraId="0CF9A9F2" w14:textId="77777777" w:rsidR="001E7A33" w:rsidRPr="00FB1A46" w:rsidRDefault="001E7A33" w:rsidP="001E7A33">
      <w:pPr>
        <w:pStyle w:val="Code"/>
      </w:pPr>
      <w:r w:rsidRPr="00FB1A46">
        <w:t xml:space="preserve">    {</w:t>
      </w:r>
    </w:p>
    <w:p w14:paraId="60F95738" w14:textId="40B03A35" w:rsidR="001E7A33" w:rsidRPr="00FB1A46" w:rsidRDefault="001E7A33" w:rsidP="001E7A33">
      <w:pPr>
        <w:pStyle w:val="Code"/>
      </w:pPr>
      <w:del w:id="165" w:author="Brian Wortman" w:date="2014-04-08T20:07:00Z">
        <w:r w:rsidRPr="00FB1A46" w:rsidDel="00593970">
          <w:delText xml:space="preserve">        </w:delText>
        </w:r>
      </w:del>
      <w:ins w:id="166" w:author="Brian Wortman" w:date="2014-04-07T20:47:00Z">
        <w:r w:rsidR="00B56BD5">
          <w:t xml:space="preserve">        </w:t>
        </w:r>
      </w:ins>
      <w:r w:rsidRPr="00FB1A46">
        <w:t>public string Rel { get; set; }</w:t>
      </w:r>
    </w:p>
    <w:p w14:paraId="5893E2EC" w14:textId="77777777" w:rsidR="001E7A33" w:rsidRPr="00FB1A46" w:rsidRDefault="001E7A33" w:rsidP="001E7A33">
      <w:pPr>
        <w:pStyle w:val="Code"/>
      </w:pPr>
      <w:r w:rsidRPr="00FB1A46">
        <w:t xml:space="preserve">        public string Href { get; set; }</w:t>
      </w:r>
    </w:p>
    <w:p w14:paraId="3C7560EF" w14:textId="2E36F990" w:rsidR="001E7A33" w:rsidRPr="00FB1A46" w:rsidRDefault="001E7A33" w:rsidP="001E7A33">
      <w:pPr>
        <w:pStyle w:val="Code"/>
      </w:pPr>
      <w:r w:rsidRPr="00FB1A46">
        <w:t xml:space="preserve">        public string </w:t>
      </w:r>
      <w:ins w:id="167" w:author="Brian Wortman" w:date="2014-04-04T13:38:00Z">
        <w:r w:rsidR="00D45676">
          <w:t>Method</w:t>
        </w:r>
      </w:ins>
      <w:del w:id="168" w:author="Brian Wortman" w:date="2014-04-04T13:38:00Z">
        <w:r w:rsidRPr="00FB1A46" w:rsidDel="00D45676">
          <w:delText>Title</w:delText>
        </w:r>
      </w:del>
      <w:r w:rsidRPr="00FB1A46">
        <w:t xml:space="preserve"> { get; set; }</w:t>
      </w:r>
    </w:p>
    <w:p w14:paraId="7E148B8F" w14:textId="0A096819" w:rsidR="001E7A33" w:rsidRPr="00FB1A46" w:rsidDel="00ED7E6A" w:rsidRDefault="001E7A33" w:rsidP="001E7A33">
      <w:pPr>
        <w:pStyle w:val="Code"/>
        <w:rPr>
          <w:del w:id="169" w:author="Brian Wortman" w:date="2014-04-04T13:38:00Z"/>
        </w:rPr>
      </w:pPr>
      <w:del w:id="170" w:author="Brian Wortman" w:date="2014-04-04T13:38:00Z">
        <w:r w:rsidRPr="00FB1A46" w:rsidDel="00ED7E6A">
          <w:delText xml:space="preserve">        public string Type { get; set; }</w:delText>
        </w:r>
      </w:del>
    </w:p>
    <w:p w14:paraId="753AEBE0" w14:textId="77777777" w:rsidR="001E7A33" w:rsidRDefault="001E7A33" w:rsidP="001E7A33">
      <w:pPr>
        <w:pStyle w:val="Code"/>
      </w:pPr>
      <w:r w:rsidRPr="00FB1A46">
        <w:t xml:space="preserve">    }</w:t>
      </w:r>
    </w:p>
    <w:p w14:paraId="7077E530" w14:textId="4D19ACBF" w:rsidR="001E7A33" w:rsidRDefault="001E7A33" w:rsidP="005C5A91">
      <w:pPr>
        <w:pStyle w:val="BodyTextCont"/>
        <w:pPrChange w:id="171" w:author="Jamie Kurtz" w:date="2014-04-12T08:59:00Z">
          <w:pPr/>
        </w:pPrChange>
      </w:pPr>
      <w:r>
        <w:t xml:space="preserve">This should look familiar to you, as it is </w:t>
      </w:r>
      <w:del w:id="172" w:author="Brian Wortman" w:date="2014-04-04T13:38:00Z">
        <w:r w:rsidDel="00ED7E6A">
          <w:delText xml:space="preserve">very </w:delText>
        </w:r>
      </w:del>
      <w:r>
        <w:t xml:space="preserve">similar to the </w:t>
      </w:r>
      <w:r w:rsidRPr="00B33031">
        <w:rPr>
          <w:rStyle w:val="CodeInline"/>
        </w:rPr>
        <w:t>link</w:t>
      </w:r>
      <w:r>
        <w:t xml:space="preserve"> HTML element</w:t>
      </w:r>
      <w:r>
        <w:fldChar w:fldCharType="begin"/>
      </w:r>
      <w:r>
        <w:instrText xml:space="preserve"> XE "</w:instrText>
      </w:r>
      <w:r w:rsidRPr="004436B4">
        <w:instrText>Hypermedia links: HTML element</w:instrText>
      </w:r>
      <w:r>
        <w:instrText xml:space="preserve">" </w:instrText>
      </w:r>
      <w:r>
        <w:fldChar w:fldCharType="end"/>
      </w:r>
      <w:r>
        <w:t xml:space="preserve">. Indeed, you’re trying to give the user very similar information to that provided by the </w:t>
      </w:r>
      <w:r w:rsidRPr="00B33031">
        <w:rPr>
          <w:rStyle w:val="CodeInline"/>
        </w:rPr>
        <w:t>link</w:t>
      </w:r>
      <w:r>
        <w:t xml:space="preserve"> element:</w:t>
      </w:r>
    </w:p>
    <w:p w14:paraId="42A0432C" w14:textId="77777777" w:rsidR="001E7A33" w:rsidRDefault="001E7A33" w:rsidP="001E7A33">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193DB5A5" w14:textId="77777777" w:rsidR="001E7A33" w:rsidRDefault="001E7A33" w:rsidP="001E7A33">
      <w:pPr>
        <w:pStyle w:val="Bullet"/>
      </w:pPr>
      <w:proofErr w:type="spellStart"/>
      <w:r w:rsidRPr="00B33031">
        <w:rPr>
          <w:rStyle w:val="CodeInline"/>
        </w:rPr>
        <w:t>Href</w:t>
      </w:r>
      <w:proofErr w:type="spellEnd"/>
      <w:r>
        <w:t>: S</w:t>
      </w:r>
      <w:r w:rsidRPr="00E512F5">
        <w:t xml:space="preserve">pecifies </w:t>
      </w:r>
      <w:r>
        <w:t>the linked resource’s address</w:t>
      </w:r>
    </w:p>
    <w:p w14:paraId="6F6E396E" w14:textId="2036446D" w:rsidR="001E7A33" w:rsidRDefault="00ED7E6A" w:rsidP="001E7A33">
      <w:pPr>
        <w:pStyle w:val="Bullet"/>
      </w:pPr>
      <w:ins w:id="173" w:author="Brian Wortman" w:date="2014-04-04T13:39:00Z">
        <w:r>
          <w:rPr>
            <w:rStyle w:val="CodeInline"/>
          </w:rPr>
          <w:t>Method</w:t>
        </w:r>
      </w:ins>
      <w:del w:id="174" w:author="Brian Wortman" w:date="2014-04-04T13:39:00Z">
        <w:r w:rsidR="001E7A33" w:rsidRPr="00B33031" w:rsidDel="00ED7E6A">
          <w:rPr>
            <w:rStyle w:val="CodeInline"/>
          </w:rPr>
          <w:delText>Title</w:delText>
        </w:r>
      </w:del>
      <w:r w:rsidR="001E7A33">
        <w:t xml:space="preserve">: Specifies </w:t>
      </w:r>
      <w:del w:id="175" w:author="Brian Wortman" w:date="2014-04-04T13:39:00Z">
        <w:r w:rsidR="001E7A33" w:rsidDel="00ED7E6A">
          <w:delText xml:space="preserve">a title or tag for the action </w:delText>
        </w:r>
      </w:del>
      <w:ins w:id="176" w:author="Brian Wortman" w:date="2014-04-04T13:39:00Z">
        <w:r>
          <w:t>the HTTP method</w:t>
        </w:r>
      </w:ins>
      <w:ins w:id="177" w:author="Brian Wortman" w:date="2014-04-04T13:43:00Z">
        <w:r w:rsidR="0019269B">
          <w:t xml:space="preserve"> used to access the resource</w:t>
        </w:r>
      </w:ins>
      <w:del w:id="178" w:author="Brian Wortman" w:date="2014-04-04T13:39:00Z">
        <w:r w:rsidR="001E7A33" w:rsidDel="00ED7E6A">
          <w:delText>(e.g., Delete, Next, Update)</w:delText>
        </w:r>
      </w:del>
    </w:p>
    <w:p w14:paraId="729E1D87" w14:textId="7520A8AA" w:rsidR="001E7A33" w:rsidDel="00ED7E6A" w:rsidRDefault="001E7A33" w:rsidP="005C5A91">
      <w:pPr>
        <w:pStyle w:val="BodyTextCont"/>
        <w:rPr>
          <w:del w:id="179" w:author="Brian Wortman" w:date="2014-04-04T13:39:00Z"/>
        </w:rPr>
        <w:pPrChange w:id="180" w:author="Jamie Kurtz" w:date="2014-04-12T08:59:00Z">
          <w:pPr>
            <w:pStyle w:val="Bullet"/>
          </w:pPr>
        </w:pPrChange>
      </w:pPr>
      <w:del w:id="181" w:author="Brian Wortman" w:date="2014-04-04T13:39:00Z">
        <w:r w:rsidRPr="00B33031" w:rsidDel="00ED7E6A">
          <w:rPr>
            <w:rStyle w:val="CodeInline"/>
          </w:rPr>
          <w:delText>Type</w:delText>
        </w:r>
        <w:r w:rsidDel="00ED7E6A">
          <w:delText>: Specifies the MIME type of the linked resource; this is known as a “media type” in the REST world</w:delText>
        </w:r>
        <w:r w:rsidDel="00ED7E6A">
          <w:fldChar w:fldCharType="begin"/>
        </w:r>
        <w:r w:rsidDel="00ED7E6A">
          <w:delInstrText xml:space="preserve"> XE "</w:delInstrText>
        </w:r>
        <w:r w:rsidRPr="003B6916" w:rsidDel="00ED7E6A">
          <w:delInstrText>Hypermedia links: HTML element</w:delInstrText>
        </w:r>
        <w:r w:rsidDel="00ED7E6A">
          <w:delInstrText xml:space="preserve">" </w:delInstrText>
        </w:r>
        <w:r w:rsidDel="00ED7E6A">
          <w:fldChar w:fldCharType="end"/>
        </w:r>
      </w:del>
    </w:p>
    <w:p w14:paraId="36DFCBE4" w14:textId="5BEF0B0C" w:rsidR="001E7A33" w:rsidRDefault="0019269B" w:rsidP="005C5A91">
      <w:pPr>
        <w:pStyle w:val="BodyTextCont"/>
        <w:pPrChange w:id="182" w:author="Jamie Kurtz" w:date="2014-04-12T08:59:00Z">
          <w:pPr/>
        </w:pPrChange>
      </w:pPr>
      <w:ins w:id="183" w:author="Brian Wortman" w:date="2014-04-04T13:44:00Z">
        <w:r>
          <w:t>As we discussed near the end of Chapter 2, o</w:t>
        </w:r>
      </w:ins>
      <w:del w:id="184" w:author="Brian Wortman" w:date="2014-04-04T13:44:00Z">
        <w:r w:rsidR="001E7A33" w:rsidDel="0019269B">
          <w:delText>O</w:delText>
        </w:r>
      </w:del>
      <w:r w:rsidR="001E7A33">
        <w:t>ne of the issues with using links like the one just specified is that the REST architecture doesn’t define any specific standard</w:t>
      </w:r>
      <w:r w:rsidR="001E7A33">
        <w:fldChar w:fldCharType="begin"/>
      </w:r>
      <w:r w:rsidR="001E7A33">
        <w:instrText xml:space="preserve"> XE "</w:instrText>
      </w:r>
      <w:r w:rsidR="001E7A33" w:rsidRPr="00BA5904">
        <w:instrText>Hypermedia links: specific standard</w:instrText>
      </w:r>
      <w:r w:rsidR="001E7A33">
        <w:instrText xml:space="preserve">" </w:instrText>
      </w:r>
      <w:r w:rsidR="001E7A33">
        <w:fldChar w:fldCharType="end"/>
      </w:r>
      <w:r w:rsidR="001E7A33">
        <w:t xml:space="preserve"> for building hypermedia links in an API. If you search the Internet to find some semblance of a common approach, you will find many different opinions</w:t>
      </w:r>
      <w:ins w:id="185" w:author="Jamie Kurtz" w:date="2014-04-07T19:35:00Z">
        <w:r w:rsidR="00F15EEB">
          <w:t xml:space="preserve">. </w:t>
        </w:r>
      </w:ins>
      <w:del w:id="186" w:author="Jamie Kurtz" w:date="2014-04-07T19:34:00Z">
        <w:r w:rsidR="001E7A33" w:rsidDel="008626C6">
          <w:delText xml:space="preserve">. </w:delText>
        </w:r>
        <w:commentRangeStart w:id="187"/>
        <w:commentRangeStart w:id="188"/>
        <w:r w:rsidR="001E7A33" w:rsidDel="008626C6">
          <w:delText>That said, the leading candidate appears to be ATOM–style links, which look similar to the HTML link element but are intended for aggregate reader consumption.</w:delText>
        </w:r>
        <w:commentRangeEnd w:id="187"/>
        <w:r w:rsidDel="008626C6">
          <w:commentReference w:id="187"/>
        </w:r>
        <w:commentRangeEnd w:id="188"/>
        <w:r w:rsidR="008626C6" w:rsidDel="008626C6">
          <w:commentReference w:id="188"/>
        </w:r>
      </w:del>
      <w:ins w:id="189" w:author="Jamie Kurtz" w:date="2014-04-07T19:34:00Z">
        <w:r w:rsidR="008626C6">
          <w:t>And as we c</w:t>
        </w:r>
        <w:r w:rsidR="00E71385">
          <w:t xml:space="preserve">overed in Chapter 2, </w:t>
        </w:r>
        <w:proofErr w:type="spellStart"/>
        <w:r w:rsidR="00E71385">
          <w:t>Collection+</w:t>
        </w:r>
        <w:r w:rsidR="008626C6">
          <w:t>JSON</w:t>
        </w:r>
        <w:proofErr w:type="spellEnd"/>
        <w:r w:rsidR="008626C6">
          <w:t xml:space="preserve"> and HAL appear to </w:t>
        </w:r>
        <w:proofErr w:type="spellStart"/>
        <w:r w:rsidR="008626C6">
          <w:t>tbe</w:t>
        </w:r>
        <w:proofErr w:type="spellEnd"/>
        <w:r w:rsidR="008626C6">
          <w:t xml:space="preserve"> the leading options right now.</w:t>
        </w:r>
      </w:ins>
    </w:p>
    <w:p w14:paraId="429DA971" w14:textId="77777777" w:rsidR="001E7A33" w:rsidRDefault="001E7A33" w:rsidP="001E7A33">
      <w:pPr>
        <w:pStyle w:val="SideBarHead"/>
      </w:pPr>
      <w:r>
        <w:t>RMM Lookout</w:t>
      </w:r>
    </w:p>
    <w:p w14:paraId="454E0811" w14:textId="77777777" w:rsidR="0019269B" w:rsidRPr="001E7A33" w:rsidRDefault="0019269B">
      <w:pPr>
        <w:pStyle w:val="SideBarBullet"/>
        <w:framePr w:wrap="notBeside" w:hAnchor="page" w:x="1291" w:y="966"/>
        <w:pPrChange w:id="190" w:author="Brian Wortman" w:date="2014-04-04T13:46:00Z">
          <w:pPr>
            <w:pStyle w:val="SideBarBullet"/>
            <w:framePr w:wrap="notBeside"/>
          </w:pPr>
        </w:pPrChange>
      </w:pPr>
      <w:r w:rsidRPr="00B33031">
        <w:rPr>
          <w:rStyle w:val="CodeInline"/>
        </w:rPr>
        <w:t>Update</w:t>
      </w:r>
    </w:p>
    <w:p w14:paraId="5D98585A" w14:textId="77777777" w:rsidR="0019269B" w:rsidRPr="001E7A33" w:rsidRDefault="0019269B">
      <w:pPr>
        <w:pStyle w:val="SideBarBullet"/>
        <w:framePr w:wrap="notBeside" w:hAnchor="page" w:x="1291" w:y="966"/>
        <w:pPrChange w:id="191" w:author="Brian Wortman" w:date="2014-04-04T13:46:00Z">
          <w:pPr>
            <w:pStyle w:val="SideBarBullet"/>
            <w:framePr w:wrap="notBeside"/>
          </w:pPr>
        </w:pPrChange>
      </w:pPr>
      <w:r w:rsidRPr="00B33031">
        <w:rPr>
          <w:rStyle w:val="CodeInline"/>
        </w:rPr>
        <w:t>Delete</w:t>
      </w:r>
    </w:p>
    <w:p w14:paraId="38826F47" w14:textId="77777777" w:rsidR="0019269B" w:rsidRPr="001E7A33" w:rsidRDefault="0019269B">
      <w:pPr>
        <w:pStyle w:val="SideBarBullet"/>
        <w:framePr w:wrap="notBeside" w:hAnchor="page" w:x="1291" w:y="966"/>
        <w:pPrChange w:id="192" w:author="Brian Wortman" w:date="2014-04-04T13:46:00Z">
          <w:pPr>
            <w:pStyle w:val="SideBarBullet"/>
            <w:framePr w:wrap="notBeside"/>
          </w:pPr>
        </w:pPrChange>
      </w:pPr>
      <w:r w:rsidRPr="00B33031">
        <w:rPr>
          <w:rStyle w:val="CodeInline"/>
        </w:rPr>
        <w:t>Assignees</w:t>
      </w:r>
    </w:p>
    <w:p w14:paraId="7EF3D6EC" w14:textId="77777777" w:rsidR="0019269B" w:rsidRPr="001E7A33" w:rsidRDefault="0019269B">
      <w:pPr>
        <w:pStyle w:val="SideBarBullet"/>
        <w:framePr w:wrap="notBeside" w:hAnchor="page" w:x="1291" w:y="966"/>
        <w:pPrChange w:id="193" w:author="Brian Wortman" w:date="2014-04-04T13:46:00Z">
          <w:pPr>
            <w:pStyle w:val="SideBarBullet"/>
            <w:framePr w:wrap="notBeside"/>
          </w:pPr>
        </w:pPrChange>
      </w:pPr>
      <w:proofErr w:type="spellStart"/>
      <w:r w:rsidRPr="00B33031">
        <w:rPr>
          <w:rStyle w:val="CodeInline"/>
        </w:rPr>
        <w:t>NewAssignment</w:t>
      </w:r>
      <w:proofErr w:type="spellEnd"/>
    </w:p>
    <w:p w14:paraId="357A360F" w14:textId="77777777" w:rsidR="001E7A33" w:rsidRDefault="001E7A33" w:rsidP="001E7A33">
      <w:pPr>
        <w:pStyle w:val="SideBarBody"/>
        <w:rPr>
          <w:ins w:id="194" w:author="Brian Wortman" w:date="2014-04-04T13:46:00Z"/>
        </w:rPr>
      </w:pPr>
      <w:r>
        <w:t>You might be tempted to use a set of more-specific links than just a collection of string</w:t>
      </w:r>
      <w:r w:rsidRPr="001E7A33">
        <w:t>–</w:t>
      </w:r>
      <w:r>
        <w:t xml:space="preserve">oriented link objects. For example, you could have </w:t>
      </w:r>
      <w:r w:rsidRPr="00B33031">
        <w:rPr>
          <w:rStyle w:val="CodeInline"/>
        </w:rPr>
        <w:t>Link</w:t>
      </w:r>
      <w:r>
        <w:t xml:space="preserve"> properties for the following:</w:t>
      </w:r>
    </w:p>
    <w:p w14:paraId="793A1E49" w14:textId="77777777" w:rsidR="0019269B" w:rsidRDefault="0019269B" w:rsidP="001E7A33">
      <w:pPr>
        <w:pStyle w:val="SideBarBody"/>
      </w:pPr>
    </w:p>
    <w:p w14:paraId="01AE5DE4" w14:textId="77777777" w:rsidR="001E7A33" w:rsidRDefault="001E7A33" w:rsidP="001E7A33">
      <w:pPr>
        <w:pStyle w:val="SideBarBody"/>
      </w:pPr>
      <w:r>
        <w:t xml:space="preserve">But you need to remember that the </w:t>
      </w:r>
      <w:proofErr w:type="spellStart"/>
      <w:r>
        <w:t>RESTful</w:t>
      </w:r>
      <w:proofErr w:type="spellEnd"/>
      <w:r>
        <w:t xml:space="preserve"> service needs to look, act, and smell like a state machine. That means you must have resources moving through states via predefined state transitions. As defined by REST, your service must specify the allowed </w:t>
      </w:r>
      <w:r>
        <w:lastRenderedPageBreak/>
        <w:t xml:space="preserve">transitions for any given resource based on the current state of that resource. In other words, the available links (i.e., state transitions) will change from one call to the next, depending on what state you’re in (e.g., the state of the </w:t>
      </w:r>
      <w:r w:rsidRPr="00B33031">
        <w:rPr>
          <w:rStyle w:val="CodeInline"/>
        </w:rPr>
        <w:t>Task</w:t>
      </w:r>
      <w:r>
        <w:t xml:space="preserve"> and the permissions of the current user). Therefore, it is imperative that the list of links be dynamic.</w:t>
      </w:r>
    </w:p>
    <w:p w14:paraId="1954945A" w14:textId="77777777" w:rsidR="001E7A33" w:rsidRDefault="001E7A33" w:rsidP="001E7A33">
      <w:pPr>
        <w:pStyle w:val="SideBarBody"/>
      </w:pPr>
      <w:r>
        <w:t>There’s another important reason for using a collection of links for the state transitions: the Single Responsibility Principle (SRP)</w:t>
      </w:r>
      <w:r>
        <w:fldChar w:fldCharType="begin"/>
      </w:r>
      <w:r>
        <w:instrText xml:space="preserve"> XE "</w:instrText>
      </w:r>
      <w:r w:rsidRPr="008833FA">
        <w:instrText>Single Responsibility Principle (SRP)</w:instrText>
      </w:r>
      <w:r>
        <w:instrText xml:space="preserve">" </w:instrText>
      </w:r>
      <w:r>
        <w:fldChar w:fldCharType="end"/>
      </w:r>
      <w:r>
        <w:fldChar w:fldCharType="begin"/>
      </w:r>
      <w:r>
        <w:instrText xml:space="preserve"> XE "</w:instrText>
      </w:r>
      <w:r w:rsidRPr="00A81E8E">
        <w:instrText>Hypermedia links: SRP</w:instrText>
      </w:r>
      <w:r>
        <w:instrText xml:space="preserve">" </w:instrText>
      </w:r>
      <w:r>
        <w:fldChar w:fldCharType="end"/>
      </w:r>
      <w:r>
        <w:t xml:space="preserve">. Introduced by Robert C. Martin in 2002, the principle essentially states that a class should have only one reason to change; that is, it should only be responsible for one thing. </w:t>
      </w:r>
    </w:p>
    <w:p w14:paraId="5CCBEDBA" w14:textId="1245D7E0" w:rsidR="001E7A33" w:rsidRDefault="001E7A33" w:rsidP="001E7A33">
      <w:pPr>
        <w:pStyle w:val="SideBarBody"/>
      </w:pPr>
      <w:r>
        <w:t>If you put those state transitions on your resource types, then you violate SRP because now your resource definition will need to change every time you want to change any of the available state transitions</w:t>
      </w:r>
      <w:r>
        <w:fldChar w:fldCharType="begin"/>
      </w:r>
      <w:r>
        <w:instrText xml:space="preserve"> XE "</w:instrText>
      </w:r>
      <w:r w:rsidRPr="0014157C">
        <w:instrText>Hypermedia links: state transitions</w:instrText>
      </w:r>
      <w:r>
        <w:instrText xml:space="preserve">" </w:instrText>
      </w:r>
      <w:r>
        <w:fldChar w:fldCharType="end"/>
      </w:r>
      <w:r>
        <w:t>. Your definition will also change if you add to or remove any transitions. Instead, the available transitions should be dictated by a separate class</w:t>
      </w:r>
      <w:ins w:id="195" w:author="Brian Wortman" w:date="2014-04-04T14:10:00Z">
        <w:r w:rsidR="00331511">
          <w:t xml:space="preserve">, </w:t>
        </w:r>
      </w:ins>
      <w:del w:id="196" w:author="Brian Wortman" w:date="2014-04-04T14:10:00Z">
        <w:r w:rsidRPr="001E7A33" w:rsidDel="00331511">
          <w:delText>—</w:delText>
        </w:r>
      </w:del>
      <w:r>
        <w:t xml:space="preserve">not the resource type class. In other words, the rules that decide what actions the caller is allowed to take on a given resource should be external to that resource. If you keep the available transitions loose (your collection of </w:t>
      </w:r>
      <w:r w:rsidRPr="00D020A5">
        <w:rPr>
          <w:rStyle w:val="CodeInline"/>
        </w:rPr>
        <w:t>Link</w:t>
      </w:r>
      <w:r>
        <w:t xml:space="preserve"> objects), then the service code doing the work of returning a resource can be the one to worry about creating appropriate links.</w:t>
      </w:r>
    </w:p>
    <w:p w14:paraId="166BEFC9" w14:textId="037B7892" w:rsidR="001E7A33" w:rsidRDefault="001E7A33" w:rsidP="005C5A91">
      <w:pPr>
        <w:pStyle w:val="BodyTextCont"/>
        <w:rPr>
          <w:ins w:id="197" w:author="Jamie Kurtz" w:date="2014-04-12T08:59:00Z"/>
        </w:rPr>
        <w:pPrChange w:id="198" w:author="Jamie Kurtz" w:date="2014-04-12T08:59:00Z">
          <w:pPr/>
        </w:pPrChange>
      </w:pPr>
      <w:r>
        <w:t xml:space="preserve">Before </w:t>
      </w:r>
      <w:del w:id="199" w:author="Brian Wortman" w:date="2014-04-04T15:10:00Z">
        <w:r w:rsidDel="00014CCB">
          <w:delText xml:space="preserve">you </w:delText>
        </w:r>
      </w:del>
      <w:ins w:id="200" w:author="Brian Wortman" w:date="2014-04-04T15:10:00Z">
        <w:r w:rsidR="00014CCB">
          <w:t xml:space="preserve">we </w:t>
        </w:r>
      </w:ins>
      <w:r>
        <w:t xml:space="preserve">get into modeling </w:t>
      </w:r>
      <w:del w:id="201" w:author="Brian Wortman" w:date="2014-04-04T15:10:00Z">
        <w:r w:rsidDel="00014CCB">
          <w:delText xml:space="preserve">your </w:delText>
        </w:r>
      </w:del>
      <w:ins w:id="202" w:author="Brian Wortman" w:date="2014-04-04T15:10:00Z">
        <w:r w:rsidR="00014CCB">
          <w:t xml:space="preserve">our </w:t>
        </w:r>
      </w:ins>
      <w:r>
        <w:t>resources against URIs and HTTP verbs, let’s quickly look at the class code</w:t>
      </w:r>
      <w:r>
        <w:fldChar w:fldCharType="begin"/>
      </w:r>
      <w:r>
        <w:instrText xml:space="preserve"> XE "</w:instrText>
      </w:r>
      <w:r w:rsidRPr="00DB0909">
        <w:instrText>Hypermedia links: class code</w:instrText>
      </w:r>
      <w:r>
        <w:instrText xml:space="preserve">" </w:instrText>
      </w:r>
      <w:r>
        <w:fldChar w:fldCharType="end"/>
      </w:r>
      <w:r>
        <w:t xml:space="preserve"> for </w:t>
      </w:r>
      <w:del w:id="203" w:author="Brian Wortman" w:date="2014-04-04T15:10:00Z">
        <w:r w:rsidDel="00014CCB">
          <w:delText xml:space="preserve">your </w:delText>
        </w:r>
      </w:del>
      <w:ins w:id="204" w:author="Brian Wortman" w:date="2014-04-04T15:10:00Z">
        <w:r w:rsidR="00014CCB">
          <w:t xml:space="preserve">our </w:t>
        </w:r>
      </w:ins>
      <w:r>
        <w:t>resource types:</w:t>
      </w:r>
    </w:p>
    <w:p w14:paraId="1A23E112" w14:textId="77777777" w:rsidR="005C5A91" w:rsidRDefault="005C5A91" w:rsidP="005C5A91">
      <w:pPr>
        <w:pStyle w:val="BodyTextCont"/>
        <w:pPrChange w:id="205" w:author="Jamie Kurtz" w:date="2014-04-12T08:59:00Z">
          <w:pPr/>
        </w:pPrChange>
      </w:pPr>
    </w:p>
    <w:p w14:paraId="45DAA51F" w14:textId="1C776207" w:rsidR="001E7A33" w:rsidDel="00331511" w:rsidRDefault="001E7A33" w:rsidP="001E7A33">
      <w:pPr>
        <w:rPr>
          <w:del w:id="206" w:author="Brian Wortman" w:date="2014-04-04T14:11:00Z"/>
        </w:rPr>
      </w:pPr>
    </w:p>
    <w:p w14:paraId="6FFD6B74" w14:textId="77777777" w:rsidR="001E7A33" w:rsidRDefault="001E7A33" w:rsidP="001E7A33">
      <w:pPr>
        <w:pStyle w:val="Code"/>
      </w:pPr>
      <w:r>
        <w:t xml:space="preserve">    public class Task</w:t>
      </w:r>
    </w:p>
    <w:p w14:paraId="68102F22" w14:textId="77777777" w:rsidR="001E7A33" w:rsidRDefault="001E7A33" w:rsidP="001E7A33">
      <w:pPr>
        <w:pStyle w:val="Code"/>
      </w:pPr>
      <w:r>
        <w:t xml:space="preserve">    {</w:t>
      </w:r>
    </w:p>
    <w:p w14:paraId="4FED1E11" w14:textId="51AF9273" w:rsidR="001E7A33" w:rsidRDefault="001E7A33" w:rsidP="001E7A33">
      <w:pPr>
        <w:pStyle w:val="Code"/>
      </w:pPr>
      <w:r>
        <w:t xml:space="preserve">        public long</w:t>
      </w:r>
      <w:ins w:id="207" w:author="Brian Wortman" w:date="2014-04-04T14:13:00Z">
        <w:r w:rsidR="00331511">
          <w:t>?</w:t>
        </w:r>
      </w:ins>
      <w:r>
        <w:t xml:space="preserve"> TaskId { get; set; }</w:t>
      </w:r>
    </w:p>
    <w:p w14:paraId="56A74F89" w14:textId="77777777" w:rsidR="001E7A33" w:rsidRDefault="001E7A33" w:rsidP="001E7A33">
      <w:pPr>
        <w:pStyle w:val="Code"/>
      </w:pPr>
      <w:r>
        <w:t xml:space="preserve">        public string Subject { get; set; }</w:t>
      </w:r>
    </w:p>
    <w:p w14:paraId="6BA3210B" w14:textId="77777777" w:rsidR="001E7A33" w:rsidRDefault="001E7A33" w:rsidP="001E7A33">
      <w:pPr>
        <w:pStyle w:val="Code"/>
      </w:pPr>
      <w:r>
        <w:t xml:space="preserve">        public DateTime? StartDate { get; set; }</w:t>
      </w:r>
    </w:p>
    <w:p w14:paraId="6C37A0E0" w14:textId="77777777" w:rsidR="001E7A33" w:rsidRDefault="001E7A33" w:rsidP="001E7A33">
      <w:pPr>
        <w:pStyle w:val="Code"/>
      </w:pPr>
      <w:r>
        <w:t xml:space="preserve">        public DateTime? DueDate { get; set; }</w:t>
      </w:r>
    </w:p>
    <w:p w14:paraId="79C78AD6" w14:textId="77777777" w:rsidR="00331511" w:rsidRDefault="00331511" w:rsidP="00331511">
      <w:pPr>
        <w:pStyle w:val="Code"/>
        <w:rPr>
          <w:ins w:id="208" w:author="Brian Wortman" w:date="2014-04-04T14:15:00Z"/>
        </w:rPr>
      </w:pPr>
      <w:ins w:id="209" w:author="Brian Wortman" w:date="2014-04-04T14:15:00Z">
        <w:r>
          <w:t xml:space="preserve">        public DateTime? CreatedDate { get; set;</w:t>
        </w:r>
      </w:ins>
    </w:p>
    <w:p w14:paraId="2D239136" w14:textId="0ADAAC18" w:rsidR="001E7A33" w:rsidRDefault="001E7A33" w:rsidP="001E7A33">
      <w:pPr>
        <w:pStyle w:val="Code"/>
        <w:rPr>
          <w:ins w:id="210" w:author="Brian Wortman" w:date="2014-04-04T14:14:00Z"/>
        </w:rPr>
      </w:pPr>
      <w:r>
        <w:t xml:space="preserve">        public DateTime? </w:t>
      </w:r>
      <w:del w:id="211" w:author="Brian Wortman" w:date="2014-04-04T14:15:00Z">
        <w:r w:rsidDel="00331511">
          <w:delText>Date</w:delText>
        </w:r>
      </w:del>
      <w:r>
        <w:t>Completed</w:t>
      </w:r>
      <w:ins w:id="212" w:author="Brian Wortman" w:date="2014-04-04T14:15:00Z">
        <w:r w:rsidR="00331511">
          <w:t>Date</w:t>
        </w:r>
      </w:ins>
      <w:r>
        <w:t xml:space="preserve"> { get; set; }</w:t>
      </w:r>
    </w:p>
    <w:p w14:paraId="5521FEF5" w14:textId="57FECE30" w:rsidR="00331511" w:rsidDel="00331511" w:rsidRDefault="00331511" w:rsidP="001E7A33">
      <w:pPr>
        <w:pStyle w:val="Code"/>
        <w:rPr>
          <w:del w:id="213" w:author="Brian Wortman" w:date="2014-04-04T14:15:00Z"/>
        </w:rPr>
      </w:pPr>
    </w:p>
    <w:p w14:paraId="48868462" w14:textId="349EFB2C" w:rsidR="001E7A33" w:rsidDel="00331511" w:rsidRDefault="001E7A33" w:rsidP="001E7A33">
      <w:pPr>
        <w:pStyle w:val="Code"/>
        <w:rPr>
          <w:del w:id="214" w:author="Brian Wortman" w:date="2014-04-04T14:13:00Z"/>
        </w:rPr>
      </w:pPr>
      <w:del w:id="215" w:author="Brian Wortman" w:date="2014-04-04T14:13:00Z">
        <w:r w:rsidDel="00331511">
          <w:delText xml:space="preserve">        public List&lt;Category&gt; Categories { get; set; }</w:delText>
        </w:r>
      </w:del>
    </w:p>
    <w:p w14:paraId="6B916D2E" w14:textId="150CED5A" w:rsidR="001E7A33" w:rsidDel="00331511" w:rsidRDefault="001E7A33" w:rsidP="001E7A33">
      <w:pPr>
        <w:pStyle w:val="Code"/>
        <w:rPr>
          <w:del w:id="216" w:author="Brian Wortman" w:date="2014-04-04T14:13:00Z"/>
        </w:rPr>
      </w:pPr>
      <w:del w:id="217" w:author="Brian Wortman" w:date="2014-04-04T14:13:00Z">
        <w:r w:rsidDel="00331511">
          <w:delText xml:space="preserve">        public Priority Priority { get; set; }</w:delText>
        </w:r>
      </w:del>
    </w:p>
    <w:p w14:paraId="451665C9" w14:textId="77777777" w:rsidR="001E7A33" w:rsidRDefault="001E7A33" w:rsidP="001E7A33">
      <w:pPr>
        <w:pStyle w:val="Code"/>
      </w:pPr>
      <w:r>
        <w:t xml:space="preserve">        public Status Status { get; set; }</w:t>
      </w:r>
    </w:p>
    <w:p w14:paraId="074BB567" w14:textId="77777777" w:rsidR="001E7A33" w:rsidRDefault="001E7A33" w:rsidP="001E7A33">
      <w:pPr>
        <w:pStyle w:val="Code"/>
      </w:pPr>
      <w:r>
        <w:t xml:space="preserve">        public List&lt;Link&gt; Links { get; set; }</w:t>
      </w:r>
    </w:p>
    <w:p w14:paraId="7E7ADAAD" w14:textId="77777777" w:rsidR="001E7A33" w:rsidRDefault="001E7A33" w:rsidP="001E7A33">
      <w:pPr>
        <w:pStyle w:val="Code"/>
      </w:pPr>
      <w:r>
        <w:t xml:space="preserve">        public List&lt;User&gt; Assignees { get; set; }</w:t>
      </w:r>
    </w:p>
    <w:p w14:paraId="4A2409C5" w14:textId="77777777" w:rsidR="001E7A33" w:rsidRDefault="001E7A33" w:rsidP="001E7A33">
      <w:pPr>
        <w:pStyle w:val="Code"/>
      </w:pPr>
      <w:r>
        <w:t xml:space="preserve">    }</w:t>
      </w:r>
    </w:p>
    <w:p w14:paraId="6397AC32" w14:textId="77777777" w:rsidR="001E7A33" w:rsidRDefault="001E7A33" w:rsidP="001E7A33">
      <w:pPr>
        <w:pStyle w:val="Code"/>
      </w:pPr>
    </w:p>
    <w:p w14:paraId="4CB5EE01" w14:textId="52188BC3" w:rsidR="001E7A33" w:rsidDel="00331511" w:rsidRDefault="001E7A33">
      <w:pPr>
        <w:pStyle w:val="Code"/>
        <w:rPr>
          <w:del w:id="218" w:author="Brian Wortman" w:date="2014-04-04T14:11:00Z"/>
        </w:rPr>
      </w:pPr>
      <w:del w:id="219" w:author="Brian Wortman" w:date="2014-04-04T14:12:00Z">
        <w:r w:rsidDel="00331511">
          <w:delText xml:space="preserve">    </w:delText>
        </w:r>
      </w:del>
      <w:del w:id="220" w:author="Brian Wortman" w:date="2014-04-04T14:11:00Z">
        <w:r w:rsidDel="00331511">
          <w:delText>public class Category</w:delText>
        </w:r>
      </w:del>
    </w:p>
    <w:p w14:paraId="7A786F28" w14:textId="7DD2AB5F" w:rsidR="001E7A33" w:rsidDel="00331511" w:rsidRDefault="001E7A33">
      <w:pPr>
        <w:pStyle w:val="Code"/>
        <w:rPr>
          <w:del w:id="221" w:author="Brian Wortman" w:date="2014-04-04T14:11:00Z"/>
        </w:rPr>
      </w:pPr>
      <w:del w:id="222" w:author="Brian Wortman" w:date="2014-04-04T14:11:00Z">
        <w:r w:rsidDel="00331511">
          <w:delText xml:space="preserve">    {</w:delText>
        </w:r>
      </w:del>
    </w:p>
    <w:p w14:paraId="794D46B7" w14:textId="16055E1D" w:rsidR="001E7A33" w:rsidDel="00331511" w:rsidRDefault="001E7A33">
      <w:pPr>
        <w:pStyle w:val="Code"/>
        <w:rPr>
          <w:del w:id="223" w:author="Brian Wortman" w:date="2014-04-04T14:11:00Z"/>
        </w:rPr>
      </w:pPr>
      <w:del w:id="224" w:author="Brian Wortman" w:date="2014-04-04T14:11:00Z">
        <w:r w:rsidDel="00331511">
          <w:delText xml:space="preserve">        public long CategoryId { get; set; }</w:delText>
        </w:r>
      </w:del>
    </w:p>
    <w:p w14:paraId="249EDDFB" w14:textId="66F84916" w:rsidR="001E7A33" w:rsidDel="00331511" w:rsidRDefault="001E7A33">
      <w:pPr>
        <w:pStyle w:val="Code"/>
        <w:rPr>
          <w:del w:id="225" w:author="Brian Wortman" w:date="2014-04-04T14:11:00Z"/>
        </w:rPr>
      </w:pPr>
      <w:del w:id="226" w:author="Brian Wortman" w:date="2014-04-04T14:11:00Z">
        <w:r w:rsidDel="00331511">
          <w:delText xml:space="preserve">        public string Name { get; set; }</w:delText>
        </w:r>
      </w:del>
    </w:p>
    <w:p w14:paraId="7DB6B7A1" w14:textId="12B6955A" w:rsidR="001E7A33" w:rsidDel="00331511" w:rsidRDefault="001E7A33">
      <w:pPr>
        <w:pStyle w:val="Code"/>
        <w:rPr>
          <w:del w:id="227" w:author="Brian Wortman" w:date="2014-04-04T14:11:00Z"/>
        </w:rPr>
      </w:pPr>
      <w:del w:id="228" w:author="Brian Wortman" w:date="2014-04-04T14:11:00Z">
        <w:r w:rsidDel="00331511">
          <w:delText xml:space="preserve">        public string Description { get; set; }</w:delText>
        </w:r>
      </w:del>
    </w:p>
    <w:p w14:paraId="65AF8656" w14:textId="52EC8EA7" w:rsidR="001E7A33" w:rsidDel="00331511" w:rsidRDefault="001E7A33">
      <w:pPr>
        <w:pStyle w:val="Code"/>
        <w:rPr>
          <w:del w:id="229" w:author="Brian Wortman" w:date="2014-04-04T14:11:00Z"/>
        </w:rPr>
      </w:pPr>
      <w:del w:id="230" w:author="Brian Wortman" w:date="2014-04-04T14:11:00Z">
        <w:r w:rsidDel="00331511">
          <w:delText xml:space="preserve">        public List&lt;Link&gt; Links { get; set; }</w:delText>
        </w:r>
      </w:del>
    </w:p>
    <w:p w14:paraId="19C16BFC" w14:textId="58296FC3" w:rsidR="001E7A33" w:rsidDel="00331511" w:rsidRDefault="001E7A33">
      <w:pPr>
        <w:pStyle w:val="Code"/>
        <w:rPr>
          <w:del w:id="231" w:author="Brian Wortman" w:date="2014-04-04T14:11:00Z"/>
        </w:rPr>
      </w:pPr>
      <w:del w:id="232" w:author="Brian Wortman" w:date="2014-04-04T14:11:00Z">
        <w:r w:rsidDel="00331511">
          <w:delText xml:space="preserve">    }</w:delText>
        </w:r>
      </w:del>
    </w:p>
    <w:p w14:paraId="2C5854C0" w14:textId="5C67AD0A" w:rsidR="001E7A33" w:rsidDel="00331511" w:rsidRDefault="001E7A33">
      <w:pPr>
        <w:pStyle w:val="Code"/>
        <w:rPr>
          <w:del w:id="233" w:author="Brian Wortman" w:date="2014-04-04T14:11:00Z"/>
        </w:rPr>
      </w:pPr>
    </w:p>
    <w:p w14:paraId="53B8180D" w14:textId="79D2EDCE" w:rsidR="001E7A33" w:rsidDel="00331511" w:rsidRDefault="001E7A33">
      <w:pPr>
        <w:pStyle w:val="Code"/>
        <w:rPr>
          <w:del w:id="234" w:author="Brian Wortman" w:date="2014-04-04T14:12:00Z"/>
        </w:rPr>
      </w:pPr>
      <w:del w:id="235" w:author="Brian Wortman" w:date="2014-04-04T14:11:00Z">
        <w:r w:rsidDel="00331511">
          <w:delText xml:space="preserve">    </w:delText>
        </w:r>
      </w:del>
      <w:del w:id="236" w:author="Brian Wortman" w:date="2014-04-04T14:12:00Z">
        <w:r w:rsidDel="00331511">
          <w:delText>public class Priority</w:delText>
        </w:r>
        <w:r w:rsidDel="00331511">
          <w:fldChar w:fldCharType="begin"/>
        </w:r>
        <w:r w:rsidDel="00331511">
          <w:delInstrText xml:space="preserve"> XE "</w:delInstrText>
        </w:r>
        <w:r w:rsidRPr="0058025A" w:rsidDel="00331511">
          <w:delInstrText>Hypermedia links: class code</w:delInstrText>
        </w:r>
        <w:r w:rsidDel="00331511">
          <w:delInstrText xml:space="preserve">" </w:delInstrText>
        </w:r>
        <w:r w:rsidDel="00331511">
          <w:fldChar w:fldCharType="end"/>
        </w:r>
      </w:del>
    </w:p>
    <w:p w14:paraId="587F7D71" w14:textId="1ECDDACC" w:rsidR="001E7A33" w:rsidDel="00331511" w:rsidRDefault="001E7A33">
      <w:pPr>
        <w:pStyle w:val="Code"/>
        <w:rPr>
          <w:del w:id="237" w:author="Brian Wortman" w:date="2014-04-04T14:12:00Z"/>
        </w:rPr>
      </w:pPr>
      <w:del w:id="238" w:author="Brian Wortman" w:date="2014-04-04T14:12:00Z">
        <w:r w:rsidDel="00331511">
          <w:delText xml:space="preserve">    {</w:delText>
        </w:r>
      </w:del>
    </w:p>
    <w:p w14:paraId="2DFC4646" w14:textId="5A4F8093" w:rsidR="001E7A33" w:rsidDel="00331511" w:rsidRDefault="001E7A33">
      <w:pPr>
        <w:pStyle w:val="Code"/>
        <w:rPr>
          <w:del w:id="239" w:author="Brian Wortman" w:date="2014-04-04T14:12:00Z"/>
        </w:rPr>
      </w:pPr>
      <w:del w:id="240" w:author="Brian Wortman" w:date="2014-04-04T14:12:00Z">
        <w:r w:rsidDel="00331511">
          <w:delText xml:space="preserve">        public long PriorityId { get; set; }</w:delText>
        </w:r>
      </w:del>
    </w:p>
    <w:p w14:paraId="4220A653" w14:textId="370477A5" w:rsidR="001E7A33" w:rsidDel="00331511" w:rsidRDefault="001E7A33">
      <w:pPr>
        <w:pStyle w:val="Code"/>
        <w:rPr>
          <w:del w:id="241" w:author="Brian Wortman" w:date="2014-04-04T14:12:00Z"/>
        </w:rPr>
      </w:pPr>
      <w:del w:id="242" w:author="Brian Wortman" w:date="2014-04-04T14:12:00Z">
        <w:r w:rsidDel="00331511">
          <w:delText xml:space="preserve">        public string Name { get; set; }</w:delText>
        </w:r>
      </w:del>
    </w:p>
    <w:p w14:paraId="79998F26" w14:textId="416ED287" w:rsidR="001E7A33" w:rsidDel="00331511" w:rsidRDefault="001E7A33">
      <w:pPr>
        <w:pStyle w:val="Code"/>
        <w:rPr>
          <w:del w:id="243" w:author="Brian Wortman" w:date="2014-04-04T14:12:00Z"/>
        </w:rPr>
      </w:pPr>
      <w:del w:id="244" w:author="Brian Wortman" w:date="2014-04-04T14:12:00Z">
        <w:r w:rsidDel="00331511">
          <w:delText xml:space="preserve">        public int Ordinal { get; set; }</w:delText>
        </w:r>
      </w:del>
    </w:p>
    <w:p w14:paraId="13158C35" w14:textId="3D773E70" w:rsidR="001E7A33" w:rsidDel="00331511" w:rsidRDefault="001E7A33">
      <w:pPr>
        <w:pStyle w:val="Code"/>
        <w:rPr>
          <w:del w:id="245" w:author="Brian Wortman" w:date="2014-04-04T14:12:00Z"/>
        </w:rPr>
      </w:pPr>
      <w:del w:id="246" w:author="Brian Wortman" w:date="2014-04-04T14:12:00Z">
        <w:r w:rsidDel="00331511">
          <w:delText xml:space="preserve">        public List&lt;Link&gt; Links { get; set; }</w:delText>
        </w:r>
      </w:del>
    </w:p>
    <w:p w14:paraId="3CB09A35" w14:textId="70E0723F" w:rsidR="001E7A33" w:rsidDel="00331511" w:rsidRDefault="001E7A33">
      <w:pPr>
        <w:pStyle w:val="Code"/>
        <w:rPr>
          <w:del w:id="247" w:author="Brian Wortman" w:date="2014-04-04T14:12:00Z"/>
        </w:rPr>
      </w:pPr>
      <w:del w:id="248" w:author="Brian Wortman" w:date="2014-04-04T14:12:00Z">
        <w:r w:rsidDel="00331511">
          <w:delText xml:space="preserve">    }</w:delText>
        </w:r>
      </w:del>
    </w:p>
    <w:p w14:paraId="5E18ABA2" w14:textId="74C2D761" w:rsidR="001E7A33" w:rsidDel="00331511" w:rsidRDefault="001E7A33" w:rsidP="001E7A33">
      <w:pPr>
        <w:pStyle w:val="Code"/>
        <w:rPr>
          <w:del w:id="249" w:author="Brian Wortman" w:date="2014-04-04T14:12:00Z"/>
        </w:rPr>
      </w:pPr>
    </w:p>
    <w:p w14:paraId="737D5185" w14:textId="77777777" w:rsidR="001E7A33" w:rsidRDefault="001E7A33" w:rsidP="001E7A33">
      <w:pPr>
        <w:pStyle w:val="Code"/>
      </w:pPr>
      <w:r>
        <w:t xml:space="preserve">    public class Status</w:t>
      </w:r>
    </w:p>
    <w:p w14:paraId="29AD5C32" w14:textId="77777777" w:rsidR="001E7A33" w:rsidRDefault="001E7A33" w:rsidP="001E7A33">
      <w:pPr>
        <w:pStyle w:val="Code"/>
      </w:pPr>
      <w:r>
        <w:t xml:space="preserve">    {</w:t>
      </w:r>
    </w:p>
    <w:p w14:paraId="7AB6ADD2" w14:textId="77777777" w:rsidR="001E7A33" w:rsidRDefault="001E7A33" w:rsidP="001E7A33">
      <w:pPr>
        <w:pStyle w:val="Code"/>
      </w:pPr>
      <w:r>
        <w:t xml:space="preserve">        public long StatusId { get; set; }</w:t>
      </w:r>
    </w:p>
    <w:p w14:paraId="4D375251" w14:textId="77777777" w:rsidR="001E7A33" w:rsidRDefault="001E7A33" w:rsidP="001E7A33">
      <w:pPr>
        <w:pStyle w:val="Code"/>
      </w:pPr>
      <w:r>
        <w:t xml:space="preserve">        public string Name { get; set; }</w:t>
      </w:r>
    </w:p>
    <w:p w14:paraId="5E5DBF2C" w14:textId="77777777" w:rsidR="001E7A33" w:rsidRDefault="001E7A33" w:rsidP="001E7A33">
      <w:pPr>
        <w:pStyle w:val="Code"/>
      </w:pPr>
      <w:r>
        <w:t xml:space="preserve">        public int Ordinal { get; set; }</w:t>
      </w:r>
    </w:p>
    <w:p w14:paraId="4D7BDB57" w14:textId="77777777" w:rsidR="001E7A33" w:rsidRDefault="001E7A33" w:rsidP="001E7A33">
      <w:pPr>
        <w:pStyle w:val="Code"/>
      </w:pPr>
      <w:r>
        <w:t xml:space="preserve">        public List&lt;Link&gt; Links { get; set; }</w:t>
      </w:r>
    </w:p>
    <w:p w14:paraId="239A8913" w14:textId="77777777" w:rsidR="001E7A33" w:rsidRDefault="001E7A33" w:rsidP="001E7A33">
      <w:pPr>
        <w:pStyle w:val="Code"/>
      </w:pPr>
      <w:r>
        <w:t xml:space="preserve">    }</w:t>
      </w:r>
    </w:p>
    <w:p w14:paraId="7A896A07" w14:textId="77777777" w:rsidR="001E7A33" w:rsidRDefault="001E7A33" w:rsidP="001E7A33">
      <w:pPr>
        <w:pStyle w:val="Code"/>
      </w:pPr>
    </w:p>
    <w:p w14:paraId="04B57D5E" w14:textId="77777777" w:rsidR="001E7A33" w:rsidRPr="00472961" w:rsidRDefault="001E7A33" w:rsidP="001E7A33">
      <w:pPr>
        <w:pStyle w:val="Code"/>
      </w:pPr>
      <w:r w:rsidRPr="00472961">
        <w:t xml:space="preserve">    public class User</w:t>
      </w:r>
    </w:p>
    <w:p w14:paraId="41972523" w14:textId="77777777" w:rsidR="001E7A33" w:rsidRPr="00472961" w:rsidRDefault="001E7A33" w:rsidP="001E7A33">
      <w:pPr>
        <w:pStyle w:val="Code"/>
      </w:pPr>
      <w:r w:rsidRPr="00472961">
        <w:t xml:space="preserve">    {</w:t>
      </w:r>
    </w:p>
    <w:p w14:paraId="5E788D13" w14:textId="77777777" w:rsidR="001E7A33" w:rsidRPr="00472961" w:rsidRDefault="001E7A33" w:rsidP="001E7A33">
      <w:pPr>
        <w:pStyle w:val="Code"/>
      </w:pPr>
      <w:r w:rsidRPr="00472961">
        <w:t xml:space="preserve">        public long UserId { get; set; }</w:t>
      </w:r>
    </w:p>
    <w:p w14:paraId="51C8F82E" w14:textId="77777777" w:rsidR="001E7A33" w:rsidRPr="00472961" w:rsidRDefault="001E7A33" w:rsidP="001E7A33">
      <w:pPr>
        <w:pStyle w:val="Code"/>
      </w:pPr>
      <w:r w:rsidRPr="00472961">
        <w:t xml:space="preserve">        public string Username { get; set; }</w:t>
      </w:r>
    </w:p>
    <w:p w14:paraId="25E5D43B" w14:textId="77777777" w:rsidR="001E7A33" w:rsidRPr="00472961" w:rsidRDefault="001E7A33" w:rsidP="001E7A33">
      <w:pPr>
        <w:pStyle w:val="Code"/>
      </w:pPr>
      <w:r w:rsidRPr="00472961">
        <w:t xml:space="preserve">        public string Firstname { get; set; }</w:t>
      </w:r>
    </w:p>
    <w:p w14:paraId="7D0B94E6" w14:textId="77777777" w:rsidR="001E7A33" w:rsidRPr="00472961" w:rsidRDefault="001E7A33" w:rsidP="001E7A33">
      <w:pPr>
        <w:pStyle w:val="Code"/>
      </w:pPr>
      <w:r w:rsidRPr="00472961">
        <w:t xml:space="preserve">        public string Lastname { get; set; }</w:t>
      </w:r>
    </w:p>
    <w:p w14:paraId="405C47F8" w14:textId="5558D645" w:rsidR="001E7A33" w:rsidRPr="00472961" w:rsidDel="00FC7689" w:rsidRDefault="001E7A33" w:rsidP="001E7A33">
      <w:pPr>
        <w:pStyle w:val="Code"/>
        <w:rPr>
          <w:del w:id="250" w:author="Brian Wortman" w:date="2014-04-11T21:10:00Z"/>
        </w:rPr>
      </w:pPr>
      <w:del w:id="251" w:author="Brian Wortman" w:date="2014-04-11T21:10:00Z">
        <w:r w:rsidRPr="00472961" w:rsidDel="00FC7689">
          <w:delText xml:space="preserve">        public string Email { get; set; }</w:delText>
        </w:r>
      </w:del>
    </w:p>
    <w:p w14:paraId="2F41DE38" w14:textId="77777777" w:rsidR="001E7A33" w:rsidRPr="00472961" w:rsidRDefault="001E7A33" w:rsidP="001E7A33">
      <w:pPr>
        <w:pStyle w:val="Code"/>
      </w:pPr>
      <w:r w:rsidRPr="00472961">
        <w:t xml:space="preserve">        public List&lt;Link&gt; Links { get; set; }</w:t>
      </w:r>
    </w:p>
    <w:p w14:paraId="0CF6DE1E" w14:textId="77777777" w:rsidR="001E7A33" w:rsidRDefault="001E7A33" w:rsidP="001E7A33">
      <w:pPr>
        <w:pStyle w:val="Code"/>
      </w:pPr>
      <w:r w:rsidRPr="00472961">
        <w:t xml:space="preserve">    }</w:t>
      </w:r>
      <w:r>
        <w:fldChar w:fldCharType="begin"/>
      </w:r>
      <w:r>
        <w:instrText xml:space="preserve"> XE "</w:instrText>
      </w:r>
      <w:r w:rsidRPr="00C37EC8">
        <w:instrText>Hypermedia links: class code</w:instrText>
      </w:r>
      <w:r>
        <w:instrText xml:space="preserve">" </w:instrText>
      </w:r>
      <w:r>
        <w:fldChar w:fldCharType="end"/>
      </w:r>
    </w:p>
    <w:p w14:paraId="75B3DB38" w14:textId="0B9E3FCF" w:rsidR="001E7A33" w:rsidRDefault="001E7A33" w:rsidP="005C5A91">
      <w:pPr>
        <w:pStyle w:val="BodyTextCont"/>
        <w:pPrChange w:id="252" w:author="Jamie Kurtz" w:date="2014-04-12T08:57:00Z">
          <w:pPr/>
        </w:pPrChange>
      </w:pPr>
      <w:r>
        <w:t xml:space="preserve">There’s nothing particularly remarkable about these types, but </w:t>
      </w:r>
      <w:del w:id="253" w:author="Brian Wortman" w:date="2014-04-04T20:01:00Z">
        <w:r w:rsidDel="00651923">
          <w:delText xml:space="preserve">do </w:delText>
        </w:r>
      </w:del>
      <w:r>
        <w:t>note that their identifiers are integers, and those identifying values will be generated by the service, not provided by the caller.</w:t>
      </w:r>
      <w:ins w:id="254" w:author="Brian Wortman" w:date="2014-04-04T14:17:00Z">
        <w:r w:rsidR="004D452E">
          <w:t xml:space="preserve"> Also note that </w:t>
        </w:r>
      </w:ins>
      <w:proofErr w:type="spellStart"/>
      <w:ins w:id="255" w:author="Brian Wortman" w:date="2014-04-04T15:12:00Z">
        <w:r w:rsidR="00014CCB">
          <w:rPr>
            <w:rStyle w:val="CodeInline"/>
          </w:rPr>
          <w:t>taskId</w:t>
        </w:r>
      </w:ins>
      <w:proofErr w:type="spellEnd"/>
      <w:ins w:id="256" w:author="Brian Wortman" w:date="2014-04-04T14:18:00Z">
        <w:r w:rsidR="004D452E">
          <w:t xml:space="preserve"> is </w:t>
        </w:r>
      </w:ins>
      <w:proofErr w:type="spellStart"/>
      <w:ins w:id="257" w:author="Brian Wortman" w:date="2014-04-04T14:19:00Z">
        <w:r w:rsidR="004D452E">
          <w:t>nullable</w:t>
        </w:r>
        <w:proofErr w:type="spellEnd"/>
        <w:r w:rsidR="004D452E">
          <w:t>. The reason for this will become clear when we deal with task updates.</w:t>
        </w:r>
      </w:ins>
      <w:del w:id="258" w:author="Brian Wortman" w:date="2014-04-04T14:17:00Z">
        <w:r w:rsidDel="004D452E">
          <w:delText xml:space="preserve"> Also note that the </w:delText>
        </w:r>
        <w:r w:rsidRPr="00B33031" w:rsidDel="004D452E">
          <w:rPr>
            <w:rStyle w:val="CodeInline"/>
          </w:rPr>
          <w:delText>Task</w:delText>
        </w:r>
        <w:r w:rsidDel="004D452E">
          <w:delText xml:space="preserve"> can have zero or more </w:delText>
        </w:r>
        <w:r w:rsidRPr="00B33031" w:rsidDel="004D452E">
          <w:rPr>
            <w:rStyle w:val="CodeInline"/>
          </w:rPr>
          <w:delText>Category</w:delText>
        </w:r>
        <w:r w:rsidDel="004D452E">
          <w:delText xml:space="preserve"> instances associated with it.</w:delText>
        </w:r>
      </w:del>
    </w:p>
    <w:p w14:paraId="0FEDE7A3" w14:textId="77777777" w:rsidR="001E7A33" w:rsidRDefault="001E7A33" w:rsidP="001E7A33">
      <w:pPr>
        <w:pStyle w:val="Heading2"/>
      </w:pPr>
      <w:r>
        <w:t>Modeling the URIs and HTTP Verbs</w:t>
      </w:r>
    </w:p>
    <w:p w14:paraId="34DC0818" w14:textId="68EAFD31" w:rsidR="001E7A33" w:rsidRDefault="001E7A33" w:rsidP="005C5A91">
      <w:pPr>
        <w:pStyle w:val="BodyTextFirst"/>
        <w:pPrChange w:id="259" w:author="Jamie Kurtz" w:date="2014-04-12T09:00:00Z">
          <w:pPr/>
        </w:pPrChange>
      </w:pPr>
      <w:del w:id="260" w:author="Brian Wortman" w:date="2014-04-04T14:57:00Z">
        <w:r w:rsidDel="00745A46">
          <w:delText xml:space="preserve">Just as you did in Chapter 2 with the account service, you </w:delText>
        </w:r>
      </w:del>
      <w:ins w:id="261" w:author="Brian Wortman" w:date="2014-04-04T14:57:00Z">
        <w:r w:rsidR="00745A46">
          <w:t xml:space="preserve">We </w:t>
        </w:r>
      </w:ins>
      <w:r>
        <w:t>now want to model each resource type’s allowed HTTP verbs and associated URIs. The operations (i.e., verbs) available will vary from type to type</w:t>
      </w:r>
      <w:ins w:id="262" w:author="Brian Wortman" w:date="2014-04-04T15:10:00Z">
        <w:r w:rsidR="00014CCB">
          <w:t xml:space="preserve">; </w:t>
        </w:r>
      </w:ins>
      <w:del w:id="263" w:author="Brian Wortman" w:date="2014-04-04T15:10:00Z">
        <w:r w:rsidDel="00014CCB">
          <w:delText>—</w:delText>
        </w:r>
      </w:del>
      <w:del w:id="264" w:author="Brian Wortman" w:date="2014-04-04T15:44:00Z">
        <w:r w:rsidDel="00E27C54">
          <w:delText>you</w:delText>
        </w:r>
      </w:del>
      <w:ins w:id="265" w:author="Brian Wortman" w:date="2014-04-04T15:44:00Z">
        <w:r w:rsidR="00E27C54">
          <w:t xml:space="preserve">there is no requirement </w:t>
        </w:r>
      </w:ins>
      <w:del w:id="266" w:author="Brian Wortman" w:date="2014-04-04T15:44:00Z">
        <w:r w:rsidDel="00E27C54">
          <w:delText xml:space="preserve"> aren’t required </w:delText>
        </w:r>
      </w:del>
      <w:ins w:id="267" w:author="Brian Wortman" w:date="2014-04-04T15:44:00Z">
        <w:r w:rsidR="00E27C54">
          <w:t xml:space="preserve">for REST-Based APIs </w:t>
        </w:r>
      </w:ins>
      <w:r>
        <w:t>to support all of the verbs on each resource type or URI.</w:t>
      </w:r>
    </w:p>
    <w:p w14:paraId="782F5D2D" w14:textId="7EC4747D" w:rsidR="001E7A33" w:rsidRDefault="001E7A33" w:rsidP="005C5A91">
      <w:pPr>
        <w:pStyle w:val="BodyTextCont"/>
        <w:pPrChange w:id="268" w:author="Jamie Kurtz" w:date="2014-04-12T09:00:00Z">
          <w:pPr/>
        </w:pPrChange>
      </w:pPr>
      <w:r>
        <w:t xml:space="preserve">Let’s start with an easy one: </w:t>
      </w:r>
      <w:r>
        <w:fldChar w:fldCharType="begin"/>
      </w:r>
      <w:r>
        <w:instrText xml:space="preserve"> XE "</w:instrText>
      </w:r>
      <w:r w:rsidRPr="008F0D9D">
        <w:instrText>REST architecture: task management: status operation</w:instrText>
      </w:r>
      <w:r>
        <w:instrText xml:space="preserve">" </w:instrText>
      </w:r>
      <w:r>
        <w:fldChar w:fldCharType="end"/>
      </w:r>
      <w:r w:rsidRPr="00B33031">
        <w:rPr>
          <w:rStyle w:val="CodeInline"/>
        </w:rPr>
        <w:t>Status</w:t>
      </w:r>
      <w:r>
        <w:t xml:space="preserve">. Table 3-1 illustrates that </w:t>
      </w:r>
      <w:del w:id="269" w:author="Brian Wortman" w:date="2014-04-04T15:11:00Z">
        <w:r w:rsidDel="00014CCB">
          <w:delText xml:space="preserve">you </w:delText>
        </w:r>
      </w:del>
      <w:ins w:id="270" w:author="Brian Wortman" w:date="2014-04-04T15:11:00Z">
        <w:r w:rsidR="00014CCB">
          <w:t xml:space="preserve">we </w:t>
        </w:r>
      </w:ins>
      <w:r>
        <w:t xml:space="preserve">want to support only </w:t>
      </w:r>
      <w:del w:id="271" w:author="Brian Wortman" w:date="2014-04-11T22:10:00Z">
        <w:r w:rsidDel="00034404">
          <w:delText xml:space="preserve">two </w:delText>
        </w:r>
      </w:del>
      <w:ins w:id="272" w:author="Brian Wortman" w:date="2014-04-11T22:10:00Z">
        <w:r w:rsidR="00034404">
          <w:t xml:space="preserve">one </w:t>
        </w:r>
      </w:ins>
      <w:r>
        <w:t>operation</w:t>
      </w:r>
      <w:del w:id="273" w:author="Brian Wortman" w:date="2014-04-11T22:10:00Z">
        <w:r w:rsidDel="00034404">
          <w:delText>s</w:delText>
        </w:r>
      </w:del>
      <w:r>
        <w:t>.</w:t>
      </w:r>
    </w:p>
    <w:p w14:paraId="4C168D18" w14:textId="77777777" w:rsidR="001E7A33" w:rsidRPr="00306CB9" w:rsidRDefault="001E7A33" w:rsidP="001E7A33">
      <w:pPr>
        <w:pStyle w:val="TableCaption"/>
      </w:pPr>
      <w:r>
        <w:t xml:space="preserve">Table 3-1. A List of Status </w:t>
      </w:r>
      <w:r>
        <w:fldChar w:fldCharType="begin"/>
      </w:r>
      <w:r>
        <w:instrText xml:space="preserve"> XE "</w:instrText>
      </w:r>
      <w:r w:rsidRPr="001642EC">
        <w:instrText>REST architecture: task management: status operation</w:instrText>
      </w:r>
      <w:r>
        <w:instrText xml:space="preserve">" </w:instrText>
      </w:r>
      <w:r>
        <w:fldChar w:fldCharType="end"/>
      </w:r>
      <w:r>
        <w:t>Operations</w:t>
      </w:r>
    </w:p>
    <w:tbl>
      <w:tblPr>
        <w:tblStyle w:val="TableGrid"/>
        <w:tblW w:w="8635" w:type="dxa"/>
        <w:tblLook w:val="04A0" w:firstRow="1" w:lastRow="0" w:firstColumn="1" w:lastColumn="0" w:noHBand="0" w:noVBand="1"/>
        <w:tblPrChange w:id="274" w:author="Brian Wortman" w:date="2014-04-11T21:18:00Z">
          <w:tblPr>
            <w:tblStyle w:val="TableGrid"/>
            <w:tblW w:w="0" w:type="auto"/>
            <w:tblLook w:val="04A0" w:firstRow="1" w:lastRow="0" w:firstColumn="1" w:lastColumn="0" w:noHBand="0" w:noVBand="1"/>
          </w:tblPr>
        </w:tblPrChange>
      </w:tblPr>
      <w:tblGrid>
        <w:gridCol w:w="2605"/>
        <w:gridCol w:w="990"/>
        <w:gridCol w:w="5040"/>
        <w:tblGridChange w:id="275">
          <w:tblGrid>
            <w:gridCol w:w="1842"/>
            <w:gridCol w:w="876"/>
            <w:gridCol w:w="2628"/>
          </w:tblGrid>
        </w:tblGridChange>
      </w:tblGrid>
      <w:tr w:rsidR="001E7A33" w14:paraId="2D2D4565" w14:textId="77777777" w:rsidTr="004E36F7">
        <w:tc>
          <w:tcPr>
            <w:tcW w:w="2605" w:type="dxa"/>
            <w:tcPrChange w:id="276" w:author="Brian Wortman" w:date="2014-04-11T21:18:00Z">
              <w:tcPr>
                <w:tcW w:w="1752" w:type="dxa"/>
              </w:tcPr>
            </w:tcPrChange>
          </w:tcPr>
          <w:p w14:paraId="182FB467" w14:textId="77777777" w:rsidR="001E7A33" w:rsidRPr="001E7A33" w:rsidRDefault="001E7A33" w:rsidP="001E7A33">
            <w:pPr>
              <w:pStyle w:val="TableHead"/>
            </w:pPr>
            <w:r w:rsidRPr="008B31D2">
              <w:t>URI</w:t>
            </w:r>
          </w:p>
        </w:tc>
        <w:tc>
          <w:tcPr>
            <w:tcW w:w="990" w:type="dxa"/>
            <w:tcPrChange w:id="277" w:author="Brian Wortman" w:date="2014-04-11T21:18:00Z">
              <w:tcPr>
                <w:tcW w:w="876" w:type="dxa"/>
              </w:tcPr>
            </w:tcPrChange>
          </w:tcPr>
          <w:p w14:paraId="79288F5C" w14:textId="77777777" w:rsidR="001E7A33" w:rsidRPr="001E7A33" w:rsidRDefault="001E7A33" w:rsidP="001E7A33">
            <w:pPr>
              <w:pStyle w:val="TableHead"/>
            </w:pPr>
            <w:r w:rsidRPr="008B31D2">
              <w:t>Verb</w:t>
            </w:r>
          </w:p>
        </w:tc>
        <w:tc>
          <w:tcPr>
            <w:tcW w:w="5040" w:type="dxa"/>
            <w:tcPrChange w:id="278" w:author="Brian Wortman" w:date="2014-04-11T21:18:00Z">
              <w:tcPr>
                <w:tcW w:w="2628" w:type="dxa"/>
              </w:tcPr>
            </w:tcPrChange>
          </w:tcPr>
          <w:p w14:paraId="2410A240" w14:textId="77777777" w:rsidR="001E7A33" w:rsidRPr="001E7A33" w:rsidRDefault="001E7A33" w:rsidP="001E7A33">
            <w:pPr>
              <w:pStyle w:val="TableHead"/>
            </w:pPr>
            <w:r w:rsidRPr="008B31D2">
              <w:t>Description</w:t>
            </w:r>
          </w:p>
        </w:tc>
      </w:tr>
      <w:tr w:rsidR="001E7A33" w14:paraId="5A24ED6E" w14:textId="77777777" w:rsidTr="004E36F7">
        <w:tc>
          <w:tcPr>
            <w:tcW w:w="2605" w:type="dxa"/>
            <w:tcPrChange w:id="279" w:author="Brian Wortman" w:date="2014-04-11T21:18:00Z">
              <w:tcPr>
                <w:tcW w:w="1752" w:type="dxa"/>
              </w:tcPr>
            </w:tcPrChange>
          </w:tcPr>
          <w:p w14:paraId="3CCC0CDB"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/statuses</w:t>
            </w:r>
          </w:p>
        </w:tc>
        <w:tc>
          <w:tcPr>
            <w:tcW w:w="990" w:type="dxa"/>
            <w:tcPrChange w:id="280" w:author="Brian Wortman" w:date="2014-04-11T21:18:00Z">
              <w:tcPr>
                <w:tcW w:w="876" w:type="dxa"/>
              </w:tcPr>
            </w:tcPrChange>
          </w:tcPr>
          <w:p w14:paraId="7B160D3D" w14:textId="77777777" w:rsidR="001E7A33" w:rsidRPr="001E7A33" w:rsidRDefault="001E7A33" w:rsidP="001E7A33">
            <w:pPr>
              <w:pStyle w:val="TableText"/>
            </w:pPr>
            <w:r>
              <w:t>GET</w:t>
            </w:r>
          </w:p>
        </w:tc>
        <w:tc>
          <w:tcPr>
            <w:tcW w:w="5040" w:type="dxa"/>
            <w:tcPrChange w:id="281" w:author="Brian Wortman" w:date="2014-04-11T21:18:00Z">
              <w:tcPr>
                <w:tcW w:w="2628" w:type="dxa"/>
              </w:tcPr>
            </w:tcPrChange>
          </w:tcPr>
          <w:p w14:paraId="1806DBA4" w14:textId="77777777" w:rsidR="001E7A33" w:rsidRPr="001E7A33" w:rsidRDefault="001E7A33" w:rsidP="001E7A33">
            <w:pPr>
              <w:pStyle w:val="TableText"/>
            </w:pPr>
            <w:r>
              <w:t xml:space="preserve">Gets </w:t>
            </w:r>
            <w:r w:rsidRPr="001E7A33">
              <w:t>the full list of all statuses</w:t>
            </w:r>
          </w:p>
        </w:tc>
      </w:tr>
      <w:tr w:rsidR="001E7A33" w:rsidDel="00034404" w14:paraId="374D2D41" w14:textId="38E8C7BA" w:rsidTr="004E36F7">
        <w:trPr>
          <w:del w:id="282" w:author="Brian Wortman" w:date="2014-04-11T22:10:00Z"/>
        </w:trPr>
        <w:tc>
          <w:tcPr>
            <w:tcW w:w="2605" w:type="dxa"/>
            <w:tcPrChange w:id="283" w:author="Brian Wortman" w:date="2014-04-11T21:18:00Z">
              <w:tcPr>
                <w:tcW w:w="1752" w:type="dxa"/>
              </w:tcPr>
            </w:tcPrChange>
          </w:tcPr>
          <w:p w14:paraId="55B58068" w14:textId="4AEE4929" w:rsidR="001E7A33" w:rsidRPr="001E7A33" w:rsidDel="00034404" w:rsidRDefault="001E7A33" w:rsidP="001E7A33">
            <w:pPr>
              <w:pStyle w:val="TableText"/>
              <w:rPr>
                <w:del w:id="284" w:author="Brian Wortman" w:date="2014-04-11T22:10:00Z"/>
                <w:rStyle w:val="CodeInline"/>
              </w:rPr>
            </w:pPr>
            <w:del w:id="285" w:author="Brian Wortman" w:date="2014-04-11T22:10:00Z">
              <w:r w:rsidRPr="00D020A5" w:rsidDel="00034404">
                <w:rPr>
                  <w:rStyle w:val="CodeInline"/>
                </w:rPr>
                <w:delText>/api/statuses/123</w:delText>
              </w:r>
            </w:del>
          </w:p>
        </w:tc>
        <w:tc>
          <w:tcPr>
            <w:tcW w:w="990" w:type="dxa"/>
            <w:tcPrChange w:id="286" w:author="Brian Wortman" w:date="2014-04-11T21:18:00Z">
              <w:tcPr>
                <w:tcW w:w="876" w:type="dxa"/>
              </w:tcPr>
            </w:tcPrChange>
          </w:tcPr>
          <w:p w14:paraId="2F0C01C1" w14:textId="7907C8C1" w:rsidR="001E7A33" w:rsidRPr="001E7A33" w:rsidDel="00034404" w:rsidRDefault="001E7A33" w:rsidP="001E7A33">
            <w:pPr>
              <w:pStyle w:val="TableText"/>
              <w:rPr>
                <w:del w:id="287" w:author="Brian Wortman" w:date="2014-04-11T22:10:00Z"/>
              </w:rPr>
            </w:pPr>
            <w:del w:id="288" w:author="Brian Wortman" w:date="2014-04-11T22:10:00Z">
              <w:r w:rsidDel="00034404">
                <w:delText>GET</w:delText>
              </w:r>
            </w:del>
          </w:p>
        </w:tc>
        <w:tc>
          <w:tcPr>
            <w:tcW w:w="5040" w:type="dxa"/>
            <w:tcPrChange w:id="289" w:author="Brian Wortman" w:date="2014-04-11T21:18:00Z">
              <w:tcPr>
                <w:tcW w:w="2628" w:type="dxa"/>
              </w:tcPr>
            </w:tcPrChange>
          </w:tcPr>
          <w:p w14:paraId="7AAC1922" w14:textId="2CCFBF40" w:rsidR="001E7A33" w:rsidRPr="001E7A33" w:rsidDel="00034404" w:rsidRDefault="001E7A33" w:rsidP="001E7A33">
            <w:pPr>
              <w:pStyle w:val="TableText"/>
              <w:rPr>
                <w:del w:id="290" w:author="Brian Wortman" w:date="2014-04-11T22:10:00Z"/>
              </w:rPr>
            </w:pPr>
            <w:del w:id="291" w:author="Brian Wortman" w:date="2014-04-11T22:10:00Z">
              <w:r w:rsidDel="00034404">
                <w:delText>Gets the details for a single status</w:delText>
              </w:r>
            </w:del>
          </w:p>
        </w:tc>
      </w:tr>
    </w:tbl>
    <w:p w14:paraId="26CDF2DA" w14:textId="77777777" w:rsidR="001E7A33" w:rsidRDefault="001E7A33" w:rsidP="001E7A33"/>
    <w:p w14:paraId="2CCFA855" w14:textId="11EAFDDE" w:rsidR="007D5C61" w:rsidRDefault="001E7A33" w:rsidP="005C5A91">
      <w:pPr>
        <w:pStyle w:val="BodyTextCont"/>
        <w:rPr>
          <w:ins w:id="292" w:author="Brian Wortman" w:date="2014-04-04T15:30:00Z"/>
        </w:rPr>
        <w:pPrChange w:id="293" w:author="Jamie Kurtz" w:date="2014-04-12T09:00:00Z">
          <w:pPr/>
        </w:pPrChange>
      </w:pPr>
      <w:del w:id="294" w:author="Brian Wortman" w:date="2014-04-04T15:17:00Z">
        <w:r w:rsidDel="007D6A81">
          <w:delText xml:space="preserve">You </w:delText>
        </w:r>
      </w:del>
      <w:ins w:id="295" w:author="Brian Wortman" w:date="2014-04-04T15:17:00Z">
        <w:r w:rsidR="007D6A81">
          <w:t xml:space="preserve">We </w:t>
        </w:r>
      </w:ins>
      <w:r>
        <w:t xml:space="preserve">don’t need to allow the caller to modify </w:t>
      </w:r>
      <w:del w:id="296" w:author="Brian Wortman" w:date="2014-04-11T22:16:00Z">
        <w:r w:rsidDel="000F3392">
          <w:delText xml:space="preserve">the list of </w:delText>
        </w:r>
      </w:del>
      <w:r>
        <w:t>statuses</w:t>
      </w:r>
      <w:ins w:id="297" w:author="Brian Wortman" w:date="2014-04-11T22:21:00Z">
        <w:r w:rsidR="00E57CF2">
          <w:t>. T</w:t>
        </w:r>
      </w:ins>
      <w:ins w:id="298" w:author="Brian Wortman" w:date="2014-04-11T22:19:00Z">
        <w:r w:rsidR="00E57CF2">
          <w:t>h</w:t>
        </w:r>
      </w:ins>
      <w:ins w:id="299" w:author="Brian Wortman" w:date="2014-04-11T22:11:00Z">
        <w:r w:rsidR="000F3392">
          <w:t>e only requirement is to provide a method to get the list of statuses</w:t>
        </w:r>
      </w:ins>
      <w:ins w:id="300" w:author="Brian Wortman" w:date="2014-04-11T22:19:00Z">
        <w:r w:rsidR="00E57CF2">
          <w:t xml:space="preserve"> (e.g., to populate drop-down controls).</w:t>
        </w:r>
      </w:ins>
      <w:del w:id="301" w:author="Brian Wortman" w:date="2014-04-11T22:13:00Z">
        <w:r w:rsidDel="000F3392">
          <w:delText xml:space="preserve">, so </w:delText>
        </w:r>
      </w:del>
      <w:del w:id="302" w:author="Brian Wortman" w:date="2014-04-11T22:11:00Z">
        <w:r w:rsidDel="000F3392">
          <w:delText xml:space="preserve">these two </w:delText>
        </w:r>
      </w:del>
      <w:del w:id="303" w:author="Brian Wortman" w:date="2014-04-11T22:13:00Z">
        <w:r w:rsidDel="000F3392">
          <w:delText>GET operation</w:delText>
        </w:r>
      </w:del>
      <w:del w:id="304" w:author="Brian Wortman" w:date="2014-04-11T22:11:00Z">
        <w:r w:rsidDel="000F3392">
          <w:delText>s</w:delText>
        </w:r>
      </w:del>
      <w:del w:id="305" w:author="Brian Wortman" w:date="2014-04-11T22:13:00Z">
        <w:r w:rsidDel="000F3392">
          <w:delText xml:space="preserve"> are sufficien</w:delText>
        </w:r>
      </w:del>
    </w:p>
    <w:p w14:paraId="558D96E9" w14:textId="419DC85B" w:rsidR="003631AE" w:rsidRDefault="003631AE" w:rsidP="005C5A91">
      <w:pPr>
        <w:pStyle w:val="BodyTextCont"/>
        <w:rPr>
          <w:ins w:id="306" w:author="Brian Wortman" w:date="2014-04-04T15:30:00Z"/>
        </w:rPr>
        <w:pPrChange w:id="307" w:author="Jamie Kurtz" w:date="2014-04-12T09:00:00Z">
          <w:pPr/>
        </w:pPrChange>
      </w:pPr>
      <w:ins w:id="308" w:author="Brian Wortman" w:date="2014-04-04T15:31:00Z">
        <w:r>
          <w:t>T</w:t>
        </w:r>
      </w:ins>
      <w:ins w:id="309" w:author="Brian Wortman" w:date="2014-04-04T15:30:00Z">
        <w:r>
          <w:t xml:space="preserve">he URIs and verbs for the </w:t>
        </w:r>
        <w:r w:rsidRPr="00B33031">
          <w:rPr>
            <w:rStyle w:val="CodeInline"/>
          </w:rPr>
          <w:t>User</w:t>
        </w:r>
        <w:r>
          <w:t xml:space="preserve"> resource type will be similar. The task-management service isn’t going to allow the caller to modify the users in the system. Table 3-</w:t>
        </w:r>
      </w:ins>
      <w:ins w:id="310" w:author="Brian Wortman" w:date="2014-04-04T15:46:00Z">
        <w:r w:rsidR="00D70BDA">
          <w:t>2</w:t>
        </w:r>
      </w:ins>
      <w:ins w:id="311" w:author="Brian Wortman" w:date="2014-04-04T15:30:00Z">
        <w:r>
          <w:t xml:space="preserve"> illustrates the two operations </w:t>
        </w:r>
      </w:ins>
      <w:ins w:id="312" w:author="Brian Wortman" w:date="2014-04-04T15:35:00Z">
        <w:r w:rsidR="000B5308">
          <w:t xml:space="preserve">we </w:t>
        </w:r>
      </w:ins>
      <w:ins w:id="313" w:author="Brian Wortman" w:date="2014-04-04T15:30:00Z">
        <w:r>
          <w:t xml:space="preserve">will allow on </w:t>
        </w:r>
        <w:r w:rsidRPr="00B33031">
          <w:rPr>
            <w:rStyle w:val="CodeInline"/>
          </w:rPr>
          <w:t>User</w:t>
        </w:r>
        <w:r>
          <w:t>.</w:t>
        </w:r>
      </w:ins>
    </w:p>
    <w:p w14:paraId="33E33BD1" w14:textId="4950932E" w:rsidR="003631AE" w:rsidRDefault="003631AE" w:rsidP="003631AE">
      <w:pPr>
        <w:pStyle w:val="FigureCaption"/>
        <w:rPr>
          <w:ins w:id="314" w:author="Brian Wortman" w:date="2014-04-04T15:30:00Z"/>
        </w:rPr>
      </w:pPr>
      <w:ins w:id="315" w:author="Brian Wortman" w:date="2014-04-04T15:30:00Z">
        <w:r>
          <w:t>Table 3-</w:t>
        </w:r>
      </w:ins>
      <w:ins w:id="316" w:author="Brian Wortman" w:date="2014-04-04T15:46:00Z">
        <w:r w:rsidR="00D70BDA">
          <w:t>2</w:t>
        </w:r>
      </w:ins>
      <w:ins w:id="317" w:author="Brian Wortman" w:date="2014-04-04T15:30:00Z">
        <w:r>
          <w:t>. A List of User Operations</w:t>
        </w:r>
        <w:r>
          <w:fldChar w:fldCharType="begin"/>
        </w:r>
        <w:r>
          <w:instrText xml:space="preserve"> XE "</w:instrText>
        </w:r>
        <w:r w:rsidRPr="00A35D6E">
          <w:instrText>REST architecture: task management: user operations</w:instrText>
        </w:r>
        <w:r>
          <w:instrText xml:space="preserve">" </w:instrText>
        </w:r>
        <w:r>
          <w:fldChar w:fldCharType="end"/>
        </w:r>
      </w:ins>
    </w:p>
    <w:tbl>
      <w:tblPr>
        <w:tblStyle w:val="TableGrid"/>
        <w:tblW w:w="8635" w:type="dxa"/>
        <w:tblLook w:val="04A0" w:firstRow="1" w:lastRow="0" w:firstColumn="1" w:lastColumn="0" w:noHBand="0" w:noVBand="1"/>
        <w:tblPrChange w:id="318" w:author="Brian Wortman" w:date="2014-04-11T21:18:00Z">
          <w:tblPr>
            <w:tblStyle w:val="TableGrid"/>
            <w:tblW w:w="0" w:type="auto"/>
            <w:tblLook w:val="04A0" w:firstRow="1" w:lastRow="0" w:firstColumn="1" w:lastColumn="0" w:noHBand="0" w:noVBand="1"/>
          </w:tblPr>
        </w:tblPrChange>
      </w:tblPr>
      <w:tblGrid>
        <w:gridCol w:w="2605"/>
        <w:gridCol w:w="990"/>
        <w:gridCol w:w="5040"/>
        <w:tblGridChange w:id="319">
          <w:tblGrid>
            <w:gridCol w:w="1750"/>
            <w:gridCol w:w="896"/>
            <w:gridCol w:w="2610"/>
          </w:tblGrid>
        </w:tblGridChange>
      </w:tblGrid>
      <w:tr w:rsidR="003631AE" w14:paraId="4C329A17" w14:textId="77777777" w:rsidTr="004E36F7">
        <w:trPr>
          <w:ins w:id="320" w:author="Brian Wortman" w:date="2014-04-04T15:30:00Z"/>
        </w:trPr>
        <w:tc>
          <w:tcPr>
            <w:tcW w:w="2605" w:type="dxa"/>
            <w:tcPrChange w:id="321" w:author="Brian Wortman" w:date="2014-04-11T21:18:00Z">
              <w:tcPr>
                <w:tcW w:w="1750" w:type="dxa"/>
              </w:tcPr>
            </w:tcPrChange>
          </w:tcPr>
          <w:p w14:paraId="2F7A8C3B" w14:textId="77777777" w:rsidR="003631AE" w:rsidRPr="003631AE" w:rsidRDefault="003631AE" w:rsidP="003631AE">
            <w:pPr>
              <w:pStyle w:val="TableHead"/>
              <w:rPr>
                <w:ins w:id="322" w:author="Brian Wortman" w:date="2014-04-04T15:30:00Z"/>
              </w:rPr>
            </w:pPr>
            <w:ins w:id="323" w:author="Brian Wortman" w:date="2014-04-04T15:30:00Z">
              <w:r>
                <w:t>URI</w:t>
              </w:r>
            </w:ins>
          </w:p>
        </w:tc>
        <w:tc>
          <w:tcPr>
            <w:tcW w:w="990" w:type="dxa"/>
            <w:tcPrChange w:id="324" w:author="Brian Wortman" w:date="2014-04-11T21:18:00Z">
              <w:tcPr>
                <w:tcW w:w="896" w:type="dxa"/>
              </w:tcPr>
            </w:tcPrChange>
          </w:tcPr>
          <w:p w14:paraId="0B627BF8" w14:textId="77777777" w:rsidR="003631AE" w:rsidRPr="003631AE" w:rsidRDefault="003631AE" w:rsidP="003631AE">
            <w:pPr>
              <w:pStyle w:val="TableHead"/>
              <w:rPr>
                <w:ins w:id="325" w:author="Brian Wortman" w:date="2014-04-04T15:30:00Z"/>
              </w:rPr>
            </w:pPr>
            <w:ins w:id="326" w:author="Brian Wortman" w:date="2014-04-04T15:30:00Z">
              <w:r>
                <w:t>Verb</w:t>
              </w:r>
            </w:ins>
          </w:p>
        </w:tc>
        <w:tc>
          <w:tcPr>
            <w:tcW w:w="5040" w:type="dxa"/>
            <w:tcPrChange w:id="327" w:author="Brian Wortman" w:date="2014-04-11T21:18:00Z">
              <w:tcPr>
                <w:tcW w:w="2610" w:type="dxa"/>
              </w:tcPr>
            </w:tcPrChange>
          </w:tcPr>
          <w:p w14:paraId="5C3A85F9" w14:textId="77777777" w:rsidR="003631AE" w:rsidRPr="003631AE" w:rsidRDefault="003631AE" w:rsidP="003631AE">
            <w:pPr>
              <w:pStyle w:val="TableHead"/>
              <w:rPr>
                <w:ins w:id="328" w:author="Brian Wortman" w:date="2014-04-04T15:30:00Z"/>
              </w:rPr>
            </w:pPr>
            <w:ins w:id="329" w:author="Brian Wortman" w:date="2014-04-04T15:30:00Z">
              <w:r>
                <w:t>Description</w:t>
              </w:r>
            </w:ins>
          </w:p>
        </w:tc>
      </w:tr>
      <w:tr w:rsidR="003631AE" w14:paraId="78E05079" w14:textId="77777777" w:rsidTr="004E36F7">
        <w:trPr>
          <w:ins w:id="330" w:author="Brian Wortman" w:date="2014-04-04T15:30:00Z"/>
        </w:trPr>
        <w:tc>
          <w:tcPr>
            <w:tcW w:w="2605" w:type="dxa"/>
            <w:tcPrChange w:id="331" w:author="Brian Wortman" w:date="2014-04-11T21:18:00Z">
              <w:tcPr>
                <w:tcW w:w="1750" w:type="dxa"/>
              </w:tcPr>
            </w:tcPrChange>
          </w:tcPr>
          <w:p w14:paraId="4C4E4F21" w14:textId="77777777" w:rsidR="003631AE" w:rsidRPr="003631AE" w:rsidRDefault="003631AE" w:rsidP="003631AE">
            <w:pPr>
              <w:pStyle w:val="TableText"/>
              <w:rPr>
                <w:ins w:id="332" w:author="Brian Wortman" w:date="2014-04-04T15:30:00Z"/>
                <w:rStyle w:val="CodeInline"/>
              </w:rPr>
            </w:pPr>
            <w:ins w:id="333" w:author="Brian Wortman" w:date="2014-04-04T15:30:00Z">
              <w:r w:rsidRPr="00D020A5">
                <w:rPr>
                  <w:rStyle w:val="CodeInline"/>
                </w:rPr>
                <w:t>/</w:t>
              </w:r>
              <w:proofErr w:type="spellStart"/>
              <w:r w:rsidRPr="00D020A5">
                <w:rPr>
                  <w:rStyle w:val="CodeInline"/>
                </w:rPr>
                <w:t>api</w:t>
              </w:r>
              <w:proofErr w:type="spellEnd"/>
              <w:r w:rsidRPr="00D020A5">
                <w:rPr>
                  <w:rStyle w:val="CodeInline"/>
                </w:rPr>
                <w:t>/users</w:t>
              </w:r>
            </w:ins>
          </w:p>
        </w:tc>
        <w:tc>
          <w:tcPr>
            <w:tcW w:w="990" w:type="dxa"/>
            <w:tcPrChange w:id="334" w:author="Brian Wortman" w:date="2014-04-11T21:18:00Z">
              <w:tcPr>
                <w:tcW w:w="896" w:type="dxa"/>
              </w:tcPr>
            </w:tcPrChange>
          </w:tcPr>
          <w:p w14:paraId="733E789B" w14:textId="77777777" w:rsidR="003631AE" w:rsidRPr="003631AE" w:rsidRDefault="003631AE" w:rsidP="003631AE">
            <w:pPr>
              <w:pStyle w:val="TableText"/>
              <w:rPr>
                <w:ins w:id="335" w:author="Brian Wortman" w:date="2014-04-04T15:30:00Z"/>
              </w:rPr>
            </w:pPr>
            <w:ins w:id="336" w:author="Brian Wortman" w:date="2014-04-04T15:30:00Z">
              <w:r>
                <w:t>GET</w:t>
              </w:r>
            </w:ins>
          </w:p>
        </w:tc>
        <w:tc>
          <w:tcPr>
            <w:tcW w:w="5040" w:type="dxa"/>
            <w:tcPrChange w:id="337" w:author="Brian Wortman" w:date="2014-04-11T21:18:00Z">
              <w:tcPr>
                <w:tcW w:w="2610" w:type="dxa"/>
              </w:tcPr>
            </w:tcPrChange>
          </w:tcPr>
          <w:p w14:paraId="3EA5C76C" w14:textId="77777777" w:rsidR="003631AE" w:rsidRPr="003631AE" w:rsidRDefault="003631AE" w:rsidP="003631AE">
            <w:pPr>
              <w:pStyle w:val="TableText"/>
              <w:rPr>
                <w:ins w:id="338" w:author="Brian Wortman" w:date="2014-04-04T15:30:00Z"/>
              </w:rPr>
            </w:pPr>
            <w:ins w:id="339" w:author="Brian Wortman" w:date="2014-04-04T15:30:00Z">
              <w:r>
                <w:t xml:space="preserve">Gets </w:t>
              </w:r>
              <w:r w:rsidRPr="003631AE">
                <w:t>the full list of all users; optionally specifies a filter</w:t>
              </w:r>
            </w:ins>
          </w:p>
        </w:tc>
      </w:tr>
      <w:tr w:rsidR="003631AE" w14:paraId="03910948" w14:textId="77777777" w:rsidTr="004E36F7">
        <w:trPr>
          <w:ins w:id="340" w:author="Brian Wortman" w:date="2014-04-04T15:30:00Z"/>
        </w:trPr>
        <w:tc>
          <w:tcPr>
            <w:tcW w:w="2605" w:type="dxa"/>
            <w:tcPrChange w:id="341" w:author="Brian Wortman" w:date="2014-04-11T21:18:00Z">
              <w:tcPr>
                <w:tcW w:w="1750" w:type="dxa"/>
              </w:tcPr>
            </w:tcPrChange>
          </w:tcPr>
          <w:p w14:paraId="507C34C8" w14:textId="77777777" w:rsidR="003631AE" w:rsidRPr="003631AE" w:rsidRDefault="003631AE" w:rsidP="003631AE">
            <w:pPr>
              <w:pStyle w:val="TableText"/>
              <w:rPr>
                <w:ins w:id="342" w:author="Brian Wortman" w:date="2014-04-04T15:30:00Z"/>
                <w:rStyle w:val="CodeInline"/>
              </w:rPr>
            </w:pPr>
            <w:ins w:id="343" w:author="Brian Wortman" w:date="2014-04-04T15:30:00Z">
              <w:r w:rsidRPr="00D020A5">
                <w:rPr>
                  <w:rStyle w:val="CodeInline"/>
                </w:rPr>
                <w:t>/</w:t>
              </w:r>
              <w:proofErr w:type="spellStart"/>
              <w:r w:rsidRPr="00D020A5">
                <w:rPr>
                  <w:rStyle w:val="CodeInline"/>
                </w:rPr>
                <w:t>api</w:t>
              </w:r>
              <w:proofErr w:type="spellEnd"/>
              <w:r w:rsidRPr="00D020A5">
                <w:rPr>
                  <w:rStyle w:val="CodeInline"/>
                </w:rPr>
                <w:t>/users/123</w:t>
              </w:r>
            </w:ins>
          </w:p>
        </w:tc>
        <w:tc>
          <w:tcPr>
            <w:tcW w:w="990" w:type="dxa"/>
            <w:tcPrChange w:id="344" w:author="Brian Wortman" w:date="2014-04-11T21:18:00Z">
              <w:tcPr>
                <w:tcW w:w="896" w:type="dxa"/>
              </w:tcPr>
            </w:tcPrChange>
          </w:tcPr>
          <w:p w14:paraId="4801BC31" w14:textId="77777777" w:rsidR="003631AE" w:rsidRPr="003631AE" w:rsidRDefault="003631AE" w:rsidP="003631AE">
            <w:pPr>
              <w:pStyle w:val="TableText"/>
              <w:rPr>
                <w:ins w:id="345" w:author="Brian Wortman" w:date="2014-04-04T15:30:00Z"/>
              </w:rPr>
            </w:pPr>
            <w:ins w:id="346" w:author="Brian Wortman" w:date="2014-04-04T15:30:00Z">
              <w:r>
                <w:t>GET</w:t>
              </w:r>
            </w:ins>
          </w:p>
        </w:tc>
        <w:tc>
          <w:tcPr>
            <w:tcW w:w="5040" w:type="dxa"/>
            <w:tcPrChange w:id="347" w:author="Brian Wortman" w:date="2014-04-11T21:18:00Z">
              <w:tcPr>
                <w:tcW w:w="2610" w:type="dxa"/>
              </w:tcPr>
            </w:tcPrChange>
          </w:tcPr>
          <w:p w14:paraId="059D6DFC" w14:textId="77777777" w:rsidR="003631AE" w:rsidRPr="003631AE" w:rsidRDefault="003631AE" w:rsidP="003631AE">
            <w:pPr>
              <w:pStyle w:val="TableText"/>
              <w:rPr>
                <w:ins w:id="348" w:author="Brian Wortman" w:date="2014-04-04T15:30:00Z"/>
              </w:rPr>
            </w:pPr>
            <w:ins w:id="349" w:author="Brian Wortman" w:date="2014-04-04T15:30:00Z">
              <w:r>
                <w:t>Gets the details for a single user</w:t>
              </w:r>
            </w:ins>
          </w:p>
        </w:tc>
      </w:tr>
    </w:tbl>
    <w:p w14:paraId="6E1DD37D" w14:textId="77777777" w:rsidR="003631AE" w:rsidRDefault="003631AE" w:rsidP="003631AE">
      <w:pPr>
        <w:rPr>
          <w:ins w:id="350" w:author="Brian Wortman" w:date="2014-04-04T15:30:00Z"/>
        </w:rPr>
      </w:pPr>
    </w:p>
    <w:p w14:paraId="45EA5FAD" w14:textId="344FD20F" w:rsidR="001E7A33" w:rsidDel="007D6A81" w:rsidRDefault="003631AE" w:rsidP="005C5A91">
      <w:pPr>
        <w:pStyle w:val="BodyTextCont"/>
        <w:rPr>
          <w:del w:id="351" w:author="Brian Wortman" w:date="2014-04-04T15:13:00Z"/>
        </w:rPr>
        <w:pPrChange w:id="352" w:author="Jamie Kurtz" w:date="2014-04-12T09:00:00Z">
          <w:pPr/>
        </w:pPrChange>
      </w:pPr>
      <w:ins w:id="353" w:author="Brian Wortman" w:date="2014-04-04T15:30:00Z">
        <w:r>
          <w:t xml:space="preserve">The main difference between this resource type and the </w:t>
        </w:r>
      </w:ins>
      <w:ins w:id="354" w:author="Brian Wortman" w:date="2014-04-04T15:36:00Z">
        <w:r w:rsidR="000B5308">
          <w:rPr>
            <w:rStyle w:val="CodeInline"/>
          </w:rPr>
          <w:t xml:space="preserve">Status </w:t>
        </w:r>
      </w:ins>
      <w:ins w:id="355" w:author="Brian Wortman" w:date="2014-04-04T15:30:00Z">
        <w:r>
          <w:t xml:space="preserve">type is that </w:t>
        </w:r>
      </w:ins>
      <w:ins w:id="356" w:author="Brian Wortman" w:date="2014-04-04T15:36:00Z">
        <w:r w:rsidR="000B5308">
          <w:t>we</w:t>
        </w:r>
      </w:ins>
      <w:ins w:id="357" w:author="Brian Wortman" w:date="2014-04-04T15:30:00Z">
        <w:r>
          <w:t xml:space="preserve"> want to allow the caller to supply a filter for limiting the list of users return</w:t>
        </w:r>
      </w:ins>
      <w:ins w:id="358" w:author="Brian Wortman" w:date="2014-04-04T15:36:00Z">
        <w:r w:rsidR="000B5308">
          <w:t>ed</w:t>
        </w:r>
      </w:ins>
      <w:ins w:id="359" w:author="Brian Wortman" w:date="2014-04-04T15:30:00Z">
        <w:r>
          <w:t xml:space="preserve">. This will be in the form of URL </w:t>
        </w:r>
      </w:ins>
      <w:ins w:id="360" w:author="Brian Wortman" w:date="2014-04-04T15:47:00Z">
        <w:r w:rsidR="00D70BDA">
          <w:t>query</w:t>
        </w:r>
      </w:ins>
      <w:ins w:id="361" w:author="Brian Wortman" w:date="2014-04-04T15:30:00Z">
        <w:r>
          <w:t xml:space="preserve"> st</w:t>
        </w:r>
        <w:r w:rsidR="000B5308">
          <w:t xml:space="preserve">ring arguments. </w:t>
        </w:r>
      </w:ins>
      <w:ins w:id="362" w:author="Brian Wortman" w:date="2014-04-04T15:37:00Z">
        <w:r w:rsidR="000B5308">
          <w:t>We'</w:t>
        </w:r>
      </w:ins>
      <w:ins w:id="363" w:author="Brian Wortman" w:date="2014-04-04T15:30:00Z">
        <w:r>
          <w:t xml:space="preserve">ll explore the details of user querying later, when </w:t>
        </w:r>
      </w:ins>
      <w:ins w:id="364" w:author="Brian Wortman" w:date="2014-04-04T15:37:00Z">
        <w:r w:rsidR="000B5308">
          <w:t xml:space="preserve">we </w:t>
        </w:r>
      </w:ins>
      <w:ins w:id="365" w:author="Brian Wortman" w:date="2014-04-04T15:30:00Z">
        <w:r>
          <w:t>start buildin</w:t>
        </w:r>
      </w:ins>
      <w:ins w:id="366" w:author="Brian Wortman" w:date="2014-04-04T15:50:00Z">
        <w:r w:rsidR="007422B9">
          <w:t>g the service code.</w:t>
        </w:r>
      </w:ins>
      <w:del w:id="367" w:author="Brian Wortman" w:date="2014-04-04T15:14:00Z">
        <w:r w:rsidR="001E7A33" w:rsidDel="007D6A81">
          <w:delText>t.</w:delText>
        </w:r>
      </w:del>
      <w:del w:id="368" w:author="Brian Wortman" w:date="2014-04-04T15:13:00Z">
        <w:r w:rsidR="001E7A33" w:rsidDel="007D6A81">
          <w:delText xml:space="preserve"> The </w:delText>
        </w:r>
        <w:r w:rsidR="001E7A33" w:rsidRPr="00B33031" w:rsidDel="007D6A81">
          <w:rPr>
            <w:rStyle w:val="CodeInline"/>
          </w:rPr>
          <w:delText>Priority</w:delText>
        </w:r>
        <w:r w:rsidR="001E7A33" w:rsidDel="007D6A81">
          <w:delText xml:space="preserve"> resource type will be similar (see Table 3-2).</w:delText>
        </w:r>
      </w:del>
    </w:p>
    <w:p w14:paraId="4B653874" w14:textId="5260A9F8" w:rsidR="001E7A33" w:rsidDel="007D6A81" w:rsidRDefault="001E7A33" w:rsidP="005C5A91">
      <w:pPr>
        <w:pStyle w:val="BodyTextCont"/>
        <w:rPr>
          <w:del w:id="369" w:author="Brian Wortman" w:date="2014-04-04T15:14:00Z"/>
        </w:rPr>
        <w:pPrChange w:id="370" w:author="Jamie Kurtz" w:date="2014-04-12T09:00:00Z">
          <w:pPr/>
        </w:pPrChange>
      </w:pPr>
    </w:p>
    <w:p w14:paraId="0533945C" w14:textId="7DD334EE" w:rsidR="001E7A33" w:rsidDel="007D6A81" w:rsidRDefault="001E7A33" w:rsidP="005C5A91">
      <w:pPr>
        <w:pStyle w:val="BodyTextCont"/>
        <w:rPr>
          <w:del w:id="371" w:author="Brian Wortman" w:date="2014-04-04T15:13:00Z"/>
        </w:rPr>
        <w:pPrChange w:id="372" w:author="Jamie Kurtz" w:date="2014-04-12T09:00:00Z">
          <w:pPr>
            <w:pStyle w:val="TableCaption"/>
          </w:pPr>
        </w:pPrChange>
      </w:pPr>
      <w:del w:id="373" w:author="Brian Wortman" w:date="2014-04-04T15:13:00Z">
        <w:r w:rsidDel="007D6A81">
          <w:delText>Table 3-2. A List of Priority Operations</w:delText>
        </w:r>
        <w:r w:rsidDel="007D6A81">
          <w:fldChar w:fldCharType="begin"/>
        </w:r>
        <w:r w:rsidDel="007D6A81">
          <w:delInstrText xml:space="preserve"> XE "</w:delInstrText>
        </w:r>
        <w:r w:rsidRPr="0047426C" w:rsidDel="007D6A81">
          <w:delInstrText>REST architecture: task management: priority operations</w:delInstrText>
        </w:r>
        <w:r w:rsidDel="007D6A81">
          <w:delInstrText xml:space="preserve">" </w:delInstrText>
        </w:r>
        <w:r w:rsidDel="007D6A81">
          <w:fldChar w:fldCharType="end"/>
        </w:r>
      </w:del>
    </w:p>
    <w:tbl>
      <w:tblPr>
        <w:tblStyle w:val="TableGrid"/>
        <w:tblW w:w="0" w:type="auto"/>
        <w:tblLook w:val="04A0" w:firstRow="1" w:lastRow="0" w:firstColumn="1" w:lastColumn="0" w:noHBand="0" w:noVBand="1"/>
      </w:tblPr>
      <w:tblGrid>
        <w:gridCol w:w="1752"/>
        <w:gridCol w:w="876"/>
        <w:gridCol w:w="2628"/>
      </w:tblGrid>
      <w:tr w:rsidR="001E7A33" w:rsidDel="007D6A81" w14:paraId="45FE5089" w14:textId="33546D08" w:rsidTr="0040204B">
        <w:trPr>
          <w:del w:id="374" w:author="Brian Wortman" w:date="2014-04-04T15:13:00Z"/>
        </w:trPr>
        <w:tc>
          <w:tcPr>
            <w:tcW w:w="1752" w:type="dxa"/>
          </w:tcPr>
          <w:p w14:paraId="26CF3536" w14:textId="146F7C70" w:rsidR="001E7A33" w:rsidRPr="001E7A33" w:rsidDel="007D6A81" w:rsidRDefault="001E7A33" w:rsidP="005C5A91">
            <w:pPr>
              <w:pStyle w:val="BodyTextCont"/>
              <w:rPr>
                <w:del w:id="375" w:author="Brian Wortman" w:date="2014-04-04T15:13:00Z"/>
              </w:rPr>
              <w:pPrChange w:id="376" w:author="Jamie Kurtz" w:date="2014-04-12T09:00:00Z">
                <w:pPr>
                  <w:pStyle w:val="TableHead"/>
                </w:pPr>
              </w:pPrChange>
            </w:pPr>
            <w:del w:id="377" w:author="Brian Wortman" w:date="2014-04-04T15:13:00Z">
              <w:r w:rsidDel="007D6A81">
                <w:delText>URI</w:delText>
              </w:r>
            </w:del>
          </w:p>
        </w:tc>
        <w:tc>
          <w:tcPr>
            <w:tcW w:w="876" w:type="dxa"/>
          </w:tcPr>
          <w:p w14:paraId="76391D66" w14:textId="74981392" w:rsidR="001E7A33" w:rsidRPr="001E7A33" w:rsidDel="007D6A81" w:rsidRDefault="001E7A33" w:rsidP="005C5A91">
            <w:pPr>
              <w:pStyle w:val="BodyTextCont"/>
              <w:rPr>
                <w:del w:id="378" w:author="Brian Wortman" w:date="2014-04-04T15:13:00Z"/>
              </w:rPr>
              <w:pPrChange w:id="379" w:author="Jamie Kurtz" w:date="2014-04-12T09:00:00Z">
                <w:pPr>
                  <w:pStyle w:val="TableHead"/>
                </w:pPr>
              </w:pPrChange>
            </w:pPr>
            <w:del w:id="380" w:author="Brian Wortman" w:date="2014-04-04T15:13:00Z">
              <w:r w:rsidDel="007D6A81">
                <w:delText>Verb</w:delText>
              </w:r>
            </w:del>
          </w:p>
        </w:tc>
        <w:tc>
          <w:tcPr>
            <w:tcW w:w="2628" w:type="dxa"/>
          </w:tcPr>
          <w:p w14:paraId="0829C885" w14:textId="6C9A3EC8" w:rsidR="001E7A33" w:rsidRPr="001E7A33" w:rsidDel="007D6A81" w:rsidRDefault="001E7A33" w:rsidP="005C5A91">
            <w:pPr>
              <w:pStyle w:val="BodyTextCont"/>
              <w:rPr>
                <w:del w:id="381" w:author="Brian Wortman" w:date="2014-04-04T15:13:00Z"/>
              </w:rPr>
              <w:pPrChange w:id="382" w:author="Jamie Kurtz" w:date="2014-04-12T09:00:00Z">
                <w:pPr>
                  <w:pStyle w:val="TableHead"/>
                </w:pPr>
              </w:pPrChange>
            </w:pPr>
            <w:del w:id="383" w:author="Brian Wortman" w:date="2014-04-04T15:13:00Z">
              <w:r w:rsidDel="007D6A81">
                <w:delText>Description</w:delText>
              </w:r>
            </w:del>
          </w:p>
        </w:tc>
      </w:tr>
      <w:tr w:rsidR="001E7A33" w:rsidDel="007D6A81" w14:paraId="100AF1A4" w14:textId="2CF82D4A" w:rsidTr="0040204B">
        <w:trPr>
          <w:del w:id="384" w:author="Brian Wortman" w:date="2014-04-04T15:13:00Z"/>
        </w:trPr>
        <w:tc>
          <w:tcPr>
            <w:tcW w:w="1752" w:type="dxa"/>
          </w:tcPr>
          <w:p w14:paraId="486476C7" w14:textId="0C2CCD88" w:rsidR="001E7A33" w:rsidRPr="001E7A33" w:rsidDel="007D6A81" w:rsidRDefault="001E7A33" w:rsidP="005C5A91">
            <w:pPr>
              <w:pStyle w:val="BodyTextCont"/>
              <w:rPr>
                <w:del w:id="385" w:author="Brian Wortman" w:date="2014-04-04T15:13:00Z"/>
                <w:rStyle w:val="CodeInline"/>
              </w:rPr>
              <w:pPrChange w:id="386" w:author="Jamie Kurtz" w:date="2014-04-12T09:00:00Z">
                <w:pPr>
                  <w:pStyle w:val="TableText"/>
                </w:pPr>
              </w:pPrChange>
            </w:pPr>
            <w:del w:id="387" w:author="Brian Wortman" w:date="2014-04-04T15:13:00Z">
              <w:r w:rsidRPr="00D020A5" w:rsidDel="007D6A81">
                <w:rPr>
                  <w:rStyle w:val="CodeInline"/>
                </w:rPr>
                <w:delText>/api/</w:delText>
              </w:r>
              <w:r w:rsidRPr="001E7A33" w:rsidDel="007D6A81">
                <w:rPr>
                  <w:rStyle w:val="CodeInline"/>
                </w:rPr>
                <w:delText>priorities</w:delText>
              </w:r>
            </w:del>
          </w:p>
        </w:tc>
        <w:tc>
          <w:tcPr>
            <w:tcW w:w="876" w:type="dxa"/>
          </w:tcPr>
          <w:p w14:paraId="512D966B" w14:textId="65BFC236" w:rsidR="001E7A33" w:rsidRPr="001E7A33" w:rsidDel="007D6A81" w:rsidRDefault="001E7A33" w:rsidP="005C5A91">
            <w:pPr>
              <w:pStyle w:val="BodyTextCont"/>
              <w:rPr>
                <w:del w:id="388" w:author="Brian Wortman" w:date="2014-04-04T15:13:00Z"/>
              </w:rPr>
              <w:pPrChange w:id="389" w:author="Jamie Kurtz" w:date="2014-04-12T09:00:00Z">
                <w:pPr>
                  <w:pStyle w:val="TableText"/>
                </w:pPr>
              </w:pPrChange>
            </w:pPr>
            <w:del w:id="390" w:author="Brian Wortman" w:date="2014-04-04T15:13:00Z">
              <w:r w:rsidDel="007D6A81">
                <w:delText>GET</w:delText>
              </w:r>
            </w:del>
          </w:p>
        </w:tc>
        <w:tc>
          <w:tcPr>
            <w:tcW w:w="2628" w:type="dxa"/>
          </w:tcPr>
          <w:p w14:paraId="5CF076D0" w14:textId="2DD58C4F" w:rsidR="001E7A33" w:rsidRPr="001E7A33" w:rsidDel="007D6A81" w:rsidRDefault="001E7A33" w:rsidP="005C5A91">
            <w:pPr>
              <w:pStyle w:val="BodyTextCont"/>
              <w:rPr>
                <w:del w:id="391" w:author="Brian Wortman" w:date="2014-04-04T15:13:00Z"/>
              </w:rPr>
              <w:pPrChange w:id="392" w:author="Jamie Kurtz" w:date="2014-04-12T09:00:00Z">
                <w:pPr>
                  <w:pStyle w:val="TableText"/>
                </w:pPr>
              </w:pPrChange>
            </w:pPr>
            <w:del w:id="393" w:author="Brian Wortman" w:date="2014-04-04T15:13:00Z">
              <w:r w:rsidDel="007D6A81">
                <w:delText xml:space="preserve">Gets </w:delText>
              </w:r>
              <w:r w:rsidRPr="001E7A33" w:rsidDel="007D6A81">
                <w:delText>the full list of all priorities</w:delText>
              </w:r>
            </w:del>
          </w:p>
        </w:tc>
      </w:tr>
      <w:tr w:rsidR="001E7A33" w:rsidDel="007D6A81" w14:paraId="4E763F0C" w14:textId="06E48349" w:rsidTr="0040204B">
        <w:trPr>
          <w:del w:id="394" w:author="Brian Wortman" w:date="2014-04-04T15:13:00Z"/>
        </w:trPr>
        <w:tc>
          <w:tcPr>
            <w:tcW w:w="1752" w:type="dxa"/>
          </w:tcPr>
          <w:p w14:paraId="0EE4DF85" w14:textId="4088D255" w:rsidR="001E7A33" w:rsidRPr="001E7A33" w:rsidDel="007D6A81" w:rsidRDefault="001E7A33" w:rsidP="005C5A91">
            <w:pPr>
              <w:pStyle w:val="BodyTextCont"/>
              <w:rPr>
                <w:del w:id="395" w:author="Brian Wortman" w:date="2014-04-04T15:13:00Z"/>
                <w:rStyle w:val="CodeInline"/>
              </w:rPr>
              <w:pPrChange w:id="396" w:author="Jamie Kurtz" w:date="2014-04-12T09:00:00Z">
                <w:pPr>
                  <w:pStyle w:val="TableText"/>
                </w:pPr>
              </w:pPrChange>
            </w:pPr>
            <w:del w:id="397" w:author="Brian Wortman" w:date="2014-04-04T15:13:00Z">
              <w:r w:rsidRPr="00D020A5" w:rsidDel="007D6A81">
                <w:rPr>
                  <w:rStyle w:val="CodeInline"/>
                </w:rPr>
                <w:delText>/api/</w:delText>
              </w:r>
              <w:r w:rsidRPr="001E7A33" w:rsidDel="007D6A81">
                <w:rPr>
                  <w:rStyle w:val="CodeInline"/>
                </w:rPr>
                <w:delText>priorities/123</w:delText>
              </w:r>
            </w:del>
          </w:p>
        </w:tc>
        <w:tc>
          <w:tcPr>
            <w:tcW w:w="876" w:type="dxa"/>
          </w:tcPr>
          <w:p w14:paraId="7D5FBAF8" w14:textId="2B67E9AC" w:rsidR="001E7A33" w:rsidRPr="001E7A33" w:rsidDel="007D6A81" w:rsidRDefault="001E7A33" w:rsidP="005C5A91">
            <w:pPr>
              <w:pStyle w:val="BodyTextCont"/>
              <w:rPr>
                <w:del w:id="398" w:author="Brian Wortman" w:date="2014-04-04T15:13:00Z"/>
              </w:rPr>
              <w:pPrChange w:id="399" w:author="Jamie Kurtz" w:date="2014-04-12T09:00:00Z">
                <w:pPr>
                  <w:pStyle w:val="TableText"/>
                </w:pPr>
              </w:pPrChange>
            </w:pPr>
            <w:del w:id="400" w:author="Brian Wortman" w:date="2014-04-04T15:13:00Z">
              <w:r w:rsidDel="007D6A81">
                <w:delText>GET</w:delText>
              </w:r>
            </w:del>
          </w:p>
        </w:tc>
        <w:tc>
          <w:tcPr>
            <w:tcW w:w="2628" w:type="dxa"/>
          </w:tcPr>
          <w:p w14:paraId="5C94AB23" w14:textId="5BF9DE8B" w:rsidR="001E7A33" w:rsidRPr="001E7A33" w:rsidDel="007D6A81" w:rsidRDefault="001E7A33" w:rsidP="005C5A91">
            <w:pPr>
              <w:pStyle w:val="BodyTextCont"/>
              <w:rPr>
                <w:del w:id="401" w:author="Brian Wortman" w:date="2014-04-04T15:13:00Z"/>
              </w:rPr>
              <w:pPrChange w:id="402" w:author="Jamie Kurtz" w:date="2014-04-12T09:00:00Z">
                <w:pPr>
                  <w:pStyle w:val="TableText"/>
                </w:pPr>
              </w:pPrChange>
            </w:pPr>
            <w:del w:id="403" w:author="Brian Wortman" w:date="2014-04-04T15:13:00Z">
              <w:r w:rsidDel="007D6A81">
                <w:delText xml:space="preserve">Gets the details for a single </w:delText>
              </w:r>
              <w:r w:rsidRPr="001E7A33" w:rsidDel="007D6A81">
                <w:delText>priority</w:delText>
              </w:r>
            </w:del>
          </w:p>
        </w:tc>
      </w:tr>
    </w:tbl>
    <w:p w14:paraId="295D8754" w14:textId="4ADE0920" w:rsidR="001E7A33" w:rsidRPr="008B31D2" w:rsidDel="007D6A81" w:rsidRDefault="001E7A33" w:rsidP="005C5A91">
      <w:pPr>
        <w:pStyle w:val="BodyTextCont"/>
        <w:rPr>
          <w:del w:id="404" w:author="Brian Wortman" w:date="2014-04-04T15:13:00Z"/>
        </w:rPr>
        <w:pPrChange w:id="405" w:author="Jamie Kurtz" w:date="2014-04-12T09:00:00Z">
          <w:pPr/>
        </w:pPrChange>
      </w:pPr>
    </w:p>
    <w:p w14:paraId="041D5E70" w14:textId="1D56D2C2" w:rsidR="001E7A33" w:rsidDel="007D6A81" w:rsidRDefault="001E7A33" w:rsidP="005C5A91">
      <w:pPr>
        <w:pStyle w:val="BodyTextCont"/>
        <w:rPr>
          <w:del w:id="406" w:author="Brian Wortman" w:date="2014-04-04T15:13:00Z"/>
        </w:rPr>
        <w:pPrChange w:id="407" w:author="Jamie Kurtz" w:date="2014-04-12T09:00:00Z">
          <w:pPr/>
        </w:pPrChange>
      </w:pPr>
      <w:del w:id="408" w:author="Brian Wortman" w:date="2014-04-04T15:13:00Z">
        <w:r w:rsidDel="007D6A81">
          <w:delText xml:space="preserve">Modeling the </w:delText>
        </w:r>
        <w:r w:rsidRPr="00B33031" w:rsidDel="007D6A81">
          <w:rPr>
            <w:rStyle w:val="CodeInline"/>
          </w:rPr>
          <w:delText>Category</w:delText>
        </w:r>
        <w:r w:rsidDel="007D6A81">
          <w:delText xml:space="preserve"> resource type will be a little more complicated because you need to allow the caller to </w:delText>
        </w:r>
        <w:r w:rsidDel="007D6A81">
          <w:fldChar w:fldCharType="begin"/>
        </w:r>
        <w:r w:rsidDel="007D6A81">
          <w:delInstrText xml:space="preserve"> XE "</w:delInstrText>
        </w:r>
        <w:r w:rsidRPr="0054476D" w:rsidDel="007D6A81">
          <w:delInstrText>REST architecture: task management: category operations</w:delInstrText>
        </w:r>
        <w:r w:rsidDel="007D6A81">
          <w:delInstrText xml:space="preserve">" </w:delInstrText>
        </w:r>
        <w:r w:rsidDel="007D6A81">
          <w:fldChar w:fldCharType="end"/>
        </w:r>
        <w:r w:rsidDel="007D6A81">
          <w:delText>modify the list of categories (see Table 3-3).</w:delText>
        </w:r>
      </w:del>
    </w:p>
    <w:p w14:paraId="75BC95A6" w14:textId="1CEF287E" w:rsidR="001E7A33" w:rsidDel="007D6A81" w:rsidRDefault="001E7A33" w:rsidP="005C5A91">
      <w:pPr>
        <w:pStyle w:val="BodyTextCont"/>
        <w:rPr>
          <w:del w:id="409" w:author="Brian Wortman" w:date="2014-04-04T15:13:00Z"/>
        </w:rPr>
        <w:pPrChange w:id="410" w:author="Jamie Kurtz" w:date="2014-04-12T09:00:00Z">
          <w:pPr/>
        </w:pPrChange>
      </w:pPr>
    </w:p>
    <w:p w14:paraId="5EC5EC87" w14:textId="26E00FF4" w:rsidR="001E7A33" w:rsidDel="007D6A81" w:rsidRDefault="001E7A33" w:rsidP="005C5A91">
      <w:pPr>
        <w:pStyle w:val="BodyTextCont"/>
        <w:rPr>
          <w:del w:id="411" w:author="Brian Wortman" w:date="2014-04-04T15:13:00Z"/>
        </w:rPr>
        <w:pPrChange w:id="412" w:author="Jamie Kurtz" w:date="2014-04-12T09:00:00Z">
          <w:pPr>
            <w:pStyle w:val="TableCaption"/>
          </w:pPr>
        </w:pPrChange>
      </w:pPr>
      <w:del w:id="413" w:author="Brian Wortman" w:date="2014-04-04T15:13:00Z">
        <w:r w:rsidRPr="005778AB" w:rsidDel="007D6A81">
          <w:delText xml:space="preserve">Table 3-3. </w:delText>
        </w:r>
        <w:r w:rsidDel="007D6A81">
          <w:delText>A List of Category O</w:delText>
        </w:r>
        <w:r w:rsidRPr="005778AB" w:rsidDel="007D6A81">
          <w:delText>perations</w:delText>
        </w:r>
        <w:r w:rsidDel="007D6A81">
          <w:fldChar w:fldCharType="begin"/>
        </w:r>
        <w:r w:rsidDel="007D6A81">
          <w:delInstrText xml:space="preserve"> XE "</w:delInstrText>
        </w:r>
        <w:r w:rsidRPr="00EB02CC" w:rsidDel="007D6A81">
          <w:delInstrText>REST architecture: task management: category operations</w:delInstrText>
        </w:r>
        <w:r w:rsidDel="007D6A81">
          <w:delInstrText xml:space="preserve">" </w:delInstrText>
        </w:r>
        <w:r w:rsidDel="007D6A81">
          <w:fldChar w:fldCharType="end"/>
        </w:r>
      </w:del>
    </w:p>
    <w:tbl>
      <w:tblPr>
        <w:tblStyle w:val="TableGrid"/>
        <w:tblW w:w="0" w:type="auto"/>
        <w:tblLook w:val="04A0" w:firstRow="1" w:lastRow="0" w:firstColumn="1" w:lastColumn="0" w:noHBand="0" w:noVBand="1"/>
      </w:tblPr>
      <w:tblGrid>
        <w:gridCol w:w="1752"/>
        <w:gridCol w:w="876"/>
        <w:gridCol w:w="2628"/>
      </w:tblGrid>
      <w:tr w:rsidR="001E7A33" w:rsidDel="007D6A81" w14:paraId="0F3798CB" w14:textId="0A8C781B" w:rsidTr="0040204B">
        <w:trPr>
          <w:del w:id="414" w:author="Brian Wortman" w:date="2014-04-04T15:13:00Z"/>
        </w:trPr>
        <w:tc>
          <w:tcPr>
            <w:tcW w:w="1752" w:type="dxa"/>
          </w:tcPr>
          <w:p w14:paraId="6A0FCE2F" w14:textId="70F601E0" w:rsidR="001E7A33" w:rsidRPr="001E7A33" w:rsidDel="007D6A81" w:rsidRDefault="001E7A33" w:rsidP="005C5A91">
            <w:pPr>
              <w:pStyle w:val="BodyTextCont"/>
              <w:rPr>
                <w:del w:id="415" w:author="Brian Wortman" w:date="2014-04-04T15:13:00Z"/>
              </w:rPr>
              <w:pPrChange w:id="416" w:author="Jamie Kurtz" w:date="2014-04-12T09:00:00Z">
                <w:pPr>
                  <w:pStyle w:val="TableHead"/>
                </w:pPr>
              </w:pPrChange>
            </w:pPr>
            <w:del w:id="417" w:author="Brian Wortman" w:date="2014-04-04T15:13:00Z">
              <w:r w:rsidDel="007D6A81">
                <w:delText>URI</w:delText>
              </w:r>
            </w:del>
          </w:p>
        </w:tc>
        <w:tc>
          <w:tcPr>
            <w:tcW w:w="876" w:type="dxa"/>
          </w:tcPr>
          <w:p w14:paraId="7B65C46D" w14:textId="345B810C" w:rsidR="001E7A33" w:rsidRPr="001E7A33" w:rsidDel="007D6A81" w:rsidRDefault="001E7A33" w:rsidP="005C5A91">
            <w:pPr>
              <w:pStyle w:val="BodyTextCont"/>
              <w:rPr>
                <w:del w:id="418" w:author="Brian Wortman" w:date="2014-04-04T15:13:00Z"/>
              </w:rPr>
              <w:pPrChange w:id="419" w:author="Jamie Kurtz" w:date="2014-04-12T09:00:00Z">
                <w:pPr>
                  <w:pStyle w:val="TableHead"/>
                </w:pPr>
              </w:pPrChange>
            </w:pPr>
            <w:del w:id="420" w:author="Brian Wortman" w:date="2014-04-04T15:13:00Z">
              <w:r w:rsidDel="007D6A81">
                <w:delText>Verb</w:delText>
              </w:r>
            </w:del>
          </w:p>
        </w:tc>
        <w:tc>
          <w:tcPr>
            <w:tcW w:w="2628" w:type="dxa"/>
          </w:tcPr>
          <w:p w14:paraId="0A2D8442" w14:textId="28B2DEFE" w:rsidR="001E7A33" w:rsidRPr="001E7A33" w:rsidDel="007D6A81" w:rsidRDefault="001E7A33" w:rsidP="005C5A91">
            <w:pPr>
              <w:pStyle w:val="BodyTextCont"/>
              <w:rPr>
                <w:del w:id="421" w:author="Brian Wortman" w:date="2014-04-04T15:13:00Z"/>
              </w:rPr>
              <w:pPrChange w:id="422" w:author="Jamie Kurtz" w:date="2014-04-12T09:00:00Z">
                <w:pPr>
                  <w:pStyle w:val="TableHead"/>
                </w:pPr>
              </w:pPrChange>
            </w:pPr>
            <w:del w:id="423" w:author="Brian Wortman" w:date="2014-04-04T15:13:00Z">
              <w:r w:rsidDel="007D6A81">
                <w:delText>Description</w:delText>
              </w:r>
            </w:del>
          </w:p>
        </w:tc>
      </w:tr>
      <w:tr w:rsidR="001E7A33" w:rsidDel="007D6A81" w14:paraId="0A1E9416" w14:textId="6BD9350C" w:rsidTr="0040204B">
        <w:trPr>
          <w:del w:id="424" w:author="Brian Wortman" w:date="2014-04-04T15:13:00Z"/>
        </w:trPr>
        <w:tc>
          <w:tcPr>
            <w:tcW w:w="1752" w:type="dxa"/>
          </w:tcPr>
          <w:p w14:paraId="62ED5BCA" w14:textId="5DBD4670" w:rsidR="001E7A33" w:rsidRPr="001E7A33" w:rsidDel="007D6A81" w:rsidRDefault="001E7A33" w:rsidP="005C5A91">
            <w:pPr>
              <w:pStyle w:val="BodyTextCont"/>
              <w:rPr>
                <w:del w:id="425" w:author="Brian Wortman" w:date="2014-04-04T15:13:00Z"/>
                <w:rStyle w:val="CodeInline"/>
              </w:rPr>
              <w:pPrChange w:id="426" w:author="Jamie Kurtz" w:date="2014-04-12T09:00:00Z">
                <w:pPr>
                  <w:pStyle w:val="TableText"/>
                </w:pPr>
              </w:pPrChange>
            </w:pPr>
            <w:del w:id="427" w:author="Brian Wortman" w:date="2014-04-04T15:13:00Z">
              <w:r w:rsidRPr="00D020A5" w:rsidDel="007D6A81">
                <w:rPr>
                  <w:rStyle w:val="CodeInline"/>
                </w:rPr>
                <w:delText>/api/categories</w:delText>
              </w:r>
            </w:del>
          </w:p>
        </w:tc>
        <w:tc>
          <w:tcPr>
            <w:tcW w:w="876" w:type="dxa"/>
          </w:tcPr>
          <w:p w14:paraId="46E74F7D" w14:textId="594B3B66" w:rsidR="001E7A33" w:rsidRPr="001E7A33" w:rsidDel="007D6A81" w:rsidRDefault="001E7A33" w:rsidP="005C5A91">
            <w:pPr>
              <w:pStyle w:val="BodyTextCont"/>
              <w:rPr>
                <w:del w:id="428" w:author="Brian Wortman" w:date="2014-04-04T15:13:00Z"/>
              </w:rPr>
              <w:pPrChange w:id="429" w:author="Jamie Kurtz" w:date="2014-04-12T09:00:00Z">
                <w:pPr>
                  <w:pStyle w:val="TableText"/>
                </w:pPr>
              </w:pPrChange>
            </w:pPr>
            <w:del w:id="430" w:author="Brian Wortman" w:date="2014-04-04T15:13:00Z">
              <w:r w:rsidDel="007D6A81">
                <w:delText>GET</w:delText>
              </w:r>
            </w:del>
          </w:p>
        </w:tc>
        <w:tc>
          <w:tcPr>
            <w:tcW w:w="2628" w:type="dxa"/>
          </w:tcPr>
          <w:p w14:paraId="32E158F6" w14:textId="41442DD3" w:rsidR="001E7A33" w:rsidRPr="001E7A33" w:rsidDel="007D6A81" w:rsidRDefault="001E7A33" w:rsidP="005C5A91">
            <w:pPr>
              <w:pStyle w:val="BodyTextCont"/>
              <w:rPr>
                <w:del w:id="431" w:author="Brian Wortman" w:date="2014-04-04T15:13:00Z"/>
              </w:rPr>
              <w:pPrChange w:id="432" w:author="Jamie Kurtz" w:date="2014-04-12T09:00:00Z">
                <w:pPr>
                  <w:pStyle w:val="TableText"/>
                </w:pPr>
              </w:pPrChange>
            </w:pPr>
            <w:del w:id="433" w:author="Brian Wortman" w:date="2014-04-04T15:13:00Z">
              <w:r w:rsidDel="007D6A81">
                <w:delText>Gets full list of all categories</w:delText>
              </w:r>
            </w:del>
          </w:p>
        </w:tc>
      </w:tr>
      <w:tr w:rsidR="001E7A33" w:rsidDel="007D6A81" w14:paraId="558F2064" w14:textId="05007E17" w:rsidTr="0040204B">
        <w:trPr>
          <w:del w:id="434" w:author="Brian Wortman" w:date="2014-04-04T15:13:00Z"/>
        </w:trPr>
        <w:tc>
          <w:tcPr>
            <w:tcW w:w="1752" w:type="dxa"/>
          </w:tcPr>
          <w:p w14:paraId="5223C4BE" w14:textId="64EFBC59" w:rsidR="001E7A33" w:rsidRPr="001E7A33" w:rsidDel="007D6A81" w:rsidRDefault="001E7A33" w:rsidP="005C5A91">
            <w:pPr>
              <w:pStyle w:val="BodyTextCont"/>
              <w:rPr>
                <w:del w:id="435" w:author="Brian Wortman" w:date="2014-04-04T15:13:00Z"/>
                <w:rStyle w:val="CodeInline"/>
              </w:rPr>
              <w:pPrChange w:id="436" w:author="Jamie Kurtz" w:date="2014-04-12T09:00:00Z">
                <w:pPr>
                  <w:pStyle w:val="TableText"/>
                </w:pPr>
              </w:pPrChange>
            </w:pPr>
            <w:del w:id="437" w:author="Brian Wortman" w:date="2014-04-04T15:13:00Z">
              <w:r w:rsidRPr="00D020A5" w:rsidDel="007D6A81">
                <w:rPr>
                  <w:rStyle w:val="CodeInline"/>
                </w:rPr>
                <w:delText>/api/categories/123</w:delText>
              </w:r>
            </w:del>
          </w:p>
        </w:tc>
        <w:tc>
          <w:tcPr>
            <w:tcW w:w="876" w:type="dxa"/>
          </w:tcPr>
          <w:p w14:paraId="413F8211" w14:textId="18E43F21" w:rsidR="001E7A33" w:rsidRPr="001E7A33" w:rsidDel="007D6A81" w:rsidRDefault="001E7A33" w:rsidP="005C5A91">
            <w:pPr>
              <w:pStyle w:val="BodyTextCont"/>
              <w:rPr>
                <w:del w:id="438" w:author="Brian Wortman" w:date="2014-04-04T15:13:00Z"/>
              </w:rPr>
              <w:pPrChange w:id="439" w:author="Jamie Kurtz" w:date="2014-04-12T09:00:00Z">
                <w:pPr>
                  <w:pStyle w:val="TableText"/>
                </w:pPr>
              </w:pPrChange>
            </w:pPr>
            <w:del w:id="440" w:author="Brian Wortman" w:date="2014-04-04T15:13:00Z">
              <w:r w:rsidDel="007D6A81">
                <w:delText>GET</w:delText>
              </w:r>
            </w:del>
          </w:p>
        </w:tc>
        <w:tc>
          <w:tcPr>
            <w:tcW w:w="2628" w:type="dxa"/>
          </w:tcPr>
          <w:p w14:paraId="3C6DA63C" w14:textId="5C199280" w:rsidR="001E7A33" w:rsidRPr="001E7A33" w:rsidDel="007D6A81" w:rsidRDefault="001E7A33" w:rsidP="005C5A91">
            <w:pPr>
              <w:pStyle w:val="BodyTextCont"/>
              <w:rPr>
                <w:del w:id="441" w:author="Brian Wortman" w:date="2014-04-04T15:13:00Z"/>
              </w:rPr>
              <w:pPrChange w:id="442" w:author="Jamie Kurtz" w:date="2014-04-12T09:00:00Z">
                <w:pPr>
                  <w:pStyle w:val="TableText"/>
                </w:pPr>
              </w:pPrChange>
            </w:pPr>
            <w:del w:id="443" w:author="Brian Wortman" w:date="2014-04-04T15:13:00Z">
              <w:r w:rsidDel="007D6A81">
                <w:delText>Gets the details for a single category</w:delText>
              </w:r>
            </w:del>
          </w:p>
        </w:tc>
      </w:tr>
      <w:tr w:rsidR="001E7A33" w:rsidDel="007D6A81" w14:paraId="103E99D1" w14:textId="54F04BF6" w:rsidTr="0040204B">
        <w:trPr>
          <w:del w:id="444" w:author="Brian Wortman" w:date="2014-04-04T15:13:00Z"/>
        </w:trPr>
        <w:tc>
          <w:tcPr>
            <w:tcW w:w="1752" w:type="dxa"/>
          </w:tcPr>
          <w:p w14:paraId="6EDA78F0" w14:textId="490A1BD5" w:rsidR="001E7A33" w:rsidRPr="001E7A33" w:rsidDel="007D6A81" w:rsidRDefault="001E7A33" w:rsidP="005C5A91">
            <w:pPr>
              <w:pStyle w:val="BodyTextCont"/>
              <w:rPr>
                <w:del w:id="445" w:author="Brian Wortman" w:date="2014-04-04T15:13:00Z"/>
                <w:rStyle w:val="CodeInline"/>
              </w:rPr>
              <w:pPrChange w:id="446" w:author="Jamie Kurtz" w:date="2014-04-12T09:00:00Z">
                <w:pPr>
                  <w:pStyle w:val="TableText"/>
                </w:pPr>
              </w:pPrChange>
            </w:pPr>
            <w:del w:id="447" w:author="Brian Wortman" w:date="2014-04-04T15:13:00Z">
              <w:r w:rsidRPr="00D020A5" w:rsidDel="007D6A81">
                <w:rPr>
                  <w:rStyle w:val="CodeInline"/>
                </w:rPr>
                <w:delText>/api/categories</w:delText>
              </w:r>
            </w:del>
          </w:p>
        </w:tc>
        <w:tc>
          <w:tcPr>
            <w:tcW w:w="876" w:type="dxa"/>
          </w:tcPr>
          <w:p w14:paraId="4E5E7C82" w14:textId="2D890619" w:rsidR="001E7A33" w:rsidRPr="001E7A33" w:rsidDel="007D6A81" w:rsidRDefault="001E7A33" w:rsidP="005C5A91">
            <w:pPr>
              <w:pStyle w:val="BodyTextCont"/>
              <w:rPr>
                <w:del w:id="448" w:author="Brian Wortman" w:date="2014-04-04T15:13:00Z"/>
              </w:rPr>
              <w:pPrChange w:id="449" w:author="Jamie Kurtz" w:date="2014-04-12T09:00:00Z">
                <w:pPr>
                  <w:pStyle w:val="TableText"/>
                </w:pPr>
              </w:pPrChange>
            </w:pPr>
            <w:del w:id="450" w:author="Brian Wortman" w:date="2014-04-04T15:13:00Z">
              <w:r w:rsidDel="007D6A81">
                <w:delText>PUT</w:delText>
              </w:r>
            </w:del>
          </w:p>
        </w:tc>
        <w:tc>
          <w:tcPr>
            <w:tcW w:w="2628" w:type="dxa"/>
          </w:tcPr>
          <w:p w14:paraId="19DB61AB" w14:textId="23DA98B7" w:rsidR="001E7A33" w:rsidRPr="001E7A33" w:rsidDel="007D6A81" w:rsidRDefault="001E7A33" w:rsidP="005C5A91">
            <w:pPr>
              <w:pStyle w:val="BodyTextCont"/>
              <w:rPr>
                <w:del w:id="451" w:author="Brian Wortman" w:date="2014-04-04T15:13:00Z"/>
              </w:rPr>
              <w:pPrChange w:id="452" w:author="Jamie Kurtz" w:date="2014-04-12T09:00:00Z">
                <w:pPr>
                  <w:pStyle w:val="TableText"/>
                </w:pPr>
              </w:pPrChange>
            </w:pPr>
            <w:del w:id="453" w:author="Brian Wortman" w:date="2014-04-04T15:13:00Z">
              <w:r w:rsidDel="007D6A81">
                <w:delText xml:space="preserve">Replaces </w:delText>
              </w:r>
              <w:r w:rsidRPr="001E7A33" w:rsidDel="007D6A81">
                <w:delText>the entire list of categories with the one given</w:delText>
              </w:r>
            </w:del>
          </w:p>
        </w:tc>
      </w:tr>
      <w:tr w:rsidR="001E7A33" w:rsidDel="007D6A81" w14:paraId="767D64FE" w14:textId="4B8C9B15" w:rsidTr="0040204B">
        <w:trPr>
          <w:del w:id="454" w:author="Brian Wortman" w:date="2014-04-04T15:13:00Z"/>
        </w:trPr>
        <w:tc>
          <w:tcPr>
            <w:tcW w:w="1752" w:type="dxa"/>
          </w:tcPr>
          <w:p w14:paraId="4C9F9F59" w14:textId="617DACC1" w:rsidR="001E7A33" w:rsidRPr="001E7A33" w:rsidDel="007D6A81" w:rsidRDefault="001E7A33" w:rsidP="005C5A91">
            <w:pPr>
              <w:pStyle w:val="BodyTextCont"/>
              <w:rPr>
                <w:del w:id="455" w:author="Brian Wortman" w:date="2014-04-04T15:13:00Z"/>
                <w:rStyle w:val="CodeInline"/>
              </w:rPr>
              <w:pPrChange w:id="456" w:author="Jamie Kurtz" w:date="2014-04-12T09:00:00Z">
                <w:pPr>
                  <w:pStyle w:val="TableText"/>
                </w:pPr>
              </w:pPrChange>
            </w:pPr>
            <w:del w:id="457" w:author="Brian Wortman" w:date="2014-04-04T15:13:00Z">
              <w:r w:rsidRPr="00D020A5" w:rsidDel="007D6A81">
                <w:rPr>
                  <w:rStyle w:val="CodeInline"/>
                </w:rPr>
                <w:delText>/api/categories/123</w:delText>
              </w:r>
            </w:del>
          </w:p>
        </w:tc>
        <w:tc>
          <w:tcPr>
            <w:tcW w:w="876" w:type="dxa"/>
          </w:tcPr>
          <w:p w14:paraId="22B0EA8E" w14:textId="663787AF" w:rsidR="001E7A33" w:rsidRPr="001E7A33" w:rsidDel="007D6A81" w:rsidRDefault="001E7A33" w:rsidP="005C5A91">
            <w:pPr>
              <w:pStyle w:val="BodyTextCont"/>
              <w:rPr>
                <w:del w:id="458" w:author="Brian Wortman" w:date="2014-04-04T15:13:00Z"/>
              </w:rPr>
              <w:pPrChange w:id="459" w:author="Jamie Kurtz" w:date="2014-04-12T09:00:00Z">
                <w:pPr>
                  <w:pStyle w:val="TableText"/>
                </w:pPr>
              </w:pPrChange>
            </w:pPr>
            <w:del w:id="460" w:author="Brian Wortman" w:date="2014-04-04T15:13:00Z">
              <w:r w:rsidDel="007D6A81">
                <w:delText>PUT</w:delText>
              </w:r>
            </w:del>
          </w:p>
        </w:tc>
        <w:tc>
          <w:tcPr>
            <w:tcW w:w="2628" w:type="dxa"/>
          </w:tcPr>
          <w:p w14:paraId="78231F87" w14:textId="2D596386" w:rsidR="001E7A33" w:rsidRPr="001E7A33" w:rsidDel="007D6A81" w:rsidRDefault="001E7A33" w:rsidP="005C5A91">
            <w:pPr>
              <w:pStyle w:val="BodyTextCont"/>
              <w:rPr>
                <w:del w:id="461" w:author="Brian Wortman" w:date="2014-04-04T15:13:00Z"/>
              </w:rPr>
              <w:pPrChange w:id="462" w:author="Jamie Kurtz" w:date="2014-04-12T09:00:00Z">
                <w:pPr>
                  <w:pStyle w:val="TableText"/>
                </w:pPr>
              </w:pPrChange>
            </w:pPr>
            <w:del w:id="463" w:author="Brian Wortman" w:date="2014-04-04T15:13:00Z">
              <w:r w:rsidDel="007D6A81">
                <w:delText xml:space="preserve">Update the </w:delText>
              </w:r>
              <w:r w:rsidRPr="001E7A33" w:rsidDel="007D6A81">
                <w:delText>specified category</w:delText>
              </w:r>
            </w:del>
          </w:p>
        </w:tc>
      </w:tr>
      <w:tr w:rsidR="001E7A33" w:rsidDel="007D6A81" w14:paraId="65174013" w14:textId="409F2D60" w:rsidTr="0040204B">
        <w:trPr>
          <w:del w:id="464" w:author="Brian Wortman" w:date="2014-04-04T15:13:00Z"/>
        </w:trPr>
        <w:tc>
          <w:tcPr>
            <w:tcW w:w="1752" w:type="dxa"/>
          </w:tcPr>
          <w:p w14:paraId="4398544B" w14:textId="32FE3DCD" w:rsidR="001E7A33" w:rsidRPr="001E7A33" w:rsidDel="007D6A81" w:rsidRDefault="001E7A33" w:rsidP="005C5A91">
            <w:pPr>
              <w:pStyle w:val="BodyTextCont"/>
              <w:rPr>
                <w:del w:id="465" w:author="Brian Wortman" w:date="2014-04-04T15:13:00Z"/>
                <w:rStyle w:val="CodeInline"/>
              </w:rPr>
              <w:pPrChange w:id="466" w:author="Jamie Kurtz" w:date="2014-04-12T09:00:00Z">
                <w:pPr>
                  <w:pStyle w:val="TableText"/>
                </w:pPr>
              </w:pPrChange>
            </w:pPr>
            <w:del w:id="467" w:author="Brian Wortman" w:date="2014-04-04T15:13:00Z">
              <w:r w:rsidRPr="00D020A5" w:rsidDel="007D6A81">
                <w:rPr>
                  <w:rStyle w:val="CodeInline"/>
                </w:rPr>
                <w:delText>/api/categories</w:delText>
              </w:r>
            </w:del>
          </w:p>
        </w:tc>
        <w:tc>
          <w:tcPr>
            <w:tcW w:w="876" w:type="dxa"/>
          </w:tcPr>
          <w:p w14:paraId="45E68A00" w14:textId="5830AF1D" w:rsidR="001E7A33" w:rsidRPr="001E7A33" w:rsidDel="007D6A81" w:rsidRDefault="001E7A33" w:rsidP="005C5A91">
            <w:pPr>
              <w:pStyle w:val="BodyTextCont"/>
              <w:rPr>
                <w:del w:id="468" w:author="Brian Wortman" w:date="2014-04-04T15:13:00Z"/>
              </w:rPr>
              <w:pPrChange w:id="469" w:author="Jamie Kurtz" w:date="2014-04-12T09:00:00Z">
                <w:pPr>
                  <w:pStyle w:val="TableText"/>
                </w:pPr>
              </w:pPrChange>
            </w:pPr>
            <w:del w:id="470" w:author="Brian Wortman" w:date="2014-04-04T15:13:00Z">
              <w:r w:rsidDel="007D6A81">
                <w:delText>POST</w:delText>
              </w:r>
            </w:del>
          </w:p>
        </w:tc>
        <w:tc>
          <w:tcPr>
            <w:tcW w:w="2628" w:type="dxa"/>
          </w:tcPr>
          <w:p w14:paraId="38490A27" w14:textId="5E95B6AA" w:rsidR="001E7A33" w:rsidRPr="001E7A33" w:rsidDel="007D6A81" w:rsidRDefault="001E7A33" w:rsidP="005C5A91">
            <w:pPr>
              <w:pStyle w:val="BodyTextCont"/>
              <w:rPr>
                <w:del w:id="471" w:author="Brian Wortman" w:date="2014-04-04T15:13:00Z"/>
              </w:rPr>
              <w:pPrChange w:id="472" w:author="Jamie Kurtz" w:date="2014-04-12T09:00:00Z">
                <w:pPr>
                  <w:pStyle w:val="TableText"/>
                </w:pPr>
              </w:pPrChange>
            </w:pPr>
            <w:del w:id="473" w:author="Brian Wortman" w:date="2014-04-04T15:13:00Z">
              <w:r w:rsidDel="007D6A81">
                <w:delText>Creates a new category</w:delText>
              </w:r>
            </w:del>
          </w:p>
        </w:tc>
      </w:tr>
      <w:tr w:rsidR="001E7A33" w:rsidDel="007D6A81" w14:paraId="594CEA2D" w14:textId="4D7336DB" w:rsidTr="0040204B">
        <w:trPr>
          <w:del w:id="474" w:author="Brian Wortman" w:date="2014-04-04T15:13:00Z"/>
        </w:trPr>
        <w:tc>
          <w:tcPr>
            <w:tcW w:w="1752" w:type="dxa"/>
          </w:tcPr>
          <w:p w14:paraId="480204CD" w14:textId="74479CA1" w:rsidR="001E7A33" w:rsidRPr="001E7A33" w:rsidDel="007D6A81" w:rsidRDefault="001E7A33" w:rsidP="005C5A91">
            <w:pPr>
              <w:pStyle w:val="BodyTextCont"/>
              <w:rPr>
                <w:del w:id="475" w:author="Brian Wortman" w:date="2014-04-04T15:13:00Z"/>
                <w:rStyle w:val="CodeInline"/>
              </w:rPr>
              <w:pPrChange w:id="476" w:author="Jamie Kurtz" w:date="2014-04-12T09:00:00Z">
                <w:pPr>
                  <w:pStyle w:val="TableText"/>
                </w:pPr>
              </w:pPrChange>
            </w:pPr>
            <w:del w:id="477" w:author="Brian Wortman" w:date="2014-04-04T15:13:00Z">
              <w:r w:rsidRPr="00D020A5" w:rsidDel="007D6A81">
                <w:rPr>
                  <w:rStyle w:val="CodeInline"/>
                </w:rPr>
                <w:delText>/api/categories</w:delText>
              </w:r>
            </w:del>
          </w:p>
        </w:tc>
        <w:tc>
          <w:tcPr>
            <w:tcW w:w="876" w:type="dxa"/>
          </w:tcPr>
          <w:p w14:paraId="107EF588" w14:textId="552459BE" w:rsidR="001E7A33" w:rsidRPr="001E7A33" w:rsidDel="007D6A81" w:rsidRDefault="001E7A33" w:rsidP="005C5A91">
            <w:pPr>
              <w:pStyle w:val="BodyTextCont"/>
              <w:rPr>
                <w:del w:id="478" w:author="Brian Wortman" w:date="2014-04-04T15:13:00Z"/>
              </w:rPr>
              <w:pPrChange w:id="479" w:author="Jamie Kurtz" w:date="2014-04-12T09:00:00Z">
                <w:pPr>
                  <w:pStyle w:val="TableText"/>
                </w:pPr>
              </w:pPrChange>
            </w:pPr>
            <w:del w:id="480" w:author="Brian Wortman" w:date="2014-04-04T15:13:00Z">
              <w:r w:rsidDel="007D6A81">
                <w:delText>DELETE</w:delText>
              </w:r>
            </w:del>
          </w:p>
        </w:tc>
        <w:tc>
          <w:tcPr>
            <w:tcW w:w="2628" w:type="dxa"/>
          </w:tcPr>
          <w:p w14:paraId="719E19B3" w14:textId="7A50C32C" w:rsidR="001E7A33" w:rsidRPr="001E7A33" w:rsidDel="007D6A81" w:rsidRDefault="001E7A33" w:rsidP="005C5A91">
            <w:pPr>
              <w:pStyle w:val="BodyTextCont"/>
              <w:rPr>
                <w:del w:id="481" w:author="Brian Wortman" w:date="2014-04-04T15:13:00Z"/>
              </w:rPr>
              <w:pPrChange w:id="482" w:author="Jamie Kurtz" w:date="2014-04-12T09:00:00Z">
                <w:pPr>
                  <w:pStyle w:val="TableText"/>
                </w:pPr>
              </w:pPrChange>
            </w:pPr>
            <w:del w:id="483" w:author="Brian Wortman" w:date="2014-04-04T15:13:00Z">
              <w:r w:rsidDel="007D6A81">
                <w:delText>Deletes all categories</w:delText>
              </w:r>
            </w:del>
          </w:p>
        </w:tc>
      </w:tr>
      <w:tr w:rsidR="001E7A33" w:rsidDel="007D6A81" w14:paraId="560FD3A9" w14:textId="25A04F59" w:rsidTr="0040204B">
        <w:trPr>
          <w:del w:id="484" w:author="Brian Wortman" w:date="2014-04-04T15:13:00Z"/>
        </w:trPr>
        <w:tc>
          <w:tcPr>
            <w:tcW w:w="1752" w:type="dxa"/>
          </w:tcPr>
          <w:p w14:paraId="76C0ADD1" w14:textId="2C482176" w:rsidR="001E7A33" w:rsidRPr="001E7A33" w:rsidDel="007D6A81" w:rsidRDefault="001E7A33" w:rsidP="005C5A91">
            <w:pPr>
              <w:pStyle w:val="BodyTextCont"/>
              <w:rPr>
                <w:del w:id="485" w:author="Brian Wortman" w:date="2014-04-04T15:13:00Z"/>
                <w:rStyle w:val="CodeInline"/>
              </w:rPr>
              <w:pPrChange w:id="486" w:author="Jamie Kurtz" w:date="2014-04-12T09:00:00Z">
                <w:pPr>
                  <w:pStyle w:val="TableText"/>
                </w:pPr>
              </w:pPrChange>
            </w:pPr>
            <w:del w:id="487" w:author="Brian Wortman" w:date="2014-04-04T15:13:00Z">
              <w:r w:rsidRPr="00D020A5" w:rsidDel="007D6A81">
                <w:rPr>
                  <w:rStyle w:val="CodeInline"/>
                </w:rPr>
                <w:delText>/api/categories/123</w:delText>
              </w:r>
            </w:del>
          </w:p>
        </w:tc>
        <w:tc>
          <w:tcPr>
            <w:tcW w:w="876" w:type="dxa"/>
          </w:tcPr>
          <w:p w14:paraId="58D9133A" w14:textId="1C608587" w:rsidR="001E7A33" w:rsidRPr="001E7A33" w:rsidDel="007D6A81" w:rsidRDefault="001E7A33" w:rsidP="005C5A91">
            <w:pPr>
              <w:pStyle w:val="BodyTextCont"/>
              <w:rPr>
                <w:del w:id="488" w:author="Brian Wortman" w:date="2014-04-04T15:13:00Z"/>
              </w:rPr>
              <w:pPrChange w:id="489" w:author="Jamie Kurtz" w:date="2014-04-12T09:00:00Z">
                <w:pPr>
                  <w:pStyle w:val="TableText"/>
                </w:pPr>
              </w:pPrChange>
            </w:pPr>
            <w:del w:id="490" w:author="Brian Wortman" w:date="2014-04-04T15:13:00Z">
              <w:r w:rsidDel="007D6A81">
                <w:delText>DELETE</w:delText>
              </w:r>
            </w:del>
          </w:p>
        </w:tc>
        <w:tc>
          <w:tcPr>
            <w:tcW w:w="2628" w:type="dxa"/>
          </w:tcPr>
          <w:p w14:paraId="1AC36BEB" w14:textId="663880C2" w:rsidR="001E7A33" w:rsidRPr="001E7A33" w:rsidDel="007D6A81" w:rsidRDefault="001E7A33" w:rsidP="005C5A91">
            <w:pPr>
              <w:pStyle w:val="BodyTextCont"/>
              <w:rPr>
                <w:del w:id="491" w:author="Brian Wortman" w:date="2014-04-04T15:13:00Z"/>
              </w:rPr>
              <w:pPrChange w:id="492" w:author="Jamie Kurtz" w:date="2014-04-12T09:00:00Z">
                <w:pPr>
                  <w:pStyle w:val="TableText"/>
                </w:pPr>
              </w:pPrChange>
            </w:pPr>
            <w:del w:id="493" w:author="Brian Wortman" w:date="2014-04-04T15:13:00Z">
              <w:r w:rsidRPr="00C30EB3" w:rsidDel="007D6A81">
                <w:delText>Deletes the specified category</w:delText>
              </w:r>
            </w:del>
          </w:p>
        </w:tc>
      </w:tr>
    </w:tbl>
    <w:p w14:paraId="3837EA90" w14:textId="1BF7FEAC" w:rsidR="001E7A33" w:rsidDel="007D6A81" w:rsidRDefault="001E7A33" w:rsidP="005C5A91">
      <w:pPr>
        <w:pStyle w:val="BodyTextCont"/>
        <w:rPr>
          <w:del w:id="494" w:author="Brian Wortman" w:date="2014-04-04T15:13:00Z"/>
        </w:rPr>
        <w:pPrChange w:id="495" w:author="Jamie Kurtz" w:date="2014-04-12T09:00:00Z">
          <w:pPr/>
        </w:pPrChange>
      </w:pPr>
    </w:p>
    <w:p w14:paraId="542E6CEE" w14:textId="7A516D2A" w:rsidR="001E7A33" w:rsidDel="00D70BDA" w:rsidRDefault="001E7A33" w:rsidP="005C5A91">
      <w:pPr>
        <w:pStyle w:val="BodyTextCont"/>
        <w:rPr>
          <w:del w:id="496" w:author="Brian Wortman" w:date="2014-04-04T15:47:00Z"/>
        </w:rPr>
        <w:pPrChange w:id="497" w:author="Jamie Kurtz" w:date="2014-04-12T09:00:00Z">
          <w:pPr/>
        </w:pPrChange>
      </w:pPr>
      <w:del w:id="498" w:author="Brian Wortman" w:date="2014-04-04T15:47:00Z">
        <w:r w:rsidDel="00D70BDA">
          <w:delText xml:space="preserve">At this point, I want to take a minute to point out a few things from Table 3-3. First, as you may recall from Chapter 2, you can use GET to retrieve either a single resource or a collection of resources. (Of course, this is what you’re also doing for the </w:delText>
        </w:r>
        <w:r w:rsidRPr="00D020A5" w:rsidDel="00D70BDA">
          <w:rPr>
            <w:rStyle w:val="CodeInline"/>
          </w:rPr>
          <w:delText>Status</w:delText>
        </w:r>
        <w:r w:rsidDel="00D70BDA">
          <w:delText xml:space="preserve"> and </w:delText>
        </w:r>
        <w:r w:rsidRPr="00B33031" w:rsidDel="00D70BDA">
          <w:rPr>
            <w:rStyle w:val="CodeInline"/>
          </w:rPr>
          <w:delText>Priority</w:delText>
        </w:r>
        <w:r w:rsidDel="00D70BDA">
          <w:delText xml:space="preserve"> resources) Notice, too, that you are using PUT in a similar manner—that is, you’re updating a single category or replacing the entire list. This might be useful when first initializing the system’s available categories.</w:delText>
        </w:r>
      </w:del>
    </w:p>
    <w:p w14:paraId="1415BF67" w14:textId="26C88D41" w:rsidR="001E7A33" w:rsidDel="007D5C61" w:rsidRDefault="001E7A33" w:rsidP="005C5A91">
      <w:pPr>
        <w:pStyle w:val="BodyTextCont"/>
        <w:rPr>
          <w:del w:id="499" w:author="Brian Wortman" w:date="2014-04-04T15:19:00Z"/>
        </w:rPr>
        <w:pPrChange w:id="500" w:author="Jamie Kurtz" w:date="2014-04-12T09:00:00Z">
          <w:pPr/>
        </w:pPrChange>
      </w:pPr>
      <w:del w:id="501" w:author="Brian Wortman" w:date="2014-04-04T15:19:00Z">
        <w:r w:rsidDel="007D5C61">
          <w:delText xml:space="preserve">Next, note that the caller will use a POST request on the </w:delText>
        </w:r>
        <w:r w:rsidRPr="00D020A5" w:rsidDel="007D5C61">
          <w:rPr>
            <w:rStyle w:val="CodeInline"/>
          </w:rPr>
          <w:delText>Categories</w:delText>
        </w:r>
        <w:r w:rsidDel="007D5C61">
          <w:delText xml:space="preserve"> collection resource in order to create a new category. This is required since the category identifier</w:delText>
        </w:r>
        <w:r w:rsidDel="007D5C61">
          <w:fldChar w:fldCharType="begin"/>
        </w:r>
        <w:r w:rsidDel="007D5C61">
          <w:delInstrText xml:space="preserve"> XE "</w:delInstrText>
        </w:r>
        <w:r w:rsidRPr="00097834" w:rsidDel="007D5C61">
          <w:delInstrText>REST architecture: task management: category identifier</w:delInstrText>
        </w:r>
        <w:r w:rsidDel="007D5C61">
          <w:delInstrText xml:space="preserve">" </w:delInstrText>
        </w:r>
        <w:r w:rsidDel="007D5C61">
          <w:fldChar w:fldCharType="end"/>
        </w:r>
        <w:r w:rsidDel="007D5C61">
          <w:delText xml:space="preserve"> (the </w:delText>
        </w:r>
        <w:r w:rsidRPr="00B33031" w:rsidDel="007D5C61">
          <w:rPr>
            <w:rStyle w:val="CodeInline"/>
          </w:rPr>
          <w:delText>CategoryId</w:delText>
        </w:r>
        <w:r w:rsidDel="007D5C61">
          <w:delText xml:space="preserve"> property) is generated by the system. If you were allowing the caller to give you the identifier, then you wouldn’t need the POST method. Instead, you would just use PUT on a single resource to either create or update that particular category.</w:delText>
        </w:r>
      </w:del>
    </w:p>
    <w:p w14:paraId="215C9D33" w14:textId="19897210" w:rsidR="001E7A33" w:rsidDel="007D5C61" w:rsidRDefault="001E7A33" w:rsidP="005C5A91">
      <w:pPr>
        <w:pStyle w:val="BodyTextCont"/>
        <w:rPr>
          <w:del w:id="502" w:author="Brian Wortman" w:date="2014-04-04T15:19:00Z"/>
        </w:rPr>
        <w:pPrChange w:id="503" w:author="Jamie Kurtz" w:date="2014-04-12T09:00:00Z">
          <w:pPr/>
        </w:pPrChange>
      </w:pPr>
      <w:del w:id="504" w:author="Brian Wortman" w:date="2014-04-04T15:19:00Z">
        <w:r w:rsidDel="007D5C61">
          <w:delText xml:space="preserve">Finally, the DELETE verb is being used in two different contexts. The caller can specify a single category to delete, or it can use the collection resource URI </w:delText>
        </w:r>
        <w:r w:rsidDel="007D5C61">
          <w:fldChar w:fldCharType="begin"/>
        </w:r>
        <w:r w:rsidDel="007D5C61">
          <w:delInstrText xml:space="preserve"> XE "</w:delInstrText>
        </w:r>
        <w:r w:rsidRPr="008E0535" w:rsidDel="007D5C61">
          <w:delInstrText>REST architecture: task management: DELETE</w:delInstrText>
        </w:r>
        <w:r w:rsidDel="007D5C61">
          <w:delInstrText xml:space="preserve"> verb" </w:delInstrText>
        </w:r>
        <w:r w:rsidDel="007D5C61">
          <w:fldChar w:fldCharType="end"/>
        </w:r>
        <w:r w:rsidDel="007D5C61">
          <w:delText>to delete the entire list of categories.</w:delText>
        </w:r>
      </w:del>
    </w:p>
    <w:p w14:paraId="79076BA4" w14:textId="0F5B0CA2" w:rsidR="001E7A33" w:rsidDel="003631AE" w:rsidRDefault="001E7A33" w:rsidP="005C5A91">
      <w:pPr>
        <w:pStyle w:val="BodyTextCont"/>
        <w:rPr>
          <w:del w:id="505" w:author="Brian Wortman" w:date="2014-04-04T15:29:00Z"/>
        </w:rPr>
        <w:pPrChange w:id="506" w:author="Jamie Kurtz" w:date="2014-04-12T09:00:00Z">
          <w:pPr/>
        </w:pPrChange>
      </w:pPr>
      <w:del w:id="507" w:author="Brian Wortman" w:date="2014-04-04T15:29:00Z">
        <w:r w:rsidDel="003631AE">
          <w:delText xml:space="preserve">Moving ahead, the URIs and verbs for the </w:delText>
        </w:r>
        <w:r w:rsidRPr="00B33031" w:rsidDel="003631AE">
          <w:rPr>
            <w:rStyle w:val="CodeInline"/>
          </w:rPr>
          <w:delText>User</w:delText>
        </w:r>
        <w:r w:rsidDel="003631AE">
          <w:delText xml:space="preserve"> resource type will be similar to the </w:delText>
        </w:r>
        <w:r w:rsidRPr="00B33031" w:rsidDel="003631AE">
          <w:rPr>
            <w:rStyle w:val="CodeInline"/>
          </w:rPr>
          <w:delText>Status</w:delText>
        </w:r>
        <w:r w:rsidDel="003631AE">
          <w:delText xml:space="preserve"> and </w:delText>
        </w:r>
        <w:r w:rsidRPr="00B33031" w:rsidDel="003631AE">
          <w:rPr>
            <w:rStyle w:val="CodeInline"/>
          </w:rPr>
          <w:delText>Priority</w:delText>
        </w:r>
        <w:r w:rsidDel="003631AE">
          <w:delText xml:space="preserve"> types. The task-management service isn’t going to allow the caller to modify the list of users in the system. You’ll save user management for a separate service (that you aren’t going to write!). Table 3-4 illustrates the two operations you will allow on the </w:delText>
        </w:r>
        <w:r w:rsidRPr="00B33031" w:rsidDel="003631AE">
          <w:rPr>
            <w:rStyle w:val="CodeInline"/>
          </w:rPr>
          <w:delText>User</w:delText>
        </w:r>
        <w:r w:rsidDel="003631AE">
          <w:delText>.</w:delText>
        </w:r>
      </w:del>
    </w:p>
    <w:p w14:paraId="2CB962AC" w14:textId="330062C4" w:rsidR="001E7A33" w:rsidDel="003631AE" w:rsidRDefault="001E7A33" w:rsidP="005C5A91">
      <w:pPr>
        <w:pStyle w:val="BodyTextCont"/>
        <w:rPr>
          <w:del w:id="508" w:author="Brian Wortman" w:date="2014-04-04T15:29:00Z"/>
        </w:rPr>
        <w:pPrChange w:id="509" w:author="Jamie Kurtz" w:date="2014-04-12T09:00:00Z">
          <w:pPr>
            <w:pStyle w:val="FigureCaption"/>
          </w:pPr>
        </w:pPrChange>
      </w:pPr>
      <w:del w:id="510" w:author="Brian Wortman" w:date="2014-04-04T15:29:00Z">
        <w:r w:rsidDel="003631AE">
          <w:delText>Table 3-4. A List of User Operations</w:delText>
        </w:r>
        <w:r w:rsidDel="003631AE">
          <w:fldChar w:fldCharType="begin"/>
        </w:r>
        <w:r w:rsidDel="003631AE">
          <w:delInstrText xml:space="preserve"> XE "</w:delInstrText>
        </w:r>
        <w:r w:rsidRPr="00A35D6E" w:rsidDel="003631AE">
          <w:delInstrText>REST architecture: task management: user operations</w:delInstrText>
        </w:r>
        <w:r w:rsidDel="003631AE">
          <w:delInstrText xml:space="preserve">" </w:delInstrText>
        </w:r>
        <w:r w:rsidDel="003631AE">
          <w:fldChar w:fldCharType="end"/>
        </w:r>
      </w:del>
    </w:p>
    <w:tbl>
      <w:tblPr>
        <w:tblStyle w:val="TableGrid"/>
        <w:tblW w:w="0" w:type="auto"/>
        <w:tblLook w:val="04A0" w:firstRow="1" w:lastRow="0" w:firstColumn="1" w:lastColumn="0" w:noHBand="0" w:noVBand="1"/>
      </w:tblPr>
      <w:tblGrid>
        <w:gridCol w:w="1750"/>
        <w:gridCol w:w="896"/>
        <w:gridCol w:w="2610"/>
      </w:tblGrid>
      <w:tr w:rsidR="001E7A33" w:rsidDel="003631AE" w14:paraId="2CD49BA6" w14:textId="17067098" w:rsidTr="0040204B">
        <w:trPr>
          <w:del w:id="511" w:author="Brian Wortman" w:date="2014-04-04T15:29:00Z"/>
        </w:trPr>
        <w:tc>
          <w:tcPr>
            <w:tcW w:w="1750" w:type="dxa"/>
          </w:tcPr>
          <w:p w14:paraId="5F0B3022" w14:textId="31ACF2B0" w:rsidR="001E7A33" w:rsidRPr="001E7A33" w:rsidDel="003631AE" w:rsidRDefault="001E7A33" w:rsidP="005C5A91">
            <w:pPr>
              <w:pStyle w:val="BodyTextCont"/>
              <w:rPr>
                <w:del w:id="512" w:author="Brian Wortman" w:date="2014-04-04T15:29:00Z"/>
              </w:rPr>
              <w:pPrChange w:id="513" w:author="Jamie Kurtz" w:date="2014-04-12T09:00:00Z">
                <w:pPr>
                  <w:pStyle w:val="TableHead"/>
                </w:pPr>
              </w:pPrChange>
            </w:pPr>
            <w:del w:id="514" w:author="Brian Wortman" w:date="2014-04-04T15:29:00Z">
              <w:r w:rsidDel="003631AE">
                <w:delText>URI</w:delText>
              </w:r>
            </w:del>
          </w:p>
        </w:tc>
        <w:tc>
          <w:tcPr>
            <w:tcW w:w="896" w:type="dxa"/>
          </w:tcPr>
          <w:p w14:paraId="4B42656A" w14:textId="38E7C1EE" w:rsidR="001E7A33" w:rsidRPr="001E7A33" w:rsidDel="003631AE" w:rsidRDefault="001E7A33" w:rsidP="005C5A91">
            <w:pPr>
              <w:pStyle w:val="BodyTextCont"/>
              <w:rPr>
                <w:del w:id="515" w:author="Brian Wortman" w:date="2014-04-04T15:29:00Z"/>
              </w:rPr>
              <w:pPrChange w:id="516" w:author="Jamie Kurtz" w:date="2014-04-12T09:00:00Z">
                <w:pPr>
                  <w:pStyle w:val="TableHead"/>
                </w:pPr>
              </w:pPrChange>
            </w:pPr>
            <w:del w:id="517" w:author="Brian Wortman" w:date="2014-04-04T15:29:00Z">
              <w:r w:rsidDel="003631AE">
                <w:delText>Verb</w:delText>
              </w:r>
            </w:del>
          </w:p>
        </w:tc>
        <w:tc>
          <w:tcPr>
            <w:tcW w:w="2610" w:type="dxa"/>
          </w:tcPr>
          <w:p w14:paraId="4D395DE9" w14:textId="52E7062E" w:rsidR="001E7A33" w:rsidRPr="001E7A33" w:rsidDel="003631AE" w:rsidRDefault="001E7A33" w:rsidP="005C5A91">
            <w:pPr>
              <w:pStyle w:val="BodyTextCont"/>
              <w:rPr>
                <w:del w:id="518" w:author="Brian Wortman" w:date="2014-04-04T15:29:00Z"/>
              </w:rPr>
              <w:pPrChange w:id="519" w:author="Jamie Kurtz" w:date="2014-04-12T09:00:00Z">
                <w:pPr>
                  <w:pStyle w:val="TableHead"/>
                </w:pPr>
              </w:pPrChange>
            </w:pPr>
            <w:del w:id="520" w:author="Brian Wortman" w:date="2014-04-04T15:29:00Z">
              <w:r w:rsidDel="003631AE">
                <w:delText>Description</w:delText>
              </w:r>
            </w:del>
          </w:p>
        </w:tc>
      </w:tr>
      <w:tr w:rsidR="001E7A33" w:rsidDel="003631AE" w14:paraId="310D756A" w14:textId="2F358D23" w:rsidTr="0040204B">
        <w:trPr>
          <w:del w:id="521" w:author="Brian Wortman" w:date="2014-04-04T15:29:00Z"/>
        </w:trPr>
        <w:tc>
          <w:tcPr>
            <w:tcW w:w="1750" w:type="dxa"/>
          </w:tcPr>
          <w:p w14:paraId="7363E746" w14:textId="24489668" w:rsidR="001E7A33" w:rsidRPr="001E7A33" w:rsidDel="003631AE" w:rsidRDefault="001E7A33" w:rsidP="005C5A91">
            <w:pPr>
              <w:pStyle w:val="BodyTextCont"/>
              <w:rPr>
                <w:del w:id="522" w:author="Brian Wortman" w:date="2014-04-04T15:29:00Z"/>
                <w:rStyle w:val="CodeInline"/>
              </w:rPr>
              <w:pPrChange w:id="523" w:author="Jamie Kurtz" w:date="2014-04-12T09:00:00Z">
                <w:pPr>
                  <w:pStyle w:val="TableText"/>
                </w:pPr>
              </w:pPrChange>
            </w:pPr>
            <w:del w:id="524" w:author="Brian Wortman" w:date="2014-04-04T15:29:00Z">
              <w:r w:rsidRPr="00D020A5" w:rsidDel="003631AE">
                <w:rPr>
                  <w:rStyle w:val="CodeInline"/>
                </w:rPr>
                <w:delText>/api/users</w:delText>
              </w:r>
            </w:del>
          </w:p>
        </w:tc>
        <w:tc>
          <w:tcPr>
            <w:tcW w:w="896" w:type="dxa"/>
          </w:tcPr>
          <w:p w14:paraId="5AAC5C91" w14:textId="07E66902" w:rsidR="001E7A33" w:rsidRPr="001E7A33" w:rsidDel="003631AE" w:rsidRDefault="001E7A33" w:rsidP="005C5A91">
            <w:pPr>
              <w:pStyle w:val="BodyTextCont"/>
              <w:rPr>
                <w:del w:id="525" w:author="Brian Wortman" w:date="2014-04-04T15:29:00Z"/>
              </w:rPr>
              <w:pPrChange w:id="526" w:author="Jamie Kurtz" w:date="2014-04-12T09:00:00Z">
                <w:pPr>
                  <w:pStyle w:val="TableText"/>
                </w:pPr>
              </w:pPrChange>
            </w:pPr>
            <w:del w:id="527" w:author="Brian Wortman" w:date="2014-04-04T15:29:00Z">
              <w:r w:rsidDel="003631AE">
                <w:delText>GET</w:delText>
              </w:r>
            </w:del>
          </w:p>
        </w:tc>
        <w:tc>
          <w:tcPr>
            <w:tcW w:w="2610" w:type="dxa"/>
          </w:tcPr>
          <w:p w14:paraId="2168157F" w14:textId="0FBED3ED" w:rsidR="001E7A33" w:rsidRPr="001E7A33" w:rsidDel="003631AE" w:rsidRDefault="001E7A33" w:rsidP="005C5A91">
            <w:pPr>
              <w:pStyle w:val="BodyTextCont"/>
              <w:rPr>
                <w:del w:id="528" w:author="Brian Wortman" w:date="2014-04-04T15:29:00Z"/>
              </w:rPr>
              <w:pPrChange w:id="529" w:author="Jamie Kurtz" w:date="2014-04-12T09:00:00Z">
                <w:pPr>
                  <w:pStyle w:val="TableText"/>
                </w:pPr>
              </w:pPrChange>
            </w:pPr>
            <w:del w:id="530" w:author="Brian Wortman" w:date="2014-04-04T15:29:00Z">
              <w:r w:rsidDel="003631AE">
                <w:delText xml:space="preserve">Gets </w:delText>
              </w:r>
              <w:r w:rsidRPr="001E7A33" w:rsidDel="003631AE">
                <w:delText>the full list of all users; optionally specifies a filter</w:delText>
              </w:r>
            </w:del>
          </w:p>
        </w:tc>
      </w:tr>
      <w:tr w:rsidR="001E7A33" w:rsidDel="003631AE" w14:paraId="38968D16" w14:textId="126B7036" w:rsidTr="0040204B">
        <w:trPr>
          <w:del w:id="531" w:author="Brian Wortman" w:date="2014-04-04T15:29:00Z"/>
        </w:trPr>
        <w:tc>
          <w:tcPr>
            <w:tcW w:w="1750" w:type="dxa"/>
          </w:tcPr>
          <w:p w14:paraId="6C5E39E6" w14:textId="1E9A0B55" w:rsidR="001E7A33" w:rsidRPr="001E7A33" w:rsidDel="003631AE" w:rsidRDefault="001E7A33" w:rsidP="005C5A91">
            <w:pPr>
              <w:pStyle w:val="BodyTextCont"/>
              <w:rPr>
                <w:del w:id="532" w:author="Brian Wortman" w:date="2014-04-04T15:29:00Z"/>
                <w:rStyle w:val="CodeInline"/>
              </w:rPr>
              <w:pPrChange w:id="533" w:author="Jamie Kurtz" w:date="2014-04-12T09:00:00Z">
                <w:pPr>
                  <w:pStyle w:val="TableText"/>
                </w:pPr>
              </w:pPrChange>
            </w:pPr>
            <w:del w:id="534" w:author="Brian Wortman" w:date="2014-04-04T15:29:00Z">
              <w:r w:rsidRPr="00D020A5" w:rsidDel="003631AE">
                <w:rPr>
                  <w:rStyle w:val="CodeInline"/>
                </w:rPr>
                <w:delText>/api/users/123</w:delText>
              </w:r>
            </w:del>
          </w:p>
        </w:tc>
        <w:tc>
          <w:tcPr>
            <w:tcW w:w="896" w:type="dxa"/>
          </w:tcPr>
          <w:p w14:paraId="75E016F3" w14:textId="7351D25E" w:rsidR="001E7A33" w:rsidRPr="001E7A33" w:rsidDel="003631AE" w:rsidRDefault="001E7A33" w:rsidP="005C5A91">
            <w:pPr>
              <w:pStyle w:val="BodyTextCont"/>
              <w:rPr>
                <w:del w:id="535" w:author="Brian Wortman" w:date="2014-04-04T15:29:00Z"/>
              </w:rPr>
              <w:pPrChange w:id="536" w:author="Jamie Kurtz" w:date="2014-04-12T09:00:00Z">
                <w:pPr>
                  <w:pStyle w:val="TableText"/>
                </w:pPr>
              </w:pPrChange>
            </w:pPr>
            <w:del w:id="537" w:author="Brian Wortman" w:date="2014-04-04T15:29:00Z">
              <w:r w:rsidDel="003631AE">
                <w:delText>GET</w:delText>
              </w:r>
            </w:del>
          </w:p>
        </w:tc>
        <w:tc>
          <w:tcPr>
            <w:tcW w:w="2610" w:type="dxa"/>
          </w:tcPr>
          <w:p w14:paraId="30DD65C9" w14:textId="16B18636" w:rsidR="001E7A33" w:rsidRPr="001E7A33" w:rsidDel="003631AE" w:rsidRDefault="001E7A33" w:rsidP="005C5A91">
            <w:pPr>
              <w:pStyle w:val="BodyTextCont"/>
              <w:rPr>
                <w:del w:id="538" w:author="Brian Wortman" w:date="2014-04-04T15:29:00Z"/>
              </w:rPr>
              <w:pPrChange w:id="539" w:author="Jamie Kurtz" w:date="2014-04-12T09:00:00Z">
                <w:pPr>
                  <w:pStyle w:val="TableText"/>
                </w:pPr>
              </w:pPrChange>
            </w:pPr>
            <w:del w:id="540" w:author="Brian Wortman" w:date="2014-04-04T15:29:00Z">
              <w:r w:rsidDel="003631AE">
                <w:delText>Gets the details for a single user</w:delText>
              </w:r>
            </w:del>
          </w:p>
        </w:tc>
      </w:tr>
    </w:tbl>
    <w:p w14:paraId="02AF6042" w14:textId="77526308" w:rsidR="001E7A33" w:rsidDel="003631AE" w:rsidRDefault="001E7A33" w:rsidP="005C5A91">
      <w:pPr>
        <w:pStyle w:val="BodyTextCont"/>
        <w:rPr>
          <w:del w:id="541" w:author="Brian Wortman" w:date="2014-04-04T15:29:00Z"/>
        </w:rPr>
        <w:pPrChange w:id="542" w:author="Jamie Kurtz" w:date="2014-04-12T09:00:00Z">
          <w:pPr/>
        </w:pPrChange>
      </w:pPr>
    </w:p>
    <w:p w14:paraId="1D0C8099" w14:textId="1832B77E" w:rsidR="001E7A33" w:rsidRDefault="001E7A33" w:rsidP="005C5A91">
      <w:pPr>
        <w:pStyle w:val="BodyTextCont"/>
        <w:pPrChange w:id="543" w:author="Jamie Kurtz" w:date="2014-04-12T09:00:00Z">
          <w:pPr/>
        </w:pPrChange>
      </w:pPr>
      <w:del w:id="544" w:author="Brian Wortman" w:date="2014-04-04T15:29:00Z">
        <w:r w:rsidDel="003631AE">
          <w:delText xml:space="preserve">The main difference between this resource type and the </w:delText>
        </w:r>
        <w:r w:rsidRPr="00D020A5" w:rsidDel="003631AE">
          <w:rPr>
            <w:rStyle w:val="CodeInline"/>
            <w:highlight w:val="yellow"/>
          </w:rPr>
          <w:delText>Status</w:delText>
        </w:r>
        <w:r w:rsidDel="003631AE">
          <w:delText xml:space="preserve"> </w:delText>
        </w:r>
      </w:del>
      <w:del w:id="545" w:author="Brian Wortman" w:date="2014-04-04T15:19:00Z">
        <w:r w:rsidDel="007D5C61">
          <w:delText xml:space="preserve">and </w:delText>
        </w:r>
        <w:r w:rsidRPr="008A4ACD" w:rsidDel="007D5C61">
          <w:rPr>
            <w:rStyle w:val="CodeInline"/>
            <w:rFonts w:asciiTheme="minorHAnsi" w:hAnsiTheme="minorHAnsi"/>
            <w:sz w:val="22"/>
            <w:highlight w:val="yellow"/>
          </w:rPr>
          <w:delText>Priority</w:delText>
        </w:r>
        <w:r w:rsidDel="007D5C61">
          <w:delText xml:space="preserve"> </w:delText>
        </w:r>
      </w:del>
      <w:del w:id="546" w:author="Brian Wortman" w:date="2014-04-04T15:29:00Z">
        <w:r w:rsidDel="003631AE">
          <w:delText>type</w:delText>
        </w:r>
      </w:del>
      <w:del w:id="547" w:author="Brian Wortman" w:date="2014-04-04T15:20:00Z">
        <w:r w:rsidDel="007D5C61">
          <w:delText>s</w:delText>
        </w:r>
      </w:del>
      <w:del w:id="548" w:author="Brian Wortman" w:date="2014-04-04T15:29:00Z">
        <w:r w:rsidDel="003631AE">
          <w:delText xml:space="preserve"> is that you want to allow the caller to supply a filter for limiting the list of users you return. This will be in the form of URL request string arguments. You’ll explore the details of user querying later, when you start building the service code.</w:delText>
        </w:r>
      </w:del>
    </w:p>
    <w:p w14:paraId="03AE1F0B" w14:textId="77777777" w:rsidR="001E7A33" w:rsidRDefault="001E7A33" w:rsidP="001E7A33">
      <w:pPr>
        <w:pStyle w:val="SideBarHead"/>
      </w:pPr>
      <w:r>
        <w:lastRenderedPageBreak/>
        <w:t>OData</w:t>
      </w:r>
    </w:p>
    <w:p w14:paraId="49E9889E" w14:textId="192FC3D2" w:rsidR="001E7A33" w:rsidRDefault="001E7A33" w:rsidP="001E7A33">
      <w:pPr>
        <w:pStyle w:val="SideBarBody"/>
      </w:pPr>
      <w:r>
        <w:t xml:space="preserve">The </w:t>
      </w:r>
      <w:r w:rsidRPr="00B33031">
        <w:rPr>
          <w:rStyle w:val="CodeInline"/>
        </w:rPr>
        <w:t>/</w:t>
      </w:r>
      <w:proofErr w:type="spellStart"/>
      <w:r w:rsidRPr="00B33031">
        <w:rPr>
          <w:rStyle w:val="CodeInline"/>
        </w:rPr>
        <w:t>api</w:t>
      </w:r>
      <w:proofErr w:type="spellEnd"/>
      <w:r w:rsidRPr="00B33031">
        <w:rPr>
          <w:rStyle w:val="CodeInline"/>
        </w:rPr>
        <w:t>/users</w:t>
      </w:r>
      <w:r>
        <w:t xml:space="preserve"> URI in </w:t>
      </w:r>
      <w:del w:id="549" w:author="Brian Wortman" w:date="2014-04-04T15:38:00Z">
        <w:r w:rsidDel="000B5308">
          <w:delText xml:space="preserve">your </w:delText>
        </w:r>
      </w:del>
      <w:ins w:id="550" w:author="Brian Wortman" w:date="2014-04-04T15:38:00Z">
        <w:r w:rsidR="000B5308">
          <w:t xml:space="preserve">our </w:t>
        </w:r>
      </w:ins>
      <w:r>
        <w:t xml:space="preserve">task-management service will be providing limited </w:t>
      </w:r>
      <w:del w:id="551" w:author="Brian Wortman" w:date="2014-04-04T15:38:00Z">
        <w:r w:rsidDel="000B5308">
          <w:delText xml:space="preserve">querying and </w:delText>
        </w:r>
      </w:del>
      <w:r>
        <w:t xml:space="preserve">filtering capability in the way of simple </w:t>
      </w:r>
      <w:del w:id="552" w:author="Brian Wortman" w:date="2014-04-04T15:39:00Z">
        <w:r w:rsidDel="000B5308">
          <w:delText>wildcard-enabled search</w:delText>
        </w:r>
      </w:del>
      <w:ins w:id="553" w:author="Brian Wortman" w:date="2014-04-04T15:39:00Z">
        <w:r w:rsidR="000B5308">
          <w:t>query</w:t>
        </w:r>
      </w:ins>
      <w:r>
        <w:t xml:space="preserve"> strings. </w:t>
      </w:r>
      <w:del w:id="554" w:author="Brian Wortman" w:date="2014-04-04T15:39:00Z">
        <w:r w:rsidDel="000B5308">
          <w:delText>And y</w:delText>
        </w:r>
      </w:del>
      <w:ins w:id="555" w:author="Brian Wortman" w:date="2014-04-04T15:39:00Z">
        <w:r w:rsidR="000B5308">
          <w:t>Y</w:t>
        </w:r>
      </w:ins>
      <w:r>
        <w:t xml:space="preserve">ou might be tempted to allow more complex queries by supporting </w:t>
      </w:r>
      <w:r w:rsidRPr="00B33031">
        <w:rPr>
          <w:rStyle w:val="CodeInline"/>
        </w:rPr>
        <w:t>AND</w:t>
      </w:r>
      <w:r>
        <w:t xml:space="preserve">s and </w:t>
      </w:r>
      <w:r w:rsidRPr="00B33031">
        <w:rPr>
          <w:rStyle w:val="CodeInline"/>
        </w:rPr>
        <w:t>OR</w:t>
      </w:r>
      <w:r>
        <w:t xml:space="preserve">s, parentheses, </w:t>
      </w:r>
      <w:r w:rsidRPr="00B33031">
        <w:rPr>
          <w:rStyle w:val="CodeInline"/>
        </w:rPr>
        <w:t>TOP</w:t>
      </w:r>
      <w:r>
        <w:t xml:space="preserve">, </w:t>
      </w:r>
      <w:r w:rsidRPr="00B33031">
        <w:rPr>
          <w:rStyle w:val="CodeInline"/>
        </w:rPr>
        <w:t>ORDERBY</w:t>
      </w:r>
      <w:r>
        <w:t>, and so on. However, it is for these capabilities that the Open Data Protocol (OData</w:t>
      </w:r>
      <w:r>
        <w:fldChar w:fldCharType="begin"/>
      </w:r>
      <w:r>
        <w:instrText xml:space="preserve"> XE "</w:instrText>
      </w:r>
      <w:r w:rsidRPr="009820DE">
        <w:instrText>Open Data Protocol (OData)</w:instrText>
      </w:r>
      <w:r>
        <w:instrText xml:space="preserve">" </w:instrText>
      </w:r>
      <w:r>
        <w:fldChar w:fldCharType="end"/>
      </w:r>
      <w:r>
        <w:fldChar w:fldCharType="begin"/>
      </w:r>
      <w:r>
        <w:instrText xml:space="preserve"> XE "</w:instrText>
      </w:r>
      <w:r w:rsidRPr="00C06E9F">
        <w:instrText>REST architecture: task management: OData</w:instrText>
      </w:r>
      <w:r>
        <w:instrText xml:space="preserve">" </w:instrText>
      </w:r>
      <w:r>
        <w:fldChar w:fldCharType="end"/>
      </w:r>
      <w:r>
        <w:t>) exists. This protocol was created by Microsoft and a few other companies to standardize web-based data querying and updating.</w:t>
      </w:r>
    </w:p>
    <w:p w14:paraId="1F2AE1E7" w14:textId="77777777" w:rsidR="001E7A33" w:rsidRDefault="001E7A33" w:rsidP="001E7A33">
      <w:pPr>
        <w:pStyle w:val="SideBarBody"/>
      </w:pPr>
      <w:r>
        <w:t xml:space="preserve">Here’s what the </w:t>
      </w:r>
      <w:r w:rsidRPr="00D020A5">
        <w:rPr>
          <w:rStyle w:val="CodeInline"/>
        </w:rPr>
        <w:t>www.odata.org</w:t>
      </w:r>
      <w:r>
        <w:t xml:space="preserve"> web site says:</w:t>
      </w:r>
    </w:p>
    <w:p w14:paraId="4B291FDA" w14:textId="77777777" w:rsidR="001E7A33" w:rsidRPr="007B599F" w:rsidRDefault="001E7A33" w:rsidP="001E7A33">
      <w:pPr>
        <w:pStyle w:val="Quote"/>
      </w:pPr>
      <w:r w:rsidRPr="007B599F">
        <w:t>The Open Data Protocol (OData) enables the creation of REST-based data services, which allow resources, identified using Uniform Resource Identifiers (URIs) and defined in a data model, to be published and edited by Web clients using simple HTTP messages.</w:t>
      </w:r>
    </w:p>
    <w:p w14:paraId="5E36F3C1" w14:textId="753A4E15" w:rsidR="00E27C54" w:rsidRDefault="001E7A33" w:rsidP="001E7A33">
      <w:pPr>
        <w:pStyle w:val="SideBarBody"/>
        <w:rPr>
          <w:ins w:id="556" w:author="Brian Wortman" w:date="2014-04-04T15:43:00Z"/>
        </w:rPr>
      </w:pPr>
      <w:r>
        <w:t>In fact, the ASP.NET Web API provides a simple mechanism for supporting OData with your REST service</w:t>
      </w:r>
      <w:del w:id="557" w:author="Brian Wortman" w:date="2014-04-04T15:53:00Z">
        <w:r w:rsidDel="007422B9">
          <w:delText>; you’ll learn more about this later</w:delText>
        </w:r>
      </w:del>
      <w:ins w:id="558" w:author="Brian Wortman" w:date="2014-04-04T15:43:00Z">
        <w:r w:rsidR="00E27C54">
          <w:t>.</w:t>
        </w:r>
      </w:ins>
    </w:p>
    <w:p w14:paraId="03B7CC3C" w14:textId="335B98F2" w:rsidR="001E7A33" w:rsidRDefault="00E27C54" w:rsidP="001E7A33">
      <w:pPr>
        <w:pStyle w:val="SideBarBody"/>
      </w:pPr>
      <w:ins w:id="559" w:author="Brian Wortman" w:date="2014-04-04T15:43:00Z">
        <w:r w:rsidRPr="00E27C54">
          <w:t xml:space="preserve">The downside to using </w:t>
        </w:r>
      </w:ins>
      <w:ins w:id="560" w:author="Brian Wortman" w:date="2014-04-04T17:16:00Z">
        <w:r w:rsidR="00AC0541">
          <w:t xml:space="preserve">OData with </w:t>
        </w:r>
      </w:ins>
      <w:ins w:id="561" w:author="Brian Wortman" w:date="2014-04-04T15:43:00Z">
        <w:r w:rsidRPr="00E27C54">
          <w:t xml:space="preserve">the Web API is that you must expose your domain model </w:t>
        </w:r>
        <w:r w:rsidR="007422B9">
          <w:t xml:space="preserve">types over the wire. </w:t>
        </w:r>
      </w:ins>
      <w:ins w:id="562" w:author="Brian Wortman" w:date="2014-04-04T15:54:00Z">
        <w:r w:rsidR="007422B9">
          <w:t>We</w:t>
        </w:r>
      </w:ins>
      <w:ins w:id="563" w:author="Brian Wortman" w:date="2014-04-04T15:55:00Z">
        <w:r w:rsidR="009077C6">
          <w:t>'</w:t>
        </w:r>
      </w:ins>
      <w:ins w:id="564" w:author="Jamie Kurtz" w:date="2014-04-07T19:41:00Z">
        <w:r w:rsidR="008C5B51">
          <w:t>ll</w:t>
        </w:r>
      </w:ins>
      <w:ins w:id="565" w:author="Brian Wortman" w:date="2014-04-04T15:55:00Z">
        <w:del w:id="566" w:author="Jamie Kurtz" w:date="2014-04-07T19:41:00Z">
          <w:r w:rsidR="009077C6" w:rsidDel="008C5B51">
            <w:delText>ve</w:delText>
          </w:r>
        </w:del>
        <w:r w:rsidR="009077C6">
          <w:t xml:space="preserve"> be</w:t>
        </w:r>
        <w:del w:id="567" w:author="Jamie Kurtz" w:date="2014-04-07T19:41:00Z">
          <w:r w:rsidR="009077C6" w:rsidDel="008C5B51">
            <w:delText>en</w:delText>
          </w:r>
        </w:del>
        <w:r w:rsidR="009077C6">
          <w:t xml:space="preserve"> </w:t>
        </w:r>
      </w:ins>
      <w:ins w:id="568" w:author="Brian Wortman" w:date="2014-04-04T15:54:00Z">
        <w:r w:rsidR="007422B9">
          <w:t xml:space="preserve">taking the approach of </w:t>
        </w:r>
      </w:ins>
      <w:ins w:id="569" w:author="Brian Wortman" w:date="2014-04-04T15:43:00Z">
        <w:r w:rsidRPr="00E27C54">
          <w:t>mapping domain model type</w:t>
        </w:r>
      </w:ins>
      <w:ins w:id="570" w:author="Brian Wortman" w:date="2014-04-04T15:54:00Z">
        <w:r w:rsidR="007422B9">
          <w:t>s</w:t>
        </w:r>
      </w:ins>
      <w:ins w:id="571" w:author="Brian Wortman" w:date="2014-04-04T15:43:00Z">
        <w:r w:rsidRPr="00E27C54">
          <w:t xml:space="preserve"> over to resource types before returning the data to the caller</w:t>
        </w:r>
      </w:ins>
      <w:ins w:id="572" w:author="Brian Wortman" w:date="2014-04-04T15:56:00Z">
        <w:r w:rsidR="009077C6">
          <w:t xml:space="preserve">. This approach reduces </w:t>
        </w:r>
      </w:ins>
      <w:ins w:id="573" w:author="Brian Wortman" w:date="2014-04-04T15:58:00Z">
        <w:r w:rsidR="009077C6">
          <w:t xml:space="preserve">coupling between the </w:t>
        </w:r>
      </w:ins>
      <w:ins w:id="574" w:author="Brian Wortman" w:date="2014-04-04T15:56:00Z">
        <w:r w:rsidR="009077C6">
          <w:t>client</w:t>
        </w:r>
      </w:ins>
      <w:ins w:id="575" w:author="Brian Wortman" w:date="2014-04-04T15:58:00Z">
        <w:r w:rsidR="009077C6">
          <w:t xml:space="preserve"> and </w:t>
        </w:r>
      </w:ins>
      <w:ins w:id="576" w:author="Brian Wortman" w:date="2014-04-04T15:56:00Z">
        <w:r w:rsidR="009077C6">
          <w:t>server</w:t>
        </w:r>
      </w:ins>
      <w:ins w:id="577" w:author="Brian Wortman" w:date="2014-04-04T16:07:00Z">
        <w:r w:rsidR="00732DE2">
          <w:t>, which is one of the</w:t>
        </w:r>
      </w:ins>
      <w:ins w:id="578" w:author="Brian Wortman" w:date="2014-04-04T16:08:00Z">
        <w:r w:rsidR="00732DE2">
          <w:t xml:space="preserve"> salient features of a REST-based API</w:t>
        </w:r>
      </w:ins>
      <w:ins w:id="579" w:author="Brian Wortman" w:date="2014-04-04T15:43:00Z">
        <w:r w:rsidRPr="00E27C54">
          <w:t xml:space="preserve">. But </w:t>
        </w:r>
      </w:ins>
      <w:ins w:id="580" w:author="Brian Wortman" w:date="2014-04-04T15:54:00Z">
        <w:r w:rsidR="007422B9">
          <w:t>we</w:t>
        </w:r>
      </w:ins>
      <w:ins w:id="581" w:author="Brian Wortman" w:date="2014-04-04T15:43:00Z">
        <w:r w:rsidRPr="00E27C54">
          <w:t xml:space="preserve"> can’t do this if </w:t>
        </w:r>
      </w:ins>
      <w:ins w:id="582" w:author="Brian Wortman" w:date="2014-04-04T15:56:00Z">
        <w:r w:rsidR="009077C6">
          <w:t>we</w:t>
        </w:r>
      </w:ins>
      <w:ins w:id="583" w:author="Brian Wortman" w:date="2014-04-04T15:43:00Z">
        <w:r w:rsidRPr="00E27C54">
          <w:t xml:space="preserve"> want to </w:t>
        </w:r>
        <w:del w:id="584" w:author="Jamie Kurtz" w:date="2014-04-07T19:42:00Z">
          <w:r w:rsidRPr="00E27C54" w:rsidDel="00073334">
            <w:delText>support</w:delText>
          </w:r>
        </w:del>
      </w:ins>
      <w:ins w:id="585" w:author="Jamie Kurtz" w:date="2014-04-07T19:42:00Z">
        <w:r w:rsidR="00073334">
          <w:t>implement</w:t>
        </w:r>
      </w:ins>
      <w:ins w:id="586" w:author="Brian Wortman" w:date="2014-04-04T15:43:00Z">
        <w:r w:rsidRPr="00E27C54">
          <w:t xml:space="preserve"> an OData query interface</w:t>
        </w:r>
      </w:ins>
      <w:ins w:id="587" w:author="Jamie Kurtz" w:date="2014-04-07T19:42:00Z">
        <w:r w:rsidR="00073334">
          <w:t xml:space="preserve"> using the built-in OData feature in ASP.NET Web API</w:t>
        </w:r>
      </w:ins>
      <w:ins w:id="588" w:author="Brian Wortman" w:date="2014-04-04T15:43:00Z">
        <w:r w:rsidRPr="00E27C54">
          <w:t>.</w:t>
        </w:r>
      </w:ins>
      <w:ins w:id="589" w:author="Brian Wortman" w:date="2014-04-04T15:57:00Z">
        <w:r w:rsidR="009077C6">
          <w:t xml:space="preserve"> It is for this reason</w:t>
        </w:r>
      </w:ins>
      <w:ins w:id="590" w:author="Brian Wortman" w:date="2014-04-04T15:58:00Z">
        <w:r w:rsidR="009077C6">
          <w:t>, and the fact that OData</w:t>
        </w:r>
      </w:ins>
      <w:ins w:id="591" w:author="Brian Wortman" w:date="2014-04-04T15:59:00Z">
        <w:r w:rsidR="009077C6">
          <w:t xml:space="preserve"> </w:t>
        </w:r>
      </w:ins>
      <w:ins w:id="592" w:author="Brian Wortman" w:date="2014-04-04T16:02:00Z">
        <w:r w:rsidR="00C2672E">
          <w:t xml:space="preserve">is </w:t>
        </w:r>
      </w:ins>
      <w:ins w:id="593" w:author="Brian Wortman" w:date="2014-04-04T16:06:00Z">
        <w:r w:rsidR="00732DE2">
          <w:t xml:space="preserve">such </w:t>
        </w:r>
      </w:ins>
      <w:ins w:id="594" w:author="Brian Wortman" w:date="2014-04-04T16:02:00Z">
        <w:r w:rsidR="00C2672E">
          <w:t xml:space="preserve">a large topic </w:t>
        </w:r>
      </w:ins>
      <w:ins w:id="595" w:author="Brian Wortman" w:date="2014-04-04T16:03:00Z">
        <w:r w:rsidR="00C2672E">
          <w:t xml:space="preserve">in and </w:t>
        </w:r>
      </w:ins>
      <w:ins w:id="596" w:author="Brian Wortman" w:date="2014-04-04T16:05:00Z">
        <w:r w:rsidR="00C2672E">
          <w:t>of itself</w:t>
        </w:r>
      </w:ins>
      <w:ins w:id="597" w:author="Brian Wortman" w:date="2014-04-04T16:00:00Z">
        <w:r w:rsidR="00C2672E">
          <w:t xml:space="preserve">, that we </w:t>
        </w:r>
      </w:ins>
      <w:ins w:id="598" w:author="Brian Wortman" w:date="2014-04-04T16:10:00Z">
        <w:r w:rsidR="00732DE2">
          <w:t xml:space="preserve">trust </w:t>
        </w:r>
      </w:ins>
      <w:ins w:id="599" w:author="Brian Wortman" w:date="2014-04-04T16:11:00Z">
        <w:r w:rsidR="005C7EFA">
          <w:t xml:space="preserve">our </w:t>
        </w:r>
      </w:ins>
      <w:ins w:id="600" w:author="Brian Wortman" w:date="2014-04-04T16:10:00Z">
        <w:r w:rsidR="00732DE2">
          <w:t>reader</w:t>
        </w:r>
      </w:ins>
      <w:ins w:id="601" w:author="Brian Wortman" w:date="2014-04-04T16:11:00Z">
        <w:r w:rsidR="005C7EFA">
          <w:t>s</w:t>
        </w:r>
      </w:ins>
      <w:ins w:id="602" w:author="Brian Wortman" w:date="2014-04-04T16:10:00Z">
        <w:r w:rsidR="00732DE2">
          <w:t xml:space="preserve"> to explore OData</w:t>
        </w:r>
      </w:ins>
      <w:ins w:id="603" w:author="Brian Wortman" w:date="2014-04-04T16:06:00Z">
        <w:r w:rsidR="00732DE2">
          <w:t xml:space="preserve"> </w:t>
        </w:r>
      </w:ins>
      <w:ins w:id="604" w:author="Brian Wortman" w:date="2014-04-04T16:11:00Z">
        <w:r w:rsidR="005C7EFA">
          <w:t>on their own</w:t>
        </w:r>
      </w:ins>
      <w:r w:rsidR="001E7A33">
        <w:t>.</w:t>
      </w:r>
    </w:p>
    <w:p w14:paraId="3D22CBB3" w14:textId="7A088522" w:rsidR="001E7A33" w:rsidRDefault="001E7A33" w:rsidP="005C5A91">
      <w:pPr>
        <w:pStyle w:val="BodyTextCont"/>
        <w:pPrChange w:id="605" w:author="Jamie Kurtz" w:date="2014-04-12T09:00:00Z">
          <w:pPr/>
        </w:pPrChange>
      </w:pPr>
      <w:r>
        <w:t xml:space="preserve">Finally, </w:t>
      </w:r>
      <w:del w:id="606" w:author="Brian Wortman" w:date="2014-04-04T16:12:00Z">
        <w:r w:rsidDel="005C7EFA">
          <w:delText xml:space="preserve">you </w:delText>
        </w:r>
      </w:del>
      <w:ins w:id="607" w:author="Brian Wortman" w:date="2014-04-04T16:12:00Z">
        <w:r w:rsidR="005C7EFA">
          <w:t xml:space="preserve">we </w:t>
        </w:r>
      </w:ins>
      <w:r>
        <w:t xml:space="preserve">need to define the URIs and HTTP verbs for the </w:t>
      </w:r>
      <w:r w:rsidRPr="00B33031">
        <w:rPr>
          <w:rStyle w:val="CodeInline"/>
        </w:rPr>
        <w:t>Task</w:t>
      </w:r>
      <w:r>
        <w:t xml:space="preserve"> resource type. Table 3-</w:t>
      </w:r>
      <w:ins w:id="608" w:author="Brian Wortman" w:date="2014-04-04T16:12:00Z">
        <w:r w:rsidR="005C7EFA">
          <w:t>3</w:t>
        </w:r>
      </w:ins>
      <w:del w:id="609" w:author="Brian Wortman" w:date="2014-04-04T16:12:00Z">
        <w:r w:rsidDel="005C7EFA">
          <w:delText>5</w:delText>
        </w:r>
      </w:del>
      <w:r>
        <w:t xml:space="preserve"> </w:t>
      </w:r>
      <w:r>
        <w:fldChar w:fldCharType="begin"/>
      </w:r>
      <w:r>
        <w:instrText xml:space="preserve"> XE "</w:instrText>
      </w:r>
      <w:r w:rsidRPr="005E2E1C">
        <w:instrText>REST architecture: task management: task operations</w:instrText>
      </w:r>
      <w:r>
        <w:instrText xml:space="preserve">" </w:instrText>
      </w:r>
      <w:r>
        <w:fldChar w:fldCharType="end"/>
      </w:r>
      <w:r>
        <w:t xml:space="preserve">shows the list of operations available for the </w:t>
      </w:r>
      <w:r w:rsidRPr="00B33031">
        <w:rPr>
          <w:rStyle w:val="CodeInline"/>
        </w:rPr>
        <w:t>Task</w:t>
      </w:r>
      <w:r>
        <w:t>.</w:t>
      </w:r>
    </w:p>
    <w:p w14:paraId="7AED6AD0" w14:textId="4B3457D1" w:rsidR="001E7A33" w:rsidRDefault="001E7A33" w:rsidP="001E7A33">
      <w:pPr>
        <w:pStyle w:val="FigureCaption"/>
      </w:pPr>
      <w:r>
        <w:t>Table 3-</w:t>
      </w:r>
      <w:ins w:id="610" w:author="Brian Wortman" w:date="2014-04-04T16:12:00Z">
        <w:r w:rsidR="005C7EFA">
          <w:t>3</w:t>
        </w:r>
      </w:ins>
      <w:del w:id="611" w:author="Brian Wortman" w:date="2014-04-04T16:12:00Z">
        <w:r w:rsidDel="005C7EFA">
          <w:delText>5</w:delText>
        </w:r>
      </w:del>
      <w:r>
        <w:t>.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Change w:id="612" w:author="Brian Wortman" w:date="2014-04-11T21:16:00Z">
          <w:tblPr>
            <w:tblStyle w:val="TableGrid"/>
            <w:tblW w:w="0" w:type="auto"/>
            <w:tblLayout w:type="fixed"/>
            <w:tblLook w:val="04A0" w:firstRow="1" w:lastRow="0" w:firstColumn="1" w:lastColumn="0" w:noHBand="0" w:noVBand="1"/>
          </w:tblPr>
        </w:tblPrChange>
      </w:tblPr>
      <w:tblGrid>
        <w:gridCol w:w="3235"/>
        <w:gridCol w:w="1080"/>
        <w:gridCol w:w="4410"/>
        <w:tblGridChange w:id="613">
          <w:tblGrid>
            <w:gridCol w:w="5"/>
            <w:gridCol w:w="2353"/>
            <w:gridCol w:w="639"/>
            <w:gridCol w:w="261"/>
            <w:gridCol w:w="729"/>
            <w:gridCol w:w="1269"/>
            <w:gridCol w:w="2421"/>
          </w:tblGrid>
        </w:tblGridChange>
      </w:tblGrid>
      <w:tr w:rsidR="001E7A33" w14:paraId="6083F550" w14:textId="77777777" w:rsidTr="007F6A39">
        <w:trPr>
          <w:trPrChange w:id="614" w:author="Brian Wortman" w:date="2014-04-11T21:16:00Z">
            <w:trPr>
              <w:gridAfter w:val="0"/>
            </w:trPr>
          </w:trPrChange>
        </w:trPr>
        <w:tc>
          <w:tcPr>
            <w:tcW w:w="3235" w:type="dxa"/>
            <w:tcPrChange w:id="615" w:author="Brian Wortman" w:date="2014-04-11T21:16:00Z">
              <w:tcPr>
                <w:tcW w:w="2358" w:type="dxa"/>
                <w:gridSpan w:val="2"/>
              </w:tcPr>
            </w:tcPrChange>
          </w:tcPr>
          <w:p w14:paraId="0127B723" w14:textId="77777777" w:rsidR="001E7A33" w:rsidRPr="001E7A33" w:rsidRDefault="001E7A33" w:rsidP="001E7A33">
            <w:pPr>
              <w:pStyle w:val="TableHead"/>
            </w:pPr>
            <w:r>
              <w:t>URI</w:t>
            </w:r>
          </w:p>
        </w:tc>
        <w:tc>
          <w:tcPr>
            <w:tcW w:w="1080" w:type="dxa"/>
            <w:tcPrChange w:id="616" w:author="Brian Wortman" w:date="2014-04-11T21:16:00Z">
              <w:tcPr>
                <w:tcW w:w="900" w:type="dxa"/>
                <w:gridSpan w:val="2"/>
              </w:tcPr>
            </w:tcPrChange>
          </w:tcPr>
          <w:p w14:paraId="6BA959B5" w14:textId="77777777" w:rsidR="001E7A33" w:rsidRPr="001E7A33" w:rsidRDefault="001E7A33" w:rsidP="001E7A33">
            <w:pPr>
              <w:pStyle w:val="TableHead"/>
            </w:pPr>
            <w:r>
              <w:t>Verb</w:t>
            </w:r>
          </w:p>
        </w:tc>
        <w:tc>
          <w:tcPr>
            <w:tcW w:w="4410" w:type="dxa"/>
            <w:tcPrChange w:id="617" w:author="Brian Wortman" w:date="2014-04-11T21:16:00Z">
              <w:tcPr>
                <w:tcW w:w="1998" w:type="dxa"/>
                <w:gridSpan w:val="2"/>
              </w:tcPr>
            </w:tcPrChange>
          </w:tcPr>
          <w:p w14:paraId="5AE36419" w14:textId="77777777" w:rsidR="001E7A33" w:rsidRPr="001E7A33" w:rsidRDefault="001E7A33" w:rsidP="001E7A33">
            <w:pPr>
              <w:pStyle w:val="TableHead"/>
            </w:pPr>
            <w:r>
              <w:t>Description</w:t>
            </w:r>
          </w:p>
        </w:tc>
      </w:tr>
      <w:tr w:rsidR="001E7A33" w14:paraId="1A39E8B3" w14:textId="77777777" w:rsidTr="00FA14D0">
        <w:trPr>
          <w:trHeight w:val="387"/>
          <w:trPrChange w:id="618" w:author="Brian Wortman" w:date="2014-04-11T22:22:00Z">
            <w:trPr>
              <w:gridAfter w:val="0"/>
            </w:trPr>
          </w:trPrChange>
        </w:trPr>
        <w:tc>
          <w:tcPr>
            <w:tcW w:w="3235" w:type="dxa"/>
            <w:tcPrChange w:id="619" w:author="Brian Wortman" w:date="2014-04-11T22:22:00Z">
              <w:tcPr>
                <w:tcW w:w="2358" w:type="dxa"/>
                <w:gridSpan w:val="2"/>
              </w:tcPr>
            </w:tcPrChange>
          </w:tcPr>
          <w:p w14:paraId="4166DCEC"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Change w:id="620" w:author="Brian Wortman" w:date="2014-04-11T22:22:00Z">
              <w:tcPr>
                <w:tcW w:w="900" w:type="dxa"/>
                <w:gridSpan w:val="2"/>
              </w:tcPr>
            </w:tcPrChange>
          </w:tcPr>
          <w:p w14:paraId="223621ED" w14:textId="77777777" w:rsidR="001E7A33" w:rsidRPr="001E7A33" w:rsidRDefault="001E7A33" w:rsidP="001E7A33">
            <w:pPr>
              <w:pStyle w:val="TableText"/>
            </w:pPr>
            <w:r>
              <w:t>GET</w:t>
            </w:r>
          </w:p>
        </w:tc>
        <w:tc>
          <w:tcPr>
            <w:tcW w:w="4410" w:type="dxa"/>
            <w:tcPrChange w:id="621" w:author="Brian Wortman" w:date="2014-04-11T22:22:00Z">
              <w:tcPr>
                <w:tcW w:w="1998" w:type="dxa"/>
                <w:gridSpan w:val="2"/>
              </w:tcPr>
            </w:tcPrChange>
          </w:tcPr>
          <w:p w14:paraId="11C052EC" w14:textId="77777777" w:rsidR="001E7A33" w:rsidRPr="001E7A33" w:rsidRDefault="001E7A33" w:rsidP="001E7A33">
            <w:pPr>
              <w:pStyle w:val="TableText"/>
            </w:pPr>
            <w:r>
              <w:t xml:space="preserve">Gets </w:t>
            </w:r>
            <w:r w:rsidRPr="001E7A33">
              <w:t>the full list of all tasks; optionally specify a filter</w:t>
            </w:r>
          </w:p>
        </w:tc>
      </w:tr>
      <w:tr w:rsidR="001E7A33" w14:paraId="0B9A6E35" w14:textId="77777777" w:rsidTr="00FA14D0">
        <w:trPr>
          <w:trHeight w:val="468"/>
          <w:trPrChange w:id="622" w:author="Brian Wortman" w:date="2014-04-11T22:23:00Z">
            <w:trPr>
              <w:gridAfter w:val="0"/>
            </w:trPr>
          </w:trPrChange>
        </w:trPr>
        <w:tc>
          <w:tcPr>
            <w:tcW w:w="3235" w:type="dxa"/>
            <w:tcPrChange w:id="623" w:author="Brian Wortman" w:date="2014-04-11T22:23:00Z">
              <w:tcPr>
                <w:tcW w:w="2358" w:type="dxa"/>
                <w:gridSpan w:val="2"/>
              </w:tcPr>
            </w:tcPrChange>
          </w:tcPr>
          <w:p w14:paraId="3AA0E103"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Change w:id="624" w:author="Brian Wortman" w:date="2014-04-11T22:23:00Z">
              <w:tcPr>
                <w:tcW w:w="900" w:type="dxa"/>
                <w:gridSpan w:val="2"/>
              </w:tcPr>
            </w:tcPrChange>
          </w:tcPr>
          <w:p w14:paraId="48E4FC97" w14:textId="77777777" w:rsidR="001E7A33" w:rsidRPr="001E7A33" w:rsidRDefault="001E7A33" w:rsidP="001E7A33">
            <w:pPr>
              <w:pStyle w:val="TableText"/>
            </w:pPr>
            <w:r>
              <w:t>GET</w:t>
            </w:r>
          </w:p>
        </w:tc>
        <w:tc>
          <w:tcPr>
            <w:tcW w:w="4410" w:type="dxa"/>
            <w:tcPrChange w:id="625" w:author="Brian Wortman" w:date="2014-04-11T22:23:00Z">
              <w:tcPr>
                <w:tcW w:w="1998" w:type="dxa"/>
                <w:gridSpan w:val="2"/>
              </w:tcPr>
            </w:tcPrChange>
          </w:tcPr>
          <w:p w14:paraId="13BB1828" w14:textId="77777777" w:rsidR="001E7A33" w:rsidRPr="001E7A33" w:rsidRDefault="001E7A33" w:rsidP="001E7A33">
            <w:pPr>
              <w:pStyle w:val="TableText"/>
            </w:pPr>
            <w:r>
              <w:t>Gets the details for a single task</w:t>
            </w:r>
          </w:p>
        </w:tc>
      </w:tr>
      <w:tr w:rsidR="001E7A33" w:rsidDel="000B4CD7" w14:paraId="1E7AC4FF" w14:textId="2CD0B1B3" w:rsidTr="007F6A39">
        <w:trPr>
          <w:del w:id="626" w:author="Brian Wortman" w:date="2014-04-04T16:16:00Z"/>
          <w:trPrChange w:id="627" w:author="Brian Wortman" w:date="2014-04-11T21:16:00Z">
            <w:trPr>
              <w:gridAfter w:val="0"/>
            </w:trPr>
          </w:trPrChange>
        </w:trPr>
        <w:tc>
          <w:tcPr>
            <w:tcW w:w="3235" w:type="dxa"/>
            <w:tcPrChange w:id="628" w:author="Brian Wortman" w:date="2014-04-11T21:16:00Z">
              <w:tcPr>
                <w:tcW w:w="2358" w:type="dxa"/>
                <w:gridSpan w:val="2"/>
              </w:tcPr>
            </w:tcPrChange>
          </w:tcPr>
          <w:p w14:paraId="3E829928" w14:textId="7CBDAA99" w:rsidR="001E7A33" w:rsidRPr="001E7A33" w:rsidDel="000B4CD7" w:rsidRDefault="001E7A33" w:rsidP="001E7A33">
            <w:pPr>
              <w:pStyle w:val="TableText"/>
              <w:rPr>
                <w:del w:id="629" w:author="Brian Wortman" w:date="2014-04-04T16:16:00Z"/>
                <w:rStyle w:val="CodeInline"/>
              </w:rPr>
            </w:pPr>
            <w:del w:id="630" w:author="Brian Wortman" w:date="2014-04-04T16:16:00Z">
              <w:r w:rsidRPr="00D020A5" w:rsidDel="000B4CD7">
                <w:rPr>
                  <w:rStyle w:val="CodeInline"/>
                </w:rPr>
                <w:delText>/api/tasks/123/status</w:delText>
              </w:r>
            </w:del>
          </w:p>
        </w:tc>
        <w:tc>
          <w:tcPr>
            <w:tcW w:w="1080" w:type="dxa"/>
            <w:tcPrChange w:id="631" w:author="Brian Wortman" w:date="2014-04-11T21:16:00Z">
              <w:tcPr>
                <w:tcW w:w="900" w:type="dxa"/>
                <w:gridSpan w:val="2"/>
              </w:tcPr>
            </w:tcPrChange>
          </w:tcPr>
          <w:p w14:paraId="333A6C53" w14:textId="1346A991" w:rsidR="001E7A33" w:rsidRPr="001E7A33" w:rsidDel="000B4CD7" w:rsidRDefault="001E7A33" w:rsidP="001E7A33">
            <w:pPr>
              <w:pStyle w:val="TableText"/>
              <w:rPr>
                <w:del w:id="632" w:author="Brian Wortman" w:date="2014-04-04T16:16:00Z"/>
              </w:rPr>
            </w:pPr>
            <w:del w:id="633" w:author="Brian Wortman" w:date="2014-04-04T16:16:00Z">
              <w:r w:rsidDel="000B4CD7">
                <w:delText>GET</w:delText>
              </w:r>
            </w:del>
          </w:p>
        </w:tc>
        <w:tc>
          <w:tcPr>
            <w:tcW w:w="4410" w:type="dxa"/>
            <w:tcPrChange w:id="634" w:author="Brian Wortman" w:date="2014-04-11T21:16:00Z">
              <w:tcPr>
                <w:tcW w:w="1998" w:type="dxa"/>
                <w:gridSpan w:val="2"/>
              </w:tcPr>
            </w:tcPrChange>
          </w:tcPr>
          <w:p w14:paraId="635A68FE" w14:textId="7B3EA1C3" w:rsidR="001E7A33" w:rsidRPr="001E7A33" w:rsidDel="000B4CD7" w:rsidRDefault="001E7A33" w:rsidP="001E7A33">
            <w:pPr>
              <w:pStyle w:val="TableText"/>
              <w:rPr>
                <w:del w:id="635" w:author="Brian Wortman" w:date="2014-04-04T16:16:00Z"/>
              </w:rPr>
            </w:pPr>
            <w:del w:id="636" w:author="Brian Wortman" w:date="2014-04-04T16:16:00Z">
              <w:r w:rsidDel="000B4CD7">
                <w:delText>Gets just the status information for the specified task</w:delText>
              </w:r>
            </w:del>
          </w:p>
        </w:tc>
      </w:tr>
      <w:tr w:rsidR="001E7A33" w:rsidDel="000B4CD7" w14:paraId="709D645C" w14:textId="53179079" w:rsidTr="007F6A39">
        <w:trPr>
          <w:del w:id="637" w:author="Brian Wortman" w:date="2014-04-04T16:18:00Z"/>
          <w:trPrChange w:id="638" w:author="Brian Wortman" w:date="2014-04-11T21:16:00Z">
            <w:trPr>
              <w:gridAfter w:val="0"/>
            </w:trPr>
          </w:trPrChange>
        </w:trPr>
        <w:tc>
          <w:tcPr>
            <w:tcW w:w="3235" w:type="dxa"/>
            <w:tcPrChange w:id="639" w:author="Brian Wortman" w:date="2014-04-11T21:16:00Z">
              <w:tcPr>
                <w:tcW w:w="2358" w:type="dxa"/>
                <w:gridSpan w:val="2"/>
              </w:tcPr>
            </w:tcPrChange>
          </w:tcPr>
          <w:p w14:paraId="66E4339D" w14:textId="2CAF9BB3" w:rsidR="001E7A33" w:rsidRPr="001E7A33" w:rsidDel="000B4CD7" w:rsidRDefault="001E7A33" w:rsidP="001E7A33">
            <w:pPr>
              <w:pStyle w:val="TableText"/>
              <w:rPr>
                <w:del w:id="640" w:author="Brian Wortman" w:date="2014-04-04T16:18:00Z"/>
                <w:rStyle w:val="CodeInline"/>
              </w:rPr>
            </w:pPr>
            <w:del w:id="641" w:author="Brian Wortman" w:date="2014-04-04T16:18:00Z">
              <w:r w:rsidRPr="00D020A5" w:rsidDel="000B4CD7">
                <w:rPr>
                  <w:rStyle w:val="CodeInline"/>
                </w:rPr>
                <w:delText>/api/tasks/123/status</w:delText>
              </w:r>
              <w:r w:rsidRPr="001E7A33" w:rsidDel="000B4CD7">
                <w:rPr>
                  <w:rStyle w:val="CodeInline"/>
                </w:rPr>
                <w:delText>/456</w:delText>
              </w:r>
            </w:del>
          </w:p>
        </w:tc>
        <w:tc>
          <w:tcPr>
            <w:tcW w:w="1080" w:type="dxa"/>
            <w:tcPrChange w:id="642" w:author="Brian Wortman" w:date="2014-04-11T21:16:00Z">
              <w:tcPr>
                <w:tcW w:w="900" w:type="dxa"/>
                <w:gridSpan w:val="2"/>
              </w:tcPr>
            </w:tcPrChange>
          </w:tcPr>
          <w:p w14:paraId="5B9D0B17" w14:textId="3775DE9D" w:rsidR="001E7A33" w:rsidRPr="001E7A33" w:rsidDel="000B4CD7" w:rsidRDefault="001E7A33" w:rsidP="001E7A33">
            <w:pPr>
              <w:pStyle w:val="TableText"/>
              <w:rPr>
                <w:del w:id="643" w:author="Brian Wortman" w:date="2014-04-04T16:18:00Z"/>
              </w:rPr>
            </w:pPr>
            <w:del w:id="644" w:author="Brian Wortman" w:date="2014-04-04T16:18:00Z">
              <w:r w:rsidDel="000B4CD7">
                <w:delText>PUT</w:delText>
              </w:r>
            </w:del>
          </w:p>
        </w:tc>
        <w:tc>
          <w:tcPr>
            <w:tcW w:w="4410" w:type="dxa"/>
            <w:tcPrChange w:id="645" w:author="Brian Wortman" w:date="2014-04-11T21:16:00Z">
              <w:tcPr>
                <w:tcW w:w="1998" w:type="dxa"/>
                <w:gridSpan w:val="2"/>
              </w:tcPr>
            </w:tcPrChange>
          </w:tcPr>
          <w:p w14:paraId="32BF5144" w14:textId="0DA6CD1D" w:rsidR="001E7A33" w:rsidRPr="001E7A33" w:rsidDel="000B4CD7" w:rsidRDefault="001E7A33" w:rsidP="001E7A33">
            <w:pPr>
              <w:pStyle w:val="TableText"/>
              <w:rPr>
                <w:del w:id="646" w:author="Brian Wortman" w:date="2014-04-04T16:18:00Z"/>
              </w:rPr>
            </w:pPr>
            <w:del w:id="647" w:author="Brian Wortman" w:date="2014-04-04T16:18:00Z">
              <w:r w:rsidDel="000B4CD7">
                <w:delText>Updates just the status of the specified task</w:delText>
              </w:r>
              <w:r w:rsidRPr="001E7A33" w:rsidDel="000B4CD7">
                <w:delText xml:space="preserve"> </w:delText>
              </w:r>
            </w:del>
          </w:p>
        </w:tc>
      </w:tr>
      <w:tr w:rsidR="001E7A33" w:rsidDel="000B4CD7" w14:paraId="6691497F" w14:textId="330887C4" w:rsidTr="007F6A39">
        <w:trPr>
          <w:del w:id="648" w:author="Brian Wortman" w:date="2014-04-04T16:18:00Z"/>
          <w:trPrChange w:id="649" w:author="Brian Wortman" w:date="2014-04-11T21:16:00Z">
            <w:trPr>
              <w:gridAfter w:val="0"/>
            </w:trPr>
          </w:trPrChange>
        </w:trPr>
        <w:tc>
          <w:tcPr>
            <w:tcW w:w="3235" w:type="dxa"/>
            <w:tcPrChange w:id="650" w:author="Brian Wortman" w:date="2014-04-11T21:16:00Z">
              <w:tcPr>
                <w:tcW w:w="2358" w:type="dxa"/>
                <w:gridSpan w:val="2"/>
              </w:tcPr>
            </w:tcPrChange>
          </w:tcPr>
          <w:p w14:paraId="61200246" w14:textId="7EF0EFE4" w:rsidR="001E7A33" w:rsidRPr="001E7A33" w:rsidDel="000B4CD7" w:rsidRDefault="001E7A33" w:rsidP="001E7A33">
            <w:pPr>
              <w:pStyle w:val="TableText"/>
              <w:rPr>
                <w:del w:id="651" w:author="Brian Wortman" w:date="2014-04-04T16:18:00Z"/>
                <w:rStyle w:val="CodeInline"/>
              </w:rPr>
            </w:pPr>
            <w:del w:id="652" w:author="Brian Wortman" w:date="2014-04-04T16:18:00Z">
              <w:r w:rsidRPr="00D020A5" w:rsidDel="000B4CD7">
                <w:rPr>
                  <w:rStyle w:val="CodeInline"/>
                </w:rPr>
                <w:delText>/api/tasks/123/priority</w:delText>
              </w:r>
            </w:del>
          </w:p>
        </w:tc>
        <w:tc>
          <w:tcPr>
            <w:tcW w:w="1080" w:type="dxa"/>
            <w:tcPrChange w:id="653" w:author="Brian Wortman" w:date="2014-04-11T21:16:00Z">
              <w:tcPr>
                <w:tcW w:w="900" w:type="dxa"/>
                <w:gridSpan w:val="2"/>
              </w:tcPr>
            </w:tcPrChange>
          </w:tcPr>
          <w:p w14:paraId="24042427" w14:textId="559668A8" w:rsidR="001E7A33" w:rsidRPr="001E7A33" w:rsidDel="000B4CD7" w:rsidRDefault="001E7A33" w:rsidP="001E7A33">
            <w:pPr>
              <w:pStyle w:val="TableText"/>
              <w:rPr>
                <w:del w:id="654" w:author="Brian Wortman" w:date="2014-04-04T16:18:00Z"/>
              </w:rPr>
            </w:pPr>
            <w:del w:id="655" w:author="Brian Wortman" w:date="2014-04-04T16:18:00Z">
              <w:r w:rsidDel="000B4CD7">
                <w:delText>GET</w:delText>
              </w:r>
            </w:del>
          </w:p>
        </w:tc>
        <w:tc>
          <w:tcPr>
            <w:tcW w:w="4410" w:type="dxa"/>
            <w:tcPrChange w:id="656" w:author="Brian Wortman" w:date="2014-04-11T21:16:00Z">
              <w:tcPr>
                <w:tcW w:w="1998" w:type="dxa"/>
                <w:gridSpan w:val="2"/>
              </w:tcPr>
            </w:tcPrChange>
          </w:tcPr>
          <w:p w14:paraId="4DEBB526" w14:textId="478777B7" w:rsidR="001E7A33" w:rsidRPr="001E7A33" w:rsidDel="000B4CD7" w:rsidRDefault="001E7A33" w:rsidP="001E7A33">
            <w:pPr>
              <w:pStyle w:val="TableText"/>
              <w:rPr>
                <w:del w:id="657" w:author="Brian Wortman" w:date="2014-04-04T16:18:00Z"/>
              </w:rPr>
            </w:pPr>
            <w:del w:id="658" w:author="Brian Wortman" w:date="2014-04-04T16:18:00Z">
              <w:r w:rsidDel="000B4CD7">
                <w:delText>Gets just the priority information for the specified task</w:delText>
              </w:r>
            </w:del>
          </w:p>
        </w:tc>
      </w:tr>
      <w:tr w:rsidR="001E7A33" w:rsidDel="000B4CD7" w14:paraId="1B89CEDB" w14:textId="2BCF2E85" w:rsidTr="007F6A39">
        <w:trPr>
          <w:del w:id="659" w:author="Brian Wortman" w:date="2014-04-04T16:18:00Z"/>
          <w:trPrChange w:id="660" w:author="Brian Wortman" w:date="2014-04-11T21:16:00Z">
            <w:trPr>
              <w:gridAfter w:val="0"/>
            </w:trPr>
          </w:trPrChange>
        </w:trPr>
        <w:tc>
          <w:tcPr>
            <w:tcW w:w="3235" w:type="dxa"/>
            <w:tcPrChange w:id="661" w:author="Brian Wortman" w:date="2014-04-11T21:16:00Z">
              <w:tcPr>
                <w:tcW w:w="2358" w:type="dxa"/>
                <w:gridSpan w:val="2"/>
              </w:tcPr>
            </w:tcPrChange>
          </w:tcPr>
          <w:p w14:paraId="6EBD6D0B" w14:textId="50D132DA" w:rsidR="001E7A33" w:rsidRPr="001E7A33" w:rsidDel="000B4CD7" w:rsidRDefault="001E7A33" w:rsidP="001E7A33">
            <w:pPr>
              <w:pStyle w:val="TableText"/>
              <w:rPr>
                <w:del w:id="662" w:author="Brian Wortman" w:date="2014-04-04T16:18:00Z"/>
                <w:rStyle w:val="CodeInline"/>
              </w:rPr>
            </w:pPr>
            <w:del w:id="663" w:author="Brian Wortman" w:date="2014-04-04T16:18:00Z">
              <w:r w:rsidRPr="00D020A5" w:rsidDel="000B4CD7">
                <w:rPr>
                  <w:rStyle w:val="CodeInline"/>
                </w:rPr>
                <w:delText>/api/tasks/123/priority/456</w:delText>
              </w:r>
            </w:del>
          </w:p>
        </w:tc>
        <w:tc>
          <w:tcPr>
            <w:tcW w:w="1080" w:type="dxa"/>
            <w:tcPrChange w:id="664" w:author="Brian Wortman" w:date="2014-04-11T21:16:00Z">
              <w:tcPr>
                <w:tcW w:w="900" w:type="dxa"/>
                <w:gridSpan w:val="2"/>
              </w:tcPr>
            </w:tcPrChange>
          </w:tcPr>
          <w:p w14:paraId="740D2C04" w14:textId="73963A60" w:rsidR="001E7A33" w:rsidRPr="001E7A33" w:rsidDel="000B4CD7" w:rsidRDefault="001E7A33" w:rsidP="001E7A33">
            <w:pPr>
              <w:pStyle w:val="TableText"/>
              <w:rPr>
                <w:del w:id="665" w:author="Brian Wortman" w:date="2014-04-04T16:18:00Z"/>
              </w:rPr>
            </w:pPr>
            <w:del w:id="666" w:author="Brian Wortman" w:date="2014-04-04T16:18:00Z">
              <w:r w:rsidDel="000B4CD7">
                <w:delText>PUT</w:delText>
              </w:r>
            </w:del>
          </w:p>
        </w:tc>
        <w:tc>
          <w:tcPr>
            <w:tcW w:w="4410" w:type="dxa"/>
            <w:tcPrChange w:id="667" w:author="Brian Wortman" w:date="2014-04-11T21:16:00Z">
              <w:tcPr>
                <w:tcW w:w="1998" w:type="dxa"/>
                <w:gridSpan w:val="2"/>
              </w:tcPr>
            </w:tcPrChange>
          </w:tcPr>
          <w:p w14:paraId="385E7A62" w14:textId="714CD689" w:rsidR="001E7A33" w:rsidRPr="001E7A33" w:rsidDel="000B4CD7" w:rsidRDefault="001E7A33" w:rsidP="001E7A33">
            <w:pPr>
              <w:pStyle w:val="TableText"/>
              <w:rPr>
                <w:del w:id="668" w:author="Brian Wortman" w:date="2014-04-04T16:18:00Z"/>
              </w:rPr>
            </w:pPr>
            <w:del w:id="669" w:author="Brian Wortman" w:date="2014-04-04T16:18:00Z">
              <w:r w:rsidDel="000B4CD7">
                <w:delText xml:space="preserve">Updates just the priority of the specified </w:delText>
              </w:r>
              <w:r w:rsidRPr="001E7A33" w:rsidDel="000B4CD7">
                <w:delText>task</w:delText>
              </w:r>
            </w:del>
          </w:p>
        </w:tc>
      </w:tr>
      <w:tr w:rsidR="001E7A33" w14:paraId="783D96F5" w14:textId="77777777" w:rsidTr="007F6A39">
        <w:trPr>
          <w:trPrChange w:id="670" w:author="Brian Wortman" w:date="2014-04-11T21:16:00Z">
            <w:trPr>
              <w:gridAfter w:val="0"/>
            </w:trPr>
          </w:trPrChange>
        </w:trPr>
        <w:tc>
          <w:tcPr>
            <w:tcW w:w="3235" w:type="dxa"/>
            <w:tcPrChange w:id="671" w:author="Brian Wortman" w:date="2014-04-11T21:16:00Z">
              <w:tcPr>
                <w:tcW w:w="2358" w:type="dxa"/>
                <w:gridSpan w:val="2"/>
              </w:tcPr>
            </w:tcPrChange>
          </w:tcPr>
          <w:p w14:paraId="10D16574"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Change w:id="672" w:author="Brian Wortman" w:date="2014-04-11T21:16:00Z">
              <w:tcPr>
                <w:tcW w:w="900" w:type="dxa"/>
                <w:gridSpan w:val="2"/>
              </w:tcPr>
            </w:tcPrChange>
          </w:tcPr>
          <w:p w14:paraId="4C2DC7F7" w14:textId="77777777" w:rsidR="001E7A33" w:rsidRPr="001E7A33" w:rsidRDefault="001E7A33" w:rsidP="001E7A33">
            <w:pPr>
              <w:pStyle w:val="TableText"/>
            </w:pPr>
            <w:r>
              <w:t>GET</w:t>
            </w:r>
          </w:p>
        </w:tc>
        <w:tc>
          <w:tcPr>
            <w:tcW w:w="4410" w:type="dxa"/>
            <w:tcPrChange w:id="673" w:author="Brian Wortman" w:date="2014-04-11T21:16:00Z">
              <w:tcPr>
                <w:tcW w:w="1998" w:type="dxa"/>
                <w:gridSpan w:val="2"/>
              </w:tcPr>
            </w:tcPrChange>
          </w:tcPr>
          <w:p w14:paraId="135D2ABF" w14:textId="77777777" w:rsidR="001E7A33" w:rsidRPr="001E7A33" w:rsidRDefault="001E7A33" w:rsidP="001E7A33">
            <w:pPr>
              <w:pStyle w:val="TableText"/>
            </w:pPr>
            <w:r>
              <w:t>Gets</w:t>
            </w:r>
            <w:r w:rsidRPr="001E7A33">
              <w:t xml:space="preserve"> the users assigned to the specified task</w:t>
            </w:r>
          </w:p>
        </w:tc>
      </w:tr>
      <w:tr w:rsidR="001E7A33" w14:paraId="69C7041B" w14:textId="77777777" w:rsidTr="007F6A39">
        <w:trPr>
          <w:trPrChange w:id="674" w:author="Brian Wortman" w:date="2014-04-11T21:16:00Z">
            <w:trPr>
              <w:gridAfter w:val="0"/>
            </w:trPr>
          </w:trPrChange>
        </w:trPr>
        <w:tc>
          <w:tcPr>
            <w:tcW w:w="3235" w:type="dxa"/>
            <w:tcPrChange w:id="675" w:author="Brian Wortman" w:date="2014-04-11T21:16:00Z">
              <w:tcPr>
                <w:tcW w:w="2358" w:type="dxa"/>
                <w:gridSpan w:val="2"/>
              </w:tcPr>
            </w:tcPrChange>
          </w:tcPr>
          <w:p w14:paraId="6DD53055" w14:textId="77777777" w:rsidR="001E7A33" w:rsidRPr="001E7A33" w:rsidRDefault="001E7A33" w:rsidP="001E7A33">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Change w:id="676" w:author="Brian Wortman" w:date="2014-04-11T21:16:00Z">
              <w:tcPr>
                <w:tcW w:w="900" w:type="dxa"/>
                <w:gridSpan w:val="2"/>
              </w:tcPr>
            </w:tcPrChange>
          </w:tcPr>
          <w:p w14:paraId="26AC2C7C" w14:textId="77777777" w:rsidR="001E7A33" w:rsidRPr="001E7A33" w:rsidRDefault="001E7A33" w:rsidP="001E7A33">
            <w:pPr>
              <w:pStyle w:val="TableText"/>
            </w:pPr>
            <w:r>
              <w:t>PUT</w:t>
            </w:r>
          </w:p>
        </w:tc>
        <w:tc>
          <w:tcPr>
            <w:tcW w:w="4410" w:type="dxa"/>
            <w:tcPrChange w:id="677" w:author="Brian Wortman" w:date="2014-04-11T21:16:00Z">
              <w:tcPr>
                <w:tcW w:w="1998" w:type="dxa"/>
                <w:gridSpan w:val="2"/>
              </w:tcPr>
            </w:tcPrChange>
          </w:tcPr>
          <w:p w14:paraId="36335169" w14:textId="39126527" w:rsidR="001E7A33" w:rsidRPr="001E7A33" w:rsidRDefault="001E7A33" w:rsidP="001E7A33">
            <w:pPr>
              <w:pStyle w:val="TableText"/>
            </w:pPr>
            <w:r>
              <w:t>Replaces all users on the specified task</w:t>
            </w:r>
            <w:ins w:id="678" w:author="Brian Wortman" w:date="2014-04-11T21:12:00Z">
              <w:r w:rsidR="00FC7689">
                <w:t>; returns the updated task in the response</w:t>
              </w:r>
            </w:ins>
          </w:p>
        </w:tc>
      </w:tr>
      <w:tr w:rsidR="001E7A33" w14:paraId="6EEDC10A" w14:textId="77777777" w:rsidTr="007F6A39">
        <w:trPr>
          <w:trPrChange w:id="679" w:author="Brian Wortman" w:date="2014-04-11T21:16:00Z">
            <w:trPr>
              <w:gridAfter w:val="0"/>
            </w:trPr>
          </w:trPrChange>
        </w:trPr>
        <w:tc>
          <w:tcPr>
            <w:tcW w:w="3235" w:type="dxa"/>
            <w:tcPrChange w:id="680" w:author="Brian Wortman" w:date="2014-04-11T21:16:00Z">
              <w:tcPr>
                <w:tcW w:w="2358" w:type="dxa"/>
                <w:gridSpan w:val="2"/>
              </w:tcPr>
            </w:tcPrChange>
          </w:tcPr>
          <w:p w14:paraId="12F56D48"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Change w:id="681" w:author="Brian Wortman" w:date="2014-04-11T21:16:00Z">
              <w:tcPr>
                <w:tcW w:w="900" w:type="dxa"/>
                <w:gridSpan w:val="2"/>
              </w:tcPr>
            </w:tcPrChange>
          </w:tcPr>
          <w:p w14:paraId="6C6E2517" w14:textId="77777777" w:rsidR="001E7A33" w:rsidRPr="001E7A33" w:rsidRDefault="001E7A33" w:rsidP="001E7A33">
            <w:pPr>
              <w:pStyle w:val="TableText"/>
            </w:pPr>
            <w:r>
              <w:t>DELETE</w:t>
            </w:r>
          </w:p>
        </w:tc>
        <w:tc>
          <w:tcPr>
            <w:tcW w:w="4410" w:type="dxa"/>
            <w:tcPrChange w:id="682" w:author="Brian Wortman" w:date="2014-04-11T21:16:00Z">
              <w:tcPr>
                <w:tcW w:w="1998" w:type="dxa"/>
                <w:gridSpan w:val="2"/>
              </w:tcPr>
            </w:tcPrChange>
          </w:tcPr>
          <w:p w14:paraId="5891DD90" w14:textId="11BF572C" w:rsidR="001E7A33" w:rsidRPr="001E7A33" w:rsidRDefault="001E7A33" w:rsidP="001E7A33">
            <w:pPr>
              <w:pStyle w:val="TableText"/>
            </w:pPr>
            <w:r>
              <w:t>Deletes all users from the specified task</w:t>
            </w:r>
            <w:ins w:id="683" w:author="Brian Wortman" w:date="2014-04-11T21:12:00Z">
              <w:r w:rsidR="00FC7689">
                <w:t>; returns the updated task in the response</w:t>
              </w:r>
            </w:ins>
          </w:p>
        </w:tc>
      </w:tr>
      <w:tr w:rsidR="001E7A33" w14:paraId="3CF36707" w14:textId="77777777" w:rsidTr="007F6A39">
        <w:trPr>
          <w:trPrChange w:id="684" w:author="Brian Wortman" w:date="2014-04-11T21:16:00Z">
            <w:trPr>
              <w:gridAfter w:val="0"/>
            </w:trPr>
          </w:trPrChange>
        </w:trPr>
        <w:tc>
          <w:tcPr>
            <w:tcW w:w="3235" w:type="dxa"/>
            <w:tcPrChange w:id="685" w:author="Brian Wortman" w:date="2014-04-11T21:16:00Z">
              <w:tcPr>
                <w:tcW w:w="2358" w:type="dxa"/>
                <w:gridSpan w:val="2"/>
              </w:tcPr>
            </w:tcPrChange>
          </w:tcPr>
          <w:p w14:paraId="321393C5"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Change w:id="686" w:author="Brian Wortman" w:date="2014-04-11T21:16:00Z">
              <w:tcPr>
                <w:tcW w:w="900" w:type="dxa"/>
                <w:gridSpan w:val="2"/>
              </w:tcPr>
            </w:tcPrChange>
          </w:tcPr>
          <w:p w14:paraId="3418BF37" w14:textId="77777777" w:rsidR="001E7A33" w:rsidRPr="001E7A33" w:rsidRDefault="001E7A33" w:rsidP="001E7A33">
            <w:pPr>
              <w:pStyle w:val="TableText"/>
            </w:pPr>
            <w:r>
              <w:t>PUT</w:t>
            </w:r>
          </w:p>
        </w:tc>
        <w:tc>
          <w:tcPr>
            <w:tcW w:w="4410" w:type="dxa"/>
            <w:tcPrChange w:id="687" w:author="Brian Wortman" w:date="2014-04-11T21:16:00Z">
              <w:tcPr>
                <w:tcW w:w="1998" w:type="dxa"/>
                <w:gridSpan w:val="2"/>
              </w:tcPr>
            </w:tcPrChange>
          </w:tcPr>
          <w:p w14:paraId="346C61DF" w14:textId="5DD03AAD" w:rsidR="001E7A33" w:rsidRPr="001E7A33" w:rsidRDefault="001E7A33" w:rsidP="001E7A33">
            <w:pPr>
              <w:pStyle w:val="TableText"/>
            </w:pPr>
            <w:r>
              <w:t xml:space="preserve">Adds the </w:t>
            </w:r>
            <w:r w:rsidRPr="001E7A33">
              <w:t>specified user (e.g., 456) as an assignee on the task</w:t>
            </w:r>
            <w:ins w:id="688" w:author="Brian Wortman" w:date="2014-04-11T21:12:00Z">
              <w:r w:rsidR="007F6A39">
                <w:t>; returns the updated task in the response</w:t>
              </w:r>
            </w:ins>
          </w:p>
        </w:tc>
      </w:tr>
      <w:tr w:rsidR="001E7A33" w14:paraId="2FB2D993" w14:textId="77777777" w:rsidTr="007F6A39">
        <w:trPr>
          <w:trPrChange w:id="689" w:author="Brian Wortman" w:date="2014-04-11T21:16:00Z">
            <w:trPr>
              <w:gridAfter w:val="0"/>
            </w:trPr>
          </w:trPrChange>
        </w:trPr>
        <w:tc>
          <w:tcPr>
            <w:tcW w:w="3235" w:type="dxa"/>
            <w:tcPrChange w:id="690" w:author="Brian Wortman" w:date="2014-04-11T21:16:00Z">
              <w:tcPr>
                <w:tcW w:w="2358" w:type="dxa"/>
                <w:gridSpan w:val="2"/>
              </w:tcPr>
            </w:tcPrChange>
          </w:tcPr>
          <w:p w14:paraId="60C4482A"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Change w:id="691" w:author="Brian Wortman" w:date="2014-04-11T21:16:00Z">
              <w:tcPr>
                <w:tcW w:w="900" w:type="dxa"/>
                <w:gridSpan w:val="2"/>
              </w:tcPr>
            </w:tcPrChange>
          </w:tcPr>
          <w:p w14:paraId="65115E2E" w14:textId="77777777" w:rsidR="001E7A33" w:rsidRPr="001E7A33" w:rsidRDefault="001E7A33" w:rsidP="001E7A33">
            <w:pPr>
              <w:pStyle w:val="TableText"/>
            </w:pPr>
            <w:r>
              <w:t>DELETE</w:t>
            </w:r>
          </w:p>
        </w:tc>
        <w:tc>
          <w:tcPr>
            <w:tcW w:w="4410" w:type="dxa"/>
            <w:tcPrChange w:id="692" w:author="Brian Wortman" w:date="2014-04-11T21:16:00Z">
              <w:tcPr>
                <w:tcW w:w="1998" w:type="dxa"/>
                <w:gridSpan w:val="2"/>
              </w:tcPr>
            </w:tcPrChange>
          </w:tcPr>
          <w:p w14:paraId="6656EC44" w14:textId="1867E4E7" w:rsidR="001E7A33" w:rsidRPr="001E7A33" w:rsidRDefault="001E7A33" w:rsidP="001E7A33">
            <w:pPr>
              <w:pStyle w:val="TableText"/>
            </w:pPr>
            <w:r>
              <w:t>Deletes the specified user from the assignee list</w:t>
            </w:r>
            <w:ins w:id="693" w:author="Brian Wortman" w:date="2014-04-11T21:13:00Z">
              <w:r w:rsidR="007F6A39">
                <w:t>; returns the updated task in the response</w:t>
              </w:r>
            </w:ins>
          </w:p>
        </w:tc>
      </w:tr>
      <w:tr w:rsidR="001E7A33" w:rsidDel="000B4CD7" w14:paraId="31A2E2C6" w14:textId="4299262A" w:rsidTr="007F6A39">
        <w:trPr>
          <w:del w:id="694" w:author="Brian Wortman" w:date="2014-04-04T16:18:00Z"/>
          <w:trPrChange w:id="695" w:author="Brian Wortman" w:date="2014-04-11T21:16:00Z">
            <w:trPr>
              <w:gridAfter w:val="0"/>
            </w:trPr>
          </w:trPrChange>
        </w:trPr>
        <w:tc>
          <w:tcPr>
            <w:tcW w:w="3235" w:type="dxa"/>
            <w:tcPrChange w:id="696" w:author="Brian Wortman" w:date="2014-04-11T21:16:00Z">
              <w:tcPr>
                <w:tcW w:w="2358" w:type="dxa"/>
                <w:gridSpan w:val="2"/>
              </w:tcPr>
            </w:tcPrChange>
          </w:tcPr>
          <w:p w14:paraId="7B51B351" w14:textId="7954257C" w:rsidR="001E7A33" w:rsidRPr="001E7A33" w:rsidDel="000B4CD7" w:rsidRDefault="001E7A33" w:rsidP="001E7A33">
            <w:pPr>
              <w:pStyle w:val="TableText"/>
              <w:rPr>
                <w:del w:id="697" w:author="Brian Wortman" w:date="2014-04-04T16:18:00Z"/>
                <w:rStyle w:val="CodeInline"/>
              </w:rPr>
            </w:pPr>
            <w:del w:id="698" w:author="Brian Wortman" w:date="2014-04-04T16:18:00Z">
              <w:r w:rsidRPr="00D020A5" w:rsidDel="000B4CD7">
                <w:rPr>
                  <w:rStyle w:val="CodeInline"/>
                </w:rPr>
                <w:delText>/api/tasks/123/categories</w:delText>
              </w:r>
            </w:del>
          </w:p>
        </w:tc>
        <w:tc>
          <w:tcPr>
            <w:tcW w:w="1080" w:type="dxa"/>
            <w:tcPrChange w:id="699" w:author="Brian Wortman" w:date="2014-04-11T21:16:00Z">
              <w:tcPr>
                <w:tcW w:w="900" w:type="dxa"/>
                <w:gridSpan w:val="2"/>
              </w:tcPr>
            </w:tcPrChange>
          </w:tcPr>
          <w:p w14:paraId="08591F3E" w14:textId="20FBCF00" w:rsidR="001E7A33" w:rsidRPr="001E7A33" w:rsidDel="000B4CD7" w:rsidRDefault="001E7A33" w:rsidP="001E7A33">
            <w:pPr>
              <w:pStyle w:val="TableText"/>
              <w:rPr>
                <w:del w:id="700" w:author="Brian Wortman" w:date="2014-04-04T16:18:00Z"/>
              </w:rPr>
            </w:pPr>
            <w:del w:id="701" w:author="Brian Wortman" w:date="2014-04-04T16:18:00Z">
              <w:r w:rsidDel="000B4CD7">
                <w:delText>GET</w:delText>
              </w:r>
            </w:del>
          </w:p>
        </w:tc>
        <w:tc>
          <w:tcPr>
            <w:tcW w:w="4410" w:type="dxa"/>
            <w:tcPrChange w:id="702" w:author="Brian Wortman" w:date="2014-04-11T21:16:00Z">
              <w:tcPr>
                <w:tcW w:w="1998" w:type="dxa"/>
                <w:gridSpan w:val="2"/>
              </w:tcPr>
            </w:tcPrChange>
          </w:tcPr>
          <w:p w14:paraId="5E1047E4" w14:textId="1121391F" w:rsidR="001E7A33" w:rsidRPr="001E7A33" w:rsidDel="000B4CD7" w:rsidRDefault="001E7A33" w:rsidP="001E7A33">
            <w:pPr>
              <w:pStyle w:val="TableText"/>
              <w:rPr>
                <w:del w:id="703" w:author="Brian Wortman" w:date="2014-04-04T16:18:00Z"/>
              </w:rPr>
            </w:pPr>
            <w:del w:id="704" w:author="Brian Wortman" w:date="2014-04-04T16:18:00Z">
              <w:r w:rsidDel="000B4CD7">
                <w:delText>Gets the categories associated with the specified task</w:delText>
              </w:r>
            </w:del>
          </w:p>
        </w:tc>
      </w:tr>
      <w:tr w:rsidR="001E7A33" w:rsidDel="000B4CD7" w14:paraId="14E42D66" w14:textId="4BCA7652" w:rsidTr="007F6A39">
        <w:trPr>
          <w:del w:id="705" w:author="Brian Wortman" w:date="2014-04-04T16:18:00Z"/>
          <w:trPrChange w:id="706" w:author="Brian Wortman" w:date="2014-04-11T21:16:00Z">
            <w:trPr>
              <w:gridAfter w:val="0"/>
            </w:trPr>
          </w:trPrChange>
        </w:trPr>
        <w:tc>
          <w:tcPr>
            <w:tcW w:w="3235" w:type="dxa"/>
            <w:tcPrChange w:id="707" w:author="Brian Wortman" w:date="2014-04-11T21:16:00Z">
              <w:tcPr>
                <w:tcW w:w="2358" w:type="dxa"/>
                <w:gridSpan w:val="2"/>
              </w:tcPr>
            </w:tcPrChange>
          </w:tcPr>
          <w:p w14:paraId="50E2A3D0" w14:textId="7DD2B79F" w:rsidR="001E7A33" w:rsidRPr="001E7A33" w:rsidDel="000B4CD7" w:rsidRDefault="001E7A33" w:rsidP="001E7A33">
            <w:pPr>
              <w:pStyle w:val="TableText"/>
              <w:rPr>
                <w:del w:id="708" w:author="Brian Wortman" w:date="2014-04-04T16:18:00Z"/>
                <w:rStyle w:val="CodeInline"/>
              </w:rPr>
            </w:pPr>
            <w:del w:id="709" w:author="Brian Wortman" w:date="2014-04-04T16:18:00Z">
              <w:r w:rsidRPr="00D020A5" w:rsidDel="000B4CD7">
                <w:rPr>
                  <w:rStyle w:val="CodeInline"/>
                </w:rPr>
                <w:delText>/api/tasks/123/categories</w:delText>
              </w:r>
            </w:del>
          </w:p>
        </w:tc>
        <w:tc>
          <w:tcPr>
            <w:tcW w:w="1080" w:type="dxa"/>
            <w:tcPrChange w:id="710" w:author="Brian Wortman" w:date="2014-04-11T21:16:00Z">
              <w:tcPr>
                <w:tcW w:w="900" w:type="dxa"/>
                <w:gridSpan w:val="2"/>
              </w:tcPr>
            </w:tcPrChange>
          </w:tcPr>
          <w:p w14:paraId="21B35342" w14:textId="52C1D371" w:rsidR="001E7A33" w:rsidRPr="001E7A33" w:rsidDel="000B4CD7" w:rsidRDefault="001E7A33" w:rsidP="001E7A33">
            <w:pPr>
              <w:pStyle w:val="TableText"/>
              <w:rPr>
                <w:del w:id="711" w:author="Brian Wortman" w:date="2014-04-04T16:18:00Z"/>
              </w:rPr>
            </w:pPr>
            <w:del w:id="712" w:author="Brian Wortman" w:date="2014-04-04T16:18:00Z">
              <w:r w:rsidDel="000B4CD7">
                <w:delText>PUT</w:delText>
              </w:r>
            </w:del>
          </w:p>
        </w:tc>
        <w:tc>
          <w:tcPr>
            <w:tcW w:w="4410" w:type="dxa"/>
            <w:tcPrChange w:id="713" w:author="Brian Wortman" w:date="2014-04-11T21:16:00Z">
              <w:tcPr>
                <w:tcW w:w="1998" w:type="dxa"/>
                <w:gridSpan w:val="2"/>
              </w:tcPr>
            </w:tcPrChange>
          </w:tcPr>
          <w:p w14:paraId="778DC5A4" w14:textId="601975D6" w:rsidR="001E7A33" w:rsidRPr="001E7A33" w:rsidDel="000B4CD7" w:rsidRDefault="001E7A33" w:rsidP="001E7A33">
            <w:pPr>
              <w:pStyle w:val="TableText"/>
              <w:rPr>
                <w:del w:id="714" w:author="Brian Wortman" w:date="2014-04-04T16:18:00Z"/>
              </w:rPr>
            </w:pPr>
            <w:del w:id="715" w:author="Brian Wortman" w:date="2014-04-04T16:18:00Z">
              <w:r w:rsidDel="000B4CD7">
                <w:delText>Replaces all categories on the specified task</w:delText>
              </w:r>
            </w:del>
          </w:p>
        </w:tc>
      </w:tr>
      <w:tr w:rsidR="001E7A33" w:rsidDel="000B4CD7" w14:paraId="373C2DD2" w14:textId="4E82E0A2" w:rsidTr="007F6A39">
        <w:trPr>
          <w:del w:id="716" w:author="Brian Wortman" w:date="2014-04-04T16:18:00Z"/>
          <w:trPrChange w:id="717" w:author="Brian Wortman" w:date="2014-04-11T21:16:00Z">
            <w:trPr>
              <w:gridAfter w:val="0"/>
            </w:trPr>
          </w:trPrChange>
        </w:trPr>
        <w:tc>
          <w:tcPr>
            <w:tcW w:w="3235" w:type="dxa"/>
            <w:tcPrChange w:id="718" w:author="Brian Wortman" w:date="2014-04-11T21:16:00Z">
              <w:tcPr>
                <w:tcW w:w="2358" w:type="dxa"/>
                <w:gridSpan w:val="2"/>
              </w:tcPr>
            </w:tcPrChange>
          </w:tcPr>
          <w:p w14:paraId="10AE6F9C" w14:textId="35DA94A6" w:rsidR="001E7A33" w:rsidRPr="001E7A33" w:rsidDel="000B4CD7" w:rsidRDefault="001E7A33" w:rsidP="001E7A33">
            <w:pPr>
              <w:pStyle w:val="TableText"/>
              <w:rPr>
                <w:del w:id="719" w:author="Brian Wortman" w:date="2014-04-04T16:18:00Z"/>
                <w:rStyle w:val="CodeInline"/>
              </w:rPr>
            </w:pPr>
            <w:del w:id="720" w:author="Brian Wortman" w:date="2014-04-04T16:18:00Z">
              <w:r w:rsidRPr="00D020A5" w:rsidDel="000B4CD7">
                <w:rPr>
                  <w:rStyle w:val="CodeInline"/>
                </w:rPr>
                <w:delText>/api/tasks/123/categories</w:delText>
              </w:r>
            </w:del>
          </w:p>
        </w:tc>
        <w:tc>
          <w:tcPr>
            <w:tcW w:w="1080" w:type="dxa"/>
            <w:tcPrChange w:id="721" w:author="Brian Wortman" w:date="2014-04-11T21:16:00Z">
              <w:tcPr>
                <w:tcW w:w="900" w:type="dxa"/>
                <w:gridSpan w:val="2"/>
              </w:tcPr>
            </w:tcPrChange>
          </w:tcPr>
          <w:p w14:paraId="0EFC6713" w14:textId="25144550" w:rsidR="001E7A33" w:rsidRPr="001E7A33" w:rsidDel="000B4CD7" w:rsidRDefault="001E7A33" w:rsidP="001E7A33">
            <w:pPr>
              <w:pStyle w:val="TableText"/>
              <w:rPr>
                <w:del w:id="722" w:author="Brian Wortman" w:date="2014-04-04T16:18:00Z"/>
              </w:rPr>
            </w:pPr>
            <w:del w:id="723" w:author="Brian Wortman" w:date="2014-04-04T16:18:00Z">
              <w:r w:rsidDel="000B4CD7">
                <w:delText>DELETE</w:delText>
              </w:r>
            </w:del>
          </w:p>
        </w:tc>
        <w:tc>
          <w:tcPr>
            <w:tcW w:w="4410" w:type="dxa"/>
            <w:tcPrChange w:id="724" w:author="Brian Wortman" w:date="2014-04-11T21:16:00Z">
              <w:tcPr>
                <w:tcW w:w="1998" w:type="dxa"/>
                <w:gridSpan w:val="2"/>
              </w:tcPr>
            </w:tcPrChange>
          </w:tcPr>
          <w:p w14:paraId="040B0E9C" w14:textId="30C346E1" w:rsidR="001E7A33" w:rsidRPr="001E7A33" w:rsidDel="000B4CD7" w:rsidRDefault="001E7A33" w:rsidP="001E7A33">
            <w:pPr>
              <w:pStyle w:val="TableText"/>
              <w:rPr>
                <w:del w:id="725" w:author="Brian Wortman" w:date="2014-04-04T16:18:00Z"/>
              </w:rPr>
            </w:pPr>
            <w:del w:id="726" w:author="Brian Wortman" w:date="2014-04-04T16:18:00Z">
              <w:r w:rsidDel="000B4CD7">
                <w:delText>Deletes all categories from the specified task</w:delText>
              </w:r>
            </w:del>
          </w:p>
        </w:tc>
      </w:tr>
      <w:tr w:rsidR="001E7A33" w:rsidDel="000B4CD7" w14:paraId="19F13AE1" w14:textId="5540467B" w:rsidTr="007F6A39">
        <w:trPr>
          <w:del w:id="727" w:author="Brian Wortman" w:date="2014-04-04T16:18:00Z"/>
          <w:trPrChange w:id="728" w:author="Brian Wortman" w:date="2014-04-11T21:16:00Z">
            <w:trPr>
              <w:gridAfter w:val="0"/>
            </w:trPr>
          </w:trPrChange>
        </w:trPr>
        <w:tc>
          <w:tcPr>
            <w:tcW w:w="3235" w:type="dxa"/>
            <w:tcPrChange w:id="729" w:author="Brian Wortman" w:date="2014-04-11T21:16:00Z">
              <w:tcPr>
                <w:tcW w:w="2358" w:type="dxa"/>
                <w:gridSpan w:val="2"/>
              </w:tcPr>
            </w:tcPrChange>
          </w:tcPr>
          <w:p w14:paraId="1AB69F24" w14:textId="7B4675BF" w:rsidR="001E7A33" w:rsidRPr="001E7A33" w:rsidDel="000B4CD7" w:rsidRDefault="001E7A33" w:rsidP="001E7A33">
            <w:pPr>
              <w:pStyle w:val="TableText"/>
              <w:rPr>
                <w:del w:id="730" w:author="Brian Wortman" w:date="2014-04-04T16:18:00Z"/>
                <w:rStyle w:val="CodeInline"/>
              </w:rPr>
            </w:pPr>
            <w:del w:id="731" w:author="Brian Wortman" w:date="2014-04-04T16:18:00Z">
              <w:r w:rsidRPr="00D020A5" w:rsidDel="000B4CD7">
                <w:rPr>
                  <w:rStyle w:val="CodeInline"/>
                </w:rPr>
                <w:delText>/api/tasks/123/categories/456</w:delText>
              </w:r>
            </w:del>
          </w:p>
        </w:tc>
        <w:tc>
          <w:tcPr>
            <w:tcW w:w="1080" w:type="dxa"/>
            <w:tcPrChange w:id="732" w:author="Brian Wortman" w:date="2014-04-11T21:16:00Z">
              <w:tcPr>
                <w:tcW w:w="900" w:type="dxa"/>
                <w:gridSpan w:val="2"/>
              </w:tcPr>
            </w:tcPrChange>
          </w:tcPr>
          <w:p w14:paraId="6B03F75A" w14:textId="3DF150CF" w:rsidR="001E7A33" w:rsidRPr="001E7A33" w:rsidDel="000B4CD7" w:rsidRDefault="001E7A33" w:rsidP="001E7A33">
            <w:pPr>
              <w:pStyle w:val="TableText"/>
              <w:rPr>
                <w:del w:id="733" w:author="Brian Wortman" w:date="2014-04-04T16:18:00Z"/>
              </w:rPr>
            </w:pPr>
            <w:del w:id="734" w:author="Brian Wortman" w:date="2014-04-04T16:18:00Z">
              <w:r w:rsidDel="000B4CD7">
                <w:delText>PUT</w:delText>
              </w:r>
            </w:del>
          </w:p>
        </w:tc>
        <w:tc>
          <w:tcPr>
            <w:tcW w:w="4410" w:type="dxa"/>
            <w:tcPrChange w:id="735" w:author="Brian Wortman" w:date="2014-04-11T21:16:00Z">
              <w:tcPr>
                <w:tcW w:w="1998" w:type="dxa"/>
                <w:gridSpan w:val="2"/>
              </w:tcPr>
            </w:tcPrChange>
          </w:tcPr>
          <w:p w14:paraId="12351848" w14:textId="79D0AB15" w:rsidR="001E7A33" w:rsidRPr="001E7A33" w:rsidDel="000B4CD7" w:rsidRDefault="001E7A33" w:rsidP="001E7A33">
            <w:pPr>
              <w:pStyle w:val="TableText"/>
              <w:rPr>
                <w:del w:id="736" w:author="Brian Wortman" w:date="2014-04-04T16:18:00Z"/>
              </w:rPr>
            </w:pPr>
            <w:del w:id="737" w:author="Brian Wortman" w:date="2014-04-04T16:18:00Z">
              <w:r w:rsidDel="000B4CD7">
                <w:delText>Adds the specified category</w:delText>
              </w:r>
              <w:r w:rsidRPr="001E7A33" w:rsidDel="000B4CD7">
                <w:delText>—e.g. 456—to the task</w:delText>
              </w:r>
            </w:del>
          </w:p>
        </w:tc>
      </w:tr>
      <w:tr w:rsidR="001E7A33" w:rsidDel="000B4CD7" w14:paraId="601029C9" w14:textId="23612A58" w:rsidTr="007F6A39">
        <w:trPr>
          <w:del w:id="738" w:author="Brian Wortman" w:date="2014-04-04T16:18:00Z"/>
          <w:trPrChange w:id="739" w:author="Brian Wortman" w:date="2014-04-11T21:16:00Z">
            <w:trPr>
              <w:gridAfter w:val="0"/>
            </w:trPr>
          </w:trPrChange>
        </w:trPr>
        <w:tc>
          <w:tcPr>
            <w:tcW w:w="3235" w:type="dxa"/>
            <w:tcPrChange w:id="740" w:author="Brian Wortman" w:date="2014-04-11T21:16:00Z">
              <w:tcPr>
                <w:tcW w:w="2358" w:type="dxa"/>
                <w:gridSpan w:val="2"/>
              </w:tcPr>
            </w:tcPrChange>
          </w:tcPr>
          <w:p w14:paraId="566C9078" w14:textId="3616D294" w:rsidR="001E7A33" w:rsidRPr="001E7A33" w:rsidDel="000B4CD7" w:rsidRDefault="001E7A33" w:rsidP="001E7A33">
            <w:pPr>
              <w:pStyle w:val="TableText"/>
              <w:rPr>
                <w:del w:id="741" w:author="Brian Wortman" w:date="2014-04-04T16:18:00Z"/>
                <w:rStyle w:val="CodeInline"/>
              </w:rPr>
            </w:pPr>
            <w:del w:id="742" w:author="Brian Wortman" w:date="2014-04-04T16:18:00Z">
              <w:r w:rsidRPr="00D020A5" w:rsidDel="000B4CD7">
                <w:rPr>
                  <w:rStyle w:val="CodeInline"/>
                </w:rPr>
                <w:delText>/api/tasks/123/categories/456</w:delText>
              </w:r>
            </w:del>
          </w:p>
        </w:tc>
        <w:tc>
          <w:tcPr>
            <w:tcW w:w="1080" w:type="dxa"/>
            <w:tcPrChange w:id="743" w:author="Brian Wortman" w:date="2014-04-11T21:16:00Z">
              <w:tcPr>
                <w:tcW w:w="900" w:type="dxa"/>
                <w:gridSpan w:val="2"/>
              </w:tcPr>
            </w:tcPrChange>
          </w:tcPr>
          <w:p w14:paraId="1DEF376B" w14:textId="27BD05EA" w:rsidR="001E7A33" w:rsidRPr="001E7A33" w:rsidDel="000B4CD7" w:rsidRDefault="001E7A33" w:rsidP="001E7A33">
            <w:pPr>
              <w:pStyle w:val="TableText"/>
              <w:rPr>
                <w:del w:id="744" w:author="Brian Wortman" w:date="2014-04-04T16:18:00Z"/>
              </w:rPr>
            </w:pPr>
            <w:del w:id="745" w:author="Brian Wortman" w:date="2014-04-04T16:18:00Z">
              <w:r w:rsidDel="000B4CD7">
                <w:delText>DELETE</w:delText>
              </w:r>
            </w:del>
          </w:p>
        </w:tc>
        <w:tc>
          <w:tcPr>
            <w:tcW w:w="4410" w:type="dxa"/>
            <w:tcPrChange w:id="746" w:author="Brian Wortman" w:date="2014-04-11T21:16:00Z">
              <w:tcPr>
                <w:tcW w:w="1998" w:type="dxa"/>
                <w:gridSpan w:val="2"/>
              </w:tcPr>
            </w:tcPrChange>
          </w:tcPr>
          <w:p w14:paraId="7D2DC5F4" w14:textId="11DE975B" w:rsidR="001E7A33" w:rsidRPr="001E7A33" w:rsidDel="000B4CD7" w:rsidRDefault="001E7A33" w:rsidP="001E7A33">
            <w:pPr>
              <w:pStyle w:val="TableText"/>
              <w:rPr>
                <w:del w:id="747" w:author="Brian Wortman" w:date="2014-04-04T16:18:00Z"/>
              </w:rPr>
            </w:pPr>
            <w:del w:id="748" w:author="Brian Wortman" w:date="2014-04-04T16:18:00Z">
              <w:r w:rsidDel="000B4CD7">
                <w:delText>Removes the specified category from the task</w:delText>
              </w:r>
            </w:del>
          </w:p>
        </w:tc>
      </w:tr>
      <w:tr w:rsidR="001E7A33" w14:paraId="3403555C" w14:textId="77777777" w:rsidTr="007F6A39">
        <w:trPr>
          <w:trPrChange w:id="749" w:author="Brian Wortman" w:date="2014-04-11T21:16:00Z">
            <w:trPr>
              <w:gridAfter w:val="0"/>
            </w:trPr>
          </w:trPrChange>
        </w:trPr>
        <w:tc>
          <w:tcPr>
            <w:tcW w:w="3235" w:type="dxa"/>
            <w:tcPrChange w:id="750" w:author="Brian Wortman" w:date="2014-04-11T21:16:00Z">
              <w:tcPr>
                <w:tcW w:w="2358" w:type="dxa"/>
                <w:gridSpan w:val="2"/>
              </w:tcPr>
            </w:tcPrChange>
          </w:tcPr>
          <w:p w14:paraId="671FDF81"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Change w:id="751" w:author="Brian Wortman" w:date="2014-04-11T21:16:00Z">
              <w:tcPr>
                <w:tcW w:w="900" w:type="dxa"/>
                <w:gridSpan w:val="2"/>
              </w:tcPr>
            </w:tcPrChange>
          </w:tcPr>
          <w:p w14:paraId="4CCE4FC0" w14:textId="77777777" w:rsidR="001E7A33" w:rsidRPr="001E7A33" w:rsidRDefault="001E7A33" w:rsidP="001E7A33">
            <w:pPr>
              <w:pStyle w:val="TableText"/>
            </w:pPr>
            <w:r>
              <w:t>POST</w:t>
            </w:r>
          </w:p>
        </w:tc>
        <w:tc>
          <w:tcPr>
            <w:tcW w:w="4410" w:type="dxa"/>
            <w:tcPrChange w:id="752" w:author="Brian Wortman" w:date="2014-04-11T21:16:00Z">
              <w:tcPr>
                <w:tcW w:w="1998" w:type="dxa"/>
                <w:gridSpan w:val="2"/>
              </w:tcPr>
            </w:tcPrChange>
          </w:tcPr>
          <w:p w14:paraId="21D64434" w14:textId="64C53487" w:rsidR="001E7A33" w:rsidRPr="001E7A33" w:rsidRDefault="001E7A33" w:rsidP="001E7A33">
            <w:pPr>
              <w:pStyle w:val="TableText"/>
            </w:pPr>
            <w:r>
              <w:t>Creates a new task</w:t>
            </w:r>
            <w:ins w:id="753" w:author="Brian Wortman" w:date="2014-04-11T21:13:00Z">
              <w:r w:rsidR="007F6A39">
                <w:t>; returns the new task in the response</w:t>
              </w:r>
            </w:ins>
          </w:p>
        </w:tc>
      </w:tr>
      <w:tr w:rsidR="00593970" w14:paraId="0DFCE244" w14:textId="77777777" w:rsidTr="007F6A39">
        <w:trPr>
          <w:ins w:id="754" w:author="Brian Wortman" w:date="2014-04-08T20:09:00Z"/>
          <w:trPrChange w:id="755" w:author="Brian Wortman" w:date="2014-04-11T21:16:00Z">
            <w:trPr>
              <w:gridBefore w:val="1"/>
            </w:trPr>
          </w:trPrChange>
        </w:trPr>
        <w:tc>
          <w:tcPr>
            <w:tcW w:w="3235" w:type="dxa"/>
            <w:tcPrChange w:id="756" w:author="Brian Wortman" w:date="2014-04-11T21:16:00Z">
              <w:tcPr>
                <w:tcW w:w="2992" w:type="dxa"/>
                <w:gridSpan w:val="2"/>
              </w:tcPr>
            </w:tcPrChange>
          </w:tcPr>
          <w:p w14:paraId="4DD57E26" w14:textId="3E484CDD" w:rsidR="00593970" w:rsidRPr="00D020A5" w:rsidRDefault="00593970" w:rsidP="001E7A33">
            <w:pPr>
              <w:pStyle w:val="TableText"/>
              <w:rPr>
                <w:ins w:id="757" w:author="Brian Wortman" w:date="2014-04-08T20:09:00Z"/>
                <w:rStyle w:val="CodeInline"/>
              </w:rPr>
            </w:pPr>
            <w:ins w:id="758" w:author="Brian Wortman" w:date="2014-04-08T20:09:00Z">
              <w:r>
                <w:rPr>
                  <w:rStyle w:val="CodeInline"/>
                </w:rPr>
                <w:t>/</w:t>
              </w:r>
              <w:proofErr w:type="spellStart"/>
              <w:r>
                <w:rPr>
                  <w:rStyle w:val="CodeInline"/>
                </w:rPr>
                <w:t>api</w:t>
              </w:r>
              <w:proofErr w:type="spellEnd"/>
              <w:r>
                <w:rPr>
                  <w:rStyle w:val="CodeInline"/>
                </w:rPr>
                <w:t>/tasks/123</w:t>
              </w:r>
            </w:ins>
          </w:p>
        </w:tc>
        <w:tc>
          <w:tcPr>
            <w:tcW w:w="1080" w:type="dxa"/>
            <w:tcPrChange w:id="759" w:author="Brian Wortman" w:date="2014-04-11T21:16:00Z">
              <w:tcPr>
                <w:tcW w:w="990" w:type="dxa"/>
                <w:gridSpan w:val="2"/>
              </w:tcPr>
            </w:tcPrChange>
          </w:tcPr>
          <w:p w14:paraId="12556235" w14:textId="76B993E5" w:rsidR="00593970" w:rsidRDefault="00593970" w:rsidP="001E7A33">
            <w:pPr>
              <w:pStyle w:val="TableText"/>
              <w:rPr>
                <w:ins w:id="760" w:author="Brian Wortman" w:date="2014-04-08T20:09:00Z"/>
              </w:rPr>
            </w:pPr>
            <w:ins w:id="761" w:author="Brian Wortman" w:date="2014-04-08T20:10:00Z">
              <w:r>
                <w:t>PUT</w:t>
              </w:r>
            </w:ins>
          </w:p>
        </w:tc>
        <w:tc>
          <w:tcPr>
            <w:tcW w:w="4410" w:type="dxa"/>
            <w:tcPrChange w:id="762" w:author="Brian Wortman" w:date="2014-04-11T21:16:00Z">
              <w:tcPr>
                <w:tcW w:w="3690" w:type="dxa"/>
                <w:gridSpan w:val="2"/>
              </w:tcPr>
            </w:tcPrChange>
          </w:tcPr>
          <w:p w14:paraId="70A53C08" w14:textId="7C7D0B3C" w:rsidR="00593970" w:rsidRDefault="00593970" w:rsidP="001E7A33">
            <w:pPr>
              <w:pStyle w:val="TableText"/>
              <w:rPr>
                <w:ins w:id="763" w:author="Brian Wortman" w:date="2014-04-08T20:09:00Z"/>
              </w:rPr>
            </w:pPr>
            <w:ins w:id="764" w:author="Brian Wortman" w:date="2014-04-08T20:10:00Z">
              <w:r>
                <w:t>Updates the specified task</w:t>
              </w:r>
            </w:ins>
            <w:ins w:id="765" w:author="Brian Wortman" w:date="2014-04-11T21:13:00Z">
              <w:r w:rsidR="007F6A39">
                <w:t>; returns the updated task in the response</w:t>
              </w:r>
            </w:ins>
          </w:p>
        </w:tc>
      </w:tr>
    </w:tbl>
    <w:p w14:paraId="7EEE756C" w14:textId="77777777" w:rsidR="001E7A33" w:rsidRDefault="001E7A33" w:rsidP="001E7A33"/>
    <w:p w14:paraId="1D1BA99F" w14:textId="499713B9" w:rsidR="001E7A33" w:rsidRDefault="009E0A6E" w:rsidP="005C5A91">
      <w:pPr>
        <w:pStyle w:val="BodyTextCont"/>
        <w:rPr>
          <w:ins w:id="766" w:author="Brian Wortman" w:date="2014-04-04T16:26:00Z"/>
        </w:rPr>
        <w:pPrChange w:id="767" w:author="Jamie Kurtz" w:date="2014-04-12T09:00:00Z">
          <w:pPr/>
        </w:pPrChange>
      </w:pPr>
      <w:ins w:id="768" w:author="Brian Wortman" w:date="2014-04-11T22:31:00Z">
        <w:r>
          <w:t xml:space="preserve">The relationships with </w:t>
        </w:r>
      </w:ins>
      <w:ins w:id="769" w:author="Brian Wortman" w:date="2014-04-11T22:48:00Z">
        <w:r w:rsidR="002323CB">
          <w:t>users and statuses</w:t>
        </w:r>
      </w:ins>
      <w:ins w:id="770" w:author="Brian Wortman" w:date="2014-04-11T22:31:00Z">
        <w:r>
          <w:t xml:space="preserve"> </w:t>
        </w:r>
      </w:ins>
      <w:ins w:id="771" w:author="Brian Wortman" w:date="2014-04-11T22:28:00Z">
        <w:r>
          <w:t xml:space="preserve">make </w:t>
        </w:r>
      </w:ins>
      <w:ins w:id="772" w:author="Brian Wortman" w:date="2014-04-11T22:29:00Z">
        <w:r>
          <w:t xml:space="preserve">task operations </w:t>
        </w:r>
      </w:ins>
      <w:ins w:id="773" w:author="Brian Wortman" w:date="2014-04-11T22:25:00Z">
        <w:r>
          <w:t xml:space="preserve">more </w:t>
        </w:r>
      </w:ins>
      <w:ins w:id="774" w:author="Brian Wortman" w:date="2014-04-11T22:40:00Z">
        <w:r w:rsidR="00636434">
          <w:t>interesting</w:t>
        </w:r>
      </w:ins>
      <w:ins w:id="775" w:author="Brian Wortman" w:date="2014-04-11T22:25:00Z">
        <w:r>
          <w:t xml:space="preserve">. </w:t>
        </w:r>
      </w:ins>
      <w:ins w:id="776" w:author="Brian Wortman" w:date="2014-04-11T22:33:00Z">
        <w:r w:rsidR="00516FB1">
          <w:t>For example, h</w:t>
        </w:r>
      </w:ins>
      <w:del w:id="777" w:author="Brian Wortman" w:date="2014-04-11T22:33:00Z">
        <w:r w:rsidR="001E7A33" w:rsidDel="00516FB1">
          <w:delText>H</w:delText>
        </w:r>
      </w:del>
      <w:r w:rsidR="001E7A33">
        <w:t xml:space="preserve">ere you see something that wasn’t present in the previous resource types: using PUT and DELETE on a collection of </w:t>
      </w:r>
      <w:ins w:id="778" w:author="Brian Wortman" w:date="2014-04-11T22:24:00Z">
        <w:r w:rsidR="00FA14D0">
          <w:t xml:space="preserve">related </w:t>
        </w:r>
      </w:ins>
      <w:r w:rsidR="001E7A33">
        <w:t xml:space="preserve">resources. In order to add a new assignee to a task, the caller utilizes the </w:t>
      </w:r>
      <w:proofErr w:type="gramStart"/>
      <w:r w:rsidR="001E7A33" w:rsidRPr="001633E2">
        <w:t>users</w:t>
      </w:r>
      <w:proofErr w:type="gramEnd"/>
      <w:r w:rsidR="001E7A33">
        <w:t xml:space="preserve"> collection, adding or deleting specific users one at a time. Or, optionally, the caller can use PUT or DELETE against the entire collection. According to the HTTP protocol, this will replace or delete all users associated with the task.</w:t>
      </w:r>
      <w:del w:id="779" w:author="Brian Wortman" w:date="2014-04-04T16:24:00Z">
        <w:r w:rsidR="001E7A33" w:rsidDel="005B699A">
          <w:delText xml:space="preserve"> The same applies to the categories associated with a given task.</w:delText>
        </w:r>
      </w:del>
    </w:p>
    <w:p w14:paraId="76FD27CD" w14:textId="1CA9CEE8" w:rsidR="006916C3" w:rsidRDefault="00516FB1" w:rsidP="005C5A91">
      <w:pPr>
        <w:pStyle w:val="BodyTextCont"/>
        <w:rPr>
          <w:ins w:id="780" w:author="Brian Wortman" w:date="2014-04-04T16:43:00Z"/>
        </w:rPr>
        <w:pPrChange w:id="781" w:author="Jamie Kurtz" w:date="2014-04-12T09:00:00Z">
          <w:pPr/>
        </w:pPrChange>
      </w:pPr>
      <w:ins w:id="782" w:author="Brian Wortman" w:date="2014-04-11T22:36:00Z">
        <w:r>
          <w:t xml:space="preserve">Tasks </w:t>
        </w:r>
      </w:ins>
      <w:ins w:id="783" w:author="Brian Wortman" w:date="2014-04-11T22:46:00Z">
        <w:r w:rsidR="002F36EA">
          <w:t xml:space="preserve">are also related to </w:t>
        </w:r>
      </w:ins>
      <w:ins w:id="784" w:author="Brian Wortman" w:date="2014-04-11T22:37:00Z">
        <w:r w:rsidR="002F36EA">
          <w:t xml:space="preserve">statuses. </w:t>
        </w:r>
      </w:ins>
      <w:ins w:id="785" w:author="Brian Wortman" w:date="2014-04-11T22:50:00Z">
        <w:r w:rsidR="002323CB">
          <w:t>In this example, l</w:t>
        </w:r>
      </w:ins>
      <w:ins w:id="786" w:author="Jamie Kurtz" w:date="2014-04-07T19:49:00Z">
        <w:del w:id="787" w:author="Brian Wortman" w:date="2014-04-11T22:37:00Z">
          <w:r w:rsidR="00250997" w:rsidDel="00636434">
            <w:delText>a 's</w:delText>
          </w:r>
        </w:del>
      </w:ins>
      <w:ins w:id="788" w:author="Brian Wortman" w:date="2014-04-04T16:26:00Z">
        <w:r w:rsidR="006916C3">
          <w:t xml:space="preserve">et's </w:t>
        </w:r>
      </w:ins>
      <w:ins w:id="789" w:author="Brian Wortman" w:date="2014-04-04T16:29:00Z">
        <w:r w:rsidR="006916C3">
          <w:t xml:space="preserve">imagine </w:t>
        </w:r>
      </w:ins>
      <w:ins w:id="790" w:author="Brian Wortman" w:date="2014-04-04T16:26:00Z">
        <w:r w:rsidR="006916C3">
          <w:t xml:space="preserve">that there is a </w:t>
        </w:r>
      </w:ins>
      <w:ins w:id="791" w:author="Brian Wortman" w:date="2014-04-04T16:38:00Z">
        <w:r w:rsidR="00400712">
          <w:t xml:space="preserve">rules-based </w:t>
        </w:r>
      </w:ins>
      <w:ins w:id="792" w:author="Brian Wortman" w:date="2014-04-04T16:26:00Z">
        <w:r w:rsidR="006916C3">
          <w:t xml:space="preserve">workflow </w:t>
        </w:r>
      </w:ins>
      <w:ins w:id="793" w:author="Brian Wortman" w:date="2014-04-04T16:44:00Z">
        <w:r w:rsidR="00E10500">
          <w:t xml:space="preserve">that </w:t>
        </w:r>
      </w:ins>
      <w:ins w:id="794" w:author="Brian Wortman" w:date="2014-04-04T16:45:00Z">
        <w:r w:rsidR="00E10500">
          <w:t xml:space="preserve">controls </w:t>
        </w:r>
      </w:ins>
      <w:ins w:id="795" w:author="Brian Wortman" w:date="2014-04-04T16:55:00Z">
        <w:r w:rsidR="004213AC">
          <w:t xml:space="preserve">task </w:t>
        </w:r>
      </w:ins>
      <w:ins w:id="796" w:author="Brian Wortman" w:date="2014-04-04T16:44:00Z">
        <w:r w:rsidR="00E10500">
          <w:t>status updates</w:t>
        </w:r>
      </w:ins>
      <w:ins w:id="797" w:author="Brian Wortman" w:date="2014-04-04T16:26:00Z">
        <w:r w:rsidR="006916C3">
          <w:t xml:space="preserve">; </w:t>
        </w:r>
      </w:ins>
      <w:ins w:id="798" w:author="Brian Wortman" w:date="2014-04-04T16:29:00Z">
        <w:r w:rsidR="006916C3">
          <w:t xml:space="preserve">i.e., updating </w:t>
        </w:r>
      </w:ins>
      <w:ins w:id="799" w:author="Jamie Kurtz" w:date="2014-04-07T19:50:00Z">
        <w:r w:rsidR="0017679A">
          <w:t xml:space="preserve">a </w:t>
        </w:r>
      </w:ins>
      <w:ins w:id="800" w:author="Brian Wortman" w:date="2014-04-04T16:29:00Z">
        <w:r w:rsidR="006916C3">
          <w:t>task</w:t>
        </w:r>
      </w:ins>
      <w:ins w:id="801" w:author="Jamie Kurtz" w:date="2014-04-07T19:50:00Z">
        <w:r w:rsidR="0017679A">
          <w:t>'s</w:t>
        </w:r>
      </w:ins>
      <w:ins w:id="802" w:author="Brian Wortman" w:date="2014-04-04T16:29:00Z">
        <w:r w:rsidR="006916C3">
          <w:t xml:space="preserve"> status </w:t>
        </w:r>
      </w:ins>
      <w:ins w:id="803" w:author="Brian Wortman" w:date="2014-04-04T16:53:00Z">
        <w:r w:rsidR="004213AC">
          <w:t xml:space="preserve">isn't </w:t>
        </w:r>
      </w:ins>
      <w:ins w:id="804" w:author="Brian Wortman" w:date="2014-04-04T16:55:00Z">
        <w:r w:rsidR="004213AC">
          <w:t xml:space="preserve">just </w:t>
        </w:r>
      </w:ins>
      <w:ins w:id="805" w:author="Brian Wortman" w:date="2014-04-04T16:53:00Z">
        <w:r w:rsidR="004213AC">
          <w:t xml:space="preserve">a </w:t>
        </w:r>
      </w:ins>
      <w:ins w:id="806" w:author="Brian Wortman" w:date="2014-04-04T16:55:00Z">
        <w:r w:rsidR="004213AC">
          <w:t xml:space="preserve">typical </w:t>
        </w:r>
      </w:ins>
      <w:ins w:id="807" w:author="Brian Wortman" w:date="2014-04-04T16:26:00Z">
        <w:r w:rsidR="006916C3">
          <w:t xml:space="preserve">update operation in the </w:t>
        </w:r>
      </w:ins>
      <w:ins w:id="808" w:author="Brian Wortman" w:date="2014-04-04T16:27:00Z">
        <w:r w:rsidR="006916C3">
          <w:t>"</w:t>
        </w:r>
      </w:ins>
      <w:ins w:id="809" w:author="Brian Wortman" w:date="2014-04-04T16:26:00Z">
        <w:r w:rsidR="006916C3">
          <w:t>CRUD</w:t>
        </w:r>
      </w:ins>
      <w:ins w:id="810" w:author="Brian Wortman" w:date="2014-04-04T16:27:00Z">
        <w:r w:rsidR="006916C3">
          <w:t>"</w:t>
        </w:r>
      </w:ins>
      <w:ins w:id="811" w:author="Brian Wortman" w:date="2014-04-04T16:26:00Z">
        <w:r w:rsidR="006916C3">
          <w:t xml:space="preserve"> sense</w:t>
        </w:r>
      </w:ins>
      <w:ins w:id="812" w:author="Brian Wortman" w:date="2014-04-04T16:46:00Z">
        <w:r w:rsidR="00E10500">
          <w:t xml:space="preserve"> of things</w:t>
        </w:r>
      </w:ins>
      <w:ins w:id="813" w:author="Brian Wortman" w:date="2014-04-04T16:47:00Z">
        <w:r w:rsidR="002A06B4">
          <w:t>.</w:t>
        </w:r>
      </w:ins>
      <w:ins w:id="814" w:author="Brian Wortman" w:date="2014-04-04T16:51:00Z">
        <w:r w:rsidR="002A06B4">
          <w:t xml:space="preserve"> </w:t>
        </w:r>
      </w:ins>
      <w:ins w:id="815" w:author="Jamie Kurtz" w:date="2014-04-07T19:50:00Z">
        <w:r w:rsidR="0017679A">
          <w:t>Instead, a series of processing steps must be executed within our service in order to change a task's status</w:t>
        </w:r>
      </w:ins>
      <w:ins w:id="816" w:author="Jamie Kurtz" w:date="2014-04-07T19:51:00Z">
        <w:r w:rsidR="0095191C">
          <w:t>, possibly even sending an email</w:t>
        </w:r>
      </w:ins>
      <w:ins w:id="817" w:author="Jamie Kurtz" w:date="2014-04-07T19:50:00Z">
        <w:r w:rsidR="0017679A">
          <w:t xml:space="preserve"> - thereby making this update non-idempotent. </w:t>
        </w:r>
      </w:ins>
      <w:ins w:id="818" w:author="Brian Wortman" w:date="2014-04-04T16:51:00Z">
        <w:r w:rsidR="002A06B4">
          <w:t xml:space="preserve">How </w:t>
        </w:r>
      </w:ins>
      <w:ins w:id="819" w:author="Brian Wortman" w:date="2014-04-04T16:54:00Z">
        <w:r w:rsidR="004213AC">
          <w:t xml:space="preserve">should we </w:t>
        </w:r>
      </w:ins>
      <w:ins w:id="820" w:author="Brian Wortman" w:date="2014-04-04T16:51:00Z">
        <w:r w:rsidR="002A06B4">
          <w:t>handle this</w:t>
        </w:r>
      </w:ins>
      <w:ins w:id="821" w:author="Brian Wortman" w:date="2014-04-11T22:50:00Z">
        <w:r w:rsidR="002323CB">
          <w:t xml:space="preserve"> from a REST-based API perspective</w:t>
        </w:r>
      </w:ins>
      <w:ins w:id="822" w:author="Brian Wortman" w:date="2014-04-04T16:56:00Z">
        <w:r w:rsidR="004213AC">
          <w:t>?</w:t>
        </w:r>
      </w:ins>
    </w:p>
    <w:p w14:paraId="4A5C1B6C" w14:textId="77777777" w:rsidR="00321F8B" w:rsidRDefault="00E10500" w:rsidP="005C5A91">
      <w:pPr>
        <w:pStyle w:val="BodyTextCont"/>
        <w:rPr>
          <w:ins w:id="823" w:author="Brian Wortman" w:date="2014-04-04T17:38:00Z"/>
        </w:rPr>
        <w:pPrChange w:id="824" w:author="Jamie Kurtz" w:date="2014-04-12T09:00:00Z">
          <w:pPr/>
        </w:pPrChange>
      </w:pPr>
      <w:ins w:id="825" w:author="Brian Wortman" w:date="2014-04-04T16:43:00Z">
        <w:r>
          <w:t xml:space="preserve">We'll start by </w:t>
        </w:r>
      </w:ins>
      <w:ins w:id="826" w:author="Brian Wortman" w:date="2014-04-04T16:44:00Z">
        <w:r>
          <w:t xml:space="preserve">thinking about the </w:t>
        </w:r>
      </w:ins>
      <w:ins w:id="827" w:author="Brian Wortman" w:date="2014-04-04T16:45:00Z">
        <w:r>
          <w:t>required operations in the abstract</w:t>
        </w:r>
      </w:ins>
      <w:ins w:id="828" w:author="Brian Wortman" w:date="2014-04-04T16:57:00Z">
        <w:r w:rsidR="008772F9">
          <w:t xml:space="preserve">, and then create </w:t>
        </w:r>
      </w:ins>
      <w:ins w:id="829" w:author="Brian Wortman" w:date="2014-04-04T17:35:00Z">
        <w:r w:rsidR="006C3906">
          <w:t xml:space="preserve">conceptual </w:t>
        </w:r>
      </w:ins>
      <w:ins w:id="830" w:author="Brian Wortman" w:date="2014-04-04T16:57:00Z">
        <w:r w:rsidR="008772F9">
          <w:t>resources to represent them</w:t>
        </w:r>
      </w:ins>
      <w:ins w:id="831" w:author="Brian Wortman" w:date="2014-04-04T16:47:00Z">
        <w:r w:rsidR="002A06B4">
          <w:t xml:space="preserve">. </w:t>
        </w:r>
      </w:ins>
      <w:ins w:id="832" w:author="Brian Wortman" w:date="2014-04-04T17:00:00Z">
        <w:r w:rsidR="008772F9">
          <w:t>For example, w</w:t>
        </w:r>
      </w:ins>
      <w:ins w:id="833" w:author="Brian Wortman" w:date="2014-04-04T16:47:00Z">
        <w:r w:rsidR="002A06B4">
          <w:t>e need to support the ability to begin</w:t>
        </w:r>
      </w:ins>
      <w:ins w:id="834" w:author="Brian Wortman" w:date="2014-04-04T17:09:00Z">
        <w:r w:rsidR="00F9237A">
          <w:t>, or "activate",</w:t>
        </w:r>
      </w:ins>
      <w:ins w:id="835" w:author="Brian Wortman" w:date="2014-04-04T16:47:00Z">
        <w:r w:rsidR="002A06B4">
          <w:t xml:space="preserve"> a tas</w:t>
        </w:r>
      </w:ins>
      <w:ins w:id="836" w:author="Brian Wortman" w:date="2014-04-04T16:48:00Z">
        <w:r w:rsidR="002A06B4">
          <w:t>k. And</w:t>
        </w:r>
      </w:ins>
      <w:ins w:id="837" w:author="Brian Wortman" w:date="2014-04-04T17:02:00Z">
        <w:r w:rsidR="000862B5">
          <w:t xml:space="preserve">, unless </w:t>
        </w:r>
      </w:ins>
      <w:ins w:id="838" w:author="Brian Wortman" w:date="2014-04-04T17:03:00Z">
        <w:r w:rsidR="000862B5">
          <w:t xml:space="preserve">the system's </w:t>
        </w:r>
      </w:ins>
      <w:ins w:id="839" w:author="Brian Wortman" w:date="2014-04-04T17:05:00Z">
        <w:r w:rsidR="000862B5">
          <w:t xml:space="preserve">prospective </w:t>
        </w:r>
      </w:ins>
      <w:ins w:id="840" w:author="Brian Wortman" w:date="2014-04-04T17:03:00Z">
        <w:r w:rsidR="000862B5">
          <w:t xml:space="preserve">users are total slackers, we need to support the ability to </w:t>
        </w:r>
      </w:ins>
      <w:ins w:id="841" w:author="Brian Wortman" w:date="2014-04-04T17:10:00Z">
        <w:r w:rsidR="00F9237A">
          <w:t xml:space="preserve">eventually </w:t>
        </w:r>
      </w:ins>
      <w:ins w:id="842" w:author="Brian Wortman" w:date="2014-04-04T17:03:00Z">
        <w:r w:rsidR="000862B5">
          <w:t xml:space="preserve">complete a task. </w:t>
        </w:r>
      </w:ins>
      <w:ins w:id="843" w:author="Brian Wortman" w:date="2014-04-04T17:07:00Z">
        <w:r w:rsidR="00F9237A">
          <w:t xml:space="preserve">Lastly, </w:t>
        </w:r>
      </w:ins>
      <w:ins w:id="844" w:author="Brian Wortman" w:date="2014-04-04T17:05:00Z">
        <w:r w:rsidR="000862B5">
          <w:t xml:space="preserve">we probably should </w:t>
        </w:r>
      </w:ins>
      <w:ins w:id="845" w:author="Brian Wortman" w:date="2014-04-04T17:07:00Z">
        <w:r w:rsidR="00F9237A">
          <w:t xml:space="preserve">also </w:t>
        </w:r>
      </w:ins>
      <w:ins w:id="846" w:author="Brian Wortman" w:date="2014-04-04T17:05:00Z">
        <w:r w:rsidR="000862B5">
          <w:t>support the ability to reopen</w:t>
        </w:r>
      </w:ins>
      <w:ins w:id="847" w:author="Brian Wortman" w:date="2014-04-04T17:09:00Z">
        <w:r w:rsidR="00F9237A">
          <w:t>, or "re</w:t>
        </w:r>
      </w:ins>
      <w:ins w:id="848" w:author="Brian Wortman" w:date="2014-04-04T17:19:00Z">
        <w:r w:rsidR="007E19EE">
          <w:t>-</w:t>
        </w:r>
      </w:ins>
      <w:ins w:id="849" w:author="Brian Wortman" w:date="2014-04-04T17:09:00Z">
        <w:r w:rsidR="00F9237A">
          <w:t>activate",</w:t>
        </w:r>
      </w:ins>
      <w:ins w:id="850" w:author="Brian Wortman" w:date="2014-04-04T17:05:00Z">
        <w:r w:rsidR="000862B5">
          <w:t xml:space="preserve"> a task</w:t>
        </w:r>
      </w:ins>
      <w:ins w:id="851" w:author="Brian Wortman" w:date="2014-04-04T17:06:00Z">
        <w:r w:rsidR="000862B5">
          <w:t xml:space="preserve"> that had been marked as completed</w:t>
        </w:r>
      </w:ins>
      <w:ins w:id="852" w:author="Brian Wortman" w:date="2014-04-04T17:05:00Z">
        <w:r w:rsidR="000862B5">
          <w:t>.</w:t>
        </w:r>
      </w:ins>
    </w:p>
    <w:p w14:paraId="4921A7D5" w14:textId="6430702B" w:rsidR="00AC0541" w:rsidRDefault="00321F8B" w:rsidP="005C5A91">
      <w:pPr>
        <w:pStyle w:val="BodyTextCont"/>
        <w:rPr>
          <w:ins w:id="853" w:author="Brian Wortman" w:date="2014-04-04T16:32:00Z"/>
        </w:rPr>
        <w:pPrChange w:id="854" w:author="Jamie Kurtz" w:date="2014-04-12T09:00:00Z">
          <w:pPr/>
        </w:pPrChange>
      </w:pPr>
      <w:ins w:id="855" w:author="Brian Wortman" w:date="2014-04-04T17:38:00Z">
        <w:r>
          <w:t xml:space="preserve">Did you </w:t>
        </w:r>
      </w:ins>
      <w:ins w:id="856" w:author="Brian Wortman" w:date="2014-04-04T17:41:00Z">
        <w:r>
          <w:t xml:space="preserve">come up with </w:t>
        </w:r>
      </w:ins>
      <w:ins w:id="857" w:author="Brian Wortman" w:date="2014-04-04T17:44:00Z">
        <w:r w:rsidR="00370EAB">
          <w:t xml:space="preserve">a list of </w:t>
        </w:r>
      </w:ins>
      <w:proofErr w:type="spellStart"/>
      <w:ins w:id="858" w:author="Brian Wortman" w:date="2014-04-04T17:38:00Z">
        <w:r>
          <w:t>conceptural</w:t>
        </w:r>
        <w:proofErr w:type="spellEnd"/>
        <w:r>
          <w:t xml:space="preserve"> resources</w:t>
        </w:r>
      </w:ins>
      <w:ins w:id="859" w:author="Brian Wortman" w:date="2014-04-04T17:41:00Z">
        <w:r>
          <w:t>, based on that last paragraph</w:t>
        </w:r>
      </w:ins>
      <w:ins w:id="860" w:author="Brian Wortman" w:date="2014-04-04T17:38:00Z">
        <w:r>
          <w:t>?</w:t>
        </w:r>
      </w:ins>
      <w:ins w:id="861" w:author="Brian Wortman" w:date="2014-04-04T17:19:00Z">
        <w:r w:rsidR="007E19EE">
          <w:t xml:space="preserve"> </w:t>
        </w:r>
      </w:ins>
      <w:ins w:id="862" w:author="Brian Wortman" w:date="2014-04-04T17:39:00Z">
        <w:r>
          <w:t xml:space="preserve">We came up with Task Activations, Task Completions, and Task Re-activations. </w:t>
        </w:r>
      </w:ins>
      <w:ins w:id="863" w:author="Brian Wortman" w:date="2014-04-04T17:13:00Z">
        <w:r w:rsidR="00AC0541">
          <w:t>Table 3-4</w:t>
        </w:r>
      </w:ins>
      <w:ins w:id="864" w:author="Brian Wortman" w:date="2014-04-04T17:19:00Z">
        <w:r w:rsidR="007E19EE">
          <w:t xml:space="preserve"> summarizes this.</w:t>
        </w:r>
      </w:ins>
    </w:p>
    <w:p w14:paraId="4580ABD9" w14:textId="4749FA7E" w:rsidR="00CB4A7E" w:rsidRDefault="00F9237A">
      <w:pPr>
        <w:pStyle w:val="TableCaption"/>
        <w:rPr>
          <w:ins w:id="865" w:author="Brian Wortman" w:date="2014-04-04T16:32:00Z"/>
        </w:rPr>
        <w:pPrChange w:id="866" w:author="Brian Wortman" w:date="2014-04-04T17:12:00Z">
          <w:pPr/>
        </w:pPrChange>
      </w:pPr>
      <w:ins w:id="867" w:author="Brian Wortman" w:date="2014-04-04T17:11:00Z">
        <w:r>
          <w:t>Table 3-4. A List of Task Status Operations</w:t>
        </w:r>
      </w:ins>
    </w:p>
    <w:tbl>
      <w:tblPr>
        <w:tblStyle w:val="TableGrid"/>
        <w:tblW w:w="8635" w:type="dxa"/>
        <w:tblLook w:val="04A0" w:firstRow="1" w:lastRow="0" w:firstColumn="1" w:lastColumn="0" w:noHBand="0" w:noVBand="1"/>
        <w:tblPrChange w:id="868" w:author="Brian Wortman" w:date="2014-04-11T21:16:00Z">
          <w:tblPr>
            <w:tblStyle w:val="TableGrid"/>
            <w:tblW w:w="0" w:type="auto"/>
            <w:tblLook w:val="04A0" w:firstRow="1" w:lastRow="0" w:firstColumn="1" w:lastColumn="0" w:noHBand="0" w:noVBand="1"/>
          </w:tblPr>
        </w:tblPrChange>
      </w:tblPr>
      <w:tblGrid>
        <w:gridCol w:w="3415"/>
        <w:gridCol w:w="900"/>
        <w:gridCol w:w="4320"/>
        <w:tblGridChange w:id="869">
          <w:tblGrid>
            <w:gridCol w:w="2166"/>
            <w:gridCol w:w="648"/>
            <w:gridCol w:w="248"/>
            <w:gridCol w:w="389"/>
            <w:gridCol w:w="2221"/>
            <w:gridCol w:w="389"/>
          </w:tblGrid>
        </w:tblGridChange>
      </w:tblGrid>
      <w:tr w:rsidR="00CB4A7E" w14:paraId="54BAF789" w14:textId="77777777" w:rsidTr="007F6A39">
        <w:trPr>
          <w:ins w:id="870" w:author="Brian Wortman" w:date="2014-04-04T16:32:00Z"/>
          <w:trPrChange w:id="871" w:author="Brian Wortman" w:date="2014-04-11T21:16:00Z">
            <w:trPr>
              <w:gridAfter w:val="0"/>
            </w:trPr>
          </w:trPrChange>
        </w:trPr>
        <w:tc>
          <w:tcPr>
            <w:tcW w:w="3415" w:type="dxa"/>
            <w:tcPrChange w:id="872" w:author="Brian Wortman" w:date="2014-04-11T21:16:00Z">
              <w:tcPr>
                <w:tcW w:w="1750" w:type="dxa"/>
              </w:tcPr>
            </w:tcPrChange>
          </w:tcPr>
          <w:p w14:paraId="467A5338" w14:textId="77777777" w:rsidR="00CB4A7E" w:rsidRPr="00CB4A7E" w:rsidRDefault="00CB4A7E" w:rsidP="00CB4A7E">
            <w:pPr>
              <w:pStyle w:val="TableHead"/>
              <w:rPr>
                <w:ins w:id="873" w:author="Brian Wortman" w:date="2014-04-04T16:32:00Z"/>
              </w:rPr>
            </w:pPr>
            <w:ins w:id="874" w:author="Brian Wortman" w:date="2014-04-04T16:32:00Z">
              <w:r w:rsidRPr="00CB4A7E">
                <w:t>URI</w:t>
              </w:r>
            </w:ins>
          </w:p>
        </w:tc>
        <w:tc>
          <w:tcPr>
            <w:tcW w:w="900" w:type="dxa"/>
            <w:tcPrChange w:id="875" w:author="Brian Wortman" w:date="2014-04-11T21:16:00Z">
              <w:tcPr>
                <w:tcW w:w="896" w:type="dxa"/>
                <w:gridSpan w:val="2"/>
              </w:tcPr>
            </w:tcPrChange>
          </w:tcPr>
          <w:p w14:paraId="5DD7772A" w14:textId="77777777" w:rsidR="00CB4A7E" w:rsidRPr="00CB4A7E" w:rsidRDefault="00CB4A7E" w:rsidP="00CB4A7E">
            <w:pPr>
              <w:pStyle w:val="TableHead"/>
              <w:rPr>
                <w:ins w:id="876" w:author="Brian Wortman" w:date="2014-04-04T16:32:00Z"/>
              </w:rPr>
            </w:pPr>
            <w:ins w:id="877" w:author="Brian Wortman" w:date="2014-04-04T16:32:00Z">
              <w:r w:rsidRPr="00CB4A7E">
                <w:t>Verb</w:t>
              </w:r>
            </w:ins>
          </w:p>
        </w:tc>
        <w:tc>
          <w:tcPr>
            <w:tcW w:w="4320" w:type="dxa"/>
            <w:tcPrChange w:id="878" w:author="Brian Wortman" w:date="2014-04-11T21:16:00Z">
              <w:tcPr>
                <w:tcW w:w="2610" w:type="dxa"/>
                <w:gridSpan w:val="2"/>
              </w:tcPr>
            </w:tcPrChange>
          </w:tcPr>
          <w:p w14:paraId="2E036EB6" w14:textId="77777777" w:rsidR="00CB4A7E" w:rsidRPr="00CB4A7E" w:rsidRDefault="00CB4A7E" w:rsidP="00CB4A7E">
            <w:pPr>
              <w:pStyle w:val="TableHead"/>
              <w:rPr>
                <w:ins w:id="879" w:author="Brian Wortman" w:date="2014-04-04T16:32:00Z"/>
              </w:rPr>
            </w:pPr>
            <w:ins w:id="880" w:author="Brian Wortman" w:date="2014-04-04T16:32:00Z">
              <w:r w:rsidRPr="00CB4A7E">
                <w:t>Description</w:t>
              </w:r>
            </w:ins>
          </w:p>
        </w:tc>
      </w:tr>
      <w:tr w:rsidR="00CB4A7E" w14:paraId="40F13EE8" w14:textId="77777777" w:rsidTr="007F6A39">
        <w:trPr>
          <w:ins w:id="881" w:author="Brian Wortman" w:date="2014-04-04T16:32:00Z"/>
          <w:trPrChange w:id="882" w:author="Brian Wortman" w:date="2014-04-11T21:16:00Z">
            <w:trPr>
              <w:gridAfter w:val="0"/>
            </w:trPr>
          </w:trPrChange>
        </w:trPr>
        <w:tc>
          <w:tcPr>
            <w:tcW w:w="3415" w:type="dxa"/>
            <w:tcPrChange w:id="883" w:author="Brian Wortman" w:date="2014-04-11T21:16:00Z">
              <w:tcPr>
                <w:tcW w:w="1750" w:type="dxa"/>
              </w:tcPr>
            </w:tcPrChange>
          </w:tcPr>
          <w:p w14:paraId="23B71E2F" w14:textId="54918DC1" w:rsidR="00CB4A7E" w:rsidRPr="00CB4A7E" w:rsidRDefault="00CB4A7E">
            <w:pPr>
              <w:pStyle w:val="TableText"/>
              <w:rPr>
                <w:ins w:id="884" w:author="Brian Wortman" w:date="2014-04-04T16:32:00Z"/>
                <w:rStyle w:val="CodeInline"/>
                <w:rFonts w:eastAsiaTheme="minorHAnsi" w:cstheme="minorBidi"/>
                <w:szCs w:val="22"/>
              </w:rPr>
            </w:pPr>
            <w:ins w:id="885" w:author="Brian Wortman" w:date="2014-04-04T16:32:00Z">
              <w:r w:rsidRPr="00CB4A7E">
                <w:rPr>
                  <w:rStyle w:val="CodeInline"/>
                </w:rPr>
                <w:t>/</w:t>
              </w:r>
              <w:proofErr w:type="spellStart"/>
              <w:r w:rsidRPr="00CB4A7E">
                <w:rPr>
                  <w:rStyle w:val="CodeInline"/>
                </w:rPr>
                <w:t>api</w:t>
              </w:r>
              <w:proofErr w:type="spellEnd"/>
              <w:r w:rsidRPr="00CB4A7E">
                <w:rPr>
                  <w:rStyle w:val="CodeInline"/>
                </w:rPr>
                <w:t>/</w:t>
              </w:r>
            </w:ins>
            <w:ins w:id="886" w:author="Brian Wortman" w:date="2014-04-04T16:33:00Z">
              <w:r>
                <w:rPr>
                  <w:rStyle w:val="CodeInline"/>
                </w:rPr>
                <w:t>task</w:t>
              </w:r>
            </w:ins>
            <w:ins w:id="887" w:author="Brian Wortman" w:date="2014-04-08T20:13:00Z">
              <w:r w:rsidR="00A84912">
                <w:rPr>
                  <w:rStyle w:val="CodeInline"/>
                </w:rPr>
                <w:t>s/123/a</w:t>
              </w:r>
            </w:ins>
            <w:ins w:id="888" w:author="Brian Wortman" w:date="2014-04-04T16:33:00Z">
              <w:r>
                <w:rPr>
                  <w:rStyle w:val="CodeInline"/>
                </w:rPr>
                <w:t>ctivations</w:t>
              </w:r>
            </w:ins>
          </w:p>
        </w:tc>
        <w:tc>
          <w:tcPr>
            <w:tcW w:w="900" w:type="dxa"/>
            <w:tcPrChange w:id="889" w:author="Brian Wortman" w:date="2014-04-11T21:16:00Z">
              <w:tcPr>
                <w:tcW w:w="896" w:type="dxa"/>
                <w:gridSpan w:val="2"/>
              </w:tcPr>
            </w:tcPrChange>
          </w:tcPr>
          <w:p w14:paraId="430DBBA1" w14:textId="0092F7D8" w:rsidR="00CB4A7E" w:rsidRPr="00CB4A7E" w:rsidRDefault="00CB4A7E" w:rsidP="00CB4A7E">
            <w:pPr>
              <w:pStyle w:val="TableText"/>
              <w:rPr>
                <w:ins w:id="890" w:author="Brian Wortman" w:date="2014-04-04T16:32:00Z"/>
              </w:rPr>
            </w:pPr>
            <w:ins w:id="891" w:author="Brian Wortman" w:date="2014-04-04T16:34:00Z">
              <w:r>
                <w:t>POST</w:t>
              </w:r>
            </w:ins>
          </w:p>
        </w:tc>
        <w:tc>
          <w:tcPr>
            <w:tcW w:w="4320" w:type="dxa"/>
            <w:tcPrChange w:id="892" w:author="Brian Wortman" w:date="2014-04-11T21:16:00Z">
              <w:tcPr>
                <w:tcW w:w="2610" w:type="dxa"/>
                <w:gridSpan w:val="2"/>
              </w:tcPr>
            </w:tcPrChange>
          </w:tcPr>
          <w:p w14:paraId="00E3DF11" w14:textId="5E35A129" w:rsidR="00CB4A7E" w:rsidRPr="00CB4A7E" w:rsidRDefault="007E19EE" w:rsidP="00CB4A7E">
            <w:pPr>
              <w:pStyle w:val="TableText"/>
              <w:rPr>
                <w:ins w:id="893" w:author="Brian Wortman" w:date="2014-04-04T16:32:00Z"/>
              </w:rPr>
            </w:pPr>
            <w:ins w:id="894" w:author="Brian Wortman" w:date="2014-04-04T17:18:00Z">
              <w:r>
                <w:t>Starts, or "activates", a task</w:t>
              </w:r>
            </w:ins>
            <w:ins w:id="895" w:author="Brian Wortman" w:date="2014-04-11T21:14:00Z">
              <w:r w:rsidR="007F6A39">
                <w:t>; returns the updated task in the response</w:t>
              </w:r>
            </w:ins>
          </w:p>
        </w:tc>
      </w:tr>
      <w:tr w:rsidR="00CB4A7E" w14:paraId="242839DD" w14:textId="77777777" w:rsidTr="007F6A39">
        <w:trPr>
          <w:ins w:id="896" w:author="Brian Wortman" w:date="2014-04-04T16:32:00Z"/>
          <w:trPrChange w:id="897" w:author="Brian Wortman" w:date="2014-04-11T21:16:00Z">
            <w:trPr>
              <w:gridAfter w:val="0"/>
            </w:trPr>
          </w:trPrChange>
        </w:trPr>
        <w:tc>
          <w:tcPr>
            <w:tcW w:w="3415" w:type="dxa"/>
            <w:tcPrChange w:id="898" w:author="Brian Wortman" w:date="2014-04-11T21:16:00Z">
              <w:tcPr>
                <w:tcW w:w="1750" w:type="dxa"/>
              </w:tcPr>
            </w:tcPrChange>
          </w:tcPr>
          <w:p w14:paraId="020718D0" w14:textId="582A84B2" w:rsidR="00CB4A7E" w:rsidRPr="00CB4A7E" w:rsidRDefault="00CB4A7E">
            <w:pPr>
              <w:pStyle w:val="TableText"/>
              <w:rPr>
                <w:ins w:id="899" w:author="Brian Wortman" w:date="2014-04-04T16:32:00Z"/>
                <w:rStyle w:val="CodeInline"/>
                <w:rFonts w:eastAsiaTheme="minorHAnsi" w:cstheme="minorBidi"/>
                <w:szCs w:val="22"/>
              </w:rPr>
            </w:pPr>
            <w:ins w:id="900" w:author="Brian Wortman" w:date="2014-04-04T16:32:00Z">
              <w:r w:rsidRPr="00CB4A7E">
                <w:rPr>
                  <w:rStyle w:val="CodeInline"/>
                </w:rPr>
                <w:t>/</w:t>
              </w:r>
              <w:proofErr w:type="spellStart"/>
              <w:r w:rsidRPr="00CB4A7E">
                <w:rPr>
                  <w:rStyle w:val="CodeInline"/>
                </w:rPr>
                <w:t>api</w:t>
              </w:r>
              <w:proofErr w:type="spellEnd"/>
              <w:r w:rsidRPr="00CB4A7E">
                <w:rPr>
                  <w:rStyle w:val="CodeInline"/>
                </w:rPr>
                <w:t>/</w:t>
              </w:r>
            </w:ins>
            <w:ins w:id="901" w:author="Brian Wortman" w:date="2014-04-04T16:33:00Z">
              <w:r>
                <w:rPr>
                  <w:rStyle w:val="CodeInline"/>
                </w:rPr>
                <w:t>task</w:t>
              </w:r>
            </w:ins>
            <w:ins w:id="902" w:author="Brian Wortman" w:date="2014-04-08T20:14:00Z">
              <w:r w:rsidR="00A84912">
                <w:rPr>
                  <w:rStyle w:val="CodeInline"/>
                </w:rPr>
                <w:t>s/123/c</w:t>
              </w:r>
            </w:ins>
            <w:ins w:id="903" w:author="Brian Wortman" w:date="2014-04-04T16:33:00Z">
              <w:r>
                <w:rPr>
                  <w:rStyle w:val="CodeInline"/>
                </w:rPr>
                <w:t>ompletions</w:t>
              </w:r>
            </w:ins>
          </w:p>
        </w:tc>
        <w:tc>
          <w:tcPr>
            <w:tcW w:w="900" w:type="dxa"/>
            <w:tcPrChange w:id="904" w:author="Brian Wortman" w:date="2014-04-11T21:16:00Z">
              <w:tcPr>
                <w:tcW w:w="896" w:type="dxa"/>
                <w:gridSpan w:val="2"/>
              </w:tcPr>
            </w:tcPrChange>
          </w:tcPr>
          <w:p w14:paraId="654F89ED" w14:textId="4079B6C7" w:rsidR="00CB4A7E" w:rsidRPr="00CB4A7E" w:rsidRDefault="00CB4A7E" w:rsidP="00CB4A7E">
            <w:pPr>
              <w:pStyle w:val="TableText"/>
              <w:rPr>
                <w:ins w:id="905" w:author="Brian Wortman" w:date="2014-04-04T16:32:00Z"/>
              </w:rPr>
            </w:pPr>
            <w:ins w:id="906" w:author="Brian Wortman" w:date="2014-04-04T16:34:00Z">
              <w:r>
                <w:t>POST</w:t>
              </w:r>
            </w:ins>
          </w:p>
        </w:tc>
        <w:tc>
          <w:tcPr>
            <w:tcW w:w="4320" w:type="dxa"/>
            <w:tcPrChange w:id="907" w:author="Brian Wortman" w:date="2014-04-11T21:16:00Z">
              <w:tcPr>
                <w:tcW w:w="2610" w:type="dxa"/>
                <w:gridSpan w:val="2"/>
              </w:tcPr>
            </w:tcPrChange>
          </w:tcPr>
          <w:p w14:paraId="376B22F1" w14:textId="399E5A2F" w:rsidR="00CB4A7E" w:rsidRPr="00CB4A7E" w:rsidRDefault="007E19EE" w:rsidP="00CB4A7E">
            <w:pPr>
              <w:pStyle w:val="TableText"/>
              <w:rPr>
                <w:ins w:id="908" w:author="Brian Wortman" w:date="2014-04-04T16:32:00Z"/>
              </w:rPr>
            </w:pPr>
            <w:ins w:id="909" w:author="Brian Wortman" w:date="2014-04-04T17:18:00Z">
              <w:r>
                <w:t>Completes a task</w:t>
              </w:r>
            </w:ins>
            <w:ins w:id="910" w:author="Brian Wortman" w:date="2014-04-11T21:14:00Z">
              <w:r w:rsidR="007F6A39">
                <w:t>; returns the updated task in the response</w:t>
              </w:r>
            </w:ins>
          </w:p>
        </w:tc>
      </w:tr>
      <w:tr w:rsidR="00CB4A7E" w14:paraId="077EBEDA" w14:textId="77777777" w:rsidTr="007F6A39">
        <w:trPr>
          <w:ins w:id="911" w:author="Brian Wortman" w:date="2014-04-04T16:33:00Z"/>
        </w:trPr>
        <w:tc>
          <w:tcPr>
            <w:tcW w:w="3415" w:type="dxa"/>
            <w:tcPrChange w:id="912" w:author="Brian Wortman" w:date="2014-04-11T21:16:00Z">
              <w:tcPr>
                <w:tcW w:w="2425" w:type="dxa"/>
                <w:gridSpan w:val="2"/>
              </w:tcPr>
            </w:tcPrChange>
          </w:tcPr>
          <w:p w14:paraId="25F8756F" w14:textId="7FA3F97F" w:rsidR="00CB4A7E" w:rsidRPr="00CB4A7E" w:rsidRDefault="00CB4A7E">
            <w:pPr>
              <w:pStyle w:val="TableText"/>
              <w:rPr>
                <w:ins w:id="913" w:author="Brian Wortman" w:date="2014-04-04T16:33:00Z"/>
                <w:rStyle w:val="CodeInline"/>
                <w:rFonts w:eastAsiaTheme="minorHAnsi" w:cstheme="minorBidi"/>
                <w:szCs w:val="22"/>
              </w:rPr>
            </w:pPr>
            <w:ins w:id="914" w:author="Brian Wortman" w:date="2014-04-04T16:33:00Z">
              <w:r>
                <w:rPr>
                  <w:rStyle w:val="CodeInline"/>
                </w:rPr>
                <w:t>/</w:t>
              </w:r>
              <w:proofErr w:type="spellStart"/>
              <w:r>
                <w:rPr>
                  <w:rStyle w:val="CodeInline"/>
                </w:rPr>
                <w:t>api</w:t>
              </w:r>
              <w:proofErr w:type="spellEnd"/>
              <w:r>
                <w:rPr>
                  <w:rStyle w:val="CodeInline"/>
                </w:rPr>
                <w:t>/task</w:t>
              </w:r>
            </w:ins>
            <w:ins w:id="915" w:author="Brian Wortman" w:date="2014-04-08T20:14:00Z">
              <w:r w:rsidR="00A84912">
                <w:rPr>
                  <w:rStyle w:val="CodeInline"/>
                </w:rPr>
                <w:t>s/123/r</w:t>
              </w:r>
            </w:ins>
            <w:ins w:id="916" w:author="Brian Wortman" w:date="2014-04-04T16:34:00Z">
              <w:r>
                <w:rPr>
                  <w:rStyle w:val="CodeInline"/>
                </w:rPr>
                <w:t>eactivations</w:t>
              </w:r>
            </w:ins>
          </w:p>
        </w:tc>
        <w:tc>
          <w:tcPr>
            <w:tcW w:w="900" w:type="dxa"/>
            <w:tcPrChange w:id="917" w:author="Brian Wortman" w:date="2014-04-11T21:16:00Z">
              <w:tcPr>
                <w:tcW w:w="637" w:type="dxa"/>
                <w:gridSpan w:val="2"/>
              </w:tcPr>
            </w:tcPrChange>
          </w:tcPr>
          <w:p w14:paraId="47BDDC45" w14:textId="7FE72E46" w:rsidR="00CB4A7E" w:rsidRPr="00CB4A7E" w:rsidRDefault="00CB4A7E" w:rsidP="00CB4A7E">
            <w:pPr>
              <w:pStyle w:val="TableText"/>
              <w:rPr>
                <w:ins w:id="918" w:author="Brian Wortman" w:date="2014-04-04T16:33:00Z"/>
              </w:rPr>
            </w:pPr>
            <w:ins w:id="919" w:author="Brian Wortman" w:date="2014-04-04T16:34:00Z">
              <w:r>
                <w:t>POST</w:t>
              </w:r>
            </w:ins>
          </w:p>
        </w:tc>
        <w:tc>
          <w:tcPr>
            <w:tcW w:w="4320" w:type="dxa"/>
            <w:tcPrChange w:id="920" w:author="Brian Wortman" w:date="2014-04-11T21:16:00Z">
              <w:tcPr>
                <w:tcW w:w="2610" w:type="dxa"/>
                <w:gridSpan w:val="2"/>
              </w:tcPr>
            </w:tcPrChange>
          </w:tcPr>
          <w:p w14:paraId="59B81EB4" w14:textId="0AF67CB1" w:rsidR="00CB4A7E" w:rsidRPr="00CB4A7E" w:rsidRDefault="007E19EE" w:rsidP="00CB4A7E">
            <w:pPr>
              <w:pStyle w:val="TableText"/>
              <w:rPr>
                <w:ins w:id="921" w:author="Brian Wortman" w:date="2014-04-04T16:33:00Z"/>
              </w:rPr>
            </w:pPr>
            <w:ins w:id="922" w:author="Brian Wortman" w:date="2014-04-04T17:18:00Z">
              <w:r>
                <w:t>Reopens, or "re-activates", a task</w:t>
              </w:r>
            </w:ins>
            <w:ins w:id="923" w:author="Brian Wortman" w:date="2014-04-11T21:14:00Z">
              <w:r w:rsidR="007F6A39">
                <w:t>; returns the updated task in the response</w:t>
              </w:r>
            </w:ins>
          </w:p>
        </w:tc>
      </w:tr>
    </w:tbl>
    <w:p w14:paraId="1FCE4925" w14:textId="77777777" w:rsidR="00CB4A7E" w:rsidRDefault="00CB4A7E" w:rsidP="001E7A33">
      <w:pPr>
        <w:rPr>
          <w:ins w:id="924" w:author="Brian Wortman" w:date="2014-04-04T16:42:00Z"/>
        </w:rPr>
      </w:pPr>
    </w:p>
    <w:p w14:paraId="1984CAD0" w14:textId="26D82C44" w:rsidR="00CB4A7E" w:rsidRDefault="00E10500" w:rsidP="005C5A91">
      <w:pPr>
        <w:pStyle w:val="BodyTextCont"/>
        <w:rPr>
          <w:ins w:id="925" w:author="Brian Wortman" w:date="2014-04-04T16:32:00Z"/>
        </w:rPr>
        <w:pPrChange w:id="926" w:author="Jamie Kurtz" w:date="2014-04-12T09:00:00Z">
          <w:pPr/>
        </w:pPrChange>
      </w:pPr>
      <w:ins w:id="927" w:author="Brian Wortman" w:date="2014-04-04T16:42:00Z">
        <w:r w:rsidRPr="00E10500">
          <w:t>Th</w:t>
        </w:r>
      </w:ins>
      <w:ins w:id="928" w:author="Brian Wortman" w:date="2014-04-04T17:21:00Z">
        <w:r w:rsidR="007E19EE">
          <w:t>e</w:t>
        </w:r>
      </w:ins>
      <w:ins w:id="929" w:author="Brian Wortman" w:date="2014-04-04T16:42:00Z">
        <w:r w:rsidRPr="00E10500">
          <w:t xml:space="preserve"> situation </w:t>
        </w:r>
      </w:ins>
      <w:ins w:id="930" w:author="Brian Wortman" w:date="2014-04-04T17:20:00Z">
        <w:r w:rsidR="007E19EE">
          <w:t xml:space="preserve">of </w:t>
        </w:r>
      </w:ins>
      <w:ins w:id="931" w:author="Brian Wortman" w:date="2014-04-04T17:22:00Z">
        <w:r w:rsidR="007E19EE">
          <w:t xml:space="preserve">needing </w:t>
        </w:r>
      </w:ins>
      <w:ins w:id="932" w:author="Brian Wortman" w:date="2014-04-04T17:31:00Z">
        <w:r w:rsidR="007F1C5A">
          <w:t xml:space="preserve">to </w:t>
        </w:r>
      </w:ins>
      <w:ins w:id="933" w:author="Brian Wortman" w:date="2014-04-04T17:20:00Z">
        <w:r w:rsidR="007E19EE" w:rsidRPr="007E19EE">
          <w:t xml:space="preserve">support non-resource API operations using REST </w:t>
        </w:r>
      </w:ins>
      <w:ins w:id="934" w:author="Brian Wortman" w:date="2014-04-04T17:21:00Z">
        <w:r w:rsidR="007E19EE">
          <w:t xml:space="preserve">is </w:t>
        </w:r>
      </w:ins>
      <w:ins w:id="935" w:author="Brian Wortman" w:date="2014-04-04T16:42:00Z">
        <w:r w:rsidRPr="00E10500">
          <w:t>fairly common</w:t>
        </w:r>
      </w:ins>
      <w:ins w:id="936" w:author="Brian Wortman" w:date="2014-04-04T17:22:00Z">
        <w:r w:rsidR="007E19EE">
          <w:t xml:space="preserve">. Having </w:t>
        </w:r>
        <w:r w:rsidR="00D6780E">
          <w:t xml:space="preserve">been through this little exercise with task status, </w:t>
        </w:r>
      </w:ins>
      <w:ins w:id="937" w:author="Brian Wortman" w:date="2014-04-04T17:23:00Z">
        <w:r w:rsidR="00D6780E">
          <w:t>you</w:t>
        </w:r>
      </w:ins>
      <w:ins w:id="938" w:author="Brian Wortman" w:date="2014-04-04T17:22:00Z">
        <w:r w:rsidR="00D6780E">
          <w:t xml:space="preserve"> </w:t>
        </w:r>
      </w:ins>
      <w:ins w:id="939" w:author="Brian Wortman" w:date="2014-04-04T17:23:00Z">
        <w:r w:rsidR="00D6780E">
          <w:t xml:space="preserve">are now </w:t>
        </w:r>
      </w:ins>
      <w:ins w:id="940" w:author="Brian Wortman" w:date="2014-04-04T17:25:00Z">
        <w:r w:rsidR="00D6780E">
          <w:t xml:space="preserve">better </w:t>
        </w:r>
      </w:ins>
      <w:ins w:id="941" w:author="Brian Wortman" w:date="2014-04-04T17:23:00Z">
        <w:r w:rsidR="00D6780E">
          <w:t>prepared</w:t>
        </w:r>
      </w:ins>
      <w:ins w:id="942" w:author="Brian Wortman" w:date="2014-04-04T17:24:00Z">
        <w:r w:rsidR="00D6780E">
          <w:t xml:space="preserve"> to </w:t>
        </w:r>
      </w:ins>
      <w:ins w:id="943" w:author="Brian Wortman" w:date="2014-04-04T17:32:00Z">
        <w:r w:rsidR="007F1C5A">
          <w:t>deal with it</w:t>
        </w:r>
      </w:ins>
      <w:ins w:id="944" w:author="Brian Wortman" w:date="2014-04-04T18:33:00Z">
        <w:r w:rsidR="001B1CBD">
          <w:t xml:space="preserve"> on the job</w:t>
        </w:r>
      </w:ins>
      <w:ins w:id="945" w:author="Brian Wortman" w:date="2014-04-04T17:25:00Z">
        <w:r w:rsidR="00D6780E">
          <w:t>.</w:t>
        </w:r>
      </w:ins>
      <w:ins w:id="946" w:author="Brian Wortman" w:date="2014-04-04T17:42:00Z">
        <w:r w:rsidR="00370EAB">
          <w:t xml:space="preserve"> </w:t>
        </w:r>
      </w:ins>
      <w:proofErr w:type="spellStart"/>
      <w:ins w:id="947" w:author="Brian Wortman" w:date="2014-04-04T17:43:00Z">
        <w:r w:rsidR="00370EAB">
          <w:t>Its</w:t>
        </w:r>
        <w:proofErr w:type="spellEnd"/>
        <w:r w:rsidR="00370EAB">
          <w:t xml:space="preserve"> okay i</w:t>
        </w:r>
      </w:ins>
      <w:ins w:id="948" w:author="Brian Wortman" w:date="2014-04-04T17:42:00Z">
        <w:r w:rsidR="00370EAB">
          <w:t xml:space="preserve">f </w:t>
        </w:r>
      </w:ins>
      <w:ins w:id="949" w:author="Brian Wortman" w:date="2014-04-04T17:50:00Z">
        <w:r w:rsidR="002A4F0B">
          <w:t xml:space="preserve">the </w:t>
        </w:r>
      </w:ins>
      <w:ins w:id="950" w:author="Brian Wortman" w:date="2014-04-04T17:43:00Z">
        <w:r w:rsidR="00370EAB">
          <w:t xml:space="preserve">list of </w:t>
        </w:r>
        <w:r w:rsidR="00370EAB">
          <w:lastRenderedPageBreak/>
          <w:t xml:space="preserve">"resources" </w:t>
        </w:r>
      </w:ins>
      <w:ins w:id="951" w:author="Brian Wortman" w:date="2014-04-04T17:50:00Z">
        <w:r w:rsidR="002A4F0B">
          <w:t xml:space="preserve">you thought of </w:t>
        </w:r>
      </w:ins>
      <w:ins w:id="952" w:author="Brian Wortman" w:date="2014-04-04T17:43:00Z">
        <w:r w:rsidR="00370EAB">
          <w:t xml:space="preserve">didn't exactly match those in Table 3-4. The point is to keep </w:t>
        </w:r>
      </w:ins>
      <w:ins w:id="953" w:author="Brian Wortman" w:date="2014-04-04T17:45:00Z">
        <w:r w:rsidR="00370EAB">
          <w:t xml:space="preserve">thinking in terms of resources so that you don't </w:t>
        </w:r>
        <w:r w:rsidR="00370EAB" w:rsidRPr="00370EAB">
          <w:t>degenerate into an RPC API</w:t>
        </w:r>
        <w:r w:rsidR="00370EAB">
          <w:t>.</w:t>
        </w:r>
      </w:ins>
    </w:p>
    <w:p w14:paraId="220A0568" w14:textId="434CC761" w:rsidR="00CB4A7E" w:rsidDel="006C3906" w:rsidRDefault="00370EAB" w:rsidP="001E7A33">
      <w:pPr>
        <w:rPr>
          <w:del w:id="954" w:author="Brian Wortman" w:date="2014-04-04T17:34:00Z"/>
        </w:rPr>
      </w:pPr>
      <w:ins w:id="955" w:author="Brian Wortman" w:date="2014-04-04T17:45:00Z">
        <w:r>
          <w:t>And t</w:t>
        </w:r>
      </w:ins>
    </w:p>
    <w:p w14:paraId="4946F621" w14:textId="1D010BC0" w:rsidR="001E7A33" w:rsidDel="007F1C5A" w:rsidRDefault="001E7A33" w:rsidP="001E7A33">
      <w:pPr>
        <w:rPr>
          <w:del w:id="956" w:author="Brian Wortman" w:date="2014-04-04T17:31:00Z"/>
        </w:rPr>
      </w:pPr>
      <w:del w:id="957" w:author="Brian Wortman" w:date="2014-04-04T17:31:00Z">
        <w:r w:rsidDel="007F1C5A">
          <w:delText xml:space="preserve">Note that the </w:delText>
        </w:r>
        <w:r w:rsidDel="007F1C5A">
          <w:fldChar w:fldCharType="begin"/>
        </w:r>
        <w:r w:rsidDel="007F1C5A">
          <w:delInstrText xml:space="preserve"> XE "</w:delInstrText>
        </w:r>
        <w:r w:rsidRPr="00667109" w:rsidDel="007F1C5A">
          <w:delInstrText>REST architecture: task management: status and priority values</w:delInstrText>
        </w:r>
        <w:r w:rsidDel="007F1C5A">
          <w:delInstrText xml:space="preserve">" </w:delInstrText>
        </w:r>
        <w:r w:rsidDel="007F1C5A">
          <w:fldChar w:fldCharType="end"/>
        </w:r>
        <w:r w:rsidRPr="00D020A5" w:rsidDel="007F1C5A">
          <w:rPr>
            <w:highlight w:val="yellow"/>
          </w:rPr>
          <w:delText>status</w:delText>
        </w:r>
        <w:r w:rsidDel="007F1C5A">
          <w:delText xml:space="preserve"> and </w:delText>
        </w:r>
        <w:r w:rsidRPr="00D020A5" w:rsidDel="007F1C5A">
          <w:rPr>
            <w:highlight w:val="yellow"/>
          </w:rPr>
          <w:delText xml:space="preserve">priority </w:delText>
        </w:r>
        <w:r w:rsidDel="007F1C5A">
          <w:delText>values are not collections; however, you still want to allow the caller to update just the status (e.g., to set the task as complete) or just the priority.</w:delText>
        </w:r>
      </w:del>
    </w:p>
    <w:p w14:paraId="425D20C3" w14:textId="62D286CC" w:rsidR="001E7A33" w:rsidRDefault="001E7A33" w:rsidP="005C5A91">
      <w:pPr>
        <w:pStyle w:val="BodyTextCont"/>
        <w:pPrChange w:id="958" w:author="Jamie Kurtz" w:date="2014-04-12T09:00:00Z">
          <w:pPr/>
        </w:pPrChange>
      </w:pPr>
      <w:del w:id="959" w:author="Brian Wortman" w:date="2014-04-04T17:45:00Z">
        <w:r w:rsidDel="00370EAB">
          <w:delText>T</w:delText>
        </w:r>
      </w:del>
      <w:proofErr w:type="gramStart"/>
      <w:r>
        <w:t>hat</w:t>
      </w:r>
      <w:proofErr w:type="gramEnd"/>
      <w:r>
        <w:t xml:space="preserve"> wraps up this chapter’s exploration of designing the resource types</w:t>
      </w:r>
      <w:ins w:id="960" w:author="Brian Wortman" w:date="2014-04-04T17:34:00Z">
        <w:r w:rsidR="006C3906">
          <w:t>. N</w:t>
        </w:r>
      </w:ins>
      <w:del w:id="961" w:author="Brian Wortman" w:date="2014-04-04T17:34:00Z">
        <w:r w:rsidDel="006C3906">
          <w:delText>; n</w:delText>
        </w:r>
      </w:del>
      <w:r>
        <w:t>ext, you will learn how to perform a quick modeling of the database.</w:t>
      </w:r>
    </w:p>
    <w:p w14:paraId="09BEAB57" w14:textId="77777777" w:rsidR="001E7A33" w:rsidRDefault="001E7A33" w:rsidP="001E7A33">
      <w:pPr>
        <w:pStyle w:val="Heading1"/>
      </w:pPr>
      <w:r>
        <w:t>The Task</w:t>
      </w:r>
      <w:r w:rsidRPr="001E7A33">
        <w:t>–</w:t>
      </w:r>
      <w:r>
        <w:t>Management Data Model</w:t>
      </w:r>
    </w:p>
    <w:p w14:paraId="72BFDB8E" w14:textId="483951E7" w:rsidR="001E7A33" w:rsidRDefault="001E7A33" w:rsidP="005C5A91">
      <w:pPr>
        <w:pStyle w:val="BodyTextFirst"/>
        <w:pPrChange w:id="962" w:author="Jamie Kurtz" w:date="2014-04-12T09:00:00Z">
          <w:pPr/>
        </w:pPrChange>
      </w:pPr>
      <w:r>
        <w:t xml:space="preserve">In this section, </w:t>
      </w:r>
      <w:ins w:id="963" w:author="Brian Wortman" w:date="2014-04-04T17:52:00Z">
        <w:r w:rsidR="002A4F0B">
          <w:t>we</w:t>
        </w:r>
      </w:ins>
      <w:del w:id="964" w:author="Brian Wortman" w:date="2014-04-04T17:52:00Z">
        <w:r w:rsidDel="002A4F0B">
          <w:delText>you</w:delText>
        </w:r>
      </w:del>
      <w:r>
        <w:t xml:space="preserve">’re going to create </w:t>
      </w:r>
      <w:del w:id="965" w:author="Brian Wortman" w:date="2014-04-04T17:52:00Z">
        <w:r w:rsidDel="002A4F0B">
          <w:delText xml:space="preserve">your </w:delText>
        </w:r>
      </w:del>
      <w:ins w:id="966" w:author="Brian Wortman" w:date="2014-04-04T17:52:00Z">
        <w:r w:rsidR="002A4F0B">
          <w:t xml:space="preserve">the </w:t>
        </w:r>
      </w:ins>
      <w:r>
        <w:t>model for storing the task-management service data.</w:t>
      </w:r>
      <w:del w:id="967" w:author="Brian Wortman" w:date="2014-04-04T17:52:00Z">
        <w:r w:rsidDel="002A4F0B">
          <w:delText xml:space="preserve"> As mentioned previously, you won’t linger here for long. The main goal is just to keep building up your sample service, so you can get on to writing some Web API code.</w:delText>
        </w:r>
      </w:del>
    </w:p>
    <w:p w14:paraId="4556C435" w14:textId="20E17A33" w:rsidR="001E7A33" w:rsidRDefault="001E7A33" w:rsidP="00CA7561">
      <w:pPr>
        <w:pStyle w:val="BodyTextCont"/>
        <w:pPrChange w:id="968" w:author="Jamie Kurtz" w:date="2014-04-12T09:00:00Z">
          <w:pPr/>
        </w:pPrChange>
      </w:pPr>
      <w:r>
        <w:t xml:space="preserve">Logically, </w:t>
      </w:r>
      <w:del w:id="969" w:author="Brian Wortman" w:date="2014-04-04T17:53:00Z">
        <w:r w:rsidDel="002A4F0B">
          <w:delText xml:space="preserve">you </w:delText>
        </w:r>
      </w:del>
      <w:ins w:id="970" w:author="Brian Wortman" w:date="2014-04-04T17:53:00Z">
        <w:r w:rsidR="002A4F0B">
          <w:t xml:space="preserve">we </w:t>
        </w:r>
      </w:ins>
      <w:r>
        <w:t>have three categories of data to store:</w:t>
      </w:r>
    </w:p>
    <w:p w14:paraId="2CB1F534" w14:textId="77777777" w:rsidR="001E7A33" w:rsidRDefault="001E7A33" w:rsidP="001E7A33">
      <w:pPr>
        <w:pStyle w:val="Bullet"/>
      </w:pPr>
      <w:r>
        <w:t>Reference data</w:t>
      </w:r>
    </w:p>
    <w:p w14:paraId="42189E76" w14:textId="77777777" w:rsidR="001E7A33" w:rsidRDefault="001E7A33" w:rsidP="001E7A33">
      <w:pPr>
        <w:pStyle w:val="Bullet"/>
      </w:pPr>
      <w:r>
        <w:t>Tasks</w:t>
      </w:r>
    </w:p>
    <w:p w14:paraId="4583F526" w14:textId="371BF523" w:rsidR="001E7A33" w:rsidRDefault="001E7A33" w:rsidP="001E7A33">
      <w:pPr>
        <w:pStyle w:val="Bullet"/>
      </w:pPr>
      <w:r>
        <w:t>Users</w:t>
      </w:r>
      <w:del w:id="971" w:author="Brian Wortman" w:date="2014-04-11T21:51:00Z">
        <w:r w:rsidDel="00284BD0">
          <w:delText xml:space="preserve"> and Roles</w:delText>
        </w:r>
      </w:del>
    </w:p>
    <w:p w14:paraId="72609C4D" w14:textId="7369C79C" w:rsidR="001E7A33" w:rsidRDefault="002A4F0B" w:rsidP="00CA7561">
      <w:pPr>
        <w:pStyle w:val="BodyTextCont"/>
        <w:pPrChange w:id="972" w:author="Jamie Kurtz" w:date="2014-04-12T09:00:00Z">
          <w:pPr/>
        </w:pPrChange>
      </w:pPr>
      <w:ins w:id="973" w:author="Brian Wortman" w:date="2014-04-04T17:54:00Z">
        <w:r>
          <w:t xml:space="preserve">Statuses are </w:t>
        </w:r>
      </w:ins>
      <w:del w:id="974" w:author="Brian Wortman" w:date="2014-04-04T17:54:00Z">
        <w:r w:rsidR="001E7A33" w:rsidDel="002A4F0B">
          <w:delText xml:space="preserve">The </w:delText>
        </w:r>
      </w:del>
      <w:r w:rsidR="001E7A33">
        <w:t>reference data</w:t>
      </w:r>
      <w:del w:id="975" w:author="Brian Wortman" w:date="2014-04-04T17:54:00Z">
        <w:r w:rsidR="001E7A33" w:rsidDel="002A4F0B">
          <w:delText xml:space="preserve"> tables</w:delText>
        </w:r>
        <w:r w:rsidR="001E7A33" w:rsidDel="002A4F0B">
          <w:fldChar w:fldCharType="begin"/>
        </w:r>
        <w:r w:rsidR="001E7A33" w:rsidDel="002A4F0B">
          <w:delInstrText xml:space="preserve"> XE "</w:delInstrText>
        </w:r>
        <w:r w:rsidR="001E7A33" w:rsidRPr="005C36AC" w:rsidDel="002A4F0B">
          <w:delInstrText>REST architecture: task management: reference data tables</w:delInstrText>
        </w:r>
        <w:r w:rsidR="001E7A33" w:rsidDel="002A4F0B">
          <w:delInstrText xml:space="preserve">" </w:delInstrText>
        </w:r>
        <w:r w:rsidR="001E7A33" w:rsidDel="002A4F0B">
          <w:fldChar w:fldCharType="end"/>
        </w:r>
        <w:r w:rsidR="001E7A33" w:rsidDel="002A4F0B">
          <w:delText xml:space="preserve"> will be used to store available values for task </w:delText>
        </w:r>
      </w:del>
      <w:del w:id="976" w:author="Brian Wortman" w:date="2014-04-04T17:53:00Z">
        <w:r w:rsidR="001E7A33" w:rsidDel="002A4F0B">
          <w:delText xml:space="preserve">priorities, categories, and </w:delText>
        </w:r>
      </w:del>
      <w:del w:id="977" w:author="Brian Wortman" w:date="2014-04-04T17:54:00Z">
        <w:r w:rsidR="001E7A33" w:rsidDel="002A4F0B">
          <w:delText>statuses</w:delText>
        </w:r>
      </w:del>
      <w:r w:rsidR="001E7A33">
        <w:t xml:space="preserve">. </w:t>
      </w:r>
      <w:ins w:id="978" w:author="Brian Wortman" w:date="2014-04-04T17:54:00Z">
        <w:r>
          <w:t xml:space="preserve">The </w:t>
        </w:r>
      </w:ins>
      <w:ins w:id="979" w:author="Brian Wortman" w:date="2014-04-04T17:55:00Z">
        <w:r w:rsidR="005B69FC">
          <w:t xml:space="preserve">Status </w:t>
        </w:r>
      </w:ins>
      <w:ins w:id="980" w:author="Brian Wortman" w:date="2014-04-04T17:54:00Z">
        <w:r>
          <w:t xml:space="preserve">table </w:t>
        </w:r>
      </w:ins>
      <w:del w:id="981" w:author="Brian Wortman" w:date="2014-04-04T17:54:00Z">
        <w:r w:rsidR="001E7A33" w:rsidDel="002A4F0B">
          <w:delText xml:space="preserve">Each of these </w:delText>
        </w:r>
      </w:del>
      <w:r w:rsidR="001E7A33">
        <w:t xml:space="preserve">will include an identifier, a name, and </w:t>
      </w:r>
      <w:proofErr w:type="gramStart"/>
      <w:r w:rsidR="001E7A33">
        <w:t>a</w:t>
      </w:r>
      <w:proofErr w:type="gramEnd"/>
      <w:del w:id="982" w:author="Brian Wortman" w:date="2014-04-04T17:56:00Z">
        <w:r w:rsidR="001E7A33" w:rsidDel="005B69FC">
          <w:delText xml:space="preserve"> description and/or</w:delText>
        </w:r>
      </w:del>
      <w:ins w:id="983" w:author="Brian Wortman" w:date="2014-04-04T17:56:00Z">
        <w:r w:rsidR="005B69FC">
          <w:t>n</w:t>
        </w:r>
      </w:ins>
      <w:r w:rsidR="001E7A33">
        <w:t xml:space="preserve"> ordinal. The ordinal value </w:t>
      </w:r>
      <w:ins w:id="984" w:author="Brian Wortman" w:date="2014-04-04T17:58:00Z">
        <w:r w:rsidR="005B69FC">
          <w:t xml:space="preserve">can be used for sorting </w:t>
        </w:r>
      </w:ins>
      <w:del w:id="985" w:author="Brian Wortman" w:date="2014-04-04T17:58:00Z">
        <w:r w:rsidR="001E7A33" w:rsidDel="005B69FC">
          <w:delText xml:space="preserve">will let the database recommend the sorting preference when displaying the reference data to the user </w:delText>
        </w:r>
      </w:del>
      <w:ins w:id="986" w:author="Brian Wortman" w:date="2014-04-04T17:58:00Z">
        <w:r w:rsidR="005B69FC">
          <w:t xml:space="preserve">the data for display </w:t>
        </w:r>
      </w:ins>
      <w:r w:rsidR="001E7A33">
        <w:t>in dropdown or other list controls.</w:t>
      </w:r>
    </w:p>
    <w:p w14:paraId="7F592C95" w14:textId="1F3F1DDF" w:rsidR="001E7A33" w:rsidRDefault="001E7A33" w:rsidP="00CA7561">
      <w:pPr>
        <w:pStyle w:val="BodyTextCont"/>
        <w:pPrChange w:id="987" w:author="Jamie Kurtz" w:date="2014-04-12T09:00:00Z">
          <w:pPr/>
        </w:pPrChange>
      </w:pPr>
      <w:r>
        <w:t xml:space="preserve">The task </w:t>
      </w:r>
      <w:ins w:id="988" w:author="Brian Wortman" w:date="2014-04-11T21:54:00Z">
        <w:r w:rsidR="00284BD0">
          <w:t xml:space="preserve">and user </w:t>
        </w:r>
      </w:ins>
      <w:r>
        <w:t>data</w:t>
      </w:r>
      <w:r>
        <w:fldChar w:fldCharType="begin"/>
      </w:r>
      <w:r>
        <w:instrText xml:space="preserve"> XE "</w:instrText>
      </w:r>
      <w:r w:rsidRPr="00110E9C">
        <w:instrText>REST architecture: task management: task data</w:instrText>
      </w:r>
      <w:r>
        <w:instrText xml:space="preserve">" </w:instrText>
      </w:r>
      <w:r>
        <w:fldChar w:fldCharType="end"/>
      </w:r>
      <w:r>
        <w:t xml:space="preserve"> is </w:t>
      </w:r>
      <w:del w:id="989" w:author="Brian Wortman" w:date="2014-04-11T21:52:00Z">
        <w:r w:rsidDel="00284BD0">
          <w:delText xml:space="preserve">pretty </w:delText>
        </w:r>
      </w:del>
      <w:ins w:id="990" w:author="Brian Wortman" w:date="2014-04-11T21:52:00Z">
        <w:r w:rsidR="00284BD0">
          <w:t xml:space="preserve">also </w:t>
        </w:r>
      </w:ins>
      <w:r>
        <w:t>straightforward</w:t>
      </w:r>
      <w:del w:id="991" w:author="Brian Wortman" w:date="2014-04-04T18:34:00Z">
        <w:r w:rsidDel="001B1CBD">
          <w:delText>, and it amounts to simply storing the task itself and its attributes</w:delText>
        </w:r>
      </w:del>
      <w:r>
        <w:t xml:space="preserve">. </w:t>
      </w:r>
      <w:ins w:id="992" w:author="Brian Wortman" w:date="2014-04-04T18:04:00Z">
        <w:r w:rsidR="00FE35AF">
          <w:t xml:space="preserve">Note that </w:t>
        </w:r>
      </w:ins>
      <w:ins w:id="993" w:author="Brian Wortman" w:date="2014-04-04T18:05:00Z">
        <w:r w:rsidR="00FE35AF">
          <w:t>we</w:t>
        </w:r>
      </w:ins>
      <w:del w:id="994" w:author="Brian Wortman" w:date="2014-04-04T18:04:00Z">
        <w:r w:rsidDel="00FE35AF">
          <w:delText>Y</w:delText>
        </w:r>
      </w:del>
      <w:del w:id="995" w:author="Brian Wortman" w:date="2014-04-04T18:05:00Z">
        <w:r w:rsidDel="00FE35AF">
          <w:delText>ou</w:delText>
        </w:r>
      </w:del>
      <w:r>
        <w:t xml:space="preserve"> will use a many-to-many table to link tasks to </w:t>
      </w:r>
      <w:del w:id="996" w:author="Brian Wortman" w:date="2014-04-04T17:59:00Z">
        <w:r w:rsidDel="005B69FC">
          <w:delText xml:space="preserve">categories and </w:delText>
        </w:r>
      </w:del>
      <w:r>
        <w:t xml:space="preserve">users because a task can be associated with zero or more </w:t>
      </w:r>
      <w:ins w:id="997" w:author="Brian Wortman" w:date="2014-04-04T17:59:00Z">
        <w:r w:rsidR="005B69FC">
          <w:t>users, and a user can be associated with zero or more tasks</w:t>
        </w:r>
      </w:ins>
      <w:del w:id="998" w:author="Brian Wortman" w:date="2014-04-04T17:59:00Z">
        <w:r w:rsidDel="005B69FC">
          <w:delText>of each</w:delText>
        </w:r>
      </w:del>
      <w:r>
        <w:t>.</w:t>
      </w:r>
      <w:del w:id="999" w:author="Brian Wortman" w:date="2014-04-04T18:04:00Z">
        <w:r w:rsidDel="00FE35AF">
          <w:delText xml:space="preserve"> However, the status </w:delText>
        </w:r>
      </w:del>
      <w:del w:id="1000" w:author="Brian Wortman" w:date="2014-04-04T18:00:00Z">
        <w:r w:rsidDel="005B69FC">
          <w:delText xml:space="preserve">and priority </w:delText>
        </w:r>
      </w:del>
      <w:del w:id="1001" w:author="Brian Wortman" w:date="2014-04-04T18:04:00Z">
        <w:r w:rsidDel="00FE35AF">
          <w:delText>values will just be attributes on the task.</w:delText>
        </w:r>
      </w:del>
      <w:del w:id="1002" w:author="Brian Wortman" w:date="2014-04-04T18:01:00Z">
        <w:r w:rsidDel="00FE35AF">
          <w:delText xml:space="preserve"> Another many-to-many table will be used to assign a task to zero or more users.</w:delText>
        </w:r>
      </w:del>
    </w:p>
    <w:p w14:paraId="1B103EA7" w14:textId="01907E04" w:rsidR="001E7A33" w:rsidDel="00284BD0" w:rsidRDefault="001E7A33" w:rsidP="001E7A33">
      <w:pPr>
        <w:rPr>
          <w:del w:id="1003" w:author="Brian Wortman" w:date="2014-04-11T21:53:00Z"/>
        </w:rPr>
      </w:pPr>
      <w:del w:id="1004" w:author="Brian Wortman" w:date="2014-04-11T21:53:00Z">
        <w:r w:rsidDel="00284BD0">
          <w:delText xml:space="preserve">Figure 3-2 shows the database tables of the reference and </w:delText>
        </w:r>
        <w:r w:rsidDel="00284BD0">
          <w:fldChar w:fldCharType="begin"/>
        </w:r>
        <w:r w:rsidDel="00284BD0">
          <w:delInstrText xml:space="preserve"> XE "</w:delInstrText>
        </w:r>
        <w:r w:rsidRPr="00C17878" w:rsidDel="00284BD0">
          <w:delInstrText>REST architecture: task management: task data</w:delInstrText>
        </w:r>
        <w:r w:rsidDel="00284BD0">
          <w:delInstrText xml:space="preserve">" </w:delInstrText>
        </w:r>
        <w:r w:rsidDel="00284BD0">
          <w:fldChar w:fldCharType="end"/>
        </w:r>
        <w:r w:rsidDel="00284BD0">
          <w:fldChar w:fldCharType="begin"/>
        </w:r>
        <w:r w:rsidDel="00284BD0">
          <w:delInstrText xml:space="preserve"> XE "</w:delInstrText>
        </w:r>
        <w:r w:rsidRPr="00643CE5" w:rsidDel="00284BD0">
          <w:delInstrText>REST architecture: task management: reference data</w:delInstrText>
        </w:r>
        <w:r w:rsidDel="00284BD0">
          <w:delInstrText xml:space="preserve">" </w:delInstrText>
        </w:r>
        <w:r w:rsidDel="00284BD0">
          <w:fldChar w:fldCharType="end"/>
        </w:r>
        <w:r w:rsidDel="00284BD0">
          <w:delText>task data, including their associated link tables.</w:delText>
        </w:r>
      </w:del>
      <w:del w:id="1005" w:author="Brian Wortman" w:date="2014-04-11T21:51:00Z">
        <w:r w:rsidDel="00284BD0">
          <w:delText xml:space="preserve"> Note that this particular diagram excludes the tables storing most of the information for users and roles—you’ll learn about that next.</w:delText>
        </w:r>
      </w:del>
    </w:p>
    <w:p w14:paraId="59403D25" w14:textId="5833A746" w:rsidR="001E7A33" w:rsidRDefault="0063129C" w:rsidP="001E7A33">
      <w:ins w:id="1006" w:author="Brian Wortman" w:date="2014-04-11T21:48:00Z">
        <w:r w:rsidRPr="0063129C">
          <w:rPr>
            <w:noProof/>
          </w:rPr>
          <w:drawing>
            <wp:inline distT="0" distB="0" distL="0" distR="0" wp14:anchorId="50A51394" wp14:editId="39374245">
              <wp:extent cx="54864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20085"/>
                      </a:xfrm>
                      <a:prstGeom prst="rect">
                        <a:avLst/>
                      </a:prstGeom>
                    </pic:spPr>
                  </pic:pic>
                </a:graphicData>
              </a:graphic>
            </wp:inline>
          </w:drawing>
        </w:r>
      </w:ins>
    </w:p>
    <w:p w14:paraId="1076A24A" w14:textId="0BB7FCB3" w:rsidR="001E7A33" w:rsidDel="00DB781A" w:rsidRDefault="001E7A33" w:rsidP="001E7A33">
      <w:pPr>
        <w:rPr>
          <w:del w:id="1007" w:author="Brian Wortman" w:date="2014-04-04T18:09:00Z"/>
        </w:rPr>
      </w:pPr>
    </w:p>
    <w:p w14:paraId="323CAF4D" w14:textId="77777777" w:rsidR="001E7A33" w:rsidRDefault="001E7A33" w:rsidP="001E7A33">
      <w:pPr>
        <w:pStyle w:val="FigureCaption"/>
      </w:pPr>
      <w:r>
        <w:t>Figure 3-2. Task and</w:t>
      </w:r>
      <w:r>
        <w:fldChar w:fldCharType="begin"/>
      </w:r>
      <w:r>
        <w:instrText xml:space="preserve"> XE "</w:instrText>
      </w:r>
      <w:r w:rsidRPr="001F3F13">
        <w:instrText>REST architecture: task management: task data</w:instrText>
      </w:r>
      <w:r>
        <w:instrText xml:space="preserve">" </w:instrText>
      </w:r>
      <w:r>
        <w:fldChar w:fldCharType="end"/>
      </w:r>
      <w:r>
        <w:fldChar w:fldCharType="begin"/>
      </w:r>
      <w:r>
        <w:instrText xml:space="preserve"> XE "</w:instrText>
      </w:r>
      <w:r w:rsidRPr="00E26117">
        <w:instrText>REST architecture: task management: reference data</w:instrText>
      </w:r>
      <w:r>
        <w:instrText xml:space="preserve">" </w:instrText>
      </w:r>
      <w:r>
        <w:fldChar w:fldCharType="end"/>
      </w:r>
      <w:r>
        <w:t xml:space="preserve"> Reference Data Tables</w:t>
      </w:r>
    </w:p>
    <w:p w14:paraId="5D1DDC36" w14:textId="038B2EA2" w:rsidR="001E7A33" w:rsidDel="00F06042" w:rsidRDefault="001E7A33" w:rsidP="00CA7561">
      <w:pPr>
        <w:pStyle w:val="BodyTextCont"/>
        <w:rPr>
          <w:del w:id="1008" w:author="Brian Wortman" w:date="2014-04-04T18:16:00Z"/>
        </w:rPr>
        <w:pPrChange w:id="1009" w:author="Jamie Kurtz" w:date="2014-04-12T09:00:00Z">
          <w:pPr/>
        </w:pPrChange>
      </w:pPr>
      <w:r>
        <w:t xml:space="preserve">Most of the model in Figure 3-2 looks similar to the resource types you designed earlier in this chapter. However, this model includes a column called </w:t>
      </w:r>
      <w:proofErr w:type="spellStart"/>
      <w:r w:rsidRPr="00B33031">
        <w:rPr>
          <w:rStyle w:val="CodeInline"/>
        </w:rPr>
        <w:t>ts</w:t>
      </w:r>
      <w:proofErr w:type="spellEnd"/>
      <w:r>
        <w:t xml:space="preserve"> for each table. As a matter of practice, it is a good idea to include a versioning column to be used for concurrency checking (i.e., checking for dirty data on update). </w:t>
      </w:r>
      <w:del w:id="1010" w:author="Brian Wortman" w:date="2014-04-04T18:09:00Z">
        <w:r w:rsidDel="00DB781A">
          <w:delText>I</w:delText>
        </w:r>
      </w:del>
      <w:ins w:id="1011" w:author="Brian Wortman" w:date="2014-04-04T18:09:00Z">
        <w:r w:rsidR="00DB781A">
          <w:t>We</w:t>
        </w:r>
      </w:ins>
      <w:r>
        <w:t xml:space="preserve"> chose </w:t>
      </w:r>
      <w:proofErr w:type="spellStart"/>
      <w:r w:rsidRPr="00FE18B5">
        <w:rPr>
          <w:rStyle w:val="CodeInline"/>
        </w:rPr>
        <w:t>ts</w:t>
      </w:r>
      <w:proofErr w:type="spellEnd"/>
      <w:r>
        <w:t xml:space="preserve"> for the </w:t>
      </w:r>
      <w:r>
        <w:lastRenderedPageBreak/>
        <w:t xml:space="preserve">column name for a few reasons: it stands for </w:t>
      </w:r>
      <w:r w:rsidRPr="001E7A33">
        <w:t>timestamp</w:t>
      </w:r>
      <w:r w:rsidRPr="001E7A33">
        <w:fldChar w:fldCharType="begin"/>
      </w:r>
      <w:r>
        <w:instrText xml:space="preserve"> XE "</w:instrText>
      </w:r>
      <w:r w:rsidRPr="00CF3DB8">
        <w:instrText>REST architecture: task management: timestamp</w:instrText>
      </w:r>
      <w:r>
        <w:instrText xml:space="preserve">" </w:instrText>
      </w:r>
      <w:r w:rsidRPr="001E7A33">
        <w:fldChar w:fldCharType="end"/>
      </w:r>
      <w:r>
        <w:t>, it’s short, and it typically doesn’t conflict with other column names.</w:t>
      </w:r>
      <w:ins w:id="1012" w:author="Brian Wortman" w:date="2014-04-04T18:16:00Z">
        <w:r w:rsidR="00F06042">
          <w:t xml:space="preserve"> </w:t>
        </w:r>
      </w:ins>
    </w:p>
    <w:p w14:paraId="5D95E925" w14:textId="6253E5C3" w:rsidR="001E7A33" w:rsidRDefault="001E7A33" w:rsidP="00CA7561">
      <w:pPr>
        <w:pStyle w:val="BodyTextCont"/>
        <w:rPr>
          <w:ins w:id="1013" w:author="Brian Wortman" w:date="2014-04-11T21:55:00Z"/>
        </w:rPr>
        <w:pPrChange w:id="1014" w:author="Jamie Kurtz" w:date="2014-04-12T09:00:00Z">
          <w:pPr/>
        </w:pPrChange>
      </w:pPr>
      <w:del w:id="1015" w:author="Brian Wortman" w:date="2014-04-04T18:16:00Z">
        <w:r w:rsidDel="00F06042">
          <w:delText xml:space="preserve">In SQL Server, you can use the </w:delText>
        </w:r>
        <w:r w:rsidRPr="00B33031" w:rsidDel="00F06042">
          <w:rPr>
            <w:rStyle w:val="CodeInline"/>
          </w:rPr>
          <w:delText>rowversion</w:delText>
        </w:r>
        <w:r w:rsidDel="00F06042">
          <w:delText xml:space="preserve"> data type; SQL Server will automatically update a </w:delText>
        </w:r>
        <w:r w:rsidRPr="00B33031" w:rsidDel="00F06042">
          <w:rPr>
            <w:rStyle w:val="CodeInline"/>
          </w:rPr>
          <w:delText>rowversion</w:delText>
        </w:r>
        <w:r w:rsidDel="00F06042">
          <w:delText xml:space="preserve"> column every time a row is added or updated. The non-nullable </w:delText>
        </w:r>
        <w:r w:rsidRPr="00B33031" w:rsidDel="00F06042">
          <w:rPr>
            <w:rStyle w:val="CodeInline"/>
          </w:rPr>
          <w:delText>rowversion</w:delText>
        </w:r>
        <w:r w:rsidDel="00F06042">
          <w:rPr>
            <w:rStyle w:val="CodeInline"/>
          </w:rPr>
          <w:fldChar w:fldCharType="begin"/>
        </w:r>
        <w:r w:rsidDel="00F06042">
          <w:delInstrText xml:space="preserve"> XE "</w:delInstrText>
        </w:r>
        <w:r w:rsidRPr="00F053DC" w:rsidDel="00F06042">
          <w:rPr>
            <w:rStyle w:val="CodeInline"/>
          </w:rPr>
          <w:delInstrText>REST architecture: task management: rowversion type</w:delInstrText>
        </w:r>
        <w:r w:rsidDel="00F06042">
          <w:delInstrText xml:space="preserve">" </w:delInstrText>
        </w:r>
        <w:r w:rsidDel="00F06042">
          <w:rPr>
            <w:rStyle w:val="CodeInline"/>
          </w:rPr>
          <w:fldChar w:fldCharType="end"/>
        </w:r>
        <w:r w:rsidDel="00F06042">
          <w:delText xml:space="preserve"> type is equivalent to an 8-byte binary column in terms of its underlying storage. SQL Server uses a unique incrementing binary value, scoped to the entire database, for generating the </w:delText>
        </w:r>
        <w:r w:rsidRPr="00B33031" w:rsidDel="00F06042">
          <w:rPr>
            <w:rStyle w:val="CodeInline"/>
          </w:rPr>
          <w:delText>rowversion</w:delText>
        </w:r>
        <w:r w:rsidDel="00F06042">
          <w:delText xml:space="preserve"> values. If you want to view the </w:delText>
        </w:r>
        <w:r w:rsidRPr="00B33031" w:rsidDel="00F06042">
          <w:rPr>
            <w:rStyle w:val="CodeInline"/>
          </w:rPr>
          <w:delText>rowversion</w:delText>
        </w:r>
        <w:r w:rsidDel="00F06042">
          <w:delText xml:space="preserve"> values as easier-to-read numbers, you can cast them to unsigned 64-bit integers. Every time a row in the database is added or updated, the current </w:delText>
        </w:r>
        <w:r w:rsidRPr="00B33031" w:rsidDel="00F06042">
          <w:rPr>
            <w:rStyle w:val="CodeInline"/>
          </w:rPr>
          <w:delText>rowversion</w:delText>
        </w:r>
        <w:r w:rsidDel="00F06042">
          <w:delText xml:space="preserve"> value will be incremented by one. </w:delText>
        </w:r>
      </w:del>
      <w:r>
        <w:t xml:space="preserve">Later on, as </w:t>
      </w:r>
      <w:del w:id="1016" w:author="Brian Wortman" w:date="2014-04-04T18:16:00Z">
        <w:r w:rsidDel="00F06042">
          <w:delText xml:space="preserve">you </w:delText>
        </w:r>
      </w:del>
      <w:ins w:id="1017" w:author="Brian Wortman" w:date="2014-04-04T18:16:00Z">
        <w:r w:rsidR="00F06042">
          <w:t xml:space="preserve">we </w:t>
        </w:r>
      </w:ins>
      <w:r>
        <w:t xml:space="preserve">build the code, you’ll see exactly how the </w:t>
      </w:r>
      <w:proofErr w:type="spellStart"/>
      <w:r w:rsidRPr="00B33031">
        <w:rPr>
          <w:rStyle w:val="CodeInline"/>
        </w:rPr>
        <w:t>ts</w:t>
      </w:r>
      <w:proofErr w:type="spellEnd"/>
      <w:r>
        <w:t xml:space="preserve"> column is used to ensure proper concurrency checking.</w:t>
      </w:r>
    </w:p>
    <w:p w14:paraId="5369B340" w14:textId="79922250" w:rsidR="00284BD0" w:rsidRDefault="00284BD0" w:rsidP="00CA7561">
      <w:pPr>
        <w:pStyle w:val="BodyTextCont"/>
        <w:pPrChange w:id="1018" w:author="Jamie Kurtz" w:date="2014-04-12T09:00:00Z">
          <w:pPr/>
        </w:pPrChange>
      </w:pPr>
      <w:ins w:id="1019" w:author="Brian Wortman" w:date="2014-04-11T21:55:00Z">
        <w:r>
          <w:t xml:space="preserve">You also may have noticed the </w:t>
        </w:r>
        <w:proofErr w:type="spellStart"/>
        <w:r>
          <w:t>CreatedUserId</w:t>
        </w:r>
        <w:proofErr w:type="spellEnd"/>
        <w:r w:rsidR="00D82B4B">
          <w:t xml:space="preserve"> column</w:t>
        </w:r>
      </w:ins>
      <w:ins w:id="1020" w:author="Brian Wortman" w:date="2014-04-11T21:57:00Z">
        <w:r w:rsidR="00D82B4B">
          <w:t xml:space="preserve"> in the Task table</w:t>
        </w:r>
      </w:ins>
      <w:ins w:id="1021" w:author="Brian Wortman" w:date="2014-04-11T21:55:00Z">
        <w:r w:rsidR="00D82B4B">
          <w:t xml:space="preserve">, which we've included to help illustrate that the </w:t>
        </w:r>
      </w:ins>
      <w:ins w:id="1022" w:author="Brian Wortman" w:date="2014-04-11T21:57:00Z">
        <w:r w:rsidR="00D82B4B">
          <w:t xml:space="preserve">model objects exposed via the API can differ from the </w:t>
        </w:r>
      </w:ins>
      <w:ins w:id="1023" w:author="Brian Wortman" w:date="2014-04-11T21:58:00Z">
        <w:r w:rsidR="00D82B4B">
          <w:t>model objects</w:t>
        </w:r>
      </w:ins>
      <w:ins w:id="1024" w:author="Brian Wortman" w:date="2014-04-11T22:00:00Z">
        <w:r w:rsidR="00D82B4B">
          <w:t xml:space="preserve">, </w:t>
        </w:r>
      </w:ins>
      <w:ins w:id="1025" w:author="Brian Wortman" w:date="2014-04-11T21:59:00Z">
        <w:r w:rsidR="00D82B4B">
          <w:t>or "</w:t>
        </w:r>
      </w:ins>
      <w:ins w:id="1026" w:author="Brian Wortman" w:date="2014-04-11T21:58:00Z">
        <w:r w:rsidR="00D82B4B">
          <w:t>entities</w:t>
        </w:r>
      </w:ins>
      <w:ins w:id="1027" w:author="Brian Wortman" w:date="2014-04-11T21:59:00Z">
        <w:r w:rsidR="00D82B4B">
          <w:t>"</w:t>
        </w:r>
      </w:ins>
      <w:ins w:id="1028" w:author="Brian Wortman" w:date="2014-04-11T22:00:00Z">
        <w:r w:rsidR="00D82B4B">
          <w:t>,</w:t>
        </w:r>
      </w:ins>
      <w:ins w:id="1029" w:author="Brian Wortman" w:date="2014-04-11T21:58:00Z">
        <w:r w:rsidR="00D82B4B">
          <w:t xml:space="preserve"> </w:t>
        </w:r>
      </w:ins>
      <w:ins w:id="1030" w:author="Brian Wortman" w:date="2014-04-11T21:57:00Z">
        <w:r w:rsidR="00D82B4B">
          <w:t>used to persist</w:t>
        </w:r>
      </w:ins>
      <w:ins w:id="1031" w:author="Brian Wortman" w:date="2014-04-11T21:58:00Z">
        <w:r w:rsidR="00D82B4B">
          <w:t xml:space="preserve"> the data.</w:t>
        </w:r>
      </w:ins>
    </w:p>
    <w:p w14:paraId="5B1E0F00" w14:textId="5E1A8933" w:rsidR="001E7A33" w:rsidDel="00D82B4B" w:rsidRDefault="001E7A33" w:rsidP="00CA7561">
      <w:pPr>
        <w:pStyle w:val="BodyTextCont"/>
        <w:rPr>
          <w:del w:id="1032" w:author="Brian Wortman" w:date="2014-04-11T21:59:00Z"/>
        </w:rPr>
        <w:pPrChange w:id="1033" w:author="Jamie Kurtz" w:date="2014-04-12T09:00:00Z">
          <w:pPr/>
        </w:pPrChange>
      </w:pPr>
      <w:del w:id="1034" w:author="Brian Wortman" w:date="2014-04-11T21:59:00Z">
        <w:r w:rsidDel="00D82B4B">
          <w:delText xml:space="preserve">The third category of data you need to store relates to users and their roles. For a given user, you need to include </w:delText>
        </w:r>
        <w:r w:rsidRPr="00B33031" w:rsidDel="00D82B4B">
          <w:rPr>
            <w:rStyle w:val="CodeInline"/>
          </w:rPr>
          <w:delText>firstname</w:delText>
        </w:r>
        <w:r w:rsidDel="00D82B4B">
          <w:delText xml:space="preserve"> and </w:delText>
        </w:r>
        <w:r w:rsidRPr="00B33031" w:rsidDel="00D82B4B">
          <w:rPr>
            <w:rStyle w:val="CodeInline"/>
          </w:rPr>
          <w:delText>lastname</w:delText>
        </w:r>
        <w:r w:rsidDel="00D82B4B">
          <w:delText>, an email address</w:delText>
        </w:r>
      </w:del>
      <w:del w:id="1035" w:author="Brian Wortman" w:date="2014-04-04T18:19:00Z">
        <w:r w:rsidDel="00F06042">
          <w:delText>, and maybe the date the user was created in your system</w:delText>
        </w:r>
      </w:del>
      <w:del w:id="1036" w:author="Brian Wortman" w:date="2014-04-11T21:59:00Z">
        <w:r w:rsidDel="00D82B4B">
          <w:delText xml:space="preserve">. </w:delText>
        </w:r>
      </w:del>
    </w:p>
    <w:p w14:paraId="2B3255AF" w14:textId="092B950A" w:rsidR="001E7A33" w:rsidDel="00D82B4B" w:rsidRDefault="001E7A33" w:rsidP="00CA7561">
      <w:pPr>
        <w:pStyle w:val="BodyTextCont"/>
        <w:rPr>
          <w:del w:id="1037" w:author="Brian Wortman" w:date="2014-04-11T21:59:00Z"/>
        </w:rPr>
        <w:pPrChange w:id="1038" w:author="Jamie Kurtz" w:date="2014-04-12T09:00:00Z">
          <w:pPr/>
        </w:pPrChange>
      </w:pPr>
      <w:del w:id="1039" w:author="Brian Wortman" w:date="2014-04-11T21:59:00Z">
        <w:r w:rsidDel="00D82B4B">
          <w:delText>You also need to store information related to authentication</w:delText>
        </w:r>
        <w:r w:rsidDel="00D82B4B">
          <w:fldChar w:fldCharType="begin"/>
        </w:r>
        <w:r w:rsidDel="00D82B4B">
          <w:delInstrText xml:space="preserve"> XE "</w:delInstrText>
        </w:r>
        <w:r w:rsidRPr="001E2CED" w:rsidDel="00D82B4B">
          <w:delInstrText>REST architecture: task management: authentication</w:delInstrText>
        </w:r>
        <w:r w:rsidDel="00D82B4B">
          <w:delInstrText xml:space="preserve">" </w:delInstrText>
        </w:r>
        <w:r w:rsidDel="00D82B4B">
          <w:fldChar w:fldCharType="end"/>
        </w:r>
        <w:r w:rsidDel="00D82B4B">
          <w:delText>. This includes the login credentials (i.e., username and password), the last time the user attempted to log in, how many failed password attempts, a secret question and answer, and a flag to indicate whether a user’s account is currently locked. Granted, your API design doesn’t account for most of this type of data. Indeed, you didn’t provide any resource types or URIs dealing with account management. However, as you’ll see later, you will need to provide a mechanism for</w:delText>
        </w:r>
      </w:del>
      <w:ins w:id="1040" w:author="Jamie Kurtz" w:date="2014-04-07T19:59:00Z">
        <w:del w:id="1041" w:author="Brian Wortman" w:date="2014-04-11T21:59:00Z">
          <w:r w:rsidR="002B34DA" w:rsidDel="00D82B4B">
            <w:delText xml:space="preserve"> a</w:delText>
          </w:r>
        </w:del>
      </w:ins>
      <w:del w:id="1042" w:author="Brian Wortman" w:date="2014-04-11T21:59:00Z">
        <w:r w:rsidDel="00D82B4B">
          <w:delText xml:space="preserve"> user to sign on—otherwise, you won’t know who the current user is, and you won’t be able to apply roles and associated permissions. As such, even if your simple API doesn’t allow for user management, the underlying code and database will need to support basic user authentication and authorization.</w:delText>
        </w:r>
      </w:del>
    </w:p>
    <w:p w14:paraId="450DD684" w14:textId="1E302A5B" w:rsidR="001E7A33" w:rsidDel="00D82B4B" w:rsidRDefault="001E7A33" w:rsidP="00CA7561">
      <w:pPr>
        <w:pStyle w:val="BodyTextCont"/>
        <w:rPr>
          <w:del w:id="1043" w:author="Brian Wortman" w:date="2014-04-11T21:59:00Z"/>
        </w:rPr>
        <w:pPrChange w:id="1044" w:author="Jamie Kurtz" w:date="2014-04-12T09:00:00Z">
          <w:pPr/>
        </w:pPrChange>
      </w:pPr>
      <w:del w:id="1045" w:author="Brian Wortman" w:date="2014-04-11T21:59:00Z">
        <w:r w:rsidDel="00D82B4B">
          <w:delText xml:space="preserve">You’ve likely heard it said before: “Never roll your own security architecture!” I am a firm believer in that philosophy, but occasionally you must work with legacy systems that did in fact create their security architecture from scratch. If you have any say in it, however, do </w:delText>
        </w:r>
        <w:r w:rsidRPr="001E7A33" w:rsidDel="00D82B4B">
          <w:delText>not</w:delText>
        </w:r>
        <w:r w:rsidDel="00D82B4B">
          <w:delText xml:space="preserve"> do the same! There are plenty of tried-and-true frameworks, tools, servers, and the like available to you that have all been designed and built by people who know way more than you or me about security. So do yourself, your company, and your client a favor, and use one of them.</w:delText>
        </w:r>
      </w:del>
    </w:p>
    <w:p w14:paraId="3EEB6BC8" w14:textId="02E8D087" w:rsidR="001E7A33" w:rsidDel="00D82B4B" w:rsidRDefault="001E7A33" w:rsidP="00CA7561">
      <w:pPr>
        <w:pStyle w:val="BodyTextCont"/>
        <w:rPr>
          <w:del w:id="1046" w:author="Brian Wortman" w:date="2014-04-11T21:59:00Z"/>
        </w:rPr>
        <w:pPrChange w:id="1047" w:author="Jamie Kurtz" w:date="2014-04-12T09:00:00Z">
          <w:pPr/>
        </w:pPrChange>
      </w:pPr>
      <w:del w:id="1048" w:author="Brian Wortman" w:date="2014-04-11T21:59:00Z">
        <w:r w:rsidDel="00D82B4B">
          <w:delText>The task-management service is no exception in that regard. As you’ll see later, the solution illustrated in this book uses the ASP.NET Membership Provider with SQL Server to supply what you need for authentication and authorization. So in Figure 3-3, which</w:delText>
        </w:r>
        <w:r w:rsidDel="00D82B4B">
          <w:fldChar w:fldCharType="begin"/>
        </w:r>
        <w:r w:rsidDel="00D82B4B">
          <w:delInstrText xml:space="preserve"> XE "</w:delInstrText>
        </w:r>
        <w:r w:rsidRPr="00C03FB2" w:rsidDel="00D82B4B">
          <w:delInstrText>REST architecture: task management: data model</w:delInstrText>
        </w:r>
        <w:r w:rsidDel="00D82B4B">
          <w:delInstrText xml:space="preserve">" </w:delInstrText>
        </w:r>
        <w:r w:rsidDel="00D82B4B">
          <w:fldChar w:fldCharType="end"/>
        </w:r>
        <w:r w:rsidDel="00D82B4B">
          <w:delText xml:space="preserve"> models all of the user-related data, you will note that some of the tables have names that start with </w:delText>
        </w:r>
        <w:r w:rsidRPr="00B33031" w:rsidDel="00D82B4B">
          <w:rPr>
            <w:rStyle w:val="CodeInline"/>
          </w:rPr>
          <w:delText>aspnet_</w:delText>
        </w:r>
        <w:r w:rsidDel="00D82B4B">
          <w:delText xml:space="preserve">. This is because you will use the </w:delText>
        </w:r>
        <w:r w:rsidRPr="00B33031" w:rsidDel="00D82B4B">
          <w:rPr>
            <w:rStyle w:val="CodeInline"/>
          </w:rPr>
          <w:delText>aspnet_regsql.exe</w:delText>
        </w:r>
        <w:r w:rsidDel="00D82B4B">
          <w:delText xml:space="preserve"> tool to generate those tables. And in the data model, you will simply link to the </w:delText>
        </w:r>
        <w:r w:rsidRPr="00B33031" w:rsidDel="00D82B4B">
          <w:rPr>
            <w:rStyle w:val="CodeInline"/>
          </w:rPr>
          <w:delText>aspnet_Users</w:delText>
        </w:r>
        <w:r w:rsidDel="00D82B4B">
          <w:delText xml:space="preserve"> table</w:delText>
        </w:r>
        <w:r w:rsidDel="00D82B4B">
          <w:fldChar w:fldCharType="begin"/>
        </w:r>
        <w:r w:rsidDel="00D82B4B">
          <w:delInstrText xml:space="preserve"> XE "</w:delInstrText>
        </w:r>
        <w:r w:rsidRPr="00914749" w:rsidDel="00D82B4B">
          <w:rPr>
            <w:rStyle w:val="CodeInline"/>
          </w:rPr>
          <w:delInstrText>REST architecture: task management: aspnet_Users</w:delInstrText>
        </w:r>
        <w:r w:rsidRPr="00914749" w:rsidDel="00D82B4B">
          <w:delInstrText xml:space="preserve"> table</w:delInstrText>
        </w:r>
        <w:r w:rsidDel="00D82B4B">
          <w:delInstrText xml:space="preserve">" </w:delInstrText>
        </w:r>
        <w:r w:rsidDel="00D82B4B">
          <w:fldChar w:fldCharType="end"/>
        </w:r>
        <w:r w:rsidDel="00D82B4B">
          <w:delText xml:space="preserve"> from the </w:delText>
        </w:r>
        <w:r w:rsidRPr="00B33031" w:rsidDel="00D82B4B">
          <w:rPr>
            <w:rStyle w:val="CodeInline"/>
          </w:rPr>
          <w:delText>User</w:delText>
        </w:r>
        <w:r w:rsidDel="00D82B4B">
          <w:delText xml:space="preserve"> table.</w:delText>
        </w:r>
      </w:del>
    </w:p>
    <w:p w14:paraId="6892ABB9" w14:textId="38948AA8" w:rsidR="001E7A33" w:rsidDel="00D82B4B" w:rsidRDefault="001E7A33" w:rsidP="00CA7561">
      <w:pPr>
        <w:pStyle w:val="BodyTextCont"/>
        <w:rPr>
          <w:del w:id="1049" w:author="Brian Wortman" w:date="2014-04-11T21:59:00Z"/>
        </w:rPr>
        <w:pPrChange w:id="1050" w:author="Jamie Kurtz" w:date="2014-04-12T09:00:00Z">
          <w:pPr/>
        </w:pPrChange>
      </w:pPr>
    </w:p>
    <w:p w14:paraId="5DD2D0C4" w14:textId="3598310A" w:rsidR="001E7A33" w:rsidDel="00D82B4B" w:rsidRDefault="001E7A33" w:rsidP="00CA7561">
      <w:pPr>
        <w:pStyle w:val="BodyTextCont"/>
        <w:rPr>
          <w:del w:id="1051" w:author="Brian Wortman" w:date="2014-04-11T21:59:00Z"/>
        </w:rPr>
        <w:pPrChange w:id="1052" w:author="Jamie Kurtz" w:date="2014-04-12T09:00:00Z">
          <w:pPr/>
        </w:pPrChange>
      </w:pPr>
    </w:p>
    <w:p w14:paraId="7B9FD301" w14:textId="6A1768BC" w:rsidR="001E7A33" w:rsidDel="00D82B4B" w:rsidRDefault="001E7A33" w:rsidP="00CA7561">
      <w:pPr>
        <w:pStyle w:val="BodyTextCont"/>
        <w:rPr>
          <w:del w:id="1053" w:author="Brian Wortman" w:date="2014-04-11T21:59:00Z"/>
        </w:rPr>
        <w:pPrChange w:id="1054" w:author="Jamie Kurtz" w:date="2014-04-12T09:00:00Z">
          <w:pPr>
            <w:pStyle w:val="FigureCaption"/>
          </w:pPr>
        </w:pPrChange>
      </w:pPr>
      <w:del w:id="1055" w:author="Brian Wortman" w:date="2014-04-11T21:59:00Z">
        <w:r w:rsidDel="00D82B4B">
          <w:delText>Figure 3-3. Users and Roles in the Data Model</w:delText>
        </w:r>
        <w:r w:rsidDel="00D82B4B">
          <w:rPr>
            <w:rFonts w:eastAsia="Times New Roman" w:cs="Times New Roman"/>
            <w:i/>
            <w:noProof/>
            <w:szCs w:val="20"/>
          </w:rPr>
          <w:fldChar w:fldCharType="begin"/>
        </w:r>
        <w:r w:rsidDel="00D82B4B">
          <w:delInstrText xml:space="preserve"> XE "</w:delInstrText>
        </w:r>
        <w:r w:rsidRPr="00DC5113" w:rsidDel="00D82B4B">
          <w:delInstrText>REST architecture: task management: data model</w:delInstrText>
        </w:r>
        <w:r w:rsidDel="00D82B4B">
          <w:delInstrText xml:space="preserve">" </w:delInstrText>
        </w:r>
        <w:r w:rsidDel="00D82B4B">
          <w:rPr>
            <w:rFonts w:eastAsia="Times New Roman" w:cs="Times New Roman"/>
            <w:i/>
            <w:noProof/>
            <w:szCs w:val="20"/>
          </w:rPr>
          <w:fldChar w:fldCharType="end"/>
        </w:r>
      </w:del>
    </w:p>
    <w:p w14:paraId="1AE0D85D" w14:textId="3DA41CD9" w:rsidR="00F06042" w:rsidDel="00D82B4B" w:rsidRDefault="001E7A33" w:rsidP="00CA7561">
      <w:pPr>
        <w:pStyle w:val="BodyTextCont"/>
        <w:rPr>
          <w:del w:id="1056" w:author="Brian Wortman" w:date="2014-04-11T21:59:00Z"/>
        </w:rPr>
        <w:pPrChange w:id="1057" w:author="Jamie Kurtz" w:date="2014-04-12T09:00:00Z">
          <w:pPr/>
        </w:pPrChange>
      </w:pPr>
      <w:del w:id="1058" w:author="Brian Wortman" w:date="2014-04-11T21:59:00Z">
        <w:r w:rsidDel="00D82B4B">
          <w:delText xml:space="preserve">While the </w:delText>
        </w:r>
        <w:r w:rsidRPr="00B33031" w:rsidDel="00D82B4B">
          <w:rPr>
            <w:rStyle w:val="CodeInline"/>
          </w:rPr>
          <w:delText>aspnet_</w:delText>
        </w:r>
        <w:r w:rsidDel="00D82B4B">
          <w:delText xml:space="preserve"> tables provide all you need for authentication and authorization, they don’t provide basic user information (e.g., </w:delText>
        </w:r>
        <w:r w:rsidRPr="00B33031" w:rsidDel="00D82B4B">
          <w:rPr>
            <w:rStyle w:val="CodeInline"/>
          </w:rPr>
          <w:delText>firstname</w:delText>
        </w:r>
        <w:r w:rsidDel="00D82B4B">
          <w:delText xml:space="preserve"> and </w:delText>
        </w:r>
        <w:r w:rsidRPr="00B33031" w:rsidDel="00D82B4B">
          <w:rPr>
            <w:rStyle w:val="CodeInline"/>
          </w:rPr>
          <w:delText>lastname</w:delText>
        </w:r>
        <w:r w:rsidDel="00D82B4B">
          <w:delText xml:space="preserve">). So, as shown in the diagram, you create your own </w:delText>
        </w:r>
        <w:r w:rsidRPr="00B33031" w:rsidDel="00D82B4B">
          <w:rPr>
            <w:rStyle w:val="CodeInline"/>
          </w:rPr>
          <w:delText>User</w:delText>
        </w:r>
        <w:r w:rsidDel="00D82B4B">
          <w:delText xml:space="preserve"> table with these two attributes, so that has a one-to-one foreign key to the </w:delText>
        </w:r>
        <w:r w:rsidDel="00D82B4B">
          <w:fldChar w:fldCharType="begin"/>
        </w:r>
        <w:r w:rsidDel="00D82B4B">
          <w:delInstrText xml:space="preserve"> XE "</w:delInstrText>
        </w:r>
        <w:r w:rsidRPr="00F8091D" w:rsidDel="00D82B4B">
          <w:delInstrText>REST architecture: task management: aspnet_Users table</w:delInstrText>
        </w:r>
        <w:r w:rsidDel="00D82B4B">
          <w:delInstrText xml:space="preserve">" </w:delInstrText>
        </w:r>
        <w:r w:rsidDel="00D82B4B">
          <w:fldChar w:fldCharType="end"/>
        </w:r>
        <w:r w:rsidRPr="00B33031" w:rsidDel="00D82B4B">
          <w:rPr>
            <w:rStyle w:val="CodeInline"/>
          </w:rPr>
          <w:delText>aspnet_Users</w:delText>
        </w:r>
        <w:r w:rsidDel="00D82B4B">
          <w:delText xml:space="preserve"> table. In doing so, you can treat a user—with all the information you need—as a </w:delText>
        </w:r>
        <w:r w:rsidRPr="005E652A" w:rsidDel="00D82B4B">
          <w:delText>single</w:delText>
        </w:r>
        <w:r w:rsidDel="00D82B4B">
          <w:delText xml:space="preserve"> entity once you pull the data from the database and into the application–based domain model. The main thing you’ll need to do, in order to avoid SQL Server foreign key errors, is to use the ASP.NET Membership API to create a new user before you add the user’s record in your own </w:delText>
        </w:r>
        <w:r w:rsidRPr="00B33031" w:rsidDel="00D82B4B">
          <w:rPr>
            <w:rStyle w:val="CodeInline"/>
          </w:rPr>
          <w:delText>User</w:delText>
        </w:r>
        <w:r w:rsidDel="00D82B4B">
          <w:delText xml:space="preserve"> table.</w:delText>
        </w:r>
      </w:del>
    </w:p>
    <w:p w14:paraId="5E80890B" w14:textId="6BA10640" w:rsidR="001E7A33" w:rsidRDefault="001E7A33" w:rsidP="00CA7561">
      <w:pPr>
        <w:pStyle w:val="BodyTextCont"/>
        <w:pPrChange w:id="1059" w:author="Jamie Kurtz" w:date="2014-04-12T09:00:00Z">
          <w:pPr/>
        </w:pPrChange>
      </w:pPr>
      <w:r>
        <w:t xml:space="preserve">At this point, </w:t>
      </w:r>
      <w:ins w:id="1060" w:author="Brian Wortman" w:date="2014-04-04T18:21:00Z">
        <w:r w:rsidR="002810C0">
          <w:t>we</w:t>
        </w:r>
      </w:ins>
      <w:del w:id="1061" w:author="Brian Wortman" w:date="2014-04-04T18:21:00Z">
        <w:r w:rsidDel="002810C0">
          <w:delText>you’</w:delText>
        </w:r>
      </w:del>
      <w:ins w:id="1062" w:author="Brian Wortman" w:date="2014-04-04T18:21:00Z">
        <w:r w:rsidR="002810C0">
          <w:t>'</w:t>
        </w:r>
      </w:ins>
      <w:r>
        <w:t xml:space="preserve">ve designed all of </w:t>
      </w:r>
      <w:del w:id="1063" w:author="Brian Wortman" w:date="2014-04-04T18:21:00Z">
        <w:r w:rsidDel="002810C0">
          <w:delText xml:space="preserve">your </w:delText>
        </w:r>
      </w:del>
      <w:ins w:id="1064" w:author="Brian Wortman" w:date="2014-04-04T18:21:00Z">
        <w:r w:rsidR="002810C0">
          <w:t xml:space="preserve">the </w:t>
        </w:r>
      </w:ins>
      <w:r>
        <w:t xml:space="preserve">resource types, and </w:t>
      </w:r>
      <w:del w:id="1065" w:author="Brian Wortman" w:date="2014-04-04T18:21:00Z">
        <w:r w:rsidDel="002810C0">
          <w:delText xml:space="preserve">you’ve </w:delText>
        </w:r>
      </w:del>
      <w:ins w:id="1066" w:author="Brian Wortman" w:date="2014-04-04T18:21:00Z">
        <w:r w:rsidR="002810C0">
          <w:t xml:space="preserve">we’ve </w:t>
        </w:r>
      </w:ins>
      <w:r>
        <w:t xml:space="preserve">laid out the URIs and HTTP verbs for those types. </w:t>
      </w:r>
      <w:del w:id="1067" w:author="Brian Wortman" w:date="2014-04-04T18:21:00Z">
        <w:r w:rsidDel="002810C0">
          <w:delText xml:space="preserve">You’ve </w:delText>
        </w:r>
      </w:del>
      <w:ins w:id="1068" w:author="Brian Wortman" w:date="2014-04-04T18:21:00Z">
        <w:r w:rsidR="002810C0">
          <w:t xml:space="preserve">We’ve </w:t>
        </w:r>
      </w:ins>
      <w:r>
        <w:t xml:space="preserve">also just briefly modeled the underlying database to </w:t>
      </w:r>
      <w:del w:id="1069" w:author="Brian Wortman" w:date="2014-04-04T18:22:00Z">
        <w:r w:rsidDel="002810C0">
          <w:delText xml:space="preserve">be used to </w:delText>
        </w:r>
      </w:del>
      <w:r>
        <w:t xml:space="preserve">store </w:t>
      </w:r>
      <w:del w:id="1070" w:author="Brian Wortman" w:date="2014-04-04T18:21:00Z">
        <w:r w:rsidDel="002810C0">
          <w:delText xml:space="preserve">your </w:delText>
        </w:r>
      </w:del>
      <w:ins w:id="1071" w:author="Brian Wortman" w:date="2014-04-04T18:21:00Z">
        <w:r w:rsidR="002810C0">
          <w:t xml:space="preserve">our </w:t>
        </w:r>
      </w:ins>
      <w:r>
        <w:t>resources</w:t>
      </w:r>
      <w:del w:id="1072" w:author="Brian Wortman" w:date="2014-04-04T18:22:00Z">
        <w:r w:rsidDel="002810C0">
          <w:delText xml:space="preserve">, as well as to </w:delText>
        </w:r>
      </w:del>
      <w:del w:id="1073" w:author="Brian Wortman" w:date="2014-04-11T22:00:00Z">
        <w:r w:rsidDel="00D82B4B">
          <w:delText>provide support for user authentication and authorization</w:delText>
        </w:r>
      </w:del>
      <w:r>
        <w:t xml:space="preserve">. Before closing out this chapter, let’s spend a bit of time choosing the various architecture components </w:t>
      </w:r>
      <w:ins w:id="1074" w:author="Brian Wortman" w:date="2014-04-04T18:22:00Z">
        <w:r w:rsidR="002810C0">
          <w:t>we</w:t>
        </w:r>
      </w:ins>
      <w:del w:id="1075" w:author="Brian Wortman" w:date="2014-04-04T18:22:00Z">
        <w:r w:rsidDel="002810C0">
          <w:delText>you</w:delText>
        </w:r>
      </w:del>
      <w:r>
        <w:t xml:space="preserve">’ll need to build </w:t>
      </w:r>
      <w:del w:id="1076" w:author="Brian Wortman" w:date="2014-04-04T18:22:00Z">
        <w:r w:rsidDel="002810C0">
          <w:delText xml:space="preserve">your </w:delText>
        </w:r>
      </w:del>
      <w:ins w:id="1077" w:author="Brian Wortman" w:date="2014-04-04T18:22:00Z">
        <w:r w:rsidR="002810C0">
          <w:t xml:space="preserve">our </w:t>
        </w:r>
      </w:ins>
      <w:r>
        <w:t>service application.</w:t>
      </w:r>
    </w:p>
    <w:p w14:paraId="04164BA8" w14:textId="77777777" w:rsidR="001E7A33" w:rsidRDefault="001E7A33" w:rsidP="001E7A33">
      <w:pPr>
        <w:pStyle w:val="Heading1"/>
      </w:pPr>
      <w:r>
        <w:t>Choosing Architecture Components</w:t>
      </w:r>
    </w:p>
    <w:p w14:paraId="66612BA5" w14:textId="74AF5F0D" w:rsidR="001E7A33" w:rsidDel="00BC70D7" w:rsidRDefault="008B670E" w:rsidP="001C006D">
      <w:pPr>
        <w:pStyle w:val="BodyTextFirst"/>
        <w:rPr>
          <w:del w:id="1078" w:author="Brian Wortman" w:date="2014-04-04T18:47:00Z"/>
        </w:rPr>
        <w:pPrChange w:id="1079" w:author="Jamie Kurtz" w:date="2014-04-12T09:00:00Z">
          <w:pPr/>
        </w:pPrChange>
      </w:pPr>
      <w:ins w:id="1080" w:author="Brian Wortman" w:date="2014-04-04T18:51:00Z">
        <w:r w:rsidRPr="007B54ED">
          <w:t>T</w:t>
        </w:r>
        <w:r w:rsidRPr="008B670E">
          <w:t>he purpose of this book is to take you from a near-zero level</w:t>
        </w:r>
        <w:r w:rsidRPr="008B670E">
          <w:fldChar w:fldCharType="begin"/>
        </w:r>
        <w:r w:rsidRPr="008B670E">
          <w:instrText xml:space="preserve"> XE "REST architecture: API: near-zero level experience" </w:instrText>
        </w:r>
        <w:r w:rsidRPr="008B670E">
          <w:fldChar w:fldCharType="end"/>
        </w:r>
        <w:r w:rsidRPr="008B670E">
          <w:t xml:space="preserve"> of experience in writing .NET services, teach you about REST and the Web API, and have you end up with a </w:t>
        </w:r>
      </w:ins>
      <w:ins w:id="1081" w:author="Brian Wortman" w:date="2014-04-04T18:55:00Z">
        <w:r w:rsidR="00576ABE">
          <w:t>reasonably</w:t>
        </w:r>
      </w:ins>
      <w:ins w:id="1082" w:author="Brian Wortman" w:date="2014-04-04T18:51:00Z">
        <w:r>
          <w:t xml:space="preserve"> robust, </w:t>
        </w:r>
      </w:ins>
      <w:ins w:id="1083" w:author="Jamie Kurtz" w:date="2014-04-07T20:01:00Z">
        <w:r w:rsidR="002B34DA">
          <w:t xml:space="preserve">simple, yet </w:t>
        </w:r>
      </w:ins>
      <w:ins w:id="1084" w:author="Brian Wortman" w:date="2014-04-04T18:51:00Z">
        <w:r w:rsidRPr="008B670E">
          <w:t>fully functional</w:t>
        </w:r>
        <w:r>
          <w:t>,</w:t>
        </w:r>
        <w:r w:rsidRPr="008B670E">
          <w:t xml:space="preserve"> REST-style service.</w:t>
        </w:r>
      </w:ins>
      <w:ins w:id="1085" w:author="Brian Wortman" w:date="2014-04-04T18:52:00Z">
        <w:r>
          <w:t xml:space="preserve"> As such, </w:t>
        </w:r>
        <w:r w:rsidRPr="008B670E">
          <w:t xml:space="preserve">we feel it prudent to </w:t>
        </w:r>
      </w:ins>
      <w:ins w:id="1086" w:author="Brian Wortman" w:date="2014-04-04T19:09:00Z">
        <w:r w:rsidR="00C45428">
          <w:t xml:space="preserve">introduce you to </w:t>
        </w:r>
      </w:ins>
      <w:ins w:id="1087" w:author="Brian Wortman" w:date="2014-04-04T18:57:00Z">
        <w:r w:rsidR="00576ABE">
          <w:t xml:space="preserve">some </w:t>
        </w:r>
      </w:ins>
      <w:ins w:id="1088" w:author="Brian Wortman" w:date="2014-04-04T18:53:00Z">
        <w:r>
          <w:t>components</w:t>
        </w:r>
      </w:ins>
      <w:ins w:id="1089" w:author="Brian Wortman" w:date="2014-04-04T18:56:00Z">
        <w:r w:rsidR="00576ABE">
          <w:t xml:space="preserve"> and tools</w:t>
        </w:r>
      </w:ins>
      <w:ins w:id="1090" w:author="Brian Wortman" w:date="2014-04-04T18:53:00Z">
        <w:r w:rsidRPr="008B670E">
          <w:t xml:space="preserve"> </w:t>
        </w:r>
        <w:r>
          <w:t xml:space="preserve">that </w:t>
        </w:r>
      </w:ins>
      <w:ins w:id="1091" w:author="Brian Wortman" w:date="2014-04-04T18:59:00Z">
        <w:r w:rsidR="00576ABE">
          <w:t xml:space="preserve">can greatly </w:t>
        </w:r>
      </w:ins>
      <w:ins w:id="1092" w:author="Brian Wortman" w:date="2014-04-04T18:53:00Z">
        <w:r>
          <w:t>assist you in the implementat</w:t>
        </w:r>
      </w:ins>
      <w:ins w:id="1093" w:author="Brian Wortman" w:date="2014-04-04T18:54:00Z">
        <w:r>
          <w:t>i</w:t>
        </w:r>
      </w:ins>
      <w:ins w:id="1094" w:author="Brian Wortman" w:date="2014-04-04T18:53:00Z">
        <w:r>
          <w:t>on.</w:t>
        </w:r>
      </w:ins>
      <w:ins w:id="1095" w:author="Brian Wortman" w:date="2014-04-04T18:54:00Z">
        <w:r>
          <w:t xml:space="preserve"> So, n</w:t>
        </w:r>
      </w:ins>
      <w:del w:id="1096" w:author="Brian Wortman" w:date="2014-04-04T18:54:00Z">
        <w:r w:rsidR="001E7A33" w:rsidDel="008B670E">
          <w:delText>N</w:delText>
        </w:r>
      </w:del>
      <w:r w:rsidR="001E7A33">
        <w:t xml:space="preserve">ow that </w:t>
      </w:r>
      <w:del w:id="1097" w:author="Brian Wortman" w:date="2014-04-04T18:45:00Z">
        <w:r w:rsidR="001E7A33" w:rsidDel="00BC70D7">
          <w:delText xml:space="preserve">you’ve </w:delText>
        </w:r>
      </w:del>
      <w:ins w:id="1098" w:author="Brian Wortman" w:date="2014-04-04T18:45:00Z">
        <w:r w:rsidR="00BC70D7">
          <w:t xml:space="preserve">we've </w:t>
        </w:r>
      </w:ins>
      <w:r w:rsidR="001E7A33">
        <w:t xml:space="preserve">done most of the high-level design of </w:t>
      </w:r>
      <w:del w:id="1099" w:author="Brian Wortman" w:date="2014-04-04T18:45:00Z">
        <w:r w:rsidR="001E7A33" w:rsidDel="00BC70D7">
          <w:delText xml:space="preserve">your </w:delText>
        </w:r>
        <w:r w:rsidR="001E7A33" w:rsidDel="00BC70D7">
          <w:fldChar w:fldCharType="begin"/>
        </w:r>
        <w:r w:rsidR="001E7A33" w:rsidDel="00BC70D7">
          <w:delInstrText xml:space="preserve"> XE "</w:delInstrText>
        </w:r>
        <w:r w:rsidR="001E7A33" w:rsidRPr="00C71206" w:rsidDel="00BC70D7">
          <w:delInstrText>REST architecture: API: high-level design</w:delInstrText>
        </w:r>
        <w:r w:rsidR="001E7A33" w:rsidDel="00BC70D7">
          <w:delInstrText xml:space="preserve">" </w:delInstrText>
        </w:r>
        <w:r w:rsidR="001E7A33" w:rsidDel="00BC70D7">
          <w:fldChar w:fldCharType="end"/>
        </w:r>
        <w:r w:rsidR="001E7A33" w:rsidDel="00BC70D7">
          <w:delText>API (including the database)</w:delText>
        </w:r>
      </w:del>
      <w:ins w:id="1100" w:author="Brian Wortman" w:date="2014-04-04T18:45:00Z">
        <w:r w:rsidR="00BC70D7">
          <w:t>the system</w:t>
        </w:r>
      </w:ins>
      <w:r w:rsidR="001E7A33">
        <w:t xml:space="preserve">, </w:t>
      </w:r>
      <w:ins w:id="1101" w:author="Brian Wortman" w:date="2014-04-04T18:54:00Z">
        <w:r>
          <w:t xml:space="preserve">let's </w:t>
        </w:r>
      </w:ins>
      <w:del w:id="1102" w:author="Brian Wortman" w:date="2014-04-04T18:54:00Z">
        <w:r w:rsidR="001E7A33" w:rsidDel="008B670E">
          <w:delText xml:space="preserve">it’s time to </w:delText>
        </w:r>
      </w:del>
      <w:r w:rsidR="001E7A33">
        <w:t xml:space="preserve">explore some </w:t>
      </w:r>
      <w:del w:id="1103" w:author="Brian Wortman" w:date="2014-04-04T18:54:00Z">
        <w:r w:rsidR="001E7A33" w:rsidDel="008B670E">
          <w:delText xml:space="preserve">of </w:delText>
        </w:r>
      </w:del>
      <w:r w:rsidR="001E7A33">
        <w:t>the</w:t>
      </w:r>
      <w:ins w:id="1104" w:author="Brian Wortman" w:date="2014-04-04T18:55:00Z">
        <w:r>
          <w:t>se</w:t>
        </w:r>
      </w:ins>
      <w:del w:id="1105" w:author="Brian Wortman" w:date="2014-04-04T18:55:00Z">
        <w:r w:rsidR="001E7A33" w:rsidDel="008B670E">
          <w:delText xml:space="preserve"> various tools and frameworks available to </w:delText>
        </w:r>
      </w:del>
      <w:del w:id="1106" w:author="Brian Wortman" w:date="2014-04-04T18:45:00Z">
        <w:r w:rsidR="001E7A33" w:rsidDel="00BC70D7">
          <w:delText>you in the context of an ASP.NET MVC 4 Web API REST service (that was a mouthful!)</w:delText>
        </w:r>
      </w:del>
      <w:del w:id="1107" w:author="Brian Wortman" w:date="2014-04-04T18:47:00Z">
        <w:r w:rsidR="001E7A33" w:rsidDel="00BC70D7">
          <w:delText xml:space="preserve">. </w:delText>
        </w:r>
      </w:del>
      <w:del w:id="1108" w:author="Brian Wortman" w:date="2014-04-04T18:46:00Z">
        <w:r w:rsidR="001E7A33" w:rsidDel="00BC70D7">
          <w:delText xml:space="preserve">As I mentioned in the opening of this chapter, my </w:delText>
        </w:r>
      </w:del>
      <w:del w:id="1109" w:author="Brian Wortman" w:date="2014-04-04T18:47:00Z">
        <w:r w:rsidR="001E7A33" w:rsidDel="00BC70D7">
          <w:delText xml:space="preserve">selections are based on my own experience and those of some of my closest colleagues over the years. In no way do I mean to advocate any one tool over any other all of the time—“it depends” is one of the best answers any architect can give when asked to comment on tool recommendations. It would be foolish of anyone to say that you must </w:delText>
        </w:r>
        <w:r w:rsidR="001E7A33" w:rsidRPr="001E7A33" w:rsidDel="00BC70D7">
          <w:delText>always</w:delText>
        </w:r>
        <w:r w:rsidR="001E7A33" w:rsidDel="00BC70D7">
          <w:delText xml:space="preserve"> choose a certain tool because so much of an application’s context and existing architecture can inform such decisions.</w:delText>
        </w:r>
      </w:del>
    </w:p>
    <w:p w14:paraId="38D43AF3" w14:textId="01A416E6" w:rsidR="001E7A33" w:rsidRDefault="001E7A33" w:rsidP="001C006D">
      <w:pPr>
        <w:pStyle w:val="BodyTextFirst"/>
        <w:rPr>
          <w:ins w:id="1110" w:author="Jamie Kurtz" w:date="2014-04-12T09:02:00Z"/>
        </w:rPr>
        <w:pPrChange w:id="1111" w:author="Jamie Kurtz" w:date="2014-04-12T09:00:00Z">
          <w:pPr/>
        </w:pPrChange>
      </w:pPr>
      <w:del w:id="1112" w:author="Brian Wortman" w:date="2014-04-04T18:47:00Z">
        <w:r w:rsidDel="00BC70D7">
          <w:delText>That said, I’ve been working in the world of .NET services for many years. And while I can’t claim I’ve tried or used all of the framework-level tools out there, I feel comfortable saying I’ve used most of the major ones both experimentally and in the context of professional enterprise applications. Further, this work hasn’t been in a vacuum. Like any good software engineer, I’ve leaned heavily on the experience of those around me. This includes both people from the Internet and trusted colleagues with whom I’ve worked closely on projects</w:delText>
        </w:r>
      </w:del>
      <w:del w:id="1113" w:author="Brian Wortman" w:date="2014-04-04T18:56:00Z">
        <w:r w:rsidDel="00576ABE">
          <w:delText>.</w:delText>
        </w:r>
      </w:del>
      <w:ins w:id="1114" w:author="Brian Wortman" w:date="2014-04-04T18:56:00Z">
        <w:r w:rsidR="00576ABE">
          <w:t>…</w:t>
        </w:r>
      </w:ins>
    </w:p>
    <w:p w14:paraId="6AE57DD1" w14:textId="77777777" w:rsidR="00431ACD" w:rsidRDefault="00431ACD" w:rsidP="001C006D">
      <w:pPr>
        <w:pStyle w:val="BodyTextFirst"/>
        <w:pPrChange w:id="1115" w:author="Jamie Kurtz" w:date="2014-04-12T09:00:00Z">
          <w:pPr/>
        </w:pPrChange>
      </w:pPr>
      <w:bookmarkStart w:id="1116" w:name="_GoBack"/>
      <w:bookmarkEnd w:id="1116"/>
    </w:p>
    <w:p w14:paraId="40E6463B" w14:textId="311DE013" w:rsidR="001E7A33" w:rsidDel="008B670E" w:rsidRDefault="001E7A33" w:rsidP="001E7A33">
      <w:pPr>
        <w:rPr>
          <w:del w:id="1117" w:author="Brian Wortman" w:date="2014-04-04T18:55:00Z"/>
        </w:rPr>
      </w:pPr>
      <w:del w:id="1118" w:author="Brian Wortman" w:date="2014-04-04T18:51:00Z">
        <w:r w:rsidRPr="007B54ED" w:rsidDel="008B670E">
          <w:delText xml:space="preserve">The purpose of this book is to take </w:delText>
        </w:r>
        <w:r w:rsidDel="008B670E">
          <w:delText>you</w:delText>
        </w:r>
        <w:r w:rsidRPr="007B54ED" w:rsidDel="008B670E">
          <w:delText xml:space="preserve"> from a near-zero level</w:delText>
        </w:r>
        <w:r w:rsidDel="008B670E">
          <w:fldChar w:fldCharType="begin"/>
        </w:r>
        <w:r w:rsidDel="008B670E">
          <w:delInstrText xml:space="preserve"> XE "</w:delInstrText>
        </w:r>
        <w:r w:rsidRPr="008715C0" w:rsidDel="008B670E">
          <w:delInstrText>REST architecture: API: near-zero level experience</w:delInstrText>
        </w:r>
        <w:r w:rsidDel="008B670E">
          <w:delInstrText xml:space="preserve">" </w:delInstrText>
        </w:r>
        <w:r w:rsidDel="008B670E">
          <w:fldChar w:fldCharType="end"/>
        </w:r>
        <w:r w:rsidRPr="007B54ED" w:rsidDel="008B670E">
          <w:delText xml:space="preserve"> of experience in writing .NET services</w:delText>
        </w:r>
      </w:del>
      <w:del w:id="1119" w:author="Brian Wortman" w:date="2014-04-04T18:48:00Z">
        <w:r w:rsidRPr="007B54ED" w:rsidDel="00BC70D7">
          <w:delText xml:space="preserve">; </w:delText>
        </w:r>
      </w:del>
      <w:del w:id="1120" w:author="Brian Wortman" w:date="2014-04-04T18:51:00Z">
        <w:r w:rsidRPr="007B54ED" w:rsidDel="008B670E">
          <w:delText xml:space="preserve">teach </w:delText>
        </w:r>
        <w:r w:rsidDel="008B670E">
          <w:delText>you</w:delText>
        </w:r>
        <w:r w:rsidRPr="007B54ED" w:rsidDel="008B670E">
          <w:delText xml:space="preserve"> about REST</w:delText>
        </w:r>
      </w:del>
      <w:del w:id="1121" w:author="Brian Wortman" w:date="2014-04-04T18:48:00Z">
        <w:r w:rsidRPr="007B54ED" w:rsidDel="00BC70D7">
          <w:delText>,</w:delText>
        </w:r>
      </w:del>
      <w:del w:id="1122" w:author="Brian Wortman" w:date="2014-04-04T18:51:00Z">
        <w:r w:rsidRPr="007B54ED" w:rsidDel="008B670E">
          <w:delText xml:space="preserve"> </w:delText>
        </w:r>
      </w:del>
      <w:del w:id="1123" w:author="Brian Wortman" w:date="2014-04-04T18:48:00Z">
        <w:r w:rsidRPr="007B54ED" w:rsidDel="00BC70D7">
          <w:delText xml:space="preserve">MVC 4, </w:delText>
        </w:r>
      </w:del>
      <w:del w:id="1124" w:author="Brian Wortman" w:date="2014-04-04T18:51:00Z">
        <w:r w:rsidRPr="007B54ED" w:rsidDel="008B670E">
          <w:delText>and the Web API</w:delText>
        </w:r>
      </w:del>
      <w:del w:id="1125" w:author="Brian Wortman" w:date="2014-04-04T18:48:00Z">
        <w:r w:rsidRPr="007B54ED" w:rsidDel="00BC70D7">
          <w:delText>;</w:delText>
        </w:r>
      </w:del>
      <w:del w:id="1126" w:author="Brian Wortman" w:date="2014-04-04T18:51:00Z">
        <w:r w:rsidRPr="007B54ED" w:rsidDel="008B670E">
          <w:delText xml:space="preserve"> and </w:delText>
        </w:r>
        <w:r w:rsidDel="008B670E">
          <w:delText xml:space="preserve">have you </w:delText>
        </w:r>
        <w:r w:rsidRPr="007B54ED" w:rsidDel="008B670E">
          <w:delText>end up with a fully</w:delText>
        </w:r>
        <w:r w:rsidDel="008B670E">
          <w:delText xml:space="preserve"> functional REST-style service. </w:delText>
        </w:r>
      </w:del>
      <w:del w:id="1127" w:author="Brian Wortman" w:date="2014-04-04T18:52:00Z">
        <w:r w:rsidDel="008B670E">
          <w:delText xml:space="preserve">As such, </w:delText>
        </w:r>
      </w:del>
      <w:del w:id="1128" w:author="Brian Wortman" w:date="2014-04-04T18:49:00Z">
        <w:r w:rsidDel="00BC70D7">
          <w:delText xml:space="preserve">I </w:delText>
        </w:r>
      </w:del>
      <w:del w:id="1129" w:author="Brian Wortman" w:date="2014-04-04T18:52:00Z">
        <w:r w:rsidDel="008B670E">
          <w:delText xml:space="preserve">feel it prudent to share </w:delText>
        </w:r>
      </w:del>
      <w:del w:id="1130" w:author="Brian Wortman" w:date="2014-04-04T18:49:00Z">
        <w:r w:rsidDel="00BC70D7">
          <w:delText xml:space="preserve">my </w:delText>
        </w:r>
      </w:del>
      <w:del w:id="1131" w:author="Brian Wortman" w:date="2014-04-04T18:52:00Z">
        <w:r w:rsidDel="008B670E">
          <w:delText xml:space="preserve">experiences and opinions regarding these </w:delText>
        </w:r>
      </w:del>
      <w:del w:id="1132" w:author="Brian Wortman" w:date="2014-04-04T18:49:00Z">
        <w:r w:rsidDel="00BC70D7">
          <w:delText xml:space="preserve">framework and </w:delText>
        </w:r>
      </w:del>
      <w:del w:id="1133" w:author="Brian Wortman" w:date="2014-04-04T18:52:00Z">
        <w:r w:rsidDel="008B670E">
          <w:delText>tools</w:delText>
        </w:r>
      </w:del>
      <w:del w:id="1134" w:author="Brian Wortman" w:date="2014-04-04T18:49:00Z">
        <w:r w:rsidDel="00BC70D7">
          <w:delText>—</w:delText>
        </w:r>
      </w:del>
      <w:del w:id="1135" w:author="Brian Wortman" w:date="2014-04-04T18:52:00Z">
        <w:r w:rsidDel="008B670E">
          <w:delText>for the purpose of making sure you don’t try to build a service without utilizing components already available to you.</w:delText>
        </w:r>
      </w:del>
      <w:del w:id="1136" w:author="Brian Wortman" w:date="2014-04-04T18:49:00Z">
        <w:r w:rsidDel="00BC70D7">
          <w:delText xml:space="preserve"> I’ve watched way too many developers create their own logger or their own authentication code. If these tools are new to you—or if even the thought that you should look at them in the first place is new—then I encourage you to read this section carefully. I also encourage you to follow up with your own research and experimentation.</w:delText>
        </w:r>
      </w:del>
    </w:p>
    <w:p w14:paraId="5D2129FC" w14:textId="51CCC330" w:rsidR="001E7A33" w:rsidDel="00BC70D7" w:rsidRDefault="001E7A33" w:rsidP="001E7A33">
      <w:pPr>
        <w:rPr>
          <w:del w:id="1137" w:author="Brian Wortman" w:date="2014-04-04T18:49:00Z"/>
        </w:rPr>
      </w:pPr>
      <w:del w:id="1138" w:author="Brian Wortman" w:date="2014-04-04T18:49:00Z">
        <w:r w:rsidDel="00BC70D7">
          <w:delText>However, if you are a seasoned developer who’s been down this path many times, then I think it’s best that you read enough to at least understand the code. I certainly don’t intend to persuade you into abandoning what you’ve found to work well. And, in most cases, adapting the code to use your choice of tool wouldn’t take much work, anyway.</w:delText>
        </w:r>
      </w:del>
    </w:p>
    <w:p w14:paraId="5C549F9B" w14:textId="25EF0807" w:rsidR="001E7A33" w:rsidDel="008B670E" w:rsidRDefault="001E7A33" w:rsidP="001E7A33">
      <w:pPr>
        <w:rPr>
          <w:del w:id="1139" w:author="Brian Wortman" w:date="2014-04-04T18:50:00Z"/>
        </w:rPr>
      </w:pPr>
      <w:del w:id="1140" w:author="Brian Wortman" w:date="2014-04-04T18:50:00Z">
        <w:r w:rsidDel="008B670E">
          <w:delText>OK, one more kick to this dead horse: rather than attempt to create an in-depth review</w:delText>
        </w:r>
        <w:r w:rsidDel="008B670E">
          <w:fldChar w:fldCharType="begin"/>
        </w:r>
        <w:r w:rsidDel="008B670E">
          <w:delInstrText xml:space="preserve"> XE "</w:delInstrText>
        </w:r>
        <w:r w:rsidRPr="00616DE5" w:rsidDel="008B670E">
          <w:delInstrText>REST architecture: API: in-depth review</w:delInstrText>
        </w:r>
        <w:r w:rsidDel="008B670E">
          <w:delInstrText xml:space="preserve">" </w:delInstrText>
        </w:r>
        <w:r w:rsidDel="008B670E">
          <w:fldChar w:fldCharType="end"/>
        </w:r>
        <w:r w:rsidDel="008B670E">
          <w:delText xml:space="preserve"> of all of the pros and cons for each tool and its alternatives, I’ve decided to write this section as if you and I were casually sharing opinions over coffee. So take this section with a grain of salt and remember that my main intent here is to make sure you feel comfortable in your tool selection when building these services.</w:delText>
        </w:r>
      </w:del>
    </w:p>
    <w:p w14:paraId="357BEF33" w14:textId="34F393D6" w:rsidR="001E7A33" w:rsidDel="00444AA0" w:rsidRDefault="001E7A33" w:rsidP="001E7A33">
      <w:pPr>
        <w:rPr>
          <w:del w:id="1141" w:author="Brian Wortman" w:date="2014-04-04T19:28:00Z"/>
        </w:rPr>
      </w:pPr>
      <w:del w:id="1142" w:author="Brian Wortman" w:date="2014-04-04T19:28:00Z">
        <w:r w:rsidDel="00444AA0">
          <w:delText>Here’s a list of the types of components</w:delText>
        </w:r>
      </w:del>
      <w:del w:id="1143" w:author="Brian Wortman" w:date="2014-04-04T18:58:00Z">
        <w:r w:rsidDel="00576ABE">
          <w:fldChar w:fldCharType="begin"/>
        </w:r>
        <w:r w:rsidDel="00576ABE">
          <w:delInstrText xml:space="preserve"> XE "</w:delInstrText>
        </w:r>
        <w:r w:rsidRPr="00DA21F3" w:rsidDel="00576ABE">
          <w:delInstrText>REST architecture: API: types of components</w:delInstrText>
        </w:r>
        <w:r w:rsidDel="00576ABE">
          <w:delInstrText xml:space="preserve">" </w:delInstrText>
        </w:r>
        <w:r w:rsidDel="00576ABE">
          <w:fldChar w:fldCharType="end"/>
        </w:r>
        <w:r w:rsidDel="00576ABE">
          <w:delText xml:space="preserve"> this section will look at</w:delText>
        </w:r>
      </w:del>
      <w:del w:id="1144" w:author="Brian Wortman" w:date="2014-04-04T19:28:00Z">
        <w:r w:rsidDel="00444AA0">
          <w:delText>:</w:delText>
        </w:r>
      </w:del>
    </w:p>
    <w:p w14:paraId="0F0F3552" w14:textId="370E973D" w:rsidR="00576ABE" w:rsidDel="00444AA0" w:rsidRDefault="001E7A33" w:rsidP="001E7A33">
      <w:pPr>
        <w:pStyle w:val="Bullet"/>
        <w:rPr>
          <w:del w:id="1145" w:author="Brian Wortman" w:date="2014-04-04T19:28:00Z"/>
        </w:rPr>
      </w:pPr>
      <w:del w:id="1146" w:author="Brian Wortman" w:date="2014-04-04T19:28:00Z">
        <w:r w:rsidDel="00444AA0">
          <w:delText>Data access / ORM</w:delText>
        </w:r>
      </w:del>
    </w:p>
    <w:p w14:paraId="4B8C4E9D" w14:textId="7C41A330" w:rsidR="001E7A33" w:rsidDel="00444AA0" w:rsidRDefault="001E7A33" w:rsidP="001E7A33">
      <w:pPr>
        <w:pStyle w:val="Bullet"/>
        <w:rPr>
          <w:del w:id="1147" w:author="Brian Wortman" w:date="2014-04-04T19:28:00Z"/>
        </w:rPr>
      </w:pPr>
      <w:del w:id="1148" w:author="Brian Wortman" w:date="2014-04-04T19:28:00Z">
        <w:r w:rsidDel="00444AA0">
          <w:delText>IoC container</w:delText>
        </w:r>
      </w:del>
    </w:p>
    <w:p w14:paraId="60B0B094" w14:textId="7D1E5E85" w:rsidR="001E7A33" w:rsidDel="00444AA0" w:rsidRDefault="001E7A33" w:rsidP="001E7A33">
      <w:pPr>
        <w:pStyle w:val="Bullet"/>
        <w:rPr>
          <w:del w:id="1149" w:author="Brian Wortman" w:date="2014-04-04T19:28:00Z"/>
        </w:rPr>
      </w:pPr>
      <w:del w:id="1150" w:author="Brian Wortman" w:date="2014-04-04T19:28:00Z">
        <w:r w:rsidDel="00444AA0">
          <w:delText>Logger</w:delText>
        </w:r>
      </w:del>
    </w:p>
    <w:p w14:paraId="75730BE8" w14:textId="111D1EB6" w:rsidR="001E7A33" w:rsidDel="00444AA0" w:rsidRDefault="001E7A33" w:rsidP="001E7A33">
      <w:pPr>
        <w:pStyle w:val="Bullet"/>
        <w:rPr>
          <w:del w:id="1151" w:author="Brian Wortman" w:date="2014-04-04T19:28:00Z"/>
        </w:rPr>
      </w:pPr>
      <w:del w:id="1152" w:author="Brian Wortman" w:date="2014-04-04T19:28:00Z">
        <w:r w:rsidDel="00444AA0">
          <w:delText>Authentication and authorization</w:delText>
        </w:r>
      </w:del>
    </w:p>
    <w:p w14:paraId="599CC3EF" w14:textId="252FF27A" w:rsidR="001E7A33" w:rsidDel="00444AA0" w:rsidRDefault="001E7A33" w:rsidP="001E7A33">
      <w:pPr>
        <w:pStyle w:val="Bullet"/>
        <w:rPr>
          <w:del w:id="1153" w:author="Brian Wortman" w:date="2014-04-04T19:28:00Z"/>
        </w:rPr>
      </w:pPr>
      <w:del w:id="1154" w:author="Brian Wortman" w:date="2014-04-04T19:28:00Z">
        <w:r w:rsidDel="00444AA0">
          <w:delText>Testing framework</w:delText>
        </w:r>
      </w:del>
    </w:p>
    <w:p w14:paraId="6E157D04" w14:textId="3B75FB4D" w:rsidR="001E7A33" w:rsidDel="00444AA0" w:rsidRDefault="001E7A33" w:rsidP="001E7A33">
      <w:pPr>
        <w:pStyle w:val="Bullet"/>
        <w:rPr>
          <w:del w:id="1155" w:author="Brian Wortman" w:date="2014-04-04T19:28:00Z"/>
        </w:rPr>
      </w:pPr>
      <w:del w:id="1156" w:author="Brian Wortman" w:date="2014-04-04T19:28:00Z">
        <w:r w:rsidDel="00444AA0">
          <w:delText>Mocking framework</w:delText>
        </w:r>
      </w:del>
    </w:p>
    <w:p w14:paraId="4969F073" w14:textId="5518D812" w:rsidR="001E7A33" w:rsidDel="00444AA0" w:rsidRDefault="001E7A33" w:rsidP="001E7A33">
      <w:pPr>
        <w:pStyle w:val="Bullet"/>
        <w:rPr>
          <w:del w:id="1157" w:author="Brian Wortman" w:date="2014-04-04T19:28:00Z"/>
        </w:rPr>
      </w:pPr>
      <w:del w:id="1158" w:author="Brian Wortman" w:date="2014-04-04T19:28:00Z">
        <w:r w:rsidDel="00444AA0">
          <w:delText xml:space="preserve">Build and </w:delText>
        </w:r>
        <w:r w:rsidDel="00444AA0">
          <w:fldChar w:fldCharType="begin"/>
        </w:r>
        <w:r w:rsidDel="00444AA0">
          <w:delInstrText xml:space="preserve"> XE "</w:delInstrText>
        </w:r>
        <w:r w:rsidRPr="00FF2404" w:rsidDel="00444AA0">
          <w:delInstrText>REST architecture: API: types of components</w:delInstrText>
        </w:r>
        <w:r w:rsidDel="00444AA0">
          <w:delInstrText xml:space="preserve">" </w:delInstrText>
        </w:r>
        <w:r w:rsidDel="00444AA0">
          <w:fldChar w:fldCharType="end"/>
        </w:r>
        <w:r w:rsidDel="00444AA0">
          <w:delText xml:space="preserve">deployment scripting </w:delText>
        </w:r>
      </w:del>
    </w:p>
    <w:p w14:paraId="003A3822" w14:textId="77777777" w:rsidR="001E7A33" w:rsidRDefault="001E7A33" w:rsidP="001E7A33">
      <w:pPr>
        <w:pStyle w:val="Heading2"/>
      </w:pPr>
      <w:r>
        <w:t>Data Access</w:t>
      </w:r>
    </w:p>
    <w:p w14:paraId="54882759" w14:textId="0266DA66" w:rsidR="001E7A33" w:rsidRDefault="001E7A33" w:rsidP="001C006D">
      <w:pPr>
        <w:pStyle w:val="BodyTextFirst"/>
        <w:pPrChange w:id="1159" w:author="Jamie Kurtz" w:date="2014-04-12T09:01:00Z">
          <w:pPr/>
        </w:pPrChange>
      </w:pPr>
      <w:r>
        <w:t>There are quite a few options available in .NET when it comes to data access</w:t>
      </w:r>
      <w:r>
        <w:fldChar w:fldCharType="begin"/>
      </w:r>
      <w:r>
        <w:instrText xml:space="preserve"> XE "</w:instrText>
      </w:r>
      <w:r w:rsidRPr="00B44A60">
        <w:instrText>REST architecture: API: data access</w:instrText>
      </w:r>
      <w:r>
        <w:instrText xml:space="preserve">" </w:instrText>
      </w:r>
      <w:r>
        <w:fldChar w:fldCharType="end"/>
      </w:r>
      <w:r>
        <w:t xml:space="preserve"> and object persistence on SQL Server. Most of these options fall into one of two categories: using the various </w:t>
      </w:r>
      <w:proofErr w:type="spellStart"/>
      <w:r>
        <w:t>SqlClient</w:t>
      </w:r>
      <w:proofErr w:type="spellEnd"/>
      <w:r>
        <w:t xml:space="preserve"> objects (e.g., </w:t>
      </w:r>
      <w:proofErr w:type="spellStart"/>
      <w:r w:rsidRPr="00B33031">
        <w:rPr>
          <w:rStyle w:val="CodeInline"/>
        </w:rPr>
        <w:t>SqlConnection</w:t>
      </w:r>
      <w:proofErr w:type="spellEnd"/>
      <w:r>
        <w:t xml:space="preserve">, </w:t>
      </w:r>
      <w:proofErr w:type="spellStart"/>
      <w:r w:rsidRPr="00B33031">
        <w:rPr>
          <w:rStyle w:val="CodeInline"/>
        </w:rPr>
        <w:t>SqlDataAdapter</w:t>
      </w:r>
      <w:proofErr w:type="spellEnd"/>
      <w:r>
        <w:t xml:space="preserve">, and </w:t>
      </w:r>
      <w:proofErr w:type="spellStart"/>
      <w:r w:rsidRPr="00B33031">
        <w:rPr>
          <w:rStyle w:val="CodeInline"/>
        </w:rPr>
        <w:t>SqlCommand</w:t>
      </w:r>
      <w:proofErr w:type="spellEnd"/>
      <w:r>
        <w:t>) with stored procedures or embedded SQL</w:t>
      </w:r>
      <w:del w:id="1160" w:author="Brian Wortman" w:date="2014-04-04T19:20:00Z">
        <w:r w:rsidDel="007945FE">
          <w:delText>;</w:delText>
        </w:r>
      </w:del>
      <w:ins w:id="1161" w:author="Brian Wortman" w:date="2014-04-04T19:20:00Z">
        <w:r w:rsidR="007945FE">
          <w:t>,</w:t>
        </w:r>
      </w:ins>
      <w:r>
        <w:t xml:space="preserve"> or using an Object Relational Mapper (ORM)</w:t>
      </w:r>
      <w:r>
        <w:fldChar w:fldCharType="begin"/>
      </w:r>
      <w:r>
        <w:instrText xml:space="preserve"> XE "</w:instrText>
      </w:r>
      <w:r w:rsidRPr="00726EAF">
        <w:instrText>Object Relational Mapper (ORM)</w:instrText>
      </w:r>
      <w:r>
        <w:instrText xml:space="preserve">" </w:instrText>
      </w:r>
      <w:r>
        <w:fldChar w:fldCharType="end"/>
      </w:r>
      <w:r>
        <w:t>. Sometimes the two approaches are used together, but more often developers choose one or the other.</w:t>
      </w:r>
    </w:p>
    <w:p w14:paraId="065A679D" w14:textId="086771EB" w:rsidR="001E7A33" w:rsidDel="007A383A" w:rsidRDefault="007A383A" w:rsidP="001C006D">
      <w:pPr>
        <w:pStyle w:val="BodyTextCont"/>
        <w:rPr>
          <w:del w:id="1162" w:author="Brian Wortman" w:date="2014-04-04T19:26:00Z"/>
        </w:rPr>
        <w:pPrChange w:id="1163" w:author="Jamie Kurtz" w:date="2014-04-12T09:01:00Z">
          <w:pPr/>
        </w:pPrChange>
      </w:pPr>
      <w:ins w:id="1164" w:author="Brian Wortman" w:date="2014-04-04T19:24:00Z">
        <w:r>
          <w:t xml:space="preserve">We will be using </w:t>
        </w:r>
      </w:ins>
      <w:del w:id="1165" w:author="Brian Wortman" w:date="2014-04-04T19:24:00Z">
        <w:r w:rsidR="001E7A33" w:rsidDel="007A383A">
          <w:delText xml:space="preserve">What </w:delText>
        </w:r>
      </w:del>
      <w:del w:id="1166" w:author="Brian Wortman" w:date="2014-04-04T19:21:00Z">
        <w:r w:rsidR="001E7A33" w:rsidDel="007945FE">
          <w:delText>I</w:delText>
        </w:r>
      </w:del>
      <w:del w:id="1167" w:author="Brian Wortman" w:date="2014-04-04T19:24:00Z">
        <w:r w:rsidR="001E7A33" w:rsidDel="007A383A">
          <w:delText>’ve found to work best most the time</w:delText>
        </w:r>
      </w:del>
      <w:del w:id="1168" w:author="Brian Wortman" w:date="2014-04-04T19:22:00Z">
        <w:r w:rsidR="001E7A33" w:rsidDel="007945FE">
          <w:delText xml:space="preserve">, on applications where the database schema isn’t </w:delText>
        </w:r>
      </w:del>
      <w:del w:id="1169" w:author="Brian Wortman" w:date="2014-04-04T19:21:00Z">
        <w:r w:rsidR="001E7A33" w:rsidDel="007945FE">
          <w:delText xml:space="preserve">too crazy </w:delText>
        </w:r>
      </w:del>
      <w:del w:id="1170" w:author="Brian Wortman" w:date="2014-04-04T19:22:00Z">
        <w:r w:rsidR="001E7A33" w:rsidDel="007945FE">
          <w:delText>(and there isn’t any requirement to squeeze every last ounce out of performance)</w:delText>
        </w:r>
      </w:del>
      <w:del w:id="1171" w:author="Brian Wortman" w:date="2014-04-04T19:24:00Z">
        <w:r w:rsidR="001E7A33" w:rsidDel="007A383A">
          <w:delText xml:space="preserve">, is to use </w:delText>
        </w:r>
      </w:del>
      <w:ins w:id="1172" w:author="Brian Wortman" w:date="2014-04-04T19:24:00Z">
        <w:r>
          <w:t xml:space="preserve">the </w:t>
        </w:r>
      </w:ins>
      <w:proofErr w:type="spellStart"/>
      <w:r w:rsidR="001E7A33" w:rsidRPr="001E7A33">
        <w:t>NHibernate</w:t>
      </w:r>
      <w:proofErr w:type="spellEnd"/>
      <w:r w:rsidR="001E7A33">
        <w:t xml:space="preserve"> </w:t>
      </w:r>
      <w:ins w:id="1173" w:author="Brian Wortman" w:date="2014-04-04T19:24:00Z">
        <w:r>
          <w:t xml:space="preserve">ORM. </w:t>
        </w:r>
      </w:ins>
      <w:del w:id="1174" w:author="Brian Wortman" w:date="2014-04-04T19:24:00Z">
        <w:r w:rsidR="001E7A33" w:rsidDel="007A383A">
          <w:delText>for most of the basic Create-Read-Update-Delete (CRUD)</w:delText>
        </w:r>
        <w:r w:rsidR="001E7A33" w:rsidDel="007A383A">
          <w:fldChar w:fldCharType="begin"/>
        </w:r>
        <w:r w:rsidR="001E7A33" w:rsidDel="007A383A">
          <w:delInstrText xml:space="preserve"> XE "</w:delInstrText>
        </w:r>
        <w:r w:rsidR="001E7A33" w:rsidRPr="004F2C30" w:rsidDel="007A383A">
          <w:delInstrText>Create-Read-Update-Delete (CRUD)</w:delInstrText>
        </w:r>
        <w:r w:rsidR="001E7A33" w:rsidDel="007A383A">
          <w:delInstrText xml:space="preserve">" </w:delInstrText>
        </w:r>
        <w:r w:rsidR="001E7A33" w:rsidDel="007A383A">
          <w:fldChar w:fldCharType="end"/>
        </w:r>
        <w:r w:rsidR="001E7A33" w:rsidDel="007A383A">
          <w:delText xml:space="preserve"> work—and then supplement that with stored procedure calls, as needed. </w:delText>
        </w:r>
      </w:del>
      <w:r w:rsidR="001E7A33">
        <w:t xml:space="preserve">The </w:t>
      </w:r>
      <w:ins w:id="1175" w:author="Brian Wortman" w:date="2014-04-04T19:25:00Z">
        <w:r>
          <w:t xml:space="preserve">natural </w:t>
        </w:r>
      </w:ins>
      <w:r w:rsidR="001E7A33">
        <w:t xml:space="preserve">separation between the Unit of Work object (i.e., the </w:t>
      </w:r>
      <w:proofErr w:type="spellStart"/>
      <w:r w:rsidR="001E7A33" w:rsidRPr="00B33031">
        <w:rPr>
          <w:rStyle w:val="CodeInline"/>
        </w:rPr>
        <w:t>ISession</w:t>
      </w:r>
      <w:proofErr w:type="spellEnd"/>
      <w:r w:rsidR="001E7A33">
        <w:t xml:space="preserve">) and </w:t>
      </w:r>
      <w:del w:id="1176" w:author="Brian Wortman" w:date="2014-04-04T19:24:00Z">
        <w:r w:rsidR="001E7A33" w:rsidDel="007A383A">
          <w:delText xml:space="preserve">your </w:delText>
        </w:r>
      </w:del>
      <w:ins w:id="1177" w:author="Brian Wortman" w:date="2014-04-04T19:24:00Z">
        <w:r>
          <w:t xml:space="preserve">the </w:t>
        </w:r>
      </w:ins>
      <w:r w:rsidR="001E7A33">
        <w:t>repository objects</w:t>
      </w:r>
      <w:ins w:id="1178" w:author="Brian Wortman" w:date="2014-04-04T19:25:00Z">
        <w:r>
          <w:t xml:space="preserve"> </w:t>
        </w:r>
      </w:ins>
      <w:ins w:id="1179" w:author="Brian Wortman" w:date="2014-04-04T19:29:00Z">
        <w:r w:rsidR="00444AA0">
          <w:t>(</w:t>
        </w:r>
      </w:ins>
      <w:ins w:id="1180" w:author="Brian Wortman" w:date="2014-04-04T19:25:00Z">
        <w:r>
          <w:t>not to mention the fact that you can do virtually all of your data access in C#</w:t>
        </w:r>
      </w:ins>
      <w:ins w:id="1181" w:author="Brian Wortman" w:date="2014-04-04T19:29:00Z">
        <w:r w:rsidR="00444AA0">
          <w:t>)</w:t>
        </w:r>
      </w:ins>
      <w:ins w:id="1182" w:author="Brian Wortman" w:date="2014-04-04T19:25:00Z">
        <w:r>
          <w:t xml:space="preserve"> </w:t>
        </w:r>
      </w:ins>
      <w:del w:id="1183" w:author="Brian Wortman" w:date="2014-04-04T19:29:00Z">
        <w:r w:rsidR="001E7A33" w:rsidDel="00444AA0">
          <w:delText xml:space="preserve"> </w:delText>
        </w:r>
      </w:del>
      <w:r w:rsidR="001E7A33">
        <w:t xml:space="preserve">is </w:t>
      </w:r>
      <w:del w:id="1184" w:author="Brian Wortman" w:date="2014-04-04T19:26:00Z">
        <w:r w:rsidR="001E7A33" w:rsidDel="007A383A">
          <w:delText xml:space="preserve">the </w:delText>
        </w:r>
      </w:del>
      <w:ins w:id="1185" w:author="Brian Wortman" w:date="2014-04-04T19:26:00Z">
        <w:r>
          <w:t xml:space="preserve">a significant </w:t>
        </w:r>
      </w:ins>
      <w:del w:id="1186" w:author="Brian Wortman" w:date="2014-04-04T19:26:00Z">
        <w:r w:rsidR="001E7A33" w:rsidDel="007A383A">
          <w:delText xml:space="preserve">main </w:delText>
        </w:r>
      </w:del>
      <w:r w:rsidR="001E7A33">
        <w:t>benefit</w:t>
      </w:r>
      <w:del w:id="1187" w:author="Brian Wortman" w:date="2014-04-04T19:26:00Z">
        <w:r w:rsidR="001E7A33" w:rsidDel="007A383A">
          <w:delText>, in my opinion</w:delText>
        </w:r>
      </w:del>
      <w:r w:rsidR="001E7A33">
        <w:t xml:space="preserve">. This is </w:t>
      </w:r>
      <w:ins w:id="1188" w:author="Brian Wortman" w:date="2014-04-04T19:31:00Z">
        <w:r w:rsidR="00444AA0">
          <w:t xml:space="preserve">especially </w:t>
        </w:r>
      </w:ins>
      <w:del w:id="1189" w:author="Brian Wortman" w:date="2014-04-04T19:30:00Z">
        <w:r w:rsidR="001E7A33" w:rsidDel="00444AA0">
          <w:delText xml:space="preserve">especially the case within </w:delText>
        </w:r>
      </w:del>
      <w:ins w:id="1190" w:author="Brian Wortman" w:date="2014-04-04T19:30:00Z">
        <w:r w:rsidR="00444AA0">
          <w:t xml:space="preserve">appropriate for </w:t>
        </w:r>
      </w:ins>
      <w:r w:rsidR="001E7A33">
        <w:t>web or service applications, where you want a given call to execute within the context of a single database session and transaction.</w:t>
      </w:r>
    </w:p>
    <w:p w14:paraId="5545B193" w14:textId="6847325F" w:rsidR="001E7A33" w:rsidRDefault="001E7A33" w:rsidP="001C006D">
      <w:pPr>
        <w:pStyle w:val="BodyTextCont"/>
        <w:pPrChange w:id="1191" w:author="Jamie Kurtz" w:date="2014-04-12T09:01:00Z">
          <w:pPr/>
        </w:pPrChange>
      </w:pPr>
      <w:del w:id="1192" w:author="Brian Wortman" w:date="2014-04-04T19:26:00Z">
        <w:r w:rsidDel="007A383A">
          <w:delText>NHibernate</w:delText>
        </w:r>
        <w:r w:rsidDel="007A383A">
          <w:fldChar w:fldCharType="begin"/>
        </w:r>
        <w:r w:rsidDel="007A383A">
          <w:delInstrText xml:space="preserve"> XE "</w:delInstrText>
        </w:r>
        <w:r w:rsidRPr="00C60A29" w:rsidDel="007A383A">
          <w:delInstrText>NHibernate</w:delInstrText>
        </w:r>
        <w:r w:rsidDel="007A383A">
          <w:delInstrText xml:space="preserve">" </w:delInstrText>
        </w:r>
        <w:r w:rsidDel="007A383A">
          <w:fldChar w:fldCharType="end"/>
        </w:r>
        <w:r w:rsidDel="007A383A">
          <w:delText xml:space="preserve"> is particularly well-suited for this scenario; in fact, it comes with built-in support for associating Unit of Work instances with ASP.NET or WCF call contexts. This benefit allows the developer to configure the lifetime and injection of </w:delText>
        </w:r>
        <w:r w:rsidRPr="00B33031" w:rsidDel="007A383A">
          <w:rPr>
            <w:rStyle w:val="CodeInline"/>
          </w:rPr>
          <w:delText>ISession</w:delText>
        </w:r>
        <w:r w:rsidDel="007A383A">
          <w:delText xml:space="preserve"> objects just once—and then never have to mess with them again. As you’ll see, using an IoC container along with NHibernate</w:delText>
        </w:r>
        <w:r w:rsidDel="007A383A">
          <w:fldChar w:fldCharType="begin"/>
        </w:r>
        <w:r w:rsidDel="007A383A">
          <w:delInstrText xml:space="preserve"> XE "</w:delInstrText>
        </w:r>
        <w:r w:rsidRPr="00FC4299" w:rsidDel="007A383A">
          <w:delInstrText>NHibernate</w:delInstrText>
        </w:r>
        <w:r w:rsidDel="007A383A">
          <w:delInstrText xml:space="preserve">" </w:delInstrText>
        </w:r>
        <w:r w:rsidDel="007A383A">
          <w:fldChar w:fldCharType="end"/>
        </w:r>
        <w:r w:rsidDel="007A383A">
          <w:delText xml:space="preserve"> and its link with ASP.NET allows for near-transparent yet very reliable database-transaction management.</w:delText>
        </w:r>
      </w:del>
    </w:p>
    <w:p w14:paraId="6DBA2F70" w14:textId="77777777" w:rsidR="001E7A33" w:rsidRDefault="001E7A33" w:rsidP="001E7A33">
      <w:pPr>
        <w:pStyle w:val="SideBarHead"/>
      </w:pPr>
      <w:r>
        <w:t>Unit of Work and Repository Patterns</w:t>
      </w:r>
    </w:p>
    <w:p w14:paraId="1ABAD021" w14:textId="77777777" w:rsidR="001E7A33" w:rsidRDefault="001E7A33" w:rsidP="001E7A33">
      <w:pPr>
        <w:pStyle w:val="SideBarBody"/>
      </w:pPr>
      <w:r>
        <w:t xml:space="preserve">Martin Fowler introduces some extremely valuable enterprise patterns in his book, </w:t>
      </w:r>
      <w:r w:rsidRPr="001E7A33">
        <w:t>Patterns of Enterprise Application Architecture</w:t>
      </w:r>
      <w:r>
        <w:t xml:space="preserve"> (Addison-Wesley, 2002). If you aren’t familiar with the definition and use-cases of Unit of Work and Repository as they apply to data access, then I strongly encourage you to read up on them in Martin’s book. For a free and quick summary of the patterns, you can also visit </w:t>
      </w:r>
      <w:r w:rsidRPr="00D020A5">
        <w:rPr>
          <w:rStyle w:val="CodeInline"/>
        </w:rPr>
        <w:t>www.martinfowler.com</w:t>
      </w:r>
      <w:r>
        <w:t>, where he offers some brief descriptions and diagrams of some of the patterns found in the book. Possessing a solid understanding of such data access</w:t>
      </w:r>
      <w:r w:rsidRPr="001E7A33">
        <w:t>–</w:t>
      </w:r>
      <w:r>
        <w:t>related patterns is key to properly managing database connections and transactions, in-memory object state, data cache. It is also critical to maintaining testability.</w:t>
      </w:r>
    </w:p>
    <w:p w14:paraId="0BCF3FF5" w14:textId="130894CE" w:rsidR="001E7A33" w:rsidDel="00444AA0" w:rsidRDefault="001E7A33" w:rsidP="001E7A33">
      <w:pPr>
        <w:rPr>
          <w:del w:id="1193" w:author="Brian Wortman" w:date="2014-04-04T19:30:00Z"/>
        </w:rPr>
      </w:pPr>
      <w:del w:id="1194" w:author="Brian Wortman" w:date="2014-04-04T19:30:00Z">
        <w:r w:rsidDel="00444AA0">
          <w:lastRenderedPageBreak/>
          <w:delText xml:space="preserve">As you work with NHibernate in your task management sample REST service, be sure to note the way in which the code manages the lifetime and injection of </w:delText>
        </w:r>
        <w:r w:rsidRPr="00B33031" w:rsidDel="00444AA0">
          <w:rPr>
            <w:rStyle w:val="CodeInline"/>
          </w:rPr>
          <w:delText>ISession</w:delText>
        </w:r>
        <w:r w:rsidDel="00444AA0">
          <w:delText xml:space="preserve"> instances. This is arguably the key to much of the value of using NHibernate within ASP.NET MVC applications. Also, if you use NHibernate and maintain a separation of the data model classes from the actual repositories</w:delText>
        </w:r>
        <w:r w:rsidDel="00444AA0">
          <w:fldChar w:fldCharType="begin"/>
        </w:r>
        <w:r w:rsidDel="00444AA0">
          <w:delInstrText xml:space="preserve"> XE "</w:delInstrText>
        </w:r>
        <w:r w:rsidRPr="006A25A1" w:rsidDel="00444AA0">
          <w:delInstrText>REST architecture: API: data access</w:delInstrText>
        </w:r>
        <w:r w:rsidDel="00444AA0">
          <w:delInstrText xml:space="preserve">" </w:delInstrText>
        </w:r>
        <w:r w:rsidDel="00444AA0">
          <w:fldChar w:fldCharType="end"/>
        </w:r>
        <w:r w:rsidDel="00444AA0">
          <w:delText xml:space="preserve"> and mapping files, then you can create a true provider-agnostic data access interface layer. I’m a huge fan of code and architecture cleanliness and simplicity, so the fact that you can completely separate the caller from anything SQL Server–related is a very important to me (even if I never intend to support any other platform beyond SQL Server).</w:delText>
        </w:r>
      </w:del>
    </w:p>
    <w:p w14:paraId="68CD1110" w14:textId="597C729A" w:rsidR="00C45428" w:rsidRDefault="00C45428" w:rsidP="001E7A33">
      <w:pPr>
        <w:pStyle w:val="Heading2"/>
        <w:rPr>
          <w:ins w:id="1195" w:author="Brian Wortman" w:date="2014-04-04T19:10:00Z"/>
        </w:rPr>
      </w:pPr>
      <w:ins w:id="1196" w:author="Brian Wortman" w:date="2014-04-04T19:10:00Z">
        <w:r>
          <w:t>Type Mapper</w:t>
        </w:r>
      </w:ins>
    </w:p>
    <w:p w14:paraId="02FA5ADD" w14:textId="491C92B6" w:rsidR="00C45428" w:rsidRPr="008A4ACD" w:rsidRDefault="009A58FC" w:rsidP="001C006D">
      <w:pPr>
        <w:pStyle w:val="BodyTextFirst"/>
        <w:rPr>
          <w:ins w:id="1197" w:author="Brian Wortman" w:date="2014-04-04T19:10:00Z"/>
        </w:rPr>
        <w:pPrChange w:id="1198" w:author="Jamie Kurtz" w:date="2014-04-12T09:01:00Z">
          <w:pPr>
            <w:pStyle w:val="Heading2"/>
          </w:pPr>
        </w:pPrChange>
      </w:pPr>
      <w:ins w:id="1199" w:author="Brian Wortman" w:date="2014-04-04T19:16:00Z">
        <w:r>
          <w:t xml:space="preserve">A good type mapper </w:t>
        </w:r>
      </w:ins>
      <w:ins w:id="1200" w:author="Brian Wortman" w:date="2014-04-04T19:13:00Z">
        <w:r>
          <w:t xml:space="preserve">liberates you from </w:t>
        </w:r>
      </w:ins>
      <w:ins w:id="1201" w:author="Brian Wortman" w:date="2014-04-04T19:11:00Z">
        <w:r w:rsidR="00C45428">
          <w:t xml:space="preserve">the tedium of </w:t>
        </w:r>
      </w:ins>
      <w:ins w:id="1202" w:author="Brian Wortman" w:date="2014-04-04T19:12:00Z">
        <w:r w:rsidR="00C45428">
          <w:t xml:space="preserve">manually </w:t>
        </w:r>
      </w:ins>
      <w:ins w:id="1203" w:author="Brian Wortman" w:date="2014-04-04T19:11:00Z">
        <w:r w:rsidR="00C45428">
          <w:t xml:space="preserve">mapping data </w:t>
        </w:r>
      </w:ins>
      <w:ins w:id="1204" w:author="Brian Wortman" w:date="2014-04-04T19:12:00Z">
        <w:r w:rsidR="00C45428">
          <w:t xml:space="preserve">between </w:t>
        </w:r>
      </w:ins>
      <w:ins w:id="1205" w:author="Brian Wortman" w:date="2014-04-04T19:13:00Z">
        <w:r>
          <w:t>objects</w:t>
        </w:r>
      </w:ins>
      <w:ins w:id="1206" w:author="Brian Wortman" w:date="2014-04-04T19:18:00Z">
        <w:r w:rsidR="007945FE">
          <w:t xml:space="preserve"> as processing flows up and down the stack</w:t>
        </w:r>
      </w:ins>
      <w:ins w:id="1207" w:author="Brian Wortman" w:date="2014-04-04T19:11:00Z">
        <w:r w:rsidR="00C45428">
          <w:t>.</w:t>
        </w:r>
      </w:ins>
      <w:ins w:id="1208" w:author="Brian Wortman" w:date="2014-04-04T19:13:00Z">
        <w:r>
          <w:t xml:space="preserve"> </w:t>
        </w:r>
      </w:ins>
      <w:ins w:id="1209" w:author="Brian Wortman" w:date="2014-04-04T19:16:00Z">
        <w:r>
          <w:t xml:space="preserve">We will be using </w:t>
        </w:r>
        <w:proofErr w:type="spellStart"/>
        <w:r>
          <w:t>AutoMapper</w:t>
        </w:r>
      </w:ins>
      <w:proofErr w:type="spellEnd"/>
      <w:ins w:id="1210" w:author="Brian Wortman" w:date="2014-04-04T19:32:00Z">
        <w:r w:rsidR="00444AA0">
          <w:t xml:space="preserve"> </w:t>
        </w:r>
      </w:ins>
      <w:ins w:id="1211" w:author="Brian Wortman" w:date="2014-04-04T19:14:00Z">
        <w:r>
          <w:t xml:space="preserve">to </w:t>
        </w:r>
      </w:ins>
      <w:ins w:id="1212" w:author="Brian Wortman" w:date="2014-04-04T19:15:00Z">
        <w:r>
          <w:t>map data between resources and their persistent representations</w:t>
        </w:r>
      </w:ins>
      <w:ins w:id="1213" w:author="Brian Wortman" w:date="2014-04-04T19:16:00Z">
        <w:r>
          <w:t xml:space="preserve">, or </w:t>
        </w:r>
      </w:ins>
      <w:ins w:id="1214" w:author="Brian Wortman" w:date="2014-04-04T19:15:00Z">
        <w:r>
          <w:t>entities.</w:t>
        </w:r>
      </w:ins>
      <w:ins w:id="1215" w:author="Jamie Kurtz" w:date="2014-04-07T20:04:00Z">
        <w:r w:rsidR="00B11C13">
          <w:t xml:space="preserve"> In other words, we can lean on </w:t>
        </w:r>
        <w:proofErr w:type="spellStart"/>
        <w:r w:rsidR="00B11C13">
          <w:t>AutoMapper</w:t>
        </w:r>
        <w:proofErr w:type="spellEnd"/>
        <w:r w:rsidR="00B11C13">
          <w:t xml:space="preserve"> to copy values from the domain or data model object</w:t>
        </w:r>
      </w:ins>
      <w:ins w:id="1216" w:author="Jamie Kurtz" w:date="2014-04-07T20:05:00Z">
        <w:r w:rsidR="00B11C13">
          <w:t xml:space="preserve"> to and from the corresponding - yet, slightly different - REST resource type. This allows us to easily account for differences in property names, data types, and </w:t>
        </w:r>
        <w:del w:id="1217" w:author="Brian Wortman" w:date="2014-04-11T22:57:00Z">
          <w:r w:rsidR="00B11C13" w:rsidDel="00AA105D">
            <w:delText xml:space="preserve">great or fewer </w:delText>
          </w:r>
        </w:del>
      </w:ins>
      <w:ins w:id="1218" w:author="Brian Wortman" w:date="2014-04-11T22:57:00Z">
        <w:r w:rsidR="00AA105D">
          <w:t xml:space="preserve">even differences in the </w:t>
        </w:r>
      </w:ins>
      <w:ins w:id="1219" w:author="Brian Wortman" w:date="2014-04-11T22:59:00Z">
        <w:r w:rsidR="007655A3">
          <w:t xml:space="preserve">actual </w:t>
        </w:r>
      </w:ins>
      <w:ins w:id="1220" w:author="Jamie Kurtz" w:date="2014-04-07T20:05:00Z">
        <w:r w:rsidR="00B11C13">
          <w:t>number of properties.</w:t>
        </w:r>
      </w:ins>
    </w:p>
    <w:p w14:paraId="28D555CC" w14:textId="77777777" w:rsidR="001E7A33" w:rsidRDefault="001E7A33" w:rsidP="001E7A33">
      <w:pPr>
        <w:pStyle w:val="Heading2"/>
      </w:pPr>
      <w:proofErr w:type="spellStart"/>
      <w:proofErr w:type="gramStart"/>
      <w:r>
        <w:t>IoC</w:t>
      </w:r>
      <w:proofErr w:type="spellEnd"/>
      <w:proofErr w:type="gramEnd"/>
      <w:r>
        <w:t xml:space="preserve"> Container</w:t>
      </w:r>
    </w:p>
    <w:p w14:paraId="1B494B01" w14:textId="6EFD8504" w:rsidR="001E7A33" w:rsidDel="00694EEE" w:rsidRDefault="001E7A33" w:rsidP="001C006D">
      <w:pPr>
        <w:pStyle w:val="BodyTextFirst"/>
        <w:rPr>
          <w:del w:id="1221" w:author="Brian Wortman" w:date="2014-04-04T19:35:00Z"/>
        </w:rPr>
        <w:pPrChange w:id="1222" w:author="Jamie Kurtz" w:date="2014-04-12T09:01:00Z">
          <w:pPr/>
        </w:pPrChange>
      </w:pPr>
      <w:r>
        <w:t xml:space="preserve">These days, whether working in .NET or in Java, not using an </w:t>
      </w:r>
      <w:proofErr w:type="spellStart"/>
      <w:proofErr w:type="gramStart"/>
      <w:r>
        <w:t>IoC</w:t>
      </w:r>
      <w:proofErr w:type="spellEnd"/>
      <w:proofErr w:type="gramEnd"/>
      <w:r>
        <w:t xml:space="preserve"> container</w:t>
      </w:r>
      <w:r>
        <w:fldChar w:fldCharType="begin"/>
      </w:r>
      <w:r>
        <w:instrText xml:space="preserve"> XE "</w:instrText>
      </w:r>
      <w:r w:rsidRPr="005D18A4">
        <w:instrText>REST architecture: API: IoC container</w:instrText>
      </w:r>
      <w:r>
        <w:instrText xml:space="preserve">" </w:instrText>
      </w:r>
      <w:r>
        <w:fldChar w:fldCharType="end"/>
      </w:r>
      <w:r>
        <w:t xml:space="preserve"> of some sort can almost be considered foolish. </w:t>
      </w:r>
      <w:del w:id="1223" w:author="Brian Wortman" w:date="2014-04-04T19:33:00Z">
        <w:r w:rsidDel="00694EEE">
          <w:delText>Again</w:delText>
        </w:r>
      </w:del>
      <w:ins w:id="1224" w:author="Brian Wortman" w:date="2014-04-04T19:33:00Z">
        <w:r w:rsidR="00694EEE">
          <w:t>T</w:t>
        </w:r>
      </w:ins>
      <w:del w:id="1225" w:author="Brian Wortman" w:date="2014-04-04T19:33:00Z">
        <w:r w:rsidDel="00694EEE">
          <w:delText>, t</w:delText>
        </w:r>
      </w:del>
      <w:r>
        <w:t>here are certainly special circumstances that might require you to manage dependencies yourself</w:t>
      </w:r>
      <w:ins w:id="1226" w:author="Brian Wortman" w:date="2014-04-04T19:33:00Z">
        <w:r w:rsidR="00694EEE">
          <w:t>, b</w:t>
        </w:r>
      </w:ins>
      <w:del w:id="1227" w:author="Brian Wortman" w:date="2014-04-04T19:33:00Z">
        <w:r w:rsidDel="00694EEE">
          <w:delText>. B</w:delText>
        </w:r>
      </w:del>
      <w:r>
        <w:t>ut generally speaking, using one of the available frameworks is pretty much a no-brainer.</w:t>
      </w:r>
      <w:ins w:id="1228" w:author="Brian Wortman" w:date="2014-04-04T19:36:00Z">
        <w:r w:rsidR="00694EEE">
          <w:t xml:space="preserve"> The ASP.NET Web </w:t>
        </w:r>
      </w:ins>
      <w:ins w:id="1229" w:author="Jamie Kurtz" w:date="2014-04-07T20:07:00Z">
        <w:r w:rsidR="004F7CB6">
          <w:t>API</w:t>
        </w:r>
      </w:ins>
      <w:ins w:id="1230" w:author="Brian Wortman" w:date="2014-04-04T19:36:00Z">
        <w:del w:id="1231" w:author="Jamie Kurtz" w:date="2014-04-07T20:07:00Z">
          <w:r w:rsidR="00694EEE" w:rsidDel="004F7CB6">
            <w:delText>Api</w:delText>
          </w:r>
        </w:del>
        <w:r w:rsidR="00694EEE">
          <w:t xml:space="preserve"> provides</w:t>
        </w:r>
      </w:ins>
      <w:ins w:id="1232" w:author="Brian Wortman" w:date="2014-04-04T19:37:00Z">
        <w:r w:rsidR="00694EEE">
          <w:t xml:space="preserve"> the </w:t>
        </w:r>
        <w:proofErr w:type="spellStart"/>
        <w:r w:rsidR="00694EEE">
          <w:rPr>
            <w:rStyle w:val="CodeInline"/>
          </w:rPr>
          <w:t>IDependencyResolver</w:t>
        </w:r>
      </w:ins>
      <w:proofErr w:type="spellEnd"/>
      <w:ins w:id="1233" w:author="Brian Wortman" w:date="2014-04-04T19:36:00Z">
        <w:r w:rsidR="00694EEE">
          <w:t xml:space="preserve"> </w:t>
        </w:r>
      </w:ins>
      <w:ins w:id="1234" w:author="Brian Wortman" w:date="2014-04-04T19:38:00Z">
        <w:r w:rsidR="00AF377E">
          <w:t xml:space="preserve">interface </w:t>
        </w:r>
      </w:ins>
      <w:ins w:id="1235" w:author="Brian Wortman" w:date="2014-04-04T19:37:00Z">
        <w:r w:rsidR="00694EEE">
          <w:t xml:space="preserve">for </w:t>
        </w:r>
      </w:ins>
      <w:ins w:id="1236" w:author="Brian Wortman" w:date="2014-04-04T19:39:00Z">
        <w:r w:rsidR="00AF377E">
          <w:t xml:space="preserve">the very purpose of </w:t>
        </w:r>
      </w:ins>
      <w:ins w:id="1237" w:author="Brian Wortman" w:date="2014-04-04T19:38:00Z">
        <w:r w:rsidR="00AF377E">
          <w:t xml:space="preserve">resolving dependencies, and we will </w:t>
        </w:r>
      </w:ins>
      <w:ins w:id="1238" w:author="Brian Wortman" w:date="2014-04-04T19:39:00Z">
        <w:r w:rsidR="00AF377E">
          <w:t xml:space="preserve">implement </w:t>
        </w:r>
      </w:ins>
      <w:ins w:id="1239" w:author="Brian Wortman" w:date="2014-04-04T19:38:00Z">
        <w:r w:rsidR="00AF377E">
          <w:t xml:space="preserve">it with the </w:t>
        </w:r>
      </w:ins>
      <w:del w:id="1240" w:author="Brian Wortman" w:date="2014-04-04T19:34:00Z">
        <w:r w:rsidDel="00694EEE">
          <w:delText xml:space="preserve"> If you’re one of the many developers who don’t know what an IoC container is used for, I suspect this method of managing dependencies and using such a tool might be the most valuable thing you will learn from this book. Seriously, dependency injection tends to be the anchor on which most other good patterns and practices hang.</w:delText>
        </w:r>
      </w:del>
    </w:p>
    <w:p w14:paraId="65CF1B4F" w14:textId="10F4B75D" w:rsidR="001E7A33" w:rsidRDefault="001E7A33" w:rsidP="001C006D">
      <w:pPr>
        <w:pStyle w:val="BodyTextFirst"/>
        <w:pPrChange w:id="1241" w:author="Jamie Kurtz" w:date="2014-04-12T09:01:00Z">
          <w:pPr/>
        </w:pPrChange>
      </w:pPr>
      <w:del w:id="1242" w:author="Brian Wortman" w:date="2014-04-04T19:35:00Z">
        <w:r w:rsidDel="00694EEE">
          <w:delText xml:space="preserve">I’ve used a few different IoC containers, and the one I like best is </w:delText>
        </w:r>
      </w:del>
      <w:proofErr w:type="spellStart"/>
      <w:r w:rsidRPr="001E7A33">
        <w:t>Ninject</w:t>
      </w:r>
      <w:proofErr w:type="spellEnd"/>
      <w:ins w:id="1243" w:author="Brian Wortman" w:date="2014-04-04T19:38:00Z">
        <w:r w:rsidR="00AF377E">
          <w:t xml:space="preserve"> container</w:t>
        </w:r>
      </w:ins>
      <w:r>
        <w:t>.</w:t>
      </w:r>
      <w:del w:id="1244" w:author="Brian Wortman" w:date="2014-04-04T19:35:00Z">
        <w:r w:rsidDel="00694EEE">
          <w:delText xml:space="preserve"> It is extremely simple to use, contained within a single DLL, and configured with a fluent-like syntax (e.g., when registering the various type mappings and object instances). It also has the ability to register a callback method for type resolution, which will come in handy when you want to make NHibernate </w:delText>
        </w:r>
        <w:r w:rsidRPr="00B33031" w:rsidDel="00694EEE">
          <w:rPr>
            <w:rStyle w:val="CodeInline"/>
          </w:rPr>
          <w:delText>ISession</w:delText>
        </w:r>
        <w:r w:rsidDel="00694EEE">
          <w:delText xml:space="preserve"> objects available for constructor injection into your repository objects</w:delText>
        </w:r>
      </w:del>
      <w:del w:id="1245" w:author="Brian Wortman" w:date="2014-04-04T19:38:00Z">
        <w:r w:rsidDel="00AF377E">
          <w:delText>.</w:delText>
        </w:r>
      </w:del>
    </w:p>
    <w:p w14:paraId="55579D82" w14:textId="77777777" w:rsidR="001E7A33" w:rsidRDefault="001E7A33" w:rsidP="001E7A33">
      <w:pPr>
        <w:pStyle w:val="Heading2"/>
      </w:pPr>
      <w:bookmarkStart w:id="1246" w:name="tab1"/>
      <w:r>
        <w:t>Logger</w:t>
      </w:r>
    </w:p>
    <w:p w14:paraId="1D426F14" w14:textId="14287441" w:rsidR="001E7A33" w:rsidDel="00AF377E" w:rsidRDefault="001E7A33" w:rsidP="001C006D">
      <w:pPr>
        <w:pStyle w:val="BodyTextFirst"/>
        <w:rPr>
          <w:del w:id="1247" w:author="Brian Wortman" w:date="2014-04-04T19:40:00Z"/>
        </w:rPr>
        <w:pPrChange w:id="1248" w:author="Jamie Kurtz" w:date="2014-04-12T09:01:00Z">
          <w:pPr/>
        </w:pPrChange>
      </w:pPr>
      <w:r>
        <w:t>If you ask 10 people for their opinion on the best logger</w:t>
      </w:r>
      <w:r>
        <w:fldChar w:fldCharType="begin"/>
      </w:r>
      <w:r>
        <w:instrText xml:space="preserve"> XE "</w:instrText>
      </w:r>
      <w:r w:rsidRPr="00FC7E56">
        <w:instrText>REST architecture: API: logger</w:instrText>
      </w:r>
      <w:r>
        <w:instrText xml:space="preserve">" \r "tab1" </w:instrText>
      </w:r>
      <w:r>
        <w:fldChar w:fldCharType="end"/>
      </w:r>
      <w:r>
        <w:t>, you will likely get 11 different answers</w:t>
      </w:r>
      <w:del w:id="1249" w:author="Brian Wortman" w:date="2014-04-04T19:40:00Z">
        <w:r w:rsidDel="00AF377E">
          <w:delText>. There are many ways to write log messages from within an application, including built-in .NET tracing. What’s most important with loggers is that you can configure them via configuration files—</w:delText>
        </w:r>
        <w:r w:rsidRPr="001E7A33" w:rsidDel="00AF377E">
          <w:delText>not</w:delText>
        </w:r>
        <w:r w:rsidDel="00AF377E">
          <w:delText xml:space="preserve"> by changing code and recompiling. As such, any logger worth considering will offer some degree of the following capabilities—all configurable at runtime (or during deployment):</w:delText>
        </w:r>
      </w:del>
    </w:p>
    <w:p w14:paraId="18AC067E" w14:textId="20D0A0F7" w:rsidR="001E7A33" w:rsidRPr="001B6F1F" w:rsidDel="00AF377E" w:rsidRDefault="001E7A33" w:rsidP="001C006D">
      <w:pPr>
        <w:pStyle w:val="BodyTextFirst"/>
        <w:rPr>
          <w:del w:id="1250" w:author="Brian Wortman" w:date="2014-04-04T19:40:00Z"/>
        </w:rPr>
        <w:pPrChange w:id="1251" w:author="Jamie Kurtz" w:date="2014-04-12T09:01:00Z">
          <w:pPr>
            <w:pStyle w:val="Bullet"/>
          </w:pPr>
        </w:pPrChange>
      </w:pPr>
      <w:del w:id="1252" w:author="Brian Wortman" w:date="2014-04-04T19:40:00Z">
        <w:r w:rsidRPr="001B6F1F" w:rsidDel="00AF377E">
          <w:delText>Filtering</w:delText>
        </w:r>
      </w:del>
    </w:p>
    <w:p w14:paraId="1A81DA68" w14:textId="7EBBDFF8" w:rsidR="001E7A33" w:rsidDel="00AF377E" w:rsidRDefault="001E7A33" w:rsidP="001C006D">
      <w:pPr>
        <w:pStyle w:val="BodyTextFirst"/>
        <w:rPr>
          <w:del w:id="1253" w:author="Brian Wortman" w:date="2014-04-04T19:40:00Z"/>
        </w:rPr>
        <w:pPrChange w:id="1254" w:author="Jamie Kurtz" w:date="2014-04-12T09:01:00Z">
          <w:pPr>
            <w:pStyle w:val="Bullet"/>
          </w:pPr>
        </w:pPrChange>
      </w:pPr>
      <w:del w:id="1255" w:author="Brian Wortman" w:date="2014-04-04T19:40:00Z">
        <w:r w:rsidDel="00AF377E">
          <w:delText>Log levels</w:delText>
        </w:r>
      </w:del>
    </w:p>
    <w:p w14:paraId="02A477F7" w14:textId="088C2ECC" w:rsidR="001E7A33" w:rsidDel="00AF377E" w:rsidRDefault="001E7A33" w:rsidP="001C006D">
      <w:pPr>
        <w:pStyle w:val="BodyTextFirst"/>
        <w:rPr>
          <w:del w:id="1256" w:author="Brian Wortman" w:date="2014-04-04T19:40:00Z"/>
        </w:rPr>
        <w:pPrChange w:id="1257" w:author="Jamie Kurtz" w:date="2014-04-12T09:01:00Z">
          <w:pPr>
            <w:pStyle w:val="Bullet"/>
          </w:pPr>
        </w:pPrChange>
      </w:pPr>
      <w:del w:id="1258" w:author="Brian Wortman" w:date="2014-04-04T19:40:00Z">
        <w:r w:rsidDel="00AF377E">
          <w:delText>Routing</w:delText>
        </w:r>
      </w:del>
    </w:p>
    <w:p w14:paraId="7A9AEA56" w14:textId="04EC0BC6" w:rsidR="001E7A33" w:rsidDel="00AF377E" w:rsidRDefault="001E7A33" w:rsidP="001C006D">
      <w:pPr>
        <w:pStyle w:val="BodyTextFirst"/>
        <w:rPr>
          <w:del w:id="1259" w:author="Brian Wortman" w:date="2014-04-04T19:40:00Z"/>
        </w:rPr>
        <w:pPrChange w:id="1260" w:author="Jamie Kurtz" w:date="2014-04-12T09:01:00Z">
          <w:pPr>
            <w:pStyle w:val="Bullet"/>
          </w:pPr>
        </w:pPrChange>
      </w:pPr>
      <w:del w:id="1261" w:author="Brian Wortman" w:date="2014-04-04T19:40:00Z">
        <w:r w:rsidDel="00AF377E">
          <w:delText>Formatting</w:delText>
        </w:r>
      </w:del>
    </w:p>
    <w:p w14:paraId="241CDA82" w14:textId="40CCB957" w:rsidR="001E7A33" w:rsidDel="00AF377E" w:rsidRDefault="001E7A33" w:rsidP="001C006D">
      <w:pPr>
        <w:pStyle w:val="BodyTextFirst"/>
        <w:rPr>
          <w:del w:id="1262" w:author="Brian Wortman" w:date="2014-04-04T19:40:00Z"/>
        </w:rPr>
        <w:pPrChange w:id="1263" w:author="Jamie Kurtz" w:date="2014-04-12T09:01:00Z">
          <w:pPr/>
        </w:pPrChange>
      </w:pPr>
      <w:del w:id="1264" w:author="Brian Wortman" w:date="2014-04-04T19:40:00Z">
        <w:r w:rsidDel="00AF377E">
          <w:delText xml:space="preserve">Filtering allows you to write code using certain tags or categories, and then filter them out at runtime. For example, a filter value might be a certain section of the application called </w:delText>
        </w:r>
        <w:r w:rsidRPr="00B33031" w:rsidDel="00AF377E">
          <w:rPr>
            <w:rStyle w:val="CodeInline"/>
          </w:rPr>
          <w:delText>authentication</w:delText>
        </w:r>
        <w:r w:rsidDel="00AF377E">
          <w:delText xml:space="preserve">, or a certain class called </w:delText>
        </w:r>
        <w:r w:rsidRPr="00B33031" w:rsidDel="00AF377E">
          <w:rPr>
            <w:rStyle w:val="CodeInline"/>
          </w:rPr>
          <w:delText>Mvc4ServicesBook.Web.Api.TasksController</w:delText>
        </w:r>
        <w:r w:rsidDel="00AF377E">
          <w:delText>. So the code itself would have this category either hard-coded or inserted by the logger, and then the configuration file could be used to turn those categories on or off. In this manner, you can decide at run time to log certain types of messages. Obviously, you don’t want to be required to update and recompile your code in order to log more information.</w:delText>
        </w:r>
      </w:del>
    </w:p>
    <w:p w14:paraId="01F781F9" w14:textId="7F5A318E" w:rsidR="001E7A33" w:rsidDel="00AF377E" w:rsidRDefault="001E7A33" w:rsidP="001C006D">
      <w:pPr>
        <w:pStyle w:val="BodyTextFirst"/>
        <w:rPr>
          <w:del w:id="1265" w:author="Brian Wortman" w:date="2014-04-04T19:40:00Z"/>
        </w:rPr>
        <w:pPrChange w:id="1266" w:author="Jamie Kurtz" w:date="2014-04-12T09:01:00Z">
          <w:pPr/>
        </w:pPrChange>
      </w:pPr>
      <w:del w:id="1267" w:author="Brian Wortman" w:date="2014-04-04T19:40:00Z">
        <w:r w:rsidDel="00AF377E">
          <w:delText xml:space="preserve">Log levels are essentially a special case of filtering, where the different log levels are typically </w:delText>
        </w:r>
        <w:r w:rsidRPr="00B33031" w:rsidDel="00AF377E">
          <w:rPr>
            <w:rStyle w:val="CodeInline"/>
          </w:rPr>
          <w:delText>DEBUG</w:delText>
        </w:r>
        <w:r w:rsidDel="00AF377E">
          <w:delText xml:space="preserve">, </w:delText>
        </w:r>
        <w:r w:rsidRPr="00B33031" w:rsidDel="00AF377E">
          <w:rPr>
            <w:rStyle w:val="CodeInline"/>
          </w:rPr>
          <w:delText>VERBOSE</w:delText>
        </w:r>
        <w:r w:rsidDel="00AF377E">
          <w:delText xml:space="preserve">, </w:delText>
        </w:r>
        <w:r w:rsidRPr="00B33031" w:rsidDel="00AF377E">
          <w:rPr>
            <w:rStyle w:val="CodeInline"/>
          </w:rPr>
          <w:delText>INFO</w:delText>
        </w:r>
        <w:r w:rsidDel="00AF377E">
          <w:delText xml:space="preserve">, </w:delText>
        </w:r>
        <w:r w:rsidRPr="00B33031" w:rsidDel="00AF377E">
          <w:rPr>
            <w:rStyle w:val="CodeInline"/>
          </w:rPr>
          <w:delText>WARNING</w:delText>
        </w:r>
        <w:r w:rsidDel="00AF377E">
          <w:delText xml:space="preserve">, </w:delText>
        </w:r>
        <w:r w:rsidRPr="00B33031" w:rsidDel="00AF377E">
          <w:rPr>
            <w:rStyle w:val="CodeInline"/>
          </w:rPr>
          <w:delText>ERROR</w:delText>
        </w:r>
        <w:r w:rsidDel="00AF377E">
          <w:delText xml:space="preserve">, </w:delText>
        </w:r>
        <w:r w:rsidRPr="00B33031" w:rsidDel="00AF377E">
          <w:rPr>
            <w:rStyle w:val="CodeInline"/>
          </w:rPr>
          <w:delText>CRITICAL</w:delText>
        </w:r>
        <w:r w:rsidDel="00AF377E">
          <w:delText xml:space="preserve">, and </w:delText>
        </w:r>
        <w:r w:rsidRPr="00B33031" w:rsidDel="00AF377E">
          <w:rPr>
            <w:rStyle w:val="CodeInline"/>
          </w:rPr>
          <w:delText>FATAL</w:delText>
        </w:r>
        <w:r w:rsidDel="00AF377E">
          <w:delText xml:space="preserve"> (or some combination thereof). This particular filter is used often enough that most loggers make it a prominent part of the API. For example, </w:delText>
        </w:r>
        <w:r w:rsidRPr="001E7A33" w:rsidDel="00AF377E">
          <w:delText>log4net</w:delText>
        </w:r>
        <w:r w:rsidDel="00AF377E">
          <w:delText xml:space="preserve">’s logger class contains methods named after those levels: </w:delText>
        </w:r>
        <w:r w:rsidRPr="004133AD" w:rsidDel="00AF377E">
          <w:rPr>
            <w:rStyle w:val="CodeInline"/>
          </w:rPr>
          <w:delText>Debug()</w:delText>
        </w:r>
        <w:r w:rsidRPr="00B33031" w:rsidDel="00AF377E">
          <w:delText xml:space="preserve">, </w:delText>
        </w:r>
        <w:r w:rsidRPr="004133AD" w:rsidDel="00AF377E">
          <w:rPr>
            <w:rStyle w:val="CodeInline"/>
          </w:rPr>
          <w:delText>Verbose()</w:delText>
        </w:r>
        <w:r w:rsidRPr="00B33031" w:rsidDel="00AF377E">
          <w:delText xml:space="preserve">, </w:delText>
        </w:r>
        <w:r w:rsidRPr="004133AD" w:rsidDel="00AF377E">
          <w:rPr>
            <w:rStyle w:val="CodeInline"/>
          </w:rPr>
          <w:delText>Info()</w:delText>
        </w:r>
        <w:r w:rsidRPr="00B33031" w:rsidDel="00AF377E">
          <w:delText xml:space="preserve">, </w:delText>
        </w:r>
        <w:r w:rsidRPr="001C09AF" w:rsidDel="00AF377E">
          <w:delText>and</w:delText>
        </w:r>
        <w:r w:rsidRPr="004133AD" w:rsidDel="00AF377E">
          <w:rPr>
            <w:rStyle w:val="CodeInline"/>
          </w:rPr>
          <w:delText xml:space="preserve"> Error()</w:delText>
        </w:r>
        <w:r w:rsidDel="00AF377E">
          <w:delText>.</w:delText>
        </w:r>
      </w:del>
    </w:p>
    <w:p w14:paraId="0F41F1A5" w14:textId="5BDF2022" w:rsidR="001E7A33" w:rsidDel="00AF377E" w:rsidRDefault="001E7A33" w:rsidP="001C006D">
      <w:pPr>
        <w:pStyle w:val="BodyTextFirst"/>
        <w:rPr>
          <w:del w:id="1268" w:author="Brian Wortman" w:date="2014-04-04T19:40:00Z"/>
        </w:rPr>
        <w:pPrChange w:id="1269" w:author="Jamie Kurtz" w:date="2014-04-12T09:01:00Z">
          <w:pPr/>
        </w:pPrChange>
      </w:pPr>
      <w:del w:id="1270" w:author="Brian Wortman" w:date="2014-04-04T19:40:00Z">
        <w:r w:rsidDel="00AF377E">
          <w:delText>Routing describes the ability for log messages to be sent to different targets by simply updating the configuration file. In other words, the code itself knows nothing about where the log data will eventually end up—it just sends log messages to the logger. Then, at deployment or runtime, the configuration file is updated to route log data to one or more providers. Examples of some providers include text file, XML file, Windows event log, SMTP server/e-mail, and SQL Server databases. Typically, you can also configure different routes for different filters, as in these examples:</w:delText>
        </w:r>
      </w:del>
    </w:p>
    <w:p w14:paraId="6FE005A8" w14:textId="19E0A4C7" w:rsidR="001E7A33" w:rsidDel="00AF377E" w:rsidRDefault="001E7A33" w:rsidP="001C006D">
      <w:pPr>
        <w:pStyle w:val="BodyTextFirst"/>
        <w:rPr>
          <w:del w:id="1271" w:author="Brian Wortman" w:date="2014-04-04T19:40:00Z"/>
        </w:rPr>
        <w:pPrChange w:id="1272" w:author="Jamie Kurtz" w:date="2014-04-12T09:01:00Z">
          <w:pPr>
            <w:pStyle w:val="Bullet"/>
          </w:pPr>
        </w:pPrChange>
      </w:pPr>
      <w:del w:id="1273" w:author="Brian Wortman" w:date="2014-04-04T19:40:00Z">
        <w:r w:rsidDel="00AF377E">
          <w:delText>Send info and debug messages to a log file</w:delText>
        </w:r>
      </w:del>
    </w:p>
    <w:p w14:paraId="0045F027" w14:textId="4EDB173B" w:rsidR="001E7A33" w:rsidDel="00AF377E" w:rsidRDefault="001E7A33" w:rsidP="001C006D">
      <w:pPr>
        <w:pStyle w:val="BodyTextFirst"/>
        <w:rPr>
          <w:del w:id="1274" w:author="Brian Wortman" w:date="2014-04-04T19:40:00Z"/>
        </w:rPr>
        <w:pPrChange w:id="1275" w:author="Jamie Kurtz" w:date="2014-04-12T09:01:00Z">
          <w:pPr>
            <w:pStyle w:val="Bullet"/>
          </w:pPr>
        </w:pPrChange>
      </w:pPr>
      <w:del w:id="1276" w:author="Brian Wortman" w:date="2014-04-04T19:40:00Z">
        <w:r w:rsidDel="00AF377E">
          <w:delText>Send warning and error messages to the event log</w:delText>
        </w:r>
      </w:del>
    </w:p>
    <w:p w14:paraId="161AADDC" w14:textId="461710D8" w:rsidR="001E7A33" w:rsidDel="00AF377E" w:rsidRDefault="001E7A33" w:rsidP="001C006D">
      <w:pPr>
        <w:pStyle w:val="BodyTextFirst"/>
        <w:rPr>
          <w:del w:id="1277" w:author="Brian Wortman" w:date="2014-04-04T19:40:00Z"/>
        </w:rPr>
        <w:pPrChange w:id="1278" w:author="Jamie Kurtz" w:date="2014-04-12T09:01:00Z">
          <w:pPr>
            <w:pStyle w:val="Bullet"/>
          </w:pPr>
        </w:pPrChange>
      </w:pPr>
      <w:del w:id="1279" w:author="Brian Wortman" w:date="2014-04-04T19:40:00Z">
        <w:r w:rsidDel="00AF377E">
          <w:delText>Send fatal messages to an ops team via email</w:delText>
        </w:r>
      </w:del>
    </w:p>
    <w:p w14:paraId="188C926A" w14:textId="7DEE0336" w:rsidR="001E7A33" w:rsidDel="00AF377E" w:rsidRDefault="001E7A33" w:rsidP="001C006D">
      <w:pPr>
        <w:pStyle w:val="BodyTextFirst"/>
        <w:rPr>
          <w:del w:id="1280" w:author="Brian Wortman" w:date="2014-04-04T19:40:00Z"/>
        </w:rPr>
        <w:pPrChange w:id="1281" w:author="Jamie Kurtz" w:date="2014-04-12T09:01:00Z">
          <w:pPr/>
        </w:pPrChange>
      </w:pPr>
      <w:del w:id="1282" w:author="Brian Wortman" w:date="2014-04-04T19:40:00Z">
        <w:r w:rsidDel="00AF377E">
          <w:delText>Again, these types of routes and filters should be updatable via updates to a configuration file.</w:delText>
        </w:r>
      </w:del>
    </w:p>
    <w:p w14:paraId="63D9A4E9" w14:textId="5AD28FC0" w:rsidR="001E7A33" w:rsidDel="00AF377E" w:rsidRDefault="001E7A33" w:rsidP="001C006D">
      <w:pPr>
        <w:pStyle w:val="BodyTextFirst"/>
        <w:rPr>
          <w:del w:id="1283" w:author="Brian Wortman" w:date="2014-04-04T19:40:00Z"/>
        </w:rPr>
        <w:pPrChange w:id="1284" w:author="Jamie Kurtz" w:date="2014-04-12T09:01:00Z">
          <w:pPr/>
        </w:pPrChange>
      </w:pPr>
      <w:del w:id="1285" w:author="Brian Wortman" w:date="2014-04-04T19:40:00Z">
        <w:r w:rsidDel="00AF377E">
          <w:delText xml:space="preserve">Finally, a logger should offer the ability to use format strings for log messages. This means that—again, via the configuration file—you can tell the logger exactly how you want the log messages to look. These log format strings are usually similar to what you might use when specifying the format string in a call to the .NET function, </w:delText>
        </w:r>
        <w:r w:rsidRPr="005A57A3" w:rsidDel="00AF377E">
          <w:rPr>
            <w:rStyle w:val="CodeInline"/>
          </w:rPr>
          <w:delText>String.Forma</w:delText>
        </w:r>
        <w:r w:rsidDel="00AF377E">
          <w:rPr>
            <w:rStyle w:val="CodeInline"/>
          </w:rPr>
          <w:delText>t</w:delText>
        </w:r>
        <w:r w:rsidRPr="005A57A3" w:rsidDel="00AF377E">
          <w:rPr>
            <w:rStyle w:val="CodeInline"/>
          </w:rPr>
          <w:delText>()</w:delText>
        </w:r>
        <w:r w:rsidDel="00AF377E">
          <w:delText xml:space="preserve">. Further, it should be possible to utilize predefined tokens for logger-provided pieces of information. For example, the following should be available to you: the current date and time (including the ability to specify a date/time format string), logger name, </w:delText>
        </w:r>
        <w:r w:rsidRPr="00D020A5" w:rsidDel="00AF377E">
          <w:rPr>
            <w:rStyle w:val="CodeInline"/>
          </w:rPr>
          <w:delText>ThreadId</w:delText>
        </w:r>
        <w:r w:rsidDel="00AF377E">
          <w:delText>, log level, currently executing method, class name, and so on. Here’s an example from log4net:</w:delText>
        </w:r>
      </w:del>
    </w:p>
    <w:p w14:paraId="2F9857B8" w14:textId="223F445F" w:rsidR="001E7A33" w:rsidDel="00AF377E" w:rsidRDefault="001E7A33" w:rsidP="001C006D">
      <w:pPr>
        <w:pStyle w:val="BodyTextFirst"/>
        <w:rPr>
          <w:del w:id="1286" w:author="Brian Wortman" w:date="2014-04-04T19:40:00Z"/>
        </w:rPr>
        <w:pPrChange w:id="1287" w:author="Jamie Kurtz" w:date="2014-04-12T09:01:00Z">
          <w:pPr/>
        </w:pPrChange>
      </w:pPr>
    </w:p>
    <w:p w14:paraId="0269E811" w14:textId="1F19EA7B" w:rsidR="001E7A33" w:rsidRPr="008B10B2" w:rsidDel="00AF377E" w:rsidRDefault="001E7A33" w:rsidP="001C006D">
      <w:pPr>
        <w:pStyle w:val="BodyTextFirst"/>
        <w:rPr>
          <w:del w:id="1288" w:author="Brian Wortman" w:date="2014-04-04T19:40:00Z"/>
          <w:rStyle w:val="CodeInline"/>
        </w:rPr>
        <w:pPrChange w:id="1289" w:author="Jamie Kurtz" w:date="2014-04-12T09:01:00Z">
          <w:pPr>
            <w:pStyle w:val="Code"/>
          </w:pPr>
        </w:pPrChange>
      </w:pPr>
      <w:del w:id="1290" w:author="Brian Wortman" w:date="2014-04-04T19:40:00Z">
        <w:r w:rsidRPr="008B10B2" w:rsidDel="00AF377E">
          <w:rPr>
            <w:rStyle w:val="CodeInline"/>
          </w:rPr>
          <w:delText>%date %-5level [%thread] %logger - %message%newline%exception</w:delText>
        </w:r>
      </w:del>
    </w:p>
    <w:p w14:paraId="33F88CD3" w14:textId="4C132784" w:rsidR="001E7A33" w:rsidDel="00AF377E" w:rsidRDefault="001E7A33" w:rsidP="001C006D">
      <w:pPr>
        <w:pStyle w:val="BodyTextFirst"/>
        <w:rPr>
          <w:del w:id="1291" w:author="Brian Wortman" w:date="2014-04-04T19:40:00Z"/>
        </w:rPr>
        <w:pPrChange w:id="1292" w:author="Jamie Kurtz" w:date="2014-04-12T09:01:00Z">
          <w:pPr/>
        </w:pPrChange>
      </w:pPr>
      <w:del w:id="1293" w:author="Brian Wortman" w:date="2014-04-04T19:40:00Z">
        <w:r w:rsidDel="00AF377E">
          <w:delText xml:space="preserve">My logger of choice has been log4net for quite a while now. Beyond the capabilities I just described, log4net’s logger is an </w:delText>
        </w:r>
        <w:r w:rsidRPr="00B33031" w:rsidDel="00AF377E">
          <w:rPr>
            <w:rStyle w:val="CodeInline"/>
          </w:rPr>
          <w:delText>ILog</w:delText>
        </w:r>
        <w:r w:rsidDel="00AF377E">
          <w:delText xml:space="preserve"> interface. This means you can use dependency injection for supplying logger instances to any class in the application. Some loggers (e.g., Microsoft’s Enterprise Application Library Logging Block) don’t offer an interface-based logger. So you either have to wrap the entire logging API with an adapter; or, you are forced to statically bind your class code to a specific logger. At least, that was my experience.</w:delText>
        </w:r>
      </w:del>
    </w:p>
    <w:p w14:paraId="613F3A6B" w14:textId="14150ABF" w:rsidR="001E7A33" w:rsidRDefault="001E7A33" w:rsidP="001C006D">
      <w:pPr>
        <w:pStyle w:val="BodyTextFirst"/>
        <w:rPr>
          <w:ins w:id="1294" w:author="Jamie Kurtz" w:date="2014-04-12T09:01:00Z"/>
        </w:rPr>
        <w:pPrChange w:id="1295" w:author="Jamie Kurtz" w:date="2014-04-12T09:01:00Z">
          <w:pPr/>
        </w:pPrChange>
      </w:pPr>
      <w:del w:id="1296" w:author="Brian Wortman" w:date="2014-04-04T19:40:00Z">
        <w:r w:rsidDel="00AF377E">
          <w:delText>B</w:delText>
        </w:r>
      </w:del>
      <w:ins w:id="1297" w:author="Brian Wortman" w:date="2014-04-04T19:40:00Z">
        <w:r w:rsidR="00AF377E">
          <w:t xml:space="preserve">. We'll </w:t>
        </w:r>
      </w:ins>
      <w:ins w:id="1298" w:author="Brian Wortman" w:date="2014-04-04T19:41:00Z">
        <w:r w:rsidR="00AF377E">
          <w:t>spare you the suspense and tell you now that we'll be using log4net.</w:t>
        </w:r>
      </w:ins>
      <w:del w:id="1299" w:author="Brian Wortman" w:date="2014-04-04T19:41:00Z">
        <w:r w:rsidDel="00AF377E">
          <w:delText>ottom line:</w:delText>
        </w:r>
      </w:del>
      <w:r>
        <w:t xml:space="preserve"> The </w:t>
      </w:r>
      <w:r w:rsidRPr="00D020A5">
        <w:t>log4net</w:t>
      </w:r>
      <w:r>
        <w:t xml:space="preserve"> logging framework is simple to use, provides a logger interface that can be used with </w:t>
      </w:r>
      <w:proofErr w:type="spellStart"/>
      <w:proofErr w:type="gramStart"/>
      <w:r>
        <w:t>IoC</w:t>
      </w:r>
      <w:proofErr w:type="spellEnd"/>
      <w:proofErr w:type="gramEnd"/>
      <w:r>
        <w:t xml:space="preserve"> containers, comes with numerous options for routing and filtering, and has been used all around the world in thousands of .NET applications for many years.</w:t>
      </w:r>
      <w:bookmarkEnd w:id="1246"/>
    </w:p>
    <w:p w14:paraId="13B748DD" w14:textId="77777777" w:rsidR="001C006D" w:rsidRDefault="001C006D" w:rsidP="001C006D">
      <w:pPr>
        <w:pStyle w:val="BodyTextFirst"/>
        <w:pPrChange w:id="1300" w:author="Jamie Kurtz" w:date="2014-04-12T09:01:00Z">
          <w:pPr/>
        </w:pPrChange>
      </w:pPr>
    </w:p>
    <w:p w14:paraId="51B0FB74" w14:textId="37B301DB" w:rsidR="001E7A33" w:rsidDel="00CC457C" w:rsidRDefault="001E7A33" w:rsidP="001E7A33">
      <w:pPr>
        <w:pStyle w:val="Heading2"/>
        <w:rPr>
          <w:del w:id="1301" w:author="Brian Wortman" w:date="2014-04-11T22:01:00Z"/>
        </w:rPr>
      </w:pPr>
      <w:commentRangeStart w:id="1302"/>
      <w:commentRangeStart w:id="1303"/>
      <w:del w:id="1304" w:author="Brian Wortman" w:date="2014-04-11T22:01:00Z">
        <w:r w:rsidDel="00CC457C">
          <w:delText>Authentication</w:delText>
        </w:r>
        <w:commentRangeEnd w:id="1302"/>
        <w:r w:rsidR="00AF377E" w:rsidDel="00CC457C">
          <w:rPr>
            <w:rFonts w:asciiTheme="minorHAnsi" w:hAnsiTheme="minorHAnsi"/>
            <w:b w:val="0"/>
            <w:sz w:val="22"/>
            <w:szCs w:val="22"/>
          </w:rPr>
          <w:commentReference w:id="1302"/>
        </w:r>
        <w:commentRangeEnd w:id="1303"/>
        <w:r w:rsidR="00250DE5" w:rsidDel="00CC457C">
          <w:rPr>
            <w:rFonts w:asciiTheme="minorHAnsi" w:hAnsiTheme="minorHAnsi"/>
            <w:b w:val="0"/>
            <w:sz w:val="22"/>
            <w:szCs w:val="22"/>
          </w:rPr>
          <w:commentReference w:id="1303"/>
        </w:r>
        <w:r w:rsidDel="00CC457C">
          <w:delText xml:space="preserve"> and Authorization</w:delText>
        </w:r>
      </w:del>
    </w:p>
    <w:p w14:paraId="0DAB7027" w14:textId="6ED40282" w:rsidR="001E7A33" w:rsidDel="00CC457C" w:rsidRDefault="001E7A33" w:rsidP="001E7A33">
      <w:pPr>
        <w:rPr>
          <w:del w:id="1305" w:author="Brian Wortman" w:date="2014-04-11T22:01:00Z"/>
        </w:rPr>
      </w:pPr>
      <w:del w:id="1306" w:author="Brian Wortman" w:date="2014-04-11T22:01:00Z">
        <w:r w:rsidDel="00CC457C">
          <w:delText xml:space="preserve">As mentioned previously, security infrastructure is not something you should be building from scratch. When </w:delText>
        </w:r>
        <w:r w:rsidDel="00CC457C">
          <w:fldChar w:fldCharType="begin"/>
        </w:r>
        <w:r w:rsidDel="00CC457C">
          <w:delInstrText xml:space="preserve"> XE "</w:delInstrText>
        </w:r>
        <w:r w:rsidRPr="007D4A7A" w:rsidDel="00CC457C">
          <w:delInstrText>REST architecture: API: authentication and authorization</w:delInstrText>
        </w:r>
        <w:r w:rsidDel="00CC457C">
          <w:delInstrText xml:space="preserve">" </w:delInstrText>
        </w:r>
        <w:r w:rsidDel="00CC457C">
          <w:fldChar w:fldCharType="end"/>
        </w:r>
        <w:r w:rsidDel="00CC457C">
          <w:delText xml:space="preserve">it comes to ASP.NET applications, one of the most accessible options available is the </w:delText>
        </w:r>
        <w:r w:rsidRPr="001E7A33" w:rsidDel="00CC457C">
          <w:delText>ASP.NET Membership Provider</w:delText>
        </w:r>
        <w:r w:rsidDel="00CC457C">
          <w:delText>. It provides support for managing users, logging on (i.e., validation credentials), password fail attempts, locked accounts, a secret question and answer, and multiple data stores for user information. For example, you can choose to store your users in a SQL Server database (which is what you’re doing with your task-management service) or use Windows Active Directory for authentication. You can even implement your own provider, should you already have a database of usernames and passwords that you need to maintain.</w:delText>
        </w:r>
      </w:del>
    </w:p>
    <w:p w14:paraId="04FA47F0" w14:textId="3AC0BE77" w:rsidR="001E7A33" w:rsidDel="00CC457C" w:rsidRDefault="001E7A33" w:rsidP="001E7A33">
      <w:pPr>
        <w:rPr>
          <w:del w:id="1307" w:author="Brian Wortman" w:date="2014-04-11T22:01:00Z"/>
        </w:rPr>
      </w:pPr>
      <w:del w:id="1308" w:author="Brian Wortman" w:date="2014-04-11T22:01:00Z">
        <w:r w:rsidDel="00CC457C">
          <w:delText xml:space="preserve">One additional benefit of the ASP.NET Membership Provider is that it integrates easily with the role-based security of pages and MVC controllers, as well as their methods. Once you have it configured, you can simply place the </w:delText>
        </w:r>
        <w:r w:rsidRPr="00D3343D" w:rsidDel="00CC457C">
          <w:rPr>
            <w:rStyle w:val="CodeInline"/>
          </w:rPr>
          <w:delText>[Authorized]</w:delText>
        </w:r>
        <w:r w:rsidDel="00CC457C">
          <w:delText xml:space="preserve"> attribute on a web resource, and ASP.NET will ensure that</w:delText>
        </w:r>
        <w:r w:rsidDel="00CC457C">
          <w:fldChar w:fldCharType="begin"/>
        </w:r>
        <w:r w:rsidDel="00CC457C">
          <w:delInstrText xml:space="preserve"> XE "</w:delInstrText>
        </w:r>
        <w:r w:rsidRPr="001362A5" w:rsidDel="00CC457C">
          <w:delInstrText>REST architecture: API: authentication and authorization</w:delInstrText>
        </w:r>
        <w:r w:rsidDel="00CC457C">
          <w:delInstrText xml:space="preserve">" </w:delInstrText>
        </w:r>
        <w:r w:rsidDel="00CC457C">
          <w:fldChar w:fldCharType="end"/>
        </w:r>
        <w:r w:rsidDel="00CC457C">
          <w:delText xml:space="preserve"> the current user has been authorized. Optionally, the current user can be verified to be in one or more specified </w:delText>
        </w:r>
        <w:commentRangeStart w:id="1309"/>
        <w:r w:rsidDel="00CC457C">
          <w:delText>roles</w:delText>
        </w:r>
        <w:commentRangeEnd w:id="1309"/>
        <w:r w:rsidR="0089013F" w:rsidDel="00CC457C">
          <w:commentReference w:id="1309"/>
        </w:r>
        <w:r w:rsidDel="00CC457C">
          <w:delText>.</w:delText>
        </w:r>
      </w:del>
    </w:p>
    <w:p w14:paraId="10A66568" w14:textId="77777777" w:rsidR="001E7A33" w:rsidRDefault="001E7A33" w:rsidP="001E7A33">
      <w:pPr>
        <w:pStyle w:val="Heading2"/>
      </w:pPr>
      <w:r>
        <w:t>Testing Framework</w:t>
      </w:r>
    </w:p>
    <w:p w14:paraId="5A8D087E" w14:textId="339B5ECF" w:rsidR="001E7A33" w:rsidDel="000B6C5E" w:rsidRDefault="001E7A33" w:rsidP="001C006D">
      <w:pPr>
        <w:pStyle w:val="BodyTextFirst"/>
        <w:rPr>
          <w:del w:id="1310" w:author="Brian Wortman" w:date="2014-04-04T19:44:00Z"/>
        </w:rPr>
        <w:pPrChange w:id="1311" w:author="Jamie Kurtz" w:date="2014-04-12T09:01:00Z">
          <w:pPr/>
        </w:pPrChange>
      </w:pPr>
      <w:r>
        <w:t xml:space="preserve">The two most prominent testing frameworks for .NET are </w:t>
      </w:r>
      <w:proofErr w:type="spellStart"/>
      <w:r w:rsidRPr="001E7A33">
        <w:t>MSTest</w:t>
      </w:r>
      <w:proofErr w:type="spellEnd"/>
      <w:r>
        <w:t xml:space="preserve"> and </w:t>
      </w:r>
      <w:proofErr w:type="spellStart"/>
      <w:r w:rsidRPr="001E7A33">
        <w:t>NUnit</w:t>
      </w:r>
      <w:proofErr w:type="spellEnd"/>
      <w:r>
        <w:t xml:space="preserve">. Both work very well, and both have their pros </w:t>
      </w:r>
      <w:r>
        <w:fldChar w:fldCharType="begin"/>
      </w:r>
      <w:r>
        <w:instrText xml:space="preserve"> XE "</w:instrText>
      </w:r>
      <w:r w:rsidRPr="00687F5F">
        <w:instrText>REST architecture: API: testing framework</w:instrText>
      </w:r>
      <w:r>
        <w:instrText xml:space="preserve">" </w:instrText>
      </w:r>
      <w:r>
        <w:fldChar w:fldCharType="end"/>
      </w:r>
      <w:r>
        <w:t>and cons.</w:t>
      </w:r>
      <w:ins w:id="1312" w:author="Jamie Kurtz" w:date="2014-04-07T20:10:00Z">
        <w:r w:rsidR="00212653">
          <w:t xml:space="preserve"> </w:t>
        </w:r>
      </w:ins>
      <w:r>
        <w:t xml:space="preserve"> </w:t>
      </w:r>
      <w:ins w:id="1313" w:author="Jamie Kurtz" w:date="2014-04-07T20:11:00Z">
        <w:r w:rsidR="00212653">
          <w:t>We</w:t>
        </w:r>
      </w:ins>
      <w:del w:id="1314" w:author="Jamie Kurtz" w:date="2014-04-07T20:11:00Z">
        <w:r w:rsidDel="00212653">
          <w:delText>I</w:delText>
        </w:r>
      </w:del>
      <w:r>
        <w:t xml:space="preserve"> tend to lean towards </w:t>
      </w:r>
      <w:proofErr w:type="spellStart"/>
      <w:r>
        <w:t>NUnit</w:t>
      </w:r>
      <w:proofErr w:type="spellEnd"/>
      <w:r>
        <w:t xml:space="preserve"> for its simplicity and full-featured </w:t>
      </w:r>
      <w:r w:rsidRPr="00D020A5">
        <w:rPr>
          <w:rStyle w:val="CodeInline"/>
        </w:rPr>
        <w:t>Assert</w:t>
      </w:r>
      <w:r>
        <w:t xml:space="preserve"> class, </w:t>
      </w:r>
      <w:ins w:id="1315" w:author="Jamie Kurtz" w:date="2014-04-07T20:11:00Z">
        <w:r w:rsidR="00212653">
          <w:t xml:space="preserve">and available fluent interface, </w:t>
        </w:r>
      </w:ins>
      <w:r>
        <w:t xml:space="preserve">though </w:t>
      </w:r>
      <w:proofErr w:type="spellStart"/>
      <w:r>
        <w:t>MSTest</w:t>
      </w:r>
      <w:proofErr w:type="spellEnd"/>
      <w:r>
        <w:t xml:space="preserve"> also works just </w:t>
      </w:r>
      <w:proofErr w:type="spellStart"/>
      <w:r>
        <w:t>fine.</w:t>
      </w:r>
      <w:del w:id="1316" w:author="Brian Wortman" w:date="2014-04-04T19:44:00Z">
        <w:r w:rsidDel="000B6C5E">
          <w:delText xml:space="preserve"> In fact, I use JetBrain’s </w:delText>
        </w:r>
        <w:r w:rsidRPr="001E7A33" w:rsidDel="000B6C5E">
          <w:delText>ReSharper</w:delText>
        </w:r>
        <w:r w:rsidDel="000B6C5E">
          <w:delText xml:space="preserve"> to run my tests, so I never have to interact with either of the tools’ test runners, anyway.</w:delText>
        </w:r>
      </w:del>
    </w:p>
    <w:p w14:paraId="6F8BAF13" w14:textId="7504058A" w:rsidR="001E7A33" w:rsidRDefault="001E7A33" w:rsidP="001C006D">
      <w:pPr>
        <w:pStyle w:val="BodyTextFirst"/>
        <w:pPrChange w:id="1317" w:author="Jamie Kurtz" w:date="2014-04-12T09:01:00Z">
          <w:pPr/>
        </w:pPrChange>
      </w:pPr>
      <w:del w:id="1318" w:author="Brian Wortman" w:date="2014-04-04T19:44:00Z">
        <w:r w:rsidDel="000B6C5E">
          <w:delText>The sample task-management service leverages NUnit for its testing framework. NUnit offers a nice fluent-like interface that makes it much easier to specify expected test results. And since I’m using ReSharper to run my tests, the quality or ease-of-use of the NUnit test runner (or lack thereof) is irrelevant</w:delText>
        </w:r>
      </w:del>
      <w:ins w:id="1319" w:author="Brian Wortman" w:date="2014-04-04T19:44:00Z">
        <w:r w:rsidR="000B6C5E">
          <w:t>We</w:t>
        </w:r>
        <w:proofErr w:type="spellEnd"/>
        <w:r w:rsidR="000B6C5E">
          <w:t xml:space="preserve"> will be using </w:t>
        </w:r>
        <w:proofErr w:type="spellStart"/>
        <w:r w:rsidR="000B6C5E">
          <w:t>NUnit</w:t>
        </w:r>
      </w:ins>
      <w:proofErr w:type="spellEnd"/>
      <w:r>
        <w:t>.</w:t>
      </w:r>
    </w:p>
    <w:p w14:paraId="5CC85BEB" w14:textId="77777777" w:rsidR="001E7A33" w:rsidRDefault="001E7A33" w:rsidP="001E7A33">
      <w:pPr>
        <w:pStyle w:val="Heading2"/>
      </w:pPr>
      <w:r>
        <w:t>Mocking Framework</w:t>
      </w:r>
    </w:p>
    <w:p w14:paraId="0D7B357E" w14:textId="3D6315A3" w:rsidR="001E7A33" w:rsidRDefault="000B6C5E" w:rsidP="001C006D">
      <w:pPr>
        <w:pStyle w:val="BodyTextFirst"/>
        <w:rPr>
          <w:ins w:id="1320" w:author="Jamie Kurtz" w:date="2014-04-12T09:01:00Z"/>
        </w:rPr>
        <w:pPrChange w:id="1321" w:author="Jamie Kurtz" w:date="2014-04-12T09:01:00Z">
          <w:pPr/>
        </w:pPrChange>
      </w:pPr>
      <w:ins w:id="1322" w:author="Brian Wortman" w:date="2014-04-04T19:45:00Z">
        <w:r>
          <w:t xml:space="preserve">We will use </w:t>
        </w:r>
      </w:ins>
      <w:proofErr w:type="spellStart"/>
      <w:r w:rsidR="001E7A33">
        <w:t>Moq</w:t>
      </w:r>
      <w:proofErr w:type="spellEnd"/>
      <w:r w:rsidR="001E7A33">
        <w:t xml:space="preserve"> </w:t>
      </w:r>
      <w:del w:id="1323" w:author="Brian Wortman" w:date="2014-04-04T19:45:00Z">
        <w:r w:rsidR="001E7A33" w:rsidDel="000B6C5E">
          <w:delText xml:space="preserve">is used </w:delText>
        </w:r>
      </w:del>
      <w:r w:rsidR="001E7A33">
        <w:t>for the test mocking framework</w:t>
      </w:r>
      <w:del w:id="1324" w:author="Brian Wortman" w:date="2014-04-04T19:45:00Z">
        <w:r w:rsidR="001E7A33" w:rsidDel="000B6C5E">
          <w:delText xml:space="preserve"> in the </w:delText>
        </w:r>
        <w:r w:rsidR="001E7A33" w:rsidDel="000B6C5E">
          <w:fldChar w:fldCharType="begin"/>
        </w:r>
        <w:r w:rsidR="001E7A33" w:rsidDel="000B6C5E">
          <w:delInstrText xml:space="preserve"> XE "</w:delInstrText>
        </w:r>
        <w:r w:rsidR="001E7A33" w:rsidRPr="000307B0" w:rsidDel="000B6C5E">
          <w:delInstrText>REST architecture: API: mocking framework</w:delInstrText>
        </w:r>
        <w:r w:rsidR="001E7A33" w:rsidDel="000B6C5E">
          <w:delInstrText xml:space="preserve">" </w:delInstrText>
        </w:r>
        <w:r w:rsidR="001E7A33" w:rsidDel="000B6C5E">
          <w:fldChar w:fldCharType="end"/>
        </w:r>
        <w:r w:rsidR="001E7A33" w:rsidDel="000B6C5E">
          <w:delText>task management service</w:delText>
        </w:r>
      </w:del>
      <w:r w:rsidR="001E7A33">
        <w:t xml:space="preserve">. </w:t>
      </w:r>
      <w:ins w:id="1325" w:author="Brian Wortman" w:date="2014-04-04T19:45:00Z">
        <w:r>
          <w:t>It</w:t>
        </w:r>
      </w:ins>
      <w:ins w:id="1326" w:author="Brian Wortman" w:date="2014-04-04T19:46:00Z">
        <w:r>
          <w:t xml:space="preserve"> i</w:t>
        </w:r>
      </w:ins>
      <w:ins w:id="1327" w:author="Brian Wortman" w:date="2014-04-04T19:45:00Z">
        <w:r>
          <w:t xml:space="preserve">s </w:t>
        </w:r>
      </w:ins>
      <w:ins w:id="1328" w:author="Brian Wortman" w:date="2014-04-04T19:46:00Z">
        <w:r>
          <w:t>simple, powerful, and popular</w:t>
        </w:r>
      </w:ins>
      <w:del w:id="1329" w:author="Brian Wortman" w:date="2014-04-04T19:45:00Z">
        <w:r w:rsidR="001E7A33" w:rsidDel="000B6C5E">
          <w:delText xml:space="preserve">So far it is my favorite mocking framework, although </w:delText>
        </w:r>
        <w:r w:rsidR="001E7A33" w:rsidRPr="00245738" w:rsidDel="000B6C5E">
          <w:delText>admittedly</w:delText>
        </w:r>
        <w:r w:rsidR="001E7A33" w:rsidDel="000B6C5E">
          <w:delText xml:space="preserve"> I’ve only tried a few of other options out there. That said e</w:delText>
        </w:r>
      </w:del>
      <w:del w:id="1330" w:author="Brian Wortman" w:date="2014-04-04T19:46:00Z">
        <w:r w:rsidR="001E7A33" w:rsidDel="000B6C5E">
          <w:delText xml:space="preserve">very single one of </w:delText>
        </w:r>
      </w:del>
      <w:del w:id="1331" w:author="Brian Wortman" w:date="2014-04-04T19:45:00Z">
        <w:r w:rsidR="001E7A33" w:rsidDel="000B6C5E">
          <w:delText xml:space="preserve">my </w:delText>
        </w:r>
      </w:del>
      <w:del w:id="1332" w:author="Brian Wortman" w:date="2014-04-04T19:46:00Z">
        <w:r w:rsidR="001E7A33" w:rsidDel="000B6C5E">
          <w:delText>colleagues that has tried Moq end</w:delText>
        </w:r>
      </w:del>
      <w:del w:id="1333" w:author="Brian Wortman" w:date="2014-04-04T19:45:00Z">
        <w:r w:rsidR="001E7A33" w:rsidDel="000B6C5E">
          <w:delText>s</w:delText>
        </w:r>
      </w:del>
      <w:del w:id="1334" w:author="Brian Wortman" w:date="2014-04-04T19:46:00Z">
        <w:r w:rsidR="001E7A33" w:rsidDel="000B6C5E">
          <w:delText xml:space="preserve"> up sticking with it—mostly for its simplicity and cleanliness</w:delText>
        </w:r>
      </w:del>
      <w:r w:rsidR="001E7A33">
        <w:t>.</w:t>
      </w:r>
    </w:p>
    <w:p w14:paraId="7972FC9B" w14:textId="77777777" w:rsidR="001C006D" w:rsidRDefault="001C006D" w:rsidP="001C006D">
      <w:pPr>
        <w:pStyle w:val="BodyTextFirst"/>
        <w:pPrChange w:id="1335" w:author="Jamie Kurtz" w:date="2014-04-12T09:01:00Z">
          <w:pPr/>
        </w:pPrChange>
      </w:pPr>
    </w:p>
    <w:p w14:paraId="4ABFE48F" w14:textId="7492B4D8" w:rsidR="001E7A33" w:rsidDel="00F5515C" w:rsidRDefault="001E7A33" w:rsidP="001E7A33">
      <w:pPr>
        <w:pStyle w:val="Heading2"/>
        <w:rPr>
          <w:del w:id="1336" w:author="Brian Wortman" w:date="2014-04-04T19:48:00Z"/>
        </w:rPr>
      </w:pPr>
      <w:del w:id="1337" w:author="Brian Wortman" w:date="2014-04-04T19:48:00Z">
        <w:r w:rsidDel="00F5515C">
          <w:delText>Build and Deployment Scripting</w:delText>
        </w:r>
      </w:del>
    </w:p>
    <w:p w14:paraId="3EB02E39" w14:textId="2D56D6B3" w:rsidR="001E7A33" w:rsidDel="00F5515C" w:rsidRDefault="001E7A33" w:rsidP="001E7A33">
      <w:pPr>
        <w:rPr>
          <w:del w:id="1338" w:author="Brian Wortman" w:date="2014-04-04T19:48:00Z"/>
        </w:rPr>
      </w:pPr>
      <w:del w:id="1339" w:author="Brian Wortman" w:date="2014-04-04T19:48:00Z">
        <w:r w:rsidDel="00F5515C">
          <w:delText xml:space="preserve">Last but not least, you need to pick your tools for building and deploying your application. Deployment is an area of software development that is very near and dear to my heart, as I find </w:delText>
        </w:r>
        <w:r w:rsidDel="00F5515C">
          <w:fldChar w:fldCharType="begin"/>
        </w:r>
        <w:r w:rsidDel="00F5515C">
          <w:delInstrText xml:space="preserve"> XE "</w:delInstrText>
        </w:r>
        <w:r w:rsidRPr="000E2655" w:rsidDel="00F5515C">
          <w:delInstrText>REST architecture: API: build and depl</w:delInstrText>
        </w:r>
        <w:r w:rsidDel="00F5515C">
          <w:delInstrText>o</w:delInstrText>
        </w:r>
        <w:r w:rsidRPr="000E2655" w:rsidDel="00F5515C">
          <w:delInstrText>yment scripting</w:delInstrText>
        </w:r>
        <w:r w:rsidDel="00F5515C">
          <w:delInstrText xml:space="preserve">" </w:delInstrText>
        </w:r>
        <w:r w:rsidDel="00F5515C">
          <w:fldChar w:fldCharType="end"/>
        </w:r>
        <w:r w:rsidDel="00F5515C">
          <w:delText>that it’s an area that is often woefully misunderstood and wildly neglected. It’s also the final component in creating a true agile product development process. Without a good delivery process and system, all of the cool features and needed bug fixes built by developers are simply pent-up inventory and not realizing any value to the user or customer. As such, it is crucial that features and bug fixes get reliably and frequently delivered to production without requiring lots of manual (and thus, risky) steps.</w:delText>
        </w:r>
      </w:del>
    </w:p>
    <w:p w14:paraId="07EA063F" w14:textId="77774D57" w:rsidR="001E7A33" w:rsidDel="00F5515C" w:rsidRDefault="001E7A33" w:rsidP="001E7A33">
      <w:pPr>
        <w:pStyle w:val="SideBarHead"/>
        <w:rPr>
          <w:del w:id="1340" w:author="Brian Wortman" w:date="2014-04-04T19:48:00Z"/>
        </w:rPr>
      </w:pPr>
      <w:del w:id="1341" w:author="Brian Wortman" w:date="2014-04-04T19:48:00Z">
        <w:r w:rsidDel="00F5515C">
          <w:delText>Continous Delivery</w:delText>
        </w:r>
      </w:del>
    </w:p>
    <w:p w14:paraId="37FE4194" w14:textId="1C06688F" w:rsidR="001E7A33" w:rsidDel="00F5515C" w:rsidRDefault="001E7A33" w:rsidP="001E7A33">
      <w:pPr>
        <w:pStyle w:val="SideBarBody"/>
        <w:rPr>
          <w:del w:id="1342" w:author="Brian Wortman" w:date="2014-04-04T19:48:00Z"/>
        </w:rPr>
      </w:pPr>
      <w:del w:id="1343" w:author="Brian Wortman" w:date="2014-04-04T19:48:00Z">
        <w:r w:rsidDel="00F5515C">
          <w:delText>To learn about one of the newest and hottest movements to hit software development in quite some time, I recommend the book “Continuous Delivery” by Jez Humble and David Farley (Addison-Wesley, 2010). This book deals with the exciting and powerful idea that you must be able to deliver software to your customers quickly and painlessly in order to fully realize all of the value being built by developers. Jez and David deal with such concepts as build and deployment automation, a deployment pipeline, moving build artifacts through stages of the pipeline, source control tools, build tools, testing, and much more. Quite honestly, it’s one of the best and most enjoyable software-related books I’ve read in years.</w:delText>
        </w:r>
      </w:del>
    </w:p>
    <w:p w14:paraId="3026A86D" w14:textId="544F63AB" w:rsidR="001E7A33" w:rsidDel="00F5515C" w:rsidRDefault="001E7A33" w:rsidP="001E7A33">
      <w:pPr>
        <w:rPr>
          <w:del w:id="1344" w:author="Brian Wortman" w:date="2014-04-04T19:48:00Z"/>
        </w:rPr>
      </w:pPr>
      <w:del w:id="1345" w:author="Brian Wortman" w:date="2014-04-04T19:48:00Z">
        <w:r w:rsidDel="00F5515C">
          <w:delText xml:space="preserve">Many different tools come into play when dealing with builds and deployment. My primary tools, however, are </w:delText>
        </w:r>
        <w:r w:rsidRPr="001E7A33" w:rsidDel="00F5515C">
          <w:delText>MSBuild</w:delText>
        </w:r>
        <w:r w:rsidRPr="00D020A5" w:rsidDel="00F5515C">
          <w:delText xml:space="preserve"> and the </w:delText>
        </w:r>
        <w:r w:rsidRPr="001E7A33" w:rsidDel="00F5515C">
          <w:delText>MSBuild Extension Pack</w:delText>
        </w:r>
        <w:r w:rsidDel="00F5515C">
          <w:delText xml:space="preserve"> (</w:delText>
        </w:r>
        <w:r w:rsidRPr="00D020A5" w:rsidDel="00F5515C">
          <w:rPr>
            <w:rStyle w:val="CodeInline"/>
          </w:rPr>
          <w:delText>http://msbuildextensionpack.codeplex.com</w:delText>
        </w:r>
        <w:r w:rsidDel="00F5515C">
          <w:delText>). MSBuild is built into the .NET Framework; so if you are installing a .NET application, you will have access to MSBuild as</w:delText>
        </w:r>
        <w:r w:rsidDel="00F5515C">
          <w:fldChar w:fldCharType="begin"/>
        </w:r>
        <w:r w:rsidDel="00F5515C">
          <w:delInstrText xml:space="preserve"> XE "</w:delInstrText>
        </w:r>
        <w:r w:rsidRPr="0059474E" w:rsidDel="00F5515C">
          <w:delInstrText>REST architecture: API: build and depl</w:delInstrText>
        </w:r>
        <w:r w:rsidDel="00F5515C">
          <w:delInstrText>o</w:delInstrText>
        </w:r>
        <w:r w:rsidRPr="0059474E" w:rsidDel="00F5515C">
          <w:delInstrText>yment scripting</w:delInstrText>
        </w:r>
        <w:r w:rsidDel="00F5515C">
          <w:delInstrText xml:space="preserve">" </w:delInstrText>
        </w:r>
        <w:r w:rsidDel="00F5515C">
          <w:fldChar w:fldCharType="end"/>
        </w:r>
        <w:r w:rsidDel="00F5515C">
          <w:delText xml:space="preserve"> a deployment tool. Prior to MSBuild, many developers used NAnt. But I believe since MSBuild was introduced with Visual Studio 2005 and .NET 2.0, it has since taken over as the primary scripting tool for builds and deployments.</w:delText>
        </w:r>
      </w:del>
    </w:p>
    <w:p w14:paraId="56183962" w14:textId="580DBBF1" w:rsidR="001E7A33" w:rsidDel="00F5515C" w:rsidRDefault="001E7A33" w:rsidP="001E7A33">
      <w:pPr>
        <w:rPr>
          <w:del w:id="1346" w:author="Brian Wortman" w:date="2014-04-04T19:48:00Z"/>
        </w:rPr>
      </w:pPr>
      <w:del w:id="1347" w:author="Brian Wortman" w:date="2014-04-04T19:48:00Z">
        <w:r w:rsidDel="00F5515C">
          <w:delText>In addition to MSBuild, you will invariably need to reach outside the normal bounds of the scripting language and do something to the environment. For example, you might need to create a web site in IIS, or run some scripts against a SQL Server database, or install and start a Windows service. This is where the MSBuild Extension Pack comes in. It is hands-down one of the best MSBuild–based tools I’ve ever used. In fact, on many projects, all I need to do all of my builds and deployments is MSBuild and its associated expansion pack—nothing else. And since you only need to reference a few DLLs to use the extension pack (and MSBuild is installed with .NET), it is an easy and reliable approach for building and deploying .NET applications—especially server-side applications.</w:delText>
        </w:r>
      </w:del>
    </w:p>
    <w:p w14:paraId="7A5E51FE" w14:textId="77777777" w:rsidR="001E7A33" w:rsidRDefault="001E7A33" w:rsidP="001E7A33">
      <w:pPr>
        <w:pStyle w:val="Heading1"/>
      </w:pPr>
      <w:r>
        <w:t>Summary</w:t>
      </w:r>
    </w:p>
    <w:p w14:paraId="0F7C84F9" w14:textId="31A38C19" w:rsidR="001E7A33" w:rsidRDefault="001E7A33" w:rsidP="001C006D">
      <w:pPr>
        <w:pStyle w:val="BodyTextFirst"/>
        <w:pPrChange w:id="1348" w:author="Jamie Kurtz" w:date="2014-04-12T09:01:00Z">
          <w:pPr/>
        </w:pPrChange>
      </w:pPr>
      <w:r>
        <w:t xml:space="preserve">That wraps up the bulk of </w:t>
      </w:r>
      <w:del w:id="1349" w:author="Brian Wortman" w:date="2014-04-04T19:49:00Z">
        <w:r w:rsidDel="00F5515C">
          <w:delText xml:space="preserve">your </w:delText>
        </w:r>
      </w:del>
      <w:ins w:id="1350" w:author="Brian Wortman" w:date="2014-04-04T19:49:00Z">
        <w:r w:rsidR="00F5515C">
          <w:t xml:space="preserve">our </w:t>
        </w:r>
      </w:ins>
      <w:r>
        <w:t>exploration of the API design, including the SQL Server database and a selection of the most important components in your architecture.</w:t>
      </w:r>
      <w:del w:id="1351" w:author="Brian Wortman" w:date="2014-04-04T19:50:00Z">
        <w:r w:rsidDel="00F5515C">
          <w:delText xml:space="preserve"> You also learned about the maturity model for REST introduced a few years ago by Leonard Richardson.</w:delText>
        </w:r>
      </w:del>
    </w:p>
    <w:p w14:paraId="3705F623" w14:textId="22C3DC61" w:rsidR="001E7A33" w:rsidDel="00F5515C" w:rsidRDefault="001E7A33" w:rsidP="001C006D">
      <w:pPr>
        <w:pStyle w:val="BodyTextCont"/>
        <w:rPr>
          <w:del w:id="1352" w:author="Brian Wortman" w:date="2014-04-04T19:50:00Z"/>
        </w:rPr>
        <w:pPrChange w:id="1353" w:author="Jamie Kurtz" w:date="2014-04-12T09:01:00Z">
          <w:pPr/>
        </w:pPrChange>
      </w:pPr>
      <w:r>
        <w:t xml:space="preserve">At this point, using the modeling technique </w:t>
      </w:r>
      <w:del w:id="1354" w:author="Brian Wortman" w:date="2014-04-04T19:50:00Z">
        <w:r w:rsidDel="00F5515C">
          <w:delText xml:space="preserve">you </w:delText>
        </w:r>
      </w:del>
      <w:ins w:id="1355" w:author="Brian Wortman" w:date="2014-04-04T19:50:00Z">
        <w:r w:rsidR="00F5515C">
          <w:t xml:space="preserve">we </w:t>
        </w:r>
      </w:ins>
      <w:r>
        <w:t xml:space="preserve">introduced in this chapter, you should be able to properly design just about any </w:t>
      </w:r>
      <w:proofErr w:type="spellStart"/>
      <w:r>
        <w:t>RESTful</w:t>
      </w:r>
      <w:proofErr w:type="spellEnd"/>
      <w:r>
        <w:t xml:space="preserve"> service, complete with resource types, URIs, and HTTP verbs. You should also </w:t>
      </w:r>
      <w:ins w:id="1356" w:author="Brian Wortman" w:date="2014-04-04T19:50:00Z">
        <w:r w:rsidR="00F5515C">
          <w:t xml:space="preserve">be aware of </w:t>
        </w:r>
      </w:ins>
      <w:del w:id="1357" w:author="Brian Wortman" w:date="2014-04-04T19:50:00Z">
        <w:r w:rsidDel="00F5515C">
          <w:delText xml:space="preserve">have a good feel for some of the ins and outs of </w:delText>
        </w:r>
      </w:del>
      <w:r>
        <w:t xml:space="preserve">various tool and framework choices </w:t>
      </w:r>
      <w:ins w:id="1358" w:author="Brian Wortman" w:date="2014-04-04T19:50:00Z">
        <w:r w:rsidR="00F5515C">
          <w:t xml:space="preserve">that can be leveraged </w:t>
        </w:r>
      </w:ins>
      <w:del w:id="1359" w:author="Brian Wortman" w:date="2014-04-04T19:51:00Z">
        <w:r w:rsidDel="00F5515C">
          <w:delText xml:space="preserve">used </w:delText>
        </w:r>
      </w:del>
      <w:r>
        <w:t xml:space="preserve">in building a services application with ASP.NET </w:t>
      </w:r>
      <w:del w:id="1360" w:author="Brian Wortman" w:date="2014-04-04T19:51:00Z">
        <w:r w:rsidDel="00F5515C">
          <w:delText xml:space="preserve">MVC 4 and the </w:delText>
        </w:r>
      </w:del>
      <w:r>
        <w:t>Web API.</w:t>
      </w:r>
    </w:p>
    <w:p w14:paraId="44CEB436" w14:textId="77777777" w:rsidR="00EA3AE7" w:rsidRPr="001E7A33" w:rsidRDefault="00EA3AE7" w:rsidP="001C006D">
      <w:pPr>
        <w:pStyle w:val="BodyTextCont"/>
        <w:pPrChange w:id="1361" w:author="Jamie Kurtz" w:date="2014-04-12T09:01:00Z">
          <w:pPr/>
        </w:pPrChange>
      </w:pPr>
    </w:p>
    <w:sectPr w:rsidR="00EA3AE7" w:rsidRPr="001E7A33" w:rsidSect="003173BC">
      <w:headerReference w:type="even" r:id="rId15"/>
      <w:headerReference w:type="default" r:id="rId16"/>
      <w:footerReference w:type="even" r:id="rId17"/>
      <w:footerReference w:type="default" r:id="rId18"/>
      <w:headerReference w:type="first" r:id="rId19"/>
      <w:footerReference w:type="first" r:id="rId2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7" w:author="Brian Wortman" w:date="2014-04-04T13:45:00Z" w:initials="BW">
    <w:p w14:paraId="2D55572F" w14:textId="04D74C5B" w:rsidR="00FC7689" w:rsidRDefault="00FC7689">
      <w:r>
        <w:annotationRef/>
      </w:r>
      <w:r>
        <w:t>Do we need this sentence? Does it need to be updated?</w:t>
      </w:r>
    </w:p>
  </w:comment>
  <w:comment w:id="188" w:author="Jamie Kurtz" w:date="2014-04-07T19:34:00Z" w:initials="JK">
    <w:p w14:paraId="4819FED2" w14:textId="6AE04F41" w:rsidR="00FC7689" w:rsidRDefault="00FC7689">
      <w:r>
        <w:annotationRef/>
      </w:r>
      <w:r>
        <w:t>Replaced</w:t>
      </w:r>
    </w:p>
  </w:comment>
  <w:comment w:id="1302" w:author="Brian Wortman" w:date="2014-04-04T19:42:00Z" w:initials="BW">
    <w:p w14:paraId="064A0F8A" w14:textId="3B7B3878" w:rsidR="00FC7689" w:rsidRDefault="00FC7689">
      <w:r>
        <w:annotationRef/>
      </w:r>
      <w:r>
        <w:t>TODO - Jamie?</w:t>
      </w:r>
    </w:p>
  </w:comment>
  <w:comment w:id="1303" w:author="Jamie Kurtz" w:date="2014-04-07T20:08:00Z" w:initials="JK">
    <w:p w14:paraId="2EF57B3B" w14:textId="090D77A4" w:rsidR="00FC7689" w:rsidRDefault="00FC7689">
      <w:r>
        <w:annotationRef/>
      </w:r>
      <w:r>
        <w:t>Hi Brian.</w:t>
      </w:r>
    </w:p>
  </w:comment>
  <w:comment w:id="1309" w:author="Jamie Kurtz" w:date="2014-04-07T20:09:00Z" w:initials="JK">
    <w:p w14:paraId="700D4724" w14:textId="690CE05C" w:rsidR="00FC7689" w:rsidRDefault="00FC7689">
      <w:r>
        <w:annotationRef/>
      </w:r>
      <w:r>
        <w:t>Need to also mention the support for JWTs.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55572F" w15:done="0"/>
  <w15:commentEx w15:paraId="4819FED2" w15:paraIdParent="2D55572F" w15:done="0"/>
  <w15:commentEx w15:paraId="064A0F8A" w15:done="0"/>
  <w15:commentEx w15:paraId="2EF57B3B" w15:paraIdParent="064A0F8A" w15:done="0"/>
  <w15:commentEx w15:paraId="700D47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45CC02" w14:textId="77777777" w:rsidR="006969E7" w:rsidRDefault="006969E7">
      <w:r>
        <w:separator/>
      </w:r>
    </w:p>
  </w:endnote>
  <w:endnote w:type="continuationSeparator" w:id="0">
    <w:p w14:paraId="14E95791" w14:textId="77777777" w:rsidR="006969E7" w:rsidRDefault="00696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FF355EC-5697-4FE7-97E6-E578F850B3E8}"/>
    <w:embedBold r:id="rId2" w:fontKey="{00CAFCFC-9C84-4BA9-AEF7-3748F2A3E531}"/>
    <w:embedItalic r:id="rId3" w:fontKey="{44EDE8D2-DDF7-4B46-851D-70181A8ABE2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91BC8C07-A7FB-4174-A67E-638AF6F0E9F9}"/>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Courier New"/>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B032FE28-A85E-42CB-B143-56492E7CACA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6878AFA8-865F-40AD-9CD1-BFD995D47024}"/>
  </w:font>
  <w:font w:name="TheSansMonoConNormal">
    <w:altName w:val="Courier New"/>
    <w:panose1 w:val="00000000000000000000"/>
    <w:charset w:val="00"/>
    <w:family w:val="modern"/>
    <w:notTrueType/>
    <w:pitch w:val="variable"/>
    <w:sig w:usb0="00000003" w:usb1="00000000" w:usb2="00000000" w:usb3="00000000" w:csb0="00000001"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D1A1B8C4-B78E-465B-8905-AD6E3956B6A4}"/>
  </w:font>
  <w:font w:name="HelveticaNeue MediumCond">
    <w:altName w:val="Courier New"/>
    <w:panose1 w:val="00000000000000000000"/>
    <w:charset w:val="00"/>
    <w:family w:val="swiss"/>
    <w:notTrueType/>
    <w:pitch w:val="variable"/>
    <w:sig w:usb0="00000003" w:usb1="00000000" w:usb2="00000000" w:usb3="00000000" w:csb0="00000001" w:csb1="00000000"/>
  </w:font>
  <w:font w:name="HelveticaNeue MediumExt">
    <w:altName w:val="Courier New"/>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4F67736C-DA8F-46D5-A57A-027E04260BB3}"/>
  </w:font>
  <w:font w:name="ZapfDingbats">
    <w:panose1 w:val="00000000000000000000"/>
    <w:charset w:val="02"/>
    <w:family w:val="auto"/>
    <w:notTrueType/>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3" w14:textId="77777777" w:rsidR="00FC7689" w:rsidRPr="00222F70" w:rsidRDefault="00FC768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31ACD">
      <w:rPr>
        <w:rStyle w:val="PageNumber"/>
        <w:noProof/>
      </w:rPr>
      <w:t>10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4" w14:textId="77777777" w:rsidR="00FC7689" w:rsidRPr="00222F70" w:rsidRDefault="00FC7689"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31ACD">
      <w:rPr>
        <w:rStyle w:val="PageNumber"/>
        <w:noProof/>
      </w:rPr>
      <w:t>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4CEB487" w14:textId="77777777" w:rsidR="00FC7689" w:rsidRDefault="00FC7689"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31AC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80EE9" w14:textId="77777777" w:rsidR="006969E7" w:rsidRDefault="006969E7">
      <w:r>
        <w:separator/>
      </w:r>
    </w:p>
  </w:footnote>
  <w:footnote w:type="continuationSeparator" w:id="0">
    <w:p w14:paraId="543DCF9C" w14:textId="77777777" w:rsidR="006969E7" w:rsidRDefault="006969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1" w14:textId="068C90EE" w:rsidR="00FC7689" w:rsidRPr="003C7D0E" w:rsidRDefault="00FC7689" w:rsidP="00F62E97">
    <w:pPr>
      <w:pStyle w:val="Header"/>
      <w:rPr>
        <w:sz w:val="14"/>
        <w:szCs w:val="16"/>
      </w:rPr>
    </w:pPr>
    <w:r w:rsidRPr="00225E9A">
      <w:t xml:space="preserve">CHAPTER </w:t>
    </w:r>
    <w:r>
      <w:t>3</w:t>
    </w:r>
    <w:r w:rsidRPr="003C7D0E">
      <w:t xml:space="preserve"> </w:t>
    </w:r>
    <w:r w:rsidRPr="00EB773D">
      <w:rPr>
        <w:rStyle w:val="GrayDingbat"/>
      </w:rPr>
      <w:t></w:t>
    </w:r>
    <w:r w:rsidRPr="00225E9A">
      <w:t xml:space="preserve"> </w:t>
    </w:r>
    <w:r>
      <w:t>Designing the Sample REST API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2" w14:textId="14B2EF36" w:rsidR="00FC7689" w:rsidRPr="002A45BE" w:rsidRDefault="00FC7689" w:rsidP="00463BAE">
    <w:pPr>
      <w:pStyle w:val="Header"/>
      <w:ind w:left="-450"/>
      <w:jc w:val="right"/>
      <w:rPr>
        <w:sz w:val="16"/>
        <w:szCs w:val="16"/>
      </w:rPr>
    </w:pPr>
    <w:r>
      <w:t>CHAPTER 3</w:t>
    </w:r>
    <w:r>
      <w:rPr>
        <w:color w:val="BFBFBF"/>
        <w:szCs w:val="16"/>
      </w:rPr>
      <w:t xml:space="preserve"> </w:t>
    </w:r>
    <w:r w:rsidRPr="00EB773D">
      <w:rPr>
        <w:rStyle w:val="GrayDingbat"/>
      </w:rPr>
      <w:t></w:t>
    </w:r>
    <w:r>
      <w:rPr>
        <w:color w:val="BFBFBF"/>
        <w:sz w:val="16"/>
        <w:szCs w:val="16"/>
      </w:rPr>
      <w:t xml:space="preserve"> </w:t>
    </w:r>
    <w:r>
      <w:t>Designing the Sample REST API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5" w14:textId="5E0C82E1" w:rsidR="00FC7689" w:rsidRDefault="00FC7689" w:rsidP="007C48CB">
    <w:pPr>
      <w:pStyle w:val="ChapterNumber"/>
    </w:pPr>
    <w:r>
      <w:rPr>
        <w:noProof/>
      </w:rPr>
      <mc:AlternateContent>
        <mc:Choice Requires="wps">
          <w:drawing>
            <wp:anchor distT="0" distB="0" distL="114300" distR="114300" simplePos="0" relativeHeight="251657728" behindDoc="1" locked="0" layoutInCell="1" allowOverlap="1" wp14:anchorId="44CEB488" wp14:editId="073CE12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0D9AEB"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3</w:t>
    </w:r>
  </w:p>
  <w:p w14:paraId="44CEB486" w14:textId="77777777" w:rsidR="00FC7689" w:rsidRPr="00B44665" w:rsidRDefault="00FC7689"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6"/>
  </w:num>
  <w:num w:numId="2">
    <w:abstractNumId w:val="0"/>
  </w:num>
  <w:num w:numId="3">
    <w:abstractNumId w:val="7"/>
  </w:num>
  <w:num w:numId="4">
    <w:abstractNumId w:val="2"/>
  </w:num>
  <w:num w:numId="5">
    <w:abstractNumId w:val="5"/>
  </w:num>
  <w:num w:numId="6">
    <w:abstractNumId w:val="1"/>
  </w:num>
  <w:num w:numId="7">
    <w:abstractNumId w:val="3"/>
  </w:num>
  <w:num w:numId="8">
    <w:abstractNumId w:val="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proofState w:spelling="clean" w:grammar="clean"/>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01F"/>
    <w:rsid w:val="00000C0F"/>
    <w:rsid w:val="00002570"/>
    <w:rsid w:val="0000546D"/>
    <w:rsid w:val="00005973"/>
    <w:rsid w:val="00006EC0"/>
    <w:rsid w:val="00010427"/>
    <w:rsid w:val="00010FBF"/>
    <w:rsid w:val="00011461"/>
    <w:rsid w:val="00013C3D"/>
    <w:rsid w:val="00014CCB"/>
    <w:rsid w:val="0001506D"/>
    <w:rsid w:val="00021A6B"/>
    <w:rsid w:val="000239A1"/>
    <w:rsid w:val="00023EBE"/>
    <w:rsid w:val="000259EC"/>
    <w:rsid w:val="00031178"/>
    <w:rsid w:val="00031D66"/>
    <w:rsid w:val="00033AEB"/>
    <w:rsid w:val="00034404"/>
    <w:rsid w:val="000345ED"/>
    <w:rsid w:val="000345FB"/>
    <w:rsid w:val="000406D2"/>
    <w:rsid w:val="00041B40"/>
    <w:rsid w:val="00042176"/>
    <w:rsid w:val="000442E8"/>
    <w:rsid w:val="0005135B"/>
    <w:rsid w:val="00061D2C"/>
    <w:rsid w:val="00064306"/>
    <w:rsid w:val="000644A7"/>
    <w:rsid w:val="000654FD"/>
    <w:rsid w:val="00071D32"/>
    <w:rsid w:val="00073334"/>
    <w:rsid w:val="00074D79"/>
    <w:rsid w:val="00082B8F"/>
    <w:rsid w:val="000847CC"/>
    <w:rsid w:val="000862B5"/>
    <w:rsid w:val="00086F89"/>
    <w:rsid w:val="000911BB"/>
    <w:rsid w:val="000912A2"/>
    <w:rsid w:val="0009547A"/>
    <w:rsid w:val="00096521"/>
    <w:rsid w:val="000A0F0B"/>
    <w:rsid w:val="000A6731"/>
    <w:rsid w:val="000B0E13"/>
    <w:rsid w:val="000B18A4"/>
    <w:rsid w:val="000B202B"/>
    <w:rsid w:val="000B4CD7"/>
    <w:rsid w:val="000B50EE"/>
    <w:rsid w:val="000B5308"/>
    <w:rsid w:val="000B5475"/>
    <w:rsid w:val="000B6C5E"/>
    <w:rsid w:val="000C0458"/>
    <w:rsid w:val="000C3E09"/>
    <w:rsid w:val="000C59CA"/>
    <w:rsid w:val="000C6E91"/>
    <w:rsid w:val="000C7418"/>
    <w:rsid w:val="000D5E2C"/>
    <w:rsid w:val="000D620C"/>
    <w:rsid w:val="000E1D25"/>
    <w:rsid w:val="000E3A99"/>
    <w:rsid w:val="000F2A76"/>
    <w:rsid w:val="000F32AF"/>
    <w:rsid w:val="000F3392"/>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679A"/>
    <w:rsid w:val="001770CD"/>
    <w:rsid w:val="0017725E"/>
    <w:rsid w:val="0017785E"/>
    <w:rsid w:val="00177B3B"/>
    <w:rsid w:val="00184D83"/>
    <w:rsid w:val="00186BEC"/>
    <w:rsid w:val="0019269B"/>
    <w:rsid w:val="00192A8B"/>
    <w:rsid w:val="00192F92"/>
    <w:rsid w:val="0019452D"/>
    <w:rsid w:val="00195810"/>
    <w:rsid w:val="0019783E"/>
    <w:rsid w:val="001A05D6"/>
    <w:rsid w:val="001A072C"/>
    <w:rsid w:val="001A214F"/>
    <w:rsid w:val="001A2DD2"/>
    <w:rsid w:val="001A348E"/>
    <w:rsid w:val="001A57A5"/>
    <w:rsid w:val="001A57E0"/>
    <w:rsid w:val="001B0BF7"/>
    <w:rsid w:val="001B1CBD"/>
    <w:rsid w:val="001B1D98"/>
    <w:rsid w:val="001B2458"/>
    <w:rsid w:val="001B28D0"/>
    <w:rsid w:val="001B4BB4"/>
    <w:rsid w:val="001B52DE"/>
    <w:rsid w:val="001B5784"/>
    <w:rsid w:val="001C006D"/>
    <w:rsid w:val="001C314C"/>
    <w:rsid w:val="001C5451"/>
    <w:rsid w:val="001C64A5"/>
    <w:rsid w:val="001D12E2"/>
    <w:rsid w:val="001D37CE"/>
    <w:rsid w:val="001D4B3F"/>
    <w:rsid w:val="001D4DF3"/>
    <w:rsid w:val="001E317E"/>
    <w:rsid w:val="001E4425"/>
    <w:rsid w:val="001E561E"/>
    <w:rsid w:val="001E636A"/>
    <w:rsid w:val="001E7A33"/>
    <w:rsid w:val="001F0AEC"/>
    <w:rsid w:val="001F0E09"/>
    <w:rsid w:val="001F4B5D"/>
    <w:rsid w:val="00202B5E"/>
    <w:rsid w:val="00203F38"/>
    <w:rsid w:val="0020588C"/>
    <w:rsid w:val="002058F5"/>
    <w:rsid w:val="00212653"/>
    <w:rsid w:val="002151B9"/>
    <w:rsid w:val="00216981"/>
    <w:rsid w:val="002213E2"/>
    <w:rsid w:val="00222109"/>
    <w:rsid w:val="00222F70"/>
    <w:rsid w:val="002242CF"/>
    <w:rsid w:val="00225E9A"/>
    <w:rsid w:val="00226774"/>
    <w:rsid w:val="00226D92"/>
    <w:rsid w:val="00227A58"/>
    <w:rsid w:val="0023002B"/>
    <w:rsid w:val="0023066E"/>
    <w:rsid w:val="0023208D"/>
    <w:rsid w:val="002323CB"/>
    <w:rsid w:val="0023262B"/>
    <w:rsid w:val="00235756"/>
    <w:rsid w:val="00235823"/>
    <w:rsid w:val="0023597C"/>
    <w:rsid w:val="002409A2"/>
    <w:rsid w:val="00240F96"/>
    <w:rsid w:val="002419E0"/>
    <w:rsid w:val="0024356E"/>
    <w:rsid w:val="00243E16"/>
    <w:rsid w:val="00244322"/>
    <w:rsid w:val="00245D21"/>
    <w:rsid w:val="002504DD"/>
    <w:rsid w:val="00250997"/>
    <w:rsid w:val="00250DE5"/>
    <w:rsid w:val="00253200"/>
    <w:rsid w:val="00253536"/>
    <w:rsid w:val="00253B76"/>
    <w:rsid w:val="00256940"/>
    <w:rsid w:val="002612C6"/>
    <w:rsid w:val="002620F5"/>
    <w:rsid w:val="002630E7"/>
    <w:rsid w:val="00263452"/>
    <w:rsid w:val="00263F56"/>
    <w:rsid w:val="00264A56"/>
    <w:rsid w:val="00264AC3"/>
    <w:rsid w:val="00270490"/>
    <w:rsid w:val="0027495E"/>
    <w:rsid w:val="00276249"/>
    <w:rsid w:val="002810C0"/>
    <w:rsid w:val="0028311F"/>
    <w:rsid w:val="00283215"/>
    <w:rsid w:val="00284BD0"/>
    <w:rsid w:val="00286880"/>
    <w:rsid w:val="00291480"/>
    <w:rsid w:val="002945EA"/>
    <w:rsid w:val="002972EC"/>
    <w:rsid w:val="00297C33"/>
    <w:rsid w:val="00297E79"/>
    <w:rsid w:val="002A06B4"/>
    <w:rsid w:val="002A2369"/>
    <w:rsid w:val="002A2819"/>
    <w:rsid w:val="002A3080"/>
    <w:rsid w:val="002A337D"/>
    <w:rsid w:val="002A45BE"/>
    <w:rsid w:val="002A4F0B"/>
    <w:rsid w:val="002A731E"/>
    <w:rsid w:val="002B30DB"/>
    <w:rsid w:val="002B34DA"/>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36EA"/>
    <w:rsid w:val="002F52EF"/>
    <w:rsid w:val="002F5EC7"/>
    <w:rsid w:val="002F699D"/>
    <w:rsid w:val="002F69D4"/>
    <w:rsid w:val="0030021E"/>
    <w:rsid w:val="003009E7"/>
    <w:rsid w:val="003038F1"/>
    <w:rsid w:val="003112C8"/>
    <w:rsid w:val="00314AE6"/>
    <w:rsid w:val="00315E06"/>
    <w:rsid w:val="003173BC"/>
    <w:rsid w:val="00320981"/>
    <w:rsid w:val="0032195F"/>
    <w:rsid w:val="00321F8B"/>
    <w:rsid w:val="0032277C"/>
    <w:rsid w:val="0032358D"/>
    <w:rsid w:val="0032369B"/>
    <w:rsid w:val="00331511"/>
    <w:rsid w:val="0033208D"/>
    <w:rsid w:val="00332FB0"/>
    <w:rsid w:val="00333269"/>
    <w:rsid w:val="00333954"/>
    <w:rsid w:val="0033797F"/>
    <w:rsid w:val="00342FBD"/>
    <w:rsid w:val="0034401D"/>
    <w:rsid w:val="003605C3"/>
    <w:rsid w:val="00362F56"/>
    <w:rsid w:val="003631AE"/>
    <w:rsid w:val="00364665"/>
    <w:rsid w:val="003656A8"/>
    <w:rsid w:val="00370EAB"/>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0712"/>
    <w:rsid w:val="0040204B"/>
    <w:rsid w:val="00404202"/>
    <w:rsid w:val="00404F85"/>
    <w:rsid w:val="00406240"/>
    <w:rsid w:val="00406E5D"/>
    <w:rsid w:val="00410582"/>
    <w:rsid w:val="00410D2C"/>
    <w:rsid w:val="00412B8E"/>
    <w:rsid w:val="00413271"/>
    <w:rsid w:val="004211F2"/>
    <w:rsid w:val="004213AC"/>
    <w:rsid w:val="00421C44"/>
    <w:rsid w:val="00427AE3"/>
    <w:rsid w:val="00427D14"/>
    <w:rsid w:val="0043083A"/>
    <w:rsid w:val="00431ACD"/>
    <w:rsid w:val="0043620B"/>
    <w:rsid w:val="00443636"/>
    <w:rsid w:val="00443B77"/>
    <w:rsid w:val="00444AA0"/>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1F0"/>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52E"/>
    <w:rsid w:val="004D4E0A"/>
    <w:rsid w:val="004D63A6"/>
    <w:rsid w:val="004E36F7"/>
    <w:rsid w:val="004E7B53"/>
    <w:rsid w:val="004F2DBD"/>
    <w:rsid w:val="004F2EB5"/>
    <w:rsid w:val="004F3E98"/>
    <w:rsid w:val="004F70F2"/>
    <w:rsid w:val="004F7CB6"/>
    <w:rsid w:val="00500E7E"/>
    <w:rsid w:val="00501098"/>
    <w:rsid w:val="005014AC"/>
    <w:rsid w:val="0050239F"/>
    <w:rsid w:val="00503D81"/>
    <w:rsid w:val="00504C1F"/>
    <w:rsid w:val="00505501"/>
    <w:rsid w:val="00516FB1"/>
    <w:rsid w:val="00517ED2"/>
    <w:rsid w:val="005211CC"/>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6ABE"/>
    <w:rsid w:val="00577A7F"/>
    <w:rsid w:val="005856B4"/>
    <w:rsid w:val="005862A4"/>
    <w:rsid w:val="005937AD"/>
    <w:rsid w:val="00593970"/>
    <w:rsid w:val="005A055B"/>
    <w:rsid w:val="005B20ED"/>
    <w:rsid w:val="005B300D"/>
    <w:rsid w:val="005B699A"/>
    <w:rsid w:val="005B69FC"/>
    <w:rsid w:val="005B6D61"/>
    <w:rsid w:val="005C35C4"/>
    <w:rsid w:val="005C40BF"/>
    <w:rsid w:val="005C5A91"/>
    <w:rsid w:val="005C7EFA"/>
    <w:rsid w:val="005D500D"/>
    <w:rsid w:val="005D5C62"/>
    <w:rsid w:val="005E22AF"/>
    <w:rsid w:val="005E3D28"/>
    <w:rsid w:val="005E4591"/>
    <w:rsid w:val="005E6871"/>
    <w:rsid w:val="005F2464"/>
    <w:rsid w:val="005F2534"/>
    <w:rsid w:val="005F5464"/>
    <w:rsid w:val="005F7F62"/>
    <w:rsid w:val="00600037"/>
    <w:rsid w:val="00602133"/>
    <w:rsid w:val="00606A22"/>
    <w:rsid w:val="00606ED2"/>
    <w:rsid w:val="006110B2"/>
    <w:rsid w:val="00611638"/>
    <w:rsid w:val="00617E8D"/>
    <w:rsid w:val="00620030"/>
    <w:rsid w:val="00620892"/>
    <w:rsid w:val="0063129C"/>
    <w:rsid w:val="00636410"/>
    <w:rsid w:val="00636434"/>
    <w:rsid w:val="006401CD"/>
    <w:rsid w:val="00640817"/>
    <w:rsid w:val="006435CF"/>
    <w:rsid w:val="0064610E"/>
    <w:rsid w:val="00651923"/>
    <w:rsid w:val="00655908"/>
    <w:rsid w:val="00657A60"/>
    <w:rsid w:val="0066017D"/>
    <w:rsid w:val="00667ECD"/>
    <w:rsid w:val="0067172E"/>
    <w:rsid w:val="00672BDB"/>
    <w:rsid w:val="00675C0E"/>
    <w:rsid w:val="00676124"/>
    <w:rsid w:val="00676CC9"/>
    <w:rsid w:val="00677123"/>
    <w:rsid w:val="0068050F"/>
    <w:rsid w:val="00680CA1"/>
    <w:rsid w:val="00684A46"/>
    <w:rsid w:val="00686711"/>
    <w:rsid w:val="006916C3"/>
    <w:rsid w:val="00691813"/>
    <w:rsid w:val="006929E5"/>
    <w:rsid w:val="006940AA"/>
    <w:rsid w:val="00694EEE"/>
    <w:rsid w:val="006968ED"/>
    <w:rsid w:val="006969E7"/>
    <w:rsid w:val="006A2A95"/>
    <w:rsid w:val="006A4B5F"/>
    <w:rsid w:val="006B2177"/>
    <w:rsid w:val="006B5972"/>
    <w:rsid w:val="006C3906"/>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2DE2"/>
    <w:rsid w:val="00732FB6"/>
    <w:rsid w:val="00733E5F"/>
    <w:rsid w:val="00737623"/>
    <w:rsid w:val="007422B9"/>
    <w:rsid w:val="007422CC"/>
    <w:rsid w:val="00745A46"/>
    <w:rsid w:val="00746246"/>
    <w:rsid w:val="00750B64"/>
    <w:rsid w:val="00750BFB"/>
    <w:rsid w:val="00751A8C"/>
    <w:rsid w:val="00751D62"/>
    <w:rsid w:val="007550CE"/>
    <w:rsid w:val="0075627A"/>
    <w:rsid w:val="0075694A"/>
    <w:rsid w:val="00756DF5"/>
    <w:rsid w:val="00761097"/>
    <w:rsid w:val="00762C22"/>
    <w:rsid w:val="00765265"/>
    <w:rsid w:val="007655A3"/>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45FE"/>
    <w:rsid w:val="00795795"/>
    <w:rsid w:val="007964ED"/>
    <w:rsid w:val="00796812"/>
    <w:rsid w:val="007A0F7B"/>
    <w:rsid w:val="007A1D5F"/>
    <w:rsid w:val="007A383A"/>
    <w:rsid w:val="007A45FC"/>
    <w:rsid w:val="007B1B33"/>
    <w:rsid w:val="007B5258"/>
    <w:rsid w:val="007B6661"/>
    <w:rsid w:val="007C0564"/>
    <w:rsid w:val="007C48CB"/>
    <w:rsid w:val="007C78A7"/>
    <w:rsid w:val="007D0BC3"/>
    <w:rsid w:val="007D0D6D"/>
    <w:rsid w:val="007D252A"/>
    <w:rsid w:val="007D2B10"/>
    <w:rsid w:val="007D5C61"/>
    <w:rsid w:val="007D6A81"/>
    <w:rsid w:val="007E11AC"/>
    <w:rsid w:val="007E19EE"/>
    <w:rsid w:val="007E22B0"/>
    <w:rsid w:val="007E2359"/>
    <w:rsid w:val="007E5956"/>
    <w:rsid w:val="007E5F6F"/>
    <w:rsid w:val="007E7262"/>
    <w:rsid w:val="007F07EF"/>
    <w:rsid w:val="007F0CA0"/>
    <w:rsid w:val="007F1C5A"/>
    <w:rsid w:val="007F3E5F"/>
    <w:rsid w:val="007F5FAE"/>
    <w:rsid w:val="007F6A39"/>
    <w:rsid w:val="007F791A"/>
    <w:rsid w:val="0080064E"/>
    <w:rsid w:val="00803173"/>
    <w:rsid w:val="008074D7"/>
    <w:rsid w:val="0081408F"/>
    <w:rsid w:val="00815D99"/>
    <w:rsid w:val="008203A5"/>
    <w:rsid w:val="00820F26"/>
    <w:rsid w:val="00825B28"/>
    <w:rsid w:val="008268BF"/>
    <w:rsid w:val="00830029"/>
    <w:rsid w:val="00836373"/>
    <w:rsid w:val="008372FD"/>
    <w:rsid w:val="008377E9"/>
    <w:rsid w:val="0083785D"/>
    <w:rsid w:val="008400B9"/>
    <w:rsid w:val="00840CCF"/>
    <w:rsid w:val="008426DE"/>
    <w:rsid w:val="00846DC2"/>
    <w:rsid w:val="0085090A"/>
    <w:rsid w:val="008518C6"/>
    <w:rsid w:val="00851DE0"/>
    <w:rsid w:val="00855359"/>
    <w:rsid w:val="00857164"/>
    <w:rsid w:val="008626C6"/>
    <w:rsid w:val="00862E8C"/>
    <w:rsid w:val="008649B2"/>
    <w:rsid w:val="00870670"/>
    <w:rsid w:val="00871D19"/>
    <w:rsid w:val="00872127"/>
    <w:rsid w:val="0087215E"/>
    <w:rsid w:val="00872ADC"/>
    <w:rsid w:val="00872CB8"/>
    <w:rsid w:val="0087482B"/>
    <w:rsid w:val="00876398"/>
    <w:rsid w:val="008772F9"/>
    <w:rsid w:val="00880459"/>
    <w:rsid w:val="00886615"/>
    <w:rsid w:val="00886653"/>
    <w:rsid w:val="0089013F"/>
    <w:rsid w:val="00892FC6"/>
    <w:rsid w:val="00894821"/>
    <w:rsid w:val="008A0899"/>
    <w:rsid w:val="008A1EC2"/>
    <w:rsid w:val="008A22B4"/>
    <w:rsid w:val="008A4ACD"/>
    <w:rsid w:val="008A5609"/>
    <w:rsid w:val="008A7258"/>
    <w:rsid w:val="008A78BA"/>
    <w:rsid w:val="008B054C"/>
    <w:rsid w:val="008B2A5E"/>
    <w:rsid w:val="008B670E"/>
    <w:rsid w:val="008B6EE0"/>
    <w:rsid w:val="008B7FE5"/>
    <w:rsid w:val="008C1563"/>
    <w:rsid w:val="008C3800"/>
    <w:rsid w:val="008C56E7"/>
    <w:rsid w:val="008C5B51"/>
    <w:rsid w:val="008D4691"/>
    <w:rsid w:val="008D5C58"/>
    <w:rsid w:val="008E382E"/>
    <w:rsid w:val="008E429D"/>
    <w:rsid w:val="008E467B"/>
    <w:rsid w:val="008E4B66"/>
    <w:rsid w:val="008E653C"/>
    <w:rsid w:val="008E7F9D"/>
    <w:rsid w:val="008F06DC"/>
    <w:rsid w:val="008F182A"/>
    <w:rsid w:val="008F1A20"/>
    <w:rsid w:val="00902422"/>
    <w:rsid w:val="00905BD3"/>
    <w:rsid w:val="009077C6"/>
    <w:rsid w:val="0091457F"/>
    <w:rsid w:val="00920825"/>
    <w:rsid w:val="00920874"/>
    <w:rsid w:val="009228E2"/>
    <w:rsid w:val="00923EF4"/>
    <w:rsid w:val="0093035B"/>
    <w:rsid w:val="00930EE0"/>
    <w:rsid w:val="00930FCA"/>
    <w:rsid w:val="00931925"/>
    <w:rsid w:val="0093218D"/>
    <w:rsid w:val="00935FDF"/>
    <w:rsid w:val="00943B2D"/>
    <w:rsid w:val="009448E5"/>
    <w:rsid w:val="00945E1D"/>
    <w:rsid w:val="0095191C"/>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A58FC"/>
    <w:rsid w:val="009B00AB"/>
    <w:rsid w:val="009B094C"/>
    <w:rsid w:val="009B2239"/>
    <w:rsid w:val="009B4A21"/>
    <w:rsid w:val="009B4DE1"/>
    <w:rsid w:val="009B7F49"/>
    <w:rsid w:val="009C4AF0"/>
    <w:rsid w:val="009C5680"/>
    <w:rsid w:val="009D0233"/>
    <w:rsid w:val="009D04EF"/>
    <w:rsid w:val="009E0A6E"/>
    <w:rsid w:val="009E161B"/>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22A8"/>
    <w:rsid w:val="00A340F4"/>
    <w:rsid w:val="00A401D6"/>
    <w:rsid w:val="00A43023"/>
    <w:rsid w:val="00A44D2A"/>
    <w:rsid w:val="00A5023D"/>
    <w:rsid w:val="00A511AB"/>
    <w:rsid w:val="00A5164C"/>
    <w:rsid w:val="00A51FD5"/>
    <w:rsid w:val="00A53A3B"/>
    <w:rsid w:val="00A544F2"/>
    <w:rsid w:val="00A642AC"/>
    <w:rsid w:val="00A660C6"/>
    <w:rsid w:val="00A6708A"/>
    <w:rsid w:val="00A7151D"/>
    <w:rsid w:val="00A7161C"/>
    <w:rsid w:val="00A724E1"/>
    <w:rsid w:val="00A725EC"/>
    <w:rsid w:val="00A739DF"/>
    <w:rsid w:val="00A778B4"/>
    <w:rsid w:val="00A82F6A"/>
    <w:rsid w:val="00A84890"/>
    <w:rsid w:val="00A84912"/>
    <w:rsid w:val="00A86C97"/>
    <w:rsid w:val="00A921B5"/>
    <w:rsid w:val="00A9353D"/>
    <w:rsid w:val="00AA105D"/>
    <w:rsid w:val="00AA2CCB"/>
    <w:rsid w:val="00AA3225"/>
    <w:rsid w:val="00AA59AC"/>
    <w:rsid w:val="00AA5FB8"/>
    <w:rsid w:val="00AA72CC"/>
    <w:rsid w:val="00AA7385"/>
    <w:rsid w:val="00AA7DD1"/>
    <w:rsid w:val="00AB10F4"/>
    <w:rsid w:val="00AB2D62"/>
    <w:rsid w:val="00AB2E5E"/>
    <w:rsid w:val="00AB4F2B"/>
    <w:rsid w:val="00AC0541"/>
    <w:rsid w:val="00AC069C"/>
    <w:rsid w:val="00AC1727"/>
    <w:rsid w:val="00AC2116"/>
    <w:rsid w:val="00AC427A"/>
    <w:rsid w:val="00AD3471"/>
    <w:rsid w:val="00AD3769"/>
    <w:rsid w:val="00AD3A0F"/>
    <w:rsid w:val="00AD48F0"/>
    <w:rsid w:val="00AE0FB5"/>
    <w:rsid w:val="00AE1D0F"/>
    <w:rsid w:val="00AF0E23"/>
    <w:rsid w:val="00AF377E"/>
    <w:rsid w:val="00AF6B31"/>
    <w:rsid w:val="00B01715"/>
    <w:rsid w:val="00B01A3D"/>
    <w:rsid w:val="00B01E6E"/>
    <w:rsid w:val="00B032B1"/>
    <w:rsid w:val="00B04967"/>
    <w:rsid w:val="00B06F2C"/>
    <w:rsid w:val="00B10189"/>
    <w:rsid w:val="00B116CC"/>
    <w:rsid w:val="00B11C13"/>
    <w:rsid w:val="00B14E66"/>
    <w:rsid w:val="00B16D8D"/>
    <w:rsid w:val="00B179A0"/>
    <w:rsid w:val="00B17FE6"/>
    <w:rsid w:val="00B20D55"/>
    <w:rsid w:val="00B2523B"/>
    <w:rsid w:val="00B3039C"/>
    <w:rsid w:val="00B30B8A"/>
    <w:rsid w:val="00B32E58"/>
    <w:rsid w:val="00B33183"/>
    <w:rsid w:val="00B3338D"/>
    <w:rsid w:val="00B44665"/>
    <w:rsid w:val="00B52589"/>
    <w:rsid w:val="00B56BD5"/>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C70D7"/>
    <w:rsid w:val="00BD1EB4"/>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2672E"/>
    <w:rsid w:val="00C330FF"/>
    <w:rsid w:val="00C332FD"/>
    <w:rsid w:val="00C33B02"/>
    <w:rsid w:val="00C40754"/>
    <w:rsid w:val="00C4186C"/>
    <w:rsid w:val="00C42BE8"/>
    <w:rsid w:val="00C441C9"/>
    <w:rsid w:val="00C4458D"/>
    <w:rsid w:val="00C44E08"/>
    <w:rsid w:val="00C45428"/>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2C2A"/>
    <w:rsid w:val="00CA3DCC"/>
    <w:rsid w:val="00CA4649"/>
    <w:rsid w:val="00CA4AFB"/>
    <w:rsid w:val="00CA5C8E"/>
    <w:rsid w:val="00CA60FB"/>
    <w:rsid w:val="00CA7561"/>
    <w:rsid w:val="00CB0A19"/>
    <w:rsid w:val="00CB0D65"/>
    <w:rsid w:val="00CB47A6"/>
    <w:rsid w:val="00CB491B"/>
    <w:rsid w:val="00CB4A7E"/>
    <w:rsid w:val="00CB5F5D"/>
    <w:rsid w:val="00CC2E60"/>
    <w:rsid w:val="00CC457C"/>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676"/>
    <w:rsid w:val="00D45FCB"/>
    <w:rsid w:val="00D46E41"/>
    <w:rsid w:val="00D531AD"/>
    <w:rsid w:val="00D53EFA"/>
    <w:rsid w:val="00D57E64"/>
    <w:rsid w:val="00D63207"/>
    <w:rsid w:val="00D63908"/>
    <w:rsid w:val="00D63B54"/>
    <w:rsid w:val="00D64B48"/>
    <w:rsid w:val="00D64F74"/>
    <w:rsid w:val="00D65B63"/>
    <w:rsid w:val="00D66630"/>
    <w:rsid w:val="00D6780E"/>
    <w:rsid w:val="00D70BDA"/>
    <w:rsid w:val="00D70FE9"/>
    <w:rsid w:val="00D74D68"/>
    <w:rsid w:val="00D77159"/>
    <w:rsid w:val="00D80366"/>
    <w:rsid w:val="00D80D85"/>
    <w:rsid w:val="00D821E9"/>
    <w:rsid w:val="00D82B4B"/>
    <w:rsid w:val="00D83D1F"/>
    <w:rsid w:val="00D847F8"/>
    <w:rsid w:val="00D84E02"/>
    <w:rsid w:val="00D8657E"/>
    <w:rsid w:val="00D90FE9"/>
    <w:rsid w:val="00D922CD"/>
    <w:rsid w:val="00D94C3D"/>
    <w:rsid w:val="00D951E7"/>
    <w:rsid w:val="00DA3968"/>
    <w:rsid w:val="00DA3B9F"/>
    <w:rsid w:val="00DA53DA"/>
    <w:rsid w:val="00DA5B3A"/>
    <w:rsid w:val="00DA6D51"/>
    <w:rsid w:val="00DA72FE"/>
    <w:rsid w:val="00DB1940"/>
    <w:rsid w:val="00DB1CC1"/>
    <w:rsid w:val="00DB2AAE"/>
    <w:rsid w:val="00DB49DF"/>
    <w:rsid w:val="00DB5AD2"/>
    <w:rsid w:val="00DB781A"/>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0500"/>
    <w:rsid w:val="00E12A94"/>
    <w:rsid w:val="00E17AE0"/>
    <w:rsid w:val="00E20C9E"/>
    <w:rsid w:val="00E2145B"/>
    <w:rsid w:val="00E223FA"/>
    <w:rsid w:val="00E2362C"/>
    <w:rsid w:val="00E27C54"/>
    <w:rsid w:val="00E30310"/>
    <w:rsid w:val="00E349C4"/>
    <w:rsid w:val="00E3592E"/>
    <w:rsid w:val="00E423F5"/>
    <w:rsid w:val="00E42641"/>
    <w:rsid w:val="00E434D9"/>
    <w:rsid w:val="00E4435F"/>
    <w:rsid w:val="00E468FC"/>
    <w:rsid w:val="00E50540"/>
    <w:rsid w:val="00E5119A"/>
    <w:rsid w:val="00E54184"/>
    <w:rsid w:val="00E55003"/>
    <w:rsid w:val="00E57CF2"/>
    <w:rsid w:val="00E70B2F"/>
    <w:rsid w:val="00E71385"/>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154E"/>
    <w:rsid w:val="00EC2A38"/>
    <w:rsid w:val="00EC6024"/>
    <w:rsid w:val="00ED0529"/>
    <w:rsid w:val="00ED7B4E"/>
    <w:rsid w:val="00ED7E6A"/>
    <w:rsid w:val="00EE2A9F"/>
    <w:rsid w:val="00EE7386"/>
    <w:rsid w:val="00EE7B41"/>
    <w:rsid w:val="00F0170C"/>
    <w:rsid w:val="00F06042"/>
    <w:rsid w:val="00F074B0"/>
    <w:rsid w:val="00F10361"/>
    <w:rsid w:val="00F128F9"/>
    <w:rsid w:val="00F13B57"/>
    <w:rsid w:val="00F158A5"/>
    <w:rsid w:val="00F158BE"/>
    <w:rsid w:val="00F15EEB"/>
    <w:rsid w:val="00F17080"/>
    <w:rsid w:val="00F21A1D"/>
    <w:rsid w:val="00F224C2"/>
    <w:rsid w:val="00F232E2"/>
    <w:rsid w:val="00F247F5"/>
    <w:rsid w:val="00F26624"/>
    <w:rsid w:val="00F2754B"/>
    <w:rsid w:val="00F324C8"/>
    <w:rsid w:val="00F33689"/>
    <w:rsid w:val="00F401F9"/>
    <w:rsid w:val="00F45D59"/>
    <w:rsid w:val="00F46BAE"/>
    <w:rsid w:val="00F5058F"/>
    <w:rsid w:val="00F53945"/>
    <w:rsid w:val="00F5515C"/>
    <w:rsid w:val="00F568F9"/>
    <w:rsid w:val="00F56FF5"/>
    <w:rsid w:val="00F62E97"/>
    <w:rsid w:val="00F64EC3"/>
    <w:rsid w:val="00F70DCC"/>
    <w:rsid w:val="00F85961"/>
    <w:rsid w:val="00F86EC4"/>
    <w:rsid w:val="00F91973"/>
    <w:rsid w:val="00F9237A"/>
    <w:rsid w:val="00F9344C"/>
    <w:rsid w:val="00F93774"/>
    <w:rsid w:val="00FA02AF"/>
    <w:rsid w:val="00FA14D0"/>
    <w:rsid w:val="00FA18E5"/>
    <w:rsid w:val="00FA5FAA"/>
    <w:rsid w:val="00FB3145"/>
    <w:rsid w:val="00FB3450"/>
    <w:rsid w:val="00FB3DD7"/>
    <w:rsid w:val="00FC5245"/>
    <w:rsid w:val="00FC648F"/>
    <w:rsid w:val="00FC69EC"/>
    <w:rsid w:val="00FC7689"/>
    <w:rsid w:val="00FD343E"/>
    <w:rsid w:val="00FD5693"/>
    <w:rsid w:val="00FD638A"/>
    <w:rsid w:val="00FE311C"/>
    <w:rsid w:val="00FE35AF"/>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CEB2B2"/>
  <w15:docId w15:val="{BF49EE83-9F88-4B04-BD72-43FB1E57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5C5A91"/>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EB773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EB773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EB773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EB773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EB773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5C5A9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C5A9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0412C"/>
    <w:pPr>
      <w:keepLines/>
      <w:numPr>
        <w:numId w:val="4"/>
      </w:numPr>
      <w:spacing w:before="120" w:after="120" w:line="240" w:lineRule="auto"/>
      <w:ind w:right="864"/>
    </w:pPr>
    <w:rPr>
      <w:rFonts w:ascii="Utopia" w:hAnsi="Utopia"/>
      <w:sz w:val="18"/>
    </w:rPr>
  </w:style>
  <w:style w:type="character" w:customStyle="1" w:styleId="CodeBold">
    <w:name w:val="Code Bold"/>
    <w:rsid w:val="00F401F9"/>
    <w:rPr>
      <w:rFonts w:ascii="TheSansMonoConBlack" w:hAnsi="TheSansMonoConBlack"/>
      <w:sz w:val="18"/>
    </w:rPr>
  </w:style>
  <w:style w:type="paragraph" w:customStyle="1" w:styleId="ChapterNumber">
    <w:name w:val="Chapter Number"/>
    <w:next w:val="Normal"/>
    <w:autoRedefine/>
    <w:qFormat/>
    <w:rsid w:val="00F401F9"/>
    <w:pPr>
      <w:keepNext/>
      <w:spacing w:after="240"/>
    </w:pPr>
    <w:rPr>
      <w:rFonts w:ascii="Arial" w:hAnsi="Arial"/>
      <w:b/>
      <w:caps/>
      <w:sz w:val="28"/>
      <w:szCs w:val="28"/>
    </w:rPr>
  </w:style>
  <w:style w:type="paragraph" w:customStyle="1" w:styleId="ChapterTitle">
    <w:name w:val="Chapter Title"/>
    <w:next w:val="Normal"/>
    <w:rsid w:val="00F401F9"/>
    <w:pPr>
      <w:spacing w:before="240" w:after="1200"/>
    </w:pPr>
    <w:rPr>
      <w:rFonts w:ascii="Arial Narrow" w:hAnsi="Arial Narrow"/>
      <w:b/>
      <w:sz w:val="60"/>
      <w:szCs w:val="48"/>
    </w:rPr>
  </w:style>
  <w:style w:type="paragraph" w:customStyle="1" w:styleId="FigureCaption">
    <w:name w:val="Figure Caption"/>
    <w:next w:val="Normal"/>
    <w:qFormat/>
    <w:rsid w:val="00F401F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401F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hAnsi="Utopia"/>
      <w:i/>
      <w:noProof/>
      <w:sz w:val="18"/>
    </w:rPr>
  </w:style>
  <w:style w:type="paragraph" w:customStyle="1" w:styleId="NumSubList">
    <w:name w:val="Num Sub List"/>
    <w:basedOn w:val="Normal"/>
    <w:rsid w:val="00A0412C"/>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EB773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F401F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hAnsi="Utopia"/>
      <w:i/>
      <w:iCs/>
    </w:rPr>
  </w:style>
  <w:style w:type="paragraph" w:customStyle="1" w:styleId="Results">
    <w:name w:val="Results"/>
    <w:basedOn w:val="Normal"/>
    <w:rsid w:val="00F401F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401F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hAnsi="HelveticaNeue Condensed"/>
    </w:rPr>
  </w:style>
  <w:style w:type="paragraph" w:customStyle="1" w:styleId="ExerciseBullet">
    <w:name w:val="Exercise Bullet"/>
    <w:basedOn w:val="Normal"/>
    <w:rsid w:val="00F401F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B773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401F9"/>
    <w:pPr>
      <w:spacing w:before="120" w:after="120"/>
      <w:contextualSpacing/>
    </w:pPr>
    <w:rPr>
      <w:rFonts w:ascii="Utopia" w:hAnsi="Utopia"/>
      <w:sz w:val="18"/>
    </w:rPr>
  </w:style>
  <w:style w:type="paragraph" w:customStyle="1" w:styleId="TableCaption">
    <w:name w:val="Table Caption"/>
    <w:basedOn w:val="FigureCaption"/>
    <w:next w:val="Normal"/>
    <w:qFormat/>
    <w:rsid w:val="00F401F9"/>
    <w:pPr>
      <w:spacing w:after="120"/>
    </w:pPr>
  </w:style>
  <w:style w:type="paragraph" w:customStyle="1" w:styleId="TableHead">
    <w:name w:val="Table Head"/>
    <w:next w:val="Normal"/>
    <w:rsid w:val="00F401F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401F9"/>
    <w:pPr>
      <w:spacing w:before="60" w:after="240"/>
      <w:contextualSpacing/>
    </w:pPr>
    <w:rPr>
      <w:rFonts w:ascii="Utopia" w:hAnsi="Utopia"/>
      <w:i/>
      <w:sz w:val="18"/>
    </w:rPr>
  </w:style>
  <w:style w:type="table" w:styleId="TableGrid">
    <w:name w:val="Table Grid"/>
    <w:basedOn w:val="TableNormal"/>
    <w:rsid w:val="00F401F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401F9"/>
    <w:pPr>
      <w:numPr>
        <w:numId w:val="0"/>
      </w:numPr>
      <w:ind w:left="864"/>
    </w:pPr>
  </w:style>
  <w:style w:type="paragraph" w:customStyle="1" w:styleId="NumList">
    <w:name w:val="Num List"/>
    <w:basedOn w:val="Normal"/>
    <w:rsid w:val="00F401F9"/>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F401F9"/>
    <w:pPr>
      <w:spacing w:before="0"/>
      <w:ind w:left="0" w:right="0"/>
      <w:jc w:val="right"/>
    </w:pPr>
    <w:rPr>
      <w:i w:val="0"/>
    </w:rPr>
  </w:style>
  <w:style w:type="paragraph" w:customStyle="1" w:styleId="ExerciseHead">
    <w:name w:val="Exercise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401F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401F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hAnsi="TheSansMonoConNormal"/>
      <w:noProof/>
      <w:sz w:val="18"/>
    </w:rPr>
  </w:style>
  <w:style w:type="paragraph" w:customStyle="1" w:styleId="ExerciseSubhead">
    <w:name w:val="Exercise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401F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0412C"/>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401F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hAnsi="HelveticaNeue Condensed"/>
    </w:rPr>
  </w:style>
  <w:style w:type="paragraph" w:customStyle="1" w:styleId="BodyTextFirst">
    <w:name w:val="Body Text First"/>
    <w:basedOn w:val="BodyText"/>
    <w:link w:val="BodyTextFirstChar"/>
    <w:rsid w:val="00A0412C"/>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401F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401F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401F9"/>
  </w:style>
  <w:style w:type="paragraph" w:customStyle="1" w:styleId="SideBarSubhead">
    <w:name w:val="Side Bar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401F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hAnsi="HelveticaNeue Condensed"/>
    </w:rPr>
  </w:style>
  <w:style w:type="paragraph" w:customStyle="1" w:styleId="ExerciseLast">
    <w:name w:val="Exercise Last"/>
    <w:basedOn w:val="Normal"/>
    <w:link w:val="Exercise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hAnsi="HelveticaNeue Condensed"/>
    </w:rPr>
  </w:style>
  <w:style w:type="paragraph" w:customStyle="1" w:styleId="SideBarLast">
    <w:name w:val="Side Bar Last"/>
    <w:basedOn w:val="Normal"/>
    <w:link w:val="SideBar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hAnsi="HelveticaNeue Condensed"/>
    </w:rPr>
  </w:style>
  <w:style w:type="paragraph" w:customStyle="1" w:styleId="SideBarBullet">
    <w:name w:val="Side Bar Bullet"/>
    <w:basedOn w:val="Normal"/>
    <w:rsid w:val="00F401F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401F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401F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B773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B773D"/>
    <w:pPr>
      <w:spacing w:before="120" w:after="120"/>
    </w:pPr>
    <w:rPr>
      <w:rFonts w:ascii="Arial" w:hAnsi="Arial"/>
      <w:sz w:val="18"/>
    </w:rPr>
  </w:style>
  <w:style w:type="paragraph" w:styleId="Revision">
    <w:name w:val="Revision"/>
    <w:hidden/>
    <w:uiPriority w:val="99"/>
    <w:semiHidden/>
    <w:rsid w:val="00B44665"/>
    <w:rPr>
      <w:rFonts w:ascii="Calibri" w:eastAsia="Calibri" w:hAnsi="Calibri"/>
      <w:sz w:val="22"/>
      <w:szCs w:val="22"/>
    </w:rPr>
  </w:style>
  <w:style w:type="character" w:styleId="IntenseEmphasis">
    <w:name w:val="Intense Emphasis"/>
    <w:basedOn w:val="DefaultParagraphFont"/>
    <w:uiPriority w:val="21"/>
    <w:qFormat/>
    <w:rsid w:val="00EB773D"/>
    <w:rPr>
      <w:b/>
      <w:bCs/>
      <w:i/>
      <w:iCs/>
      <w:color w:val="auto"/>
    </w:rPr>
  </w:style>
  <w:style w:type="character" w:styleId="Emphasis">
    <w:name w:val="Emphasis"/>
    <w:basedOn w:val="DefaultParagraphFont"/>
    <w:qFormat/>
    <w:rsid w:val="00A0412C"/>
    <w:rPr>
      <w:i/>
      <w:iCs/>
    </w:rPr>
  </w:style>
  <w:style w:type="character" w:styleId="Strong">
    <w:name w:val="Strong"/>
    <w:basedOn w:val="DefaultParagraphFont"/>
    <w:qFormat/>
    <w:rsid w:val="00B44665"/>
    <w:rPr>
      <w:b/>
      <w:bCs/>
    </w:rPr>
  </w:style>
  <w:style w:type="paragraph" w:styleId="Subtitle">
    <w:name w:val="Subtitle"/>
    <w:basedOn w:val="Normal"/>
    <w:next w:val="Normal"/>
    <w:link w:val="SubtitleChar"/>
    <w:qFormat/>
    <w:rsid w:val="00B4466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hAnsi="Cambria"/>
      <w:sz w:val="24"/>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B773D"/>
    <w:rPr>
      <w:rFonts w:ascii="ZapfDingbats" w:hAnsi="ZapfDingbats"/>
      <w:color w:val="auto"/>
      <w:szCs w:val="24"/>
    </w:rPr>
  </w:style>
  <w:style w:type="paragraph" w:customStyle="1" w:styleId="Code">
    <w:name w:val="Code"/>
    <w:basedOn w:val="Normal"/>
    <w:link w:val="CodeChar"/>
    <w:qFormat/>
    <w:rsid w:val="00EB773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B773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1E7A33"/>
  </w:style>
  <w:style w:type="character" w:styleId="FootnoteReference">
    <w:name w:val="footnote reference"/>
    <w:basedOn w:val="DefaultParagraphFont"/>
    <w:semiHidden/>
    <w:unhideWhenUsed/>
    <w:locked/>
    <w:rsid w:val="001E7A33"/>
    <w:rPr>
      <w:vertAlign w:val="superscript"/>
    </w:rPr>
  </w:style>
  <w:style w:type="paragraph" w:styleId="TOC3">
    <w:name w:val="toc 3"/>
    <w:basedOn w:val="Normal"/>
    <w:next w:val="Normal"/>
    <w:autoRedefine/>
    <w:semiHidden/>
    <w:unhideWhenUsed/>
    <w:locked/>
    <w:rsid w:val="001E7A33"/>
    <w:pPr>
      <w:spacing w:after="100"/>
      <w:ind w:left="440"/>
    </w:pPr>
  </w:style>
  <w:style w:type="paragraph" w:styleId="TOC4">
    <w:name w:val="toc 4"/>
    <w:basedOn w:val="Normal"/>
    <w:next w:val="Normal"/>
    <w:autoRedefine/>
    <w:semiHidden/>
    <w:unhideWhenUsed/>
    <w:locked/>
    <w:rsid w:val="001E7A33"/>
    <w:pPr>
      <w:spacing w:after="100"/>
      <w:ind w:left="660"/>
    </w:pPr>
  </w:style>
  <w:style w:type="paragraph" w:styleId="TOC5">
    <w:name w:val="toc 5"/>
    <w:basedOn w:val="Normal"/>
    <w:next w:val="Normal"/>
    <w:autoRedefine/>
    <w:semiHidden/>
    <w:unhideWhenUsed/>
    <w:locked/>
    <w:rsid w:val="001E7A33"/>
    <w:pPr>
      <w:spacing w:after="100"/>
      <w:ind w:left="880"/>
    </w:pPr>
  </w:style>
  <w:style w:type="paragraph" w:styleId="TOC6">
    <w:name w:val="toc 6"/>
    <w:basedOn w:val="Normal"/>
    <w:next w:val="Normal"/>
    <w:autoRedefine/>
    <w:semiHidden/>
    <w:unhideWhenUsed/>
    <w:locked/>
    <w:rsid w:val="001E7A33"/>
    <w:pPr>
      <w:spacing w:after="100"/>
      <w:ind w:left="1100"/>
    </w:pPr>
  </w:style>
  <w:style w:type="paragraph" w:styleId="TOC7">
    <w:name w:val="toc 7"/>
    <w:basedOn w:val="Normal"/>
    <w:next w:val="Normal"/>
    <w:autoRedefine/>
    <w:semiHidden/>
    <w:unhideWhenUsed/>
    <w:locked/>
    <w:rsid w:val="001E7A33"/>
    <w:pPr>
      <w:spacing w:after="100"/>
      <w:ind w:left="1320"/>
    </w:pPr>
  </w:style>
  <w:style w:type="paragraph" w:styleId="TOC8">
    <w:name w:val="toc 8"/>
    <w:basedOn w:val="Normal"/>
    <w:next w:val="Normal"/>
    <w:autoRedefine/>
    <w:semiHidden/>
    <w:unhideWhenUsed/>
    <w:locked/>
    <w:rsid w:val="001E7A33"/>
    <w:pPr>
      <w:spacing w:after="100"/>
      <w:ind w:left="1540"/>
    </w:pPr>
  </w:style>
  <w:style w:type="paragraph" w:styleId="TOC9">
    <w:name w:val="toc 9"/>
    <w:basedOn w:val="Normal"/>
    <w:next w:val="Normal"/>
    <w:autoRedefine/>
    <w:semiHidden/>
    <w:unhideWhenUsed/>
    <w:locked/>
    <w:rsid w:val="001E7A33"/>
    <w:pPr>
      <w:spacing w:after="100"/>
      <w:ind w:left="1760"/>
    </w:pPr>
  </w:style>
  <w:style w:type="character" w:styleId="CommentReference">
    <w:name w:val="annotation reference"/>
    <w:basedOn w:val="DefaultParagraphFont"/>
    <w:semiHidden/>
    <w:unhideWhenUsed/>
    <w:locked/>
    <w:rsid w:val="001E7A33"/>
    <w:rPr>
      <w:sz w:val="16"/>
      <w:szCs w:val="16"/>
    </w:rPr>
  </w:style>
  <w:style w:type="paragraph" w:styleId="CommentText">
    <w:name w:val="annotation text"/>
    <w:basedOn w:val="Normal"/>
    <w:link w:val="CommentTextChar"/>
    <w:semiHidden/>
    <w:unhideWhenUsed/>
    <w:locked/>
    <w:rsid w:val="001E7A33"/>
    <w:pPr>
      <w:spacing w:line="240" w:lineRule="auto"/>
    </w:pPr>
    <w:rPr>
      <w:sz w:val="20"/>
      <w:szCs w:val="20"/>
    </w:rPr>
  </w:style>
  <w:style w:type="character" w:customStyle="1" w:styleId="CommentTextChar">
    <w:name w:val="Comment Text Char"/>
    <w:basedOn w:val="DefaultParagraphFont"/>
    <w:link w:val="CommentText"/>
    <w:semiHidden/>
    <w:rsid w:val="001E7A33"/>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1E7A33"/>
    <w:rPr>
      <w:b/>
      <w:bCs/>
    </w:rPr>
  </w:style>
  <w:style w:type="character" w:customStyle="1" w:styleId="CommentSubjectChar">
    <w:name w:val="Comment Subject Char"/>
    <w:basedOn w:val="CommentTextChar"/>
    <w:link w:val="CommentSubject"/>
    <w:semiHidden/>
    <w:rsid w:val="001E7A33"/>
    <w:rPr>
      <w:rFonts w:asciiTheme="minorHAnsi" w:eastAsiaTheme="minorHAnsi" w:hAnsiTheme="minorHAnsi" w:cstheme="minorBidi"/>
      <w:b/>
      <w:bCs/>
    </w:rPr>
  </w:style>
  <w:style w:type="paragraph" w:styleId="Caption">
    <w:name w:val="caption"/>
    <w:basedOn w:val="Normal"/>
    <w:next w:val="Normal"/>
    <w:semiHidden/>
    <w:unhideWhenUsed/>
    <w:qFormat/>
    <w:locked/>
    <w:rsid w:val="00943B2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958B1540-13D7-47B4-8623-C306EB35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10</Pages>
  <Words>7663</Words>
  <Characters>43684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51245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Frank McGuckin</dc:creator>
  <cp:lastModifiedBy>Jamie Kurtz</cp:lastModifiedBy>
  <cp:revision>39</cp:revision>
  <cp:lastPrinted>2012-09-27T18:23:00Z</cp:lastPrinted>
  <dcterms:created xsi:type="dcterms:W3CDTF">2014-04-04T15:49:00Z</dcterms:created>
  <dcterms:modified xsi:type="dcterms:W3CDTF">2014-04-12T13:02:00Z</dcterms:modified>
</cp:coreProperties>
</file>