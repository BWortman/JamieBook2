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069A4F07" w:rsidR="00B44665" w:rsidRDefault="00AC3FC8" w:rsidP="002B4303">
      <w:pPr>
        <w:pStyle w:val="ChapterTitle"/>
        <w:tabs>
          <w:tab w:val="left" w:pos="1170"/>
        </w:tabs>
      </w:pPr>
      <w:r>
        <w:t>Completing the Picture</w:t>
      </w:r>
    </w:p>
    <w:p w14:paraId="56618B95" w14:textId="2FC7F8E4" w:rsidR="00542008" w:rsidRDefault="00542008" w:rsidP="00445C9F">
      <w:pPr>
        <w:pStyle w:val="BodyTextFirst"/>
      </w:pPr>
      <w:r>
        <w:t>In his must-read book, Working Effectively with Legacy Code, Michael Feathers states:</w:t>
      </w:r>
    </w:p>
    <w:p w14:paraId="3AF93679" w14:textId="2223925C" w:rsidR="00542008" w:rsidRDefault="00542008" w:rsidP="00542008">
      <w:pPr>
        <w:pStyle w:val="Quote"/>
      </w:pPr>
      <w:r>
        <w:t>Code without tests is bad code. It doesn't matter how well written it is; it doesn't matter how pretty or object-oriented or well-encapsulated it is. With tests, we can change the behavior of our code quickly and verifiably. Without them, we really don't know if our code is getting better or worse.</w:t>
      </w:r>
    </w:p>
    <w:p w14:paraId="5BEAD5DF" w14:textId="71410D52" w:rsidR="00D950E8" w:rsidRDefault="00D950E8" w:rsidP="00D950E8">
      <w:pPr>
        <w:pStyle w:val="BodyTextCont"/>
      </w:pPr>
      <w:r>
        <w:t xml:space="preserve">Those are strong words. However, we agree with him. What he calls </w:t>
      </w:r>
      <w:r w:rsidRPr="00D950E8">
        <w:t xml:space="preserve">the </w:t>
      </w:r>
      <w:r>
        <w:t>"</w:t>
      </w:r>
      <w:r w:rsidRPr="00D950E8">
        <w:rPr>
          <w:rStyle w:val="Emphasis"/>
          <w:i w:val="0"/>
          <w:iCs w:val="0"/>
        </w:rPr>
        <w:t>Cover [with tests] and Modify</w:t>
      </w:r>
      <w:r>
        <w:rPr>
          <w:rStyle w:val="Emphasis"/>
        </w:rPr>
        <w:t>"</w:t>
      </w:r>
      <w:r w:rsidRPr="00D950E8">
        <w:t xml:space="preserve"> appro</w:t>
      </w:r>
      <w:r>
        <w:t xml:space="preserve">ach is </w:t>
      </w:r>
      <w:proofErr w:type="spellStart"/>
      <w:r>
        <w:t>demonstratably</w:t>
      </w:r>
      <w:proofErr w:type="spellEnd"/>
      <w:r>
        <w:t xml:space="preserve"> more efficient than </w:t>
      </w:r>
      <w:r w:rsidRPr="00D950E8">
        <w:t xml:space="preserve">the </w:t>
      </w:r>
      <w:r>
        <w:t>"</w:t>
      </w:r>
      <w:r w:rsidRPr="00D950E8">
        <w:rPr>
          <w:rStyle w:val="Emphasis"/>
          <w:i w:val="0"/>
          <w:iCs w:val="0"/>
        </w:rPr>
        <w:t>Edit and Pray [because there are no automated tests]</w:t>
      </w:r>
      <w:r>
        <w:rPr>
          <w:rStyle w:val="Emphasis"/>
        </w:rPr>
        <w:t>"</w:t>
      </w:r>
      <w:r w:rsidRPr="00D950E8">
        <w:t xml:space="preserve"> approach. And although most of us know this, either through our formal education or through the "school of hard knocks", oftentimes we find ourselves writing what Mr. Feathers calls "</w:t>
      </w:r>
      <w:r w:rsidR="00B56069">
        <w:t>bad</w:t>
      </w:r>
      <w:r>
        <w:t xml:space="preserve"> code". The reasons vary, but typically it</w:t>
      </w:r>
      <w:r w:rsidR="00B56069">
        <w:t>'</w:t>
      </w:r>
      <w:r>
        <w:t xml:space="preserve">s because writing testable code can be difficult, especially </w:t>
      </w:r>
      <w:r w:rsidR="00B56069">
        <w:t>when developing on top of certain frameworks.</w:t>
      </w:r>
    </w:p>
    <w:p w14:paraId="5E789C7D" w14:textId="5AA1C4FC" w:rsidR="00B56069" w:rsidRDefault="00B56069" w:rsidP="00B56069">
      <w:pPr>
        <w:pStyle w:val="BodyTextCont"/>
      </w:pPr>
      <w:r>
        <w:t>The good news, in this regard, is that ASP.NET Web API was developed with testability in mind</w:t>
      </w:r>
      <w:r w:rsidR="00AC3FC8">
        <w:t>. I</w:t>
      </w:r>
      <w:r>
        <w:t xml:space="preserve">n this chapter we will demonstrate how to achieve high levels of </w:t>
      </w:r>
      <w:r w:rsidR="00857B9C">
        <w:t>code coverage relatively easily, and how to safely refactor code.</w:t>
      </w:r>
    </w:p>
    <w:p w14:paraId="53B82A29" w14:textId="45FDB3BB" w:rsidR="002A794A" w:rsidRDefault="00AC3FC8" w:rsidP="00AC3FC8">
      <w:pPr>
        <w:pStyle w:val="BodyTextCont"/>
      </w:pPr>
      <w:r>
        <w:t xml:space="preserve">Finally, based on feedback from the previous edition of the book, we will demonstrate how to consume the task-management service using a simple ASP.NET MVC </w:t>
      </w:r>
      <w:ins w:id="0" w:author="Jamie Kurtz" w:date="2014-06-08T21:13:00Z">
        <w:r w:rsidR="00836E6F">
          <w:t>based Single Page Application</w:t>
        </w:r>
      </w:ins>
      <w:del w:id="1" w:author="Jamie Kurtz" w:date="2014-06-08T21:13:00Z">
        <w:r w:rsidDel="00836E6F">
          <w:delText xml:space="preserve">Web </w:delText>
        </w:r>
      </w:del>
      <w:del w:id="2" w:author="Jamie Kurtz" w:date="2014-06-08T21:14:00Z">
        <w:r w:rsidDel="00836E6F">
          <w:delText>application</w:delText>
        </w:r>
      </w:del>
      <w:r>
        <w:t>.</w:t>
      </w:r>
    </w:p>
    <w:p w14:paraId="4C44E59F" w14:textId="5C4C7F1A" w:rsidR="00CD7A9D" w:rsidRDefault="00162E18" w:rsidP="00AC3FC8">
      <w:pPr>
        <w:pStyle w:val="BodyTextCont"/>
      </w:pPr>
      <w:r>
        <w:t>We're in the homestretch now, so l</w:t>
      </w:r>
      <w:r w:rsidR="00CD7A9D">
        <w:t xml:space="preserve">et's </w:t>
      </w:r>
      <w:r>
        <w:t>finish strong</w:t>
      </w:r>
      <w:r w:rsidR="00CD7A9D">
        <w:t>!</w:t>
      </w:r>
    </w:p>
    <w:p w14:paraId="5A013875" w14:textId="7BDFD337" w:rsidR="002A794A" w:rsidRDefault="002A794A" w:rsidP="00445C9F">
      <w:pPr>
        <w:pStyle w:val="Heading1"/>
      </w:pPr>
      <w:r>
        <w:t>Testing the API</w:t>
      </w:r>
    </w:p>
    <w:p w14:paraId="126C2ACD" w14:textId="72F2B465" w:rsidR="00445C9F" w:rsidRDefault="00CD7A9D" w:rsidP="003F7329">
      <w:pPr>
        <w:pStyle w:val="BodyTextFirst"/>
      </w:pPr>
      <w:r>
        <w:t xml:space="preserve">Our </w:t>
      </w:r>
      <w:r w:rsidR="00162E18">
        <w:t xml:space="preserve">usual </w:t>
      </w:r>
      <w:r>
        <w:t xml:space="preserve">approach to automated testing employs a mix of </w:t>
      </w:r>
      <w:r w:rsidR="00B57D1F">
        <w:t xml:space="preserve">automated </w:t>
      </w:r>
      <w:r>
        <w:t>integration tests and unit tests, with a bias towards unit tests. This is because</w:t>
      </w:r>
      <w:r w:rsidR="003F7329">
        <w:t xml:space="preserve"> though integration tests are needed to ensure everything works together, unit tests typically provide much less "friction" when trying to achieve high levels of code coverage</w:t>
      </w:r>
      <w:r w:rsidR="00E141D6">
        <w:t xml:space="preserve"> (e.g., unit tests don't require access to a database).</w:t>
      </w:r>
    </w:p>
    <w:p w14:paraId="30053C25" w14:textId="45BA6790" w:rsidR="00162E18" w:rsidRDefault="00F8688B" w:rsidP="00162E18">
      <w:pPr>
        <w:pStyle w:val="BodyTextCont"/>
      </w:pPr>
      <w:r>
        <w:t xml:space="preserve">In this section we will test the </w:t>
      </w:r>
      <w:r w:rsidRPr="00DD031F">
        <w:rPr>
          <w:rStyle w:val="Emphasis"/>
        </w:rPr>
        <w:t>Get Tasks</w:t>
      </w:r>
      <w:r>
        <w:t xml:space="preserve"> operation. We have chosen </w:t>
      </w:r>
      <w:r w:rsidRPr="00F8688B">
        <w:rPr>
          <w:rStyle w:val="Emphasis"/>
        </w:rPr>
        <w:t>Get Tasks</w:t>
      </w:r>
      <w:r>
        <w:t xml:space="preserve"> because it represents a superset of most of the other operations; i.e., it involves paging, database access, type mapping, hypermedia links, etc. We'll begin by putting unit tests in place, and then we'll go end-to-end with an integration test.</w:t>
      </w:r>
      <w:r w:rsidR="00924D5A" w:rsidRPr="00924D5A">
        <w:t xml:space="preserve"> </w:t>
      </w:r>
      <w:r w:rsidR="00924D5A">
        <w:t>A familiar</w:t>
      </w:r>
      <w:r w:rsidR="00DD71E6">
        <w:t xml:space="preserve">ity with </w:t>
      </w:r>
      <w:proofErr w:type="spellStart"/>
      <w:r w:rsidR="00DD71E6">
        <w:t>NUnit</w:t>
      </w:r>
      <w:proofErr w:type="spellEnd"/>
      <w:r w:rsidR="00DD71E6">
        <w:t xml:space="preserve"> and </w:t>
      </w:r>
      <w:proofErr w:type="spellStart"/>
      <w:r w:rsidR="00DD71E6">
        <w:t>Moq</w:t>
      </w:r>
      <w:proofErr w:type="spellEnd"/>
      <w:r w:rsidR="00DD71E6">
        <w:t xml:space="preserve"> would certainly be </w:t>
      </w:r>
      <w:r w:rsidR="00924D5A">
        <w:t>helpful at this point; however, you will still be able to benefit by following along with the test implementation, regardless of your experience with these frameworks.</w:t>
      </w:r>
    </w:p>
    <w:p w14:paraId="13CDD4B2" w14:textId="572C3313" w:rsidR="00445C9F" w:rsidRDefault="00445C9F" w:rsidP="00445C9F">
      <w:pPr>
        <w:pStyle w:val="Heading2"/>
      </w:pPr>
      <w:r>
        <w:lastRenderedPageBreak/>
        <w:t>Unit Testing</w:t>
      </w:r>
    </w:p>
    <w:p w14:paraId="561D3D92" w14:textId="21847AEB" w:rsidR="00D26E2B" w:rsidRDefault="00D26E2B" w:rsidP="00D26E2B">
      <w:pPr>
        <w:pStyle w:val="BodyTextFirst"/>
      </w:pPr>
      <w:r>
        <w:t xml:space="preserve">The first thing we need to do is add </w:t>
      </w:r>
      <w:r w:rsidR="00182F7F">
        <w:t xml:space="preserve">some </w:t>
      </w:r>
      <w:r>
        <w:t>dependencies</w:t>
      </w:r>
      <w:r w:rsidR="00182F7F">
        <w:t xml:space="preserve"> to the </w:t>
      </w:r>
      <w:r w:rsidR="00182F7F" w:rsidRPr="00D26E2B">
        <w:t>WebApi2Book.Web.Api.Tests</w:t>
      </w:r>
      <w:r w:rsidR="00182F7F">
        <w:t xml:space="preserve"> project</w:t>
      </w:r>
      <w:r>
        <w:t>. With the solution open, run the following commands in the Package Manager Console</w:t>
      </w:r>
      <w:r w:rsidR="0011067D">
        <w:t xml:space="preserve"> to install the testing and mocking frameworks that we introduced in Chapter 3, respectively</w:t>
      </w:r>
      <w:r>
        <w:t>:</w:t>
      </w:r>
    </w:p>
    <w:p w14:paraId="3ACFECCC" w14:textId="5122DD47" w:rsidR="00D26E2B" w:rsidRDefault="00D26E2B" w:rsidP="00D26E2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WebApi2Book.Web.Api.Tests</w:t>
      </w:r>
    </w:p>
    <w:p w14:paraId="20F006B3" w14:textId="63BDE4F5" w:rsidR="005F7AA5" w:rsidRPr="005F7AA5" w:rsidRDefault="005F7AA5" w:rsidP="005F7AA5">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WebApi2Book.Web.Api.Tests</w:t>
      </w:r>
    </w:p>
    <w:p w14:paraId="7C276B10" w14:textId="2A1F1063" w:rsidR="005062B8" w:rsidRDefault="00182F7F" w:rsidP="005F7AA5">
      <w:pPr>
        <w:pStyle w:val="BodyTextCont"/>
      </w:pPr>
      <w:r>
        <w:t xml:space="preserve">Next, run the following commands, </w:t>
      </w:r>
      <w:r w:rsidRPr="00182F7F">
        <w:rPr>
          <w:rStyle w:val="Emphasis"/>
        </w:rPr>
        <w:t>in this order</w:t>
      </w:r>
      <w:r>
        <w:t>, in the Package Manager Console to install some ASP.NET Web API framework dependencies:</w:t>
      </w:r>
    </w:p>
    <w:p w14:paraId="08234C5F" w14:textId="52472221" w:rsidR="00A71D55" w:rsidRDefault="00A71D55" w:rsidP="00182F7F">
      <w:pPr>
        <w:pStyle w:val="Code"/>
      </w:pPr>
      <w:r w:rsidRPr="00A71D55">
        <w:t>install-package Microsoft.AspNet.WebApi.WebHost WebApi2Book.Web.Api.Tests</w:t>
      </w:r>
    </w:p>
    <w:p w14:paraId="0FBEF2F1" w14:textId="5074885E" w:rsidR="00A71D55" w:rsidRDefault="00A71D55" w:rsidP="00182F7F">
      <w:pPr>
        <w:pStyle w:val="Code"/>
      </w:pPr>
      <w:r w:rsidRPr="00A71D55">
        <w:t>install-package Microsoft.Net.Http WebApi2Book.Web.Api.Tests</w:t>
      </w:r>
    </w:p>
    <w:p w14:paraId="29E3157C" w14:textId="275BD520" w:rsidR="00182F7F" w:rsidRDefault="00BC1C3A" w:rsidP="005F7AA5">
      <w:pPr>
        <w:pStyle w:val="BodyTextCont"/>
      </w:pPr>
      <w:r>
        <w:t xml:space="preserve">Now that the external dependencies have been added, add the following project references to the </w:t>
      </w:r>
      <w:r w:rsidRPr="00BC1C3A">
        <w:rPr>
          <w:rStyle w:val="CodeInline"/>
        </w:rPr>
        <w:t>WebApi2Book.Web.Api.Tests</w:t>
      </w:r>
      <w:r>
        <w:t xml:space="preserve"> project:</w:t>
      </w:r>
    </w:p>
    <w:p w14:paraId="2B6433CF" w14:textId="51B892F6" w:rsidR="00BC1C3A" w:rsidRDefault="00BC1C3A" w:rsidP="00BC1C3A">
      <w:pPr>
        <w:pStyle w:val="Code"/>
      </w:pPr>
      <w:r w:rsidRPr="00BC1C3A">
        <w:t>WebApi2Book.Data</w:t>
      </w:r>
    </w:p>
    <w:p w14:paraId="30EACBFF" w14:textId="6935287D" w:rsidR="00BC1C3A" w:rsidRDefault="00BC1C3A" w:rsidP="00BC1C3A">
      <w:pPr>
        <w:pStyle w:val="Code"/>
      </w:pPr>
      <w:r w:rsidRPr="00BC1C3A">
        <w:t>WebApi2Book.Web.Api.Models</w:t>
      </w:r>
    </w:p>
    <w:p w14:paraId="375F3D05" w14:textId="3DED877E" w:rsidR="00BC1C3A" w:rsidRDefault="00BC1C3A" w:rsidP="00BC1C3A">
      <w:pPr>
        <w:pStyle w:val="Code"/>
      </w:pPr>
      <w:r w:rsidRPr="00BC1C3A">
        <w:t>WebApi2Book.Web.Api</w:t>
      </w:r>
    </w:p>
    <w:p w14:paraId="0A3F5D94" w14:textId="77777777" w:rsidR="00AB55A6" w:rsidRDefault="00AB55A6" w:rsidP="00AB55A6">
      <w:pPr>
        <w:pStyle w:val="Heading3"/>
      </w:pPr>
      <w:r>
        <w:t>Testing the Controller</w:t>
      </w:r>
    </w:p>
    <w:p w14:paraId="28CFDFAA" w14:textId="3BF59D34" w:rsidR="00BC1C3A" w:rsidRDefault="00BC1C3A" w:rsidP="00AB55A6">
      <w:pPr>
        <w:pStyle w:val="BodyTextFirst"/>
      </w:pPr>
      <w:r>
        <w:t xml:space="preserve">At last, we are ready to write some code. Implement the </w:t>
      </w:r>
      <w:proofErr w:type="spellStart"/>
      <w:r>
        <w:t>TasksControllerTest</w:t>
      </w:r>
      <w:proofErr w:type="spellEnd"/>
      <w:r>
        <w:t xml:space="preserve"> class as follows:</w:t>
      </w:r>
    </w:p>
    <w:p w14:paraId="73651A17" w14:textId="77777777" w:rsidR="00BC1C3A" w:rsidRPr="00BC1C3A" w:rsidRDefault="00BC1C3A" w:rsidP="00BC1C3A">
      <w:pPr>
        <w:pStyle w:val="Code"/>
      </w:pPr>
      <w:r w:rsidRPr="00BC1C3A">
        <w:t>using System;</w:t>
      </w:r>
    </w:p>
    <w:p w14:paraId="08A6D2BB" w14:textId="77777777" w:rsidR="00BC1C3A" w:rsidRPr="00BC1C3A" w:rsidRDefault="00BC1C3A" w:rsidP="00BC1C3A">
      <w:pPr>
        <w:pStyle w:val="Code"/>
      </w:pPr>
      <w:r w:rsidRPr="00BC1C3A">
        <w:t>using System.Net.Http;</w:t>
      </w:r>
    </w:p>
    <w:p w14:paraId="02EEF27B" w14:textId="77777777" w:rsidR="00BC1C3A" w:rsidRPr="00BC1C3A" w:rsidRDefault="00BC1C3A" w:rsidP="00BC1C3A">
      <w:pPr>
        <w:pStyle w:val="Code"/>
      </w:pPr>
      <w:r w:rsidRPr="00BC1C3A">
        <w:t>using System.Web.Http;</w:t>
      </w:r>
    </w:p>
    <w:p w14:paraId="23D9020C" w14:textId="77777777" w:rsidR="00BC1C3A" w:rsidRPr="00BC1C3A" w:rsidRDefault="00BC1C3A" w:rsidP="00BC1C3A">
      <w:pPr>
        <w:pStyle w:val="Code"/>
      </w:pPr>
      <w:r w:rsidRPr="00BC1C3A">
        <w:t>using Moq;</w:t>
      </w:r>
    </w:p>
    <w:p w14:paraId="57304407" w14:textId="77777777" w:rsidR="00BC1C3A" w:rsidRPr="00BC1C3A" w:rsidRDefault="00BC1C3A" w:rsidP="00BC1C3A">
      <w:pPr>
        <w:pStyle w:val="Code"/>
      </w:pPr>
      <w:r w:rsidRPr="00BC1C3A">
        <w:t>using NUnit.Framework;</w:t>
      </w:r>
    </w:p>
    <w:p w14:paraId="71AE9DD3" w14:textId="77777777" w:rsidR="00BC1C3A" w:rsidRPr="00BC1C3A" w:rsidRDefault="00BC1C3A" w:rsidP="00BC1C3A">
      <w:pPr>
        <w:pStyle w:val="Code"/>
      </w:pPr>
      <w:r w:rsidRPr="00BC1C3A">
        <w:t>using WebApi2Book.Data;</w:t>
      </w:r>
    </w:p>
    <w:p w14:paraId="52E9AD53" w14:textId="77777777" w:rsidR="00BC1C3A" w:rsidRPr="00BC1C3A" w:rsidRDefault="00BC1C3A" w:rsidP="00BC1C3A">
      <w:pPr>
        <w:pStyle w:val="Code"/>
      </w:pPr>
      <w:r w:rsidRPr="00BC1C3A">
        <w:t>using WebApi2Book.Web.Api.Controllers.V1;</w:t>
      </w:r>
    </w:p>
    <w:p w14:paraId="69AB24CA" w14:textId="77777777" w:rsidR="00BC1C3A" w:rsidRPr="00BC1C3A" w:rsidRDefault="00BC1C3A" w:rsidP="00BC1C3A">
      <w:pPr>
        <w:pStyle w:val="Code"/>
      </w:pPr>
      <w:r w:rsidRPr="00BC1C3A">
        <w:t>using WebApi2Book.Web.Api.InquiryProcessing;</w:t>
      </w:r>
    </w:p>
    <w:p w14:paraId="65AF38D7" w14:textId="77777777" w:rsidR="00BC1C3A" w:rsidRPr="00BC1C3A" w:rsidRDefault="00BC1C3A" w:rsidP="00BC1C3A">
      <w:pPr>
        <w:pStyle w:val="Code"/>
      </w:pPr>
      <w:r w:rsidRPr="00BC1C3A">
        <w:t>using WebApi2Book.Web.Api.MaintenanceProcessing;</w:t>
      </w:r>
    </w:p>
    <w:p w14:paraId="0E2479AF" w14:textId="77777777" w:rsidR="00BC1C3A" w:rsidRPr="00BC1C3A" w:rsidRDefault="00BC1C3A" w:rsidP="00BC1C3A">
      <w:pPr>
        <w:pStyle w:val="Code"/>
      </w:pPr>
      <w:r w:rsidRPr="00BC1C3A">
        <w:t>using WebApi2Book.Web.Api.Models;</w:t>
      </w:r>
    </w:p>
    <w:p w14:paraId="285CDF6E" w14:textId="77777777" w:rsidR="00BC1C3A" w:rsidRPr="00BC1C3A" w:rsidRDefault="00BC1C3A" w:rsidP="00BC1C3A">
      <w:pPr>
        <w:pStyle w:val="Code"/>
      </w:pPr>
    </w:p>
    <w:p w14:paraId="0DF442ED" w14:textId="77777777" w:rsidR="00BC1C3A" w:rsidRPr="00BC1C3A" w:rsidRDefault="00BC1C3A" w:rsidP="00BC1C3A">
      <w:pPr>
        <w:pStyle w:val="Code"/>
      </w:pPr>
      <w:r w:rsidRPr="00BC1C3A">
        <w:t>namespace WebApi2Book.Web.Api.Tests.Controllers.V1</w:t>
      </w:r>
    </w:p>
    <w:p w14:paraId="6EB827E8" w14:textId="77777777" w:rsidR="00BC1C3A" w:rsidRPr="00BC1C3A" w:rsidRDefault="00BC1C3A" w:rsidP="00BC1C3A">
      <w:pPr>
        <w:pStyle w:val="Code"/>
      </w:pPr>
      <w:r w:rsidRPr="00BC1C3A">
        <w:t>{</w:t>
      </w:r>
    </w:p>
    <w:p w14:paraId="29DFD6C2" w14:textId="77777777" w:rsidR="00BC1C3A" w:rsidRPr="00BC1C3A" w:rsidRDefault="00BC1C3A" w:rsidP="00BC1C3A">
      <w:pPr>
        <w:pStyle w:val="Code"/>
      </w:pPr>
      <w:r w:rsidRPr="00BC1C3A">
        <w:t xml:space="preserve">    [TestFixture]</w:t>
      </w:r>
    </w:p>
    <w:p w14:paraId="0B3EA47A" w14:textId="77777777" w:rsidR="00BC1C3A" w:rsidRPr="00BC1C3A" w:rsidRDefault="00BC1C3A" w:rsidP="00BC1C3A">
      <w:pPr>
        <w:pStyle w:val="Code"/>
      </w:pPr>
      <w:r w:rsidRPr="00BC1C3A">
        <w:t xml:space="preserve">    public class TasksControllerTest</w:t>
      </w:r>
    </w:p>
    <w:p w14:paraId="7D38812E" w14:textId="77777777" w:rsidR="00BC1C3A" w:rsidRPr="00BC1C3A" w:rsidRDefault="00BC1C3A" w:rsidP="00BC1C3A">
      <w:pPr>
        <w:pStyle w:val="Code"/>
      </w:pPr>
      <w:r w:rsidRPr="00BC1C3A">
        <w:t xml:space="preserve">    {</w:t>
      </w:r>
    </w:p>
    <w:p w14:paraId="7BC0CFFF" w14:textId="77777777" w:rsidR="00BC1C3A" w:rsidRPr="00BC1C3A" w:rsidRDefault="00BC1C3A" w:rsidP="00BC1C3A">
      <w:pPr>
        <w:pStyle w:val="Code"/>
      </w:pPr>
      <w:r w:rsidRPr="00BC1C3A">
        <w:t xml:space="preserve">        [SetUp]</w:t>
      </w:r>
    </w:p>
    <w:p w14:paraId="2EF86771" w14:textId="77777777" w:rsidR="00BC1C3A" w:rsidRPr="00BC1C3A" w:rsidRDefault="00BC1C3A" w:rsidP="00BC1C3A">
      <w:pPr>
        <w:pStyle w:val="Code"/>
      </w:pPr>
      <w:r w:rsidRPr="00BC1C3A">
        <w:t xml:space="preserve">        public void SetUp()</w:t>
      </w:r>
    </w:p>
    <w:p w14:paraId="0AA532FF" w14:textId="77777777" w:rsidR="00BC1C3A" w:rsidRPr="00BC1C3A" w:rsidRDefault="00BC1C3A" w:rsidP="00BC1C3A">
      <w:pPr>
        <w:pStyle w:val="Code"/>
      </w:pPr>
      <w:r w:rsidRPr="00BC1C3A">
        <w:t xml:space="preserve">        {</w:t>
      </w:r>
    </w:p>
    <w:p w14:paraId="7EA2050C" w14:textId="77777777" w:rsidR="00BC1C3A" w:rsidRPr="00BC1C3A" w:rsidRDefault="00BC1C3A" w:rsidP="00BC1C3A">
      <w:pPr>
        <w:pStyle w:val="Code"/>
      </w:pPr>
      <w:r w:rsidRPr="00BC1C3A">
        <w:t xml:space="preserve">            _pagedDataRequestFactoryMock = new Mock&lt;IPagedDataRequestFactory&gt;();</w:t>
      </w:r>
    </w:p>
    <w:p w14:paraId="28A8A834" w14:textId="77777777" w:rsidR="00BC1C3A" w:rsidRPr="00BC1C3A" w:rsidRDefault="00BC1C3A" w:rsidP="00BC1C3A">
      <w:pPr>
        <w:pStyle w:val="Code"/>
      </w:pPr>
      <w:r w:rsidRPr="00BC1C3A">
        <w:t xml:space="preserve">            _allTasksInquiryProcessorMock = new Mock&lt;IAllTasksInquiryProcessor&gt;();</w:t>
      </w:r>
    </w:p>
    <w:p w14:paraId="69499CB1" w14:textId="77777777" w:rsidR="00BC1C3A" w:rsidRPr="00BC1C3A" w:rsidRDefault="00BC1C3A" w:rsidP="00BC1C3A">
      <w:pPr>
        <w:pStyle w:val="Code"/>
      </w:pPr>
      <w:r w:rsidRPr="00BC1C3A">
        <w:t xml:space="preserve">            _taskByIdInquiryProcessorMock = new Mock&lt;ITaskByIdInquiryProcessor&gt;();</w:t>
      </w:r>
    </w:p>
    <w:p w14:paraId="480D2F48" w14:textId="77777777" w:rsidR="00BC1C3A" w:rsidRPr="00BC1C3A" w:rsidRDefault="00BC1C3A" w:rsidP="00BC1C3A">
      <w:pPr>
        <w:pStyle w:val="Code"/>
      </w:pPr>
      <w:r w:rsidRPr="00BC1C3A">
        <w:t xml:space="preserve">            _addTaskMaintenanceProcessorMock = new Mock&lt;IAddTaskMaintenanceProcessor&gt;();</w:t>
      </w:r>
    </w:p>
    <w:p w14:paraId="3CDBB619" w14:textId="77777777" w:rsidR="00BC1C3A" w:rsidRPr="00BC1C3A" w:rsidRDefault="00BC1C3A" w:rsidP="00BC1C3A">
      <w:pPr>
        <w:pStyle w:val="Code"/>
      </w:pPr>
      <w:r w:rsidRPr="00BC1C3A">
        <w:t xml:space="preserve">            _updateTaskMaintenanceProcessorMock = new Mock&lt;IUpdateTaskMaintenanceProcessor&gt;();</w:t>
      </w:r>
    </w:p>
    <w:p w14:paraId="53E5A7DC" w14:textId="77777777" w:rsidR="00BC1C3A" w:rsidRPr="00BC1C3A" w:rsidRDefault="00BC1C3A" w:rsidP="00BC1C3A">
      <w:pPr>
        <w:pStyle w:val="Code"/>
      </w:pPr>
    </w:p>
    <w:p w14:paraId="2C658767" w14:textId="77777777" w:rsidR="00BC1C3A" w:rsidRPr="00BC1C3A" w:rsidRDefault="00BC1C3A" w:rsidP="00BC1C3A">
      <w:pPr>
        <w:pStyle w:val="Code"/>
      </w:pPr>
      <w:r w:rsidRPr="00BC1C3A">
        <w:t xml:space="preserve">            _controller = new TasksController(</w:t>
      </w:r>
    </w:p>
    <w:p w14:paraId="4E084426" w14:textId="77777777" w:rsidR="00BC1C3A" w:rsidRPr="00BC1C3A" w:rsidRDefault="00BC1C3A" w:rsidP="00BC1C3A">
      <w:pPr>
        <w:pStyle w:val="Code"/>
      </w:pPr>
      <w:r w:rsidRPr="00BC1C3A">
        <w:t xml:space="preserve">                _addTaskMaintenanceProcessorMock.Object,</w:t>
      </w:r>
    </w:p>
    <w:p w14:paraId="2E2B3574" w14:textId="77777777" w:rsidR="00BC1C3A" w:rsidRPr="00BC1C3A" w:rsidRDefault="00BC1C3A" w:rsidP="00BC1C3A">
      <w:pPr>
        <w:pStyle w:val="Code"/>
      </w:pPr>
      <w:r w:rsidRPr="00BC1C3A">
        <w:t xml:space="preserve">                _taskByIdInquiryProcessorMock.Object,</w:t>
      </w:r>
    </w:p>
    <w:p w14:paraId="4AAE8034" w14:textId="77777777" w:rsidR="00BC1C3A" w:rsidRPr="00BC1C3A" w:rsidRDefault="00BC1C3A" w:rsidP="00BC1C3A">
      <w:pPr>
        <w:pStyle w:val="Code"/>
      </w:pPr>
      <w:r w:rsidRPr="00BC1C3A">
        <w:lastRenderedPageBreak/>
        <w:t xml:space="preserve">                _updateTaskMaintenanceProcessorMock.Object,</w:t>
      </w:r>
    </w:p>
    <w:p w14:paraId="2379154C" w14:textId="77777777" w:rsidR="00BC1C3A" w:rsidRPr="00BC1C3A" w:rsidRDefault="00BC1C3A" w:rsidP="00BC1C3A">
      <w:pPr>
        <w:pStyle w:val="Code"/>
      </w:pPr>
      <w:r w:rsidRPr="00BC1C3A">
        <w:t xml:space="preserve">                _pagedDataRequestFactoryMock.Object,</w:t>
      </w:r>
    </w:p>
    <w:p w14:paraId="7732C63E" w14:textId="77777777" w:rsidR="00BC1C3A" w:rsidRPr="00BC1C3A" w:rsidRDefault="00BC1C3A" w:rsidP="00BC1C3A">
      <w:pPr>
        <w:pStyle w:val="Code"/>
      </w:pPr>
      <w:r w:rsidRPr="00BC1C3A">
        <w:t xml:space="preserve">                _allTasksInquiryProcessorMock.Object);</w:t>
      </w:r>
    </w:p>
    <w:p w14:paraId="71EC3D38" w14:textId="77777777" w:rsidR="00BC1C3A" w:rsidRPr="00BC1C3A" w:rsidRDefault="00BC1C3A" w:rsidP="00BC1C3A">
      <w:pPr>
        <w:pStyle w:val="Code"/>
      </w:pPr>
      <w:r w:rsidRPr="00BC1C3A">
        <w:t xml:space="preserve">        }</w:t>
      </w:r>
    </w:p>
    <w:p w14:paraId="0EF58190" w14:textId="77777777" w:rsidR="00BC1C3A" w:rsidRPr="00BC1C3A" w:rsidRDefault="00BC1C3A" w:rsidP="00BC1C3A">
      <w:pPr>
        <w:pStyle w:val="Code"/>
      </w:pPr>
    </w:p>
    <w:p w14:paraId="7B781A4C" w14:textId="77777777" w:rsidR="00BC1C3A" w:rsidRPr="00BC1C3A" w:rsidRDefault="00BC1C3A" w:rsidP="00BC1C3A">
      <w:pPr>
        <w:pStyle w:val="Code"/>
      </w:pPr>
      <w:r w:rsidRPr="00BC1C3A">
        <w:t xml:space="preserve">        private Mock&lt;IPagedDataRequestFactory&gt; _pagedDataRequestFactoryMock;</w:t>
      </w:r>
    </w:p>
    <w:p w14:paraId="4995BD29" w14:textId="77777777" w:rsidR="00BC1C3A" w:rsidRPr="00BC1C3A" w:rsidRDefault="00BC1C3A" w:rsidP="00BC1C3A">
      <w:pPr>
        <w:pStyle w:val="Code"/>
      </w:pPr>
      <w:r w:rsidRPr="00BC1C3A">
        <w:t xml:space="preserve">        private Mock&lt;IAllTasksInquiryProcessor&gt; _allTasksInquiryProcessorMock;</w:t>
      </w:r>
    </w:p>
    <w:p w14:paraId="1086A8F0" w14:textId="77777777" w:rsidR="00BC1C3A" w:rsidRPr="00BC1C3A" w:rsidRDefault="00BC1C3A" w:rsidP="00BC1C3A">
      <w:pPr>
        <w:pStyle w:val="Code"/>
      </w:pPr>
      <w:r w:rsidRPr="00BC1C3A">
        <w:t xml:space="preserve">        private Mock&lt;ITaskByIdInquiryProcessor&gt; _taskByIdInquiryProcessorMock;</w:t>
      </w:r>
    </w:p>
    <w:p w14:paraId="190BA6E7" w14:textId="77777777" w:rsidR="00BC1C3A" w:rsidRPr="00BC1C3A" w:rsidRDefault="00BC1C3A" w:rsidP="00BC1C3A">
      <w:pPr>
        <w:pStyle w:val="Code"/>
      </w:pPr>
      <w:r w:rsidRPr="00BC1C3A">
        <w:t xml:space="preserve">        private Mock&lt;IAddTaskMaintenanceProcessor&gt; _addTaskMaintenanceProcessorMock;</w:t>
      </w:r>
    </w:p>
    <w:p w14:paraId="6F0EA9BB" w14:textId="77777777" w:rsidR="00BC1C3A" w:rsidRPr="00BC1C3A" w:rsidRDefault="00BC1C3A" w:rsidP="00BC1C3A">
      <w:pPr>
        <w:pStyle w:val="Code"/>
      </w:pPr>
      <w:r w:rsidRPr="00BC1C3A">
        <w:t xml:space="preserve">        private Mock&lt;IUpdateTaskMaintenanceProcessor&gt; _updateTaskMaintenanceProcessorMock;</w:t>
      </w:r>
    </w:p>
    <w:p w14:paraId="20926585" w14:textId="77777777" w:rsidR="00BC1C3A" w:rsidRPr="00BC1C3A" w:rsidRDefault="00BC1C3A" w:rsidP="00BC1C3A">
      <w:pPr>
        <w:pStyle w:val="Code"/>
      </w:pPr>
    </w:p>
    <w:p w14:paraId="2B4D5916" w14:textId="77777777" w:rsidR="00BC1C3A" w:rsidRPr="00BC1C3A" w:rsidRDefault="00BC1C3A" w:rsidP="00BC1C3A">
      <w:pPr>
        <w:pStyle w:val="Code"/>
      </w:pPr>
      <w:r w:rsidRPr="00BC1C3A">
        <w:t xml:space="preserve">        private TasksController _controller;</w:t>
      </w:r>
    </w:p>
    <w:p w14:paraId="515F7C8E" w14:textId="77777777" w:rsidR="00BC1C3A" w:rsidRPr="00BC1C3A" w:rsidRDefault="00BC1C3A" w:rsidP="00BC1C3A">
      <w:pPr>
        <w:pStyle w:val="Code"/>
      </w:pPr>
    </w:p>
    <w:p w14:paraId="573A2C13" w14:textId="77777777" w:rsidR="00BC1C3A" w:rsidRPr="00BC1C3A" w:rsidRDefault="00BC1C3A" w:rsidP="00BC1C3A">
      <w:pPr>
        <w:pStyle w:val="Code"/>
      </w:pPr>
      <w:r w:rsidRPr="00BC1C3A">
        <w:t xml:space="preserve">        public HttpRequestMessage CreateRequestMessage(HttpMethod method = null, string uriString = null)</w:t>
      </w:r>
    </w:p>
    <w:p w14:paraId="6DB9C298" w14:textId="77777777" w:rsidR="00BC1C3A" w:rsidRPr="00BC1C3A" w:rsidRDefault="00BC1C3A" w:rsidP="00BC1C3A">
      <w:pPr>
        <w:pStyle w:val="Code"/>
      </w:pPr>
      <w:r w:rsidRPr="00BC1C3A">
        <w:t xml:space="preserve">        {</w:t>
      </w:r>
    </w:p>
    <w:p w14:paraId="0A6B3E6D" w14:textId="77777777" w:rsidR="00BC1C3A" w:rsidRPr="00BC1C3A" w:rsidRDefault="00BC1C3A" w:rsidP="00BC1C3A">
      <w:pPr>
        <w:pStyle w:val="Code"/>
      </w:pPr>
      <w:r w:rsidRPr="00BC1C3A">
        <w:t xml:space="preserve">            method = method ?? HttpMethod.Get;</w:t>
      </w:r>
    </w:p>
    <w:p w14:paraId="4F46A327" w14:textId="77777777" w:rsidR="00BC1C3A" w:rsidRPr="00BC1C3A" w:rsidRDefault="00BC1C3A" w:rsidP="00BC1C3A">
      <w:pPr>
        <w:pStyle w:val="Code"/>
      </w:pPr>
      <w:r w:rsidRPr="00BC1C3A">
        <w:t xml:space="preserve">            var uri = string.IsNullOrWhiteSpace(uriString)</w:t>
      </w:r>
    </w:p>
    <w:p w14:paraId="63EDFAEA" w14:textId="77777777" w:rsidR="00BC1C3A" w:rsidRPr="00BC1C3A" w:rsidRDefault="00BC1C3A" w:rsidP="00BC1C3A">
      <w:pPr>
        <w:pStyle w:val="Code"/>
      </w:pPr>
      <w:r w:rsidRPr="00BC1C3A">
        <w:t xml:space="preserve">                ? new Uri("http://localhost:12345/api/whatever")</w:t>
      </w:r>
    </w:p>
    <w:p w14:paraId="3BBFC47D" w14:textId="77777777" w:rsidR="00BC1C3A" w:rsidRPr="00BC1C3A" w:rsidRDefault="00BC1C3A" w:rsidP="00BC1C3A">
      <w:pPr>
        <w:pStyle w:val="Code"/>
      </w:pPr>
      <w:r w:rsidRPr="00BC1C3A">
        <w:t xml:space="preserve">                : new Uri(uriString);</w:t>
      </w:r>
    </w:p>
    <w:p w14:paraId="46E1D550" w14:textId="77777777" w:rsidR="00BC1C3A" w:rsidRPr="00BC1C3A" w:rsidRDefault="00BC1C3A" w:rsidP="00BC1C3A">
      <w:pPr>
        <w:pStyle w:val="Code"/>
      </w:pPr>
      <w:r w:rsidRPr="00BC1C3A">
        <w:t xml:space="preserve">            var requestMessage = new HttpRequestMessage(method, uri);</w:t>
      </w:r>
    </w:p>
    <w:p w14:paraId="60C13919" w14:textId="77777777" w:rsidR="00BC1C3A" w:rsidRPr="00BC1C3A" w:rsidRDefault="00BC1C3A" w:rsidP="00BC1C3A">
      <w:pPr>
        <w:pStyle w:val="Code"/>
      </w:pPr>
      <w:r w:rsidRPr="00BC1C3A">
        <w:t xml:space="preserve">            requestMessage.SetConfiguration(new HttpConfiguration());</w:t>
      </w:r>
    </w:p>
    <w:p w14:paraId="6FB86885" w14:textId="77777777" w:rsidR="00BC1C3A" w:rsidRPr="00BC1C3A" w:rsidRDefault="00BC1C3A" w:rsidP="00BC1C3A">
      <w:pPr>
        <w:pStyle w:val="Code"/>
      </w:pPr>
      <w:r w:rsidRPr="00BC1C3A">
        <w:t xml:space="preserve">            return requestMessage;</w:t>
      </w:r>
    </w:p>
    <w:p w14:paraId="108E9A80" w14:textId="77777777" w:rsidR="00BC1C3A" w:rsidRPr="00BC1C3A" w:rsidRDefault="00BC1C3A" w:rsidP="00BC1C3A">
      <w:pPr>
        <w:pStyle w:val="Code"/>
      </w:pPr>
      <w:r w:rsidRPr="00BC1C3A">
        <w:t xml:space="preserve">        }</w:t>
      </w:r>
    </w:p>
    <w:p w14:paraId="49C9CE6E" w14:textId="77777777" w:rsidR="00BC1C3A" w:rsidRPr="00BC1C3A" w:rsidRDefault="00BC1C3A" w:rsidP="00BC1C3A">
      <w:pPr>
        <w:pStyle w:val="Code"/>
      </w:pPr>
    </w:p>
    <w:p w14:paraId="5E013910" w14:textId="77777777" w:rsidR="00BC1C3A" w:rsidRPr="00BC1C3A" w:rsidRDefault="00BC1C3A" w:rsidP="00BC1C3A">
      <w:pPr>
        <w:pStyle w:val="Code"/>
      </w:pPr>
      <w:r w:rsidRPr="00BC1C3A">
        <w:t xml:space="preserve">        [Test]</w:t>
      </w:r>
    </w:p>
    <w:p w14:paraId="6FF6F240" w14:textId="77777777" w:rsidR="00BC1C3A" w:rsidRPr="00BC1C3A" w:rsidRDefault="00BC1C3A" w:rsidP="00BC1C3A">
      <w:pPr>
        <w:pStyle w:val="Code"/>
      </w:pPr>
      <w:r w:rsidRPr="00BC1C3A">
        <w:t xml:space="preserve">        public void GetTasks_returns_correct_response()</w:t>
      </w:r>
    </w:p>
    <w:p w14:paraId="6FB8807A" w14:textId="77777777" w:rsidR="00BC1C3A" w:rsidRPr="00BC1C3A" w:rsidRDefault="00BC1C3A" w:rsidP="00BC1C3A">
      <w:pPr>
        <w:pStyle w:val="Code"/>
      </w:pPr>
      <w:r w:rsidRPr="00BC1C3A">
        <w:t xml:space="preserve">        {</w:t>
      </w:r>
    </w:p>
    <w:p w14:paraId="1425B2A6" w14:textId="77777777" w:rsidR="00BC1C3A" w:rsidRPr="00BC1C3A" w:rsidRDefault="00BC1C3A" w:rsidP="00BC1C3A">
      <w:pPr>
        <w:pStyle w:val="Code"/>
      </w:pPr>
      <w:r w:rsidRPr="00BC1C3A">
        <w:t xml:space="preserve">            var requestMessage = CreateRequestMessage();</w:t>
      </w:r>
    </w:p>
    <w:p w14:paraId="05433432" w14:textId="77777777" w:rsidR="00BC1C3A" w:rsidRPr="00BC1C3A" w:rsidRDefault="00BC1C3A" w:rsidP="00BC1C3A">
      <w:pPr>
        <w:pStyle w:val="Code"/>
      </w:pPr>
      <w:r w:rsidRPr="00BC1C3A">
        <w:t xml:space="preserve">            var request = new PagedDataRequest(1, 25);</w:t>
      </w:r>
    </w:p>
    <w:p w14:paraId="7E3603E1" w14:textId="77777777" w:rsidR="00BC1C3A" w:rsidRPr="00BC1C3A" w:rsidRDefault="00BC1C3A" w:rsidP="00BC1C3A">
      <w:pPr>
        <w:pStyle w:val="Code"/>
      </w:pPr>
      <w:r w:rsidRPr="00BC1C3A">
        <w:t xml:space="preserve">            var response = new PagedDataInquiryResponse&lt;Task&gt;();</w:t>
      </w:r>
    </w:p>
    <w:p w14:paraId="793FC4E6" w14:textId="77777777" w:rsidR="00BC1C3A" w:rsidRPr="00BC1C3A" w:rsidRDefault="00BC1C3A" w:rsidP="00BC1C3A">
      <w:pPr>
        <w:pStyle w:val="Code"/>
      </w:pPr>
    </w:p>
    <w:p w14:paraId="1E7196A1" w14:textId="77777777" w:rsidR="00BC1C3A" w:rsidRPr="00BC1C3A" w:rsidRDefault="00BC1C3A" w:rsidP="00BC1C3A">
      <w:pPr>
        <w:pStyle w:val="Code"/>
      </w:pPr>
      <w:r w:rsidRPr="00BC1C3A">
        <w:t xml:space="preserve">            _pagedDataRequestFactoryMock.Setup(x =&gt; x.Create(requestMessage.RequestUri)).Returns(request);</w:t>
      </w:r>
    </w:p>
    <w:p w14:paraId="06AC67B2" w14:textId="77777777" w:rsidR="00BC1C3A" w:rsidRPr="00BC1C3A" w:rsidRDefault="00BC1C3A" w:rsidP="00BC1C3A">
      <w:pPr>
        <w:pStyle w:val="Code"/>
      </w:pPr>
      <w:r w:rsidRPr="00BC1C3A">
        <w:t xml:space="preserve">            _allTasksInquiryProcessorMock.Setup(x =&gt; x.GetTasks(request)).Returns(response);</w:t>
      </w:r>
    </w:p>
    <w:p w14:paraId="1F12DCE6" w14:textId="77777777" w:rsidR="00BC1C3A" w:rsidRPr="00BC1C3A" w:rsidRDefault="00BC1C3A" w:rsidP="00BC1C3A">
      <w:pPr>
        <w:pStyle w:val="Code"/>
      </w:pPr>
    </w:p>
    <w:p w14:paraId="31B1371A" w14:textId="77777777" w:rsidR="00BC1C3A" w:rsidRPr="00BC1C3A" w:rsidRDefault="00BC1C3A" w:rsidP="00BC1C3A">
      <w:pPr>
        <w:pStyle w:val="Code"/>
      </w:pPr>
      <w:r w:rsidRPr="00BC1C3A">
        <w:t xml:space="preserve">            var actualResponse = _controller.GetTasks(requestMessage);</w:t>
      </w:r>
    </w:p>
    <w:p w14:paraId="769BA839" w14:textId="77777777" w:rsidR="00BC1C3A" w:rsidRPr="00BC1C3A" w:rsidRDefault="00BC1C3A" w:rsidP="00BC1C3A">
      <w:pPr>
        <w:pStyle w:val="Code"/>
      </w:pPr>
    </w:p>
    <w:p w14:paraId="4C91935C" w14:textId="77777777" w:rsidR="00BC1C3A" w:rsidRPr="00BC1C3A" w:rsidRDefault="00BC1C3A" w:rsidP="00BC1C3A">
      <w:pPr>
        <w:pStyle w:val="Code"/>
      </w:pPr>
      <w:r w:rsidRPr="00BC1C3A">
        <w:t xml:space="preserve">            Assert.AreSame(response, actualResponse);</w:t>
      </w:r>
    </w:p>
    <w:p w14:paraId="07CF059E" w14:textId="77777777" w:rsidR="00BC1C3A" w:rsidRPr="00BC1C3A" w:rsidRDefault="00BC1C3A" w:rsidP="00BC1C3A">
      <w:pPr>
        <w:pStyle w:val="Code"/>
      </w:pPr>
      <w:r w:rsidRPr="00BC1C3A">
        <w:t xml:space="preserve">        }</w:t>
      </w:r>
    </w:p>
    <w:p w14:paraId="2C174608" w14:textId="77777777" w:rsidR="00BC1C3A" w:rsidRPr="00BC1C3A" w:rsidRDefault="00BC1C3A" w:rsidP="00BC1C3A">
      <w:pPr>
        <w:pStyle w:val="Code"/>
      </w:pPr>
      <w:r w:rsidRPr="00BC1C3A">
        <w:t xml:space="preserve">    }</w:t>
      </w:r>
    </w:p>
    <w:p w14:paraId="6AEDD58B" w14:textId="13E66D43" w:rsidR="00BC1C3A" w:rsidRDefault="00BC1C3A" w:rsidP="00BC1C3A">
      <w:pPr>
        <w:pStyle w:val="Code"/>
      </w:pPr>
      <w:r w:rsidRPr="00BC1C3A">
        <w:t>}</w:t>
      </w:r>
    </w:p>
    <w:p w14:paraId="412631CD" w14:textId="2F0DA97F" w:rsidR="00BC1C3A" w:rsidRDefault="00916A04" w:rsidP="005F7AA5">
      <w:pPr>
        <w:pStyle w:val="BodyTextCont"/>
      </w:pPr>
      <w:r>
        <w:t>P</w:t>
      </w:r>
      <w:r w:rsidR="00AA195F">
        <w:t xml:space="preserve">aradoxically, </w:t>
      </w:r>
      <w:r>
        <w:t xml:space="preserve">it seems that this required </w:t>
      </w:r>
      <w:r w:rsidR="00AA195F">
        <w:t>a lot of code</w:t>
      </w:r>
      <w:r>
        <w:t xml:space="preserve">, and yet the test itself required very little code. Let's first talk about the test itself. It required very little code because the </w:t>
      </w:r>
      <w:proofErr w:type="spellStart"/>
      <w:r w:rsidR="00705DF2" w:rsidRPr="00705DF2">
        <w:rPr>
          <w:rStyle w:val="CodeInline"/>
        </w:rPr>
        <w:t>GetTasks</w:t>
      </w:r>
      <w:proofErr w:type="spellEnd"/>
      <w:r w:rsidR="00705DF2" w:rsidRPr="00705DF2">
        <w:t xml:space="preserve"> </w:t>
      </w:r>
      <w:r>
        <w:t xml:space="preserve">controller method is </w:t>
      </w:r>
      <w:r w:rsidR="00705DF2">
        <w:t xml:space="preserve">quite simple. We extolled the virtues of "thin" controller methods and a loosely-coupled architecture in the previous chapter, and now we are experiencing </w:t>
      </w:r>
      <w:r w:rsidR="009B41D2">
        <w:t>one</w:t>
      </w:r>
      <w:r w:rsidR="00705DF2">
        <w:t xml:space="preserve"> of the benefits; namely, it makes unit testing easy to do. In the </w:t>
      </w:r>
      <w:proofErr w:type="spellStart"/>
      <w:r w:rsidR="00705DF2" w:rsidRPr="00705DF2">
        <w:rPr>
          <w:rStyle w:val="CodeInline"/>
        </w:rPr>
        <w:t>GetTasks_returns_correct_response</w:t>
      </w:r>
      <w:proofErr w:type="spellEnd"/>
      <w:r w:rsidR="00705DF2" w:rsidRPr="00705DF2">
        <w:rPr>
          <w:rStyle w:val="CodeInline"/>
        </w:rPr>
        <w:t xml:space="preserve"> test</w:t>
      </w:r>
      <w:r w:rsidR="00705DF2">
        <w:t xml:space="preserve"> method (indicated as a test by the </w:t>
      </w:r>
      <w:proofErr w:type="spellStart"/>
      <w:r w:rsidR="00705DF2">
        <w:t>NUnit</w:t>
      </w:r>
      <w:proofErr w:type="spellEnd"/>
      <w:r w:rsidR="00705DF2">
        <w:t xml:space="preserve"> </w:t>
      </w:r>
      <w:r w:rsidR="00705DF2" w:rsidRPr="00705DF2">
        <w:rPr>
          <w:rStyle w:val="CodeInline"/>
        </w:rPr>
        <w:t>Test</w:t>
      </w:r>
      <w:r w:rsidR="00705DF2">
        <w:t xml:space="preserve"> attribute), all we are doing is setting up the mocked dependencies, invoking the target method, and comparing the result with the expected value.</w:t>
      </w:r>
      <w:r w:rsidR="00857B9C">
        <w:t xml:space="preserve"> Go ahead and build and run the test; the test should pass.</w:t>
      </w:r>
    </w:p>
    <w:p w14:paraId="7C87B652" w14:textId="6A6752F6" w:rsidR="00857B9C" w:rsidRDefault="00857B9C" w:rsidP="005F7AA5">
      <w:pPr>
        <w:pStyle w:val="BodyTextCont"/>
      </w:pPr>
      <w:r>
        <w:t xml:space="preserve">Now let's address the problem of so much </w:t>
      </w:r>
      <w:r w:rsidR="00EF2B50">
        <w:t xml:space="preserve">apparent </w:t>
      </w:r>
      <w:r>
        <w:t>"noise" code in this test class</w:t>
      </w:r>
      <w:r w:rsidR="00EF2B50">
        <w:t xml:space="preserve">. In particular, we're mocking a bunch of dependencies to satisfy the </w:t>
      </w:r>
      <w:proofErr w:type="spellStart"/>
      <w:r w:rsidR="00EF2B50" w:rsidRPr="00EF2B50">
        <w:rPr>
          <w:rStyle w:val="CodeInline"/>
        </w:rPr>
        <w:t>TasksController</w:t>
      </w:r>
      <w:proofErr w:type="spellEnd"/>
      <w:r w:rsidR="00EF2B50">
        <w:t xml:space="preserve"> constructor, and yet we're only using one of them. </w:t>
      </w:r>
      <w:r w:rsidR="00EF2B50">
        <w:lastRenderedPageBreak/>
        <w:t xml:space="preserve">Well, for one thing, if we were to test all of the </w:t>
      </w:r>
      <w:proofErr w:type="spellStart"/>
      <w:r w:rsidR="00EF2B50">
        <w:t>the</w:t>
      </w:r>
      <w:proofErr w:type="spellEnd"/>
      <w:r w:rsidR="00EF2B50">
        <w:t xml:space="preserve"> controller methods we </w:t>
      </w:r>
      <w:r w:rsidR="00EF2B50" w:rsidRPr="00EF2B50">
        <w:rPr>
          <w:rStyle w:val="Emphasis"/>
        </w:rPr>
        <w:t>would</w:t>
      </w:r>
      <w:r w:rsidR="00EF2B50">
        <w:t xml:space="preserve"> be using all of the dependencies; so, in that sense, they aren't gratuitous. However, from </w:t>
      </w:r>
      <w:r w:rsidR="00E22C58">
        <w:t xml:space="preserve">a design perspective this arrangement is suboptimal; we are breaking the Open Closed </w:t>
      </w:r>
      <w:r w:rsidR="000132EC">
        <w:t>and Single Responsibility principles</w:t>
      </w:r>
      <w:r w:rsidR="00E22C58">
        <w:t xml:space="preserve">. For example, </w:t>
      </w:r>
      <w:r w:rsidR="009B41D2">
        <w:t>if</w:t>
      </w:r>
      <w:r w:rsidR="00E22C58">
        <w:t xml:space="preserve"> we </w:t>
      </w:r>
      <w:r w:rsidR="009B41D2">
        <w:t xml:space="preserve">were to </w:t>
      </w:r>
      <w:r w:rsidR="00E22C58">
        <w:t xml:space="preserve">implement the </w:t>
      </w:r>
      <w:proofErr w:type="spellStart"/>
      <w:r w:rsidR="00E22C58" w:rsidRPr="00E22C58">
        <w:rPr>
          <w:rStyle w:val="CodeInline"/>
        </w:rPr>
        <w:t>DeleteTask</w:t>
      </w:r>
      <w:proofErr w:type="spellEnd"/>
      <w:r w:rsidR="00E22C58">
        <w:t xml:space="preserve"> action method we </w:t>
      </w:r>
      <w:r w:rsidR="009B41D2">
        <w:t xml:space="preserve">would </w:t>
      </w:r>
      <w:r w:rsidR="00E22C58">
        <w:t xml:space="preserve">need to modify the </w:t>
      </w:r>
      <w:proofErr w:type="spellStart"/>
      <w:r w:rsidR="00E22C58" w:rsidRPr="00E22C58">
        <w:rPr>
          <w:rStyle w:val="CodeInline"/>
        </w:rPr>
        <w:t>TaskController</w:t>
      </w:r>
      <w:proofErr w:type="spellEnd"/>
      <w:r w:rsidR="00E22C58">
        <w:t xml:space="preserve"> constructor to accept a parameter of type </w:t>
      </w:r>
      <w:proofErr w:type="spellStart"/>
      <w:r w:rsidR="00E22C58" w:rsidRPr="00E22C58">
        <w:rPr>
          <w:rStyle w:val="CodeInline"/>
        </w:rPr>
        <w:t>IDeleteTaskQueryProcessor</w:t>
      </w:r>
      <w:proofErr w:type="spellEnd"/>
      <w:r w:rsidR="00E22C58">
        <w:t xml:space="preserve"> (note, this method is implemented in the example code on the book's </w:t>
      </w:r>
      <w:proofErr w:type="spellStart"/>
      <w:r w:rsidR="00E22C58">
        <w:t>github</w:t>
      </w:r>
      <w:proofErr w:type="spellEnd"/>
      <w:r w:rsidR="00E22C58">
        <w:t xml:space="preserve"> site).</w:t>
      </w:r>
      <w:r w:rsidR="00246CB2">
        <w:t xml:space="preserve"> </w:t>
      </w:r>
      <w:r w:rsidR="000132EC">
        <w:t xml:space="preserve">We </w:t>
      </w:r>
      <w:r w:rsidR="009B41D2">
        <w:t>would</w:t>
      </w:r>
      <w:r w:rsidR="000132EC">
        <w:t xml:space="preserve"> also need to modify the unit test class to pass an </w:t>
      </w:r>
      <w:proofErr w:type="spellStart"/>
      <w:r w:rsidR="000132EC" w:rsidRPr="000132EC">
        <w:rPr>
          <w:rStyle w:val="CodeInline"/>
        </w:rPr>
        <w:t>IDeleteTaskQueryProcessor</w:t>
      </w:r>
      <w:proofErr w:type="spellEnd"/>
      <w:r w:rsidR="000132EC">
        <w:t xml:space="preserve"> instance to the updated constructor. </w:t>
      </w:r>
      <w:r w:rsidR="00246CB2">
        <w:t>How do we improve this design?</w:t>
      </w:r>
    </w:p>
    <w:p w14:paraId="574403C7" w14:textId="0EFCE60A" w:rsidR="00246CB2" w:rsidRDefault="00246CB2" w:rsidP="005F7AA5">
      <w:pPr>
        <w:pStyle w:val="BodyTextCont"/>
      </w:pPr>
      <w:r>
        <w:t xml:space="preserve">The good news here is that we've already made the first step towards improving, or refactoring, the code: we've </w:t>
      </w:r>
      <w:r w:rsidRPr="00246CB2">
        <w:rPr>
          <w:rStyle w:val="Emphasis"/>
        </w:rPr>
        <w:t>covered</w:t>
      </w:r>
      <w:r>
        <w:t xml:space="preserve"> the implementation with a test that passes. Now that the implementation is </w:t>
      </w:r>
      <w:r w:rsidRPr="00246CB2">
        <w:rPr>
          <w:rStyle w:val="Emphasis"/>
        </w:rPr>
        <w:t>covered</w:t>
      </w:r>
      <w:r>
        <w:t xml:space="preserve">, it can be safely </w:t>
      </w:r>
      <w:r w:rsidRPr="00246CB2">
        <w:rPr>
          <w:rStyle w:val="Emphasis"/>
        </w:rPr>
        <w:t>modified</w:t>
      </w:r>
      <w:r>
        <w:t>.</w:t>
      </w:r>
    </w:p>
    <w:p w14:paraId="1711C562" w14:textId="49245258" w:rsidR="00246CB2" w:rsidRDefault="00246CB2" w:rsidP="005F7AA5">
      <w:pPr>
        <w:pStyle w:val="BodyTextCont"/>
      </w:pPr>
      <w:r>
        <w:t>For the next step, let's fold all of these dependencies into a single dependency. Implement as follows:</w:t>
      </w:r>
    </w:p>
    <w:p w14:paraId="5E75BCB4" w14:textId="38A86129" w:rsidR="00246CB2" w:rsidRDefault="00246CB2" w:rsidP="00246CB2">
      <w:pPr>
        <w:pStyle w:val="CodeCaption"/>
      </w:pPr>
      <w:r w:rsidRPr="00246CB2">
        <w:t>ITasksControllerDependencyBlock</w:t>
      </w:r>
      <w:r>
        <w:t xml:space="preserve"> Interface</w:t>
      </w:r>
    </w:p>
    <w:p w14:paraId="0FDDF8ED" w14:textId="77777777" w:rsidR="00246CB2" w:rsidRPr="00246CB2" w:rsidRDefault="00246CB2" w:rsidP="00246CB2">
      <w:pPr>
        <w:pStyle w:val="Code"/>
      </w:pPr>
      <w:r w:rsidRPr="00246CB2">
        <w:t>using WebApi2Book.Web.Api.InquiryProcessing;</w:t>
      </w:r>
    </w:p>
    <w:p w14:paraId="51A35F15" w14:textId="77777777" w:rsidR="00246CB2" w:rsidRPr="00246CB2" w:rsidRDefault="00246CB2" w:rsidP="00246CB2">
      <w:pPr>
        <w:pStyle w:val="Code"/>
      </w:pPr>
      <w:r w:rsidRPr="00246CB2">
        <w:t>using WebApi2Book.Web.Api.MaintenanceProcessing;</w:t>
      </w:r>
    </w:p>
    <w:p w14:paraId="0383914F" w14:textId="77777777" w:rsidR="00246CB2" w:rsidRPr="00246CB2" w:rsidRDefault="00246CB2" w:rsidP="00246CB2">
      <w:pPr>
        <w:pStyle w:val="Code"/>
      </w:pPr>
    </w:p>
    <w:p w14:paraId="696A2DA8" w14:textId="77777777" w:rsidR="00246CB2" w:rsidRPr="00246CB2" w:rsidRDefault="00246CB2" w:rsidP="00246CB2">
      <w:pPr>
        <w:pStyle w:val="Code"/>
      </w:pPr>
      <w:r w:rsidRPr="00246CB2">
        <w:t>namespace WebApi2Book.Web.Api.Controllers.V1</w:t>
      </w:r>
    </w:p>
    <w:p w14:paraId="29667B72" w14:textId="77777777" w:rsidR="00246CB2" w:rsidRPr="00246CB2" w:rsidRDefault="00246CB2" w:rsidP="00246CB2">
      <w:pPr>
        <w:pStyle w:val="Code"/>
      </w:pPr>
      <w:r w:rsidRPr="00246CB2">
        <w:t>{</w:t>
      </w:r>
    </w:p>
    <w:p w14:paraId="5B9A9017" w14:textId="77777777" w:rsidR="00246CB2" w:rsidRPr="00246CB2" w:rsidRDefault="00246CB2" w:rsidP="00246CB2">
      <w:pPr>
        <w:pStyle w:val="Code"/>
      </w:pPr>
      <w:r w:rsidRPr="00246CB2">
        <w:t xml:space="preserve">    public interface ITasksControllerDependencyBlock</w:t>
      </w:r>
    </w:p>
    <w:p w14:paraId="5396ADBA" w14:textId="77777777" w:rsidR="00246CB2" w:rsidRPr="00246CB2" w:rsidRDefault="00246CB2" w:rsidP="00246CB2">
      <w:pPr>
        <w:pStyle w:val="Code"/>
      </w:pPr>
      <w:r w:rsidRPr="00246CB2">
        <w:t xml:space="preserve">    {</w:t>
      </w:r>
    </w:p>
    <w:p w14:paraId="56939D93" w14:textId="77777777" w:rsidR="00246CB2" w:rsidRPr="00246CB2" w:rsidRDefault="00246CB2" w:rsidP="00246CB2">
      <w:pPr>
        <w:pStyle w:val="Code"/>
      </w:pPr>
      <w:r w:rsidRPr="00246CB2">
        <w:t xml:space="preserve">        IAddTaskMaintenanceProcessor AddTaskMaintenanceProcessor { get; }</w:t>
      </w:r>
    </w:p>
    <w:p w14:paraId="7810E48B" w14:textId="77777777" w:rsidR="00246CB2" w:rsidRPr="00246CB2" w:rsidRDefault="00246CB2" w:rsidP="00246CB2">
      <w:pPr>
        <w:pStyle w:val="Code"/>
      </w:pPr>
      <w:r w:rsidRPr="00246CB2">
        <w:t xml:space="preserve">        ITaskByIdInquiryProcessor TaskByIdInquiryProcessor { get; }</w:t>
      </w:r>
    </w:p>
    <w:p w14:paraId="3B1CA806" w14:textId="77777777" w:rsidR="00246CB2" w:rsidRPr="00246CB2" w:rsidRDefault="00246CB2" w:rsidP="00246CB2">
      <w:pPr>
        <w:pStyle w:val="Code"/>
      </w:pPr>
      <w:r w:rsidRPr="00246CB2">
        <w:t xml:space="preserve">        IUpdateTaskMaintenanceProcessor UpdateTaskMaintenanceProcessor { get; }</w:t>
      </w:r>
    </w:p>
    <w:p w14:paraId="5566CE03" w14:textId="77777777" w:rsidR="00246CB2" w:rsidRPr="00246CB2" w:rsidRDefault="00246CB2" w:rsidP="00246CB2">
      <w:pPr>
        <w:pStyle w:val="Code"/>
      </w:pPr>
      <w:r w:rsidRPr="00246CB2">
        <w:t xml:space="preserve">        IPagedDataRequestFactory PagedDataRequestFactory { get; }</w:t>
      </w:r>
    </w:p>
    <w:p w14:paraId="63FA2F24" w14:textId="77777777" w:rsidR="00246CB2" w:rsidRPr="00246CB2" w:rsidRDefault="00246CB2" w:rsidP="00246CB2">
      <w:pPr>
        <w:pStyle w:val="Code"/>
      </w:pPr>
      <w:r w:rsidRPr="00246CB2">
        <w:t xml:space="preserve">        IAllTasksInquiryProcessor AllTasksInquiryProcessor { get; }</w:t>
      </w:r>
    </w:p>
    <w:p w14:paraId="0FEF610E" w14:textId="77777777" w:rsidR="00246CB2" w:rsidRPr="00246CB2" w:rsidRDefault="00246CB2" w:rsidP="00246CB2">
      <w:pPr>
        <w:pStyle w:val="Code"/>
      </w:pPr>
      <w:r w:rsidRPr="00246CB2">
        <w:t xml:space="preserve">    }</w:t>
      </w:r>
    </w:p>
    <w:p w14:paraId="3E693198" w14:textId="6D6B1BEB" w:rsidR="00246CB2" w:rsidRDefault="00246CB2" w:rsidP="00246CB2">
      <w:pPr>
        <w:pStyle w:val="Code"/>
      </w:pPr>
      <w:r w:rsidRPr="00246CB2">
        <w:t>}</w:t>
      </w:r>
    </w:p>
    <w:p w14:paraId="71516C7F" w14:textId="1C54CE97" w:rsidR="00BC1C3A" w:rsidRDefault="00246CB2" w:rsidP="00246CB2">
      <w:pPr>
        <w:pStyle w:val="CodeCaption"/>
      </w:pPr>
      <w:r w:rsidRPr="00246CB2">
        <w:t>TasksControllerDependencyBlock</w:t>
      </w:r>
      <w:r>
        <w:t xml:space="preserve"> Class</w:t>
      </w:r>
    </w:p>
    <w:p w14:paraId="6F43108A" w14:textId="77777777" w:rsidR="00246CB2" w:rsidRPr="00246CB2" w:rsidRDefault="00246CB2" w:rsidP="00246CB2">
      <w:pPr>
        <w:pStyle w:val="Code"/>
      </w:pPr>
      <w:r w:rsidRPr="00246CB2">
        <w:t>using WebApi2Book.Web.Api.InquiryProcessing;</w:t>
      </w:r>
    </w:p>
    <w:p w14:paraId="7ADE76FD" w14:textId="77777777" w:rsidR="00246CB2" w:rsidRPr="00246CB2" w:rsidRDefault="00246CB2" w:rsidP="00246CB2">
      <w:pPr>
        <w:pStyle w:val="Code"/>
      </w:pPr>
      <w:r w:rsidRPr="00246CB2">
        <w:t>using WebApi2Book.Web.Api.MaintenanceProcessing;</w:t>
      </w:r>
    </w:p>
    <w:p w14:paraId="4387C7AA" w14:textId="77777777" w:rsidR="00246CB2" w:rsidRPr="00246CB2" w:rsidRDefault="00246CB2" w:rsidP="00246CB2">
      <w:pPr>
        <w:pStyle w:val="Code"/>
      </w:pPr>
    </w:p>
    <w:p w14:paraId="4B03930F" w14:textId="77777777" w:rsidR="00246CB2" w:rsidRPr="00246CB2" w:rsidRDefault="00246CB2" w:rsidP="00246CB2">
      <w:pPr>
        <w:pStyle w:val="Code"/>
      </w:pPr>
      <w:r w:rsidRPr="00246CB2">
        <w:t>namespace WebApi2Book.Web.Api.Controllers.V1</w:t>
      </w:r>
    </w:p>
    <w:p w14:paraId="632D792B" w14:textId="77777777" w:rsidR="00246CB2" w:rsidRPr="00246CB2" w:rsidRDefault="00246CB2" w:rsidP="00246CB2">
      <w:pPr>
        <w:pStyle w:val="Code"/>
      </w:pPr>
      <w:r w:rsidRPr="00246CB2">
        <w:t>{</w:t>
      </w:r>
    </w:p>
    <w:p w14:paraId="628E54D7" w14:textId="77777777" w:rsidR="00246CB2" w:rsidRPr="00246CB2" w:rsidRDefault="00246CB2" w:rsidP="00246CB2">
      <w:pPr>
        <w:pStyle w:val="Code"/>
      </w:pPr>
      <w:r w:rsidRPr="00246CB2">
        <w:t xml:space="preserve">    public class TasksControllerDependencyBlock : ITasksControllerDependencyBlock</w:t>
      </w:r>
    </w:p>
    <w:p w14:paraId="09599D5E" w14:textId="77777777" w:rsidR="00246CB2" w:rsidRPr="00246CB2" w:rsidRDefault="00246CB2" w:rsidP="00246CB2">
      <w:pPr>
        <w:pStyle w:val="Code"/>
      </w:pPr>
      <w:r w:rsidRPr="00246CB2">
        <w:t xml:space="preserve">    {</w:t>
      </w:r>
    </w:p>
    <w:p w14:paraId="4DF6C9C8" w14:textId="77777777" w:rsidR="00246CB2" w:rsidRPr="00246CB2" w:rsidRDefault="00246CB2" w:rsidP="00246CB2">
      <w:pPr>
        <w:pStyle w:val="Code"/>
      </w:pPr>
      <w:r w:rsidRPr="00246CB2">
        <w:t xml:space="preserve">        public IAddTaskMaintenanceProcessor AddTaskMaintenanceProcessor { get; private set; }</w:t>
      </w:r>
    </w:p>
    <w:p w14:paraId="0FA7E510" w14:textId="77777777" w:rsidR="00246CB2" w:rsidRPr="00246CB2" w:rsidRDefault="00246CB2" w:rsidP="00246CB2">
      <w:pPr>
        <w:pStyle w:val="Code"/>
      </w:pPr>
      <w:r w:rsidRPr="00246CB2">
        <w:t xml:space="preserve">        public ITaskByIdInquiryProcessor TaskByIdInquiryProcessor { get; private set; }</w:t>
      </w:r>
    </w:p>
    <w:p w14:paraId="370B3D67" w14:textId="77777777" w:rsidR="00246CB2" w:rsidRPr="00246CB2" w:rsidRDefault="00246CB2" w:rsidP="00246CB2">
      <w:pPr>
        <w:pStyle w:val="Code"/>
      </w:pPr>
      <w:r w:rsidRPr="00246CB2">
        <w:t xml:space="preserve">        public IUpdateTaskMaintenanceProcessor UpdateTaskMaintenanceProcessor { get; private set; }</w:t>
      </w:r>
    </w:p>
    <w:p w14:paraId="453F60CC" w14:textId="77777777" w:rsidR="00246CB2" w:rsidRPr="00246CB2" w:rsidRDefault="00246CB2" w:rsidP="00246CB2">
      <w:pPr>
        <w:pStyle w:val="Code"/>
      </w:pPr>
      <w:r w:rsidRPr="00246CB2">
        <w:t xml:space="preserve">        public IPagedDataRequestFactory PagedDataRequestFactory { get; private set; }</w:t>
      </w:r>
    </w:p>
    <w:p w14:paraId="2B715DC8" w14:textId="77777777" w:rsidR="00246CB2" w:rsidRPr="00246CB2" w:rsidRDefault="00246CB2" w:rsidP="00246CB2">
      <w:pPr>
        <w:pStyle w:val="Code"/>
      </w:pPr>
      <w:r w:rsidRPr="00246CB2">
        <w:t xml:space="preserve">        public IAllTasksInquiryProcessor AllTasksInquiryProcessor { get; private set; }</w:t>
      </w:r>
    </w:p>
    <w:p w14:paraId="37279C2C" w14:textId="77777777" w:rsidR="00246CB2" w:rsidRPr="00246CB2" w:rsidRDefault="00246CB2" w:rsidP="00246CB2">
      <w:pPr>
        <w:pStyle w:val="Code"/>
      </w:pPr>
    </w:p>
    <w:p w14:paraId="059F07A6" w14:textId="77777777" w:rsidR="00246CB2" w:rsidRPr="00246CB2" w:rsidRDefault="00246CB2" w:rsidP="00246CB2">
      <w:pPr>
        <w:pStyle w:val="Code"/>
      </w:pPr>
      <w:r w:rsidRPr="00246CB2">
        <w:t xml:space="preserve">        public TasksControllerDependencyBlock(IAddTaskMaintenanceProcessor addTaskMaintenanceProcessor,</w:t>
      </w:r>
    </w:p>
    <w:p w14:paraId="40F51F9B" w14:textId="77777777" w:rsidR="00246CB2" w:rsidRPr="00246CB2" w:rsidRDefault="00246CB2" w:rsidP="00246CB2">
      <w:pPr>
        <w:pStyle w:val="Code"/>
      </w:pPr>
      <w:r w:rsidRPr="00246CB2">
        <w:t xml:space="preserve">            ITaskByIdInquiryProcessor taskByIdInquiryProcessor,</w:t>
      </w:r>
    </w:p>
    <w:p w14:paraId="16CA4EE9" w14:textId="77777777" w:rsidR="00246CB2" w:rsidRPr="00246CB2" w:rsidRDefault="00246CB2" w:rsidP="00246CB2">
      <w:pPr>
        <w:pStyle w:val="Code"/>
      </w:pPr>
      <w:r w:rsidRPr="00246CB2">
        <w:lastRenderedPageBreak/>
        <w:t xml:space="preserve">            IUpdateTaskMaintenanceProcessor updateTaskMaintenanceProcessor,</w:t>
      </w:r>
    </w:p>
    <w:p w14:paraId="6A41ECB3" w14:textId="77777777" w:rsidR="00246CB2" w:rsidRPr="00246CB2" w:rsidRDefault="00246CB2" w:rsidP="00246CB2">
      <w:pPr>
        <w:pStyle w:val="Code"/>
      </w:pPr>
      <w:r w:rsidRPr="00246CB2">
        <w:t xml:space="preserve">            IPagedDataRequestFactory pagedDataRequestFactory,</w:t>
      </w:r>
    </w:p>
    <w:p w14:paraId="7E2287BC" w14:textId="77777777" w:rsidR="00246CB2" w:rsidRPr="00246CB2" w:rsidRDefault="00246CB2" w:rsidP="00246CB2">
      <w:pPr>
        <w:pStyle w:val="Code"/>
      </w:pPr>
      <w:r w:rsidRPr="00246CB2">
        <w:t xml:space="preserve">            IAllTasksInquiryProcessor allTasksInquiryProcessor)</w:t>
      </w:r>
    </w:p>
    <w:p w14:paraId="0DBE290B" w14:textId="77777777" w:rsidR="00246CB2" w:rsidRPr="00246CB2" w:rsidRDefault="00246CB2" w:rsidP="00246CB2">
      <w:pPr>
        <w:pStyle w:val="Code"/>
      </w:pPr>
      <w:r w:rsidRPr="00246CB2">
        <w:t xml:space="preserve">        {</w:t>
      </w:r>
    </w:p>
    <w:p w14:paraId="53393448" w14:textId="77777777" w:rsidR="00246CB2" w:rsidRPr="00246CB2" w:rsidRDefault="00246CB2" w:rsidP="00246CB2">
      <w:pPr>
        <w:pStyle w:val="Code"/>
      </w:pPr>
      <w:r w:rsidRPr="00246CB2">
        <w:t xml:space="preserve">            AddTaskMaintenanceProcessor = addTaskMaintenanceProcessor;</w:t>
      </w:r>
    </w:p>
    <w:p w14:paraId="54978B37" w14:textId="77777777" w:rsidR="00246CB2" w:rsidRPr="00246CB2" w:rsidRDefault="00246CB2" w:rsidP="00246CB2">
      <w:pPr>
        <w:pStyle w:val="Code"/>
      </w:pPr>
      <w:r w:rsidRPr="00246CB2">
        <w:t xml:space="preserve">            TaskByIdInquiryProcessor = taskByIdInquiryProcessor;</w:t>
      </w:r>
    </w:p>
    <w:p w14:paraId="54C4ADBF" w14:textId="77777777" w:rsidR="00246CB2" w:rsidRPr="00246CB2" w:rsidRDefault="00246CB2" w:rsidP="00246CB2">
      <w:pPr>
        <w:pStyle w:val="Code"/>
      </w:pPr>
      <w:r w:rsidRPr="00246CB2">
        <w:t xml:space="preserve">            UpdateTaskMaintenanceProcessor = updateTaskMaintenanceProcessor;</w:t>
      </w:r>
    </w:p>
    <w:p w14:paraId="184A6064" w14:textId="77777777" w:rsidR="00246CB2" w:rsidRPr="00246CB2" w:rsidRDefault="00246CB2" w:rsidP="00246CB2">
      <w:pPr>
        <w:pStyle w:val="Code"/>
      </w:pPr>
      <w:r w:rsidRPr="00246CB2">
        <w:t xml:space="preserve">            PagedDataRequestFactory = pagedDataRequestFactory;</w:t>
      </w:r>
    </w:p>
    <w:p w14:paraId="7860944C" w14:textId="77777777" w:rsidR="00246CB2" w:rsidRPr="00246CB2" w:rsidRDefault="00246CB2" w:rsidP="00246CB2">
      <w:pPr>
        <w:pStyle w:val="Code"/>
      </w:pPr>
      <w:r w:rsidRPr="00246CB2">
        <w:t xml:space="preserve">            AllTasksInquiryProcessor = allTasksInquiryProcessor;</w:t>
      </w:r>
    </w:p>
    <w:p w14:paraId="2C261BC0" w14:textId="77777777" w:rsidR="00246CB2" w:rsidRPr="00246CB2" w:rsidRDefault="00246CB2" w:rsidP="00246CB2">
      <w:pPr>
        <w:pStyle w:val="Code"/>
      </w:pPr>
      <w:r w:rsidRPr="00246CB2">
        <w:t xml:space="preserve">        }</w:t>
      </w:r>
    </w:p>
    <w:p w14:paraId="4D035D35" w14:textId="77777777" w:rsidR="00246CB2" w:rsidRPr="00246CB2" w:rsidRDefault="00246CB2" w:rsidP="00246CB2">
      <w:pPr>
        <w:pStyle w:val="Code"/>
      </w:pPr>
      <w:r w:rsidRPr="00246CB2">
        <w:t xml:space="preserve">    }</w:t>
      </w:r>
    </w:p>
    <w:p w14:paraId="5C58B485" w14:textId="151B8689" w:rsidR="00246CB2" w:rsidRDefault="00246CB2" w:rsidP="00246CB2">
      <w:pPr>
        <w:pStyle w:val="Code"/>
      </w:pPr>
      <w:r w:rsidRPr="00246CB2">
        <w:t>}</w:t>
      </w:r>
    </w:p>
    <w:p w14:paraId="3D997FBB" w14:textId="44C607F1" w:rsidR="00246CB2" w:rsidRDefault="00246CB2" w:rsidP="00246CB2">
      <w:pPr>
        <w:pStyle w:val="CodeCaption"/>
      </w:pPr>
      <w:r>
        <w:t xml:space="preserve">Dependency Configuration (add to </w:t>
      </w:r>
      <w:r w:rsidRPr="00E56F99">
        <w:rPr>
          <w:rStyle w:val="CodeInline"/>
        </w:rPr>
        <w:t>NinjectConfigurator.AddBindings</w:t>
      </w:r>
      <w:r>
        <w:t>)</w:t>
      </w:r>
    </w:p>
    <w:p w14:paraId="40C1B639" w14:textId="41DD2087" w:rsidR="00246CB2" w:rsidRDefault="00400502" w:rsidP="00400502">
      <w:pPr>
        <w:pStyle w:val="Code"/>
      </w:pPr>
      <w:r w:rsidRPr="00400502">
        <w:t>container.Bind&lt;ITasksControllerDependencyBlock&gt;().To&lt;TasksControllerDependencyBlock&gt;().InRequestScope();</w:t>
      </w:r>
    </w:p>
    <w:p w14:paraId="62788CF6" w14:textId="7770FB1F" w:rsidR="00246CB2" w:rsidRDefault="00400502" w:rsidP="005F7AA5">
      <w:pPr>
        <w:pStyle w:val="BodyTextCont"/>
      </w:pPr>
      <w:r>
        <w:t xml:space="preserve">Now we'll update the </w:t>
      </w:r>
      <w:proofErr w:type="spellStart"/>
      <w:r w:rsidRPr="00400502">
        <w:rPr>
          <w:rStyle w:val="CodeInline"/>
        </w:rPr>
        <w:t>TasksController</w:t>
      </w:r>
      <w:proofErr w:type="spellEnd"/>
      <w:r>
        <w:t xml:space="preserve"> implementation to make use of this new </w:t>
      </w:r>
      <w:proofErr w:type="spellStart"/>
      <w:r w:rsidRPr="00400502">
        <w:rPr>
          <w:rStyle w:val="CodeInline"/>
        </w:rPr>
        <w:t>ITasksControllerDependencyBlock</w:t>
      </w:r>
      <w:proofErr w:type="spellEnd"/>
      <w:r>
        <w:t>:</w:t>
      </w:r>
    </w:p>
    <w:p w14:paraId="3634D830" w14:textId="77777777" w:rsidR="00400502" w:rsidRPr="00400502" w:rsidRDefault="00400502" w:rsidP="00400502">
      <w:pPr>
        <w:pStyle w:val="Code"/>
      </w:pPr>
      <w:r w:rsidRPr="00400502">
        <w:t>using System.Net.Http;</w:t>
      </w:r>
    </w:p>
    <w:p w14:paraId="24567797" w14:textId="77777777" w:rsidR="00400502" w:rsidRPr="00400502" w:rsidRDefault="00400502" w:rsidP="00400502">
      <w:pPr>
        <w:pStyle w:val="Code"/>
      </w:pPr>
      <w:r w:rsidRPr="00400502">
        <w:t>using System.Web.Http;</w:t>
      </w:r>
    </w:p>
    <w:p w14:paraId="2436A0A4" w14:textId="77777777" w:rsidR="00400502" w:rsidRPr="00400502" w:rsidRDefault="00400502" w:rsidP="00400502">
      <w:pPr>
        <w:pStyle w:val="Code"/>
      </w:pPr>
      <w:r w:rsidRPr="00400502">
        <w:t>using WebApi2Book.Common;</w:t>
      </w:r>
    </w:p>
    <w:p w14:paraId="5EBD83AD" w14:textId="77777777" w:rsidR="00400502" w:rsidRPr="00400502" w:rsidRDefault="00400502" w:rsidP="00400502">
      <w:pPr>
        <w:pStyle w:val="Code"/>
      </w:pPr>
      <w:r w:rsidRPr="00400502">
        <w:t>using WebApi2Book.Web.Api.MaintenanceProcessing;</w:t>
      </w:r>
    </w:p>
    <w:p w14:paraId="2771645B" w14:textId="77777777" w:rsidR="00400502" w:rsidRPr="00400502" w:rsidRDefault="00400502" w:rsidP="00400502">
      <w:pPr>
        <w:pStyle w:val="Code"/>
      </w:pPr>
      <w:r w:rsidRPr="00400502">
        <w:t>using WebApi2Book.Web.Api.Models;</w:t>
      </w:r>
    </w:p>
    <w:p w14:paraId="4423CF19" w14:textId="77777777" w:rsidR="00400502" w:rsidRPr="00400502" w:rsidRDefault="00400502" w:rsidP="00400502">
      <w:pPr>
        <w:pStyle w:val="Code"/>
      </w:pPr>
      <w:r w:rsidRPr="00400502">
        <w:t>using WebApi2Book.Web.Common;</w:t>
      </w:r>
    </w:p>
    <w:p w14:paraId="2CCCDC55" w14:textId="77777777" w:rsidR="00400502" w:rsidRPr="00400502" w:rsidRDefault="00400502" w:rsidP="00400502">
      <w:pPr>
        <w:pStyle w:val="Code"/>
      </w:pPr>
      <w:r w:rsidRPr="00400502">
        <w:t>using WebApi2Book.Web.Common.Routing;</w:t>
      </w:r>
    </w:p>
    <w:p w14:paraId="4A2D7215" w14:textId="77777777" w:rsidR="00400502" w:rsidRPr="00400502" w:rsidRDefault="00400502" w:rsidP="00400502">
      <w:pPr>
        <w:pStyle w:val="Code"/>
      </w:pPr>
      <w:r w:rsidRPr="00400502">
        <w:t>using WebApi2Book.Web.Common.Validation;</w:t>
      </w:r>
    </w:p>
    <w:p w14:paraId="4C7E7B3A" w14:textId="77777777" w:rsidR="00400502" w:rsidRPr="00400502" w:rsidRDefault="00400502" w:rsidP="00400502">
      <w:pPr>
        <w:pStyle w:val="Code"/>
      </w:pPr>
    </w:p>
    <w:p w14:paraId="2B4A339E" w14:textId="77777777" w:rsidR="00400502" w:rsidRPr="00400502" w:rsidRDefault="00400502" w:rsidP="00400502">
      <w:pPr>
        <w:pStyle w:val="Code"/>
      </w:pPr>
      <w:r w:rsidRPr="00400502">
        <w:t>namespace WebApi2Book.Web.Api.Controllers.V1</w:t>
      </w:r>
    </w:p>
    <w:p w14:paraId="58AAFC2E" w14:textId="77777777" w:rsidR="00400502" w:rsidRPr="00400502" w:rsidRDefault="00400502" w:rsidP="00400502">
      <w:pPr>
        <w:pStyle w:val="Code"/>
      </w:pPr>
      <w:r w:rsidRPr="00400502">
        <w:t>{</w:t>
      </w:r>
    </w:p>
    <w:p w14:paraId="32994B00" w14:textId="77777777" w:rsidR="00400502" w:rsidRPr="00400502" w:rsidRDefault="00400502" w:rsidP="00400502">
      <w:pPr>
        <w:pStyle w:val="Code"/>
      </w:pPr>
      <w:r w:rsidRPr="00400502">
        <w:t xml:space="preserve">    [ApiVersion1RoutePrefix("tasks")]</w:t>
      </w:r>
    </w:p>
    <w:p w14:paraId="3DDF141E" w14:textId="77777777" w:rsidR="00400502" w:rsidRPr="00400502" w:rsidRDefault="00400502" w:rsidP="00400502">
      <w:pPr>
        <w:pStyle w:val="Code"/>
      </w:pPr>
      <w:r w:rsidRPr="00400502">
        <w:t xml:space="preserve">    [UnitOfWorkActionFilter]</w:t>
      </w:r>
    </w:p>
    <w:p w14:paraId="3213A9ED" w14:textId="77777777" w:rsidR="00400502" w:rsidRPr="00400502" w:rsidRDefault="00400502" w:rsidP="00400502">
      <w:pPr>
        <w:pStyle w:val="Code"/>
      </w:pPr>
      <w:r w:rsidRPr="00400502">
        <w:t xml:space="preserve">    [Authorize(Roles = Constants.RoleNames.JuniorWorker)]</w:t>
      </w:r>
    </w:p>
    <w:p w14:paraId="376AB992" w14:textId="77777777" w:rsidR="00400502" w:rsidRPr="00400502" w:rsidRDefault="00400502" w:rsidP="00400502">
      <w:pPr>
        <w:pStyle w:val="Code"/>
      </w:pPr>
      <w:r w:rsidRPr="00400502">
        <w:t xml:space="preserve">    public class TasksController : ApiController</w:t>
      </w:r>
    </w:p>
    <w:p w14:paraId="145DF307" w14:textId="77777777" w:rsidR="00400502" w:rsidRPr="00400502" w:rsidRDefault="00400502" w:rsidP="00400502">
      <w:pPr>
        <w:pStyle w:val="Code"/>
      </w:pPr>
      <w:r w:rsidRPr="00400502">
        <w:t xml:space="preserve">    {</w:t>
      </w:r>
    </w:p>
    <w:p w14:paraId="734116FA" w14:textId="77777777" w:rsidR="00400502" w:rsidRPr="00400502" w:rsidRDefault="00400502" w:rsidP="00400502">
      <w:pPr>
        <w:pStyle w:val="Code"/>
      </w:pPr>
      <w:r w:rsidRPr="00400502">
        <w:t xml:space="preserve">        private readonly ITasksControllerDependencyBlock _tasksControllerDependencyBlock;</w:t>
      </w:r>
    </w:p>
    <w:p w14:paraId="231B60F2" w14:textId="77777777" w:rsidR="00400502" w:rsidRPr="00400502" w:rsidRDefault="00400502" w:rsidP="00400502">
      <w:pPr>
        <w:pStyle w:val="Code"/>
      </w:pPr>
    </w:p>
    <w:p w14:paraId="6C62DB95" w14:textId="77777777" w:rsidR="00400502" w:rsidRPr="00400502" w:rsidRDefault="00400502" w:rsidP="00400502">
      <w:pPr>
        <w:pStyle w:val="Code"/>
      </w:pPr>
      <w:r w:rsidRPr="00400502">
        <w:t xml:space="preserve">        public TasksController(ITasksControllerDependencyBlock tasksControllerDependencyBlock)</w:t>
      </w:r>
    </w:p>
    <w:p w14:paraId="278EE1C2" w14:textId="77777777" w:rsidR="00400502" w:rsidRPr="00400502" w:rsidRDefault="00400502" w:rsidP="00400502">
      <w:pPr>
        <w:pStyle w:val="Code"/>
      </w:pPr>
      <w:r w:rsidRPr="00400502">
        <w:t xml:space="preserve">        {</w:t>
      </w:r>
    </w:p>
    <w:p w14:paraId="2F77A86B" w14:textId="77777777" w:rsidR="00400502" w:rsidRPr="00400502" w:rsidRDefault="00400502" w:rsidP="00400502">
      <w:pPr>
        <w:pStyle w:val="Code"/>
      </w:pPr>
      <w:r w:rsidRPr="00400502">
        <w:t xml:space="preserve">            _tasksControllerDependencyBlock = tasksControllerDependencyBlock;</w:t>
      </w:r>
    </w:p>
    <w:p w14:paraId="1C84DBA7" w14:textId="77777777" w:rsidR="00400502" w:rsidRPr="00400502" w:rsidRDefault="00400502" w:rsidP="00400502">
      <w:pPr>
        <w:pStyle w:val="Code"/>
      </w:pPr>
      <w:r w:rsidRPr="00400502">
        <w:t xml:space="preserve">        }</w:t>
      </w:r>
    </w:p>
    <w:p w14:paraId="2FEB53C9" w14:textId="77777777" w:rsidR="00400502" w:rsidRPr="00400502" w:rsidRDefault="00400502" w:rsidP="00400502">
      <w:pPr>
        <w:pStyle w:val="Code"/>
      </w:pPr>
    </w:p>
    <w:p w14:paraId="71FA0FBF" w14:textId="77777777" w:rsidR="00400502" w:rsidRPr="00400502" w:rsidRDefault="00400502" w:rsidP="00400502">
      <w:pPr>
        <w:pStyle w:val="Code"/>
      </w:pPr>
      <w:r w:rsidRPr="00400502">
        <w:t xml:space="preserve">        [Route("", Name = "GetTasksRoute")]</w:t>
      </w:r>
    </w:p>
    <w:p w14:paraId="213B0867" w14:textId="77777777" w:rsidR="00400502" w:rsidRPr="00400502" w:rsidRDefault="00400502" w:rsidP="00400502">
      <w:pPr>
        <w:pStyle w:val="Code"/>
      </w:pPr>
      <w:r w:rsidRPr="00400502">
        <w:t xml:space="preserve">        public PagedDataInquiryResponse&lt;Task&gt; GetTasks(HttpRequestMessage requestMessage)</w:t>
      </w:r>
    </w:p>
    <w:p w14:paraId="70BE0E30" w14:textId="77777777" w:rsidR="00400502" w:rsidRPr="00400502" w:rsidRDefault="00400502" w:rsidP="00400502">
      <w:pPr>
        <w:pStyle w:val="Code"/>
      </w:pPr>
      <w:r w:rsidRPr="00400502">
        <w:t xml:space="preserve">        {</w:t>
      </w:r>
    </w:p>
    <w:p w14:paraId="46333F2C" w14:textId="77777777" w:rsidR="00400502" w:rsidRPr="00400502" w:rsidRDefault="00400502" w:rsidP="00400502">
      <w:pPr>
        <w:pStyle w:val="Code"/>
      </w:pPr>
      <w:r w:rsidRPr="00400502">
        <w:t xml:space="preserve">            var request = </w:t>
      </w:r>
      <w:commentRangeStart w:id="3"/>
      <w:r w:rsidRPr="00400502">
        <w:t>_tasksControllerDependencyBlock.PagedDataRequestFactory.Create(requestMessage.RequestUri);</w:t>
      </w:r>
    </w:p>
    <w:commentRangeEnd w:id="3"/>
    <w:p w14:paraId="370B5F04" w14:textId="77777777" w:rsidR="00400502" w:rsidRPr="00400502" w:rsidRDefault="00836E6F" w:rsidP="00400502">
      <w:pPr>
        <w:pStyle w:val="Code"/>
      </w:pPr>
      <w:r>
        <w:rPr>
          <w:rFonts w:asciiTheme="minorHAnsi" w:hAnsiTheme="minorHAnsi"/>
          <w:noProof w:val="0"/>
          <w:sz w:val="22"/>
        </w:rPr>
        <w:commentReference w:id="3"/>
      </w:r>
    </w:p>
    <w:p w14:paraId="4A48E2BC" w14:textId="77777777" w:rsidR="00400502" w:rsidRPr="00400502" w:rsidRDefault="00400502" w:rsidP="00400502">
      <w:pPr>
        <w:pStyle w:val="Code"/>
      </w:pPr>
      <w:r w:rsidRPr="00400502">
        <w:t xml:space="preserve">            var tasks = _tasksControllerDependencyBlock.AllTasksInquiryProcessor.GetTasks(request);</w:t>
      </w:r>
    </w:p>
    <w:p w14:paraId="692F2EAB" w14:textId="77777777" w:rsidR="00400502" w:rsidRPr="00400502" w:rsidRDefault="00400502" w:rsidP="00400502">
      <w:pPr>
        <w:pStyle w:val="Code"/>
      </w:pPr>
      <w:r w:rsidRPr="00400502">
        <w:lastRenderedPageBreak/>
        <w:t xml:space="preserve">            return tasks;</w:t>
      </w:r>
    </w:p>
    <w:p w14:paraId="71596D0B" w14:textId="521E574C" w:rsidR="00400502" w:rsidRDefault="00400502" w:rsidP="00400502">
      <w:pPr>
        <w:pStyle w:val="Code"/>
      </w:pPr>
      <w:r w:rsidRPr="00400502">
        <w:t xml:space="preserve">        }</w:t>
      </w:r>
    </w:p>
    <w:p w14:paraId="7107DE24" w14:textId="371DCCBF" w:rsidR="00400502" w:rsidRDefault="00400502" w:rsidP="00400502">
      <w:pPr>
        <w:pStyle w:val="Code"/>
      </w:pPr>
      <w:r>
        <w:t>etc.…</w:t>
      </w:r>
    </w:p>
    <w:p w14:paraId="42B0D406" w14:textId="1B88818A" w:rsidR="000132EC" w:rsidRDefault="00F14655" w:rsidP="000132EC">
      <w:pPr>
        <w:pStyle w:val="BodyTextCont"/>
      </w:pPr>
      <w:r>
        <w:t xml:space="preserve">This is much more "clean". </w:t>
      </w:r>
      <w:r w:rsidR="000132EC">
        <w:t xml:space="preserve">Note how the </w:t>
      </w:r>
      <w:proofErr w:type="spellStart"/>
      <w:r w:rsidR="000132EC" w:rsidRPr="000132EC">
        <w:rPr>
          <w:rStyle w:val="CodeInline"/>
        </w:rPr>
        <w:t>ITasksControllerDependencyBlock</w:t>
      </w:r>
      <w:proofErr w:type="spellEnd"/>
      <w:r w:rsidR="000132EC">
        <w:t xml:space="preserve"> is now the only dependency required by </w:t>
      </w:r>
      <w:proofErr w:type="spellStart"/>
      <w:r w:rsidR="000132EC">
        <w:t>TasksController</w:t>
      </w:r>
      <w:proofErr w:type="spellEnd"/>
      <w:r w:rsidR="000132EC">
        <w:t xml:space="preserve">. Its single responsibility is to encapsulate the other dependencies, so new methods can be added to the </w:t>
      </w:r>
      <w:proofErr w:type="spellStart"/>
      <w:r w:rsidR="000132EC">
        <w:t>TasksController</w:t>
      </w:r>
      <w:proofErr w:type="spellEnd"/>
      <w:r w:rsidR="000132EC">
        <w:t xml:space="preserve"> without any modification to its constructor</w:t>
      </w:r>
      <w:ins w:id="4" w:author="Jamie Kurtz" w:date="2014-06-08T21:30:00Z">
        <w:r w:rsidR="00836E6F">
          <w:t>'s public signature</w:t>
        </w:r>
      </w:ins>
      <w:r>
        <w:t xml:space="preserve"> (or</w:t>
      </w:r>
      <w:r w:rsidR="00D12762">
        <w:t xml:space="preserve"> </w:t>
      </w:r>
      <w:r>
        <w:t xml:space="preserve">to the </w:t>
      </w:r>
      <w:proofErr w:type="spellStart"/>
      <w:r w:rsidRPr="00F14655">
        <w:rPr>
          <w:rStyle w:val="CodeInline"/>
        </w:rPr>
        <w:t>TasksControllerTest</w:t>
      </w:r>
      <w:proofErr w:type="spellEnd"/>
      <w:r>
        <w:t xml:space="preserve"> </w:t>
      </w:r>
      <w:proofErr w:type="spellStart"/>
      <w:r w:rsidRPr="00F14655">
        <w:rPr>
          <w:rStyle w:val="CodeInline"/>
        </w:rPr>
        <w:t>SetUp</w:t>
      </w:r>
      <w:proofErr w:type="spellEnd"/>
      <w:r>
        <w:t xml:space="preserve"> method</w:t>
      </w:r>
      <w:r w:rsidR="00D12762">
        <w:t>,</w:t>
      </w:r>
      <w:r>
        <w:t xml:space="preserve"> </w:t>
      </w:r>
      <w:r w:rsidR="001C0A7C">
        <w:t xml:space="preserve">which is </w:t>
      </w:r>
      <w:r>
        <w:t xml:space="preserve">coupled to the </w:t>
      </w:r>
      <w:proofErr w:type="spellStart"/>
      <w:r w:rsidRPr="00F14655">
        <w:rPr>
          <w:rStyle w:val="CodeInline"/>
        </w:rPr>
        <w:t>TasksController</w:t>
      </w:r>
      <w:proofErr w:type="spellEnd"/>
      <w:r>
        <w:t xml:space="preserve"> constructor</w:t>
      </w:r>
      <w:ins w:id="5" w:author="Jamie Kurtz" w:date="2014-06-08T21:30:00Z">
        <w:r w:rsidR="00836E6F">
          <w:t xml:space="preserve"> signature</w:t>
        </w:r>
      </w:ins>
      <w:r>
        <w:t>)</w:t>
      </w:r>
      <w:r w:rsidR="000132EC">
        <w:t xml:space="preserve">. The </w:t>
      </w:r>
      <w:proofErr w:type="spellStart"/>
      <w:r w:rsidR="000132EC" w:rsidRPr="000132EC">
        <w:rPr>
          <w:rStyle w:val="CodeInline"/>
        </w:rPr>
        <w:t>TasksControllerDependencyBlock</w:t>
      </w:r>
      <w:proofErr w:type="spellEnd"/>
      <w:r w:rsidR="000132EC">
        <w:t xml:space="preserve"> constructor will necessarily chan</w:t>
      </w:r>
      <w:r>
        <w:t xml:space="preserve">ge, but that's okay because managing dependencies is its </w:t>
      </w:r>
      <w:r w:rsidR="009B41D2">
        <w:t xml:space="preserve">only </w:t>
      </w:r>
      <w:proofErr w:type="spellStart"/>
      <w:r>
        <w:t>responsility</w:t>
      </w:r>
      <w:proofErr w:type="spellEnd"/>
      <w:r>
        <w:t xml:space="preserve">. And, on the testing side, we don't generally </w:t>
      </w:r>
      <w:r w:rsidR="00D12762">
        <w:t xml:space="preserve">unit </w:t>
      </w:r>
      <w:r>
        <w:t>test these "dependency blocks", so adding new dependencies to "block" types requires no rework in that regard.</w:t>
      </w:r>
    </w:p>
    <w:p w14:paraId="220EB86E" w14:textId="676D9D16" w:rsidR="00B64CE6" w:rsidRPr="00B64CE6" w:rsidRDefault="001C0A7C" w:rsidP="00B64CE6">
      <w:pPr>
        <w:pStyle w:val="BodyTextCont"/>
      </w:pPr>
      <w:r>
        <w:t xml:space="preserve">Before we become exhausted from patting ourselves on the back, however, </w:t>
      </w:r>
      <w:r w:rsidR="00B64CE6">
        <w:t xml:space="preserve">an attempt to build the solution will </w:t>
      </w:r>
      <w:r w:rsidR="00D8736B">
        <w:t>abruptly</w:t>
      </w:r>
      <w:r w:rsidR="009B41D2">
        <w:t xml:space="preserve"> </w:t>
      </w:r>
      <w:r w:rsidR="00B64CE6">
        <w:t xml:space="preserve">remind us that we still need to update the </w:t>
      </w:r>
      <w:proofErr w:type="spellStart"/>
      <w:r w:rsidR="00B64CE6" w:rsidRPr="00B64CE6">
        <w:rPr>
          <w:rStyle w:val="CodeInline"/>
        </w:rPr>
        <w:t>TasksControllerTest</w:t>
      </w:r>
      <w:proofErr w:type="spellEnd"/>
      <w:r w:rsidR="00B64CE6">
        <w:t xml:space="preserve">. Let's </w:t>
      </w:r>
      <w:r w:rsidR="00D8736B">
        <w:t>at</w:t>
      </w:r>
      <w:r w:rsidR="00B64CE6">
        <w:t>tend to that right now by updating it so it appears as follows:</w:t>
      </w:r>
    </w:p>
    <w:p w14:paraId="37AD434F" w14:textId="77777777" w:rsidR="000A3C1C" w:rsidRPr="000A3C1C" w:rsidRDefault="000A3C1C" w:rsidP="000A3C1C">
      <w:pPr>
        <w:pStyle w:val="Code"/>
      </w:pPr>
      <w:r w:rsidRPr="000A3C1C">
        <w:t>using NUnit.Framework;</w:t>
      </w:r>
    </w:p>
    <w:p w14:paraId="0CFC0CC9" w14:textId="77777777" w:rsidR="000A3C1C" w:rsidRPr="000A3C1C" w:rsidRDefault="000A3C1C" w:rsidP="000A3C1C">
      <w:pPr>
        <w:pStyle w:val="Code"/>
      </w:pPr>
      <w:r w:rsidRPr="000A3C1C">
        <w:t>using WebApi2Book.Data;</w:t>
      </w:r>
    </w:p>
    <w:p w14:paraId="3C8341C1" w14:textId="77777777" w:rsidR="000A3C1C" w:rsidRPr="000A3C1C" w:rsidRDefault="000A3C1C" w:rsidP="000A3C1C">
      <w:pPr>
        <w:pStyle w:val="Code"/>
      </w:pPr>
      <w:r w:rsidRPr="000A3C1C">
        <w:t>using WebApi2Book.Web.Api.Controllers.V1;</w:t>
      </w:r>
    </w:p>
    <w:p w14:paraId="127E4E93" w14:textId="77777777" w:rsidR="000A3C1C" w:rsidRPr="000A3C1C" w:rsidRDefault="000A3C1C" w:rsidP="000A3C1C">
      <w:pPr>
        <w:pStyle w:val="Code"/>
      </w:pPr>
      <w:r w:rsidRPr="000A3C1C">
        <w:t>using WebApi2Book.Web.Api.Models;</w:t>
      </w:r>
    </w:p>
    <w:p w14:paraId="12991F7E" w14:textId="77777777" w:rsidR="000A3C1C" w:rsidRPr="000A3C1C" w:rsidRDefault="000A3C1C" w:rsidP="000A3C1C">
      <w:pPr>
        <w:pStyle w:val="Code"/>
      </w:pPr>
    </w:p>
    <w:p w14:paraId="1759E032" w14:textId="77777777" w:rsidR="000A3C1C" w:rsidRPr="000A3C1C" w:rsidRDefault="000A3C1C" w:rsidP="000A3C1C">
      <w:pPr>
        <w:pStyle w:val="Code"/>
      </w:pPr>
      <w:r w:rsidRPr="000A3C1C">
        <w:t>namespace WebApi2Book.Web.Api.Tests.Controllers.V1</w:t>
      </w:r>
    </w:p>
    <w:p w14:paraId="6DFA9336" w14:textId="77777777" w:rsidR="000A3C1C" w:rsidRPr="000A3C1C" w:rsidRDefault="000A3C1C" w:rsidP="000A3C1C">
      <w:pPr>
        <w:pStyle w:val="Code"/>
      </w:pPr>
      <w:r w:rsidRPr="000A3C1C">
        <w:t>{</w:t>
      </w:r>
    </w:p>
    <w:p w14:paraId="40EE6F89" w14:textId="77777777" w:rsidR="000A3C1C" w:rsidRPr="000A3C1C" w:rsidRDefault="000A3C1C" w:rsidP="000A3C1C">
      <w:pPr>
        <w:pStyle w:val="Code"/>
      </w:pPr>
      <w:r w:rsidRPr="000A3C1C">
        <w:t xml:space="preserve">    [TestFixture]</w:t>
      </w:r>
    </w:p>
    <w:p w14:paraId="1639AA6C" w14:textId="77777777" w:rsidR="000A3C1C" w:rsidRPr="000A3C1C" w:rsidRDefault="000A3C1C" w:rsidP="000A3C1C">
      <w:pPr>
        <w:pStyle w:val="Code"/>
      </w:pPr>
      <w:r w:rsidRPr="000A3C1C">
        <w:t xml:space="preserve">    public class TasksControllerTest</w:t>
      </w:r>
    </w:p>
    <w:p w14:paraId="3D4BA7EF" w14:textId="77777777" w:rsidR="000A3C1C" w:rsidRPr="000A3C1C" w:rsidRDefault="000A3C1C" w:rsidP="000A3C1C">
      <w:pPr>
        <w:pStyle w:val="Code"/>
      </w:pPr>
      <w:r w:rsidRPr="000A3C1C">
        <w:t xml:space="preserve">    {</w:t>
      </w:r>
    </w:p>
    <w:p w14:paraId="1A76463B" w14:textId="77777777" w:rsidR="000A3C1C" w:rsidRPr="000A3C1C" w:rsidRDefault="000A3C1C" w:rsidP="000A3C1C">
      <w:pPr>
        <w:pStyle w:val="Code"/>
      </w:pPr>
      <w:r w:rsidRPr="000A3C1C">
        <w:t xml:space="preserve">        [SetUp]</w:t>
      </w:r>
    </w:p>
    <w:p w14:paraId="46710712" w14:textId="77777777" w:rsidR="000A3C1C" w:rsidRPr="000A3C1C" w:rsidRDefault="000A3C1C" w:rsidP="000A3C1C">
      <w:pPr>
        <w:pStyle w:val="Code"/>
      </w:pPr>
      <w:r w:rsidRPr="000A3C1C">
        <w:t xml:space="preserve">        public void SetUp()</w:t>
      </w:r>
    </w:p>
    <w:p w14:paraId="79291BDF" w14:textId="77777777" w:rsidR="000A3C1C" w:rsidRPr="000A3C1C" w:rsidRDefault="000A3C1C" w:rsidP="000A3C1C">
      <w:pPr>
        <w:pStyle w:val="Code"/>
      </w:pPr>
      <w:r w:rsidRPr="000A3C1C">
        <w:t xml:space="preserve">        {</w:t>
      </w:r>
    </w:p>
    <w:p w14:paraId="391F2E27" w14:textId="77777777" w:rsidR="000A3C1C" w:rsidRPr="000A3C1C" w:rsidRDefault="000A3C1C" w:rsidP="000A3C1C">
      <w:pPr>
        <w:pStyle w:val="Code"/>
      </w:pPr>
      <w:r w:rsidRPr="000A3C1C">
        <w:t xml:space="preserve">            _mockBlock = new TasksControllerDependencyBlockMock();</w:t>
      </w:r>
    </w:p>
    <w:p w14:paraId="7C3A569F" w14:textId="77777777" w:rsidR="000A3C1C" w:rsidRPr="000A3C1C" w:rsidRDefault="000A3C1C" w:rsidP="000A3C1C">
      <w:pPr>
        <w:pStyle w:val="Code"/>
      </w:pPr>
    </w:p>
    <w:p w14:paraId="651A0466" w14:textId="77777777" w:rsidR="000A3C1C" w:rsidRPr="000A3C1C" w:rsidRDefault="000A3C1C" w:rsidP="000A3C1C">
      <w:pPr>
        <w:pStyle w:val="Code"/>
      </w:pPr>
      <w:r w:rsidRPr="000A3C1C">
        <w:t xml:space="preserve">            _controller = new TasksController(_mockBlock.Object);</w:t>
      </w:r>
    </w:p>
    <w:p w14:paraId="3227B9F6" w14:textId="77777777" w:rsidR="000A3C1C" w:rsidRPr="000A3C1C" w:rsidRDefault="000A3C1C" w:rsidP="000A3C1C">
      <w:pPr>
        <w:pStyle w:val="Code"/>
      </w:pPr>
      <w:r w:rsidRPr="000A3C1C">
        <w:t xml:space="preserve">        }</w:t>
      </w:r>
    </w:p>
    <w:p w14:paraId="3915E457" w14:textId="77777777" w:rsidR="000A3C1C" w:rsidRPr="000A3C1C" w:rsidRDefault="000A3C1C" w:rsidP="000A3C1C">
      <w:pPr>
        <w:pStyle w:val="Code"/>
      </w:pPr>
    </w:p>
    <w:p w14:paraId="17E5AC82" w14:textId="77777777" w:rsidR="000A3C1C" w:rsidRPr="000A3C1C" w:rsidRDefault="000A3C1C" w:rsidP="000A3C1C">
      <w:pPr>
        <w:pStyle w:val="Code"/>
      </w:pPr>
      <w:r w:rsidRPr="000A3C1C">
        <w:t xml:space="preserve">        private TasksControllerDependencyBlockMock _mockBlock;</w:t>
      </w:r>
    </w:p>
    <w:p w14:paraId="6117B4F7" w14:textId="77777777" w:rsidR="000A3C1C" w:rsidRPr="000A3C1C" w:rsidRDefault="000A3C1C" w:rsidP="000A3C1C">
      <w:pPr>
        <w:pStyle w:val="Code"/>
      </w:pPr>
      <w:r w:rsidRPr="000A3C1C">
        <w:t xml:space="preserve">        private TasksController _controller;</w:t>
      </w:r>
    </w:p>
    <w:p w14:paraId="65865B58" w14:textId="77777777" w:rsidR="000A3C1C" w:rsidRPr="000A3C1C" w:rsidRDefault="000A3C1C" w:rsidP="000A3C1C">
      <w:pPr>
        <w:pStyle w:val="Code"/>
      </w:pPr>
    </w:p>
    <w:p w14:paraId="6E6B2338" w14:textId="77777777" w:rsidR="000A3C1C" w:rsidRPr="000A3C1C" w:rsidRDefault="000A3C1C" w:rsidP="000A3C1C">
      <w:pPr>
        <w:pStyle w:val="Code"/>
      </w:pPr>
      <w:r w:rsidRPr="000A3C1C">
        <w:t xml:space="preserve">        [Test]</w:t>
      </w:r>
    </w:p>
    <w:p w14:paraId="1F331CE6" w14:textId="77777777" w:rsidR="000A3C1C" w:rsidRPr="000A3C1C" w:rsidRDefault="000A3C1C" w:rsidP="000A3C1C">
      <w:pPr>
        <w:pStyle w:val="Code"/>
      </w:pPr>
      <w:r w:rsidRPr="000A3C1C">
        <w:t xml:space="preserve">        public void GetTasks_returns_correct_response()</w:t>
      </w:r>
    </w:p>
    <w:p w14:paraId="06E85948" w14:textId="77777777" w:rsidR="000A3C1C" w:rsidRPr="000A3C1C" w:rsidRDefault="000A3C1C" w:rsidP="000A3C1C">
      <w:pPr>
        <w:pStyle w:val="Code"/>
      </w:pPr>
      <w:r w:rsidRPr="000A3C1C">
        <w:t xml:space="preserve">        {</w:t>
      </w:r>
    </w:p>
    <w:p w14:paraId="1AB5DBB3" w14:textId="4DAE1F20" w:rsidR="000A3C1C" w:rsidRPr="000A3C1C" w:rsidRDefault="000A3C1C" w:rsidP="000A3C1C">
      <w:pPr>
        <w:pStyle w:val="Code"/>
      </w:pPr>
      <w:r w:rsidRPr="000A3C1C">
        <w:t xml:space="preserve">            </w:t>
      </w:r>
      <w:r w:rsidR="00020C54">
        <w:t>var</w:t>
      </w:r>
      <w:r w:rsidRPr="000A3C1C">
        <w:t xml:space="preserve"> requestMessage = HttpRequestMessageFactory.CreateRequestMessage();</w:t>
      </w:r>
    </w:p>
    <w:p w14:paraId="4DBA32E0" w14:textId="77777777" w:rsidR="000A3C1C" w:rsidRPr="000A3C1C" w:rsidRDefault="000A3C1C" w:rsidP="000A3C1C">
      <w:pPr>
        <w:pStyle w:val="Code"/>
      </w:pPr>
      <w:r w:rsidRPr="000A3C1C">
        <w:t xml:space="preserve">            var request = new PagedDataRequest(1, 25);</w:t>
      </w:r>
    </w:p>
    <w:p w14:paraId="7B3E94D6" w14:textId="77777777" w:rsidR="000A3C1C" w:rsidRPr="000A3C1C" w:rsidRDefault="000A3C1C" w:rsidP="000A3C1C">
      <w:pPr>
        <w:pStyle w:val="Code"/>
      </w:pPr>
      <w:r w:rsidRPr="000A3C1C">
        <w:t xml:space="preserve">            var response = new PagedDataInquiryResponse&lt;Task&gt;();</w:t>
      </w:r>
    </w:p>
    <w:p w14:paraId="2AE0D14D" w14:textId="77777777" w:rsidR="000A3C1C" w:rsidRPr="000A3C1C" w:rsidRDefault="000A3C1C" w:rsidP="000A3C1C">
      <w:pPr>
        <w:pStyle w:val="Code"/>
      </w:pPr>
    </w:p>
    <w:p w14:paraId="0DCA3EAF" w14:textId="77777777" w:rsidR="000A3C1C" w:rsidRPr="000A3C1C" w:rsidRDefault="000A3C1C" w:rsidP="000A3C1C">
      <w:pPr>
        <w:pStyle w:val="Code"/>
      </w:pPr>
      <w:r w:rsidRPr="000A3C1C">
        <w:t xml:space="preserve">            _mockBlock.PagedDataRequestFactoryMock.Setup(x =&gt; x.Create(requestMessage.RequestUri)).Returns(request);</w:t>
      </w:r>
    </w:p>
    <w:p w14:paraId="22D36C89" w14:textId="77777777" w:rsidR="000A3C1C" w:rsidRPr="000A3C1C" w:rsidRDefault="000A3C1C" w:rsidP="000A3C1C">
      <w:pPr>
        <w:pStyle w:val="Code"/>
      </w:pPr>
      <w:r w:rsidRPr="000A3C1C">
        <w:t xml:space="preserve">            _mockBlock.AllTasksInquiryProcessorMock.Setup(x =&gt; x.GetTasks(request)).Returns(response);</w:t>
      </w:r>
    </w:p>
    <w:p w14:paraId="23F776A6" w14:textId="77777777" w:rsidR="000A3C1C" w:rsidRPr="000A3C1C" w:rsidRDefault="000A3C1C" w:rsidP="000A3C1C">
      <w:pPr>
        <w:pStyle w:val="Code"/>
      </w:pPr>
    </w:p>
    <w:p w14:paraId="678F7E97" w14:textId="3AE402CD" w:rsidR="000A3C1C" w:rsidRPr="000A3C1C" w:rsidRDefault="000A3C1C" w:rsidP="000A3C1C">
      <w:pPr>
        <w:pStyle w:val="Code"/>
      </w:pPr>
      <w:r w:rsidRPr="000A3C1C">
        <w:t xml:space="preserve">            </w:t>
      </w:r>
      <w:r w:rsidR="00020C54">
        <w:t>var</w:t>
      </w:r>
      <w:r w:rsidRPr="000A3C1C">
        <w:t xml:space="preserve"> actualResponse = _controller.GetTasks(requestMessage);</w:t>
      </w:r>
    </w:p>
    <w:p w14:paraId="06F86138" w14:textId="77777777" w:rsidR="000A3C1C" w:rsidRPr="000A3C1C" w:rsidRDefault="000A3C1C" w:rsidP="000A3C1C">
      <w:pPr>
        <w:pStyle w:val="Code"/>
      </w:pPr>
    </w:p>
    <w:p w14:paraId="01B64636" w14:textId="77777777" w:rsidR="000A3C1C" w:rsidRPr="000A3C1C" w:rsidRDefault="000A3C1C" w:rsidP="000A3C1C">
      <w:pPr>
        <w:pStyle w:val="Code"/>
      </w:pPr>
      <w:r w:rsidRPr="000A3C1C">
        <w:t xml:space="preserve">            Assert.AreSame(response, actualResponse);</w:t>
      </w:r>
    </w:p>
    <w:p w14:paraId="48B0472E" w14:textId="77777777" w:rsidR="000A3C1C" w:rsidRPr="000A3C1C" w:rsidRDefault="000A3C1C" w:rsidP="000A3C1C">
      <w:pPr>
        <w:pStyle w:val="Code"/>
      </w:pPr>
      <w:r w:rsidRPr="000A3C1C">
        <w:t xml:space="preserve">        }</w:t>
      </w:r>
    </w:p>
    <w:p w14:paraId="2DA78715" w14:textId="77777777" w:rsidR="000A3C1C" w:rsidRPr="000A3C1C" w:rsidRDefault="000A3C1C" w:rsidP="000A3C1C">
      <w:pPr>
        <w:pStyle w:val="Code"/>
      </w:pPr>
      <w:r w:rsidRPr="000A3C1C">
        <w:lastRenderedPageBreak/>
        <w:t xml:space="preserve">    }</w:t>
      </w:r>
    </w:p>
    <w:p w14:paraId="6EE4827D" w14:textId="0EF5F32B" w:rsidR="00B64CE6" w:rsidRDefault="000A3C1C" w:rsidP="000A3C1C">
      <w:pPr>
        <w:pStyle w:val="Code"/>
      </w:pPr>
      <w:r w:rsidRPr="000A3C1C">
        <w:t>}</w:t>
      </w:r>
    </w:p>
    <w:p w14:paraId="6F5593D5" w14:textId="0E2F1DB5" w:rsidR="00B64CE6" w:rsidRDefault="00B64CE6" w:rsidP="000132EC">
      <w:pPr>
        <w:pStyle w:val="BodyTextCont"/>
      </w:pPr>
      <w:r>
        <w:t xml:space="preserve">Note how we've replaced all of the various mocked </w:t>
      </w:r>
      <w:proofErr w:type="spellStart"/>
      <w:r w:rsidRPr="00B64CE6">
        <w:rPr>
          <w:rStyle w:val="CodeInline"/>
        </w:rPr>
        <w:t>TasksController</w:t>
      </w:r>
      <w:proofErr w:type="spellEnd"/>
      <w:r>
        <w:t xml:space="preserve"> dependencies with a single dependency</w:t>
      </w:r>
      <w:r w:rsidR="00D54BE0">
        <w:t xml:space="preserve"> (i.e., </w:t>
      </w:r>
      <w:proofErr w:type="spellStart"/>
      <w:r w:rsidR="00D54BE0" w:rsidRPr="00D54BE0">
        <w:rPr>
          <w:rStyle w:val="CodeInline"/>
        </w:rPr>
        <w:t>TasksControllerDependencyBlockMock</w:t>
      </w:r>
      <w:proofErr w:type="spellEnd"/>
      <w:r w:rsidR="00D54BE0">
        <w:t>)</w:t>
      </w:r>
      <w:r>
        <w:t xml:space="preserve">, significantly cutting down on the "noise" in the test class. We </w:t>
      </w:r>
      <w:r w:rsidR="000A3C1C">
        <w:t xml:space="preserve">took </w:t>
      </w:r>
      <w:r>
        <w:t>things a step further and factor</w:t>
      </w:r>
      <w:r w:rsidR="000A3C1C">
        <w:t>ed</w:t>
      </w:r>
      <w:r>
        <w:t xml:space="preserve"> the </w:t>
      </w:r>
      <w:proofErr w:type="spellStart"/>
      <w:r w:rsidRPr="00B64CE6">
        <w:rPr>
          <w:rStyle w:val="CodeInline"/>
        </w:rPr>
        <w:t>CreateRequestMessage</w:t>
      </w:r>
      <w:proofErr w:type="spellEnd"/>
      <w:r>
        <w:t xml:space="preserve"> method out into</w:t>
      </w:r>
      <w:r w:rsidR="00D54BE0">
        <w:t xml:space="preserve"> a separate test utility class</w:t>
      </w:r>
      <w:r w:rsidR="00F56971">
        <w:t xml:space="preserve"> (we trust you to implement that without further explanation)</w:t>
      </w:r>
      <w:r w:rsidR="00D54BE0">
        <w:t xml:space="preserve">, because </w:t>
      </w:r>
      <w:r w:rsidR="000A3C1C">
        <w:t xml:space="preserve">we anticipate that other </w:t>
      </w:r>
      <w:r w:rsidR="00D54BE0">
        <w:t xml:space="preserve">test </w:t>
      </w:r>
      <w:r w:rsidR="000A3C1C">
        <w:t xml:space="preserve">classes will require </w:t>
      </w:r>
      <w:r w:rsidR="00D54BE0">
        <w:t xml:space="preserve">the </w:t>
      </w:r>
      <w:r w:rsidR="000A3C1C">
        <w:t xml:space="preserve">functionality provided by the </w:t>
      </w:r>
      <w:r w:rsidR="00D54BE0">
        <w:t>method</w:t>
      </w:r>
      <w:r w:rsidR="000A3C1C">
        <w:t>, and we don't want to in any way encourage a "copy and paste" coding style</w:t>
      </w:r>
      <w:r w:rsidR="00D54BE0">
        <w:t>.</w:t>
      </w:r>
    </w:p>
    <w:p w14:paraId="5571E3B4" w14:textId="007D157F" w:rsidR="00D54BE0" w:rsidRDefault="00D54BE0" w:rsidP="000132EC">
      <w:pPr>
        <w:pStyle w:val="BodyTextCont"/>
      </w:pPr>
      <w:r>
        <w:t xml:space="preserve">You've probably noticed that we have one more class to add before we can build and re-run the test, and that's the new </w:t>
      </w:r>
      <w:proofErr w:type="spellStart"/>
      <w:r w:rsidRPr="00D54BE0">
        <w:rPr>
          <w:rStyle w:val="CodeInline"/>
        </w:rPr>
        <w:t>TasksControllerDependencyBlockMock</w:t>
      </w:r>
      <w:proofErr w:type="spellEnd"/>
      <w:r>
        <w:t xml:space="preserve"> class. Let's add it as follows:</w:t>
      </w:r>
    </w:p>
    <w:p w14:paraId="4C5DBE2A" w14:textId="77777777" w:rsidR="00D54BE0" w:rsidRPr="00D54BE0" w:rsidRDefault="00D54BE0" w:rsidP="00D54BE0">
      <w:pPr>
        <w:pStyle w:val="Code"/>
      </w:pPr>
      <w:r w:rsidRPr="00D54BE0">
        <w:t>using Moq;</w:t>
      </w:r>
    </w:p>
    <w:p w14:paraId="43552793" w14:textId="77777777" w:rsidR="00D54BE0" w:rsidRPr="00D54BE0" w:rsidRDefault="00D54BE0" w:rsidP="00D54BE0">
      <w:pPr>
        <w:pStyle w:val="Code"/>
      </w:pPr>
      <w:r w:rsidRPr="00D54BE0">
        <w:t>using WebApi2Book.Web.Api.Controllers.V1;</w:t>
      </w:r>
    </w:p>
    <w:p w14:paraId="34DC15D5" w14:textId="77777777" w:rsidR="00D54BE0" w:rsidRPr="00D54BE0" w:rsidRDefault="00D54BE0" w:rsidP="00D54BE0">
      <w:pPr>
        <w:pStyle w:val="Code"/>
      </w:pPr>
      <w:r w:rsidRPr="00D54BE0">
        <w:t>using WebApi2Book.Web.Api.InquiryProcessing;</w:t>
      </w:r>
    </w:p>
    <w:p w14:paraId="7A3E67A3" w14:textId="77777777" w:rsidR="00D54BE0" w:rsidRPr="00D54BE0" w:rsidRDefault="00D54BE0" w:rsidP="00D54BE0">
      <w:pPr>
        <w:pStyle w:val="Code"/>
      </w:pPr>
      <w:r w:rsidRPr="00D54BE0">
        <w:t>using WebApi2Book.Web.Api.MaintenanceProcessing;</w:t>
      </w:r>
    </w:p>
    <w:p w14:paraId="471AE18F" w14:textId="77777777" w:rsidR="00D54BE0" w:rsidRPr="00D54BE0" w:rsidRDefault="00D54BE0" w:rsidP="00D54BE0">
      <w:pPr>
        <w:pStyle w:val="Code"/>
      </w:pPr>
    </w:p>
    <w:p w14:paraId="6D4C02D6" w14:textId="77777777" w:rsidR="00D54BE0" w:rsidRPr="00D54BE0" w:rsidRDefault="00D54BE0" w:rsidP="00D54BE0">
      <w:pPr>
        <w:pStyle w:val="Code"/>
      </w:pPr>
      <w:r w:rsidRPr="00D54BE0">
        <w:t>namespace WebApi2Book.Web.Api.Tests.Controllers.V1</w:t>
      </w:r>
    </w:p>
    <w:p w14:paraId="1815CE6B" w14:textId="77777777" w:rsidR="00D54BE0" w:rsidRPr="00D54BE0" w:rsidRDefault="00D54BE0" w:rsidP="00D54BE0">
      <w:pPr>
        <w:pStyle w:val="Code"/>
      </w:pPr>
      <w:r w:rsidRPr="00D54BE0">
        <w:t>{</w:t>
      </w:r>
    </w:p>
    <w:p w14:paraId="179CB052" w14:textId="77777777" w:rsidR="00D54BE0" w:rsidRPr="00D54BE0" w:rsidRDefault="00D54BE0" w:rsidP="00D54BE0">
      <w:pPr>
        <w:pStyle w:val="Code"/>
      </w:pPr>
      <w:r w:rsidRPr="00D54BE0">
        <w:t xml:space="preserve">    public class TasksControllerDependencyBlockMock : Mock&lt;ITasksControllerDependencyBlock&gt;</w:t>
      </w:r>
    </w:p>
    <w:p w14:paraId="7124FE45" w14:textId="77777777" w:rsidR="00D54BE0" w:rsidRPr="00D54BE0" w:rsidRDefault="00D54BE0" w:rsidP="00D54BE0">
      <w:pPr>
        <w:pStyle w:val="Code"/>
      </w:pPr>
      <w:r w:rsidRPr="00D54BE0">
        <w:t xml:space="preserve">    {</w:t>
      </w:r>
    </w:p>
    <w:p w14:paraId="333B9E05" w14:textId="77777777" w:rsidR="00D54BE0" w:rsidRPr="00D54BE0" w:rsidRDefault="00D54BE0" w:rsidP="00D54BE0">
      <w:pPr>
        <w:pStyle w:val="Code"/>
      </w:pPr>
      <w:r w:rsidRPr="00D54BE0">
        <w:t xml:space="preserve">        private Mock&lt;IAddTaskMaintenanceProcessor&gt; _addTaskMaintenanceProcessorMock;</w:t>
      </w:r>
    </w:p>
    <w:p w14:paraId="1129F086" w14:textId="77777777" w:rsidR="00D54BE0" w:rsidRPr="00D54BE0" w:rsidRDefault="00D54BE0" w:rsidP="00D54BE0">
      <w:pPr>
        <w:pStyle w:val="Code"/>
      </w:pPr>
      <w:r w:rsidRPr="00D54BE0">
        <w:t xml:space="preserve">        private Mock&lt;ITaskByIdInquiryProcessor&gt; _taskByIdInquiryProcessorMock;</w:t>
      </w:r>
    </w:p>
    <w:p w14:paraId="10FCFBD5" w14:textId="77777777" w:rsidR="00D54BE0" w:rsidRPr="00D54BE0" w:rsidRDefault="00D54BE0" w:rsidP="00D54BE0">
      <w:pPr>
        <w:pStyle w:val="Code"/>
      </w:pPr>
      <w:r w:rsidRPr="00D54BE0">
        <w:t xml:space="preserve">        private Mock&lt;IUpdateTaskMaintenanceProcessor&gt; _updateTaskMaintenanceProcessorMock;</w:t>
      </w:r>
    </w:p>
    <w:p w14:paraId="5455C1DD" w14:textId="77777777" w:rsidR="00D54BE0" w:rsidRPr="00D54BE0" w:rsidRDefault="00D54BE0" w:rsidP="00D54BE0">
      <w:pPr>
        <w:pStyle w:val="Code"/>
      </w:pPr>
      <w:r w:rsidRPr="00D54BE0">
        <w:t xml:space="preserve">        private Mock&lt;IPagedDataRequestFactory&gt; _pagedDataRequestFactoryMock;</w:t>
      </w:r>
    </w:p>
    <w:p w14:paraId="78FB30EB" w14:textId="77777777" w:rsidR="00D54BE0" w:rsidRPr="00D54BE0" w:rsidRDefault="00D54BE0" w:rsidP="00D54BE0">
      <w:pPr>
        <w:pStyle w:val="Code"/>
      </w:pPr>
      <w:r w:rsidRPr="00D54BE0">
        <w:t xml:space="preserve">        private Mock&lt;IAllTasksInquiryProcessor&gt; _allTasksInquiryProcessorMock;</w:t>
      </w:r>
    </w:p>
    <w:p w14:paraId="5790AE51" w14:textId="77777777" w:rsidR="00D54BE0" w:rsidRPr="00D54BE0" w:rsidRDefault="00D54BE0" w:rsidP="00D54BE0">
      <w:pPr>
        <w:pStyle w:val="Code"/>
      </w:pPr>
    </w:p>
    <w:p w14:paraId="647C3882" w14:textId="77777777" w:rsidR="00D54BE0" w:rsidRPr="00D54BE0" w:rsidRDefault="00D54BE0" w:rsidP="00D54BE0">
      <w:pPr>
        <w:pStyle w:val="Code"/>
      </w:pPr>
      <w:r w:rsidRPr="00D54BE0">
        <w:t xml:space="preserve">        public TasksControllerDependencyBlockMock()</w:t>
      </w:r>
    </w:p>
    <w:p w14:paraId="0C90C053" w14:textId="77777777" w:rsidR="00D54BE0" w:rsidRPr="00D54BE0" w:rsidRDefault="00D54BE0" w:rsidP="00D54BE0">
      <w:pPr>
        <w:pStyle w:val="Code"/>
      </w:pPr>
      <w:r w:rsidRPr="00D54BE0">
        <w:t xml:space="preserve">        {</w:t>
      </w:r>
    </w:p>
    <w:p w14:paraId="282EF59D" w14:textId="77777777" w:rsidR="00D54BE0" w:rsidRPr="00D54BE0" w:rsidRDefault="00D54BE0" w:rsidP="00D54BE0">
      <w:pPr>
        <w:pStyle w:val="Code"/>
      </w:pPr>
      <w:r w:rsidRPr="00D54BE0">
        <w:t xml:space="preserve">            Setup(x =&gt; x.AddTaskMaintenanceProcessor).Returns(AddTaskMaintenanceProcessorMock.Object);</w:t>
      </w:r>
    </w:p>
    <w:p w14:paraId="2C914A20" w14:textId="77777777" w:rsidR="00D54BE0" w:rsidRPr="00D54BE0" w:rsidRDefault="00D54BE0" w:rsidP="00D54BE0">
      <w:pPr>
        <w:pStyle w:val="Code"/>
      </w:pPr>
      <w:r w:rsidRPr="00D54BE0">
        <w:t xml:space="preserve">            Setup(x =&gt; x.TaskByIdInquiryProcessor).Returns(TaskByIdInquiryProcessorMock.Object);</w:t>
      </w:r>
    </w:p>
    <w:p w14:paraId="5CD5690B" w14:textId="77777777" w:rsidR="00D54BE0" w:rsidRPr="00D54BE0" w:rsidRDefault="00D54BE0" w:rsidP="00D54BE0">
      <w:pPr>
        <w:pStyle w:val="Code"/>
      </w:pPr>
      <w:r w:rsidRPr="00D54BE0">
        <w:t xml:space="preserve">            Setup(x =&gt; x.UpdateTaskMaintenanceProcessor).Returns(UpdateTaskMaintenanceProcessorMock.Object);</w:t>
      </w:r>
    </w:p>
    <w:p w14:paraId="022BA66A" w14:textId="77777777" w:rsidR="00D54BE0" w:rsidRPr="00D54BE0" w:rsidRDefault="00D54BE0" w:rsidP="00D54BE0">
      <w:pPr>
        <w:pStyle w:val="Code"/>
      </w:pPr>
      <w:r w:rsidRPr="00D54BE0">
        <w:t xml:space="preserve">            Setup(x =&gt; x.PagedDataRequestFactory).Returns(PagedDataRequestFactoryMock.Object);</w:t>
      </w:r>
    </w:p>
    <w:p w14:paraId="5F9BD4B2" w14:textId="77777777" w:rsidR="00D54BE0" w:rsidRPr="00D54BE0" w:rsidRDefault="00D54BE0" w:rsidP="00D54BE0">
      <w:pPr>
        <w:pStyle w:val="Code"/>
      </w:pPr>
      <w:r w:rsidRPr="00D54BE0">
        <w:t xml:space="preserve">            Setup(x =&gt; x.AllTasksInquiryProcessor).Returns(AllTasksInquiryProcessorMock.Object);</w:t>
      </w:r>
    </w:p>
    <w:p w14:paraId="783BA69A" w14:textId="77777777" w:rsidR="00D54BE0" w:rsidRPr="00D54BE0" w:rsidRDefault="00D54BE0" w:rsidP="00D54BE0">
      <w:pPr>
        <w:pStyle w:val="Code"/>
      </w:pPr>
      <w:r w:rsidRPr="00D54BE0">
        <w:t xml:space="preserve">        }</w:t>
      </w:r>
    </w:p>
    <w:p w14:paraId="23734F0B" w14:textId="77777777" w:rsidR="00D54BE0" w:rsidRPr="00D54BE0" w:rsidRDefault="00D54BE0" w:rsidP="00D54BE0">
      <w:pPr>
        <w:pStyle w:val="Code"/>
      </w:pPr>
    </w:p>
    <w:p w14:paraId="19AC1E75" w14:textId="77777777" w:rsidR="00D54BE0" w:rsidRPr="00D54BE0" w:rsidRDefault="00D54BE0" w:rsidP="00D54BE0">
      <w:pPr>
        <w:pStyle w:val="Code"/>
      </w:pPr>
      <w:r w:rsidRPr="00D54BE0">
        <w:t xml:space="preserve">        public Mock&lt;IAddTaskMaintenanceProcessor&gt; AddTaskMaintenanceProcessorMock</w:t>
      </w:r>
    </w:p>
    <w:p w14:paraId="7B193096" w14:textId="77777777" w:rsidR="00D54BE0" w:rsidRPr="00D54BE0" w:rsidRDefault="00D54BE0" w:rsidP="00D54BE0">
      <w:pPr>
        <w:pStyle w:val="Code"/>
      </w:pPr>
      <w:r w:rsidRPr="00D54BE0">
        <w:t xml:space="preserve">        {</w:t>
      </w:r>
    </w:p>
    <w:p w14:paraId="1069F2A4" w14:textId="77777777" w:rsidR="00D54BE0" w:rsidRPr="00D54BE0" w:rsidRDefault="00D54BE0" w:rsidP="00D54BE0">
      <w:pPr>
        <w:pStyle w:val="Code"/>
      </w:pPr>
      <w:r w:rsidRPr="00D54BE0">
        <w:t xml:space="preserve">            get { return _addTaskMaintenanceProcessorMock ??</w:t>
      </w:r>
    </w:p>
    <w:p w14:paraId="4B8E32B4" w14:textId="77777777" w:rsidR="00D54BE0" w:rsidRPr="00D54BE0" w:rsidRDefault="00D54BE0" w:rsidP="00D54BE0">
      <w:pPr>
        <w:pStyle w:val="Code"/>
      </w:pPr>
      <w:r w:rsidRPr="00D54BE0">
        <w:t xml:space="preserve">                         (_addTaskMaintenanceProcessorMock = new Mock&lt;IAddTaskMaintenanceProcessor&gt;()); }</w:t>
      </w:r>
    </w:p>
    <w:p w14:paraId="293BF4EA" w14:textId="77777777" w:rsidR="00D54BE0" w:rsidRPr="00D54BE0" w:rsidRDefault="00D54BE0" w:rsidP="00D54BE0">
      <w:pPr>
        <w:pStyle w:val="Code"/>
      </w:pPr>
      <w:r w:rsidRPr="00D54BE0">
        <w:t xml:space="preserve">            set { _addTaskMaintenanceProcessorMock = value; }</w:t>
      </w:r>
    </w:p>
    <w:p w14:paraId="7C2F8075" w14:textId="77777777" w:rsidR="00D54BE0" w:rsidRPr="00D54BE0" w:rsidRDefault="00D54BE0" w:rsidP="00D54BE0">
      <w:pPr>
        <w:pStyle w:val="Code"/>
      </w:pPr>
      <w:r w:rsidRPr="00D54BE0">
        <w:t xml:space="preserve">        }</w:t>
      </w:r>
    </w:p>
    <w:p w14:paraId="45600556" w14:textId="77777777" w:rsidR="00D54BE0" w:rsidRPr="00D54BE0" w:rsidRDefault="00D54BE0" w:rsidP="00D54BE0">
      <w:pPr>
        <w:pStyle w:val="Code"/>
      </w:pPr>
    </w:p>
    <w:p w14:paraId="0FB97F66" w14:textId="77777777" w:rsidR="00D54BE0" w:rsidRPr="00D54BE0" w:rsidRDefault="00D54BE0" w:rsidP="00D54BE0">
      <w:pPr>
        <w:pStyle w:val="Code"/>
      </w:pPr>
      <w:r w:rsidRPr="00D54BE0">
        <w:t xml:space="preserve">        public Mock&lt;ITaskByIdInquiryProcessor&gt; TaskByIdInquiryProcessorMock</w:t>
      </w:r>
    </w:p>
    <w:p w14:paraId="5A5926A6" w14:textId="77777777" w:rsidR="00D54BE0" w:rsidRPr="00D54BE0" w:rsidRDefault="00D54BE0" w:rsidP="00D54BE0">
      <w:pPr>
        <w:pStyle w:val="Code"/>
      </w:pPr>
      <w:r w:rsidRPr="00D54BE0">
        <w:t xml:space="preserve">        {</w:t>
      </w:r>
    </w:p>
    <w:p w14:paraId="292C89CB" w14:textId="77777777" w:rsidR="00D54BE0" w:rsidRPr="00D54BE0" w:rsidRDefault="00D54BE0" w:rsidP="00D54BE0">
      <w:pPr>
        <w:pStyle w:val="Code"/>
      </w:pPr>
      <w:r w:rsidRPr="00D54BE0">
        <w:t xml:space="preserve">            get { return _taskByIdInquiryProcessorMock ??</w:t>
      </w:r>
    </w:p>
    <w:p w14:paraId="2CAF0245" w14:textId="77777777" w:rsidR="00D54BE0" w:rsidRPr="00D54BE0" w:rsidRDefault="00D54BE0" w:rsidP="00D54BE0">
      <w:pPr>
        <w:pStyle w:val="Code"/>
      </w:pPr>
      <w:r w:rsidRPr="00D54BE0">
        <w:t xml:space="preserve">                         (_taskByIdInquiryProcessorMock = new Mock&lt;ITaskByIdInquiryProcessor&gt;()); }</w:t>
      </w:r>
    </w:p>
    <w:p w14:paraId="50F6DC85" w14:textId="77777777" w:rsidR="00D54BE0" w:rsidRPr="00D54BE0" w:rsidRDefault="00D54BE0" w:rsidP="00D54BE0">
      <w:pPr>
        <w:pStyle w:val="Code"/>
      </w:pPr>
      <w:r w:rsidRPr="00D54BE0">
        <w:t xml:space="preserve">            set { _taskByIdInquiryProcessorMock = value; }</w:t>
      </w:r>
    </w:p>
    <w:p w14:paraId="2976B0C9" w14:textId="77777777" w:rsidR="00D54BE0" w:rsidRPr="00D54BE0" w:rsidRDefault="00D54BE0" w:rsidP="00D54BE0">
      <w:pPr>
        <w:pStyle w:val="Code"/>
      </w:pPr>
      <w:r w:rsidRPr="00D54BE0">
        <w:t xml:space="preserve">        }</w:t>
      </w:r>
    </w:p>
    <w:p w14:paraId="4968DA06" w14:textId="77777777" w:rsidR="00D54BE0" w:rsidRPr="00D54BE0" w:rsidRDefault="00D54BE0" w:rsidP="00D54BE0">
      <w:pPr>
        <w:pStyle w:val="Code"/>
      </w:pPr>
    </w:p>
    <w:p w14:paraId="5680EB33" w14:textId="77777777" w:rsidR="00D54BE0" w:rsidRPr="00D54BE0" w:rsidRDefault="00D54BE0" w:rsidP="00D54BE0">
      <w:pPr>
        <w:pStyle w:val="Code"/>
      </w:pPr>
      <w:r w:rsidRPr="00D54BE0">
        <w:lastRenderedPageBreak/>
        <w:t xml:space="preserve">        public Mock&lt;IUpdateTaskMaintenanceProcessor&gt; UpdateTaskMaintenanceProcessorMock</w:t>
      </w:r>
    </w:p>
    <w:p w14:paraId="2ACBE742" w14:textId="77777777" w:rsidR="00D54BE0" w:rsidRPr="00D54BE0" w:rsidRDefault="00D54BE0" w:rsidP="00D54BE0">
      <w:pPr>
        <w:pStyle w:val="Code"/>
      </w:pPr>
      <w:r w:rsidRPr="00D54BE0">
        <w:t xml:space="preserve">        {</w:t>
      </w:r>
    </w:p>
    <w:p w14:paraId="6B739FBF" w14:textId="77777777" w:rsidR="00D54BE0" w:rsidRPr="00D54BE0" w:rsidRDefault="00D54BE0" w:rsidP="00D54BE0">
      <w:pPr>
        <w:pStyle w:val="Code"/>
      </w:pPr>
      <w:r w:rsidRPr="00D54BE0">
        <w:t xml:space="preserve">            get { return _updateTaskMaintenanceProcessorMock ??</w:t>
      </w:r>
    </w:p>
    <w:p w14:paraId="4DC45B3F" w14:textId="77777777" w:rsidR="00D54BE0" w:rsidRPr="00D54BE0" w:rsidRDefault="00D54BE0" w:rsidP="00D54BE0">
      <w:pPr>
        <w:pStyle w:val="Code"/>
      </w:pPr>
      <w:r w:rsidRPr="00D54BE0">
        <w:t xml:space="preserve">                         (_updateTaskMaintenanceProcessorMock = new Mock&lt;IUpdateTaskMaintenanceProcessor&gt;()); }</w:t>
      </w:r>
    </w:p>
    <w:p w14:paraId="00ED5948" w14:textId="77777777" w:rsidR="00D54BE0" w:rsidRPr="00D54BE0" w:rsidRDefault="00D54BE0" w:rsidP="00D54BE0">
      <w:pPr>
        <w:pStyle w:val="Code"/>
      </w:pPr>
      <w:r w:rsidRPr="00D54BE0">
        <w:t xml:space="preserve">            set { _updateTaskMaintenanceProcessorMock = value; }</w:t>
      </w:r>
    </w:p>
    <w:p w14:paraId="2C86C705" w14:textId="77777777" w:rsidR="00D54BE0" w:rsidRPr="00D54BE0" w:rsidRDefault="00D54BE0" w:rsidP="00D54BE0">
      <w:pPr>
        <w:pStyle w:val="Code"/>
      </w:pPr>
      <w:r w:rsidRPr="00D54BE0">
        <w:t xml:space="preserve">        }</w:t>
      </w:r>
    </w:p>
    <w:p w14:paraId="498DD692" w14:textId="77777777" w:rsidR="00D54BE0" w:rsidRPr="00D54BE0" w:rsidRDefault="00D54BE0" w:rsidP="00D54BE0">
      <w:pPr>
        <w:pStyle w:val="Code"/>
      </w:pPr>
    </w:p>
    <w:p w14:paraId="616D7684" w14:textId="77777777" w:rsidR="00D54BE0" w:rsidRPr="00D54BE0" w:rsidRDefault="00D54BE0" w:rsidP="00D54BE0">
      <w:pPr>
        <w:pStyle w:val="Code"/>
      </w:pPr>
      <w:r w:rsidRPr="00D54BE0">
        <w:t xml:space="preserve">        public Mock&lt;IPagedDataRequestFactory&gt; PagedDataRequestFactoryMock</w:t>
      </w:r>
    </w:p>
    <w:p w14:paraId="3F689572" w14:textId="77777777" w:rsidR="00D54BE0" w:rsidRPr="00D54BE0" w:rsidRDefault="00D54BE0" w:rsidP="00D54BE0">
      <w:pPr>
        <w:pStyle w:val="Code"/>
      </w:pPr>
      <w:r w:rsidRPr="00D54BE0">
        <w:t xml:space="preserve">        {</w:t>
      </w:r>
    </w:p>
    <w:p w14:paraId="2A3A1B0B" w14:textId="77777777" w:rsidR="00D54BE0" w:rsidRPr="00D54BE0" w:rsidRDefault="00D54BE0" w:rsidP="00D54BE0">
      <w:pPr>
        <w:pStyle w:val="Code"/>
      </w:pPr>
      <w:r w:rsidRPr="00D54BE0">
        <w:t xml:space="preserve">            get { return _pagedDataRequestFactoryMock ??</w:t>
      </w:r>
    </w:p>
    <w:p w14:paraId="122C4CAA" w14:textId="77777777" w:rsidR="00D54BE0" w:rsidRPr="00D54BE0" w:rsidRDefault="00D54BE0" w:rsidP="00D54BE0">
      <w:pPr>
        <w:pStyle w:val="Code"/>
      </w:pPr>
      <w:r w:rsidRPr="00D54BE0">
        <w:t xml:space="preserve">                         (_pagedDataRequestFactoryMock = new Mock&lt;IPagedDataRequestFactory&gt;()); }</w:t>
      </w:r>
    </w:p>
    <w:p w14:paraId="4885DD2A" w14:textId="77777777" w:rsidR="00D54BE0" w:rsidRPr="00D54BE0" w:rsidRDefault="00D54BE0" w:rsidP="00D54BE0">
      <w:pPr>
        <w:pStyle w:val="Code"/>
      </w:pPr>
      <w:r w:rsidRPr="00D54BE0">
        <w:t xml:space="preserve">            set { _pagedDataRequestFactoryMock = value; }</w:t>
      </w:r>
    </w:p>
    <w:p w14:paraId="52827211" w14:textId="77777777" w:rsidR="00D54BE0" w:rsidRPr="00D54BE0" w:rsidRDefault="00D54BE0" w:rsidP="00D54BE0">
      <w:pPr>
        <w:pStyle w:val="Code"/>
      </w:pPr>
      <w:r w:rsidRPr="00D54BE0">
        <w:t xml:space="preserve">        }</w:t>
      </w:r>
    </w:p>
    <w:p w14:paraId="715EDFE6" w14:textId="77777777" w:rsidR="00D54BE0" w:rsidRPr="00D54BE0" w:rsidRDefault="00D54BE0" w:rsidP="00D54BE0">
      <w:pPr>
        <w:pStyle w:val="Code"/>
      </w:pPr>
    </w:p>
    <w:p w14:paraId="5FC05FB5" w14:textId="77777777" w:rsidR="00D54BE0" w:rsidRPr="00D54BE0" w:rsidRDefault="00D54BE0" w:rsidP="00D54BE0">
      <w:pPr>
        <w:pStyle w:val="Code"/>
      </w:pPr>
      <w:r w:rsidRPr="00D54BE0">
        <w:t xml:space="preserve">        public Mock&lt;IAllTasksInquiryProcessor&gt; AllTasksInquiryProcessorMock</w:t>
      </w:r>
    </w:p>
    <w:p w14:paraId="722484FB" w14:textId="77777777" w:rsidR="00D54BE0" w:rsidRPr="00D54BE0" w:rsidRDefault="00D54BE0" w:rsidP="00D54BE0">
      <w:pPr>
        <w:pStyle w:val="Code"/>
      </w:pPr>
      <w:r w:rsidRPr="00D54BE0">
        <w:t xml:space="preserve">        {</w:t>
      </w:r>
    </w:p>
    <w:p w14:paraId="7E0E9667" w14:textId="77777777" w:rsidR="00D54BE0" w:rsidRPr="00D54BE0" w:rsidRDefault="00D54BE0" w:rsidP="00D54BE0">
      <w:pPr>
        <w:pStyle w:val="Code"/>
      </w:pPr>
      <w:r w:rsidRPr="00D54BE0">
        <w:t xml:space="preserve">            get { return _allTasksInquiryProcessorMock ??</w:t>
      </w:r>
    </w:p>
    <w:p w14:paraId="10ACEC20" w14:textId="77777777" w:rsidR="00D54BE0" w:rsidRPr="00D54BE0" w:rsidRDefault="00D54BE0" w:rsidP="00D54BE0">
      <w:pPr>
        <w:pStyle w:val="Code"/>
      </w:pPr>
      <w:r w:rsidRPr="00D54BE0">
        <w:t xml:space="preserve">                         (_allTasksInquiryProcessorMock = new Mock&lt;IAllTasksInquiryProcessor&gt;()); }</w:t>
      </w:r>
    </w:p>
    <w:p w14:paraId="54EB4118" w14:textId="77777777" w:rsidR="00D54BE0" w:rsidRPr="00D54BE0" w:rsidRDefault="00D54BE0" w:rsidP="00D54BE0">
      <w:pPr>
        <w:pStyle w:val="Code"/>
      </w:pPr>
      <w:r w:rsidRPr="00D54BE0">
        <w:t xml:space="preserve">            set { _allTasksInquiryProcessorMock = value; }</w:t>
      </w:r>
    </w:p>
    <w:p w14:paraId="602D1BC5" w14:textId="77777777" w:rsidR="00D54BE0" w:rsidRPr="00D54BE0" w:rsidRDefault="00D54BE0" w:rsidP="00D54BE0">
      <w:pPr>
        <w:pStyle w:val="Code"/>
      </w:pPr>
      <w:r w:rsidRPr="00D54BE0">
        <w:t xml:space="preserve">        }</w:t>
      </w:r>
    </w:p>
    <w:p w14:paraId="3D8F3D8B" w14:textId="77777777" w:rsidR="00D54BE0" w:rsidRPr="00D54BE0" w:rsidRDefault="00D54BE0" w:rsidP="00D54BE0">
      <w:pPr>
        <w:pStyle w:val="Code"/>
      </w:pPr>
      <w:r w:rsidRPr="00D54BE0">
        <w:t xml:space="preserve">    }</w:t>
      </w:r>
    </w:p>
    <w:p w14:paraId="411534FC" w14:textId="3B38C354" w:rsidR="00B64CE6" w:rsidRDefault="00D54BE0" w:rsidP="00D54BE0">
      <w:pPr>
        <w:pStyle w:val="Code"/>
      </w:pPr>
      <w:r w:rsidRPr="00D54BE0">
        <w:t>}</w:t>
      </w:r>
    </w:p>
    <w:p w14:paraId="136A004E" w14:textId="1810569F" w:rsidR="00D54BE0" w:rsidRDefault="00D54BE0" w:rsidP="000132EC">
      <w:pPr>
        <w:pStyle w:val="BodyTextCont"/>
      </w:pPr>
      <w:r>
        <w:t xml:space="preserve">This simple class is </w:t>
      </w:r>
      <w:r w:rsidR="009A6A56">
        <w:t>simply</w:t>
      </w:r>
      <w:r>
        <w:t xml:space="preserve"> a mock of mocks, encapsulating all of the mocked dependencies required by the </w:t>
      </w:r>
      <w:proofErr w:type="spellStart"/>
      <w:r>
        <w:t>TasksController</w:t>
      </w:r>
      <w:proofErr w:type="spellEnd"/>
      <w:r>
        <w:t>.</w:t>
      </w:r>
      <w:r w:rsidR="009A6A56">
        <w:t xml:space="preserve"> And now, with that in place, we are ready to build and re-run the </w:t>
      </w:r>
      <w:proofErr w:type="spellStart"/>
      <w:r w:rsidR="009A6A56" w:rsidRPr="009A6A56">
        <w:rPr>
          <w:rStyle w:val="CodeInline"/>
        </w:rPr>
        <w:t>GetTasks_returns_correct_response</w:t>
      </w:r>
      <w:proofErr w:type="spellEnd"/>
      <w:r w:rsidR="009A6A56">
        <w:t xml:space="preserve"> test. It should pass. Congratulations, you have tested and safely refactored </w:t>
      </w:r>
      <w:r w:rsidR="00D12762">
        <w:t>a controller action method.</w:t>
      </w:r>
      <w:r w:rsidR="009A6A56">
        <w:t xml:space="preserve"> </w:t>
      </w:r>
      <w:r w:rsidR="00172305">
        <w:t xml:space="preserve">Go ahead and </w:t>
      </w:r>
      <w:r w:rsidR="00D8736B">
        <w:t>celebrate this little victory</w:t>
      </w:r>
      <w:r w:rsidR="009A6A56">
        <w:t xml:space="preserve">, but make it quick because </w:t>
      </w:r>
      <w:r w:rsidR="00172305">
        <w:t>no</w:t>
      </w:r>
      <w:r w:rsidR="009A6A56">
        <w:t xml:space="preserve">w we've got to test the dependencies </w:t>
      </w:r>
      <w:r w:rsidR="00172305">
        <w:t xml:space="preserve">that were used in the </w:t>
      </w:r>
      <w:proofErr w:type="spellStart"/>
      <w:r w:rsidR="00172305" w:rsidRPr="00172305">
        <w:rPr>
          <w:rStyle w:val="CodeInline"/>
        </w:rPr>
        <w:t>GetTasks</w:t>
      </w:r>
      <w:proofErr w:type="spellEnd"/>
      <w:r w:rsidR="00172305">
        <w:t xml:space="preserve"> implementation</w:t>
      </w:r>
      <w:r w:rsidR="000A3C1C">
        <w:t>.</w:t>
      </w:r>
    </w:p>
    <w:p w14:paraId="649A6FCC" w14:textId="589CB4B2" w:rsidR="00D54BE0" w:rsidRDefault="00AB55A6" w:rsidP="00AB55A6">
      <w:pPr>
        <w:pStyle w:val="Heading3"/>
      </w:pPr>
      <w:r>
        <w:t>Testing the Dependencies</w:t>
      </w:r>
    </w:p>
    <w:p w14:paraId="2EA76489" w14:textId="587ADCB0" w:rsidR="00AB55A6" w:rsidRDefault="00AB55A6" w:rsidP="00AB55A6">
      <w:pPr>
        <w:pStyle w:val="BodyTextFirst"/>
      </w:pPr>
      <w:r>
        <w:t xml:space="preserve">The first thing we need to do is add some more dependencies to the </w:t>
      </w:r>
      <w:r w:rsidRPr="00D26E2B">
        <w:t>WebApi2Book.Web.Api.Tests</w:t>
      </w:r>
      <w:r>
        <w:t xml:space="preserve"> project. With the solution open, run the following commands in the Package Manager Console to install the logging framework that we introduced in Chapter 3:</w:t>
      </w:r>
    </w:p>
    <w:p w14:paraId="66C8A246" w14:textId="4A66187E" w:rsidR="00AB55A6" w:rsidRDefault="00AB55A6" w:rsidP="00AB55A6">
      <w:pPr>
        <w:pStyle w:val="Code"/>
      </w:pPr>
      <w:r w:rsidRPr="00D936C7">
        <w:rPr>
          <w:highlight w:val="white"/>
        </w:rPr>
        <w:t xml:space="preserve">install-package </w:t>
      </w:r>
      <w:r w:rsidRPr="00AB55A6">
        <w:t>log4net</w:t>
      </w:r>
      <w:r w:rsidRPr="00D936C7">
        <w:rPr>
          <w:highlight w:val="white"/>
        </w:rPr>
        <w:t xml:space="preserve"> </w:t>
      </w:r>
      <w:r w:rsidRPr="00D26E2B">
        <w:t>WebApi2Book.Web.Api.Tests</w:t>
      </w:r>
    </w:p>
    <w:p w14:paraId="7F833890" w14:textId="7556F8A2" w:rsidR="00AB55A6" w:rsidRDefault="00AB55A6" w:rsidP="00AB55A6">
      <w:pPr>
        <w:pStyle w:val="BodyTextCont"/>
      </w:pPr>
      <w:r>
        <w:t xml:space="preserve">Next, reference </w:t>
      </w:r>
      <w:proofErr w:type="spellStart"/>
      <w:r w:rsidRPr="00AB55A6">
        <w:rPr>
          <w:rStyle w:val="CodeInline"/>
        </w:rPr>
        <w:t>System.Web</w:t>
      </w:r>
      <w:proofErr w:type="spellEnd"/>
      <w:r>
        <w:t xml:space="preserve"> and the </w:t>
      </w:r>
      <w:r w:rsidRPr="00AB55A6">
        <w:rPr>
          <w:rStyle w:val="CodeInline"/>
        </w:rPr>
        <w:t>WebApi2Book.Common</w:t>
      </w:r>
      <w:r>
        <w:t xml:space="preserve"> project from the </w:t>
      </w:r>
      <w:r w:rsidRPr="00BC1C3A">
        <w:rPr>
          <w:rStyle w:val="CodeInline"/>
        </w:rPr>
        <w:t>WebApi2Book.Web.Api.Tests</w:t>
      </w:r>
      <w:r>
        <w:t xml:space="preserve"> project. With that complete, we are now ready to test the first dependency that we used in the </w:t>
      </w:r>
      <w:proofErr w:type="spellStart"/>
      <w:r w:rsidRPr="00AB55A6">
        <w:rPr>
          <w:rStyle w:val="CodeInline"/>
        </w:rPr>
        <w:t>GetTasks</w:t>
      </w:r>
      <w:proofErr w:type="spellEnd"/>
      <w:r>
        <w:t xml:space="preserve"> method; namely, </w:t>
      </w:r>
      <w:proofErr w:type="spellStart"/>
      <w:r w:rsidRPr="00AB55A6">
        <w:rPr>
          <w:rStyle w:val="CodeInline"/>
        </w:rPr>
        <w:t>PagedDataRequestFactory</w:t>
      </w:r>
      <w:proofErr w:type="spellEnd"/>
      <w:r>
        <w:t xml:space="preserve">. Therefore, let's add a new test, </w:t>
      </w:r>
      <w:proofErr w:type="spellStart"/>
      <w:r w:rsidRPr="00AB55A6">
        <w:rPr>
          <w:rStyle w:val="CodeInline"/>
        </w:rPr>
        <w:t>PagedDataRequestFactoryTest</w:t>
      </w:r>
      <w:proofErr w:type="spellEnd"/>
      <w:r>
        <w:t>, as follows:</w:t>
      </w:r>
    </w:p>
    <w:p w14:paraId="1BA4065C" w14:textId="77777777" w:rsidR="006F3F2A" w:rsidRPr="006F3F2A" w:rsidRDefault="006F3F2A" w:rsidP="006F3F2A">
      <w:pPr>
        <w:pStyle w:val="Code"/>
      </w:pPr>
      <w:r w:rsidRPr="006F3F2A">
        <w:t>using System;</w:t>
      </w:r>
    </w:p>
    <w:p w14:paraId="7E94B5AF" w14:textId="77777777" w:rsidR="006F3F2A" w:rsidRPr="006F3F2A" w:rsidRDefault="006F3F2A" w:rsidP="006F3F2A">
      <w:pPr>
        <w:pStyle w:val="Code"/>
      </w:pPr>
      <w:r w:rsidRPr="006F3F2A">
        <w:t>using System.Net;</w:t>
      </w:r>
    </w:p>
    <w:p w14:paraId="2A0AF89B" w14:textId="77777777" w:rsidR="006F3F2A" w:rsidRPr="006F3F2A" w:rsidRDefault="006F3F2A" w:rsidP="006F3F2A">
      <w:pPr>
        <w:pStyle w:val="Code"/>
      </w:pPr>
      <w:r w:rsidRPr="006F3F2A">
        <w:t>using System.Net.Http;</w:t>
      </w:r>
    </w:p>
    <w:p w14:paraId="01F019DF" w14:textId="77777777" w:rsidR="006F3F2A" w:rsidRPr="006F3F2A" w:rsidRDefault="006F3F2A" w:rsidP="006F3F2A">
      <w:pPr>
        <w:pStyle w:val="Code"/>
      </w:pPr>
      <w:r w:rsidRPr="006F3F2A">
        <w:t>using System.Web;</w:t>
      </w:r>
    </w:p>
    <w:p w14:paraId="731D1F07" w14:textId="77777777" w:rsidR="006F3F2A" w:rsidRPr="006F3F2A" w:rsidRDefault="006F3F2A" w:rsidP="006F3F2A">
      <w:pPr>
        <w:pStyle w:val="Code"/>
      </w:pPr>
      <w:r w:rsidRPr="006F3F2A">
        <w:t>using log4net;</w:t>
      </w:r>
    </w:p>
    <w:p w14:paraId="3F3C5764" w14:textId="77777777" w:rsidR="006F3F2A" w:rsidRPr="006F3F2A" w:rsidRDefault="006F3F2A" w:rsidP="006F3F2A">
      <w:pPr>
        <w:pStyle w:val="Code"/>
      </w:pPr>
      <w:r w:rsidRPr="006F3F2A">
        <w:t>using Moq;</w:t>
      </w:r>
    </w:p>
    <w:p w14:paraId="08F16DE0" w14:textId="77777777" w:rsidR="006F3F2A" w:rsidRPr="006F3F2A" w:rsidRDefault="006F3F2A" w:rsidP="006F3F2A">
      <w:pPr>
        <w:pStyle w:val="Code"/>
      </w:pPr>
      <w:r w:rsidRPr="006F3F2A">
        <w:t>using NUnit.Framework;</w:t>
      </w:r>
    </w:p>
    <w:p w14:paraId="3110D5FC" w14:textId="77777777" w:rsidR="006F3F2A" w:rsidRPr="006F3F2A" w:rsidRDefault="006F3F2A" w:rsidP="006F3F2A">
      <w:pPr>
        <w:pStyle w:val="Code"/>
      </w:pPr>
      <w:r w:rsidRPr="006F3F2A">
        <w:t>using WebApi2Book.Common.Logging;</w:t>
      </w:r>
    </w:p>
    <w:p w14:paraId="6DEDF372" w14:textId="77777777" w:rsidR="006F3F2A" w:rsidRPr="006F3F2A" w:rsidRDefault="006F3F2A" w:rsidP="006F3F2A">
      <w:pPr>
        <w:pStyle w:val="Code"/>
      </w:pPr>
      <w:r w:rsidRPr="006F3F2A">
        <w:t>using WebApi2Book.Web.Api.InquiryProcessing;</w:t>
      </w:r>
    </w:p>
    <w:p w14:paraId="5CA14084" w14:textId="77777777" w:rsidR="006F3F2A" w:rsidRPr="006F3F2A" w:rsidRDefault="006F3F2A" w:rsidP="006F3F2A">
      <w:pPr>
        <w:pStyle w:val="Code"/>
      </w:pPr>
    </w:p>
    <w:p w14:paraId="3134FB92" w14:textId="77777777" w:rsidR="006F3F2A" w:rsidRPr="006F3F2A" w:rsidRDefault="006F3F2A" w:rsidP="006F3F2A">
      <w:pPr>
        <w:pStyle w:val="Code"/>
      </w:pPr>
      <w:r w:rsidRPr="006F3F2A">
        <w:t>namespace WebApi2Book.Web.Api.Tests.InquiryProcessing</w:t>
      </w:r>
    </w:p>
    <w:p w14:paraId="58A3CDEE" w14:textId="77777777" w:rsidR="006F3F2A" w:rsidRPr="006F3F2A" w:rsidRDefault="006F3F2A" w:rsidP="006F3F2A">
      <w:pPr>
        <w:pStyle w:val="Code"/>
      </w:pPr>
      <w:r w:rsidRPr="006F3F2A">
        <w:t>{</w:t>
      </w:r>
    </w:p>
    <w:p w14:paraId="1F1FFEA7" w14:textId="77777777" w:rsidR="006F3F2A" w:rsidRPr="006F3F2A" w:rsidRDefault="006F3F2A" w:rsidP="006F3F2A">
      <w:pPr>
        <w:pStyle w:val="Code"/>
      </w:pPr>
      <w:r w:rsidRPr="006F3F2A">
        <w:t xml:space="preserve">    [TestFixture]</w:t>
      </w:r>
    </w:p>
    <w:p w14:paraId="29790251" w14:textId="77777777" w:rsidR="006F3F2A" w:rsidRPr="006F3F2A" w:rsidRDefault="006F3F2A" w:rsidP="006F3F2A">
      <w:pPr>
        <w:pStyle w:val="Code"/>
      </w:pPr>
      <w:r w:rsidRPr="006F3F2A">
        <w:t xml:space="preserve">    public class PagedDataRequestFactoryTest</w:t>
      </w:r>
    </w:p>
    <w:p w14:paraId="225AB95D" w14:textId="77777777" w:rsidR="006F3F2A" w:rsidRPr="006F3F2A" w:rsidRDefault="006F3F2A" w:rsidP="006F3F2A">
      <w:pPr>
        <w:pStyle w:val="Code"/>
      </w:pPr>
      <w:r w:rsidRPr="006F3F2A">
        <w:t xml:space="preserve">    {</w:t>
      </w:r>
    </w:p>
    <w:p w14:paraId="0D85F9C2" w14:textId="77777777" w:rsidR="006F3F2A" w:rsidRPr="006F3F2A" w:rsidRDefault="006F3F2A" w:rsidP="006F3F2A">
      <w:pPr>
        <w:pStyle w:val="Code"/>
      </w:pPr>
      <w:r w:rsidRPr="006F3F2A">
        <w:t xml:space="preserve">        [SetUp]</w:t>
      </w:r>
    </w:p>
    <w:p w14:paraId="67CB3A33" w14:textId="77777777" w:rsidR="006F3F2A" w:rsidRPr="006F3F2A" w:rsidRDefault="006F3F2A" w:rsidP="006F3F2A">
      <w:pPr>
        <w:pStyle w:val="Code"/>
      </w:pPr>
      <w:r w:rsidRPr="006F3F2A">
        <w:t xml:space="preserve">        public void SetUp()</w:t>
      </w:r>
    </w:p>
    <w:p w14:paraId="7A84B59A" w14:textId="77777777" w:rsidR="006F3F2A" w:rsidRPr="006F3F2A" w:rsidRDefault="006F3F2A" w:rsidP="006F3F2A">
      <w:pPr>
        <w:pStyle w:val="Code"/>
      </w:pPr>
      <w:r w:rsidRPr="006F3F2A">
        <w:t xml:space="preserve">        {</w:t>
      </w:r>
    </w:p>
    <w:p w14:paraId="5037D78B" w14:textId="77777777" w:rsidR="006F3F2A" w:rsidRPr="006F3F2A" w:rsidRDefault="006F3F2A" w:rsidP="006F3F2A">
      <w:pPr>
        <w:pStyle w:val="Code"/>
      </w:pPr>
      <w:r w:rsidRPr="006F3F2A">
        <w:t xml:space="preserve">            _logMock = new Mock&lt;ILog&gt;();</w:t>
      </w:r>
    </w:p>
    <w:p w14:paraId="0954E06B" w14:textId="77777777" w:rsidR="006F3F2A" w:rsidRPr="006F3F2A" w:rsidRDefault="006F3F2A" w:rsidP="006F3F2A">
      <w:pPr>
        <w:pStyle w:val="Code"/>
      </w:pPr>
      <w:r w:rsidRPr="006F3F2A">
        <w:t xml:space="preserve">            _logManagerMock = new Mock&lt;ILogManager&gt;();</w:t>
      </w:r>
    </w:p>
    <w:p w14:paraId="18321216" w14:textId="77777777" w:rsidR="006F3F2A" w:rsidRPr="006F3F2A" w:rsidRDefault="006F3F2A" w:rsidP="006F3F2A">
      <w:pPr>
        <w:pStyle w:val="Code"/>
      </w:pPr>
    </w:p>
    <w:p w14:paraId="53EC85B8" w14:textId="77777777" w:rsidR="006F3F2A" w:rsidRPr="006F3F2A" w:rsidRDefault="006F3F2A" w:rsidP="006F3F2A">
      <w:pPr>
        <w:pStyle w:val="Code"/>
      </w:pPr>
      <w:r w:rsidRPr="006F3F2A">
        <w:t xml:space="preserve">            _logManagerMock.Setup(x =&gt; x.GetLog(It.IsAny&lt;Type&gt;())).Returns(_logMock.Object);</w:t>
      </w:r>
    </w:p>
    <w:p w14:paraId="33D2D8BC" w14:textId="77777777" w:rsidR="006F3F2A" w:rsidRPr="006F3F2A" w:rsidRDefault="006F3F2A" w:rsidP="006F3F2A">
      <w:pPr>
        <w:pStyle w:val="Code"/>
      </w:pPr>
    </w:p>
    <w:p w14:paraId="3AD1658F" w14:textId="77777777" w:rsidR="006F3F2A" w:rsidRPr="006F3F2A" w:rsidRDefault="006F3F2A" w:rsidP="006F3F2A">
      <w:pPr>
        <w:pStyle w:val="Code"/>
      </w:pPr>
      <w:r w:rsidRPr="006F3F2A">
        <w:t xml:space="preserve">            _requestFactory = new PagedDataRequestFactory(_logManagerMock.Object);</w:t>
      </w:r>
    </w:p>
    <w:p w14:paraId="0E3200CF" w14:textId="77777777" w:rsidR="006F3F2A" w:rsidRPr="006F3F2A" w:rsidRDefault="006F3F2A" w:rsidP="006F3F2A">
      <w:pPr>
        <w:pStyle w:val="Code"/>
      </w:pPr>
      <w:r w:rsidRPr="006F3F2A">
        <w:t xml:space="preserve">        }</w:t>
      </w:r>
    </w:p>
    <w:p w14:paraId="2F55C138" w14:textId="77777777" w:rsidR="006F3F2A" w:rsidRPr="006F3F2A" w:rsidRDefault="006F3F2A" w:rsidP="006F3F2A">
      <w:pPr>
        <w:pStyle w:val="Code"/>
      </w:pPr>
    </w:p>
    <w:p w14:paraId="07E247C8" w14:textId="77777777" w:rsidR="006F3F2A" w:rsidRPr="006F3F2A" w:rsidRDefault="006F3F2A" w:rsidP="006F3F2A">
      <w:pPr>
        <w:pStyle w:val="Code"/>
      </w:pPr>
      <w:r w:rsidRPr="006F3F2A">
        <w:t xml:space="preserve">        private const int DefaultPageNumber = 1;</w:t>
      </w:r>
    </w:p>
    <w:p w14:paraId="0EE86D3F" w14:textId="77777777" w:rsidR="006F3F2A" w:rsidRPr="006F3F2A" w:rsidRDefault="006F3F2A" w:rsidP="006F3F2A">
      <w:pPr>
        <w:pStyle w:val="Code"/>
      </w:pPr>
      <w:r w:rsidRPr="006F3F2A">
        <w:t xml:space="preserve">        private const int MaxPageSize = 50;</w:t>
      </w:r>
    </w:p>
    <w:p w14:paraId="05B3B619" w14:textId="77777777" w:rsidR="006F3F2A" w:rsidRPr="006F3F2A" w:rsidRDefault="006F3F2A" w:rsidP="006F3F2A">
      <w:pPr>
        <w:pStyle w:val="Code"/>
      </w:pPr>
      <w:r w:rsidRPr="006F3F2A">
        <w:t xml:space="preserve">        private const int DefaultPageSize = 25;</w:t>
      </w:r>
    </w:p>
    <w:p w14:paraId="5A5D9700" w14:textId="77777777" w:rsidR="006F3F2A" w:rsidRPr="006F3F2A" w:rsidRDefault="006F3F2A" w:rsidP="006F3F2A">
      <w:pPr>
        <w:pStyle w:val="Code"/>
      </w:pPr>
    </w:p>
    <w:p w14:paraId="5376C480" w14:textId="77777777" w:rsidR="006F3F2A" w:rsidRPr="006F3F2A" w:rsidRDefault="006F3F2A" w:rsidP="006F3F2A">
      <w:pPr>
        <w:pStyle w:val="Code"/>
      </w:pPr>
      <w:r w:rsidRPr="006F3F2A">
        <w:t xml:space="preserve">        private Mock&lt;ILog&gt; _logMock;</w:t>
      </w:r>
    </w:p>
    <w:p w14:paraId="0E5D32C0" w14:textId="77777777" w:rsidR="006F3F2A" w:rsidRPr="006F3F2A" w:rsidRDefault="006F3F2A" w:rsidP="006F3F2A">
      <w:pPr>
        <w:pStyle w:val="Code"/>
      </w:pPr>
      <w:r w:rsidRPr="006F3F2A">
        <w:t xml:space="preserve">        private Mock&lt;ILogManager&gt; _logManagerMock;</w:t>
      </w:r>
    </w:p>
    <w:p w14:paraId="2870B7D5" w14:textId="77777777" w:rsidR="006F3F2A" w:rsidRPr="006F3F2A" w:rsidRDefault="006F3F2A" w:rsidP="006F3F2A">
      <w:pPr>
        <w:pStyle w:val="Code"/>
      </w:pPr>
    </w:p>
    <w:p w14:paraId="0749362E" w14:textId="77777777" w:rsidR="006F3F2A" w:rsidRPr="006F3F2A" w:rsidRDefault="006F3F2A" w:rsidP="006F3F2A">
      <w:pPr>
        <w:pStyle w:val="Code"/>
      </w:pPr>
      <w:r w:rsidRPr="006F3F2A">
        <w:t xml:space="preserve">        private PagedDataRequestFactory _requestFactory;</w:t>
      </w:r>
    </w:p>
    <w:p w14:paraId="1EB04759" w14:textId="77777777" w:rsidR="006F3F2A" w:rsidRPr="006F3F2A" w:rsidRDefault="006F3F2A" w:rsidP="006F3F2A">
      <w:pPr>
        <w:pStyle w:val="Code"/>
      </w:pPr>
    </w:p>
    <w:p w14:paraId="6BADE37E" w14:textId="77777777" w:rsidR="006F3F2A" w:rsidRPr="006F3F2A" w:rsidRDefault="006F3F2A" w:rsidP="006F3F2A">
      <w:pPr>
        <w:pStyle w:val="Code"/>
      </w:pPr>
      <w:r w:rsidRPr="006F3F2A">
        <w:t xml:space="preserve">        [Test]</w:t>
      </w:r>
    </w:p>
    <w:p w14:paraId="08FD4187" w14:textId="77777777" w:rsidR="006F3F2A" w:rsidRPr="006F3F2A" w:rsidRDefault="006F3F2A" w:rsidP="006F3F2A">
      <w:pPr>
        <w:pStyle w:val="Code"/>
      </w:pPr>
      <w:r w:rsidRPr="006F3F2A">
        <w:t xml:space="preserve">        public void Create_throws_HttpException_when_given_invalid_query_string()</w:t>
      </w:r>
    </w:p>
    <w:p w14:paraId="76C7891E" w14:textId="77777777" w:rsidR="006F3F2A" w:rsidRPr="006F3F2A" w:rsidRDefault="006F3F2A" w:rsidP="006F3F2A">
      <w:pPr>
        <w:pStyle w:val="Code"/>
      </w:pPr>
      <w:r w:rsidRPr="006F3F2A">
        <w:t xml:space="preserve">        {</w:t>
      </w:r>
    </w:p>
    <w:p w14:paraId="5FE44320" w14:textId="77777777" w:rsidR="006F3F2A" w:rsidRPr="006F3F2A" w:rsidRDefault="006F3F2A" w:rsidP="006F3F2A">
      <w:pPr>
        <w:pStyle w:val="Code"/>
      </w:pPr>
      <w:r w:rsidRPr="006F3F2A">
        <w:t xml:space="preserve">            var requestMessage = HttpRequestMessageFactory.CreateRequestMessage(HttpMethod.Get,</w:t>
      </w:r>
    </w:p>
    <w:p w14:paraId="52F00CF3" w14:textId="77777777" w:rsidR="006F3F2A" w:rsidRPr="006F3F2A" w:rsidRDefault="006F3F2A" w:rsidP="006F3F2A">
      <w:pPr>
        <w:pStyle w:val="Code"/>
      </w:pPr>
      <w:r w:rsidRPr="006F3F2A">
        <w:t xml:space="preserve">                "http://www.foo.com/bar?pageNumber=2&amp;pageSize=10&amp;pageNumber=50");</w:t>
      </w:r>
    </w:p>
    <w:p w14:paraId="5E2D9673" w14:textId="77777777" w:rsidR="006F3F2A" w:rsidRPr="006F3F2A" w:rsidRDefault="006F3F2A" w:rsidP="006F3F2A">
      <w:pPr>
        <w:pStyle w:val="Code"/>
      </w:pPr>
    </w:p>
    <w:p w14:paraId="15F1A142" w14:textId="77777777" w:rsidR="006F3F2A" w:rsidRPr="006F3F2A" w:rsidRDefault="006F3F2A" w:rsidP="006F3F2A">
      <w:pPr>
        <w:pStyle w:val="Code"/>
      </w:pPr>
      <w:r w:rsidRPr="006F3F2A">
        <w:t xml:space="preserve">            try</w:t>
      </w:r>
    </w:p>
    <w:p w14:paraId="71C40E88" w14:textId="77777777" w:rsidR="006F3F2A" w:rsidRPr="006F3F2A" w:rsidRDefault="006F3F2A" w:rsidP="006F3F2A">
      <w:pPr>
        <w:pStyle w:val="Code"/>
      </w:pPr>
      <w:r w:rsidRPr="006F3F2A">
        <w:t xml:space="preserve">            {</w:t>
      </w:r>
    </w:p>
    <w:p w14:paraId="096E6208" w14:textId="77777777" w:rsidR="006F3F2A" w:rsidRPr="006F3F2A" w:rsidRDefault="006F3F2A" w:rsidP="006F3F2A">
      <w:pPr>
        <w:pStyle w:val="Code"/>
      </w:pPr>
      <w:r w:rsidRPr="006F3F2A">
        <w:t xml:space="preserve">                _requestFactory.Create(requestMessage.RequestUri);</w:t>
      </w:r>
    </w:p>
    <w:p w14:paraId="6AB392AA" w14:textId="77777777" w:rsidR="006F3F2A" w:rsidRPr="006F3F2A" w:rsidRDefault="006F3F2A" w:rsidP="006F3F2A">
      <w:pPr>
        <w:pStyle w:val="Code"/>
      </w:pPr>
      <w:r w:rsidRPr="006F3F2A">
        <w:t xml:space="preserve">                Assert.Fail();</w:t>
      </w:r>
    </w:p>
    <w:p w14:paraId="060E61B9" w14:textId="77777777" w:rsidR="006F3F2A" w:rsidRPr="006F3F2A" w:rsidRDefault="006F3F2A" w:rsidP="006F3F2A">
      <w:pPr>
        <w:pStyle w:val="Code"/>
      </w:pPr>
      <w:r w:rsidRPr="006F3F2A">
        <w:t xml:space="preserve">            }</w:t>
      </w:r>
    </w:p>
    <w:p w14:paraId="70C7A123" w14:textId="77777777" w:rsidR="006F3F2A" w:rsidRPr="006F3F2A" w:rsidRDefault="006F3F2A" w:rsidP="006F3F2A">
      <w:pPr>
        <w:pStyle w:val="Code"/>
      </w:pPr>
      <w:r w:rsidRPr="006F3F2A">
        <w:t xml:space="preserve">            catch (HttpException e)</w:t>
      </w:r>
    </w:p>
    <w:p w14:paraId="357DBEFD" w14:textId="77777777" w:rsidR="006F3F2A" w:rsidRPr="006F3F2A" w:rsidRDefault="006F3F2A" w:rsidP="006F3F2A">
      <w:pPr>
        <w:pStyle w:val="Code"/>
      </w:pPr>
      <w:r w:rsidRPr="006F3F2A">
        <w:t xml:space="preserve">            {</w:t>
      </w:r>
    </w:p>
    <w:p w14:paraId="3414D2BE" w14:textId="77777777" w:rsidR="006F3F2A" w:rsidRPr="006F3F2A" w:rsidRDefault="006F3F2A" w:rsidP="006F3F2A">
      <w:pPr>
        <w:pStyle w:val="Code"/>
      </w:pPr>
      <w:r w:rsidRPr="006F3F2A">
        <w:t xml:space="preserve">                Assert.AreEqual((int) HttpStatusCode.BadRequest, e.GetHttpCode());</w:t>
      </w:r>
    </w:p>
    <w:p w14:paraId="1DE58CE8" w14:textId="77777777" w:rsidR="006F3F2A" w:rsidRPr="006F3F2A" w:rsidRDefault="006F3F2A" w:rsidP="006F3F2A">
      <w:pPr>
        <w:pStyle w:val="Code"/>
      </w:pPr>
      <w:r w:rsidRPr="006F3F2A">
        <w:t xml:space="preserve">            }</w:t>
      </w:r>
    </w:p>
    <w:p w14:paraId="0A5B5782" w14:textId="77777777" w:rsidR="006F3F2A" w:rsidRPr="006F3F2A" w:rsidRDefault="006F3F2A" w:rsidP="006F3F2A">
      <w:pPr>
        <w:pStyle w:val="Code"/>
      </w:pPr>
      <w:r w:rsidRPr="006F3F2A">
        <w:t xml:space="preserve">        }</w:t>
      </w:r>
    </w:p>
    <w:p w14:paraId="6D38C4AE" w14:textId="77777777" w:rsidR="006F3F2A" w:rsidRPr="006F3F2A" w:rsidRDefault="006F3F2A" w:rsidP="006F3F2A">
      <w:pPr>
        <w:pStyle w:val="Code"/>
      </w:pPr>
    </w:p>
    <w:p w14:paraId="35DE38BA" w14:textId="77777777" w:rsidR="006F3F2A" w:rsidRPr="006F3F2A" w:rsidRDefault="006F3F2A" w:rsidP="006F3F2A">
      <w:pPr>
        <w:pStyle w:val="Code"/>
      </w:pPr>
      <w:r w:rsidRPr="006F3F2A">
        <w:t xml:space="preserve">        [Test]</w:t>
      </w:r>
    </w:p>
    <w:p w14:paraId="2933189B" w14:textId="77777777" w:rsidR="006F3F2A" w:rsidRPr="006F3F2A" w:rsidRDefault="006F3F2A" w:rsidP="006F3F2A">
      <w:pPr>
        <w:pStyle w:val="Code"/>
      </w:pPr>
      <w:r w:rsidRPr="006F3F2A">
        <w:t xml:space="preserve">        public void Create_uses_corrected_supplied_pageNumber()</w:t>
      </w:r>
    </w:p>
    <w:p w14:paraId="2843AE67" w14:textId="77777777" w:rsidR="006F3F2A" w:rsidRPr="006F3F2A" w:rsidRDefault="006F3F2A" w:rsidP="006F3F2A">
      <w:pPr>
        <w:pStyle w:val="Code"/>
      </w:pPr>
      <w:r w:rsidRPr="006F3F2A">
        <w:t xml:space="preserve">        {</w:t>
      </w:r>
    </w:p>
    <w:p w14:paraId="478672D2" w14:textId="77777777" w:rsidR="006F3F2A" w:rsidRPr="006F3F2A" w:rsidRDefault="006F3F2A" w:rsidP="006F3F2A">
      <w:pPr>
        <w:pStyle w:val="Code"/>
      </w:pPr>
      <w:r w:rsidRPr="006F3F2A">
        <w:t xml:space="preserve">            const int pageNumber = 0;</w:t>
      </w:r>
    </w:p>
    <w:p w14:paraId="0BEFAE1F" w14:textId="77777777" w:rsidR="006F3F2A" w:rsidRPr="006F3F2A" w:rsidRDefault="006F3F2A" w:rsidP="006F3F2A">
      <w:pPr>
        <w:pStyle w:val="Code"/>
      </w:pPr>
    </w:p>
    <w:p w14:paraId="04F787D9" w14:textId="77777777" w:rsidR="006F3F2A" w:rsidRPr="006F3F2A" w:rsidRDefault="006F3F2A" w:rsidP="006F3F2A">
      <w:pPr>
        <w:pStyle w:val="Code"/>
      </w:pPr>
      <w:r w:rsidRPr="006F3F2A">
        <w:t xml:space="preserve">            var requestMessage = HttpRequestMessageFactory.CreateRequestMessage(HttpMethod.Get,</w:t>
      </w:r>
    </w:p>
    <w:p w14:paraId="2723463B" w14:textId="77777777" w:rsidR="006F3F2A" w:rsidRPr="006F3F2A" w:rsidRDefault="006F3F2A" w:rsidP="006F3F2A">
      <w:pPr>
        <w:pStyle w:val="Code"/>
      </w:pPr>
      <w:r w:rsidRPr="006F3F2A">
        <w:t xml:space="preserve">                string.Format("http://www.foo.com/bar?pageNumber={0}", pageNumber));</w:t>
      </w:r>
    </w:p>
    <w:p w14:paraId="0F4A1A55" w14:textId="77777777" w:rsidR="006F3F2A" w:rsidRPr="006F3F2A" w:rsidRDefault="006F3F2A" w:rsidP="006F3F2A">
      <w:pPr>
        <w:pStyle w:val="Code"/>
      </w:pPr>
    </w:p>
    <w:p w14:paraId="28E0DAA4" w14:textId="77777777" w:rsidR="006F3F2A" w:rsidRPr="006F3F2A" w:rsidRDefault="006F3F2A" w:rsidP="006F3F2A">
      <w:pPr>
        <w:pStyle w:val="Code"/>
      </w:pPr>
      <w:r w:rsidRPr="006F3F2A">
        <w:t xml:space="preserve">            var inquiryRequestData = _requestFactory.Create(requestMessage.RequestUri);</w:t>
      </w:r>
    </w:p>
    <w:p w14:paraId="55307C0D" w14:textId="77777777" w:rsidR="006F3F2A" w:rsidRPr="006F3F2A" w:rsidRDefault="006F3F2A" w:rsidP="006F3F2A">
      <w:pPr>
        <w:pStyle w:val="Code"/>
      </w:pPr>
    </w:p>
    <w:p w14:paraId="4013DA96" w14:textId="77777777" w:rsidR="006F3F2A" w:rsidRPr="006F3F2A" w:rsidRDefault="006F3F2A" w:rsidP="006F3F2A">
      <w:pPr>
        <w:pStyle w:val="Code"/>
      </w:pPr>
      <w:r w:rsidRPr="006F3F2A">
        <w:lastRenderedPageBreak/>
        <w:t xml:space="preserve">            Assert.AreEqual(DefaultPageNumber, inquiryRequestData.PageNumber);</w:t>
      </w:r>
    </w:p>
    <w:p w14:paraId="54B57A7E" w14:textId="77777777" w:rsidR="006F3F2A" w:rsidRPr="006F3F2A" w:rsidRDefault="006F3F2A" w:rsidP="006F3F2A">
      <w:pPr>
        <w:pStyle w:val="Code"/>
      </w:pPr>
      <w:r w:rsidRPr="006F3F2A">
        <w:t xml:space="preserve">        }</w:t>
      </w:r>
    </w:p>
    <w:p w14:paraId="512910FC" w14:textId="77777777" w:rsidR="006F3F2A" w:rsidRPr="006F3F2A" w:rsidRDefault="006F3F2A" w:rsidP="006F3F2A">
      <w:pPr>
        <w:pStyle w:val="Code"/>
      </w:pPr>
    </w:p>
    <w:p w14:paraId="2F7D6BE3" w14:textId="77777777" w:rsidR="006F3F2A" w:rsidRPr="006F3F2A" w:rsidRDefault="006F3F2A" w:rsidP="006F3F2A">
      <w:pPr>
        <w:pStyle w:val="Code"/>
      </w:pPr>
      <w:r w:rsidRPr="006F3F2A">
        <w:t xml:space="preserve">        [Test]</w:t>
      </w:r>
    </w:p>
    <w:p w14:paraId="79A0C338" w14:textId="77777777" w:rsidR="006F3F2A" w:rsidRPr="006F3F2A" w:rsidRDefault="006F3F2A" w:rsidP="006F3F2A">
      <w:pPr>
        <w:pStyle w:val="Code"/>
      </w:pPr>
      <w:r w:rsidRPr="006F3F2A">
        <w:t xml:space="preserve">        public void Create_uses_corrected_supplied_pageSize()</w:t>
      </w:r>
    </w:p>
    <w:p w14:paraId="276E40CB" w14:textId="77777777" w:rsidR="006F3F2A" w:rsidRPr="006F3F2A" w:rsidRDefault="006F3F2A" w:rsidP="006F3F2A">
      <w:pPr>
        <w:pStyle w:val="Code"/>
      </w:pPr>
      <w:r w:rsidRPr="006F3F2A">
        <w:t xml:space="preserve">        {</w:t>
      </w:r>
    </w:p>
    <w:p w14:paraId="4BB8728E" w14:textId="77777777" w:rsidR="006F3F2A" w:rsidRPr="006F3F2A" w:rsidRDefault="006F3F2A" w:rsidP="006F3F2A">
      <w:pPr>
        <w:pStyle w:val="Code"/>
      </w:pPr>
      <w:r w:rsidRPr="006F3F2A">
        <w:t xml:space="preserve">            const int pageSize = 2000;</w:t>
      </w:r>
    </w:p>
    <w:p w14:paraId="7E0F7E02" w14:textId="77777777" w:rsidR="006F3F2A" w:rsidRPr="006F3F2A" w:rsidRDefault="006F3F2A" w:rsidP="006F3F2A">
      <w:pPr>
        <w:pStyle w:val="Code"/>
      </w:pPr>
    </w:p>
    <w:p w14:paraId="33621D6C" w14:textId="77777777" w:rsidR="006F3F2A" w:rsidRPr="006F3F2A" w:rsidRDefault="006F3F2A" w:rsidP="006F3F2A">
      <w:pPr>
        <w:pStyle w:val="Code"/>
      </w:pPr>
      <w:r w:rsidRPr="006F3F2A">
        <w:t xml:space="preserve">            var requestMessage = HttpRequestMessageFactory.CreateRequestMessage(HttpMethod.Get,</w:t>
      </w:r>
    </w:p>
    <w:p w14:paraId="560F741A" w14:textId="77777777" w:rsidR="006F3F2A" w:rsidRPr="006F3F2A" w:rsidRDefault="006F3F2A" w:rsidP="006F3F2A">
      <w:pPr>
        <w:pStyle w:val="Code"/>
      </w:pPr>
      <w:r w:rsidRPr="006F3F2A">
        <w:t xml:space="preserve">                string.Format("http://www.foo.com/bar?pageSize={0}", pageSize));</w:t>
      </w:r>
    </w:p>
    <w:p w14:paraId="29E5E84E" w14:textId="77777777" w:rsidR="006F3F2A" w:rsidRPr="006F3F2A" w:rsidRDefault="006F3F2A" w:rsidP="006F3F2A">
      <w:pPr>
        <w:pStyle w:val="Code"/>
      </w:pPr>
    </w:p>
    <w:p w14:paraId="740DD086" w14:textId="77777777" w:rsidR="006F3F2A" w:rsidRPr="006F3F2A" w:rsidRDefault="006F3F2A" w:rsidP="006F3F2A">
      <w:pPr>
        <w:pStyle w:val="Code"/>
      </w:pPr>
      <w:r w:rsidRPr="006F3F2A">
        <w:t xml:space="preserve">            var inquiryRequestData = _requestFactory.Create(requestMessage.RequestUri);</w:t>
      </w:r>
    </w:p>
    <w:p w14:paraId="51059CDD" w14:textId="77777777" w:rsidR="006F3F2A" w:rsidRPr="006F3F2A" w:rsidRDefault="006F3F2A" w:rsidP="006F3F2A">
      <w:pPr>
        <w:pStyle w:val="Code"/>
      </w:pPr>
    </w:p>
    <w:p w14:paraId="5F5FB19C" w14:textId="77777777" w:rsidR="006F3F2A" w:rsidRPr="006F3F2A" w:rsidRDefault="006F3F2A" w:rsidP="006F3F2A">
      <w:pPr>
        <w:pStyle w:val="Code"/>
      </w:pPr>
      <w:r w:rsidRPr="006F3F2A">
        <w:t xml:space="preserve">            Assert.AreEqual(MaxPageSize, inquiryRequestData.PageSize);</w:t>
      </w:r>
    </w:p>
    <w:p w14:paraId="752D9A04" w14:textId="77777777" w:rsidR="006F3F2A" w:rsidRPr="006F3F2A" w:rsidRDefault="006F3F2A" w:rsidP="006F3F2A">
      <w:pPr>
        <w:pStyle w:val="Code"/>
      </w:pPr>
      <w:r w:rsidRPr="006F3F2A">
        <w:t xml:space="preserve">        }</w:t>
      </w:r>
    </w:p>
    <w:p w14:paraId="717A7E51" w14:textId="77777777" w:rsidR="006F3F2A" w:rsidRPr="006F3F2A" w:rsidRDefault="006F3F2A" w:rsidP="006F3F2A">
      <w:pPr>
        <w:pStyle w:val="Code"/>
      </w:pPr>
    </w:p>
    <w:p w14:paraId="034CD4CD" w14:textId="77777777" w:rsidR="006F3F2A" w:rsidRPr="006F3F2A" w:rsidRDefault="006F3F2A" w:rsidP="006F3F2A">
      <w:pPr>
        <w:pStyle w:val="Code"/>
      </w:pPr>
      <w:r w:rsidRPr="006F3F2A">
        <w:t xml:space="preserve">        [Test]</w:t>
      </w:r>
    </w:p>
    <w:p w14:paraId="358C7B30" w14:textId="77777777" w:rsidR="006F3F2A" w:rsidRPr="006F3F2A" w:rsidRDefault="006F3F2A" w:rsidP="006F3F2A">
      <w:pPr>
        <w:pStyle w:val="Code"/>
      </w:pPr>
      <w:r w:rsidRPr="006F3F2A">
        <w:t xml:space="preserve">        public void Create_uses_default_pageNumber()</w:t>
      </w:r>
    </w:p>
    <w:p w14:paraId="695EBB8D" w14:textId="77777777" w:rsidR="006F3F2A" w:rsidRPr="006F3F2A" w:rsidRDefault="006F3F2A" w:rsidP="006F3F2A">
      <w:pPr>
        <w:pStyle w:val="Code"/>
      </w:pPr>
      <w:r w:rsidRPr="006F3F2A">
        <w:t xml:space="preserve">        {</w:t>
      </w:r>
    </w:p>
    <w:p w14:paraId="724DFC44" w14:textId="77777777" w:rsidR="006F3F2A" w:rsidRPr="006F3F2A" w:rsidRDefault="006F3F2A" w:rsidP="006F3F2A">
      <w:pPr>
        <w:pStyle w:val="Code"/>
      </w:pPr>
      <w:r w:rsidRPr="006F3F2A">
        <w:t xml:space="preserve">            var requestMessage = HttpRequestMessageFactory.CreateRequestMessage();</w:t>
      </w:r>
    </w:p>
    <w:p w14:paraId="34D3BA0F" w14:textId="77777777" w:rsidR="006F3F2A" w:rsidRPr="006F3F2A" w:rsidRDefault="006F3F2A" w:rsidP="006F3F2A">
      <w:pPr>
        <w:pStyle w:val="Code"/>
      </w:pPr>
      <w:r w:rsidRPr="006F3F2A">
        <w:t xml:space="preserve">            var inquiryRequestData = _requestFactory.Create(requestMessage.RequestUri);</w:t>
      </w:r>
    </w:p>
    <w:p w14:paraId="3995A6F1" w14:textId="77777777" w:rsidR="006F3F2A" w:rsidRPr="006F3F2A" w:rsidRDefault="006F3F2A" w:rsidP="006F3F2A">
      <w:pPr>
        <w:pStyle w:val="Code"/>
      </w:pPr>
    </w:p>
    <w:p w14:paraId="3D324F0E" w14:textId="77777777" w:rsidR="006F3F2A" w:rsidRPr="006F3F2A" w:rsidRDefault="006F3F2A" w:rsidP="006F3F2A">
      <w:pPr>
        <w:pStyle w:val="Code"/>
      </w:pPr>
      <w:r w:rsidRPr="006F3F2A">
        <w:t xml:space="preserve">            Assert.AreEqual(DefaultPageNumber, inquiryRequestData.PageNumber);</w:t>
      </w:r>
    </w:p>
    <w:p w14:paraId="4E0FAE51" w14:textId="77777777" w:rsidR="006F3F2A" w:rsidRPr="006F3F2A" w:rsidRDefault="006F3F2A" w:rsidP="006F3F2A">
      <w:pPr>
        <w:pStyle w:val="Code"/>
      </w:pPr>
      <w:r w:rsidRPr="006F3F2A">
        <w:t xml:space="preserve">        }</w:t>
      </w:r>
    </w:p>
    <w:p w14:paraId="4A9F3849" w14:textId="77777777" w:rsidR="006F3F2A" w:rsidRPr="006F3F2A" w:rsidRDefault="006F3F2A" w:rsidP="006F3F2A">
      <w:pPr>
        <w:pStyle w:val="Code"/>
      </w:pPr>
    </w:p>
    <w:p w14:paraId="593F20B5" w14:textId="77777777" w:rsidR="006F3F2A" w:rsidRPr="006F3F2A" w:rsidRDefault="006F3F2A" w:rsidP="006F3F2A">
      <w:pPr>
        <w:pStyle w:val="Code"/>
      </w:pPr>
      <w:r w:rsidRPr="006F3F2A">
        <w:t xml:space="preserve">        [Test]</w:t>
      </w:r>
    </w:p>
    <w:p w14:paraId="65D6B7F0" w14:textId="77777777" w:rsidR="006F3F2A" w:rsidRPr="006F3F2A" w:rsidRDefault="006F3F2A" w:rsidP="006F3F2A">
      <w:pPr>
        <w:pStyle w:val="Code"/>
      </w:pPr>
      <w:r w:rsidRPr="006F3F2A">
        <w:t xml:space="preserve">        public void Create_uses_default_pageSize()</w:t>
      </w:r>
    </w:p>
    <w:p w14:paraId="795B5983" w14:textId="77777777" w:rsidR="006F3F2A" w:rsidRPr="006F3F2A" w:rsidRDefault="006F3F2A" w:rsidP="006F3F2A">
      <w:pPr>
        <w:pStyle w:val="Code"/>
      </w:pPr>
      <w:r w:rsidRPr="006F3F2A">
        <w:t xml:space="preserve">        {</w:t>
      </w:r>
    </w:p>
    <w:p w14:paraId="4085E2F0" w14:textId="77777777" w:rsidR="006F3F2A" w:rsidRPr="006F3F2A" w:rsidRDefault="006F3F2A" w:rsidP="006F3F2A">
      <w:pPr>
        <w:pStyle w:val="Code"/>
      </w:pPr>
      <w:r w:rsidRPr="006F3F2A">
        <w:t xml:space="preserve">            var requestMessage = HttpRequestMessageFactory.CreateRequestMessage();</w:t>
      </w:r>
    </w:p>
    <w:p w14:paraId="6B5FDDD6" w14:textId="77777777" w:rsidR="006F3F2A" w:rsidRPr="006F3F2A" w:rsidRDefault="006F3F2A" w:rsidP="006F3F2A">
      <w:pPr>
        <w:pStyle w:val="Code"/>
      </w:pPr>
      <w:r w:rsidRPr="006F3F2A">
        <w:t xml:space="preserve">            var inquiryRequestData = _requestFactory.Create(requestMessage.RequestUri);</w:t>
      </w:r>
    </w:p>
    <w:p w14:paraId="57CE53FA" w14:textId="77777777" w:rsidR="006F3F2A" w:rsidRPr="006F3F2A" w:rsidRDefault="006F3F2A" w:rsidP="006F3F2A">
      <w:pPr>
        <w:pStyle w:val="Code"/>
      </w:pPr>
    </w:p>
    <w:p w14:paraId="217873C4" w14:textId="77777777" w:rsidR="006F3F2A" w:rsidRPr="006F3F2A" w:rsidRDefault="006F3F2A" w:rsidP="006F3F2A">
      <w:pPr>
        <w:pStyle w:val="Code"/>
      </w:pPr>
      <w:r w:rsidRPr="006F3F2A">
        <w:t xml:space="preserve">            Assert.AreEqual(DefaultPageSize, inquiryRequestData.PageSize);</w:t>
      </w:r>
    </w:p>
    <w:p w14:paraId="24FDE6CB" w14:textId="77777777" w:rsidR="006F3F2A" w:rsidRPr="006F3F2A" w:rsidRDefault="006F3F2A" w:rsidP="006F3F2A">
      <w:pPr>
        <w:pStyle w:val="Code"/>
      </w:pPr>
      <w:r w:rsidRPr="006F3F2A">
        <w:t xml:space="preserve">        }</w:t>
      </w:r>
    </w:p>
    <w:p w14:paraId="3B8BC340" w14:textId="77777777" w:rsidR="006F3F2A" w:rsidRPr="006F3F2A" w:rsidRDefault="006F3F2A" w:rsidP="006F3F2A">
      <w:pPr>
        <w:pStyle w:val="Code"/>
      </w:pPr>
    </w:p>
    <w:p w14:paraId="7BCE4F5B" w14:textId="77777777" w:rsidR="006F3F2A" w:rsidRPr="006F3F2A" w:rsidRDefault="006F3F2A" w:rsidP="006F3F2A">
      <w:pPr>
        <w:pStyle w:val="Code"/>
      </w:pPr>
      <w:r w:rsidRPr="006F3F2A">
        <w:t xml:space="preserve">        [Test]</w:t>
      </w:r>
    </w:p>
    <w:p w14:paraId="34C73F7C" w14:textId="77777777" w:rsidR="006F3F2A" w:rsidRPr="006F3F2A" w:rsidRDefault="006F3F2A" w:rsidP="006F3F2A">
      <w:pPr>
        <w:pStyle w:val="Code"/>
      </w:pPr>
      <w:r w:rsidRPr="006F3F2A">
        <w:t xml:space="preserve">        public void Create_uses_supplied_pageNumber()</w:t>
      </w:r>
    </w:p>
    <w:p w14:paraId="5ADB4166" w14:textId="77777777" w:rsidR="006F3F2A" w:rsidRPr="006F3F2A" w:rsidRDefault="006F3F2A" w:rsidP="006F3F2A">
      <w:pPr>
        <w:pStyle w:val="Code"/>
      </w:pPr>
      <w:r w:rsidRPr="006F3F2A">
        <w:t xml:space="preserve">        {</w:t>
      </w:r>
    </w:p>
    <w:p w14:paraId="2868DF97" w14:textId="77777777" w:rsidR="006F3F2A" w:rsidRPr="006F3F2A" w:rsidRDefault="006F3F2A" w:rsidP="006F3F2A">
      <w:pPr>
        <w:pStyle w:val="Code"/>
      </w:pPr>
      <w:r w:rsidRPr="006F3F2A">
        <w:t xml:space="preserve">            const int pageNumber = 1;</w:t>
      </w:r>
    </w:p>
    <w:p w14:paraId="5A566F28" w14:textId="77777777" w:rsidR="006F3F2A" w:rsidRPr="006F3F2A" w:rsidRDefault="006F3F2A" w:rsidP="006F3F2A">
      <w:pPr>
        <w:pStyle w:val="Code"/>
      </w:pPr>
    </w:p>
    <w:p w14:paraId="40F3406D" w14:textId="77777777" w:rsidR="006F3F2A" w:rsidRPr="006F3F2A" w:rsidRDefault="006F3F2A" w:rsidP="006F3F2A">
      <w:pPr>
        <w:pStyle w:val="Code"/>
      </w:pPr>
      <w:r w:rsidRPr="006F3F2A">
        <w:t xml:space="preserve">            var requestMessage = HttpRequestMessageFactory.CreateRequestMessage(HttpMethod.Get,</w:t>
      </w:r>
    </w:p>
    <w:p w14:paraId="4EFB68D8" w14:textId="77777777" w:rsidR="006F3F2A" w:rsidRPr="006F3F2A" w:rsidRDefault="006F3F2A" w:rsidP="006F3F2A">
      <w:pPr>
        <w:pStyle w:val="Code"/>
      </w:pPr>
      <w:r w:rsidRPr="006F3F2A">
        <w:t xml:space="preserve">                string.Format(</w:t>
      </w:r>
    </w:p>
    <w:p w14:paraId="1DF1F8BE" w14:textId="77777777" w:rsidR="006F3F2A" w:rsidRPr="006F3F2A" w:rsidRDefault="006F3F2A" w:rsidP="006F3F2A">
      <w:pPr>
        <w:pStyle w:val="Code"/>
      </w:pPr>
      <w:r w:rsidRPr="006F3F2A">
        <w:t xml:space="preserve">                    "http://www.foo.com/bar?pageNumber={0}", pageNumber));</w:t>
      </w:r>
    </w:p>
    <w:p w14:paraId="66E0556E" w14:textId="77777777" w:rsidR="006F3F2A" w:rsidRPr="006F3F2A" w:rsidRDefault="006F3F2A" w:rsidP="006F3F2A">
      <w:pPr>
        <w:pStyle w:val="Code"/>
      </w:pPr>
    </w:p>
    <w:p w14:paraId="473A56F2" w14:textId="77777777" w:rsidR="006F3F2A" w:rsidRPr="006F3F2A" w:rsidRDefault="006F3F2A" w:rsidP="006F3F2A">
      <w:pPr>
        <w:pStyle w:val="Code"/>
      </w:pPr>
      <w:r w:rsidRPr="006F3F2A">
        <w:t xml:space="preserve">            var inquiryRequestData = _requestFactory.Create(requestMessage.RequestUri);</w:t>
      </w:r>
    </w:p>
    <w:p w14:paraId="242650AA" w14:textId="77777777" w:rsidR="006F3F2A" w:rsidRPr="006F3F2A" w:rsidRDefault="006F3F2A" w:rsidP="006F3F2A">
      <w:pPr>
        <w:pStyle w:val="Code"/>
      </w:pPr>
    </w:p>
    <w:p w14:paraId="6CF15FEC" w14:textId="77777777" w:rsidR="006F3F2A" w:rsidRPr="006F3F2A" w:rsidRDefault="006F3F2A" w:rsidP="006F3F2A">
      <w:pPr>
        <w:pStyle w:val="Code"/>
      </w:pPr>
      <w:r w:rsidRPr="006F3F2A">
        <w:t xml:space="preserve">            Assert.AreEqual(pageNumber, inquiryRequestData.PageNumber);</w:t>
      </w:r>
    </w:p>
    <w:p w14:paraId="02F9DC98" w14:textId="77777777" w:rsidR="006F3F2A" w:rsidRPr="006F3F2A" w:rsidRDefault="006F3F2A" w:rsidP="006F3F2A">
      <w:pPr>
        <w:pStyle w:val="Code"/>
      </w:pPr>
      <w:r w:rsidRPr="006F3F2A">
        <w:t xml:space="preserve">        }</w:t>
      </w:r>
    </w:p>
    <w:p w14:paraId="4690706F" w14:textId="77777777" w:rsidR="006F3F2A" w:rsidRPr="006F3F2A" w:rsidRDefault="006F3F2A" w:rsidP="006F3F2A">
      <w:pPr>
        <w:pStyle w:val="Code"/>
      </w:pPr>
    </w:p>
    <w:p w14:paraId="2E363B87" w14:textId="77777777" w:rsidR="006F3F2A" w:rsidRPr="006F3F2A" w:rsidRDefault="006F3F2A" w:rsidP="006F3F2A">
      <w:pPr>
        <w:pStyle w:val="Code"/>
      </w:pPr>
      <w:r w:rsidRPr="006F3F2A">
        <w:t xml:space="preserve">        [Test]</w:t>
      </w:r>
    </w:p>
    <w:p w14:paraId="7196756B" w14:textId="77777777" w:rsidR="006F3F2A" w:rsidRPr="006F3F2A" w:rsidRDefault="006F3F2A" w:rsidP="006F3F2A">
      <w:pPr>
        <w:pStyle w:val="Code"/>
      </w:pPr>
      <w:r w:rsidRPr="006F3F2A">
        <w:t xml:space="preserve">        public void Create_uses_supplied_pageSize()</w:t>
      </w:r>
    </w:p>
    <w:p w14:paraId="34237FBC" w14:textId="77777777" w:rsidR="006F3F2A" w:rsidRPr="006F3F2A" w:rsidRDefault="006F3F2A" w:rsidP="006F3F2A">
      <w:pPr>
        <w:pStyle w:val="Code"/>
      </w:pPr>
      <w:r w:rsidRPr="006F3F2A">
        <w:t xml:space="preserve">        {</w:t>
      </w:r>
    </w:p>
    <w:p w14:paraId="50E81E7F" w14:textId="77777777" w:rsidR="006F3F2A" w:rsidRPr="006F3F2A" w:rsidRDefault="006F3F2A" w:rsidP="006F3F2A">
      <w:pPr>
        <w:pStyle w:val="Code"/>
      </w:pPr>
      <w:r w:rsidRPr="006F3F2A">
        <w:t xml:space="preserve">            const int pageSize = 20;</w:t>
      </w:r>
    </w:p>
    <w:p w14:paraId="73E6C7C0" w14:textId="77777777" w:rsidR="006F3F2A" w:rsidRPr="006F3F2A" w:rsidRDefault="006F3F2A" w:rsidP="006F3F2A">
      <w:pPr>
        <w:pStyle w:val="Code"/>
      </w:pPr>
    </w:p>
    <w:p w14:paraId="7789F3E1" w14:textId="77777777" w:rsidR="006F3F2A" w:rsidRPr="006F3F2A" w:rsidRDefault="006F3F2A" w:rsidP="006F3F2A">
      <w:pPr>
        <w:pStyle w:val="Code"/>
      </w:pPr>
      <w:r w:rsidRPr="006F3F2A">
        <w:lastRenderedPageBreak/>
        <w:t xml:space="preserve">            var requestMessage = HttpRequestMessageFactory.CreateRequestMessage(HttpMethod.Get,</w:t>
      </w:r>
    </w:p>
    <w:p w14:paraId="025DE492" w14:textId="77777777" w:rsidR="006F3F2A" w:rsidRPr="006F3F2A" w:rsidRDefault="006F3F2A" w:rsidP="006F3F2A">
      <w:pPr>
        <w:pStyle w:val="Code"/>
      </w:pPr>
      <w:r w:rsidRPr="006F3F2A">
        <w:t xml:space="preserve">                string.Format(</w:t>
      </w:r>
    </w:p>
    <w:p w14:paraId="671662D1" w14:textId="77777777" w:rsidR="006F3F2A" w:rsidRPr="006F3F2A" w:rsidRDefault="006F3F2A" w:rsidP="006F3F2A">
      <w:pPr>
        <w:pStyle w:val="Code"/>
      </w:pPr>
      <w:r w:rsidRPr="006F3F2A">
        <w:t xml:space="preserve">                    "http://www.foo.com/bar?pageSize={0}", pageSize));</w:t>
      </w:r>
    </w:p>
    <w:p w14:paraId="60D9EB74" w14:textId="77777777" w:rsidR="006F3F2A" w:rsidRPr="006F3F2A" w:rsidRDefault="006F3F2A" w:rsidP="006F3F2A">
      <w:pPr>
        <w:pStyle w:val="Code"/>
      </w:pPr>
    </w:p>
    <w:p w14:paraId="232AB7D4" w14:textId="77777777" w:rsidR="006F3F2A" w:rsidRPr="006F3F2A" w:rsidRDefault="006F3F2A" w:rsidP="006F3F2A">
      <w:pPr>
        <w:pStyle w:val="Code"/>
      </w:pPr>
      <w:r w:rsidRPr="006F3F2A">
        <w:t xml:space="preserve">            var inquiryRequestData = _requestFactory.Create(requestMessage.RequestUri);</w:t>
      </w:r>
    </w:p>
    <w:p w14:paraId="38DB0F11" w14:textId="77777777" w:rsidR="006F3F2A" w:rsidRPr="006F3F2A" w:rsidRDefault="006F3F2A" w:rsidP="006F3F2A">
      <w:pPr>
        <w:pStyle w:val="Code"/>
      </w:pPr>
    </w:p>
    <w:p w14:paraId="46DDCADA" w14:textId="77777777" w:rsidR="006F3F2A" w:rsidRPr="006F3F2A" w:rsidRDefault="006F3F2A" w:rsidP="006F3F2A">
      <w:pPr>
        <w:pStyle w:val="Code"/>
      </w:pPr>
      <w:r w:rsidRPr="006F3F2A">
        <w:t xml:space="preserve">            Assert.AreEqual(pageSize, inquiryRequestData.PageSize);</w:t>
      </w:r>
    </w:p>
    <w:p w14:paraId="45BBF891" w14:textId="77777777" w:rsidR="006F3F2A" w:rsidRPr="006F3F2A" w:rsidRDefault="006F3F2A" w:rsidP="006F3F2A">
      <w:pPr>
        <w:pStyle w:val="Code"/>
      </w:pPr>
      <w:r w:rsidRPr="006F3F2A">
        <w:t xml:space="preserve">        }</w:t>
      </w:r>
    </w:p>
    <w:p w14:paraId="573BB7AE" w14:textId="77777777" w:rsidR="006F3F2A" w:rsidRPr="006F3F2A" w:rsidRDefault="006F3F2A" w:rsidP="006F3F2A">
      <w:pPr>
        <w:pStyle w:val="Code"/>
      </w:pPr>
      <w:r w:rsidRPr="006F3F2A">
        <w:t xml:space="preserve">    }</w:t>
      </w:r>
    </w:p>
    <w:p w14:paraId="45C4948E" w14:textId="2902625B" w:rsidR="00246CB2" w:rsidRDefault="006F3F2A" w:rsidP="006F3F2A">
      <w:pPr>
        <w:pStyle w:val="Code"/>
      </w:pPr>
      <w:r w:rsidRPr="006F3F2A">
        <w:t>}</w:t>
      </w:r>
    </w:p>
    <w:p w14:paraId="3ABBC57B" w14:textId="38ADB1D7" w:rsidR="00AB55A6" w:rsidRDefault="006F3F2A" w:rsidP="006F3F2A">
      <w:pPr>
        <w:pStyle w:val="BodyTextCont"/>
      </w:pPr>
      <w:r>
        <w:t xml:space="preserve">If this test class does not appear to be very </w:t>
      </w:r>
      <w:r w:rsidR="00546373">
        <w:t>noteworthy</w:t>
      </w:r>
      <w:r w:rsidR="00634233">
        <w:t xml:space="preserve"> (aside from the fact that it is self-documenting)</w:t>
      </w:r>
      <w:r>
        <w:t xml:space="preserve">, consider this: </w:t>
      </w:r>
      <w:r w:rsidR="00546373">
        <w:t xml:space="preserve">with it, </w:t>
      </w:r>
      <w:r>
        <w:t xml:space="preserve">we have achieved </w:t>
      </w:r>
      <w:r w:rsidR="00DD2DFF">
        <w:t xml:space="preserve">virtually </w:t>
      </w:r>
      <w:r>
        <w:t xml:space="preserve">one hundred percent code coverage of the </w:t>
      </w:r>
      <w:proofErr w:type="spellStart"/>
      <w:r w:rsidRPr="006F3F2A">
        <w:rPr>
          <w:rStyle w:val="CodeInline"/>
        </w:rPr>
        <w:t>PagedDataRequestFactory</w:t>
      </w:r>
      <w:proofErr w:type="spellEnd"/>
      <w:r>
        <w:t xml:space="preserve"> class. </w:t>
      </w:r>
      <w:r w:rsidR="00DD2DFF">
        <w:t xml:space="preserve">The </w:t>
      </w:r>
      <w:proofErr w:type="spellStart"/>
      <w:r w:rsidR="00DD2DFF" w:rsidRPr="00DD2DFF">
        <w:rPr>
          <w:rStyle w:val="CodeInline"/>
        </w:rPr>
        <w:t>CreateRequestMessage</w:t>
      </w:r>
      <w:proofErr w:type="spellEnd"/>
      <w:r w:rsidR="00DD2DFF">
        <w:t xml:space="preserve"> utility that we introduced in the previous section helped make this relatively easy to accomplish. And, with the </w:t>
      </w:r>
      <w:proofErr w:type="spellStart"/>
      <w:r w:rsidR="00DD2DFF" w:rsidRPr="008733D0">
        <w:rPr>
          <w:rStyle w:val="CodeInline"/>
        </w:rPr>
        <w:t>TasksController</w:t>
      </w:r>
      <w:proofErr w:type="spellEnd"/>
      <w:r w:rsidR="00DD2DFF">
        <w:t xml:space="preserve"> and </w:t>
      </w:r>
      <w:proofErr w:type="spellStart"/>
      <w:r w:rsidR="00DD2DFF" w:rsidRPr="008733D0">
        <w:rPr>
          <w:rStyle w:val="CodeInline"/>
        </w:rPr>
        <w:t>PagedDataRequestFactory</w:t>
      </w:r>
      <w:proofErr w:type="spellEnd"/>
      <w:r w:rsidR="00DD2DFF">
        <w:t xml:space="preserve"> tests now out of the way, we are finished dealing with classes that have any dependency on the ASP.NET Web API</w:t>
      </w:r>
      <w:r w:rsidR="008733D0">
        <w:t xml:space="preserve">; it's all just plain old C# from here on out, which is </w:t>
      </w:r>
      <w:r w:rsidR="00634233">
        <w:t>ideal</w:t>
      </w:r>
      <w:r w:rsidR="008733D0">
        <w:t xml:space="preserve"> from a testing (and code reuse) perspective.</w:t>
      </w:r>
    </w:p>
    <w:p w14:paraId="156909EC" w14:textId="25D1DFD8" w:rsidR="00634233" w:rsidRPr="00634233" w:rsidRDefault="008733D0" w:rsidP="00634233">
      <w:pPr>
        <w:pStyle w:val="BodyTextCont"/>
      </w:pPr>
      <w:r>
        <w:t xml:space="preserve">The </w:t>
      </w:r>
      <w:r w:rsidR="00634233">
        <w:t>final</w:t>
      </w:r>
      <w:r>
        <w:t xml:space="preserve"> class that we're going to unit test in this section is </w:t>
      </w:r>
      <w:proofErr w:type="spellStart"/>
      <w:r w:rsidRPr="00A05AE5">
        <w:rPr>
          <w:rStyle w:val="CodeInline"/>
        </w:rPr>
        <w:t>AllTasksInquiryProcessor</w:t>
      </w:r>
      <w:proofErr w:type="spellEnd"/>
      <w:r>
        <w:t>.</w:t>
      </w:r>
      <w:r w:rsidR="00634233">
        <w:t xml:space="preserve"> The last time we saw this class' implementation was </w:t>
      </w:r>
      <w:r w:rsidR="00D8736B">
        <w:t xml:space="preserve">all the </w:t>
      </w:r>
      <w:r w:rsidR="00A05AE5">
        <w:t xml:space="preserve">way </w:t>
      </w:r>
      <w:r w:rsidR="00634233">
        <w:t>back in Chapter 7</w:t>
      </w:r>
      <w:r w:rsidR="00A05AE5">
        <w:t xml:space="preserve">, so </w:t>
      </w:r>
      <w:r w:rsidR="00634233">
        <w:t>we'll show it again</w:t>
      </w:r>
      <w:r w:rsidR="00A05AE5">
        <w:t>, below, as a bit of a memory refresher</w:t>
      </w:r>
      <w:r w:rsidR="00634233">
        <w:t>:</w:t>
      </w:r>
    </w:p>
    <w:p w14:paraId="79AE5FCC" w14:textId="77777777" w:rsidR="00634233" w:rsidRPr="00634233" w:rsidRDefault="00634233" w:rsidP="00634233">
      <w:pPr>
        <w:pStyle w:val="Code"/>
      </w:pPr>
      <w:r w:rsidRPr="00634233">
        <w:t>using System.Collections.Generic;</w:t>
      </w:r>
    </w:p>
    <w:p w14:paraId="319E16BD" w14:textId="77777777" w:rsidR="00634233" w:rsidRPr="00634233" w:rsidRDefault="00634233" w:rsidP="00634233">
      <w:pPr>
        <w:pStyle w:val="Code"/>
      </w:pPr>
      <w:r w:rsidRPr="00634233">
        <w:t>using System.Linq;</w:t>
      </w:r>
    </w:p>
    <w:p w14:paraId="18DB0D6E" w14:textId="77777777" w:rsidR="00634233" w:rsidRPr="00634233" w:rsidRDefault="00634233" w:rsidP="00634233">
      <w:pPr>
        <w:pStyle w:val="Code"/>
      </w:pPr>
      <w:r w:rsidRPr="00634233">
        <w:t>using WebApi2Book.Common.TypeMapping;</w:t>
      </w:r>
    </w:p>
    <w:p w14:paraId="269EF45A" w14:textId="77777777" w:rsidR="00634233" w:rsidRPr="00634233" w:rsidRDefault="00634233" w:rsidP="00634233">
      <w:pPr>
        <w:pStyle w:val="Code"/>
      </w:pPr>
      <w:r w:rsidRPr="00634233">
        <w:t>using WebApi2Book.Data;</w:t>
      </w:r>
    </w:p>
    <w:p w14:paraId="3B10EDCC" w14:textId="77777777" w:rsidR="00634233" w:rsidRPr="00634233" w:rsidRDefault="00634233" w:rsidP="00634233">
      <w:pPr>
        <w:pStyle w:val="Code"/>
      </w:pPr>
      <w:r w:rsidRPr="00634233">
        <w:t>using WebApi2Book.Web.Api.LinkServices;</w:t>
      </w:r>
    </w:p>
    <w:p w14:paraId="137F816E" w14:textId="77777777" w:rsidR="00634233" w:rsidRPr="00634233" w:rsidRDefault="00634233" w:rsidP="00634233">
      <w:pPr>
        <w:pStyle w:val="Code"/>
      </w:pPr>
      <w:r w:rsidRPr="00634233">
        <w:t>using WebApi2Book.Web.Api.Models;</w:t>
      </w:r>
    </w:p>
    <w:p w14:paraId="1D951608" w14:textId="77777777" w:rsidR="00634233" w:rsidRPr="00634233" w:rsidRDefault="00634233" w:rsidP="00634233">
      <w:pPr>
        <w:pStyle w:val="Code"/>
      </w:pPr>
      <w:r w:rsidRPr="00634233">
        <w:t>using PagedTaskDataInquiryResponse =</w:t>
      </w:r>
    </w:p>
    <w:p w14:paraId="7B7AE5CD" w14:textId="77777777" w:rsidR="00634233" w:rsidRPr="00634233" w:rsidRDefault="00634233" w:rsidP="00634233">
      <w:pPr>
        <w:pStyle w:val="Code"/>
      </w:pPr>
      <w:r w:rsidRPr="00634233">
        <w:t xml:space="preserve">    WebApi2Book.Web.Api.Models.PagedDataInquiryResponse&lt;WebApi2Book.Web.Api.Models.Task&gt;;</w:t>
      </w:r>
    </w:p>
    <w:p w14:paraId="34CEF2D1" w14:textId="77777777" w:rsidR="00634233" w:rsidRPr="00634233" w:rsidRDefault="00634233" w:rsidP="00634233">
      <w:pPr>
        <w:pStyle w:val="Code"/>
      </w:pPr>
    </w:p>
    <w:p w14:paraId="024613D2" w14:textId="77777777" w:rsidR="00634233" w:rsidRPr="00634233" w:rsidRDefault="00634233" w:rsidP="00634233">
      <w:pPr>
        <w:pStyle w:val="Code"/>
      </w:pPr>
      <w:r w:rsidRPr="00634233">
        <w:t>namespace WebApi2Book.Web.Api.InquiryProcessing</w:t>
      </w:r>
    </w:p>
    <w:p w14:paraId="5573153D" w14:textId="77777777" w:rsidR="00634233" w:rsidRPr="00634233" w:rsidRDefault="00634233" w:rsidP="00634233">
      <w:pPr>
        <w:pStyle w:val="Code"/>
      </w:pPr>
      <w:r w:rsidRPr="00634233">
        <w:t>{</w:t>
      </w:r>
    </w:p>
    <w:p w14:paraId="3B02969C" w14:textId="77777777" w:rsidR="00634233" w:rsidRPr="00634233" w:rsidRDefault="00634233" w:rsidP="00634233">
      <w:pPr>
        <w:pStyle w:val="Code"/>
      </w:pPr>
      <w:r w:rsidRPr="00634233">
        <w:t xml:space="preserve">    public class AllTasksInquiryProcessor : IAllTasksInquiryProcessor</w:t>
      </w:r>
    </w:p>
    <w:p w14:paraId="6D58BA28" w14:textId="77777777" w:rsidR="00634233" w:rsidRPr="00634233" w:rsidRDefault="00634233" w:rsidP="00634233">
      <w:pPr>
        <w:pStyle w:val="Code"/>
      </w:pPr>
      <w:r w:rsidRPr="00634233">
        <w:t xml:space="preserve">    {</w:t>
      </w:r>
    </w:p>
    <w:p w14:paraId="7FEA886A" w14:textId="77777777" w:rsidR="00634233" w:rsidRPr="00634233" w:rsidRDefault="00634233" w:rsidP="00634233">
      <w:pPr>
        <w:pStyle w:val="Code"/>
      </w:pPr>
      <w:r w:rsidRPr="00634233">
        <w:t xml:space="preserve">        public const string QueryStringFormat = "pagenumber={0}&amp;pagesize={1}";</w:t>
      </w:r>
    </w:p>
    <w:p w14:paraId="63803C52" w14:textId="77777777" w:rsidR="00634233" w:rsidRPr="00634233" w:rsidRDefault="00634233" w:rsidP="00634233">
      <w:pPr>
        <w:pStyle w:val="Code"/>
      </w:pPr>
    </w:p>
    <w:p w14:paraId="499712B2" w14:textId="77777777" w:rsidR="00634233" w:rsidRPr="00634233" w:rsidRDefault="00634233" w:rsidP="00634233">
      <w:pPr>
        <w:pStyle w:val="Code"/>
      </w:pPr>
      <w:r w:rsidRPr="00634233">
        <w:t xml:space="preserve">        private readonly IAutoMapper _autoMapper;</w:t>
      </w:r>
    </w:p>
    <w:p w14:paraId="43B508A3" w14:textId="77777777" w:rsidR="00634233" w:rsidRPr="00634233" w:rsidRDefault="00634233" w:rsidP="00634233">
      <w:pPr>
        <w:pStyle w:val="Code"/>
      </w:pPr>
      <w:r w:rsidRPr="00634233">
        <w:t xml:space="preserve">        private readonly ICommonLinkService _commonLinkService;</w:t>
      </w:r>
    </w:p>
    <w:p w14:paraId="1319241E" w14:textId="77777777" w:rsidR="00634233" w:rsidRPr="00634233" w:rsidRDefault="00634233" w:rsidP="00634233">
      <w:pPr>
        <w:pStyle w:val="Code"/>
      </w:pPr>
      <w:r w:rsidRPr="00634233">
        <w:t xml:space="preserve">        private readonly IAllTasksQueryProcessor _queryProcessor;</w:t>
      </w:r>
    </w:p>
    <w:p w14:paraId="468B50A4" w14:textId="77777777" w:rsidR="00634233" w:rsidRPr="00634233" w:rsidRDefault="00634233" w:rsidP="00634233">
      <w:pPr>
        <w:pStyle w:val="Code"/>
      </w:pPr>
      <w:r w:rsidRPr="00634233">
        <w:t xml:space="preserve">        private readonly ITaskLinkService _taskLinkService;</w:t>
      </w:r>
    </w:p>
    <w:p w14:paraId="69A170D4" w14:textId="77777777" w:rsidR="00634233" w:rsidRPr="00634233" w:rsidRDefault="00634233" w:rsidP="00634233">
      <w:pPr>
        <w:pStyle w:val="Code"/>
      </w:pPr>
    </w:p>
    <w:p w14:paraId="71725944" w14:textId="77777777" w:rsidR="00634233" w:rsidRPr="00634233" w:rsidRDefault="00634233" w:rsidP="00634233">
      <w:pPr>
        <w:pStyle w:val="Code"/>
      </w:pPr>
      <w:r w:rsidRPr="00634233">
        <w:t xml:space="preserve">        public AllTasksInquiryProcessor(IAllTasksQueryProcessor queryProcessor, IAutoMapper autoMapper,</w:t>
      </w:r>
    </w:p>
    <w:p w14:paraId="4AD78741" w14:textId="77777777" w:rsidR="00634233" w:rsidRPr="00634233" w:rsidRDefault="00634233" w:rsidP="00634233">
      <w:pPr>
        <w:pStyle w:val="Code"/>
      </w:pPr>
      <w:r w:rsidRPr="00634233">
        <w:t xml:space="preserve">            ITaskLinkService taskLinkService, ICommonLinkService commonLinkService)</w:t>
      </w:r>
    </w:p>
    <w:p w14:paraId="496CA4B3" w14:textId="77777777" w:rsidR="00634233" w:rsidRPr="00634233" w:rsidRDefault="00634233" w:rsidP="00634233">
      <w:pPr>
        <w:pStyle w:val="Code"/>
      </w:pPr>
      <w:r w:rsidRPr="00634233">
        <w:t xml:space="preserve">        {</w:t>
      </w:r>
    </w:p>
    <w:p w14:paraId="67F749EE" w14:textId="77777777" w:rsidR="00634233" w:rsidRPr="00634233" w:rsidRDefault="00634233" w:rsidP="00634233">
      <w:pPr>
        <w:pStyle w:val="Code"/>
      </w:pPr>
      <w:r w:rsidRPr="00634233">
        <w:t xml:space="preserve">            _queryProcessor = queryProcessor;</w:t>
      </w:r>
    </w:p>
    <w:p w14:paraId="14DC26AD" w14:textId="77777777" w:rsidR="00634233" w:rsidRPr="00634233" w:rsidRDefault="00634233" w:rsidP="00634233">
      <w:pPr>
        <w:pStyle w:val="Code"/>
      </w:pPr>
      <w:r w:rsidRPr="00634233">
        <w:t xml:space="preserve">            _autoMapper = autoMapper;</w:t>
      </w:r>
    </w:p>
    <w:p w14:paraId="5CC46DF3" w14:textId="77777777" w:rsidR="00634233" w:rsidRPr="00634233" w:rsidRDefault="00634233" w:rsidP="00634233">
      <w:pPr>
        <w:pStyle w:val="Code"/>
      </w:pPr>
      <w:r w:rsidRPr="00634233">
        <w:t xml:space="preserve">            _taskLinkService = taskLinkService;</w:t>
      </w:r>
    </w:p>
    <w:p w14:paraId="76BAD878" w14:textId="77777777" w:rsidR="00634233" w:rsidRPr="00634233" w:rsidRDefault="00634233" w:rsidP="00634233">
      <w:pPr>
        <w:pStyle w:val="Code"/>
      </w:pPr>
      <w:r w:rsidRPr="00634233">
        <w:t xml:space="preserve">            _commonLinkService = commonLinkService;</w:t>
      </w:r>
    </w:p>
    <w:p w14:paraId="790F6196" w14:textId="77777777" w:rsidR="00634233" w:rsidRPr="00634233" w:rsidRDefault="00634233" w:rsidP="00634233">
      <w:pPr>
        <w:pStyle w:val="Code"/>
      </w:pPr>
      <w:r w:rsidRPr="00634233">
        <w:t xml:space="preserve">        }</w:t>
      </w:r>
    </w:p>
    <w:p w14:paraId="5E1FAA35" w14:textId="77777777" w:rsidR="00634233" w:rsidRPr="00634233" w:rsidRDefault="00634233" w:rsidP="00634233">
      <w:pPr>
        <w:pStyle w:val="Code"/>
      </w:pPr>
    </w:p>
    <w:p w14:paraId="7FD190B0" w14:textId="77777777" w:rsidR="00634233" w:rsidRPr="00634233" w:rsidRDefault="00634233" w:rsidP="00634233">
      <w:pPr>
        <w:pStyle w:val="Code"/>
      </w:pPr>
      <w:r w:rsidRPr="00634233">
        <w:t xml:space="preserve">        public PagedTaskDataInquiryResponse GetTasks(PagedDataRequest requestInfo)</w:t>
      </w:r>
    </w:p>
    <w:p w14:paraId="25A89D2F" w14:textId="77777777" w:rsidR="00634233" w:rsidRPr="00634233" w:rsidRDefault="00634233" w:rsidP="00634233">
      <w:pPr>
        <w:pStyle w:val="Code"/>
      </w:pPr>
      <w:r w:rsidRPr="00634233">
        <w:lastRenderedPageBreak/>
        <w:t xml:space="preserve">        {</w:t>
      </w:r>
    </w:p>
    <w:p w14:paraId="50A2E79E" w14:textId="77777777" w:rsidR="00634233" w:rsidRPr="00634233" w:rsidRDefault="00634233" w:rsidP="00634233">
      <w:pPr>
        <w:pStyle w:val="Code"/>
      </w:pPr>
      <w:r w:rsidRPr="00634233">
        <w:t xml:space="preserve">            var queryResult = _queryProcessor.GetTasks(requestInfo);</w:t>
      </w:r>
    </w:p>
    <w:p w14:paraId="149C868C" w14:textId="77777777" w:rsidR="00634233" w:rsidRPr="00634233" w:rsidRDefault="00634233" w:rsidP="00634233">
      <w:pPr>
        <w:pStyle w:val="Code"/>
      </w:pPr>
    </w:p>
    <w:p w14:paraId="53E25CC9" w14:textId="77777777" w:rsidR="00634233" w:rsidRPr="00634233" w:rsidRDefault="00634233" w:rsidP="00634233">
      <w:pPr>
        <w:pStyle w:val="Code"/>
      </w:pPr>
      <w:r w:rsidRPr="00634233">
        <w:t xml:space="preserve">            var tasks = GetTasks(queryResult.QueriedItems).ToList();</w:t>
      </w:r>
    </w:p>
    <w:p w14:paraId="2E0E6024" w14:textId="77777777" w:rsidR="00634233" w:rsidRPr="00634233" w:rsidRDefault="00634233" w:rsidP="00634233">
      <w:pPr>
        <w:pStyle w:val="Code"/>
      </w:pPr>
    </w:p>
    <w:p w14:paraId="788B05BD" w14:textId="77777777" w:rsidR="00634233" w:rsidRPr="00634233" w:rsidRDefault="00634233" w:rsidP="00634233">
      <w:pPr>
        <w:pStyle w:val="Code"/>
      </w:pPr>
      <w:r w:rsidRPr="00634233">
        <w:t xml:space="preserve">            var inquiryResponse = new PagedTaskDataInquiryResponse</w:t>
      </w:r>
    </w:p>
    <w:p w14:paraId="08681A80" w14:textId="77777777" w:rsidR="00634233" w:rsidRPr="00634233" w:rsidRDefault="00634233" w:rsidP="00634233">
      <w:pPr>
        <w:pStyle w:val="Code"/>
      </w:pPr>
      <w:r w:rsidRPr="00634233">
        <w:t xml:space="preserve">            {</w:t>
      </w:r>
    </w:p>
    <w:p w14:paraId="1CCD5746" w14:textId="77777777" w:rsidR="00634233" w:rsidRPr="00634233" w:rsidRDefault="00634233" w:rsidP="00634233">
      <w:pPr>
        <w:pStyle w:val="Code"/>
      </w:pPr>
      <w:r w:rsidRPr="00634233">
        <w:t xml:space="preserve">                Items = tasks,</w:t>
      </w:r>
    </w:p>
    <w:p w14:paraId="0C99E9CE" w14:textId="77777777" w:rsidR="00634233" w:rsidRPr="00634233" w:rsidRDefault="00634233" w:rsidP="00634233">
      <w:pPr>
        <w:pStyle w:val="Code"/>
      </w:pPr>
      <w:r w:rsidRPr="00634233">
        <w:t xml:space="preserve">                PageCount = queryResult.TotalPageCount,</w:t>
      </w:r>
    </w:p>
    <w:p w14:paraId="07AB415B" w14:textId="77777777" w:rsidR="00634233" w:rsidRPr="00634233" w:rsidRDefault="00634233" w:rsidP="00634233">
      <w:pPr>
        <w:pStyle w:val="Code"/>
      </w:pPr>
      <w:r w:rsidRPr="00634233">
        <w:t xml:space="preserve">                PageNumber = requestInfo.PageNumber,</w:t>
      </w:r>
    </w:p>
    <w:p w14:paraId="4FF6F867" w14:textId="77777777" w:rsidR="00634233" w:rsidRPr="00634233" w:rsidRDefault="00634233" w:rsidP="00634233">
      <w:pPr>
        <w:pStyle w:val="Code"/>
      </w:pPr>
      <w:r w:rsidRPr="00634233">
        <w:t xml:space="preserve">                PageSize = requestInfo.PageSize</w:t>
      </w:r>
    </w:p>
    <w:p w14:paraId="50A47809" w14:textId="77777777" w:rsidR="00634233" w:rsidRPr="00634233" w:rsidRDefault="00634233" w:rsidP="00634233">
      <w:pPr>
        <w:pStyle w:val="Code"/>
      </w:pPr>
      <w:r w:rsidRPr="00634233">
        <w:t xml:space="preserve">            };</w:t>
      </w:r>
    </w:p>
    <w:p w14:paraId="509DCB55" w14:textId="77777777" w:rsidR="00634233" w:rsidRPr="00634233" w:rsidRDefault="00634233" w:rsidP="00634233">
      <w:pPr>
        <w:pStyle w:val="Code"/>
      </w:pPr>
    </w:p>
    <w:p w14:paraId="508E6274" w14:textId="77777777" w:rsidR="00634233" w:rsidRPr="00634233" w:rsidRDefault="00634233" w:rsidP="00634233">
      <w:pPr>
        <w:pStyle w:val="Code"/>
      </w:pPr>
      <w:r w:rsidRPr="00634233">
        <w:t xml:space="preserve">            AddLinksToInquiryResponse(inquiryResponse);</w:t>
      </w:r>
    </w:p>
    <w:p w14:paraId="0163EF89" w14:textId="77777777" w:rsidR="00634233" w:rsidRPr="00634233" w:rsidRDefault="00634233" w:rsidP="00634233">
      <w:pPr>
        <w:pStyle w:val="Code"/>
      </w:pPr>
    </w:p>
    <w:p w14:paraId="71E903C1" w14:textId="77777777" w:rsidR="00634233" w:rsidRPr="00634233" w:rsidRDefault="00634233" w:rsidP="00634233">
      <w:pPr>
        <w:pStyle w:val="Code"/>
      </w:pPr>
      <w:r w:rsidRPr="00634233">
        <w:t xml:space="preserve">            return inquiryResponse;</w:t>
      </w:r>
    </w:p>
    <w:p w14:paraId="1341EAAB" w14:textId="77777777" w:rsidR="00634233" w:rsidRPr="00634233" w:rsidRDefault="00634233" w:rsidP="00634233">
      <w:pPr>
        <w:pStyle w:val="Code"/>
      </w:pPr>
      <w:r w:rsidRPr="00634233">
        <w:t xml:space="preserve">        }</w:t>
      </w:r>
    </w:p>
    <w:p w14:paraId="62D4622F" w14:textId="77777777" w:rsidR="00634233" w:rsidRPr="00634233" w:rsidRDefault="00634233" w:rsidP="00634233">
      <w:pPr>
        <w:pStyle w:val="Code"/>
      </w:pPr>
    </w:p>
    <w:p w14:paraId="08C78A88" w14:textId="77777777" w:rsidR="00634233" w:rsidRPr="00634233" w:rsidRDefault="00634233" w:rsidP="00634233">
      <w:pPr>
        <w:pStyle w:val="Code"/>
      </w:pPr>
      <w:r w:rsidRPr="00634233">
        <w:t xml:space="preserve">        public virtual void AddLinksToInquiryResponse(PagedTaskDataInquiryResponse inquiryResponse)</w:t>
      </w:r>
    </w:p>
    <w:p w14:paraId="6A1A34A2" w14:textId="77777777" w:rsidR="00634233" w:rsidRPr="00634233" w:rsidRDefault="00634233" w:rsidP="00634233">
      <w:pPr>
        <w:pStyle w:val="Code"/>
      </w:pPr>
      <w:r w:rsidRPr="00634233">
        <w:t xml:space="preserve">        {</w:t>
      </w:r>
    </w:p>
    <w:p w14:paraId="0A6211A8" w14:textId="77777777" w:rsidR="00634233" w:rsidRPr="00634233" w:rsidRDefault="00634233" w:rsidP="00634233">
      <w:pPr>
        <w:pStyle w:val="Code"/>
      </w:pPr>
      <w:r w:rsidRPr="00634233">
        <w:t xml:space="preserve">            inquiryResponse.AddLink(_taskLinkService.GetAllTasksLink());</w:t>
      </w:r>
    </w:p>
    <w:p w14:paraId="6F4C1599" w14:textId="77777777" w:rsidR="00634233" w:rsidRPr="00634233" w:rsidRDefault="00634233" w:rsidP="00634233">
      <w:pPr>
        <w:pStyle w:val="Code"/>
      </w:pPr>
    </w:p>
    <w:p w14:paraId="54E577EE" w14:textId="77777777" w:rsidR="00634233" w:rsidRPr="00634233" w:rsidRDefault="00634233" w:rsidP="00634233">
      <w:pPr>
        <w:pStyle w:val="Code"/>
      </w:pPr>
      <w:r w:rsidRPr="00634233">
        <w:t xml:space="preserve">            _commonLinkService.AddPageLinks(inquiryResponse, GetCurrentPageQueryString(inquiryResponse),</w:t>
      </w:r>
    </w:p>
    <w:p w14:paraId="0236CE4A" w14:textId="77777777" w:rsidR="00634233" w:rsidRPr="00634233" w:rsidRDefault="00634233" w:rsidP="00634233">
      <w:pPr>
        <w:pStyle w:val="Code"/>
      </w:pPr>
      <w:r w:rsidRPr="00634233">
        <w:t xml:space="preserve">                GetPreviousPageQueryString(inquiryResponse),</w:t>
      </w:r>
    </w:p>
    <w:p w14:paraId="0B94A4C8" w14:textId="77777777" w:rsidR="00634233" w:rsidRPr="00634233" w:rsidRDefault="00634233" w:rsidP="00634233">
      <w:pPr>
        <w:pStyle w:val="Code"/>
      </w:pPr>
      <w:r w:rsidRPr="00634233">
        <w:t xml:space="preserve">                GetNextPageQueryString(inquiryResponse));</w:t>
      </w:r>
    </w:p>
    <w:p w14:paraId="60825377" w14:textId="77777777" w:rsidR="00634233" w:rsidRPr="00634233" w:rsidRDefault="00634233" w:rsidP="00634233">
      <w:pPr>
        <w:pStyle w:val="Code"/>
      </w:pPr>
      <w:r w:rsidRPr="00634233">
        <w:t xml:space="preserve">        }</w:t>
      </w:r>
    </w:p>
    <w:p w14:paraId="02C8DFA8" w14:textId="77777777" w:rsidR="00634233" w:rsidRPr="00634233" w:rsidRDefault="00634233" w:rsidP="00634233">
      <w:pPr>
        <w:pStyle w:val="Code"/>
      </w:pPr>
    </w:p>
    <w:p w14:paraId="6F38D5A5" w14:textId="77777777" w:rsidR="00634233" w:rsidRPr="00634233" w:rsidRDefault="00634233" w:rsidP="00634233">
      <w:pPr>
        <w:pStyle w:val="Code"/>
      </w:pPr>
      <w:r w:rsidRPr="00634233">
        <w:t xml:space="preserve">        public virtual IEnumerable&lt;Task&gt; GetTasks(IEnumerable&lt;Data.Entities.Task&gt; taskEntities)</w:t>
      </w:r>
    </w:p>
    <w:p w14:paraId="7268FBD3" w14:textId="77777777" w:rsidR="00634233" w:rsidRPr="00634233" w:rsidRDefault="00634233" w:rsidP="00634233">
      <w:pPr>
        <w:pStyle w:val="Code"/>
      </w:pPr>
      <w:r w:rsidRPr="00634233">
        <w:t xml:space="preserve">        {</w:t>
      </w:r>
    </w:p>
    <w:p w14:paraId="4091B92D" w14:textId="77777777" w:rsidR="00634233" w:rsidRPr="00634233" w:rsidRDefault="00634233" w:rsidP="00634233">
      <w:pPr>
        <w:pStyle w:val="Code"/>
      </w:pPr>
      <w:r w:rsidRPr="00634233">
        <w:t xml:space="preserve">            var tasks = taskEntities.Select(x =&gt; _autoMapper.Map&lt;Task&gt;(x)).ToList();</w:t>
      </w:r>
    </w:p>
    <w:p w14:paraId="3179C000" w14:textId="77777777" w:rsidR="00634233" w:rsidRPr="00634233" w:rsidRDefault="00634233" w:rsidP="00634233">
      <w:pPr>
        <w:pStyle w:val="Code"/>
      </w:pPr>
    </w:p>
    <w:p w14:paraId="26C792DF" w14:textId="77777777" w:rsidR="00634233" w:rsidRPr="00634233" w:rsidRDefault="00634233" w:rsidP="00634233">
      <w:pPr>
        <w:pStyle w:val="Code"/>
      </w:pPr>
      <w:r w:rsidRPr="00634233">
        <w:t xml:space="preserve">            tasks.ForEach(x =&gt;</w:t>
      </w:r>
    </w:p>
    <w:p w14:paraId="515A4ACE" w14:textId="77777777" w:rsidR="00634233" w:rsidRPr="00634233" w:rsidRDefault="00634233" w:rsidP="00634233">
      <w:pPr>
        <w:pStyle w:val="Code"/>
      </w:pPr>
      <w:r w:rsidRPr="00634233">
        <w:t xml:space="preserve">            {</w:t>
      </w:r>
    </w:p>
    <w:p w14:paraId="0FF499DB" w14:textId="77777777" w:rsidR="00634233" w:rsidRPr="00634233" w:rsidRDefault="00634233" w:rsidP="00634233">
      <w:pPr>
        <w:pStyle w:val="Code"/>
      </w:pPr>
      <w:r w:rsidRPr="00634233">
        <w:t xml:space="preserve">                _taskLinkService.AddSelfLink(x);</w:t>
      </w:r>
    </w:p>
    <w:p w14:paraId="35BF11F1" w14:textId="77777777" w:rsidR="00634233" w:rsidRPr="00634233" w:rsidRDefault="00634233" w:rsidP="00634233">
      <w:pPr>
        <w:pStyle w:val="Code"/>
      </w:pPr>
      <w:r w:rsidRPr="00634233">
        <w:t xml:space="preserve">                _taskLinkService.AddLinksToChildObjects(x);</w:t>
      </w:r>
    </w:p>
    <w:p w14:paraId="7E202AE8" w14:textId="77777777" w:rsidR="00634233" w:rsidRPr="00634233" w:rsidRDefault="00634233" w:rsidP="00634233">
      <w:pPr>
        <w:pStyle w:val="Code"/>
      </w:pPr>
      <w:r w:rsidRPr="00634233">
        <w:t xml:space="preserve">            });</w:t>
      </w:r>
    </w:p>
    <w:p w14:paraId="331AF6C0" w14:textId="77777777" w:rsidR="00634233" w:rsidRPr="00634233" w:rsidRDefault="00634233" w:rsidP="00634233">
      <w:pPr>
        <w:pStyle w:val="Code"/>
      </w:pPr>
    </w:p>
    <w:p w14:paraId="2C78EFF4" w14:textId="77777777" w:rsidR="00634233" w:rsidRPr="00634233" w:rsidRDefault="00634233" w:rsidP="00634233">
      <w:pPr>
        <w:pStyle w:val="Code"/>
      </w:pPr>
      <w:r w:rsidRPr="00634233">
        <w:t xml:space="preserve">            return tasks;</w:t>
      </w:r>
    </w:p>
    <w:p w14:paraId="369A3311" w14:textId="77777777" w:rsidR="00634233" w:rsidRPr="00634233" w:rsidRDefault="00634233" w:rsidP="00634233">
      <w:pPr>
        <w:pStyle w:val="Code"/>
      </w:pPr>
      <w:r w:rsidRPr="00634233">
        <w:t xml:space="preserve">        }</w:t>
      </w:r>
    </w:p>
    <w:p w14:paraId="54A5DB55" w14:textId="77777777" w:rsidR="00634233" w:rsidRPr="00634233" w:rsidRDefault="00634233" w:rsidP="00634233">
      <w:pPr>
        <w:pStyle w:val="Code"/>
      </w:pPr>
    </w:p>
    <w:p w14:paraId="79DC22A5" w14:textId="77777777" w:rsidR="00634233" w:rsidRPr="00634233" w:rsidRDefault="00634233" w:rsidP="00634233">
      <w:pPr>
        <w:pStyle w:val="Code"/>
      </w:pPr>
      <w:r w:rsidRPr="00634233">
        <w:t xml:space="preserve">        public virtual string GetCurrentPageQueryString(PagedTaskDataInquiryResponse inquiryResponse)</w:t>
      </w:r>
    </w:p>
    <w:p w14:paraId="0D29FAD2" w14:textId="77777777" w:rsidR="00634233" w:rsidRPr="00634233" w:rsidRDefault="00634233" w:rsidP="00634233">
      <w:pPr>
        <w:pStyle w:val="Code"/>
      </w:pPr>
      <w:r w:rsidRPr="00634233">
        <w:t xml:space="preserve">        {</w:t>
      </w:r>
    </w:p>
    <w:p w14:paraId="1E880CE7" w14:textId="77777777" w:rsidR="00634233" w:rsidRPr="00634233" w:rsidRDefault="00634233" w:rsidP="00634233">
      <w:pPr>
        <w:pStyle w:val="Code"/>
      </w:pPr>
      <w:r w:rsidRPr="00634233">
        <w:t xml:space="preserve">            return</w:t>
      </w:r>
    </w:p>
    <w:p w14:paraId="6463BFC0" w14:textId="77777777" w:rsidR="00634233" w:rsidRPr="00634233" w:rsidRDefault="00634233" w:rsidP="00634233">
      <w:pPr>
        <w:pStyle w:val="Code"/>
      </w:pPr>
      <w:r w:rsidRPr="00634233">
        <w:t xml:space="preserve">                string.Format(QueryStringFormat,</w:t>
      </w:r>
    </w:p>
    <w:p w14:paraId="61C00DAD" w14:textId="77777777" w:rsidR="00634233" w:rsidRPr="00634233" w:rsidRDefault="00634233" w:rsidP="00634233">
      <w:pPr>
        <w:pStyle w:val="Code"/>
      </w:pPr>
      <w:r w:rsidRPr="00634233">
        <w:t xml:space="preserve">                    inquiryResponse.PageNumber,</w:t>
      </w:r>
    </w:p>
    <w:p w14:paraId="1FD99964" w14:textId="77777777" w:rsidR="00634233" w:rsidRPr="00634233" w:rsidRDefault="00634233" w:rsidP="00634233">
      <w:pPr>
        <w:pStyle w:val="Code"/>
      </w:pPr>
      <w:r w:rsidRPr="00634233">
        <w:t xml:space="preserve">                    inquiryResponse.PageSize);</w:t>
      </w:r>
    </w:p>
    <w:p w14:paraId="79DE483F" w14:textId="77777777" w:rsidR="00634233" w:rsidRPr="00634233" w:rsidRDefault="00634233" w:rsidP="00634233">
      <w:pPr>
        <w:pStyle w:val="Code"/>
      </w:pPr>
      <w:r w:rsidRPr="00634233">
        <w:t xml:space="preserve">        }</w:t>
      </w:r>
    </w:p>
    <w:p w14:paraId="5F869E8F" w14:textId="77777777" w:rsidR="00634233" w:rsidRPr="00634233" w:rsidRDefault="00634233" w:rsidP="00634233">
      <w:pPr>
        <w:pStyle w:val="Code"/>
      </w:pPr>
    </w:p>
    <w:p w14:paraId="4A7DAF96" w14:textId="77777777" w:rsidR="00634233" w:rsidRPr="00634233" w:rsidRDefault="00634233" w:rsidP="00634233">
      <w:pPr>
        <w:pStyle w:val="Code"/>
      </w:pPr>
      <w:r w:rsidRPr="00634233">
        <w:t xml:space="preserve">        public virtual string GetPreviousPageQueryString(PagedTaskDataInquiryResponse inquiryResponse)</w:t>
      </w:r>
    </w:p>
    <w:p w14:paraId="52C5ECF3" w14:textId="77777777" w:rsidR="00634233" w:rsidRPr="00634233" w:rsidRDefault="00634233" w:rsidP="00634233">
      <w:pPr>
        <w:pStyle w:val="Code"/>
      </w:pPr>
      <w:r w:rsidRPr="00634233">
        <w:lastRenderedPageBreak/>
        <w:t xml:space="preserve">        {</w:t>
      </w:r>
    </w:p>
    <w:p w14:paraId="0E200FDB" w14:textId="77777777" w:rsidR="00634233" w:rsidRPr="00634233" w:rsidRDefault="00634233" w:rsidP="00634233">
      <w:pPr>
        <w:pStyle w:val="Code"/>
      </w:pPr>
      <w:r w:rsidRPr="00634233">
        <w:t xml:space="preserve">            return</w:t>
      </w:r>
    </w:p>
    <w:p w14:paraId="7F0CF569" w14:textId="77777777" w:rsidR="00634233" w:rsidRPr="00634233" w:rsidRDefault="00634233" w:rsidP="00634233">
      <w:pPr>
        <w:pStyle w:val="Code"/>
      </w:pPr>
      <w:r w:rsidRPr="00634233">
        <w:t xml:space="preserve">                string.Format(QueryStringFormat,</w:t>
      </w:r>
    </w:p>
    <w:p w14:paraId="2F2FA778" w14:textId="77777777" w:rsidR="00634233" w:rsidRPr="00634233" w:rsidRDefault="00634233" w:rsidP="00634233">
      <w:pPr>
        <w:pStyle w:val="Code"/>
      </w:pPr>
      <w:r w:rsidRPr="00634233">
        <w:t xml:space="preserve">                    inquiryResponse.PageNumber - 1,</w:t>
      </w:r>
    </w:p>
    <w:p w14:paraId="523876D7" w14:textId="77777777" w:rsidR="00634233" w:rsidRPr="00634233" w:rsidRDefault="00634233" w:rsidP="00634233">
      <w:pPr>
        <w:pStyle w:val="Code"/>
      </w:pPr>
      <w:r w:rsidRPr="00634233">
        <w:t xml:space="preserve">                    inquiryResponse.PageSize);</w:t>
      </w:r>
    </w:p>
    <w:p w14:paraId="5B34048C" w14:textId="77777777" w:rsidR="00634233" w:rsidRPr="00634233" w:rsidRDefault="00634233" w:rsidP="00634233">
      <w:pPr>
        <w:pStyle w:val="Code"/>
      </w:pPr>
      <w:r w:rsidRPr="00634233">
        <w:t xml:space="preserve">        }</w:t>
      </w:r>
    </w:p>
    <w:p w14:paraId="759F6505" w14:textId="77777777" w:rsidR="00634233" w:rsidRPr="00634233" w:rsidRDefault="00634233" w:rsidP="00634233">
      <w:pPr>
        <w:pStyle w:val="Code"/>
      </w:pPr>
    </w:p>
    <w:p w14:paraId="7EF35BCF" w14:textId="77777777" w:rsidR="00634233" w:rsidRPr="00634233" w:rsidRDefault="00634233" w:rsidP="00634233">
      <w:pPr>
        <w:pStyle w:val="Code"/>
      </w:pPr>
      <w:r w:rsidRPr="00634233">
        <w:t xml:space="preserve">        public virtual string GetNextPageQueryString(PagedTaskDataInquiryResponse inquiryResponse)</w:t>
      </w:r>
    </w:p>
    <w:p w14:paraId="59162316" w14:textId="77777777" w:rsidR="00634233" w:rsidRPr="00634233" w:rsidRDefault="00634233" w:rsidP="00634233">
      <w:pPr>
        <w:pStyle w:val="Code"/>
      </w:pPr>
      <w:r w:rsidRPr="00634233">
        <w:t xml:space="preserve">        {</w:t>
      </w:r>
    </w:p>
    <w:p w14:paraId="414CEBD1" w14:textId="77777777" w:rsidR="00634233" w:rsidRPr="00634233" w:rsidRDefault="00634233" w:rsidP="00634233">
      <w:pPr>
        <w:pStyle w:val="Code"/>
      </w:pPr>
      <w:r w:rsidRPr="00634233">
        <w:t xml:space="preserve">            return string.Format(QueryStringFormat,</w:t>
      </w:r>
    </w:p>
    <w:p w14:paraId="3EFF8F30" w14:textId="77777777" w:rsidR="00634233" w:rsidRPr="00634233" w:rsidRDefault="00634233" w:rsidP="00634233">
      <w:pPr>
        <w:pStyle w:val="Code"/>
      </w:pPr>
      <w:r w:rsidRPr="00634233">
        <w:t xml:space="preserve">                inquiryResponse.PageNumber + 1,</w:t>
      </w:r>
    </w:p>
    <w:p w14:paraId="6D24EB3E" w14:textId="77777777" w:rsidR="00634233" w:rsidRPr="00634233" w:rsidRDefault="00634233" w:rsidP="00634233">
      <w:pPr>
        <w:pStyle w:val="Code"/>
      </w:pPr>
      <w:r w:rsidRPr="00634233">
        <w:t xml:space="preserve">                inquiryResponse.PageSize);</w:t>
      </w:r>
    </w:p>
    <w:p w14:paraId="3C619C50" w14:textId="77777777" w:rsidR="00634233" w:rsidRPr="00634233" w:rsidRDefault="00634233" w:rsidP="00634233">
      <w:pPr>
        <w:pStyle w:val="Code"/>
      </w:pPr>
      <w:r w:rsidRPr="00634233">
        <w:t xml:space="preserve">        }</w:t>
      </w:r>
    </w:p>
    <w:p w14:paraId="07B68D65" w14:textId="77777777" w:rsidR="00634233" w:rsidRPr="00634233" w:rsidRDefault="00634233" w:rsidP="00634233">
      <w:pPr>
        <w:pStyle w:val="Code"/>
      </w:pPr>
      <w:r w:rsidRPr="00634233">
        <w:t xml:space="preserve">    }</w:t>
      </w:r>
    </w:p>
    <w:p w14:paraId="68B2B251" w14:textId="015B177D" w:rsidR="00634233" w:rsidRDefault="00634233" w:rsidP="00634233">
      <w:pPr>
        <w:pStyle w:val="Code"/>
      </w:pPr>
      <w:r w:rsidRPr="00634233">
        <w:t>}</w:t>
      </w:r>
    </w:p>
    <w:p w14:paraId="2A6FB953" w14:textId="7F8527BF" w:rsidR="00634233" w:rsidRDefault="009B41D2" w:rsidP="006F3F2A">
      <w:pPr>
        <w:pStyle w:val="BodyTextCont"/>
      </w:pPr>
      <w:r>
        <w:t>Now let's</w:t>
      </w:r>
      <w:r w:rsidR="00546373">
        <w:t xml:space="preserve"> implement the test </w:t>
      </w:r>
      <w:r w:rsidR="00D8736B">
        <w:t xml:space="preserve">for this class </w:t>
      </w:r>
      <w:r w:rsidR="00546373">
        <w:t>as follows:</w:t>
      </w:r>
    </w:p>
    <w:p w14:paraId="66CDCD38" w14:textId="77777777" w:rsidR="009B41D2" w:rsidRPr="009B41D2" w:rsidRDefault="009B41D2" w:rsidP="009B41D2">
      <w:pPr>
        <w:pStyle w:val="Code"/>
      </w:pPr>
      <w:r w:rsidRPr="009B41D2">
        <w:t>using System;</w:t>
      </w:r>
    </w:p>
    <w:p w14:paraId="0046CC04" w14:textId="77777777" w:rsidR="009B41D2" w:rsidRPr="009B41D2" w:rsidRDefault="009B41D2" w:rsidP="009B41D2">
      <w:pPr>
        <w:pStyle w:val="Code"/>
      </w:pPr>
      <w:r w:rsidRPr="009B41D2">
        <w:t>using System.Collections.Generic;</w:t>
      </w:r>
    </w:p>
    <w:p w14:paraId="370D73CB" w14:textId="77777777" w:rsidR="009B41D2" w:rsidRPr="009B41D2" w:rsidRDefault="009B41D2" w:rsidP="009B41D2">
      <w:pPr>
        <w:pStyle w:val="Code"/>
      </w:pPr>
      <w:r w:rsidRPr="009B41D2">
        <w:t>using System.Linq;</w:t>
      </w:r>
    </w:p>
    <w:p w14:paraId="1A201162" w14:textId="77777777" w:rsidR="009B41D2" w:rsidRPr="009B41D2" w:rsidRDefault="009B41D2" w:rsidP="009B41D2">
      <w:pPr>
        <w:pStyle w:val="Code"/>
      </w:pPr>
      <w:r w:rsidRPr="009B41D2">
        <w:t>using Moq;</w:t>
      </w:r>
    </w:p>
    <w:p w14:paraId="5B47AE46" w14:textId="77777777" w:rsidR="009B41D2" w:rsidRPr="009B41D2" w:rsidRDefault="009B41D2" w:rsidP="009B41D2">
      <w:pPr>
        <w:pStyle w:val="Code"/>
      </w:pPr>
      <w:r w:rsidRPr="009B41D2">
        <w:t>using NUnit.Framework;</w:t>
      </w:r>
    </w:p>
    <w:p w14:paraId="67F58CD1" w14:textId="77777777" w:rsidR="009B41D2" w:rsidRPr="009B41D2" w:rsidRDefault="009B41D2" w:rsidP="009B41D2">
      <w:pPr>
        <w:pStyle w:val="Code"/>
      </w:pPr>
      <w:r w:rsidRPr="009B41D2">
        <w:t>using WebApi2Book.Common.TypeMapping;</w:t>
      </w:r>
    </w:p>
    <w:p w14:paraId="52282283" w14:textId="77777777" w:rsidR="009B41D2" w:rsidRPr="009B41D2" w:rsidRDefault="009B41D2" w:rsidP="009B41D2">
      <w:pPr>
        <w:pStyle w:val="Code"/>
      </w:pPr>
      <w:r w:rsidRPr="009B41D2">
        <w:t>using WebApi2Book.Data;</w:t>
      </w:r>
    </w:p>
    <w:p w14:paraId="68C0EDB4" w14:textId="77777777" w:rsidR="009B41D2" w:rsidRPr="009B41D2" w:rsidRDefault="009B41D2" w:rsidP="009B41D2">
      <w:pPr>
        <w:pStyle w:val="Code"/>
      </w:pPr>
      <w:r w:rsidRPr="009B41D2">
        <w:t>using WebApi2Book.Web.Api.InquiryProcessing;</w:t>
      </w:r>
    </w:p>
    <w:p w14:paraId="4C6C04BB" w14:textId="77777777" w:rsidR="009B41D2" w:rsidRPr="009B41D2" w:rsidRDefault="009B41D2" w:rsidP="009B41D2">
      <w:pPr>
        <w:pStyle w:val="Code"/>
      </w:pPr>
      <w:r w:rsidRPr="009B41D2">
        <w:t>using WebApi2Book.Web.Api.LinkServices;</w:t>
      </w:r>
    </w:p>
    <w:p w14:paraId="66FE5AD0" w14:textId="77777777" w:rsidR="009B41D2" w:rsidRPr="009B41D2" w:rsidRDefault="009B41D2" w:rsidP="009B41D2">
      <w:pPr>
        <w:pStyle w:val="Code"/>
      </w:pPr>
      <w:r w:rsidRPr="009B41D2">
        <w:t>using WebApi2Book.Web.Api.Models;</w:t>
      </w:r>
    </w:p>
    <w:p w14:paraId="46EED872" w14:textId="77777777" w:rsidR="009B41D2" w:rsidRPr="009B41D2" w:rsidRDefault="009B41D2" w:rsidP="009B41D2">
      <w:pPr>
        <w:pStyle w:val="Code"/>
      </w:pPr>
      <w:r w:rsidRPr="009B41D2">
        <w:t>using PagedTaskDataInquiryResponse =</w:t>
      </w:r>
    </w:p>
    <w:p w14:paraId="53F2630E" w14:textId="77777777" w:rsidR="009B41D2" w:rsidRPr="009B41D2" w:rsidRDefault="009B41D2" w:rsidP="009B41D2">
      <w:pPr>
        <w:pStyle w:val="Code"/>
      </w:pPr>
      <w:r w:rsidRPr="009B41D2">
        <w:t xml:space="preserve">    WebApi2Book.Web.Api.Models.PagedDataInquiryResponse&lt;WebApi2Book.Web.Api.Models.Task&gt;;</w:t>
      </w:r>
    </w:p>
    <w:p w14:paraId="14CF0188" w14:textId="77777777" w:rsidR="009B41D2" w:rsidRPr="009B41D2" w:rsidRDefault="009B41D2" w:rsidP="009B41D2">
      <w:pPr>
        <w:pStyle w:val="Code"/>
      </w:pPr>
      <w:r w:rsidRPr="009B41D2">
        <w:t>using Task = WebApi2Book.Data.Entities.Task;</w:t>
      </w:r>
    </w:p>
    <w:p w14:paraId="647A7208" w14:textId="77777777" w:rsidR="009B41D2" w:rsidRPr="009B41D2" w:rsidRDefault="009B41D2" w:rsidP="009B41D2">
      <w:pPr>
        <w:pStyle w:val="Code"/>
      </w:pPr>
    </w:p>
    <w:p w14:paraId="48757C84" w14:textId="77777777" w:rsidR="009B41D2" w:rsidRPr="009B41D2" w:rsidRDefault="009B41D2" w:rsidP="009B41D2">
      <w:pPr>
        <w:pStyle w:val="Code"/>
      </w:pPr>
      <w:r w:rsidRPr="009B41D2">
        <w:t>namespace WebApi2Book.Web.Api.Tests.InquiryProcessing</w:t>
      </w:r>
    </w:p>
    <w:p w14:paraId="5E36A519" w14:textId="77777777" w:rsidR="009B41D2" w:rsidRPr="009B41D2" w:rsidRDefault="009B41D2" w:rsidP="009B41D2">
      <w:pPr>
        <w:pStyle w:val="Code"/>
      </w:pPr>
      <w:r w:rsidRPr="009B41D2">
        <w:t>{</w:t>
      </w:r>
    </w:p>
    <w:p w14:paraId="7168A56B" w14:textId="77777777" w:rsidR="009B41D2" w:rsidRPr="009B41D2" w:rsidRDefault="009B41D2" w:rsidP="009B41D2">
      <w:pPr>
        <w:pStyle w:val="Code"/>
      </w:pPr>
      <w:r w:rsidRPr="009B41D2">
        <w:t xml:space="preserve">    [TestFixture]</w:t>
      </w:r>
    </w:p>
    <w:p w14:paraId="569EE4F1" w14:textId="77777777" w:rsidR="009B41D2" w:rsidRPr="009B41D2" w:rsidRDefault="009B41D2" w:rsidP="009B41D2">
      <w:pPr>
        <w:pStyle w:val="Code"/>
      </w:pPr>
      <w:r w:rsidRPr="009B41D2">
        <w:t xml:space="preserve">    public class AllTasksInquiryProcessorTest</w:t>
      </w:r>
    </w:p>
    <w:p w14:paraId="28C1E11F" w14:textId="77777777" w:rsidR="009B41D2" w:rsidRPr="009B41D2" w:rsidRDefault="009B41D2" w:rsidP="009B41D2">
      <w:pPr>
        <w:pStyle w:val="Code"/>
      </w:pPr>
      <w:r w:rsidRPr="009B41D2">
        <w:t xml:space="preserve">    {</w:t>
      </w:r>
    </w:p>
    <w:p w14:paraId="30E6277F" w14:textId="77777777" w:rsidR="009B41D2" w:rsidRPr="009B41D2" w:rsidRDefault="009B41D2" w:rsidP="009B41D2">
      <w:pPr>
        <w:pStyle w:val="Code"/>
      </w:pPr>
      <w:r w:rsidRPr="009B41D2">
        <w:t xml:space="preserve">        [SetUp]</w:t>
      </w:r>
    </w:p>
    <w:p w14:paraId="088606AF" w14:textId="77777777" w:rsidR="009B41D2" w:rsidRPr="009B41D2" w:rsidRDefault="009B41D2" w:rsidP="009B41D2">
      <w:pPr>
        <w:pStyle w:val="Code"/>
      </w:pPr>
      <w:r w:rsidRPr="009B41D2">
        <w:t xml:space="preserve">        public void SetUp()</w:t>
      </w:r>
    </w:p>
    <w:p w14:paraId="18BB2F5C" w14:textId="77777777" w:rsidR="009B41D2" w:rsidRPr="009B41D2" w:rsidRDefault="009B41D2" w:rsidP="009B41D2">
      <w:pPr>
        <w:pStyle w:val="Code"/>
      </w:pPr>
      <w:r w:rsidRPr="009B41D2">
        <w:t xml:space="preserve">        {</w:t>
      </w:r>
    </w:p>
    <w:p w14:paraId="60149058" w14:textId="77777777" w:rsidR="009B41D2" w:rsidRPr="009B41D2" w:rsidRDefault="009B41D2" w:rsidP="009B41D2">
      <w:pPr>
        <w:pStyle w:val="Code"/>
      </w:pPr>
      <w:r w:rsidRPr="009B41D2">
        <w:t xml:space="preserve">            _autoMapperMock = new Mock&lt;IAutoMapper&gt;();</w:t>
      </w:r>
    </w:p>
    <w:p w14:paraId="0FF27B74" w14:textId="77777777" w:rsidR="009B41D2" w:rsidRPr="009B41D2" w:rsidRDefault="009B41D2" w:rsidP="009B41D2">
      <w:pPr>
        <w:pStyle w:val="Code"/>
      </w:pPr>
      <w:r w:rsidRPr="009B41D2">
        <w:t xml:space="preserve">            _commonLinkServiceMock = new Mock&lt;ICommonLinkService&gt;();</w:t>
      </w:r>
    </w:p>
    <w:p w14:paraId="6476D1CD" w14:textId="77777777" w:rsidR="009B41D2" w:rsidRPr="009B41D2" w:rsidRDefault="009B41D2" w:rsidP="009B41D2">
      <w:pPr>
        <w:pStyle w:val="Code"/>
      </w:pPr>
      <w:r w:rsidRPr="009B41D2">
        <w:t xml:space="preserve">            _allTasksQueryProcessorMock = new Mock&lt;IAllTasksQueryProcessor&gt;();</w:t>
      </w:r>
    </w:p>
    <w:p w14:paraId="3D5B9C4F" w14:textId="77777777" w:rsidR="009B41D2" w:rsidRPr="009B41D2" w:rsidRDefault="009B41D2" w:rsidP="009B41D2">
      <w:pPr>
        <w:pStyle w:val="Code"/>
      </w:pPr>
      <w:r w:rsidRPr="009B41D2">
        <w:t xml:space="preserve">            _taskLinkServiceMock = new Mock&lt;ITaskLinkService&gt;();</w:t>
      </w:r>
    </w:p>
    <w:p w14:paraId="7E885FAF" w14:textId="77777777" w:rsidR="009B41D2" w:rsidRPr="009B41D2" w:rsidRDefault="009B41D2" w:rsidP="009B41D2">
      <w:pPr>
        <w:pStyle w:val="Code"/>
      </w:pPr>
    </w:p>
    <w:p w14:paraId="50CBA65F" w14:textId="77777777" w:rsidR="009B41D2" w:rsidRPr="009B41D2" w:rsidRDefault="009B41D2" w:rsidP="009B41D2">
      <w:pPr>
        <w:pStyle w:val="Code"/>
      </w:pPr>
      <w:r w:rsidRPr="009B41D2">
        <w:t xml:space="preserve">            _inquiryProcessor = new AllTasksInquiryProcessorTestDouble(_allTasksQueryProcessorMock.Object,</w:t>
      </w:r>
    </w:p>
    <w:p w14:paraId="2FBA76A2" w14:textId="77777777" w:rsidR="009B41D2" w:rsidRPr="009B41D2" w:rsidRDefault="009B41D2" w:rsidP="009B41D2">
      <w:pPr>
        <w:pStyle w:val="Code"/>
      </w:pPr>
      <w:r w:rsidRPr="009B41D2">
        <w:t xml:space="preserve">                _autoMapperMock.Object, _taskLinkServiceMock.Object, _commonLinkServiceMock.Object);</w:t>
      </w:r>
    </w:p>
    <w:p w14:paraId="1F6602D0" w14:textId="77777777" w:rsidR="009B41D2" w:rsidRPr="009B41D2" w:rsidRDefault="009B41D2" w:rsidP="009B41D2">
      <w:pPr>
        <w:pStyle w:val="Code"/>
      </w:pPr>
      <w:r w:rsidRPr="009B41D2">
        <w:t xml:space="preserve">        }</w:t>
      </w:r>
    </w:p>
    <w:p w14:paraId="2786B6DD" w14:textId="77777777" w:rsidR="009B41D2" w:rsidRPr="009B41D2" w:rsidRDefault="009B41D2" w:rsidP="009B41D2">
      <w:pPr>
        <w:pStyle w:val="Code"/>
      </w:pPr>
    </w:p>
    <w:p w14:paraId="7621F2D4" w14:textId="77777777" w:rsidR="009B41D2" w:rsidRPr="009B41D2" w:rsidRDefault="009B41D2" w:rsidP="009B41D2">
      <w:pPr>
        <w:pStyle w:val="Code"/>
      </w:pPr>
      <w:r w:rsidRPr="009B41D2">
        <w:t xml:space="preserve">        private const string QueryStringFormat = "pagenumber={0}&amp;pagesize={1}";</w:t>
      </w:r>
    </w:p>
    <w:p w14:paraId="0F6DB836" w14:textId="77777777" w:rsidR="009B41D2" w:rsidRPr="009B41D2" w:rsidRDefault="009B41D2" w:rsidP="009B41D2">
      <w:pPr>
        <w:pStyle w:val="Code"/>
      </w:pPr>
    </w:p>
    <w:p w14:paraId="7F40B991" w14:textId="77777777" w:rsidR="009B41D2" w:rsidRPr="009B41D2" w:rsidRDefault="009B41D2" w:rsidP="009B41D2">
      <w:pPr>
        <w:pStyle w:val="Code"/>
      </w:pPr>
      <w:r w:rsidRPr="009B41D2">
        <w:lastRenderedPageBreak/>
        <w:t xml:space="preserve">        private Mock&lt;IAutoMapper&gt; _autoMapperMock;</w:t>
      </w:r>
    </w:p>
    <w:p w14:paraId="711BFA97" w14:textId="77777777" w:rsidR="009B41D2" w:rsidRPr="009B41D2" w:rsidRDefault="009B41D2" w:rsidP="009B41D2">
      <w:pPr>
        <w:pStyle w:val="Code"/>
      </w:pPr>
      <w:r w:rsidRPr="009B41D2">
        <w:t xml:space="preserve">        private Mock&lt;ICommonLinkService&gt; _commonLinkServiceMock;</w:t>
      </w:r>
    </w:p>
    <w:p w14:paraId="59696A11" w14:textId="77777777" w:rsidR="009B41D2" w:rsidRPr="009B41D2" w:rsidRDefault="009B41D2" w:rsidP="009B41D2">
      <w:pPr>
        <w:pStyle w:val="Code"/>
      </w:pPr>
      <w:r w:rsidRPr="009B41D2">
        <w:t xml:space="preserve">        private Mock&lt;IAllTasksQueryProcessor&gt; _allTasksQueryProcessorMock;</w:t>
      </w:r>
    </w:p>
    <w:p w14:paraId="3C16E7B7" w14:textId="77777777" w:rsidR="009B41D2" w:rsidRPr="009B41D2" w:rsidRDefault="009B41D2" w:rsidP="009B41D2">
      <w:pPr>
        <w:pStyle w:val="Code"/>
      </w:pPr>
      <w:r w:rsidRPr="009B41D2">
        <w:t xml:space="preserve">        private Mock&lt;ITaskLinkService&gt; _taskLinkServiceMock;</w:t>
      </w:r>
    </w:p>
    <w:p w14:paraId="55C433A4" w14:textId="77777777" w:rsidR="009B41D2" w:rsidRPr="009B41D2" w:rsidRDefault="009B41D2" w:rsidP="009B41D2">
      <w:pPr>
        <w:pStyle w:val="Code"/>
      </w:pPr>
    </w:p>
    <w:p w14:paraId="62FE0473" w14:textId="77777777" w:rsidR="009B41D2" w:rsidRPr="009B41D2" w:rsidRDefault="009B41D2" w:rsidP="009B41D2">
      <w:pPr>
        <w:pStyle w:val="Code"/>
      </w:pPr>
      <w:r w:rsidRPr="009B41D2">
        <w:t xml:space="preserve">        private AllTasksInquiryProcessorTestDouble _inquiryProcessor;</w:t>
      </w:r>
    </w:p>
    <w:p w14:paraId="45FDA2DE" w14:textId="77777777" w:rsidR="009B41D2" w:rsidRPr="009B41D2" w:rsidRDefault="009B41D2" w:rsidP="009B41D2">
      <w:pPr>
        <w:pStyle w:val="Code"/>
      </w:pPr>
    </w:p>
    <w:p w14:paraId="2E5DF87D" w14:textId="77777777" w:rsidR="009B41D2" w:rsidRPr="009B41D2" w:rsidRDefault="009B41D2" w:rsidP="009B41D2">
      <w:pPr>
        <w:pStyle w:val="Code"/>
      </w:pPr>
      <w:r w:rsidRPr="009B41D2">
        <w:t xml:space="preserve">        private const int PageNumber = 1;</w:t>
      </w:r>
    </w:p>
    <w:p w14:paraId="6612A514" w14:textId="77777777" w:rsidR="009B41D2" w:rsidRPr="009B41D2" w:rsidRDefault="009B41D2" w:rsidP="009B41D2">
      <w:pPr>
        <w:pStyle w:val="Code"/>
      </w:pPr>
      <w:r w:rsidRPr="009B41D2">
        <w:t xml:space="preserve">        private const int PageSize = 20;</w:t>
      </w:r>
    </w:p>
    <w:p w14:paraId="7453F004" w14:textId="77777777" w:rsidR="009B41D2" w:rsidRPr="009B41D2" w:rsidRDefault="009B41D2" w:rsidP="009B41D2">
      <w:pPr>
        <w:pStyle w:val="Code"/>
      </w:pPr>
    </w:p>
    <w:p w14:paraId="532BBE0A" w14:textId="77777777" w:rsidR="009B41D2" w:rsidRPr="009B41D2" w:rsidRDefault="009B41D2" w:rsidP="009B41D2">
      <w:pPr>
        <w:pStyle w:val="Code"/>
      </w:pPr>
      <w:r w:rsidRPr="009B41D2">
        <w:t xml:space="preserve">        private class AllTasksInquiryProcessorTestDouble : AllTasksInquiryProcessor</w:t>
      </w:r>
    </w:p>
    <w:p w14:paraId="502677BF" w14:textId="77777777" w:rsidR="009B41D2" w:rsidRPr="009B41D2" w:rsidRDefault="009B41D2" w:rsidP="009B41D2">
      <w:pPr>
        <w:pStyle w:val="Code"/>
      </w:pPr>
      <w:r w:rsidRPr="009B41D2">
        <w:t xml:space="preserve">        {</w:t>
      </w:r>
    </w:p>
    <w:p w14:paraId="6ECCCCBA" w14:textId="77777777" w:rsidR="009B41D2" w:rsidRPr="009B41D2" w:rsidRDefault="009B41D2" w:rsidP="009B41D2">
      <w:pPr>
        <w:pStyle w:val="Code"/>
      </w:pPr>
      <w:r w:rsidRPr="009B41D2">
        <w:t xml:space="preserve">            public AllTasksInquiryProcessorTestDouble(IAllTasksQueryProcessor queryProcessor, IAutoMapper autoMapper,</w:t>
      </w:r>
    </w:p>
    <w:p w14:paraId="41D6DC74" w14:textId="77777777" w:rsidR="009B41D2" w:rsidRPr="009B41D2" w:rsidRDefault="009B41D2" w:rsidP="009B41D2">
      <w:pPr>
        <w:pStyle w:val="Code"/>
      </w:pPr>
      <w:r w:rsidRPr="009B41D2">
        <w:t xml:space="preserve">                ITaskLinkService taskLinkService, ICommonLinkService commonLinkService)</w:t>
      </w:r>
    </w:p>
    <w:p w14:paraId="6AD422BB" w14:textId="77777777" w:rsidR="009B41D2" w:rsidRPr="009B41D2" w:rsidRDefault="009B41D2" w:rsidP="009B41D2">
      <w:pPr>
        <w:pStyle w:val="Code"/>
      </w:pPr>
      <w:r w:rsidRPr="009B41D2">
        <w:t xml:space="preserve">                : base(queryProcessor, autoMapper, taskLinkService, commonLinkService)</w:t>
      </w:r>
    </w:p>
    <w:p w14:paraId="674562E8" w14:textId="77777777" w:rsidR="009B41D2" w:rsidRPr="009B41D2" w:rsidRDefault="009B41D2" w:rsidP="009B41D2">
      <w:pPr>
        <w:pStyle w:val="Code"/>
      </w:pPr>
      <w:r w:rsidRPr="009B41D2">
        <w:t xml:space="preserve">            {</w:t>
      </w:r>
    </w:p>
    <w:p w14:paraId="6BF04B99" w14:textId="77777777" w:rsidR="009B41D2" w:rsidRPr="009B41D2" w:rsidRDefault="009B41D2" w:rsidP="009B41D2">
      <w:pPr>
        <w:pStyle w:val="Code"/>
      </w:pPr>
      <w:r w:rsidRPr="009B41D2">
        <w:t xml:space="preserve">            }</w:t>
      </w:r>
    </w:p>
    <w:p w14:paraId="7C912D4E" w14:textId="77777777" w:rsidR="009B41D2" w:rsidRPr="009B41D2" w:rsidRDefault="009B41D2" w:rsidP="009B41D2">
      <w:pPr>
        <w:pStyle w:val="Code"/>
      </w:pPr>
    </w:p>
    <w:p w14:paraId="68840BEF" w14:textId="77777777" w:rsidR="009B41D2" w:rsidRPr="009B41D2" w:rsidRDefault="009B41D2" w:rsidP="009B41D2">
      <w:pPr>
        <w:pStyle w:val="Code"/>
      </w:pPr>
      <w:r w:rsidRPr="009B41D2">
        <w:t xml:space="preserve">            public Func&lt;IEnumerable&lt;Task&gt;, IEnumerable&lt;Models.Task&gt;&gt; GetTasksTestDouble { get; set; }</w:t>
      </w:r>
    </w:p>
    <w:p w14:paraId="2CCAC0BE" w14:textId="77777777" w:rsidR="009B41D2" w:rsidRPr="009B41D2" w:rsidRDefault="009B41D2" w:rsidP="009B41D2">
      <w:pPr>
        <w:pStyle w:val="Code"/>
      </w:pPr>
    </w:p>
    <w:p w14:paraId="79510898" w14:textId="77777777" w:rsidR="009B41D2" w:rsidRPr="009B41D2" w:rsidRDefault="009B41D2" w:rsidP="009B41D2">
      <w:pPr>
        <w:pStyle w:val="Code"/>
      </w:pPr>
      <w:r w:rsidRPr="009B41D2">
        <w:t xml:space="preserve">            public Action&lt;PagedTaskDataInquiryResponse&gt; AddLinksToInquiryResponseTestDouble { get; set; }</w:t>
      </w:r>
    </w:p>
    <w:p w14:paraId="34C3ABAD" w14:textId="77777777" w:rsidR="009B41D2" w:rsidRPr="009B41D2" w:rsidRDefault="009B41D2" w:rsidP="009B41D2">
      <w:pPr>
        <w:pStyle w:val="Code"/>
      </w:pPr>
    </w:p>
    <w:p w14:paraId="519DDA72" w14:textId="77777777" w:rsidR="009B41D2" w:rsidRPr="009B41D2" w:rsidRDefault="009B41D2" w:rsidP="009B41D2">
      <w:pPr>
        <w:pStyle w:val="Code"/>
      </w:pPr>
      <w:r w:rsidRPr="009B41D2">
        <w:t xml:space="preserve">            public Func&lt;PagedTaskDataInquiryResponse, string&gt; GetCurrentPageQueryStringTestDouble { get; set; }</w:t>
      </w:r>
    </w:p>
    <w:p w14:paraId="2FD23602" w14:textId="77777777" w:rsidR="009B41D2" w:rsidRPr="009B41D2" w:rsidRDefault="009B41D2" w:rsidP="009B41D2">
      <w:pPr>
        <w:pStyle w:val="Code"/>
      </w:pPr>
    </w:p>
    <w:p w14:paraId="2E6EC877" w14:textId="77777777" w:rsidR="009B41D2" w:rsidRPr="009B41D2" w:rsidRDefault="009B41D2" w:rsidP="009B41D2">
      <w:pPr>
        <w:pStyle w:val="Code"/>
      </w:pPr>
      <w:r w:rsidRPr="009B41D2">
        <w:t xml:space="preserve">            public Func&lt;PagedTaskDataInquiryResponse, string&gt; GetNextPageQueryStringTestDouble { get; set; }</w:t>
      </w:r>
    </w:p>
    <w:p w14:paraId="6B0D399F" w14:textId="77777777" w:rsidR="009B41D2" w:rsidRPr="009B41D2" w:rsidRDefault="009B41D2" w:rsidP="009B41D2">
      <w:pPr>
        <w:pStyle w:val="Code"/>
      </w:pPr>
    </w:p>
    <w:p w14:paraId="75687208" w14:textId="77777777" w:rsidR="009B41D2" w:rsidRPr="009B41D2" w:rsidRDefault="009B41D2" w:rsidP="009B41D2">
      <w:pPr>
        <w:pStyle w:val="Code"/>
      </w:pPr>
      <w:r w:rsidRPr="009B41D2">
        <w:t xml:space="preserve">            public Func&lt;PagedTaskDataInquiryResponse, string&gt; GetPreviousPageQueryStringTestDouble { get; set; }</w:t>
      </w:r>
    </w:p>
    <w:p w14:paraId="42EBA50D" w14:textId="77777777" w:rsidR="009B41D2" w:rsidRPr="009B41D2" w:rsidRDefault="009B41D2" w:rsidP="009B41D2">
      <w:pPr>
        <w:pStyle w:val="Code"/>
      </w:pPr>
    </w:p>
    <w:p w14:paraId="6527BF35" w14:textId="77777777" w:rsidR="009B41D2" w:rsidRPr="009B41D2" w:rsidRDefault="009B41D2" w:rsidP="009B41D2">
      <w:pPr>
        <w:pStyle w:val="Code"/>
      </w:pPr>
      <w:r w:rsidRPr="009B41D2">
        <w:t xml:space="preserve">            public override IEnumerable&lt;Models.Task&gt; GetTasks(IEnumerable&lt;Task&gt; taskEntities)</w:t>
      </w:r>
    </w:p>
    <w:p w14:paraId="40DF4C24" w14:textId="77777777" w:rsidR="009B41D2" w:rsidRPr="009B41D2" w:rsidRDefault="009B41D2" w:rsidP="009B41D2">
      <w:pPr>
        <w:pStyle w:val="Code"/>
      </w:pPr>
      <w:r w:rsidRPr="009B41D2">
        <w:t xml:space="preserve">            {</w:t>
      </w:r>
    </w:p>
    <w:p w14:paraId="5178CC88" w14:textId="77777777" w:rsidR="009B41D2" w:rsidRPr="009B41D2" w:rsidRDefault="009B41D2" w:rsidP="009B41D2">
      <w:pPr>
        <w:pStyle w:val="Code"/>
      </w:pPr>
      <w:r w:rsidRPr="009B41D2">
        <w:t xml:space="preserve">                return GetTasksTestDouble == null ? base.GetTasks(taskEntities) : GetTasksTestDouble(taskEntities);</w:t>
      </w:r>
    </w:p>
    <w:p w14:paraId="224B53E0" w14:textId="77777777" w:rsidR="009B41D2" w:rsidRPr="009B41D2" w:rsidRDefault="009B41D2" w:rsidP="009B41D2">
      <w:pPr>
        <w:pStyle w:val="Code"/>
      </w:pPr>
      <w:r w:rsidRPr="009B41D2">
        <w:t xml:space="preserve">            }</w:t>
      </w:r>
    </w:p>
    <w:p w14:paraId="3EDD8361" w14:textId="77777777" w:rsidR="009B41D2" w:rsidRPr="009B41D2" w:rsidRDefault="009B41D2" w:rsidP="009B41D2">
      <w:pPr>
        <w:pStyle w:val="Code"/>
      </w:pPr>
    </w:p>
    <w:p w14:paraId="5305F342" w14:textId="77777777" w:rsidR="009B41D2" w:rsidRPr="009B41D2" w:rsidRDefault="009B41D2" w:rsidP="009B41D2">
      <w:pPr>
        <w:pStyle w:val="Code"/>
      </w:pPr>
      <w:r w:rsidRPr="009B41D2">
        <w:t xml:space="preserve">            public override void AddLinksToInquiryResponse(PagedTaskDataInquiryResponse inquiryResponse)</w:t>
      </w:r>
    </w:p>
    <w:p w14:paraId="26520EB5" w14:textId="77777777" w:rsidR="009B41D2" w:rsidRPr="009B41D2" w:rsidRDefault="009B41D2" w:rsidP="009B41D2">
      <w:pPr>
        <w:pStyle w:val="Code"/>
      </w:pPr>
      <w:r w:rsidRPr="009B41D2">
        <w:t xml:space="preserve">            {</w:t>
      </w:r>
    </w:p>
    <w:p w14:paraId="350B0687" w14:textId="77777777" w:rsidR="009B41D2" w:rsidRPr="009B41D2" w:rsidRDefault="009B41D2" w:rsidP="009B41D2">
      <w:pPr>
        <w:pStyle w:val="Code"/>
      </w:pPr>
      <w:r w:rsidRPr="009B41D2">
        <w:t xml:space="preserve">                if (AddLinksToInquiryResponseTestDouble == null)</w:t>
      </w:r>
    </w:p>
    <w:p w14:paraId="03063B8B" w14:textId="77777777" w:rsidR="009B41D2" w:rsidRPr="009B41D2" w:rsidRDefault="009B41D2" w:rsidP="009B41D2">
      <w:pPr>
        <w:pStyle w:val="Code"/>
      </w:pPr>
      <w:r w:rsidRPr="009B41D2">
        <w:t xml:space="preserve">                {</w:t>
      </w:r>
    </w:p>
    <w:p w14:paraId="2126F673" w14:textId="77777777" w:rsidR="009B41D2" w:rsidRPr="009B41D2" w:rsidRDefault="009B41D2" w:rsidP="009B41D2">
      <w:pPr>
        <w:pStyle w:val="Code"/>
      </w:pPr>
      <w:r w:rsidRPr="009B41D2">
        <w:t xml:space="preserve">                    base.AddLinksToInquiryResponse(inquiryResponse);</w:t>
      </w:r>
    </w:p>
    <w:p w14:paraId="6EC96109" w14:textId="77777777" w:rsidR="009B41D2" w:rsidRPr="009B41D2" w:rsidRDefault="009B41D2" w:rsidP="009B41D2">
      <w:pPr>
        <w:pStyle w:val="Code"/>
      </w:pPr>
      <w:r w:rsidRPr="009B41D2">
        <w:t xml:space="preserve">                }</w:t>
      </w:r>
    </w:p>
    <w:p w14:paraId="3E9C7D26" w14:textId="77777777" w:rsidR="009B41D2" w:rsidRPr="009B41D2" w:rsidRDefault="009B41D2" w:rsidP="009B41D2">
      <w:pPr>
        <w:pStyle w:val="Code"/>
      </w:pPr>
      <w:r w:rsidRPr="009B41D2">
        <w:t xml:space="preserve">                else</w:t>
      </w:r>
    </w:p>
    <w:p w14:paraId="1479DD6B" w14:textId="77777777" w:rsidR="009B41D2" w:rsidRPr="009B41D2" w:rsidRDefault="009B41D2" w:rsidP="009B41D2">
      <w:pPr>
        <w:pStyle w:val="Code"/>
      </w:pPr>
      <w:r w:rsidRPr="009B41D2">
        <w:t xml:space="preserve">                {</w:t>
      </w:r>
    </w:p>
    <w:p w14:paraId="223017B5" w14:textId="77777777" w:rsidR="009B41D2" w:rsidRPr="009B41D2" w:rsidRDefault="009B41D2" w:rsidP="009B41D2">
      <w:pPr>
        <w:pStyle w:val="Code"/>
      </w:pPr>
      <w:r w:rsidRPr="009B41D2">
        <w:t xml:space="preserve">                    AddLinksToInquiryResponseTestDouble(inquiryResponse);</w:t>
      </w:r>
    </w:p>
    <w:p w14:paraId="2A0A3952" w14:textId="77777777" w:rsidR="009B41D2" w:rsidRPr="009B41D2" w:rsidRDefault="009B41D2" w:rsidP="009B41D2">
      <w:pPr>
        <w:pStyle w:val="Code"/>
      </w:pPr>
      <w:r w:rsidRPr="009B41D2">
        <w:t xml:space="preserve">                }</w:t>
      </w:r>
    </w:p>
    <w:p w14:paraId="6545CBF7" w14:textId="77777777" w:rsidR="009B41D2" w:rsidRPr="009B41D2" w:rsidRDefault="009B41D2" w:rsidP="009B41D2">
      <w:pPr>
        <w:pStyle w:val="Code"/>
      </w:pPr>
      <w:r w:rsidRPr="009B41D2">
        <w:t xml:space="preserve">            }</w:t>
      </w:r>
    </w:p>
    <w:p w14:paraId="41AEA004" w14:textId="77777777" w:rsidR="009B41D2" w:rsidRPr="009B41D2" w:rsidRDefault="009B41D2" w:rsidP="009B41D2">
      <w:pPr>
        <w:pStyle w:val="Code"/>
      </w:pPr>
    </w:p>
    <w:p w14:paraId="633D98C3" w14:textId="77777777" w:rsidR="009B41D2" w:rsidRPr="009B41D2" w:rsidRDefault="009B41D2" w:rsidP="009B41D2">
      <w:pPr>
        <w:pStyle w:val="Code"/>
      </w:pPr>
      <w:r w:rsidRPr="009B41D2">
        <w:lastRenderedPageBreak/>
        <w:t xml:space="preserve">            public override string GetCurrentPageQueryString(PagedTaskDataInquiryResponse inquiryResponse)</w:t>
      </w:r>
    </w:p>
    <w:p w14:paraId="4D1A4C7A" w14:textId="77777777" w:rsidR="009B41D2" w:rsidRPr="009B41D2" w:rsidRDefault="009B41D2" w:rsidP="009B41D2">
      <w:pPr>
        <w:pStyle w:val="Code"/>
      </w:pPr>
      <w:r w:rsidRPr="009B41D2">
        <w:t xml:space="preserve">            {</w:t>
      </w:r>
    </w:p>
    <w:p w14:paraId="04F4C3C8" w14:textId="77777777" w:rsidR="009B41D2" w:rsidRPr="009B41D2" w:rsidRDefault="009B41D2" w:rsidP="009B41D2">
      <w:pPr>
        <w:pStyle w:val="Code"/>
      </w:pPr>
      <w:r w:rsidRPr="009B41D2">
        <w:t xml:space="preserve">                return GetCurrentPageQueryStringTestDouble == null</w:t>
      </w:r>
    </w:p>
    <w:p w14:paraId="3D0792DE" w14:textId="77777777" w:rsidR="009B41D2" w:rsidRPr="009B41D2" w:rsidRDefault="009B41D2" w:rsidP="009B41D2">
      <w:pPr>
        <w:pStyle w:val="Code"/>
      </w:pPr>
      <w:r w:rsidRPr="009B41D2">
        <w:t xml:space="preserve">                    ? base.GetCurrentPageQueryString(inquiryResponse)</w:t>
      </w:r>
    </w:p>
    <w:p w14:paraId="669A25DD" w14:textId="77777777" w:rsidR="009B41D2" w:rsidRPr="009B41D2" w:rsidRDefault="009B41D2" w:rsidP="009B41D2">
      <w:pPr>
        <w:pStyle w:val="Code"/>
      </w:pPr>
      <w:r w:rsidRPr="009B41D2">
        <w:t xml:space="preserve">                    : GetCurrentPageQueryStringTestDouble(inquiryResponse);</w:t>
      </w:r>
    </w:p>
    <w:p w14:paraId="42AB799C" w14:textId="77777777" w:rsidR="009B41D2" w:rsidRPr="009B41D2" w:rsidRDefault="009B41D2" w:rsidP="009B41D2">
      <w:pPr>
        <w:pStyle w:val="Code"/>
      </w:pPr>
      <w:r w:rsidRPr="009B41D2">
        <w:t xml:space="preserve">            }</w:t>
      </w:r>
    </w:p>
    <w:p w14:paraId="476525D8" w14:textId="77777777" w:rsidR="009B41D2" w:rsidRPr="009B41D2" w:rsidRDefault="009B41D2" w:rsidP="009B41D2">
      <w:pPr>
        <w:pStyle w:val="Code"/>
      </w:pPr>
    </w:p>
    <w:p w14:paraId="0E69B6F3" w14:textId="77777777" w:rsidR="009B41D2" w:rsidRPr="009B41D2" w:rsidRDefault="009B41D2" w:rsidP="009B41D2">
      <w:pPr>
        <w:pStyle w:val="Code"/>
      </w:pPr>
      <w:r w:rsidRPr="009B41D2">
        <w:t xml:space="preserve">            public override string GetNextPageQueryString(PagedTaskDataInquiryResponse inquiryResponse)</w:t>
      </w:r>
    </w:p>
    <w:p w14:paraId="089C35D6" w14:textId="77777777" w:rsidR="009B41D2" w:rsidRPr="009B41D2" w:rsidRDefault="009B41D2" w:rsidP="009B41D2">
      <w:pPr>
        <w:pStyle w:val="Code"/>
      </w:pPr>
      <w:r w:rsidRPr="009B41D2">
        <w:t xml:space="preserve">            {</w:t>
      </w:r>
    </w:p>
    <w:p w14:paraId="6BCA1700" w14:textId="77777777" w:rsidR="009B41D2" w:rsidRPr="009B41D2" w:rsidRDefault="009B41D2" w:rsidP="009B41D2">
      <w:pPr>
        <w:pStyle w:val="Code"/>
      </w:pPr>
      <w:r w:rsidRPr="009B41D2">
        <w:t xml:space="preserve">                return GetNextPageQueryStringTestDouble == null</w:t>
      </w:r>
    </w:p>
    <w:p w14:paraId="42E1470C" w14:textId="77777777" w:rsidR="009B41D2" w:rsidRPr="009B41D2" w:rsidRDefault="009B41D2" w:rsidP="009B41D2">
      <w:pPr>
        <w:pStyle w:val="Code"/>
      </w:pPr>
      <w:r w:rsidRPr="009B41D2">
        <w:t xml:space="preserve">                    ? base.GetNextPageQueryString(inquiryResponse)</w:t>
      </w:r>
    </w:p>
    <w:p w14:paraId="576F6E80" w14:textId="77777777" w:rsidR="009B41D2" w:rsidRPr="009B41D2" w:rsidRDefault="009B41D2" w:rsidP="009B41D2">
      <w:pPr>
        <w:pStyle w:val="Code"/>
      </w:pPr>
      <w:r w:rsidRPr="009B41D2">
        <w:t xml:space="preserve">                    : GetNextPageQueryStringTestDouble(inquiryResponse);</w:t>
      </w:r>
    </w:p>
    <w:p w14:paraId="68EF07DA" w14:textId="77777777" w:rsidR="009B41D2" w:rsidRPr="009B41D2" w:rsidRDefault="009B41D2" w:rsidP="009B41D2">
      <w:pPr>
        <w:pStyle w:val="Code"/>
      </w:pPr>
      <w:r w:rsidRPr="009B41D2">
        <w:t xml:space="preserve">            }</w:t>
      </w:r>
    </w:p>
    <w:p w14:paraId="350D30DB" w14:textId="77777777" w:rsidR="009B41D2" w:rsidRPr="009B41D2" w:rsidRDefault="009B41D2" w:rsidP="009B41D2">
      <w:pPr>
        <w:pStyle w:val="Code"/>
      </w:pPr>
    </w:p>
    <w:p w14:paraId="5618024C" w14:textId="77777777" w:rsidR="009B41D2" w:rsidRPr="009B41D2" w:rsidRDefault="009B41D2" w:rsidP="009B41D2">
      <w:pPr>
        <w:pStyle w:val="Code"/>
      </w:pPr>
      <w:r w:rsidRPr="009B41D2">
        <w:t xml:space="preserve">            public override string GetPreviousPageQueryString(PagedTaskDataInquiryResponse inquiryResponse)</w:t>
      </w:r>
    </w:p>
    <w:p w14:paraId="721CF50C" w14:textId="77777777" w:rsidR="009B41D2" w:rsidRPr="009B41D2" w:rsidRDefault="009B41D2" w:rsidP="009B41D2">
      <w:pPr>
        <w:pStyle w:val="Code"/>
      </w:pPr>
      <w:r w:rsidRPr="009B41D2">
        <w:t xml:space="preserve">            {</w:t>
      </w:r>
    </w:p>
    <w:p w14:paraId="5BF1CC96" w14:textId="77777777" w:rsidR="009B41D2" w:rsidRPr="009B41D2" w:rsidRDefault="009B41D2" w:rsidP="009B41D2">
      <w:pPr>
        <w:pStyle w:val="Code"/>
      </w:pPr>
      <w:r w:rsidRPr="009B41D2">
        <w:t xml:space="preserve">                return GetPreviousPageQueryStringTestDouble == null</w:t>
      </w:r>
    </w:p>
    <w:p w14:paraId="664280D0" w14:textId="77777777" w:rsidR="009B41D2" w:rsidRPr="009B41D2" w:rsidRDefault="009B41D2" w:rsidP="009B41D2">
      <w:pPr>
        <w:pStyle w:val="Code"/>
      </w:pPr>
      <w:r w:rsidRPr="009B41D2">
        <w:t xml:space="preserve">                    ? base.GetPreviousPageQueryString(inquiryResponse)</w:t>
      </w:r>
    </w:p>
    <w:p w14:paraId="2054A21A" w14:textId="77777777" w:rsidR="009B41D2" w:rsidRPr="009B41D2" w:rsidRDefault="009B41D2" w:rsidP="009B41D2">
      <w:pPr>
        <w:pStyle w:val="Code"/>
      </w:pPr>
      <w:r w:rsidRPr="009B41D2">
        <w:t xml:space="preserve">                    : GetPreviousPageQueryStringTestDouble(inquiryResponse);</w:t>
      </w:r>
    </w:p>
    <w:p w14:paraId="69DB808E" w14:textId="77777777" w:rsidR="009B41D2" w:rsidRPr="009B41D2" w:rsidRDefault="009B41D2" w:rsidP="009B41D2">
      <w:pPr>
        <w:pStyle w:val="Code"/>
      </w:pPr>
      <w:r w:rsidRPr="009B41D2">
        <w:t xml:space="preserve">            }</w:t>
      </w:r>
    </w:p>
    <w:p w14:paraId="24DFC1DF" w14:textId="77777777" w:rsidR="009B41D2" w:rsidRPr="009B41D2" w:rsidRDefault="009B41D2" w:rsidP="009B41D2">
      <w:pPr>
        <w:pStyle w:val="Code"/>
      </w:pPr>
      <w:r w:rsidRPr="009B41D2">
        <w:t xml:space="preserve">        }</w:t>
      </w:r>
    </w:p>
    <w:p w14:paraId="371D4C46" w14:textId="77777777" w:rsidR="009B41D2" w:rsidRPr="009B41D2" w:rsidRDefault="009B41D2" w:rsidP="009B41D2">
      <w:pPr>
        <w:pStyle w:val="Code"/>
      </w:pPr>
    </w:p>
    <w:p w14:paraId="7A03DF1C" w14:textId="77777777" w:rsidR="009B41D2" w:rsidRPr="009B41D2" w:rsidRDefault="009B41D2" w:rsidP="009B41D2">
      <w:pPr>
        <w:pStyle w:val="Code"/>
      </w:pPr>
      <w:r w:rsidRPr="009B41D2">
        <w:t xml:space="preserve">        [Test]</w:t>
      </w:r>
    </w:p>
    <w:p w14:paraId="01933288" w14:textId="77777777" w:rsidR="009B41D2" w:rsidRPr="009B41D2" w:rsidRDefault="009B41D2" w:rsidP="009B41D2">
      <w:pPr>
        <w:pStyle w:val="Code"/>
      </w:pPr>
      <w:r w:rsidRPr="009B41D2">
        <w:t xml:space="preserve">        public void AddLinksToInquiryResponse_adds_AllTasks_link()</w:t>
      </w:r>
    </w:p>
    <w:p w14:paraId="07063A8A" w14:textId="77777777" w:rsidR="009B41D2" w:rsidRPr="009B41D2" w:rsidRDefault="009B41D2" w:rsidP="009B41D2">
      <w:pPr>
        <w:pStyle w:val="Code"/>
      </w:pPr>
      <w:r w:rsidRPr="009B41D2">
        <w:t xml:space="preserve">        {</w:t>
      </w:r>
    </w:p>
    <w:p w14:paraId="15007D47" w14:textId="77777777" w:rsidR="009B41D2" w:rsidRPr="009B41D2" w:rsidRDefault="009B41D2" w:rsidP="009B41D2">
      <w:pPr>
        <w:pStyle w:val="Code"/>
      </w:pPr>
      <w:r w:rsidRPr="009B41D2">
        <w:t xml:space="preserve">            var link = new Link();</w:t>
      </w:r>
    </w:p>
    <w:p w14:paraId="4ED2D429" w14:textId="77777777" w:rsidR="009B41D2" w:rsidRPr="009B41D2" w:rsidRDefault="009B41D2" w:rsidP="009B41D2">
      <w:pPr>
        <w:pStyle w:val="Code"/>
      </w:pPr>
      <w:r w:rsidRPr="009B41D2">
        <w:t xml:space="preserve">            var inquiryResponse = new PagedTaskDataInquiryResponse();</w:t>
      </w:r>
    </w:p>
    <w:p w14:paraId="09221668" w14:textId="77777777" w:rsidR="009B41D2" w:rsidRPr="009B41D2" w:rsidRDefault="009B41D2" w:rsidP="009B41D2">
      <w:pPr>
        <w:pStyle w:val="Code"/>
      </w:pPr>
    </w:p>
    <w:p w14:paraId="7BC245FB" w14:textId="77777777" w:rsidR="009B41D2" w:rsidRPr="009B41D2" w:rsidRDefault="009B41D2" w:rsidP="009B41D2">
      <w:pPr>
        <w:pStyle w:val="Code"/>
      </w:pPr>
      <w:r w:rsidRPr="009B41D2">
        <w:t xml:space="preserve">            _taskLinkServiceMock.Setup(x =&gt; x.GetAllTasksLink()).Returns(link);</w:t>
      </w:r>
    </w:p>
    <w:p w14:paraId="6703A2D8" w14:textId="77777777" w:rsidR="009B41D2" w:rsidRPr="009B41D2" w:rsidRDefault="009B41D2" w:rsidP="009B41D2">
      <w:pPr>
        <w:pStyle w:val="Code"/>
      </w:pPr>
    </w:p>
    <w:p w14:paraId="118B31A2" w14:textId="77777777" w:rsidR="009B41D2" w:rsidRPr="009B41D2" w:rsidRDefault="009B41D2" w:rsidP="009B41D2">
      <w:pPr>
        <w:pStyle w:val="Code"/>
      </w:pPr>
      <w:r w:rsidRPr="009B41D2">
        <w:t xml:space="preserve">            _inquiryProcessor.AddLinksToInquiryResponse(inquiryResponse);</w:t>
      </w:r>
    </w:p>
    <w:p w14:paraId="23FBBC51" w14:textId="77777777" w:rsidR="009B41D2" w:rsidRPr="009B41D2" w:rsidRDefault="009B41D2" w:rsidP="009B41D2">
      <w:pPr>
        <w:pStyle w:val="Code"/>
      </w:pPr>
    </w:p>
    <w:p w14:paraId="0B742634" w14:textId="77777777" w:rsidR="009B41D2" w:rsidRPr="009B41D2" w:rsidRDefault="009B41D2" w:rsidP="009B41D2">
      <w:pPr>
        <w:pStyle w:val="Code"/>
      </w:pPr>
      <w:r w:rsidRPr="009B41D2">
        <w:t xml:space="preserve">            Assert.AreSame(link, inquiryResponse.Links.Single());</w:t>
      </w:r>
    </w:p>
    <w:p w14:paraId="01EA43E7" w14:textId="77777777" w:rsidR="009B41D2" w:rsidRPr="009B41D2" w:rsidRDefault="009B41D2" w:rsidP="009B41D2">
      <w:pPr>
        <w:pStyle w:val="Code"/>
      </w:pPr>
      <w:r w:rsidRPr="009B41D2">
        <w:t xml:space="preserve">        }</w:t>
      </w:r>
    </w:p>
    <w:p w14:paraId="133BB270" w14:textId="77777777" w:rsidR="009B41D2" w:rsidRPr="009B41D2" w:rsidRDefault="009B41D2" w:rsidP="009B41D2">
      <w:pPr>
        <w:pStyle w:val="Code"/>
      </w:pPr>
    </w:p>
    <w:p w14:paraId="74392B08" w14:textId="77777777" w:rsidR="009B41D2" w:rsidRPr="009B41D2" w:rsidRDefault="009B41D2" w:rsidP="009B41D2">
      <w:pPr>
        <w:pStyle w:val="Code"/>
      </w:pPr>
      <w:r w:rsidRPr="009B41D2">
        <w:t xml:space="preserve">        [Test]</w:t>
      </w:r>
    </w:p>
    <w:p w14:paraId="5034D987" w14:textId="77777777" w:rsidR="009B41D2" w:rsidRPr="009B41D2" w:rsidRDefault="009B41D2" w:rsidP="009B41D2">
      <w:pPr>
        <w:pStyle w:val="Code"/>
      </w:pPr>
      <w:r w:rsidRPr="009B41D2">
        <w:t xml:space="preserve">        public void AddLinksToInquiryResponse_adds_page_links()</w:t>
      </w:r>
    </w:p>
    <w:p w14:paraId="1689E131" w14:textId="77777777" w:rsidR="009B41D2" w:rsidRPr="009B41D2" w:rsidRDefault="009B41D2" w:rsidP="009B41D2">
      <w:pPr>
        <w:pStyle w:val="Code"/>
      </w:pPr>
      <w:r w:rsidRPr="009B41D2">
        <w:t xml:space="preserve">        {</w:t>
      </w:r>
    </w:p>
    <w:p w14:paraId="4290E3C6" w14:textId="77777777" w:rsidR="009B41D2" w:rsidRPr="009B41D2" w:rsidRDefault="009B41D2" w:rsidP="009B41D2">
      <w:pPr>
        <w:pStyle w:val="Code"/>
      </w:pPr>
      <w:r w:rsidRPr="009B41D2">
        <w:t xml:space="preserve">            var inquiryResponse = new PagedTaskDataInquiryResponse();</w:t>
      </w:r>
    </w:p>
    <w:p w14:paraId="4B7F0E00" w14:textId="77777777" w:rsidR="009B41D2" w:rsidRPr="009B41D2" w:rsidRDefault="009B41D2" w:rsidP="009B41D2">
      <w:pPr>
        <w:pStyle w:val="Code"/>
      </w:pPr>
      <w:r w:rsidRPr="009B41D2">
        <w:t xml:space="preserve">            const string currentPageQueryString = "current";</w:t>
      </w:r>
    </w:p>
    <w:p w14:paraId="6449057E" w14:textId="77777777" w:rsidR="009B41D2" w:rsidRPr="009B41D2" w:rsidRDefault="009B41D2" w:rsidP="009B41D2">
      <w:pPr>
        <w:pStyle w:val="Code"/>
      </w:pPr>
      <w:r w:rsidRPr="009B41D2">
        <w:t xml:space="preserve">            const string previousPageQueryString = "previous";</w:t>
      </w:r>
    </w:p>
    <w:p w14:paraId="60649767" w14:textId="77777777" w:rsidR="009B41D2" w:rsidRPr="009B41D2" w:rsidRDefault="009B41D2" w:rsidP="009B41D2">
      <w:pPr>
        <w:pStyle w:val="Code"/>
      </w:pPr>
      <w:r w:rsidRPr="009B41D2">
        <w:t xml:space="preserve">            const string nextPageQueryString = "next";</w:t>
      </w:r>
    </w:p>
    <w:p w14:paraId="0E112216" w14:textId="77777777" w:rsidR="009B41D2" w:rsidRPr="009B41D2" w:rsidRDefault="009B41D2" w:rsidP="009B41D2">
      <w:pPr>
        <w:pStyle w:val="Code"/>
      </w:pPr>
    </w:p>
    <w:p w14:paraId="42556D66" w14:textId="77777777" w:rsidR="009B41D2" w:rsidRPr="009B41D2" w:rsidRDefault="009B41D2" w:rsidP="009B41D2">
      <w:pPr>
        <w:pStyle w:val="Code"/>
      </w:pPr>
      <w:r w:rsidRPr="009B41D2">
        <w:t xml:space="preserve">            _inquiryProcessor.GetCurrentPageQueryStringTestDouble = response =&gt; currentPageQueryString;</w:t>
      </w:r>
    </w:p>
    <w:p w14:paraId="6252BFDD" w14:textId="77777777" w:rsidR="009B41D2" w:rsidRPr="009B41D2" w:rsidRDefault="009B41D2" w:rsidP="009B41D2">
      <w:pPr>
        <w:pStyle w:val="Code"/>
      </w:pPr>
      <w:r w:rsidRPr="009B41D2">
        <w:t xml:space="preserve">            _inquiryProcessor.GetPreviousPageQueryStringTestDouble = response =&gt; previousPageQueryString;</w:t>
      </w:r>
    </w:p>
    <w:p w14:paraId="1B976B03" w14:textId="77777777" w:rsidR="009B41D2" w:rsidRPr="009B41D2" w:rsidRDefault="009B41D2" w:rsidP="009B41D2">
      <w:pPr>
        <w:pStyle w:val="Code"/>
      </w:pPr>
      <w:r w:rsidRPr="009B41D2">
        <w:t xml:space="preserve">            _inquiryProcessor.GetNextPageQueryStringTestDouble = response =&gt; nextPageQueryString;</w:t>
      </w:r>
    </w:p>
    <w:p w14:paraId="1AF110E2" w14:textId="77777777" w:rsidR="009B41D2" w:rsidRPr="009B41D2" w:rsidRDefault="009B41D2" w:rsidP="009B41D2">
      <w:pPr>
        <w:pStyle w:val="Code"/>
      </w:pPr>
    </w:p>
    <w:p w14:paraId="2D2169D2" w14:textId="77777777" w:rsidR="009B41D2" w:rsidRPr="009B41D2" w:rsidRDefault="009B41D2" w:rsidP="009B41D2">
      <w:pPr>
        <w:pStyle w:val="Code"/>
      </w:pPr>
      <w:r w:rsidRPr="009B41D2">
        <w:lastRenderedPageBreak/>
        <w:t xml:space="preserve">            _inquiryProcessor.AddLinksToInquiryResponse(inquiryResponse);</w:t>
      </w:r>
    </w:p>
    <w:p w14:paraId="75E56E35" w14:textId="77777777" w:rsidR="009B41D2" w:rsidRPr="009B41D2" w:rsidRDefault="009B41D2" w:rsidP="009B41D2">
      <w:pPr>
        <w:pStyle w:val="Code"/>
      </w:pPr>
    </w:p>
    <w:p w14:paraId="7DC1EE0C" w14:textId="77777777" w:rsidR="009B41D2" w:rsidRPr="009B41D2" w:rsidRDefault="009B41D2" w:rsidP="009B41D2">
      <w:pPr>
        <w:pStyle w:val="Code"/>
      </w:pPr>
      <w:r w:rsidRPr="009B41D2">
        <w:t xml:space="preserve">            _commonLinkServiceMock.Verify(</w:t>
      </w:r>
    </w:p>
    <w:p w14:paraId="13D639DF" w14:textId="77777777" w:rsidR="009B41D2" w:rsidRPr="009B41D2" w:rsidRDefault="009B41D2" w:rsidP="009B41D2">
      <w:pPr>
        <w:pStyle w:val="Code"/>
      </w:pPr>
      <w:r w:rsidRPr="009B41D2">
        <w:t xml:space="preserve">                x =&gt;</w:t>
      </w:r>
    </w:p>
    <w:p w14:paraId="1C76EF10" w14:textId="77777777" w:rsidR="009B41D2" w:rsidRPr="009B41D2" w:rsidRDefault="009B41D2" w:rsidP="009B41D2">
      <w:pPr>
        <w:pStyle w:val="Code"/>
      </w:pPr>
      <w:r w:rsidRPr="009B41D2">
        <w:t xml:space="preserve">                    x.AddPageLinks(inquiryResponse, currentPageQueryString, previousPageQueryString, nextPageQueryString));</w:t>
      </w:r>
    </w:p>
    <w:p w14:paraId="19BE047E" w14:textId="77777777" w:rsidR="009B41D2" w:rsidRPr="009B41D2" w:rsidRDefault="009B41D2" w:rsidP="009B41D2">
      <w:pPr>
        <w:pStyle w:val="Code"/>
      </w:pPr>
      <w:r w:rsidRPr="009B41D2">
        <w:t xml:space="preserve">        }</w:t>
      </w:r>
    </w:p>
    <w:p w14:paraId="29BF1AC9" w14:textId="77777777" w:rsidR="009B41D2" w:rsidRPr="009B41D2" w:rsidRDefault="009B41D2" w:rsidP="009B41D2">
      <w:pPr>
        <w:pStyle w:val="Code"/>
      </w:pPr>
    </w:p>
    <w:p w14:paraId="23734FA9" w14:textId="77777777" w:rsidR="009B41D2" w:rsidRPr="009B41D2" w:rsidRDefault="009B41D2" w:rsidP="009B41D2">
      <w:pPr>
        <w:pStyle w:val="Code"/>
      </w:pPr>
      <w:r w:rsidRPr="009B41D2">
        <w:t xml:space="preserve">        [Test]</w:t>
      </w:r>
    </w:p>
    <w:p w14:paraId="19C3DA8B" w14:textId="77777777" w:rsidR="009B41D2" w:rsidRPr="009B41D2" w:rsidRDefault="009B41D2" w:rsidP="009B41D2">
      <w:pPr>
        <w:pStyle w:val="Code"/>
      </w:pPr>
      <w:r w:rsidRPr="009B41D2">
        <w:t xml:space="preserve">        public void GetCurrentPageQueryString_returns_correct_value()</w:t>
      </w:r>
    </w:p>
    <w:p w14:paraId="09A3B94D" w14:textId="77777777" w:rsidR="009B41D2" w:rsidRPr="009B41D2" w:rsidRDefault="009B41D2" w:rsidP="009B41D2">
      <w:pPr>
        <w:pStyle w:val="Code"/>
      </w:pPr>
      <w:r w:rsidRPr="009B41D2">
        <w:t xml:space="preserve">        {</w:t>
      </w:r>
    </w:p>
    <w:p w14:paraId="6908784A" w14:textId="77777777" w:rsidR="009B41D2" w:rsidRPr="009B41D2" w:rsidRDefault="009B41D2" w:rsidP="009B41D2">
      <w:pPr>
        <w:pStyle w:val="Code"/>
      </w:pPr>
      <w:r w:rsidRPr="009B41D2">
        <w:t xml:space="preserve">            var expectedResult = string.Format(QueryStringFormat, PageNumber, PageSize);</w:t>
      </w:r>
    </w:p>
    <w:p w14:paraId="04FBAD5E" w14:textId="77777777" w:rsidR="009B41D2" w:rsidRPr="009B41D2" w:rsidRDefault="009B41D2" w:rsidP="009B41D2">
      <w:pPr>
        <w:pStyle w:val="Code"/>
      </w:pPr>
      <w:r w:rsidRPr="009B41D2">
        <w:t xml:space="preserve">            var inquiryResponse = new PagedTaskDataInquiryResponse {PageNumber = PageNumber, PageSize = PageSize};</w:t>
      </w:r>
    </w:p>
    <w:p w14:paraId="463693A3" w14:textId="77777777" w:rsidR="009B41D2" w:rsidRPr="009B41D2" w:rsidRDefault="009B41D2" w:rsidP="009B41D2">
      <w:pPr>
        <w:pStyle w:val="Code"/>
      </w:pPr>
      <w:r w:rsidRPr="009B41D2">
        <w:t xml:space="preserve">            var actualResult = _inquiryProcessor.GetCurrentPageQueryString(inquiryResponse);</w:t>
      </w:r>
    </w:p>
    <w:p w14:paraId="36CABFAA" w14:textId="77777777" w:rsidR="009B41D2" w:rsidRPr="009B41D2" w:rsidRDefault="009B41D2" w:rsidP="009B41D2">
      <w:pPr>
        <w:pStyle w:val="Code"/>
      </w:pPr>
      <w:r w:rsidRPr="009B41D2">
        <w:t xml:space="preserve">            Assert.AreEqual(expectedResult, actualResult);</w:t>
      </w:r>
    </w:p>
    <w:p w14:paraId="1B27A25E" w14:textId="77777777" w:rsidR="009B41D2" w:rsidRPr="009B41D2" w:rsidRDefault="009B41D2" w:rsidP="009B41D2">
      <w:pPr>
        <w:pStyle w:val="Code"/>
      </w:pPr>
      <w:r w:rsidRPr="009B41D2">
        <w:t xml:space="preserve">        }</w:t>
      </w:r>
    </w:p>
    <w:p w14:paraId="5A8CC02C" w14:textId="77777777" w:rsidR="009B41D2" w:rsidRPr="009B41D2" w:rsidRDefault="009B41D2" w:rsidP="009B41D2">
      <w:pPr>
        <w:pStyle w:val="Code"/>
      </w:pPr>
    </w:p>
    <w:p w14:paraId="64B53186" w14:textId="77777777" w:rsidR="009B41D2" w:rsidRPr="009B41D2" w:rsidRDefault="009B41D2" w:rsidP="009B41D2">
      <w:pPr>
        <w:pStyle w:val="Code"/>
      </w:pPr>
      <w:r w:rsidRPr="009B41D2">
        <w:t xml:space="preserve">        [Test]</w:t>
      </w:r>
    </w:p>
    <w:p w14:paraId="1639BDD8" w14:textId="77777777" w:rsidR="009B41D2" w:rsidRPr="009B41D2" w:rsidRDefault="009B41D2" w:rsidP="009B41D2">
      <w:pPr>
        <w:pStyle w:val="Code"/>
      </w:pPr>
      <w:r w:rsidRPr="009B41D2">
        <w:t xml:space="preserve">        public void GetNextPageQueryString_returns_correct_value()</w:t>
      </w:r>
    </w:p>
    <w:p w14:paraId="4034CAFB" w14:textId="77777777" w:rsidR="009B41D2" w:rsidRPr="009B41D2" w:rsidRDefault="009B41D2" w:rsidP="009B41D2">
      <w:pPr>
        <w:pStyle w:val="Code"/>
      </w:pPr>
      <w:r w:rsidRPr="009B41D2">
        <w:t xml:space="preserve">        {</w:t>
      </w:r>
    </w:p>
    <w:p w14:paraId="445BCBE9" w14:textId="77777777" w:rsidR="009B41D2" w:rsidRPr="009B41D2" w:rsidRDefault="009B41D2" w:rsidP="009B41D2">
      <w:pPr>
        <w:pStyle w:val="Code"/>
      </w:pPr>
      <w:r w:rsidRPr="009B41D2">
        <w:t xml:space="preserve">            var expectedResult = string.Format(QueryStringFormat, PageNumber + 1, PageSize);</w:t>
      </w:r>
    </w:p>
    <w:p w14:paraId="10AA837D" w14:textId="77777777" w:rsidR="009B41D2" w:rsidRPr="009B41D2" w:rsidRDefault="009B41D2" w:rsidP="009B41D2">
      <w:pPr>
        <w:pStyle w:val="Code"/>
      </w:pPr>
      <w:r w:rsidRPr="009B41D2">
        <w:t xml:space="preserve">            var inquiryResponse = new PagedTaskDataInquiryResponse {PageNumber = PageNumber, PageSize = PageSize};</w:t>
      </w:r>
    </w:p>
    <w:p w14:paraId="7882FDB7" w14:textId="77777777" w:rsidR="009B41D2" w:rsidRPr="009B41D2" w:rsidRDefault="009B41D2" w:rsidP="009B41D2">
      <w:pPr>
        <w:pStyle w:val="Code"/>
      </w:pPr>
      <w:r w:rsidRPr="009B41D2">
        <w:t xml:space="preserve">            var actualResult = _inquiryProcessor.GetNextPageQueryString(inquiryResponse);</w:t>
      </w:r>
    </w:p>
    <w:p w14:paraId="544C553B" w14:textId="77777777" w:rsidR="009B41D2" w:rsidRPr="009B41D2" w:rsidRDefault="009B41D2" w:rsidP="009B41D2">
      <w:pPr>
        <w:pStyle w:val="Code"/>
      </w:pPr>
      <w:r w:rsidRPr="009B41D2">
        <w:t xml:space="preserve">            Assert.AreEqual(expectedResult, actualResult);</w:t>
      </w:r>
    </w:p>
    <w:p w14:paraId="0F6EAD1A" w14:textId="77777777" w:rsidR="009B41D2" w:rsidRPr="009B41D2" w:rsidRDefault="009B41D2" w:rsidP="009B41D2">
      <w:pPr>
        <w:pStyle w:val="Code"/>
      </w:pPr>
      <w:r w:rsidRPr="009B41D2">
        <w:t xml:space="preserve">        }</w:t>
      </w:r>
    </w:p>
    <w:p w14:paraId="23F36ACE" w14:textId="77777777" w:rsidR="009B41D2" w:rsidRPr="009B41D2" w:rsidRDefault="009B41D2" w:rsidP="009B41D2">
      <w:pPr>
        <w:pStyle w:val="Code"/>
      </w:pPr>
    </w:p>
    <w:p w14:paraId="4C5528B1" w14:textId="77777777" w:rsidR="009B41D2" w:rsidRPr="009B41D2" w:rsidRDefault="009B41D2" w:rsidP="009B41D2">
      <w:pPr>
        <w:pStyle w:val="Code"/>
      </w:pPr>
      <w:r w:rsidRPr="009B41D2">
        <w:t xml:space="preserve">        [Test]</w:t>
      </w:r>
    </w:p>
    <w:p w14:paraId="7A06EF8E" w14:textId="77777777" w:rsidR="009B41D2" w:rsidRPr="009B41D2" w:rsidRDefault="009B41D2" w:rsidP="009B41D2">
      <w:pPr>
        <w:pStyle w:val="Code"/>
      </w:pPr>
      <w:r w:rsidRPr="009B41D2">
        <w:t xml:space="preserve">        public void GetPreviousPageQueryString_returns_correct_value()</w:t>
      </w:r>
    </w:p>
    <w:p w14:paraId="772111F2" w14:textId="77777777" w:rsidR="009B41D2" w:rsidRPr="009B41D2" w:rsidRDefault="009B41D2" w:rsidP="009B41D2">
      <w:pPr>
        <w:pStyle w:val="Code"/>
      </w:pPr>
      <w:r w:rsidRPr="009B41D2">
        <w:t xml:space="preserve">        {</w:t>
      </w:r>
    </w:p>
    <w:p w14:paraId="4ABA5864" w14:textId="77777777" w:rsidR="009B41D2" w:rsidRPr="009B41D2" w:rsidRDefault="009B41D2" w:rsidP="009B41D2">
      <w:pPr>
        <w:pStyle w:val="Code"/>
      </w:pPr>
      <w:r w:rsidRPr="009B41D2">
        <w:t xml:space="preserve">            var expectedResult = string.Format(QueryStringFormat, PageNumber - 1, PageSize);</w:t>
      </w:r>
    </w:p>
    <w:p w14:paraId="69DDC852" w14:textId="77777777" w:rsidR="009B41D2" w:rsidRPr="009B41D2" w:rsidRDefault="009B41D2" w:rsidP="009B41D2">
      <w:pPr>
        <w:pStyle w:val="Code"/>
      </w:pPr>
      <w:r w:rsidRPr="009B41D2">
        <w:t xml:space="preserve">            var inquiryResponse = new PagedTaskDataInquiryResponse {PageNumber = PageNumber, PageSize = PageSize};</w:t>
      </w:r>
    </w:p>
    <w:p w14:paraId="7C5AE361" w14:textId="77777777" w:rsidR="009B41D2" w:rsidRPr="009B41D2" w:rsidRDefault="009B41D2" w:rsidP="009B41D2">
      <w:pPr>
        <w:pStyle w:val="Code"/>
      </w:pPr>
      <w:r w:rsidRPr="009B41D2">
        <w:t xml:space="preserve">            var actualResult = _inquiryProcessor.GetPreviousPageQueryString(inquiryResponse);</w:t>
      </w:r>
    </w:p>
    <w:p w14:paraId="45D1E82A" w14:textId="77777777" w:rsidR="009B41D2" w:rsidRPr="009B41D2" w:rsidRDefault="009B41D2" w:rsidP="009B41D2">
      <w:pPr>
        <w:pStyle w:val="Code"/>
      </w:pPr>
      <w:r w:rsidRPr="009B41D2">
        <w:t xml:space="preserve">            Assert.AreEqual(expectedResult, actualResult);</w:t>
      </w:r>
    </w:p>
    <w:p w14:paraId="20C46AB4" w14:textId="77777777" w:rsidR="009B41D2" w:rsidRPr="009B41D2" w:rsidRDefault="009B41D2" w:rsidP="009B41D2">
      <w:pPr>
        <w:pStyle w:val="Code"/>
      </w:pPr>
      <w:r w:rsidRPr="009B41D2">
        <w:t xml:space="preserve">        }</w:t>
      </w:r>
    </w:p>
    <w:p w14:paraId="2A3E2DE5" w14:textId="77777777" w:rsidR="009B41D2" w:rsidRPr="009B41D2" w:rsidRDefault="009B41D2" w:rsidP="009B41D2">
      <w:pPr>
        <w:pStyle w:val="Code"/>
      </w:pPr>
    </w:p>
    <w:p w14:paraId="2E736E01" w14:textId="77777777" w:rsidR="009B41D2" w:rsidRPr="009B41D2" w:rsidRDefault="009B41D2" w:rsidP="009B41D2">
      <w:pPr>
        <w:pStyle w:val="Code"/>
      </w:pPr>
      <w:r w:rsidRPr="009B41D2">
        <w:t xml:space="preserve">        [Test]</w:t>
      </w:r>
    </w:p>
    <w:p w14:paraId="1D4FDE9A" w14:textId="77777777" w:rsidR="009B41D2" w:rsidRPr="009B41D2" w:rsidRDefault="009B41D2" w:rsidP="009B41D2">
      <w:pPr>
        <w:pStyle w:val="Code"/>
      </w:pPr>
      <w:r w:rsidRPr="009B41D2">
        <w:t xml:space="preserve">        public void GetTasks_adds_child_links()</w:t>
      </w:r>
    </w:p>
    <w:p w14:paraId="1C1B834D" w14:textId="77777777" w:rsidR="009B41D2" w:rsidRPr="009B41D2" w:rsidRDefault="009B41D2" w:rsidP="009B41D2">
      <w:pPr>
        <w:pStyle w:val="Code"/>
      </w:pPr>
      <w:r w:rsidRPr="009B41D2">
        <w:t xml:space="preserve">        {</w:t>
      </w:r>
    </w:p>
    <w:p w14:paraId="6688F424" w14:textId="77777777" w:rsidR="009B41D2" w:rsidRPr="009B41D2" w:rsidRDefault="009B41D2" w:rsidP="009B41D2">
      <w:pPr>
        <w:pStyle w:val="Code"/>
      </w:pPr>
      <w:r w:rsidRPr="009B41D2">
        <w:t xml:space="preserve">            var taskEntity1 = new Task {TaskId = 300};</w:t>
      </w:r>
    </w:p>
    <w:p w14:paraId="2F0AFABF" w14:textId="77777777" w:rsidR="009B41D2" w:rsidRPr="009B41D2" w:rsidRDefault="009B41D2" w:rsidP="009B41D2">
      <w:pPr>
        <w:pStyle w:val="Code"/>
      </w:pPr>
      <w:r w:rsidRPr="009B41D2">
        <w:t xml:space="preserve">            var taskEntity2 = new Task {TaskId = 600};</w:t>
      </w:r>
    </w:p>
    <w:p w14:paraId="534239EB" w14:textId="77777777" w:rsidR="009B41D2" w:rsidRPr="009B41D2" w:rsidRDefault="009B41D2" w:rsidP="009B41D2">
      <w:pPr>
        <w:pStyle w:val="Code"/>
      </w:pPr>
      <w:r w:rsidRPr="009B41D2">
        <w:t xml:space="preserve">            var task1 = new Models.Task {TaskId = taskEntity1.TaskId};</w:t>
      </w:r>
    </w:p>
    <w:p w14:paraId="2EB4BF9E" w14:textId="77777777" w:rsidR="009B41D2" w:rsidRPr="009B41D2" w:rsidRDefault="009B41D2" w:rsidP="009B41D2">
      <w:pPr>
        <w:pStyle w:val="Code"/>
      </w:pPr>
      <w:r w:rsidRPr="009B41D2">
        <w:t xml:space="preserve">            var task2 = new Models.Task {TaskId = taskEntity2.TaskId};</w:t>
      </w:r>
    </w:p>
    <w:p w14:paraId="6727E2AB" w14:textId="77777777" w:rsidR="009B41D2" w:rsidRPr="009B41D2" w:rsidRDefault="009B41D2" w:rsidP="009B41D2">
      <w:pPr>
        <w:pStyle w:val="Code"/>
      </w:pPr>
    </w:p>
    <w:p w14:paraId="002FA4E6" w14:textId="77777777" w:rsidR="009B41D2" w:rsidRPr="009B41D2" w:rsidRDefault="009B41D2" w:rsidP="009B41D2">
      <w:pPr>
        <w:pStyle w:val="Code"/>
      </w:pPr>
      <w:r w:rsidRPr="009B41D2">
        <w:t xml:space="preserve">            var taskEntities = new List&lt;Task&gt; {taskEntity1, taskEntity2};</w:t>
      </w:r>
    </w:p>
    <w:p w14:paraId="3ED5B8D0" w14:textId="77777777" w:rsidR="009B41D2" w:rsidRPr="009B41D2" w:rsidRDefault="009B41D2" w:rsidP="009B41D2">
      <w:pPr>
        <w:pStyle w:val="Code"/>
      </w:pPr>
      <w:r w:rsidRPr="009B41D2">
        <w:t xml:space="preserve">            var tasks = new List&lt;Models.Task&gt; {task1, task2};</w:t>
      </w:r>
    </w:p>
    <w:p w14:paraId="281FD251" w14:textId="77777777" w:rsidR="009B41D2" w:rsidRPr="009B41D2" w:rsidRDefault="009B41D2" w:rsidP="009B41D2">
      <w:pPr>
        <w:pStyle w:val="Code"/>
      </w:pPr>
    </w:p>
    <w:p w14:paraId="67D42B9D" w14:textId="77777777" w:rsidR="009B41D2" w:rsidRPr="009B41D2" w:rsidRDefault="009B41D2" w:rsidP="009B41D2">
      <w:pPr>
        <w:pStyle w:val="Code"/>
      </w:pPr>
      <w:r w:rsidRPr="009B41D2">
        <w:t xml:space="preserve">            for (var i = 0; i &lt; taskEntities.Count; ++i)</w:t>
      </w:r>
    </w:p>
    <w:p w14:paraId="519A1D18" w14:textId="77777777" w:rsidR="009B41D2" w:rsidRPr="009B41D2" w:rsidRDefault="009B41D2" w:rsidP="009B41D2">
      <w:pPr>
        <w:pStyle w:val="Code"/>
      </w:pPr>
      <w:r w:rsidRPr="009B41D2">
        <w:t xml:space="preserve">            {</w:t>
      </w:r>
    </w:p>
    <w:p w14:paraId="205B139D" w14:textId="77777777" w:rsidR="009B41D2" w:rsidRPr="009B41D2" w:rsidRDefault="009B41D2" w:rsidP="009B41D2">
      <w:pPr>
        <w:pStyle w:val="Code"/>
      </w:pPr>
      <w:r w:rsidRPr="009B41D2">
        <w:t xml:space="preserve">                var index = i;</w:t>
      </w:r>
    </w:p>
    <w:p w14:paraId="610C251B" w14:textId="77777777" w:rsidR="009B41D2" w:rsidRPr="009B41D2" w:rsidRDefault="009B41D2" w:rsidP="009B41D2">
      <w:pPr>
        <w:pStyle w:val="Code"/>
      </w:pPr>
      <w:r w:rsidRPr="009B41D2">
        <w:lastRenderedPageBreak/>
        <w:t xml:space="preserve">                _autoMapperMock.Setup(x =&gt; x.Map&lt;Models.Task&gt;(taskEntities[index])).Returns(tasks[index]);</w:t>
      </w:r>
    </w:p>
    <w:p w14:paraId="29F86A0E" w14:textId="77777777" w:rsidR="009B41D2" w:rsidRPr="009B41D2" w:rsidRDefault="009B41D2" w:rsidP="009B41D2">
      <w:pPr>
        <w:pStyle w:val="Code"/>
      </w:pPr>
    </w:p>
    <w:p w14:paraId="3A096E7B" w14:textId="77777777" w:rsidR="009B41D2" w:rsidRPr="009B41D2" w:rsidRDefault="009B41D2" w:rsidP="009B41D2">
      <w:pPr>
        <w:pStyle w:val="Code"/>
      </w:pPr>
      <w:r w:rsidRPr="009B41D2">
        <w:t xml:space="preserve">                _taskLinkServiceMock.Setup(x =&gt; x.AddLinksToChildObjects(tasks[index])).Verifiable();</w:t>
      </w:r>
    </w:p>
    <w:p w14:paraId="16E044E5" w14:textId="77777777" w:rsidR="009B41D2" w:rsidRPr="009B41D2" w:rsidRDefault="009B41D2" w:rsidP="009B41D2">
      <w:pPr>
        <w:pStyle w:val="Code"/>
      </w:pPr>
      <w:r w:rsidRPr="009B41D2">
        <w:t xml:space="preserve">            }</w:t>
      </w:r>
    </w:p>
    <w:p w14:paraId="34BFC15C" w14:textId="77777777" w:rsidR="009B41D2" w:rsidRPr="009B41D2" w:rsidRDefault="009B41D2" w:rsidP="009B41D2">
      <w:pPr>
        <w:pStyle w:val="Code"/>
      </w:pPr>
    </w:p>
    <w:p w14:paraId="3B69BACB" w14:textId="77777777" w:rsidR="009B41D2" w:rsidRPr="009B41D2" w:rsidRDefault="009B41D2" w:rsidP="009B41D2">
      <w:pPr>
        <w:pStyle w:val="Code"/>
      </w:pPr>
      <w:r w:rsidRPr="009B41D2">
        <w:t xml:space="preserve">            _inquiryProcessor.GetTasks(taskEntities);</w:t>
      </w:r>
    </w:p>
    <w:p w14:paraId="622FC573" w14:textId="77777777" w:rsidR="009B41D2" w:rsidRPr="009B41D2" w:rsidRDefault="009B41D2" w:rsidP="009B41D2">
      <w:pPr>
        <w:pStyle w:val="Code"/>
      </w:pPr>
    </w:p>
    <w:p w14:paraId="5DB6C676" w14:textId="77777777" w:rsidR="009B41D2" w:rsidRPr="009B41D2" w:rsidRDefault="009B41D2" w:rsidP="009B41D2">
      <w:pPr>
        <w:pStyle w:val="Code"/>
      </w:pPr>
      <w:r w:rsidRPr="009B41D2">
        <w:t xml:space="preserve">            _taskLinkServiceMock.VerifyAll();</w:t>
      </w:r>
    </w:p>
    <w:p w14:paraId="47E8761B" w14:textId="77777777" w:rsidR="009B41D2" w:rsidRPr="009B41D2" w:rsidRDefault="009B41D2" w:rsidP="009B41D2">
      <w:pPr>
        <w:pStyle w:val="Code"/>
      </w:pPr>
      <w:r w:rsidRPr="009B41D2">
        <w:t xml:space="preserve">        }</w:t>
      </w:r>
    </w:p>
    <w:p w14:paraId="3C07D076" w14:textId="77777777" w:rsidR="009B41D2" w:rsidRPr="009B41D2" w:rsidRDefault="009B41D2" w:rsidP="009B41D2">
      <w:pPr>
        <w:pStyle w:val="Code"/>
      </w:pPr>
    </w:p>
    <w:p w14:paraId="12D512DD" w14:textId="77777777" w:rsidR="009B41D2" w:rsidRPr="009B41D2" w:rsidRDefault="009B41D2" w:rsidP="009B41D2">
      <w:pPr>
        <w:pStyle w:val="Code"/>
      </w:pPr>
      <w:r w:rsidRPr="009B41D2">
        <w:t xml:space="preserve">        [Test]</w:t>
      </w:r>
    </w:p>
    <w:p w14:paraId="13417384" w14:textId="77777777" w:rsidR="009B41D2" w:rsidRPr="009B41D2" w:rsidRDefault="009B41D2" w:rsidP="009B41D2">
      <w:pPr>
        <w:pStyle w:val="Code"/>
      </w:pPr>
      <w:r w:rsidRPr="009B41D2">
        <w:t xml:space="preserve">        public void GetTasks_adds_links()</w:t>
      </w:r>
    </w:p>
    <w:p w14:paraId="50F95084" w14:textId="77777777" w:rsidR="009B41D2" w:rsidRPr="009B41D2" w:rsidRDefault="009B41D2" w:rsidP="009B41D2">
      <w:pPr>
        <w:pStyle w:val="Code"/>
      </w:pPr>
      <w:r w:rsidRPr="009B41D2">
        <w:t xml:space="preserve">        {</w:t>
      </w:r>
    </w:p>
    <w:p w14:paraId="0792AF53" w14:textId="77777777" w:rsidR="009B41D2" w:rsidRPr="009B41D2" w:rsidRDefault="009B41D2" w:rsidP="009B41D2">
      <w:pPr>
        <w:pStyle w:val="Code"/>
      </w:pPr>
      <w:r w:rsidRPr="009B41D2">
        <w:t xml:space="preserve">            var requestInfo = new PagedDataRequest(PageNumber, PageSize);</w:t>
      </w:r>
    </w:p>
    <w:p w14:paraId="215CAEB0" w14:textId="77777777" w:rsidR="009B41D2" w:rsidRPr="009B41D2" w:rsidRDefault="009B41D2" w:rsidP="009B41D2">
      <w:pPr>
        <w:pStyle w:val="Code"/>
      </w:pPr>
      <w:r w:rsidRPr="009B41D2">
        <w:t xml:space="preserve">            var taskEntity = new Task {TaskId = 300};</w:t>
      </w:r>
    </w:p>
    <w:p w14:paraId="7BA65DDE" w14:textId="77777777" w:rsidR="009B41D2" w:rsidRPr="009B41D2" w:rsidRDefault="009B41D2" w:rsidP="009B41D2">
      <w:pPr>
        <w:pStyle w:val="Code"/>
      </w:pPr>
      <w:r w:rsidRPr="009B41D2">
        <w:t xml:space="preserve">            var queriedItems = new[] {taskEntity};</w:t>
      </w:r>
    </w:p>
    <w:p w14:paraId="386BF5E0" w14:textId="77777777" w:rsidR="009B41D2" w:rsidRPr="009B41D2" w:rsidRDefault="009B41D2" w:rsidP="009B41D2">
      <w:pPr>
        <w:pStyle w:val="Code"/>
      </w:pPr>
      <w:r w:rsidRPr="009B41D2">
        <w:t xml:space="preserve">            var queryResult = new QueryResult&lt;Task&gt;(queriedItems, queriedItems.Count(), PageSize);</w:t>
      </w:r>
    </w:p>
    <w:p w14:paraId="20C45F54" w14:textId="77777777" w:rsidR="009B41D2" w:rsidRPr="009B41D2" w:rsidRDefault="009B41D2" w:rsidP="009B41D2">
      <w:pPr>
        <w:pStyle w:val="Code"/>
      </w:pPr>
    </w:p>
    <w:p w14:paraId="2889E1E6" w14:textId="77777777" w:rsidR="009B41D2" w:rsidRPr="009B41D2" w:rsidRDefault="009B41D2" w:rsidP="009B41D2">
      <w:pPr>
        <w:pStyle w:val="Code"/>
      </w:pPr>
      <w:r w:rsidRPr="009B41D2">
        <w:t xml:space="preserve">            var task = new Models.Task {TaskId = taskEntity.TaskId};</w:t>
      </w:r>
    </w:p>
    <w:p w14:paraId="4CABF9DD" w14:textId="77777777" w:rsidR="009B41D2" w:rsidRPr="009B41D2" w:rsidRDefault="009B41D2" w:rsidP="009B41D2">
      <w:pPr>
        <w:pStyle w:val="Code"/>
      </w:pPr>
      <w:r w:rsidRPr="009B41D2">
        <w:t xml:space="preserve">            var tasks = new[] {task};</w:t>
      </w:r>
    </w:p>
    <w:p w14:paraId="7C9D6DCC" w14:textId="77777777" w:rsidR="009B41D2" w:rsidRPr="009B41D2" w:rsidRDefault="009B41D2" w:rsidP="009B41D2">
      <w:pPr>
        <w:pStyle w:val="Code"/>
      </w:pPr>
    </w:p>
    <w:p w14:paraId="3E8A1522" w14:textId="77777777" w:rsidR="009B41D2" w:rsidRPr="009B41D2" w:rsidRDefault="009B41D2" w:rsidP="009B41D2">
      <w:pPr>
        <w:pStyle w:val="Code"/>
      </w:pPr>
      <w:r w:rsidRPr="009B41D2">
        <w:t xml:space="preserve">            _allTasksQueryProcessorMock.Setup(x =&gt; x.GetTasks(requestInfo)).Returns(queryResult);</w:t>
      </w:r>
    </w:p>
    <w:p w14:paraId="52599417" w14:textId="77777777" w:rsidR="009B41D2" w:rsidRPr="009B41D2" w:rsidRDefault="009B41D2" w:rsidP="009B41D2">
      <w:pPr>
        <w:pStyle w:val="Code"/>
      </w:pPr>
      <w:r w:rsidRPr="009B41D2">
        <w:t xml:space="preserve">            _inquiryProcessor.GetTasksTestDouble = items =&gt; items == queriedItems ? tasks : null;</w:t>
      </w:r>
    </w:p>
    <w:p w14:paraId="51930EEC" w14:textId="77777777" w:rsidR="009B41D2" w:rsidRPr="009B41D2" w:rsidRDefault="009B41D2" w:rsidP="009B41D2">
      <w:pPr>
        <w:pStyle w:val="Code"/>
      </w:pPr>
    </w:p>
    <w:p w14:paraId="11B0420A" w14:textId="77777777" w:rsidR="009B41D2" w:rsidRPr="009B41D2" w:rsidRDefault="009B41D2" w:rsidP="009B41D2">
      <w:pPr>
        <w:pStyle w:val="Code"/>
      </w:pPr>
      <w:r w:rsidRPr="009B41D2">
        <w:t xml:space="preserve">            var linksWereAdded = false;</w:t>
      </w:r>
    </w:p>
    <w:p w14:paraId="31E225FE" w14:textId="77777777" w:rsidR="009B41D2" w:rsidRPr="009B41D2" w:rsidRDefault="009B41D2" w:rsidP="009B41D2">
      <w:pPr>
        <w:pStyle w:val="Code"/>
      </w:pPr>
      <w:r w:rsidRPr="009B41D2">
        <w:t xml:space="preserve">            _inquiryProcessor.AddLinksToInquiryResponseTestDouble =</w:t>
      </w:r>
    </w:p>
    <w:p w14:paraId="4BD84921" w14:textId="77777777" w:rsidR="009B41D2" w:rsidRPr="009B41D2" w:rsidRDefault="009B41D2" w:rsidP="009B41D2">
      <w:pPr>
        <w:pStyle w:val="Code"/>
      </w:pPr>
      <w:r w:rsidRPr="009B41D2">
        <w:t xml:space="preserve">                response =&gt; linksWereAdded = tasks.SequenceEqual(response.Items)</w:t>
      </w:r>
    </w:p>
    <w:p w14:paraId="437A583F" w14:textId="77777777" w:rsidR="009B41D2" w:rsidRPr="009B41D2" w:rsidRDefault="009B41D2" w:rsidP="009B41D2">
      <w:pPr>
        <w:pStyle w:val="Code"/>
      </w:pPr>
      <w:r w:rsidRPr="009B41D2">
        <w:t xml:space="preserve">                                             &amp;&amp;</w:t>
      </w:r>
    </w:p>
    <w:p w14:paraId="479839E2" w14:textId="77777777" w:rsidR="009B41D2" w:rsidRPr="009B41D2" w:rsidRDefault="009B41D2" w:rsidP="009B41D2">
      <w:pPr>
        <w:pStyle w:val="Code"/>
      </w:pPr>
      <w:r w:rsidRPr="009B41D2">
        <w:t xml:space="preserve">                                             response.PageCount ==</w:t>
      </w:r>
    </w:p>
    <w:p w14:paraId="35F17A81" w14:textId="77777777" w:rsidR="009B41D2" w:rsidRPr="009B41D2" w:rsidRDefault="009B41D2" w:rsidP="009B41D2">
      <w:pPr>
        <w:pStyle w:val="Code"/>
      </w:pPr>
      <w:r w:rsidRPr="009B41D2">
        <w:t xml:space="preserve">                                             queryResult.TotalPageCount</w:t>
      </w:r>
    </w:p>
    <w:p w14:paraId="0BF573D1" w14:textId="77777777" w:rsidR="009B41D2" w:rsidRPr="009B41D2" w:rsidRDefault="009B41D2" w:rsidP="009B41D2">
      <w:pPr>
        <w:pStyle w:val="Code"/>
      </w:pPr>
      <w:r w:rsidRPr="009B41D2">
        <w:t xml:space="preserve">                                             &amp;&amp; response.PageNumber == PageNumber</w:t>
      </w:r>
    </w:p>
    <w:p w14:paraId="6268E14E" w14:textId="77777777" w:rsidR="009B41D2" w:rsidRPr="009B41D2" w:rsidRDefault="009B41D2" w:rsidP="009B41D2">
      <w:pPr>
        <w:pStyle w:val="Code"/>
      </w:pPr>
      <w:r w:rsidRPr="009B41D2">
        <w:t xml:space="preserve">                                             &amp;&amp; response.PageSize == PageSize;</w:t>
      </w:r>
    </w:p>
    <w:p w14:paraId="6C985901" w14:textId="77777777" w:rsidR="009B41D2" w:rsidRPr="009B41D2" w:rsidRDefault="009B41D2" w:rsidP="009B41D2">
      <w:pPr>
        <w:pStyle w:val="Code"/>
      </w:pPr>
    </w:p>
    <w:p w14:paraId="2B9B7C3E" w14:textId="77777777" w:rsidR="009B41D2" w:rsidRPr="009B41D2" w:rsidRDefault="009B41D2" w:rsidP="009B41D2">
      <w:pPr>
        <w:pStyle w:val="Code"/>
      </w:pPr>
      <w:r w:rsidRPr="009B41D2">
        <w:t xml:space="preserve">            _inquiryProcessor.GetTasks(requestInfo);</w:t>
      </w:r>
    </w:p>
    <w:p w14:paraId="06FA1A30" w14:textId="77777777" w:rsidR="009B41D2" w:rsidRPr="009B41D2" w:rsidRDefault="009B41D2" w:rsidP="009B41D2">
      <w:pPr>
        <w:pStyle w:val="Code"/>
      </w:pPr>
    </w:p>
    <w:p w14:paraId="43CB57BD" w14:textId="77777777" w:rsidR="009B41D2" w:rsidRPr="009B41D2" w:rsidRDefault="009B41D2" w:rsidP="009B41D2">
      <w:pPr>
        <w:pStyle w:val="Code"/>
      </w:pPr>
      <w:r w:rsidRPr="009B41D2">
        <w:t xml:space="preserve">            Assert.IsTrue(linksWereAdded);</w:t>
      </w:r>
    </w:p>
    <w:p w14:paraId="6AF1BF41" w14:textId="77777777" w:rsidR="009B41D2" w:rsidRPr="009B41D2" w:rsidRDefault="009B41D2" w:rsidP="009B41D2">
      <w:pPr>
        <w:pStyle w:val="Code"/>
      </w:pPr>
      <w:r w:rsidRPr="009B41D2">
        <w:t xml:space="preserve">        }</w:t>
      </w:r>
    </w:p>
    <w:p w14:paraId="57431966" w14:textId="77777777" w:rsidR="009B41D2" w:rsidRPr="009B41D2" w:rsidRDefault="009B41D2" w:rsidP="009B41D2">
      <w:pPr>
        <w:pStyle w:val="Code"/>
      </w:pPr>
    </w:p>
    <w:p w14:paraId="44323067" w14:textId="77777777" w:rsidR="009B41D2" w:rsidRPr="009B41D2" w:rsidRDefault="009B41D2" w:rsidP="009B41D2">
      <w:pPr>
        <w:pStyle w:val="Code"/>
      </w:pPr>
      <w:r w:rsidRPr="009B41D2">
        <w:t xml:space="preserve">        [Test]</w:t>
      </w:r>
    </w:p>
    <w:p w14:paraId="5477AACB" w14:textId="77777777" w:rsidR="009B41D2" w:rsidRPr="009B41D2" w:rsidRDefault="009B41D2" w:rsidP="009B41D2">
      <w:pPr>
        <w:pStyle w:val="Code"/>
      </w:pPr>
      <w:r w:rsidRPr="009B41D2">
        <w:t xml:space="preserve">        public void GetTasks_adds_self_link_to_tasks()</w:t>
      </w:r>
    </w:p>
    <w:p w14:paraId="0DE0239D" w14:textId="77777777" w:rsidR="009B41D2" w:rsidRPr="009B41D2" w:rsidRDefault="009B41D2" w:rsidP="009B41D2">
      <w:pPr>
        <w:pStyle w:val="Code"/>
      </w:pPr>
      <w:r w:rsidRPr="009B41D2">
        <w:t xml:space="preserve">        {</w:t>
      </w:r>
    </w:p>
    <w:p w14:paraId="6AC2E6CB" w14:textId="77777777" w:rsidR="009B41D2" w:rsidRPr="009B41D2" w:rsidRDefault="009B41D2" w:rsidP="009B41D2">
      <w:pPr>
        <w:pStyle w:val="Code"/>
      </w:pPr>
      <w:r w:rsidRPr="009B41D2">
        <w:t xml:space="preserve">            var taskEntity1 = new Task {TaskId = 300};</w:t>
      </w:r>
    </w:p>
    <w:p w14:paraId="521CF2C1" w14:textId="77777777" w:rsidR="009B41D2" w:rsidRPr="009B41D2" w:rsidRDefault="009B41D2" w:rsidP="009B41D2">
      <w:pPr>
        <w:pStyle w:val="Code"/>
      </w:pPr>
      <w:r w:rsidRPr="009B41D2">
        <w:t xml:space="preserve">            var taskEntity2 = new Task {TaskId = 600};</w:t>
      </w:r>
    </w:p>
    <w:p w14:paraId="3B99BD5D" w14:textId="77777777" w:rsidR="009B41D2" w:rsidRPr="009B41D2" w:rsidRDefault="009B41D2" w:rsidP="009B41D2">
      <w:pPr>
        <w:pStyle w:val="Code"/>
      </w:pPr>
      <w:r w:rsidRPr="009B41D2">
        <w:t xml:space="preserve">            var task1 = new Models.Task {TaskId = taskEntity1.TaskId};</w:t>
      </w:r>
    </w:p>
    <w:p w14:paraId="14027E2B" w14:textId="77777777" w:rsidR="009B41D2" w:rsidRPr="009B41D2" w:rsidRDefault="009B41D2" w:rsidP="009B41D2">
      <w:pPr>
        <w:pStyle w:val="Code"/>
      </w:pPr>
      <w:r w:rsidRPr="009B41D2">
        <w:t xml:space="preserve">            var task2 = new Models.Task {TaskId = taskEntity2.TaskId};</w:t>
      </w:r>
    </w:p>
    <w:p w14:paraId="3EAEE1E2" w14:textId="77777777" w:rsidR="009B41D2" w:rsidRPr="009B41D2" w:rsidRDefault="009B41D2" w:rsidP="009B41D2">
      <w:pPr>
        <w:pStyle w:val="Code"/>
      </w:pPr>
    </w:p>
    <w:p w14:paraId="561C5FA9" w14:textId="77777777" w:rsidR="009B41D2" w:rsidRPr="009B41D2" w:rsidRDefault="009B41D2" w:rsidP="009B41D2">
      <w:pPr>
        <w:pStyle w:val="Code"/>
      </w:pPr>
      <w:r w:rsidRPr="009B41D2">
        <w:t xml:space="preserve">            var taskEntities = new List&lt;Task&gt; {taskEntity1, taskEntity2};</w:t>
      </w:r>
    </w:p>
    <w:p w14:paraId="198EB7F4" w14:textId="77777777" w:rsidR="009B41D2" w:rsidRPr="009B41D2" w:rsidRDefault="009B41D2" w:rsidP="009B41D2">
      <w:pPr>
        <w:pStyle w:val="Code"/>
      </w:pPr>
      <w:r w:rsidRPr="009B41D2">
        <w:t xml:space="preserve">            var tasks = new List&lt;Models.Task&gt; {task1, task2};</w:t>
      </w:r>
    </w:p>
    <w:p w14:paraId="1333D227" w14:textId="77777777" w:rsidR="009B41D2" w:rsidRPr="009B41D2" w:rsidRDefault="009B41D2" w:rsidP="009B41D2">
      <w:pPr>
        <w:pStyle w:val="Code"/>
      </w:pPr>
    </w:p>
    <w:p w14:paraId="4611D2B9" w14:textId="77777777" w:rsidR="009B41D2" w:rsidRPr="009B41D2" w:rsidRDefault="009B41D2" w:rsidP="009B41D2">
      <w:pPr>
        <w:pStyle w:val="Code"/>
      </w:pPr>
      <w:r w:rsidRPr="009B41D2">
        <w:t xml:space="preserve">            for (var i = 0; i &lt; taskEntities.Count; ++i)</w:t>
      </w:r>
    </w:p>
    <w:p w14:paraId="34CDD1A8" w14:textId="77777777" w:rsidR="009B41D2" w:rsidRPr="009B41D2" w:rsidRDefault="009B41D2" w:rsidP="009B41D2">
      <w:pPr>
        <w:pStyle w:val="Code"/>
      </w:pPr>
      <w:r w:rsidRPr="009B41D2">
        <w:t xml:space="preserve">            {</w:t>
      </w:r>
    </w:p>
    <w:p w14:paraId="56F0FAB0" w14:textId="77777777" w:rsidR="009B41D2" w:rsidRPr="009B41D2" w:rsidRDefault="009B41D2" w:rsidP="009B41D2">
      <w:pPr>
        <w:pStyle w:val="Code"/>
      </w:pPr>
      <w:r w:rsidRPr="009B41D2">
        <w:t xml:space="preserve">                var index = i;</w:t>
      </w:r>
    </w:p>
    <w:p w14:paraId="75CE17E9" w14:textId="77777777" w:rsidR="009B41D2" w:rsidRPr="009B41D2" w:rsidRDefault="009B41D2" w:rsidP="009B41D2">
      <w:pPr>
        <w:pStyle w:val="Code"/>
      </w:pPr>
      <w:r w:rsidRPr="009B41D2">
        <w:t xml:space="preserve">                _autoMapperMock.Setup(x =&gt; x.Map&lt;Models.Task&gt;(taskEntities[index])).Returns(tasks[index]);</w:t>
      </w:r>
    </w:p>
    <w:p w14:paraId="7E784E03" w14:textId="77777777" w:rsidR="009B41D2" w:rsidRPr="009B41D2" w:rsidRDefault="009B41D2" w:rsidP="009B41D2">
      <w:pPr>
        <w:pStyle w:val="Code"/>
      </w:pPr>
    </w:p>
    <w:p w14:paraId="6855B968" w14:textId="77777777" w:rsidR="009B41D2" w:rsidRPr="009B41D2" w:rsidRDefault="009B41D2" w:rsidP="009B41D2">
      <w:pPr>
        <w:pStyle w:val="Code"/>
      </w:pPr>
      <w:r w:rsidRPr="009B41D2">
        <w:t xml:space="preserve">                _taskLinkServiceMock.Setup(x =&gt; x.AddSelfLink(tasks[index])).Verifiable();</w:t>
      </w:r>
    </w:p>
    <w:p w14:paraId="3BB6AF69" w14:textId="77777777" w:rsidR="009B41D2" w:rsidRPr="009B41D2" w:rsidRDefault="009B41D2" w:rsidP="009B41D2">
      <w:pPr>
        <w:pStyle w:val="Code"/>
      </w:pPr>
      <w:r w:rsidRPr="009B41D2">
        <w:t xml:space="preserve">            }</w:t>
      </w:r>
    </w:p>
    <w:p w14:paraId="6A7426CF" w14:textId="77777777" w:rsidR="009B41D2" w:rsidRPr="009B41D2" w:rsidRDefault="009B41D2" w:rsidP="009B41D2">
      <w:pPr>
        <w:pStyle w:val="Code"/>
      </w:pPr>
    </w:p>
    <w:p w14:paraId="0501C0F9" w14:textId="77777777" w:rsidR="009B41D2" w:rsidRPr="009B41D2" w:rsidRDefault="009B41D2" w:rsidP="009B41D2">
      <w:pPr>
        <w:pStyle w:val="Code"/>
      </w:pPr>
      <w:r w:rsidRPr="009B41D2">
        <w:t xml:space="preserve">            _inquiryProcessor.GetTasks(taskEntities);</w:t>
      </w:r>
    </w:p>
    <w:p w14:paraId="2F54C7E8" w14:textId="77777777" w:rsidR="009B41D2" w:rsidRPr="009B41D2" w:rsidRDefault="009B41D2" w:rsidP="009B41D2">
      <w:pPr>
        <w:pStyle w:val="Code"/>
      </w:pPr>
    </w:p>
    <w:p w14:paraId="6285D2A4" w14:textId="77777777" w:rsidR="009B41D2" w:rsidRPr="009B41D2" w:rsidRDefault="009B41D2" w:rsidP="009B41D2">
      <w:pPr>
        <w:pStyle w:val="Code"/>
      </w:pPr>
      <w:r w:rsidRPr="009B41D2">
        <w:t xml:space="preserve">            _taskLinkServiceMock.VerifyAll();</w:t>
      </w:r>
    </w:p>
    <w:p w14:paraId="42EEC2BB" w14:textId="77777777" w:rsidR="009B41D2" w:rsidRPr="009B41D2" w:rsidRDefault="009B41D2" w:rsidP="009B41D2">
      <w:pPr>
        <w:pStyle w:val="Code"/>
      </w:pPr>
      <w:r w:rsidRPr="009B41D2">
        <w:t xml:space="preserve">        }</w:t>
      </w:r>
    </w:p>
    <w:p w14:paraId="5CB16203" w14:textId="77777777" w:rsidR="009B41D2" w:rsidRPr="009B41D2" w:rsidRDefault="009B41D2" w:rsidP="009B41D2">
      <w:pPr>
        <w:pStyle w:val="Code"/>
      </w:pPr>
    </w:p>
    <w:p w14:paraId="1C0A0461" w14:textId="77777777" w:rsidR="009B41D2" w:rsidRPr="009B41D2" w:rsidRDefault="009B41D2" w:rsidP="009B41D2">
      <w:pPr>
        <w:pStyle w:val="Code"/>
      </w:pPr>
      <w:r w:rsidRPr="009B41D2">
        <w:t xml:space="preserve">        [Test]</w:t>
      </w:r>
    </w:p>
    <w:p w14:paraId="4756B74F" w14:textId="77777777" w:rsidR="009B41D2" w:rsidRPr="009B41D2" w:rsidRDefault="009B41D2" w:rsidP="009B41D2">
      <w:pPr>
        <w:pStyle w:val="Code"/>
      </w:pPr>
      <w:r w:rsidRPr="009B41D2">
        <w:t xml:space="preserve">        public void GetTasks_maps_entities_to_web_models()</w:t>
      </w:r>
    </w:p>
    <w:p w14:paraId="64C322C5" w14:textId="77777777" w:rsidR="009B41D2" w:rsidRPr="009B41D2" w:rsidRDefault="009B41D2" w:rsidP="009B41D2">
      <w:pPr>
        <w:pStyle w:val="Code"/>
      </w:pPr>
      <w:r w:rsidRPr="009B41D2">
        <w:t xml:space="preserve">        {</w:t>
      </w:r>
    </w:p>
    <w:p w14:paraId="2D19CDF0" w14:textId="77777777" w:rsidR="009B41D2" w:rsidRPr="009B41D2" w:rsidRDefault="009B41D2" w:rsidP="009B41D2">
      <w:pPr>
        <w:pStyle w:val="Code"/>
      </w:pPr>
      <w:r w:rsidRPr="009B41D2">
        <w:t xml:space="preserve">            var taskEntity1 = new Task {TaskId = 300};</w:t>
      </w:r>
    </w:p>
    <w:p w14:paraId="51FE3904" w14:textId="77777777" w:rsidR="009B41D2" w:rsidRPr="009B41D2" w:rsidRDefault="009B41D2" w:rsidP="009B41D2">
      <w:pPr>
        <w:pStyle w:val="Code"/>
      </w:pPr>
      <w:r w:rsidRPr="009B41D2">
        <w:t xml:space="preserve">            var taskEntity2 = new Task {TaskId = 600};</w:t>
      </w:r>
    </w:p>
    <w:p w14:paraId="20DE3D93" w14:textId="77777777" w:rsidR="009B41D2" w:rsidRPr="009B41D2" w:rsidRDefault="009B41D2" w:rsidP="009B41D2">
      <w:pPr>
        <w:pStyle w:val="Code"/>
      </w:pPr>
      <w:r w:rsidRPr="009B41D2">
        <w:t xml:space="preserve">            var task1 = new Models.Task {TaskId = taskEntity1.TaskId};</w:t>
      </w:r>
    </w:p>
    <w:p w14:paraId="08ECF231" w14:textId="77777777" w:rsidR="009B41D2" w:rsidRPr="009B41D2" w:rsidRDefault="009B41D2" w:rsidP="009B41D2">
      <w:pPr>
        <w:pStyle w:val="Code"/>
      </w:pPr>
      <w:r w:rsidRPr="009B41D2">
        <w:t xml:space="preserve">            var task2 = new Models.Task {TaskId = taskEntity2.TaskId};</w:t>
      </w:r>
    </w:p>
    <w:p w14:paraId="051407B6" w14:textId="77777777" w:rsidR="009B41D2" w:rsidRPr="009B41D2" w:rsidRDefault="009B41D2" w:rsidP="009B41D2">
      <w:pPr>
        <w:pStyle w:val="Code"/>
      </w:pPr>
    </w:p>
    <w:p w14:paraId="6C7896A6" w14:textId="77777777" w:rsidR="009B41D2" w:rsidRPr="009B41D2" w:rsidRDefault="009B41D2" w:rsidP="009B41D2">
      <w:pPr>
        <w:pStyle w:val="Code"/>
      </w:pPr>
      <w:r w:rsidRPr="009B41D2">
        <w:t xml:space="preserve">            var taskEntities = new List&lt;Task&gt; {taskEntity1, taskEntity2};</w:t>
      </w:r>
    </w:p>
    <w:p w14:paraId="69384DB9" w14:textId="77777777" w:rsidR="009B41D2" w:rsidRPr="009B41D2" w:rsidRDefault="009B41D2" w:rsidP="009B41D2">
      <w:pPr>
        <w:pStyle w:val="Code"/>
      </w:pPr>
      <w:r w:rsidRPr="009B41D2">
        <w:t xml:space="preserve">            var tasks = new List&lt;Models.Task&gt; {task1, task2};</w:t>
      </w:r>
    </w:p>
    <w:p w14:paraId="300A8FF2" w14:textId="77777777" w:rsidR="009B41D2" w:rsidRPr="009B41D2" w:rsidRDefault="009B41D2" w:rsidP="009B41D2">
      <w:pPr>
        <w:pStyle w:val="Code"/>
      </w:pPr>
    </w:p>
    <w:p w14:paraId="2040F34F" w14:textId="77777777" w:rsidR="009B41D2" w:rsidRPr="009B41D2" w:rsidRDefault="009B41D2" w:rsidP="009B41D2">
      <w:pPr>
        <w:pStyle w:val="Code"/>
      </w:pPr>
      <w:r w:rsidRPr="009B41D2">
        <w:t xml:space="preserve">            for (var i = 0; i &lt; taskEntities.Count; ++i)</w:t>
      </w:r>
    </w:p>
    <w:p w14:paraId="76C2E09B" w14:textId="77777777" w:rsidR="009B41D2" w:rsidRPr="009B41D2" w:rsidRDefault="009B41D2" w:rsidP="009B41D2">
      <w:pPr>
        <w:pStyle w:val="Code"/>
      </w:pPr>
      <w:r w:rsidRPr="009B41D2">
        <w:t xml:space="preserve">            {</w:t>
      </w:r>
    </w:p>
    <w:p w14:paraId="2D2FA261" w14:textId="77777777" w:rsidR="009B41D2" w:rsidRPr="009B41D2" w:rsidRDefault="009B41D2" w:rsidP="009B41D2">
      <w:pPr>
        <w:pStyle w:val="Code"/>
      </w:pPr>
      <w:r w:rsidRPr="009B41D2">
        <w:t xml:space="preserve">                var index = i;</w:t>
      </w:r>
    </w:p>
    <w:p w14:paraId="177537AF" w14:textId="77777777" w:rsidR="009B41D2" w:rsidRPr="009B41D2" w:rsidRDefault="009B41D2" w:rsidP="009B41D2">
      <w:pPr>
        <w:pStyle w:val="Code"/>
      </w:pPr>
      <w:r w:rsidRPr="009B41D2">
        <w:t xml:space="preserve">                _autoMapperMock.Setup(x =&gt; x.Map&lt;Models.Task&gt;(taskEntities[index])).Returns(tasks[index]);</w:t>
      </w:r>
    </w:p>
    <w:p w14:paraId="06E60341" w14:textId="77777777" w:rsidR="009B41D2" w:rsidRPr="009B41D2" w:rsidRDefault="009B41D2" w:rsidP="009B41D2">
      <w:pPr>
        <w:pStyle w:val="Code"/>
      </w:pPr>
      <w:r w:rsidRPr="009B41D2">
        <w:t xml:space="preserve">            }</w:t>
      </w:r>
    </w:p>
    <w:p w14:paraId="41177D73" w14:textId="77777777" w:rsidR="009B41D2" w:rsidRPr="009B41D2" w:rsidRDefault="009B41D2" w:rsidP="009B41D2">
      <w:pPr>
        <w:pStyle w:val="Code"/>
      </w:pPr>
    </w:p>
    <w:p w14:paraId="3D347E64" w14:textId="77777777" w:rsidR="009B41D2" w:rsidRPr="009B41D2" w:rsidRDefault="009B41D2" w:rsidP="009B41D2">
      <w:pPr>
        <w:pStyle w:val="Code"/>
      </w:pPr>
      <w:r w:rsidRPr="009B41D2">
        <w:t xml:space="preserve">            var actualResult = _inquiryProcessor.GetTasks(taskEntities);</w:t>
      </w:r>
    </w:p>
    <w:p w14:paraId="21E1A576" w14:textId="77777777" w:rsidR="009B41D2" w:rsidRPr="009B41D2" w:rsidRDefault="009B41D2" w:rsidP="009B41D2">
      <w:pPr>
        <w:pStyle w:val="Code"/>
      </w:pPr>
    </w:p>
    <w:p w14:paraId="68955F41" w14:textId="77777777" w:rsidR="009B41D2" w:rsidRPr="009B41D2" w:rsidRDefault="009B41D2" w:rsidP="009B41D2">
      <w:pPr>
        <w:pStyle w:val="Code"/>
      </w:pPr>
      <w:r w:rsidRPr="009B41D2">
        <w:t xml:space="preserve">            Assert.IsTrue(tasks.SequenceEqual(actualResult));</w:t>
      </w:r>
    </w:p>
    <w:p w14:paraId="45743414" w14:textId="77777777" w:rsidR="009B41D2" w:rsidRPr="009B41D2" w:rsidRDefault="009B41D2" w:rsidP="009B41D2">
      <w:pPr>
        <w:pStyle w:val="Code"/>
      </w:pPr>
      <w:r w:rsidRPr="009B41D2">
        <w:t xml:space="preserve">        }</w:t>
      </w:r>
    </w:p>
    <w:p w14:paraId="15FEB996" w14:textId="77777777" w:rsidR="009B41D2" w:rsidRPr="009B41D2" w:rsidRDefault="009B41D2" w:rsidP="009B41D2">
      <w:pPr>
        <w:pStyle w:val="Code"/>
      </w:pPr>
    </w:p>
    <w:p w14:paraId="68226C8E" w14:textId="77777777" w:rsidR="009B41D2" w:rsidRPr="009B41D2" w:rsidRDefault="009B41D2" w:rsidP="009B41D2">
      <w:pPr>
        <w:pStyle w:val="Code"/>
      </w:pPr>
      <w:r w:rsidRPr="009B41D2">
        <w:t xml:space="preserve">        [Test]</w:t>
      </w:r>
    </w:p>
    <w:p w14:paraId="0BAB8537" w14:textId="77777777" w:rsidR="009B41D2" w:rsidRPr="009B41D2" w:rsidRDefault="009B41D2" w:rsidP="009B41D2">
      <w:pPr>
        <w:pStyle w:val="Code"/>
      </w:pPr>
      <w:r w:rsidRPr="009B41D2">
        <w:t xml:space="preserve">        public void GetTasks_returns_correct_result()</w:t>
      </w:r>
    </w:p>
    <w:p w14:paraId="4E224B99" w14:textId="77777777" w:rsidR="009B41D2" w:rsidRPr="009B41D2" w:rsidRDefault="009B41D2" w:rsidP="009B41D2">
      <w:pPr>
        <w:pStyle w:val="Code"/>
      </w:pPr>
      <w:r w:rsidRPr="009B41D2">
        <w:t xml:space="preserve">        {</w:t>
      </w:r>
    </w:p>
    <w:p w14:paraId="14BB0467" w14:textId="77777777" w:rsidR="009B41D2" w:rsidRPr="009B41D2" w:rsidRDefault="009B41D2" w:rsidP="009B41D2">
      <w:pPr>
        <w:pStyle w:val="Code"/>
      </w:pPr>
      <w:r w:rsidRPr="009B41D2">
        <w:t xml:space="preserve">            var requestInfo = new PagedDataRequest(PageNumber, PageSize);</w:t>
      </w:r>
    </w:p>
    <w:p w14:paraId="65A49265" w14:textId="77777777" w:rsidR="009B41D2" w:rsidRPr="009B41D2" w:rsidRDefault="009B41D2" w:rsidP="009B41D2">
      <w:pPr>
        <w:pStyle w:val="Code"/>
      </w:pPr>
      <w:r w:rsidRPr="009B41D2">
        <w:t xml:space="preserve">            var taskEntity = new Task {TaskId = 300};</w:t>
      </w:r>
    </w:p>
    <w:p w14:paraId="7591289F" w14:textId="77777777" w:rsidR="009B41D2" w:rsidRPr="009B41D2" w:rsidRDefault="009B41D2" w:rsidP="009B41D2">
      <w:pPr>
        <w:pStyle w:val="Code"/>
      </w:pPr>
      <w:r w:rsidRPr="009B41D2">
        <w:t xml:space="preserve">            var queriedItems = new[] {taskEntity};</w:t>
      </w:r>
    </w:p>
    <w:p w14:paraId="5CD0463C" w14:textId="77777777" w:rsidR="009B41D2" w:rsidRPr="009B41D2" w:rsidRDefault="009B41D2" w:rsidP="009B41D2">
      <w:pPr>
        <w:pStyle w:val="Code"/>
      </w:pPr>
      <w:r w:rsidRPr="009B41D2">
        <w:t xml:space="preserve">            var queryResult = new QueryResult&lt;Task&gt;(queriedItems, queriedItems.Count(), PageSize);</w:t>
      </w:r>
    </w:p>
    <w:p w14:paraId="3D2349FB" w14:textId="77777777" w:rsidR="009B41D2" w:rsidRPr="009B41D2" w:rsidRDefault="009B41D2" w:rsidP="009B41D2">
      <w:pPr>
        <w:pStyle w:val="Code"/>
      </w:pPr>
    </w:p>
    <w:p w14:paraId="0DDA0864" w14:textId="77777777" w:rsidR="009B41D2" w:rsidRPr="009B41D2" w:rsidRDefault="009B41D2" w:rsidP="009B41D2">
      <w:pPr>
        <w:pStyle w:val="Code"/>
      </w:pPr>
      <w:r w:rsidRPr="009B41D2">
        <w:t xml:space="preserve">            var task = new Models.Task {TaskId = taskEntity.TaskId};</w:t>
      </w:r>
    </w:p>
    <w:p w14:paraId="00808E84" w14:textId="77777777" w:rsidR="009B41D2" w:rsidRPr="009B41D2" w:rsidRDefault="009B41D2" w:rsidP="009B41D2">
      <w:pPr>
        <w:pStyle w:val="Code"/>
      </w:pPr>
      <w:r w:rsidRPr="009B41D2">
        <w:t xml:space="preserve">            var tasks = new[] {task};</w:t>
      </w:r>
    </w:p>
    <w:p w14:paraId="5EE81B8B" w14:textId="77777777" w:rsidR="009B41D2" w:rsidRPr="009B41D2" w:rsidRDefault="009B41D2" w:rsidP="009B41D2">
      <w:pPr>
        <w:pStyle w:val="Code"/>
      </w:pPr>
    </w:p>
    <w:p w14:paraId="0975892E" w14:textId="77777777" w:rsidR="009B41D2" w:rsidRPr="009B41D2" w:rsidRDefault="009B41D2" w:rsidP="009B41D2">
      <w:pPr>
        <w:pStyle w:val="Code"/>
      </w:pPr>
      <w:r w:rsidRPr="009B41D2">
        <w:t xml:space="preserve">            _allTasksQueryProcessorMock.Setup(x =&gt; x.GetTasks(requestInfo)).Returns(queryResult);</w:t>
      </w:r>
    </w:p>
    <w:p w14:paraId="7D1C54F1" w14:textId="77777777" w:rsidR="009B41D2" w:rsidRPr="009B41D2" w:rsidRDefault="009B41D2" w:rsidP="009B41D2">
      <w:pPr>
        <w:pStyle w:val="Code"/>
      </w:pPr>
      <w:r w:rsidRPr="009B41D2">
        <w:lastRenderedPageBreak/>
        <w:t xml:space="preserve">            _inquiryProcessor.GetTasksTestDouble = items =&gt; items == queriedItems ? tasks : null;</w:t>
      </w:r>
    </w:p>
    <w:p w14:paraId="42F39A56" w14:textId="77777777" w:rsidR="009B41D2" w:rsidRPr="009B41D2" w:rsidRDefault="009B41D2" w:rsidP="009B41D2">
      <w:pPr>
        <w:pStyle w:val="Code"/>
      </w:pPr>
    </w:p>
    <w:p w14:paraId="1674A797" w14:textId="77777777" w:rsidR="009B41D2" w:rsidRPr="009B41D2" w:rsidRDefault="009B41D2" w:rsidP="009B41D2">
      <w:pPr>
        <w:pStyle w:val="Code"/>
      </w:pPr>
      <w:r w:rsidRPr="009B41D2">
        <w:t xml:space="preserve">            var actualResult = _inquiryProcessor.GetTasks(requestInfo);</w:t>
      </w:r>
    </w:p>
    <w:p w14:paraId="144E173C" w14:textId="77777777" w:rsidR="009B41D2" w:rsidRPr="009B41D2" w:rsidRDefault="009B41D2" w:rsidP="009B41D2">
      <w:pPr>
        <w:pStyle w:val="Code"/>
      </w:pPr>
    </w:p>
    <w:p w14:paraId="12DE284D" w14:textId="77777777" w:rsidR="009B41D2" w:rsidRPr="009B41D2" w:rsidRDefault="009B41D2" w:rsidP="009B41D2">
      <w:pPr>
        <w:pStyle w:val="Code"/>
      </w:pPr>
      <w:r w:rsidRPr="009B41D2">
        <w:t xml:space="preserve">            Assert.IsTrue(tasks.SequenceEqual(actualResult.Items), "Incorrect Items in result");</w:t>
      </w:r>
    </w:p>
    <w:p w14:paraId="6FBCBABB" w14:textId="77777777" w:rsidR="009B41D2" w:rsidRPr="009B41D2" w:rsidRDefault="009B41D2" w:rsidP="009B41D2">
      <w:pPr>
        <w:pStyle w:val="Code"/>
      </w:pPr>
      <w:r w:rsidRPr="009B41D2">
        <w:t xml:space="preserve">            Assert.AreEqual(queryResult.TotalPageCount, actualResult.PageCount, "Incorrect PageCount in result");</w:t>
      </w:r>
    </w:p>
    <w:p w14:paraId="365490F2" w14:textId="77777777" w:rsidR="009B41D2" w:rsidRPr="009B41D2" w:rsidRDefault="009B41D2" w:rsidP="009B41D2">
      <w:pPr>
        <w:pStyle w:val="Code"/>
      </w:pPr>
      <w:r w:rsidRPr="009B41D2">
        <w:t xml:space="preserve">            Assert.AreEqual(PageNumber, actualResult.PageNumber, "Incorrect PageNumber in result");</w:t>
      </w:r>
    </w:p>
    <w:p w14:paraId="654954E0" w14:textId="77777777" w:rsidR="009B41D2" w:rsidRPr="009B41D2" w:rsidRDefault="009B41D2" w:rsidP="009B41D2">
      <w:pPr>
        <w:pStyle w:val="Code"/>
      </w:pPr>
      <w:r w:rsidRPr="009B41D2">
        <w:t xml:space="preserve">            Assert.AreEqual(PageSize, actualResult.PageSize, "Incorrect PageSize in result");</w:t>
      </w:r>
    </w:p>
    <w:p w14:paraId="494A01B9" w14:textId="77777777" w:rsidR="009B41D2" w:rsidRPr="009B41D2" w:rsidRDefault="009B41D2" w:rsidP="009B41D2">
      <w:pPr>
        <w:pStyle w:val="Code"/>
      </w:pPr>
      <w:r w:rsidRPr="009B41D2">
        <w:t xml:space="preserve">        }</w:t>
      </w:r>
    </w:p>
    <w:p w14:paraId="3730E2B6" w14:textId="77777777" w:rsidR="009B41D2" w:rsidRPr="009B41D2" w:rsidRDefault="009B41D2" w:rsidP="009B41D2">
      <w:pPr>
        <w:pStyle w:val="Code"/>
      </w:pPr>
      <w:r w:rsidRPr="009B41D2">
        <w:t xml:space="preserve">    }</w:t>
      </w:r>
    </w:p>
    <w:p w14:paraId="4E8F39B0" w14:textId="6976250D" w:rsidR="009B41D2" w:rsidRDefault="009B41D2" w:rsidP="009B41D2">
      <w:pPr>
        <w:pStyle w:val="Code"/>
      </w:pPr>
      <w:r w:rsidRPr="009B41D2">
        <w:t>}</w:t>
      </w:r>
    </w:p>
    <w:p w14:paraId="7ED22DD8" w14:textId="7FC5CF79" w:rsidR="00EF1B54" w:rsidRDefault="00C10EB8" w:rsidP="00EF1B54">
      <w:pPr>
        <w:pStyle w:val="BodyTextCont"/>
      </w:pPr>
      <w:r>
        <w:t xml:space="preserve">There are several notable items in this test class, </w:t>
      </w:r>
      <w:r w:rsidR="004E451D">
        <w:t xml:space="preserve">but first let's mention some things about the </w:t>
      </w:r>
      <w:proofErr w:type="spellStart"/>
      <w:r w:rsidRPr="00C10EB8">
        <w:rPr>
          <w:rStyle w:val="CodeInline"/>
        </w:rPr>
        <w:t>AllTasksInquiryProcessor</w:t>
      </w:r>
      <w:proofErr w:type="spellEnd"/>
      <w:r w:rsidR="00EF1B54">
        <w:t xml:space="preserve"> class itself. For one, a</w:t>
      </w:r>
      <w:r w:rsidR="004E451D">
        <w:t xml:space="preserve">ll of the helper (i.e., non-interface) methods on the </w:t>
      </w:r>
      <w:proofErr w:type="spellStart"/>
      <w:r w:rsidR="004E451D" w:rsidRPr="00C10EB8">
        <w:rPr>
          <w:rStyle w:val="CodeInline"/>
        </w:rPr>
        <w:t>AllTasksInquiryProcessor</w:t>
      </w:r>
      <w:proofErr w:type="spellEnd"/>
      <w:r w:rsidR="004E451D">
        <w:t xml:space="preserve"> class are virtual. This allows us to stub those out when unit testing.</w:t>
      </w:r>
    </w:p>
    <w:p w14:paraId="48E9B17F" w14:textId="6A2B36EA" w:rsidR="00C10EB8" w:rsidRDefault="00006839" w:rsidP="00EF1B54">
      <w:pPr>
        <w:pStyle w:val="BodyTextCont"/>
      </w:pPr>
      <w:r>
        <w:t>Secondly</w:t>
      </w:r>
      <w:r w:rsidR="00EF1B54">
        <w:t xml:space="preserve">, notice that although </w:t>
      </w:r>
      <w:proofErr w:type="spellStart"/>
      <w:r w:rsidR="00C10EB8" w:rsidRPr="00C10EB8">
        <w:rPr>
          <w:rStyle w:val="CodeInline"/>
        </w:rPr>
        <w:t>AllTasksInquiryProcessor</w:t>
      </w:r>
      <w:proofErr w:type="spellEnd"/>
      <w:r w:rsidR="00C10EB8">
        <w:t xml:space="preserve"> requires several dependencies, </w:t>
      </w:r>
      <w:r w:rsidR="00EF1B54">
        <w:t>we do not aggregate the</w:t>
      </w:r>
      <w:r w:rsidR="00C10EB8">
        <w:t xml:space="preserve"> dependencies in a</w:t>
      </w:r>
      <w:r w:rsidR="004E451D">
        <w:t xml:space="preserve"> "block"</w:t>
      </w:r>
      <w:r w:rsidR="00C10EB8">
        <w:t xml:space="preserve"> as we did with the </w:t>
      </w:r>
      <w:proofErr w:type="spellStart"/>
      <w:r w:rsidR="00C10EB8" w:rsidRPr="00C10EB8">
        <w:rPr>
          <w:rStyle w:val="CodeInline"/>
        </w:rPr>
        <w:t>TasksController</w:t>
      </w:r>
      <w:proofErr w:type="spellEnd"/>
      <w:r w:rsidR="00EF1B54">
        <w:rPr>
          <w:rStyle w:val="CodeInline"/>
        </w:rPr>
        <w:t>.</w:t>
      </w:r>
      <w:r w:rsidR="00C10EB8">
        <w:t xml:space="preserve"> </w:t>
      </w:r>
      <w:r w:rsidR="00EF1B54">
        <w:t xml:space="preserve">This is </w:t>
      </w:r>
      <w:r w:rsidR="00C10EB8">
        <w:t xml:space="preserve">because, unlike the </w:t>
      </w:r>
      <w:proofErr w:type="spellStart"/>
      <w:r w:rsidR="00C10EB8" w:rsidRPr="00C10EB8">
        <w:rPr>
          <w:rStyle w:val="CodeInline"/>
        </w:rPr>
        <w:t>TasksController</w:t>
      </w:r>
      <w:proofErr w:type="spellEnd"/>
      <w:r w:rsidR="00C10EB8">
        <w:t xml:space="preserve">, we don't expect the </w:t>
      </w:r>
      <w:proofErr w:type="spellStart"/>
      <w:r w:rsidR="00C10EB8" w:rsidRPr="00C10EB8">
        <w:rPr>
          <w:rStyle w:val="CodeInline"/>
        </w:rPr>
        <w:t>AllTasksInquiryProcessor</w:t>
      </w:r>
      <w:proofErr w:type="spellEnd"/>
      <w:r w:rsidR="00C10EB8">
        <w:t xml:space="preserve"> to take on additional </w:t>
      </w:r>
      <w:r w:rsidR="004E451D">
        <w:t>responsibilities</w:t>
      </w:r>
      <w:r w:rsidR="00C10EB8">
        <w:t>.</w:t>
      </w:r>
      <w:r w:rsidR="004E451D">
        <w:t xml:space="preserve"> This decision </w:t>
      </w:r>
      <w:r w:rsidR="00EF1B54">
        <w:t>should</w:t>
      </w:r>
      <w:r w:rsidR="004E451D">
        <w:t xml:space="preserve"> be revisited if the </w:t>
      </w:r>
      <w:r w:rsidR="00EF1B54">
        <w:t xml:space="preserve">underlying </w:t>
      </w:r>
      <w:r w:rsidR="004E451D">
        <w:t xml:space="preserve">assumption were someday proven </w:t>
      </w:r>
      <w:r w:rsidR="00EF1B54">
        <w:t xml:space="preserve">to be </w:t>
      </w:r>
      <w:r w:rsidR="004E451D">
        <w:t>incorrect.</w:t>
      </w:r>
    </w:p>
    <w:p w14:paraId="0DB93E00" w14:textId="48A3C6FA" w:rsidR="00EF1B54" w:rsidRDefault="00006839" w:rsidP="00EF1B54">
      <w:pPr>
        <w:pStyle w:val="BodyTextCont"/>
      </w:pPr>
      <w:r>
        <w:t xml:space="preserve">As for </w:t>
      </w:r>
      <w:r w:rsidR="00EF1B54">
        <w:t xml:space="preserve">the </w:t>
      </w:r>
      <w:proofErr w:type="spellStart"/>
      <w:r w:rsidR="00EF1B54" w:rsidRPr="00EF1B54">
        <w:rPr>
          <w:rStyle w:val="CodeInline"/>
        </w:rPr>
        <w:t>AllTasksInquiryProcessorTest</w:t>
      </w:r>
      <w:proofErr w:type="spellEnd"/>
      <w:r w:rsidR="00EF1B54">
        <w:t xml:space="preserve"> class</w:t>
      </w:r>
      <w:r>
        <w:t>, here are some of the more noteworthy elements</w:t>
      </w:r>
      <w:r w:rsidR="00EF1B54">
        <w:t>:</w:t>
      </w:r>
    </w:p>
    <w:p w14:paraId="543C9CFB" w14:textId="3D1C78FC" w:rsidR="004E451D" w:rsidRDefault="00006839" w:rsidP="00A24D0E">
      <w:pPr>
        <w:pStyle w:val="Bullet"/>
      </w:pPr>
      <w:r>
        <w:t xml:space="preserve">The class contains a private class, </w:t>
      </w:r>
      <w:proofErr w:type="spellStart"/>
      <w:r w:rsidRPr="00A24D0E">
        <w:rPr>
          <w:rStyle w:val="CodeInline"/>
        </w:rPr>
        <w:t>AllTasksInquiryProcessorTestDouble</w:t>
      </w:r>
      <w:proofErr w:type="spellEnd"/>
      <w:r w:rsidR="00A24D0E">
        <w:t xml:space="preserve">, which derives from </w:t>
      </w:r>
      <w:proofErr w:type="spellStart"/>
      <w:r w:rsidR="00A24D0E" w:rsidRPr="00A24D0E">
        <w:rPr>
          <w:rStyle w:val="CodeInline"/>
        </w:rPr>
        <w:t>AllTasksInquiryProcessor</w:t>
      </w:r>
      <w:proofErr w:type="spellEnd"/>
      <w:r>
        <w:t xml:space="preserve">. </w:t>
      </w:r>
      <w:r w:rsidR="00A24D0E">
        <w:t xml:space="preserve">The </w:t>
      </w:r>
      <w:proofErr w:type="spellStart"/>
      <w:r w:rsidR="00A24D0E" w:rsidRPr="00A24D0E">
        <w:rPr>
          <w:rStyle w:val="CodeInline"/>
        </w:rPr>
        <w:t>AllTasksInquiryProcessorTest</w:t>
      </w:r>
      <w:proofErr w:type="spellEnd"/>
      <w:r w:rsidR="00A24D0E" w:rsidRPr="00A24D0E">
        <w:t xml:space="preserve"> </w:t>
      </w:r>
      <w:r w:rsidR="00A24D0E">
        <w:t xml:space="preserve">test methods use an instance of this private class, stubbing out functionality to allow </w:t>
      </w:r>
      <w:r w:rsidR="00DA1260">
        <w:t>individual test methods to isolate a sin</w:t>
      </w:r>
      <w:r w:rsidR="007B5E59">
        <w:t>g</w:t>
      </w:r>
      <w:r w:rsidR="00DA1260">
        <w:t>le method under test.</w:t>
      </w:r>
    </w:p>
    <w:p w14:paraId="0009F9AC" w14:textId="171B54A2" w:rsidR="00DA1260" w:rsidRDefault="00DA1260" w:rsidP="00D45AD0">
      <w:pPr>
        <w:pStyle w:val="Bullet"/>
      </w:pPr>
      <w:r>
        <w:t>The class employs a mix of state</w:t>
      </w:r>
      <w:r w:rsidR="007B5E59">
        <w:t xml:space="preserve"> verification and behavior verification, as appropriate,</w:t>
      </w:r>
      <w:r>
        <w:t xml:space="preserve"> </w:t>
      </w:r>
      <w:r w:rsidR="007B5E59">
        <w:t>in</w:t>
      </w:r>
      <w:r>
        <w:t xml:space="preserve"> order to </w:t>
      </w:r>
      <w:r w:rsidR="007B5E59">
        <w:t xml:space="preserve">provide high levels of code coverage. For example, </w:t>
      </w:r>
      <w:proofErr w:type="spellStart"/>
      <w:r w:rsidR="007B5E59" w:rsidRPr="00D45AD0">
        <w:rPr>
          <w:rStyle w:val="CodeInline"/>
        </w:rPr>
        <w:t>AddLinksToInquiryResponse_adds_AllTasks_link</w:t>
      </w:r>
      <w:proofErr w:type="spellEnd"/>
      <w:r w:rsidR="00D45AD0">
        <w:t xml:space="preserve"> employs state verification; the response is examined. On the other hand, </w:t>
      </w:r>
      <w:proofErr w:type="spellStart"/>
      <w:r w:rsidR="00D45AD0" w:rsidRPr="00D45AD0">
        <w:rPr>
          <w:rStyle w:val="CodeInline"/>
        </w:rPr>
        <w:t>AddLinksToInquiryResponse_adds_page_links</w:t>
      </w:r>
      <w:proofErr w:type="spellEnd"/>
      <w:r w:rsidR="00D45AD0">
        <w:t xml:space="preserve"> employs behavior verification; the </w:t>
      </w:r>
      <w:proofErr w:type="spellStart"/>
      <w:r w:rsidR="00D45AD0" w:rsidRPr="00D45AD0">
        <w:rPr>
          <w:rStyle w:val="CodeInline"/>
        </w:rPr>
        <w:t>ICommonLinkService</w:t>
      </w:r>
      <w:proofErr w:type="spellEnd"/>
      <w:r w:rsidR="00D45AD0">
        <w:t xml:space="preserve"> mock is interrogated to verify that the </w:t>
      </w:r>
      <w:proofErr w:type="spellStart"/>
      <w:r w:rsidR="00D45AD0" w:rsidRPr="00D45AD0">
        <w:rPr>
          <w:rStyle w:val="CodeInline"/>
        </w:rPr>
        <w:t>AddPageLinks</w:t>
      </w:r>
      <w:proofErr w:type="spellEnd"/>
      <w:r w:rsidR="00D45AD0">
        <w:t xml:space="preserve"> method was invoked.</w:t>
      </w:r>
    </w:p>
    <w:p w14:paraId="0E8A8F44" w14:textId="1C9F6797" w:rsidR="00D45AD0" w:rsidRDefault="00D45AD0" w:rsidP="000C4941">
      <w:pPr>
        <w:pStyle w:val="BulletSubList"/>
      </w:pPr>
      <w:r>
        <w:t>Martin Fowler provides a good</w:t>
      </w:r>
      <w:r w:rsidR="000C4941">
        <w:t xml:space="preserve"> </w:t>
      </w:r>
      <w:r>
        <w:t xml:space="preserve">explanation of </w:t>
      </w:r>
      <w:r w:rsidR="000C4941">
        <w:t>these approaches to testing in the following article</w:t>
      </w:r>
      <w:r>
        <w:t xml:space="preserve">: </w:t>
      </w:r>
      <w:r w:rsidRPr="00D45AD0">
        <w:t>http://martinfowler.com/articles/mocksArentStubs.html#ClassicalAndMockistTesting</w:t>
      </w:r>
      <w:r>
        <w:t>.</w:t>
      </w:r>
    </w:p>
    <w:p w14:paraId="77C56958" w14:textId="1EA4A161" w:rsidR="00546373" w:rsidRDefault="00A24D0E" w:rsidP="00D12762">
      <w:pPr>
        <w:pStyle w:val="Bullet"/>
      </w:pPr>
      <w:r>
        <w:t xml:space="preserve">The class defines a </w:t>
      </w:r>
      <w:proofErr w:type="spellStart"/>
      <w:r w:rsidRPr="00A24D0E">
        <w:t>QueryStringFormat</w:t>
      </w:r>
      <w:proofErr w:type="spellEnd"/>
      <w:r>
        <w:t xml:space="preserve"> field, rather than relying on the </w:t>
      </w:r>
      <w:proofErr w:type="spellStart"/>
      <w:r w:rsidRPr="00A24D0E">
        <w:t>AllTasksInquiryProcessor</w:t>
      </w:r>
      <w:r>
        <w:t>'s</w:t>
      </w:r>
      <w:proofErr w:type="spellEnd"/>
      <w:r>
        <w:t xml:space="preserve"> public </w:t>
      </w:r>
      <w:proofErr w:type="spellStart"/>
      <w:r w:rsidRPr="00A24D0E">
        <w:t>QueryStringFormat</w:t>
      </w:r>
      <w:proofErr w:type="spellEnd"/>
      <w:r>
        <w:t xml:space="preserve"> field. This is so that tests will break if the </w:t>
      </w:r>
      <w:proofErr w:type="spellStart"/>
      <w:r w:rsidRPr="00A24D0E">
        <w:t>AllTasksInquiryProcessor</w:t>
      </w:r>
      <w:r>
        <w:t>'s</w:t>
      </w:r>
      <w:proofErr w:type="spellEnd"/>
      <w:r>
        <w:t xml:space="preserve"> field were to ever change.</w:t>
      </w:r>
      <w:r w:rsidR="000C4941">
        <w:t xml:space="preserve"> Yes, this is actually desirable! If the functionality changes, then the corresponding test(s) should break.</w:t>
      </w:r>
    </w:p>
    <w:p w14:paraId="2183E79A" w14:textId="10212392" w:rsidR="00246CB2" w:rsidRDefault="008733D0" w:rsidP="005F7AA5">
      <w:pPr>
        <w:pStyle w:val="BodyTextCont"/>
      </w:pPr>
      <w:r>
        <w:t>In a production situation you would also need to test all of the other dependencies, including the ones we didn't cover here (</w:t>
      </w:r>
      <w:r w:rsidR="00D8736B">
        <w:t xml:space="preserve">i.e., </w:t>
      </w:r>
      <w:proofErr w:type="spellStart"/>
      <w:r w:rsidRPr="008733D0">
        <w:rPr>
          <w:rStyle w:val="CodeInline"/>
        </w:rPr>
        <w:t>PrimitiveTypeParser</w:t>
      </w:r>
      <w:proofErr w:type="spellEnd"/>
      <w:r>
        <w:t xml:space="preserve">, </w:t>
      </w:r>
      <w:proofErr w:type="spellStart"/>
      <w:r w:rsidRPr="008733D0">
        <w:rPr>
          <w:rStyle w:val="CodeInline"/>
        </w:rPr>
        <w:t>TaskLinkService</w:t>
      </w:r>
      <w:proofErr w:type="spellEnd"/>
      <w:r>
        <w:t>, the various extension methods</w:t>
      </w:r>
      <w:r w:rsidR="00D8736B">
        <w:t>, etc.</w:t>
      </w:r>
      <w:r>
        <w:t>)</w:t>
      </w:r>
      <w:r w:rsidR="003C7879">
        <w:t xml:space="preserve">. However, for the sake of keeping our readers engaged (you </w:t>
      </w:r>
      <w:r w:rsidR="00D8736B">
        <w:t xml:space="preserve">are </w:t>
      </w:r>
      <w:r w:rsidR="003C7879">
        <w:t>still with us</w:t>
      </w:r>
      <w:r w:rsidR="00D8736B">
        <w:t>, right</w:t>
      </w:r>
      <w:r w:rsidR="003C7879">
        <w:t xml:space="preserve">?), we will now move on to the integration tests. At this point we trust that we've provided the basic foundation, and some helpful techniques, </w:t>
      </w:r>
      <w:r w:rsidR="00D8736B">
        <w:t>necessary</w:t>
      </w:r>
      <w:r w:rsidR="003C7879">
        <w:t xml:space="preserve"> </w:t>
      </w:r>
      <w:r w:rsidR="00020C54">
        <w:t xml:space="preserve">for you </w:t>
      </w:r>
      <w:r w:rsidR="003C7879">
        <w:t xml:space="preserve">to </w:t>
      </w:r>
      <w:r w:rsidR="00D8736B">
        <w:t>apply</w:t>
      </w:r>
      <w:r w:rsidR="003C7879">
        <w:t xml:space="preserve"> unit test coverage to an ASP.NET Web API-based application.</w:t>
      </w:r>
    </w:p>
    <w:p w14:paraId="5B365257" w14:textId="55B04E0C" w:rsidR="002A794A" w:rsidRDefault="00445C9F" w:rsidP="00445C9F">
      <w:pPr>
        <w:pStyle w:val="Heading2"/>
      </w:pPr>
      <w:r>
        <w:lastRenderedPageBreak/>
        <w:t>Integration Testing</w:t>
      </w:r>
    </w:p>
    <w:p w14:paraId="2BC21CA7" w14:textId="2C273B00" w:rsidR="00FC52BB" w:rsidRDefault="00FC52BB" w:rsidP="00FC52BB">
      <w:pPr>
        <w:pStyle w:val="BodyTextFirst"/>
      </w:pPr>
      <w:r>
        <w:t xml:space="preserve">The first thing we need to do is add some dependencies to the </w:t>
      </w:r>
      <w:r w:rsidRPr="00D26E2B">
        <w:t>WebApi2Book.Web.Api.</w:t>
      </w:r>
      <w:r>
        <w:t>Integration</w:t>
      </w:r>
      <w:r w:rsidRPr="00D26E2B">
        <w:t>Tests</w:t>
      </w:r>
      <w:r>
        <w:t xml:space="preserve"> project. With the solution open, run the following commands in the Package Manager Console to install the testing and mocking frameworks that we introduced in Chapter 3, respectively:</w:t>
      </w:r>
    </w:p>
    <w:p w14:paraId="50D20563" w14:textId="6AA0BEFC" w:rsidR="00FC52BB" w:rsidRDefault="00FC52BB" w:rsidP="00FC52B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w:t>
      </w:r>
      <w:r>
        <w:t>Integration</w:t>
      </w:r>
      <w:r w:rsidRPr="00D26E2B">
        <w:t>Tests</w:t>
      </w:r>
    </w:p>
    <w:p w14:paraId="24259530" w14:textId="33CBCA93" w:rsidR="00FC52BB" w:rsidRPr="005F7AA5" w:rsidRDefault="00FC52BB" w:rsidP="00FC52BB">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w:t>
      </w:r>
      <w:r>
        <w:t>Integration</w:t>
      </w:r>
      <w:r w:rsidRPr="005F7AA5">
        <w:t>Tests</w:t>
      </w:r>
    </w:p>
    <w:p w14:paraId="50D90D55" w14:textId="77777777" w:rsidR="00FC52BB" w:rsidRDefault="00FC52BB" w:rsidP="00FC52BB">
      <w:pPr>
        <w:pStyle w:val="BodyTextCont"/>
      </w:pPr>
      <w:r>
        <w:t xml:space="preserve">Next, run the following commands, </w:t>
      </w:r>
      <w:r w:rsidRPr="00182F7F">
        <w:rPr>
          <w:rStyle w:val="Emphasis"/>
        </w:rPr>
        <w:t>in this order</w:t>
      </w:r>
      <w:r>
        <w:t>, in the Package Manager Console to install some ASP.NET Web API framework dependencies:</w:t>
      </w:r>
    </w:p>
    <w:p w14:paraId="31E146E1" w14:textId="57934774" w:rsidR="00FC52BB" w:rsidRDefault="00FC52BB" w:rsidP="00FC52BB">
      <w:pPr>
        <w:pStyle w:val="Code"/>
      </w:pPr>
      <w:r w:rsidRPr="00A71D55">
        <w:t>install-package Microsoft.AspNet.WebApi.WebHost WebApi2Book.Web.Api.</w:t>
      </w:r>
      <w:r>
        <w:t>Integration</w:t>
      </w:r>
      <w:r w:rsidRPr="00A71D55">
        <w:t>Tests</w:t>
      </w:r>
    </w:p>
    <w:p w14:paraId="2A68E6C7" w14:textId="4829228E" w:rsidR="00FC52BB" w:rsidRDefault="00FC52BB" w:rsidP="00FC52BB">
      <w:pPr>
        <w:pStyle w:val="Code"/>
      </w:pPr>
      <w:r w:rsidRPr="00A71D55">
        <w:t>install-package Microsoft.Net.Http WebApi2Book.Web.Api.</w:t>
      </w:r>
      <w:r>
        <w:t>Integration</w:t>
      </w:r>
      <w:r w:rsidRPr="00A71D55">
        <w:t>Tests</w:t>
      </w:r>
    </w:p>
    <w:p w14:paraId="156A2D3F" w14:textId="475856D6" w:rsidR="00FC52BB" w:rsidRDefault="00FC52BB" w:rsidP="00FC52BB">
      <w:pPr>
        <w:pStyle w:val="BodyTextCont"/>
      </w:pPr>
      <w:r>
        <w:t xml:space="preserve">Now that the external dependencies have been added, add the following project references to the </w:t>
      </w:r>
      <w:r w:rsidRPr="00BC1C3A">
        <w:rPr>
          <w:rStyle w:val="CodeInline"/>
        </w:rPr>
        <w:t>WebApi2Book.Web.Api.</w:t>
      </w:r>
      <w:r>
        <w:rPr>
          <w:rStyle w:val="CodeInline"/>
        </w:rPr>
        <w:t>Integration</w:t>
      </w:r>
      <w:r w:rsidRPr="00BC1C3A">
        <w:rPr>
          <w:rStyle w:val="CodeInline"/>
        </w:rPr>
        <w:t>Tests</w:t>
      </w:r>
      <w:r>
        <w:t xml:space="preserve"> project:</w:t>
      </w:r>
    </w:p>
    <w:p w14:paraId="25569245" w14:textId="0C217FF1" w:rsidR="00FC52BB" w:rsidRDefault="00FC52BB" w:rsidP="00FC52BB">
      <w:pPr>
        <w:pStyle w:val="Code"/>
      </w:pPr>
      <w:r w:rsidRPr="00BC1C3A">
        <w:t>WebApi2Book.</w:t>
      </w:r>
      <w:r>
        <w:t>Common</w:t>
      </w:r>
    </w:p>
    <w:p w14:paraId="257E16AA" w14:textId="096B0B64" w:rsidR="00FC52BB" w:rsidRDefault="00FC52BB" w:rsidP="00FC52BB">
      <w:pPr>
        <w:pStyle w:val="Code"/>
      </w:pPr>
      <w:r w:rsidRPr="00BC1C3A">
        <w:t>WebApi2Book.Web.Api</w:t>
      </w:r>
    </w:p>
    <w:p w14:paraId="2447D417" w14:textId="77777777" w:rsidR="00FC52BB" w:rsidRDefault="00FC52BB" w:rsidP="00FC52BB">
      <w:pPr>
        <w:pStyle w:val="Code"/>
      </w:pPr>
      <w:r w:rsidRPr="00BC1C3A">
        <w:t>WebApi2Book.Web.Api.Models</w:t>
      </w:r>
    </w:p>
    <w:p w14:paraId="713834F9" w14:textId="74C10814" w:rsidR="00FC52BB" w:rsidRDefault="009C46BF" w:rsidP="009C46BF">
      <w:pPr>
        <w:pStyle w:val="BodyTextCont"/>
      </w:pPr>
      <w:del w:id="6" w:author="Jamie Kurtz" w:date="2014-06-08T21:47:00Z">
        <w:r w:rsidDel="00F44579">
          <w:delText xml:space="preserve">We're finally ready to add some code! </w:delText>
        </w:r>
      </w:del>
      <w:r>
        <w:t xml:space="preserve">Let's start off by adding a utility class to help the tests </w:t>
      </w:r>
      <w:r w:rsidR="00F525B0">
        <w:t>consume</w:t>
      </w:r>
      <w:r>
        <w:t xml:space="preserve"> the task-management service (implement as follows):</w:t>
      </w:r>
    </w:p>
    <w:p w14:paraId="789C9DFF" w14:textId="77777777" w:rsidR="009C46BF" w:rsidRPr="009C46BF" w:rsidRDefault="009C46BF" w:rsidP="009C46BF">
      <w:pPr>
        <w:pStyle w:val="Code"/>
      </w:pPr>
      <w:r w:rsidRPr="009C46BF">
        <w:t>using System;</w:t>
      </w:r>
    </w:p>
    <w:p w14:paraId="2B662C82" w14:textId="77777777" w:rsidR="009C46BF" w:rsidRPr="009C46BF" w:rsidRDefault="009C46BF" w:rsidP="009C46BF">
      <w:pPr>
        <w:pStyle w:val="Code"/>
      </w:pPr>
      <w:r w:rsidRPr="009C46BF">
        <w:t>using System.Net;</w:t>
      </w:r>
    </w:p>
    <w:p w14:paraId="09C64E39" w14:textId="77777777" w:rsidR="009C46BF" w:rsidRPr="009C46BF" w:rsidRDefault="009C46BF" w:rsidP="009C46BF">
      <w:pPr>
        <w:pStyle w:val="Code"/>
      </w:pPr>
      <w:r w:rsidRPr="009C46BF">
        <w:t>using System.Text;</w:t>
      </w:r>
    </w:p>
    <w:p w14:paraId="17B38FC4" w14:textId="77777777" w:rsidR="009C46BF" w:rsidRPr="009C46BF" w:rsidRDefault="009C46BF" w:rsidP="009C46BF">
      <w:pPr>
        <w:pStyle w:val="Code"/>
      </w:pPr>
      <w:r w:rsidRPr="009C46BF">
        <w:t>using WebApi2Book.Common;</w:t>
      </w:r>
    </w:p>
    <w:p w14:paraId="5E9F0860" w14:textId="77777777" w:rsidR="009C46BF" w:rsidRPr="009C46BF" w:rsidRDefault="009C46BF" w:rsidP="009C46BF">
      <w:pPr>
        <w:pStyle w:val="Code"/>
      </w:pPr>
    </w:p>
    <w:p w14:paraId="1611313B" w14:textId="77777777" w:rsidR="009C46BF" w:rsidRPr="009C46BF" w:rsidRDefault="009C46BF" w:rsidP="009C46BF">
      <w:pPr>
        <w:pStyle w:val="Code"/>
      </w:pPr>
      <w:r w:rsidRPr="009C46BF">
        <w:t>namespace WebApi2Book.Web.Api.IntegrationTests</w:t>
      </w:r>
    </w:p>
    <w:p w14:paraId="2C9A5C8E" w14:textId="77777777" w:rsidR="009C46BF" w:rsidRPr="009C46BF" w:rsidRDefault="009C46BF" w:rsidP="009C46BF">
      <w:pPr>
        <w:pStyle w:val="Code"/>
      </w:pPr>
      <w:r w:rsidRPr="009C46BF">
        <w:t>{</w:t>
      </w:r>
    </w:p>
    <w:p w14:paraId="38DD8F4D" w14:textId="77777777" w:rsidR="009C46BF" w:rsidRPr="009C46BF" w:rsidRDefault="009C46BF" w:rsidP="009C46BF">
      <w:pPr>
        <w:pStyle w:val="Code"/>
      </w:pPr>
      <w:r w:rsidRPr="009C46BF">
        <w:t xml:space="preserve">    public class WebClientHelper</w:t>
      </w:r>
    </w:p>
    <w:p w14:paraId="26CF3D0A" w14:textId="77777777" w:rsidR="009C46BF" w:rsidRPr="009C46BF" w:rsidRDefault="009C46BF" w:rsidP="009C46BF">
      <w:pPr>
        <w:pStyle w:val="Code"/>
      </w:pPr>
      <w:r w:rsidRPr="009C46BF">
        <w:t xml:space="preserve">    {</w:t>
      </w:r>
    </w:p>
    <w:p w14:paraId="776567B8" w14:textId="77777777" w:rsidR="009C46BF" w:rsidRPr="009C46BF" w:rsidRDefault="009C46BF" w:rsidP="009C46BF">
      <w:pPr>
        <w:pStyle w:val="Code"/>
      </w:pPr>
      <w:r w:rsidRPr="009C46BF">
        <w:t xml:space="preserve">        public WebClient CreateWebClient(string username = "bhogg",</w:t>
      </w:r>
    </w:p>
    <w:p w14:paraId="0848FBCD" w14:textId="77777777" w:rsidR="009C46BF" w:rsidRPr="009C46BF" w:rsidRDefault="009C46BF" w:rsidP="009C46BF">
      <w:pPr>
        <w:pStyle w:val="Code"/>
      </w:pPr>
      <w:r w:rsidRPr="009C46BF">
        <w:t xml:space="preserve">            string contentType = Constants.MediaTypeNames.TextJson)</w:t>
      </w:r>
    </w:p>
    <w:p w14:paraId="72F0A7FC" w14:textId="77777777" w:rsidR="009C46BF" w:rsidRPr="009C46BF" w:rsidRDefault="009C46BF" w:rsidP="009C46BF">
      <w:pPr>
        <w:pStyle w:val="Code"/>
      </w:pPr>
      <w:r w:rsidRPr="009C46BF">
        <w:t xml:space="preserve">        {</w:t>
      </w:r>
    </w:p>
    <w:p w14:paraId="15695773" w14:textId="77777777" w:rsidR="009C46BF" w:rsidRPr="009C46BF" w:rsidRDefault="009C46BF" w:rsidP="009C46BF">
      <w:pPr>
        <w:pStyle w:val="Code"/>
      </w:pPr>
      <w:r w:rsidRPr="009C46BF">
        <w:t xml:space="preserve">            var webClient = new WebClient();</w:t>
      </w:r>
    </w:p>
    <w:p w14:paraId="054C95A5" w14:textId="77777777" w:rsidR="009C46BF" w:rsidRPr="009C46BF" w:rsidRDefault="009C46BF" w:rsidP="009C46BF">
      <w:pPr>
        <w:pStyle w:val="Code"/>
      </w:pPr>
    </w:p>
    <w:p w14:paraId="66159DA0" w14:textId="77777777" w:rsidR="009C46BF" w:rsidRPr="009C46BF" w:rsidRDefault="009C46BF" w:rsidP="009C46BF">
      <w:pPr>
        <w:pStyle w:val="Code"/>
      </w:pPr>
      <w:r w:rsidRPr="009C46BF">
        <w:t xml:space="preserve">            var creds = username + ":" + "ignored";</w:t>
      </w:r>
    </w:p>
    <w:p w14:paraId="664CF64A" w14:textId="77777777" w:rsidR="009C46BF" w:rsidRPr="009C46BF" w:rsidRDefault="009C46BF" w:rsidP="009C46BF">
      <w:pPr>
        <w:pStyle w:val="Code"/>
      </w:pPr>
      <w:r w:rsidRPr="009C46BF">
        <w:t xml:space="preserve">            var bcreds = Encoding.ASCII.GetBytes(creds);</w:t>
      </w:r>
    </w:p>
    <w:p w14:paraId="319155B1" w14:textId="77777777" w:rsidR="009C46BF" w:rsidRPr="009C46BF" w:rsidRDefault="009C46BF" w:rsidP="009C46BF">
      <w:pPr>
        <w:pStyle w:val="Code"/>
      </w:pPr>
      <w:r w:rsidRPr="009C46BF">
        <w:t xml:space="preserve">            var base64Creds = Convert.ToBase64String(bcreds);</w:t>
      </w:r>
    </w:p>
    <w:p w14:paraId="2F9134DA" w14:textId="77777777" w:rsidR="009C46BF" w:rsidRPr="009C46BF" w:rsidRDefault="009C46BF" w:rsidP="009C46BF">
      <w:pPr>
        <w:pStyle w:val="Code"/>
      </w:pPr>
      <w:r w:rsidRPr="009C46BF">
        <w:t xml:space="preserve">            webClient.Headers.Add("Authorization", "Basic " + base64Creds);</w:t>
      </w:r>
    </w:p>
    <w:p w14:paraId="70A568F5" w14:textId="77777777" w:rsidR="009C46BF" w:rsidRPr="009C46BF" w:rsidRDefault="009C46BF" w:rsidP="009C46BF">
      <w:pPr>
        <w:pStyle w:val="Code"/>
      </w:pPr>
      <w:r w:rsidRPr="009C46BF">
        <w:t xml:space="preserve">            webClient.Headers.Add("Content-Type", contentType);</w:t>
      </w:r>
    </w:p>
    <w:p w14:paraId="14B87013" w14:textId="77777777" w:rsidR="009C46BF" w:rsidRPr="009C46BF" w:rsidRDefault="009C46BF" w:rsidP="009C46BF">
      <w:pPr>
        <w:pStyle w:val="Code"/>
      </w:pPr>
      <w:r w:rsidRPr="009C46BF">
        <w:t xml:space="preserve">            return webClient;</w:t>
      </w:r>
    </w:p>
    <w:p w14:paraId="02B04021" w14:textId="77777777" w:rsidR="009C46BF" w:rsidRPr="009C46BF" w:rsidRDefault="009C46BF" w:rsidP="009C46BF">
      <w:pPr>
        <w:pStyle w:val="Code"/>
      </w:pPr>
      <w:r w:rsidRPr="009C46BF">
        <w:t xml:space="preserve">        }</w:t>
      </w:r>
    </w:p>
    <w:p w14:paraId="3E98E072" w14:textId="77777777" w:rsidR="009C46BF" w:rsidRPr="009C46BF" w:rsidRDefault="009C46BF" w:rsidP="009C46BF">
      <w:pPr>
        <w:pStyle w:val="Code"/>
      </w:pPr>
      <w:r w:rsidRPr="009C46BF">
        <w:t xml:space="preserve">    }</w:t>
      </w:r>
    </w:p>
    <w:p w14:paraId="14551DA9" w14:textId="09E74093" w:rsidR="00FC52BB" w:rsidRDefault="009C46BF" w:rsidP="009C46BF">
      <w:pPr>
        <w:pStyle w:val="Code"/>
      </w:pPr>
      <w:r w:rsidRPr="009C46BF">
        <w:t>}</w:t>
      </w:r>
    </w:p>
    <w:p w14:paraId="205F90C6" w14:textId="0F2F5708" w:rsidR="00FC52BB" w:rsidRDefault="009C46BF" w:rsidP="00F525B0">
      <w:pPr>
        <w:pStyle w:val="BodyTextCont"/>
      </w:pPr>
      <w:r>
        <w:t>By default, the helper method uses the highly-</w:t>
      </w:r>
      <w:proofErr w:type="spellStart"/>
      <w:r>
        <w:t>privilaged</w:t>
      </w:r>
      <w:proofErr w:type="spellEnd"/>
      <w:r>
        <w:t xml:space="preserve"> "</w:t>
      </w:r>
      <w:proofErr w:type="spellStart"/>
      <w:r>
        <w:t>bhogg</w:t>
      </w:r>
      <w:proofErr w:type="spellEnd"/>
      <w:r w:rsidR="00F525B0">
        <w:t>" credentials for happy-path</w:t>
      </w:r>
      <w:r>
        <w:t xml:space="preserve"> scenarios. The username, and content type, may be specified by on a per-test basis, as </w:t>
      </w:r>
      <w:r w:rsidR="00F525B0">
        <w:t>needed.</w:t>
      </w:r>
    </w:p>
    <w:p w14:paraId="6075D252" w14:textId="594F63B6" w:rsidR="000377D1" w:rsidRDefault="00F525B0" w:rsidP="00F525B0">
      <w:pPr>
        <w:pStyle w:val="BodyTextCont"/>
      </w:pPr>
      <w:r>
        <w:t xml:space="preserve">Now </w:t>
      </w:r>
      <w:r w:rsidR="000377D1">
        <w:t>let's</w:t>
      </w:r>
      <w:r>
        <w:t xml:space="preserve"> add the integration test</w:t>
      </w:r>
      <w:r w:rsidR="000377D1">
        <w:t xml:space="preserve"> (implement as follows):</w:t>
      </w:r>
    </w:p>
    <w:p w14:paraId="5C877B73" w14:textId="77777777" w:rsidR="000377D1" w:rsidRPr="000377D1" w:rsidRDefault="000377D1" w:rsidP="000377D1">
      <w:pPr>
        <w:pStyle w:val="Code"/>
      </w:pPr>
      <w:r w:rsidRPr="000377D1">
        <w:t>using Newtonsoft.Json.Linq;</w:t>
      </w:r>
    </w:p>
    <w:p w14:paraId="5497D001" w14:textId="77777777" w:rsidR="000377D1" w:rsidRPr="000377D1" w:rsidRDefault="000377D1" w:rsidP="000377D1">
      <w:pPr>
        <w:pStyle w:val="Code"/>
      </w:pPr>
      <w:r w:rsidRPr="000377D1">
        <w:t>using NUnit.Framework;</w:t>
      </w:r>
    </w:p>
    <w:p w14:paraId="5F139F69" w14:textId="77777777" w:rsidR="000377D1" w:rsidRPr="000377D1" w:rsidRDefault="000377D1" w:rsidP="000377D1">
      <w:pPr>
        <w:pStyle w:val="Code"/>
      </w:pPr>
      <w:r w:rsidRPr="000377D1">
        <w:lastRenderedPageBreak/>
        <w:t>using WebApi2Book.Web.Api.Models;</w:t>
      </w:r>
    </w:p>
    <w:p w14:paraId="0ED77250" w14:textId="77777777" w:rsidR="000377D1" w:rsidRPr="000377D1" w:rsidRDefault="000377D1" w:rsidP="000377D1">
      <w:pPr>
        <w:pStyle w:val="Code"/>
      </w:pPr>
    </w:p>
    <w:p w14:paraId="7A492181" w14:textId="77777777" w:rsidR="000377D1" w:rsidRPr="000377D1" w:rsidRDefault="000377D1" w:rsidP="000377D1">
      <w:pPr>
        <w:pStyle w:val="Code"/>
      </w:pPr>
      <w:r w:rsidRPr="000377D1">
        <w:t>namespace WebApi2Book.Web.Api.IntegrationTests</w:t>
      </w:r>
    </w:p>
    <w:p w14:paraId="629745C7" w14:textId="77777777" w:rsidR="000377D1" w:rsidRPr="000377D1" w:rsidRDefault="000377D1" w:rsidP="000377D1">
      <w:pPr>
        <w:pStyle w:val="Code"/>
      </w:pPr>
      <w:r w:rsidRPr="000377D1">
        <w:t>{</w:t>
      </w:r>
    </w:p>
    <w:p w14:paraId="605CBD21" w14:textId="77777777" w:rsidR="000377D1" w:rsidRPr="000377D1" w:rsidRDefault="000377D1" w:rsidP="000377D1">
      <w:pPr>
        <w:pStyle w:val="Code"/>
      </w:pPr>
      <w:r w:rsidRPr="000377D1">
        <w:t xml:space="preserve">    [TestFixture]</w:t>
      </w:r>
    </w:p>
    <w:p w14:paraId="60D09306" w14:textId="77777777" w:rsidR="000377D1" w:rsidRPr="000377D1" w:rsidRDefault="000377D1" w:rsidP="000377D1">
      <w:pPr>
        <w:pStyle w:val="Code"/>
      </w:pPr>
      <w:r w:rsidRPr="000377D1">
        <w:t xml:space="preserve">    public class TasksControllerTest</w:t>
      </w:r>
    </w:p>
    <w:p w14:paraId="3CA52692" w14:textId="77777777" w:rsidR="000377D1" w:rsidRPr="000377D1" w:rsidRDefault="000377D1" w:rsidP="000377D1">
      <w:pPr>
        <w:pStyle w:val="Code"/>
      </w:pPr>
      <w:r w:rsidRPr="000377D1">
        <w:t xml:space="preserve">    {</w:t>
      </w:r>
    </w:p>
    <w:p w14:paraId="26C57D44" w14:textId="77777777" w:rsidR="000377D1" w:rsidRPr="000377D1" w:rsidRDefault="000377D1" w:rsidP="000377D1">
      <w:pPr>
        <w:pStyle w:val="Code"/>
      </w:pPr>
      <w:r w:rsidRPr="000377D1">
        <w:t xml:space="preserve">        [SetUp]</w:t>
      </w:r>
    </w:p>
    <w:p w14:paraId="01636576" w14:textId="77777777" w:rsidR="000377D1" w:rsidRPr="000377D1" w:rsidRDefault="000377D1" w:rsidP="000377D1">
      <w:pPr>
        <w:pStyle w:val="Code"/>
      </w:pPr>
      <w:r w:rsidRPr="000377D1">
        <w:t xml:space="preserve">        public void Setup()</w:t>
      </w:r>
    </w:p>
    <w:p w14:paraId="5D38057B" w14:textId="77777777" w:rsidR="000377D1" w:rsidRPr="000377D1" w:rsidRDefault="000377D1" w:rsidP="000377D1">
      <w:pPr>
        <w:pStyle w:val="Code"/>
      </w:pPr>
      <w:r w:rsidRPr="000377D1">
        <w:t xml:space="preserve">        {</w:t>
      </w:r>
    </w:p>
    <w:p w14:paraId="49372091" w14:textId="77777777" w:rsidR="000377D1" w:rsidRPr="000377D1" w:rsidRDefault="000377D1" w:rsidP="000377D1">
      <w:pPr>
        <w:pStyle w:val="Code"/>
      </w:pPr>
      <w:r w:rsidRPr="000377D1">
        <w:t xml:space="preserve">            _webClientHelper = new WebClientHelper();</w:t>
      </w:r>
    </w:p>
    <w:p w14:paraId="62E93AA8" w14:textId="77777777" w:rsidR="000377D1" w:rsidRPr="000377D1" w:rsidRDefault="000377D1" w:rsidP="000377D1">
      <w:pPr>
        <w:pStyle w:val="Code"/>
      </w:pPr>
      <w:r w:rsidRPr="000377D1">
        <w:t xml:space="preserve">        }</w:t>
      </w:r>
    </w:p>
    <w:p w14:paraId="287C3306" w14:textId="77777777" w:rsidR="000377D1" w:rsidRPr="000377D1" w:rsidRDefault="000377D1" w:rsidP="000377D1">
      <w:pPr>
        <w:pStyle w:val="Code"/>
      </w:pPr>
    </w:p>
    <w:p w14:paraId="3FBE278D" w14:textId="77777777" w:rsidR="000377D1" w:rsidRPr="000377D1" w:rsidRDefault="000377D1" w:rsidP="000377D1">
      <w:pPr>
        <w:pStyle w:val="Code"/>
      </w:pPr>
      <w:r w:rsidRPr="000377D1">
        <w:t xml:space="preserve">        private const string UriRoot = "http://localhost:61589/api/v1/";</w:t>
      </w:r>
    </w:p>
    <w:p w14:paraId="7D0012CD" w14:textId="77777777" w:rsidR="000377D1" w:rsidRPr="000377D1" w:rsidRDefault="000377D1" w:rsidP="000377D1">
      <w:pPr>
        <w:pStyle w:val="Code"/>
      </w:pPr>
    </w:p>
    <w:p w14:paraId="06DE46BA" w14:textId="77777777" w:rsidR="000377D1" w:rsidRPr="000377D1" w:rsidRDefault="000377D1" w:rsidP="000377D1">
      <w:pPr>
        <w:pStyle w:val="Code"/>
      </w:pPr>
      <w:r w:rsidRPr="000377D1">
        <w:t xml:space="preserve">        private WebClientHelper _webClientHelper;</w:t>
      </w:r>
    </w:p>
    <w:p w14:paraId="184BF19D" w14:textId="77777777" w:rsidR="000377D1" w:rsidRPr="000377D1" w:rsidRDefault="000377D1" w:rsidP="000377D1">
      <w:pPr>
        <w:pStyle w:val="Code"/>
      </w:pPr>
    </w:p>
    <w:p w14:paraId="3480D5AC" w14:textId="77777777" w:rsidR="000377D1" w:rsidRPr="000377D1" w:rsidRDefault="000377D1" w:rsidP="000377D1">
      <w:pPr>
        <w:pStyle w:val="Code"/>
      </w:pPr>
      <w:r w:rsidRPr="000377D1">
        <w:t xml:space="preserve">        [Test]</w:t>
      </w:r>
    </w:p>
    <w:p w14:paraId="4D9205D2" w14:textId="77777777" w:rsidR="000377D1" w:rsidRPr="000377D1" w:rsidRDefault="000377D1" w:rsidP="000377D1">
      <w:pPr>
        <w:pStyle w:val="Code"/>
      </w:pPr>
      <w:r w:rsidRPr="000377D1">
        <w:t xml:space="preserve">        public void GetTasks()</w:t>
      </w:r>
    </w:p>
    <w:p w14:paraId="75F61710" w14:textId="77777777" w:rsidR="000377D1" w:rsidRPr="000377D1" w:rsidRDefault="000377D1" w:rsidP="000377D1">
      <w:pPr>
        <w:pStyle w:val="Code"/>
      </w:pPr>
      <w:r w:rsidRPr="000377D1">
        <w:t xml:space="preserve">        {</w:t>
      </w:r>
    </w:p>
    <w:p w14:paraId="7CDFAF7A" w14:textId="77777777" w:rsidR="000377D1" w:rsidRPr="000377D1" w:rsidRDefault="000377D1" w:rsidP="000377D1">
      <w:pPr>
        <w:pStyle w:val="Code"/>
      </w:pPr>
      <w:r w:rsidRPr="000377D1">
        <w:t xml:space="preserve">            var client = _webClientHelper.CreateWebClient();</w:t>
      </w:r>
    </w:p>
    <w:p w14:paraId="2C5BE677" w14:textId="77777777" w:rsidR="000377D1" w:rsidRPr="000377D1" w:rsidRDefault="000377D1" w:rsidP="000377D1">
      <w:pPr>
        <w:pStyle w:val="Code"/>
      </w:pPr>
    </w:p>
    <w:p w14:paraId="5CA5228B" w14:textId="77777777" w:rsidR="000377D1" w:rsidRPr="000377D1" w:rsidRDefault="000377D1" w:rsidP="000377D1">
      <w:pPr>
        <w:pStyle w:val="Code"/>
      </w:pPr>
      <w:r w:rsidRPr="000377D1">
        <w:t xml:space="preserve">            try</w:t>
      </w:r>
    </w:p>
    <w:p w14:paraId="462B1AFE" w14:textId="77777777" w:rsidR="000377D1" w:rsidRPr="000377D1" w:rsidRDefault="000377D1" w:rsidP="000377D1">
      <w:pPr>
        <w:pStyle w:val="Code"/>
      </w:pPr>
      <w:r w:rsidRPr="000377D1">
        <w:t xml:space="preserve">            {</w:t>
      </w:r>
    </w:p>
    <w:p w14:paraId="7EB75CB5" w14:textId="77777777" w:rsidR="000377D1" w:rsidRPr="000377D1" w:rsidRDefault="000377D1" w:rsidP="000377D1">
      <w:pPr>
        <w:pStyle w:val="Code"/>
      </w:pPr>
      <w:r w:rsidRPr="000377D1">
        <w:t xml:space="preserve">                const string address = UriRoot + "tasks";</w:t>
      </w:r>
    </w:p>
    <w:p w14:paraId="5B6C952C" w14:textId="77777777" w:rsidR="000377D1" w:rsidRPr="000377D1" w:rsidRDefault="000377D1" w:rsidP="000377D1">
      <w:pPr>
        <w:pStyle w:val="Code"/>
      </w:pPr>
    </w:p>
    <w:p w14:paraId="6FA397EA" w14:textId="77777777" w:rsidR="000377D1" w:rsidRPr="000377D1" w:rsidRDefault="000377D1" w:rsidP="000377D1">
      <w:pPr>
        <w:pStyle w:val="Code"/>
      </w:pPr>
      <w:r w:rsidRPr="000377D1">
        <w:t xml:space="preserve">                var responseString = client.DownloadString(address);</w:t>
      </w:r>
    </w:p>
    <w:p w14:paraId="7207F187" w14:textId="77777777" w:rsidR="000377D1" w:rsidRPr="000377D1" w:rsidRDefault="000377D1" w:rsidP="000377D1">
      <w:pPr>
        <w:pStyle w:val="Code"/>
      </w:pPr>
    </w:p>
    <w:p w14:paraId="35C9BC42" w14:textId="77777777" w:rsidR="000377D1" w:rsidRPr="000377D1" w:rsidRDefault="000377D1" w:rsidP="000377D1">
      <w:pPr>
        <w:pStyle w:val="Code"/>
      </w:pPr>
      <w:r w:rsidRPr="000377D1">
        <w:t xml:space="preserve">                var jsonResponse = JObject.Parse(responseString);</w:t>
      </w:r>
    </w:p>
    <w:p w14:paraId="1747FF54" w14:textId="77777777" w:rsidR="000377D1" w:rsidRPr="000377D1" w:rsidRDefault="000377D1" w:rsidP="000377D1">
      <w:pPr>
        <w:pStyle w:val="Code"/>
      </w:pPr>
      <w:r w:rsidRPr="000377D1">
        <w:t xml:space="preserve">                Assert.IsNotNull(jsonResponse.ToObject&lt;PagedDataInquiryResponse&lt;Task&gt;&gt;());</w:t>
      </w:r>
    </w:p>
    <w:p w14:paraId="401AFAB4" w14:textId="77777777" w:rsidR="000377D1" w:rsidRPr="000377D1" w:rsidRDefault="000377D1" w:rsidP="000377D1">
      <w:pPr>
        <w:pStyle w:val="Code"/>
      </w:pPr>
      <w:r w:rsidRPr="000377D1">
        <w:t xml:space="preserve">            }</w:t>
      </w:r>
    </w:p>
    <w:p w14:paraId="6610A647" w14:textId="77777777" w:rsidR="000377D1" w:rsidRPr="000377D1" w:rsidRDefault="000377D1" w:rsidP="000377D1">
      <w:pPr>
        <w:pStyle w:val="Code"/>
      </w:pPr>
      <w:r w:rsidRPr="000377D1">
        <w:t xml:space="preserve">            finally</w:t>
      </w:r>
    </w:p>
    <w:p w14:paraId="27C7D84C" w14:textId="77777777" w:rsidR="000377D1" w:rsidRPr="000377D1" w:rsidRDefault="000377D1" w:rsidP="000377D1">
      <w:pPr>
        <w:pStyle w:val="Code"/>
      </w:pPr>
      <w:r w:rsidRPr="000377D1">
        <w:t xml:space="preserve">            {</w:t>
      </w:r>
    </w:p>
    <w:p w14:paraId="38C1A1AB" w14:textId="77777777" w:rsidR="000377D1" w:rsidRPr="000377D1" w:rsidRDefault="000377D1" w:rsidP="000377D1">
      <w:pPr>
        <w:pStyle w:val="Code"/>
      </w:pPr>
      <w:r w:rsidRPr="000377D1">
        <w:t xml:space="preserve">                client.Dispose();</w:t>
      </w:r>
    </w:p>
    <w:p w14:paraId="7763F097" w14:textId="77777777" w:rsidR="000377D1" w:rsidRPr="000377D1" w:rsidRDefault="000377D1" w:rsidP="000377D1">
      <w:pPr>
        <w:pStyle w:val="Code"/>
      </w:pPr>
      <w:r w:rsidRPr="000377D1">
        <w:t xml:space="preserve">            }</w:t>
      </w:r>
    </w:p>
    <w:p w14:paraId="5011B808" w14:textId="77777777" w:rsidR="000377D1" w:rsidRPr="000377D1" w:rsidRDefault="000377D1" w:rsidP="000377D1">
      <w:pPr>
        <w:pStyle w:val="Code"/>
      </w:pPr>
      <w:r w:rsidRPr="000377D1">
        <w:t xml:space="preserve">        }</w:t>
      </w:r>
    </w:p>
    <w:p w14:paraId="52CDE964" w14:textId="77777777" w:rsidR="000377D1" w:rsidRPr="000377D1" w:rsidRDefault="000377D1" w:rsidP="000377D1">
      <w:pPr>
        <w:pStyle w:val="Code"/>
      </w:pPr>
      <w:r w:rsidRPr="000377D1">
        <w:t xml:space="preserve">    }</w:t>
      </w:r>
    </w:p>
    <w:p w14:paraId="23129052" w14:textId="407F7D0A" w:rsidR="000377D1" w:rsidRDefault="000377D1" w:rsidP="000377D1">
      <w:pPr>
        <w:pStyle w:val="Code"/>
      </w:pPr>
      <w:r w:rsidRPr="000377D1">
        <w:t>}</w:t>
      </w:r>
    </w:p>
    <w:p w14:paraId="66970E77" w14:textId="4959FE52" w:rsidR="003C5D8C" w:rsidRDefault="000377D1" w:rsidP="000377D1">
      <w:pPr>
        <w:pStyle w:val="BodyTextCont"/>
      </w:pPr>
      <w:r>
        <w:t xml:space="preserve">This simple test creates a </w:t>
      </w:r>
      <w:proofErr w:type="spellStart"/>
      <w:r w:rsidRPr="000377D1">
        <w:rPr>
          <w:rStyle w:val="CodeInline"/>
        </w:rPr>
        <w:t>WebClient</w:t>
      </w:r>
      <w:proofErr w:type="spellEnd"/>
      <w:r>
        <w:t xml:space="preserve"> object using our new </w:t>
      </w:r>
      <w:proofErr w:type="spellStart"/>
      <w:r w:rsidR="003C5D8C" w:rsidRPr="003C5D8C">
        <w:rPr>
          <w:rStyle w:val="CodeInline"/>
        </w:rPr>
        <w:t>WebClientHelper</w:t>
      </w:r>
      <w:proofErr w:type="spellEnd"/>
      <w:r w:rsidR="003C5D8C">
        <w:t xml:space="preserve">. We </w:t>
      </w:r>
      <w:r w:rsidR="00B11F78">
        <w:t xml:space="preserve">went ahead and </w:t>
      </w:r>
      <w:r w:rsidR="003C5D8C">
        <w:t>accepted the defaults for this happy-path scenario</w:t>
      </w:r>
      <w:r w:rsidR="00B11F78">
        <w:t>. The test simply verifies that the response is structurally valid</w:t>
      </w:r>
      <w:r w:rsidR="003C5D8C">
        <w:t xml:space="preserve">. </w:t>
      </w:r>
      <w:r w:rsidR="00B11F78">
        <w:t>Other possible scenarios include passing in a bogus or restricted username to test security, or specifying a different content type to test content negotiation.</w:t>
      </w:r>
    </w:p>
    <w:p w14:paraId="0D41AE23" w14:textId="154115F3" w:rsidR="00FC52BB" w:rsidRDefault="00671470" w:rsidP="000377D1">
      <w:pPr>
        <w:pStyle w:val="BodyTextCont"/>
      </w:pPr>
      <w:r>
        <w:t xml:space="preserve">Now let's execute the test to make sure everything works properly. </w:t>
      </w:r>
      <w:r w:rsidR="000377D1">
        <w:t xml:space="preserve">With the </w:t>
      </w:r>
      <w:r w:rsidR="000377D1" w:rsidRPr="000377D1">
        <w:t>WebApi2Book.Web.Api</w:t>
      </w:r>
      <w:r w:rsidR="000377D1">
        <w:t xml:space="preserve"> application running, go ahead and run the test. It should pass.</w:t>
      </w:r>
      <w:r>
        <w:t xml:space="preserve"> Excellent work, you've successfully </w:t>
      </w:r>
      <w:r w:rsidR="006506A7">
        <w:t>implemented</w:t>
      </w:r>
      <w:r>
        <w:t xml:space="preserve"> end-to-end integration testing!</w:t>
      </w:r>
    </w:p>
    <w:p w14:paraId="4BD8EEF5" w14:textId="5111C1E4" w:rsidR="00671470" w:rsidRDefault="00671470" w:rsidP="000377D1">
      <w:pPr>
        <w:pStyle w:val="BodyTextCont"/>
      </w:pPr>
      <w:r>
        <w:t xml:space="preserve">Of course, as we alluded to a moment ago, other integration tests could, and should, be written for a production situation. And not just integration tests of the service; the integration test portfolio should include tests of the query processors that interact with the database (e.g., </w:t>
      </w:r>
      <w:proofErr w:type="spellStart"/>
      <w:r w:rsidRPr="00671470">
        <w:rPr>
          <w:rStyle w:val="CodeInline"/>
        </w:rPr>
        <w:t>AllTasksQueryProcessor</w:t>
      </w:r>
      <w:proofErr w:type="spellEnd"/>
      <w:r>
        <w:t>). However, at this point we trust that we've provided the basic foundation, and some helpful techniques, necessary for you to apply integration test coverage to an ASP.NET Web API-based application.</w:t>
      </w:r>
    </w:p>
    <w:p w14:paraId="7CF3C4E5" w14:textId="3D8805C2" w:rsidR="006506A7" w:rsidRDefault="006506A7" w:rsidP="000377D1">
      <w:pPr>
        <w:pStyle w:val="BodyTextCont"/>
      </w:pPr>
      <w:r>
        <w:lastRenderedPageBreak/>
        <w:t>Now, by popular demand, let's wrap things up by consuming our task-management service with a simple Single Page Application…</w:t>
      </w:r>
    </w:p>
    <w:p w14:paraId="22E4DA6F" w14:textId="77777777" w:rsidR="00463A1D" w:rsidRDefault="00463A1D" w:rsidP="00463A1D">
      <w:pPr>
        <w:pStyle w:val="Heading1"/>
      </w:pPr>
      <w:r>
        <w:t>Going Live!</w:t>
      </w:r>
    </w:p>
    <w:p w14:paraId="409C98CF" w14:textId="77777777" w:rsidR="00463A1D" w:rsidRDefault="00463A1D" w:rsidP="00463A1D">
      <w:pPr>
        <w:pStyle w:val="BodyTextFirst"/>
      </w:pPr>
      <w:r>
        <w:t>Well, now that we're at the end of the book, let's examine a JavaScript-based consumer of our Task Management service. You may have noticed a project in the WebApi2Book solution called WebApi2BookSPA. This project is a very simple Single Page Application (SPA) built with the following technologies:</w:t>
      </w:r>
    </w:p>
    <w:p w14:paraId="529F17C9" w14:textId="77777777" w:rsidR="00463A1D" w:rsidRDefault="00463A1D" w:rsidP="00463A1D">
      <w:pPr>
        <w:pStyle w:val="Bullet"/>
      </w:pPr>
      <w:r>
        <w:t xml:space="preserve">ASP.NET MVC Framework </w:t>
      </w:r>
    </w:p>
    <w:p w14:paraId="3C606B03" w14:textId="77777777" w:rsidR="00463A1D" w:rsidRDefault="00463A1D" w:rsidP="00463A1D">
      <w:pPr>
        <w:pStyle w:val="Bullet"/>
      </w:pPr>
      <w:r>
        <w:t>Twitter Bootstrap</w:t>
      </w:r>
    </w:p>
    <w:p w14:paraId="59F628A1" w14:textId="77777777" w:rsidR="00463A1D" w:rsidRDefault="00463A1D" w:rsidP="00463A1D">
      <w:pPr>
        <w:pStyle w:val="Bullet"/>
      </w:pPr>
      <w:proofErr w:type="spellStart"/>
      <w:r>
        <w:t>KnockoutJS</w:t>
      </w:r>
      <w:proofErr w:type="spellEnd"/>
    </w:p>
    <w:p w14:paraId="5381A0D2" w14:textId="77777777" w:rsidR="00463A1D" w:rsidRDefault="00463A1D" w:rsidP="00463A1D">
      <w:pPr>
        <w:pStyle w:val="Bullet"/>
      </w:pPr>
      <w:r>
        <w:t>jQuery</w:t>
      </w:r>
    </w:p>
    <w:p w14:paraId="2F038D8E" w14:textId="77777777" w:rsidR="00463A1D" w:rsidRDefault="00463A1D" w:rsidP="00463A1D">
      <w:pPr>
        <w:pStyle w:val="Bullet"/>
      </w:pPr>
      <w:proofErr w:type="spellStart"/>
      <w:r>
        <w:t>jQuery.Cookie</w:t>
      </w:r>
      <w:proofErr w:type="spellEnd"/>
    </w:p>
    <w:p w14:paraId="365A3E54" w14:textId="77777777" w:rsidR="00463A1D" w:rsidRDefault="00463A1D" w:rsidP="00463A1D">
      <w:pPr>
        <w:pStyle w:val="Bullet"/>
      </w:pPr>
      <w:r>
        <w:t xml:space="preserve">Microsoft's JSON Web Token </w:t>
      </w:r>
      <w:proofErr w:type="spellStart"/>
      <w:r>
        <w:t>NuGet</w:t>
      </w:r>
      <w:proofErr w:type="spellEnd"/>
      <w:r>
        <w:t xml:space="preserve"> package</w:t>
      </w:r>
    </w:p>
    <w:p w14:paraId="3F15E9C4" w14:textId="77777777" w:rsidR="00463A1D" w:rsidRDefault="00463A1D" w:rsidP="00514180">
      <w:pPr>
        <w:pStyle w:val="Bullet"/>
        <w:numPr>
          <w:ilvl w:val="0"/>
          <w:numId w:val="0"/>
        </w:numPr>
        <w:ind w:left="936"/>
        <w:pPrChange w:id="7" w:author="Jamie Kurtz" w:date="2014-06-08T21:51:00Z">
          <w:pPr>
            <w:pStyle w:val="Bullet"/>
          </w:pPr>
        </w:pPrChange>
      </w:pPr>
    </w:p>
    <w:p w14:paraId="46B5E875" w14:textId="77777777" w:rsidR="00463A1D" w:rsidRDefault="00463A1D" w:rsidP="00463A1D">
      <w:pPr>
        <w:pStyle w:val="BodyTextCont"/>
      </w:pPr>
      <w:r>
        <w:t xml:space="preserve">The application leverages ASP.NET MVC to serve up the login and </w:t>
      </w:r>
      <w:proofErr w:type="spellStart"/>
      <w:r>
        <w:t>TasksViewer</w:t>
      </w:r>
      <w:proofErr w:type="spellEnd"/>
      <w:r>
        <w:t xml:space="preserve"> pages. We use a standard MVC controller (and corresponding action) to receive the login POST request (from the form submission), which simply generates a JSON Web Token to be returned to the browser as a response cookie. </w:t>
      </w:r>
    </w:p>
    <w:p w14:paraId="4BA3ABB1" w14:textId="77777777" w:rsidR="00463A1D" w:rsidRDefault="00463A1D" w:rsidP="00463A1D">
      <w:pPr>
        <w:pStyle w:val="BodyTextCont"/>
      </w:pPr>
      <w:r>
        <w:t xml:space="preserve">As you'll see shortly, the application doesn't actually validate the credentials. We've already covered both </w:t>
      </w:r>
      <w:proofErr w:type="gramStart"/>
      <w:r>
        <w:t>Basic</w:t>
      </w:r>
      <w:proofErr w:type="gramEnd"/>
      <w:r>
        <w:t xml:space="preserve"> and JWT-based authentication back in Chapter 6. At this point, we merely want to demonstrate a jQuery AJAX call into our Task Management service - protected with a valid JWT. So rather than worry about authentication, or relying on a real token issuer, our SPA will generate its own token. And to simplify even more, the login page (as shown in Figure 9-1) will only accept a username and role - which will be used to create the signed JWT.</w:t>
      </w:r>
    </w:p>
    <w:p w14:paraId="60FE8150" w14:textId="77777777" w:rsidR="00463A1D" w:rsidRDefault="00463A1D" w:rsidP="00463A1D">
      <w:pPr>
        <w:pStyle w:val="BodyTextCont"/>
      </w:pPr>
    </w:p>
    <w:p w14:paraId="1EB3B600" w14:textId="77777777" w:rsidR="00463A1D" w:rsidRDefault="00463A1D" w:rsidP="00463A1D">
      <w:pPr>
        <w:pStyle w:val="Figure"/>
      </w:pPr>
      <w:r w:rsidRPr="00463A1D">
        <w:rPr>
          <w:noProof/>
        </w:rPr>
        <w:drawing>
          <wp:inline distT="0" distB="0" distL="0" distR="0" wp14:anchorId="1EE0D6F7" wp14:editId="32A38FF3">
            <wp:extent cx="2399385" cy="18307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696" cy="1837804"/>
                    </a:xfrm>
                    <a:prstGeom prst="rect">
                      <a:avLst/>
                    </a:prstGeom>
                  </pic:spPr>
                </pic:pic>
              </a:graphicData>
            </a:graphic>
          </wp:inline>
        </w:drawing>
      </w:r>
    </w:p>
    <w:p w14:paraId="6F59F2F7" w14:textId="77777777" w:rsidR="00463A1D" w:rsidRDefault="00463A1D" w:rsidP="00463A1D">
      <w:pPr>
        <w:pStyle w:val="FigureCaption"/>
      </w:pPr>
      <w:r>
        <w:t>Figure 9-1. Single Page Application's login page</w:t>
      </w:r>
    </w:p>
    <w:p w14:paraId="68CAED2E" w14:textId="77777777" w:rsidR="00463A1D" w:rsidRDefault="00463A1D" w:rsidP="00463A1D">
      <w:pPr>
        <w:pStyle w:val="BodyTextCont"/>
      </w:pPr>
      <w:r>
        <w:lastRenderedPageBreak/>
        <w:t>The application's login page allows the user to enter the desired username and role to use when making the REST call to the Task Management service.</w:t>
      </w:r>
    </w:p>
    <w:p w14:paraId="4BF9FCDD" w14:textId="77777777" w:rsidR="00463A1D" w:rsidRDefault="00463A1D" w:rsidP="00463A1D">
      <w:pPr>
        <w:pStyle w:val="BodyTextCont"/>
      </w:pPr>
      <w:r>
        <w:t xml:space="preserve">We're not going to walk through building the single page application step-by-step. There are plenty of really good web development resources out there to help you create SPAs in ASP.NET. But, if you're curious, you can find the complete code for the examples shown below in the book's </w:t>
      </w:r>
      <w:proofErr w:type="spellStart"/>
      <w:r>
        <w:t>Github</w:t>
      </w:r>
      <w:proofErr w:type="spellEnd"/>
      <w:r>
        <w:t xml:space="preserve"> repository. Throughout the rest of this chapter, we'll be pointing out the important parts from that code. So let's get started!</w:t>
      </w:r>
    </w:p>
    <w:p w14:paraId="50668D7D" w14:textId="77777777" w:rsidR="00463A1D" w:rsidRDefault="00463A1D" w:rsidP="00463A1D">
      <w:pPr>
        <w:pStyle w:val="Heading2"/>
      </w:pPr>
      <w:r>
        <w:t>Logging In</w:t>
      </w:r>
    </w:p>
    <w:p w14:paraId="094EE123" w14:textId="77777777" w:rsidR="00463A1D" w:rsidRDefault="00463A1D" w:rsidP="00463A1D">
      <w:pPr>
        <w:pStyle w:val="BodyTextFirst"/>
      </w:pPr>
      <w:r>
        <w:t>Per the standard ASP.NET MVC pattern, we need to start with a model which will be used to submit our login form's data:</w:t>
      </w:r>
    </w:p>
    <w:p w14:paraId="321F9E55" w14:textId="77777777" w:rsidR="00463A1D" w:rsidRDefault="00463A1D" w:rsidP="00463A1D">
      <w:pPr>
        <w:pStyle w:val="BodyTextFirst"/>
      </w:pPr>
    </w:p>
    <w:p w14:paraId="0209F993" w14:textId="77777777" w:rsidR="00463A1D" w:rsidRPr="000C377E" w:rsidRDefault="00463A1D" w:rsidP="00463A1D">
      <w:pPr>
        <w:pStyle w:val="Code"/>
        <w:rPr>
          <w:highlight w:val="white"/>
        </w:rPr>
      </w:pPr>
      <w:r w:rsidRPr="000C377E">
        <w:rPr>
          <w:highlight w:val="white"/>
        </w:rPr>
        <w:t>namespace WebApi2BookSPA.Models</w:t>
      </w:r>
    </w:p>
    <w:p w14:paraId="53B835F2" w14:textId="77777777" w:rsidR="00463A1D" w:rsidRPr="000C377E" w:rsidRDefault="00463A1D" w:rsidP="00463A1D">
      <w:pPr>
        <w:pStyle w:val="Code"/>
        <w:rPr>
          <w:highlight w:val="white"/>
        </w:rPr>
      </w:pPr>
      <w:r w:rsidRPr="000C377E">
        <w:rPr>
          <w:highlight w:val="white"/>
        </w:rPr>
        <w:t>{</w:t>
      </w:r>
    </w:p>
    <w:p w14:paraId="5CFA71F0" w14:textId="77777777" w:rsidR="00463A1D" w:rsidRPr="000C377E" w:rsidRDefault="00463A1D" w:rsidP="00463A1D">
      <w:pPr>
        <w:pStyle w:val="Code"/>
        <w:rPr>
          <w:highlight w:val="white"/>
        </w:rPr>
      </w:pPr>
      <w:r w:rsidRPr="000C377E">
        <w:rPr>
          <w:highlight w:val="white"/>
        </w:rPr>
        <w:t xml:space="preserve">    public class LoginModel</w:t>
      </w:r>
    </w:p>
    <w:p w14:paraId="0EF1D9AF" w14:textId="77777777" w:rsidR="00463A1D" w:rsidRPr="000C377E" w:rsidRDefault="00463A1D" w:rsidP="00463A1D">
      <w:pPr>
        <w:pStyle w:val="Code"/>
        <w:rPr>
          <w:highlight w:val="white"/>
        </w:rPr>
      </w:pPr>
      <w:r w:rsidRPr="000C377E">
        <w:rPr>
          <w:highlight w:val="white"/>
        </w:rPr>
        <w:t xml:space="preserve">    {</w:t>
      </w:r>
    </w:p>
    <w:p w14:paraId="6F38CBB7" w14:textId="77777777" w:rsidR="00463A1D" w:rsidRPr="000C377E" w:rsidRDefault="00463A1D" w:rsidP="00463A1D">
      <w:pPr>
        <w:pStyle w:val="Code"/>
        <w:rPr>
          <w:highlight w:val="white"/>
        </w:rPr>
      </w:pPr>
      <w:r w:rsidRPr="000C377E">
        <w:rPr>
          <w:highlight w:val="white"/>
        </w:rPr>
        <w:t xml:space="preserve">        public string UserId { get; set; }</w:t>
      </w:r>
    </w:p>
    <w:p w14:paraId="70EC0DB5" w14:textId="77777777" w:rsidR="00463A1D" w:rsidRPr="000C377E" w:rsidRDefault="00463A1D" w:rsidP="00463A1D">
      <w:pPr>
        <w:pStyle w:val="Code"/>
        <w:rPr>
          <w:highlight w:val="white"/>
        </w:rPr>
      </w:pPr>
      <w:r w:rsidRPr="000C377E">
        <w:rPr>
          <w:highlight w:val="white"/>
        </w:rPr>
        <w:t xml:space="preserve">        public string Role { get; set; }</w:t>
      </w:r>
    </w:p>
    <w:p w14:paraId="2AD6DE0E" w14:textId="77777777" w:rsidR="00463A1D" w:rsidRPr="000C377E" w:rsidRDefault="00463A1D" w:rsidP="00463A1D">
      <w:pPr>
        <w:pStyle w:val="Code"/>
        <w:rPr>
          <w:highlight w:val="white"/>
        </w:rPr>
      </w:pPr>
      <w:r w:rsidRPr="000C377E">
        <w:rPr>
          <w:highlight w:val="white"/>
        </w:rPr>
        <w:t xml:space="preserve">    }</w:t>
      </w:r>
    </w:p>
    <w:p w14:paraId="101177F6" w14:textId="77777777" w:rsidR="00463A1D" w:rsidRDefault="00463A1D" w:rsidP="00463A1D">
      <w:pPr>
        <w:pStyle w:val="Code"/>
      </w:pPr>
      <w:r w:rsidRPr="000C377E">
        <w:rPr>
          <w:highlight w:val="white"/>
        </w:rPr>
        <w:t>}</w:t>
      </w:r>
    </w:p>
    <w:p w14:paraId="0933C6AD" w14:textId="77777777" w:rsidR="00463A1D" w:rsidRDefault="00463A1D" w:rsidP="00463A1D">
      <w:pPr>
        <w:pStyle w:val="BodyTextCont"/>
      </w:pPr>
    </w:p>
    <w:p w14:paraId="22599811" w14:textId="77777777" w:rsidR="00463A1D" w:rsidRDefault="00463A1D" w:rsidP="00463A1D">
      <w:pPr>
        <w:pStyle w:val="BodyTextCont"/>
      </w:pPr>
      <w:r>
        <w:t>And we need a view:</w:t>
      </w:r>
    </w:p>
    <w:p w14:paraId="622B8703" w14:textId="77777777" w:rsidR="00463A1D" w:rsidRDefault="00463A1D" w:rsidP="00463A1D">
      <w:pPr>
        <w:pStyle w:val="BodyTextCont"/>
      </w:pPr>
    </w:p>
    <w:p w14:paraId="3AE758D4" w14:textId="77777777" w:rsidR="00463A1D" w:rsidRPr="00CA12EF" w:rsidRDefault="00463A1D" w:rsidP="00463A1D">
      <w:pPr>
        <w:pStyle w:val="Code"/>
        <w:rPr>
          <w:highlight w:val="white"/>
        </w:rPr>
      </w:pPr>
      <w:r w:rsidRPr="00CA12EF">
        <w:rPr>
          <w:highlight w:val="yellow"/>
        </w:rPr>
        <w:t xml:space="preserve">@model </w:t>
      </w:r>
      <w:r w:rsidRPr="00CA12EF">
        <w:rPr>
          <w:highlight w:val="white"/>
        </w:rPr>
        <w:t>WebApi2BookSPA.Models.LoginModel</w:t>
      </w:r>
    </w:p>
    <w:p w14:paraId="58479594" w14:textId="77777777" w:rsidR="00463A1D" w:rsidRPr="00CA12EF" w:rsidRDefault="00463A1D" w:rsidP="00463A1D">
      <w:pPr>
        <w:pStyle w:val="Code"/>
        <w:rPr>
          <w:highlight w:val="white"/>
        </w:rPr>
      </w:pPr>
    </w:p>
    <w:p w14:paraId="4D42436E" w14:textId="77777777" w:rsidR="00463A1D" w:rsidRPr="00CA12EF" w:rsidRDefault="00463A1D" w:rsidP="00463A1D">
      <w:pPr>
        <w:pStyle w:val="Code"/>
        <w:rPr>
          <w:highlight w:val="white"/>
        </w:rPr>
      </w:pPr>
      <w:r w:rsidRPr="00CA12EF">
        <w:rPr>
          <w:highlight w:val="white"/>
        </w:rPr>
        <w:t>&lt;h2&gt;Login&lt;/h2&gt;</w:t>
      </w:r>
    </w:p>
    <w:p w14:paraId="0221A5B0" w14:textId="77777777" w:rsidR="00463A1D" w:rsidRPr="00CA12EF" w:rsidRDefault="00463A1D" w:rsidP="00463A1D">
      <w:pPr>
        <w:pStyle w:val="Code"/>
        <w:rPr>
          <w:highlight w:val="white"/>
        </w:rPr>
      </w:pPr>
    </w:p>
    <w:p w14:paraId="5FDDF26E" w14:textId="77777777" w:rsidR="00463A1D" w:rsidRPr="00CA12EF" w:rsidRDefault="00463A1D" w:rsidP="00463A1D">
      <w:pPr>
        <w:pStyle w:val="Code"/>
        <w:rPr>
          <w:highlight w:val="white"/>
        </w:rPr>
      </w:pPr>
      <w:r w:rsidRPr="00CA12EF">
        <w:rPr>
          <w:highlight w:val="yellow"/>
        </w:rPr>
        <w:t>@</w:t>
      </w:r>
      <w:r w:rsidRPr="00CA12EF">
        <w:rPr>
          <w:highlight w:val="white"/>
        </w:rPr>
        <w:t>using (@Html.BeginForm("Login", "Login", FormMethod.Post, new {role = "form"}))</w:t>
      </w:r>
    </w:p>
    <w:p w14:paraId="60AA4738" w14:textId="77777777" w:rsidR="00463A1D" w:rsidRPr="00CA12EF" w:rsidRDefault="00463A1D" w:rsidP="00463A1D">
      <w:pPr>
        <w:pStyle w:val="Code"/>
        <w:rPr>
          <w:highlight w:val="white"/>
        </w:rPr>
      </w:pPr>
      <w:r w:rsidRPr="00CA12EF">
        <w:rPr>
          <w:highlight w:val="white"/>
        </w:rPr>
        <w:t>{</w:t>
      </w:r>
    </w:p>
    <w:p w14:paraId="7F7B1757" w14:textId="77777777" w:rsidR="00463A1D" w:rsidRPr="00CA12EF" w:rsidRDefault="00463A1D" w:rsidP="00463A1D">
      <w:pPr>
        <w:pStyle w:val="Code"/>
        <w:rPr>
          <w:highlight w:val="white"/>
        </w:rPr>
      </w:pPr>
      <w:r w:rsidRPr="00CA12EF">
        <w:rPr>
          <w:highlight w:val="white"/>
        </w:rPr>
        <w:t xml:space="preserve">    &lt;div class="form-group"&gt;</w:t>
      </w:r>
    </w:p>
    <w:p w14:paraId="303B694E" w14:textId="77777777" w:rsidR="00463A1D" w:rsidRPr="00CA12EF" w:rsidRDefault="00463A1D" w:rsidP="00463A1D">
      <w:pPr>
        <w:pStyle w:val="Code"/>
        <w:rPr>
          <w:highlight w:val="white"/>
        </w:rPr>
      </w:pPr>
      <w:r w:rsidRPr="00CA12EF">
        <w:rPr>
          <w:highlight w:val="white"/>
        </w:rPr>
        <w:t xml:space="preserve">        </w:t>
      </w:r>
      <w:r w:rsidRPr="00CA12EF">
        <w:rPr>
          <w:highlight w:val="yellow"/>
        </w:rPr>
        <w:t>@</w:t>
      </w:r>
      <w:r w:rsidRPr="00CA12EF">
        <w:rPr>
          <w:highlight w:val="white"/>
        </w:rPr>
        <w:t>Html.LabelFor(m =&gt; m.UserId)</w:t>
      </w:r>
    </w:p>
    <w:p w14:paraId="7243A32F" w14:textId="77777777" w:rsidR="00463A1D" w:rsidRPr="00CA12EF" w:rsidRDefault="00463A1D" w:rsidP="00463A1D">
      <w:pPr>
        <w:pStyle w:val="Code"/>
        <w:rPr>
          <w:highlight w:val="white"/>
        </w:rPr>
      </w:pPr>
      <w:r w:rsidRPr="00CA12EF">
        <w:rPr>
          <w:highlight w:val="white"/>
        </w:rPr>
        <w:t xml:space="preserve">        </w:t>
      </w:r>
      <w:r w:rsidRPr="00CA12EF">
        <w:rPr>
          <w:highlight w:val="yellow"/>
        </w:rPr>
        <w:t>@</w:t>
      </w:r>
      <w:r w:rsidRPr="00CA12EF">
        <w:rPr>
          <w:highlight w:val="white"/>
        </w:rPr>
        <w:t>Html.TextBoxFor(m =&gt; m.UserId, new { @class = "form-control" })</w:t>
      </w:r>
    </w:p>
    <w:p w14:paraId="27D837B7" w14:textId="77777777" w:rsidR="00463A1D" w:rsidRPr="00CA12EF" w:rsidRDefault="00463A1D" w:rsidP="00463A1D">
      <w:pPr>
        <w:pStyle w:val="Code"/>
        <w:rPr>
          <w:highlight w:val="white"/>
        </w:rPr>
      </w:pPr>
      <w:r w:rsidRPr="00CA12EF">
        <w:rPr>
          <w:highlight w:val="white"/>
        </w:rPr>
        <w:t xml:space="preserve">    &lt;/div&gt;</w:t>
      </w:r>
    </w:p>
    <w:p w14:paraId="2CDE21DA" w14:textId="77777777" w:rsidR="00463A1D" w:rsidRPr="00CA12EF" w:rsidRDefault="00463A1D" w:rsidP="00463A1D">
      <w:pPr>
        <w:pStyle w:val="Code"/>
        <w:rPr>
          <w:highlight w:val="white"/>
        </w:rPr>
      </w:pPr>
    </w:p>
    <w:p w14:paraId="60C56EC7" w14:textId="77777777" w:rsidR="00463A1D" w:rsidRPr="00CA12EF" w:rsidRDefault="00463A1D" w:rsidP="00463A1D">
      <w:pPr>
        <w:pStyle w:val="Code"/>
        <w:rPr>
          <w:highlight w:val="white"/>
        </w:rPr>
      </w:pPr>
      <w:r w:rsidRPr="00CA12EF">
        <w:rPr>
          <w:highlight w:val="white"/>
        </w:rPr>
        <w:t xml:space="preserve">    &lt;div class="form-group"&gt;</w:t>
      </w:r>
    </w:p>
    <w:p w14:paraId="1137A62E" w14:textId="77777777" w:rsidR="00463A1D" w:rsidRPr="00CA12EF" w:rsidRDefault="00463A1D" w:rsidP="00463A1D">
      <w:pPr>
        <w:pStyle w:val="Code"/>
        <w:rPr>
          <w:highlight w:val="white"/>
        </w:rPr>
      </w:pPr>
      <w:r w:rsidRPr="00CA12EF">
        <w:rPr>
          <w:highlight w:val="white"/>
        </w:rPr>
        <w:t xml:space="preserve">        </w:t>
      </w:r>
      <w:r w:rsidRPr="00CA12EF">
        <w:rPr>
          <w:highlight w:val="yellow"/>
        </w:rPr>
        <w:t>@</w:t>
      </w:r>
      <w:r w:rsidRPr="00CA12EF">
        <w:rPr>
          <w:highlight w:val="white"/>
        </w:rPr>
        <w:t>Html.LabelFor(m =&gt; m.Role)</w:t>
      </w:r>
    </w:p>
    <w:p w14:paraId="1EEEFD0B" w14:textId="77777777" w:rsidR="00463A1D" w:rsidRPr="00CA12EF" w:rsidRDefault="00463A1D" w:rsidP="00463A1D">
      <w:pPr>
        <w:pStyle w:val="Code"/>
        <w:rPr>
          <w:highlight w:val="white"/>
        </w:rPr>
      </w:pPr>
      <w:r w:rsidRPr="00CA12EF">
        <w:rPr>
          <w:highlight w:val="white"/>
        </w:rPr>
        <w:t xml:space="preserve">        </w:t>
      </w:r>
      <w:r w:rsidRPr="00CA12EF">
        <w:rPr>
          <w:highlight w:val="yellow"/>
        </w:rPr>
        <w:t>@</w:t>
      </w:r>
      <w:r w:rsidRPr="00CA12EF">
        <w:rPr>
          <w:highlight w:val="white"/>
        </w:rPr>
        <w:t>Html.TextBoxFor(m =&gt; m.Role, new {@class = "form-control"})</w:t>
      </w:r>
    </w:p>
    <w:p w14:paraId="516E49AA" w14:textId="77777777" w:rsidR="00463A1D" w:rsidRPr="00CA12EF" w:rsidRDefault="00463A1D" w:rsidP="00463A1D">
      <w:pPr>
        <w:pStyle w:val="Code"/>
        <w:rPr>
          <w:highlight w:val="white"/>
        </w:rPr>
      </w:pPr>
      <w:r w:rsidRPr="00CA12EF">
        <w:rPr>
          <w:highlight w:val="white"/>
        </w:rPr>
        <w:t xml:space="preserve">    &lt;/div&gt;</w:t>
      </w:r>
    </w:p>
    <w:p w14:paraId="0F0CE138" w14:textId="77777777" w:rsidR="00463A1D" w:rsidRPr="00CA12EF" w:rsidRDefault="00463A1D" w:rsidP="00463A1D">
      <w:pPr>
        <w:pStyle w:val="Code"/>
        <w:rPr>
          <w:highlight w:val="white"/>
        </w:rPr>
      </w:pPr>
      <w:r w:rsidRPr="00CA12EF">
        <w:rPr>
          <w:highlight w:val="white"/>
        </w:rPr>
        <w:t xml:space="preserve">    </w:t>
      </w:r>
    </w:p>
    <w:p w14:paraId="7C28C861" w14:textId="77777777" w:rsidR="00463A1D" w:rsidRPr="00CA12EF" w:rsidRDefault="00463A1D" w:rsidP="00463A1D">
      <w:pPr>
        <w:pStyle w:val="Code"/>
        <w:rPr>
          <w:highlight w:val="white"/>
        </w:rPr>
      </w:pPr>
      <w:r w:rsidRPr="00CA12EF">
        <w:rPr>
          <w:highlight w:val="white"/>
        </w:rPr>
        <w:t xml:space="preserve">    &lt;button type="submit" class="btn-primary"&gt;Login&lt;/button&gt;</w:t>
      </w:r>
    </w:p>
    <w:p w14:paraId="439C236E" w14:textId="77777777" w:rsidR="00463A1D" w:rsidRDefault="00463A1D" w:rsidP="00463A1D">
      <w:pPr>
        <w:pStyle w:val="Code"/>
      </w:pPr>
      <w:r w:rsidRPr="00CA12EF">
        <w:rPr>
          <w:highlight w:val="white"/>
        </w:rPr>
        <w:t>}</w:t>
      </w:r>
    </w:p>
    <w:p w14:paraId="580805E8" w14:textId="77777777" w:rsidR="00463A1D" w:rsidRDefault="00463A1D" w:rsidP="00463A1D">
      <w:pPr>
        <w:pStyle w:val="BodyTextCont"/>
      </w:pPr>
    </w:p>
    <w:p w14:paraId="46D7720B" w14:textId="77777777" w:rsidR="00463A1D" w:rsidRDefault="00463A1D" w:rsidP="00463A1D">
      <w:pPr>
        <w:pStyle w:val="BodyTextCont"/>
      </w:pPr>
      <w:r>
        <w:t>In case you haven't ever used Twitter Bootstrap, the various CSS classes specified in the view are included in Bootstrap, and make it extremely easy to create good-looking web pages. Figure 9-1 is the resulting page.</w:t>
      </w:r>
    </w:p>
    <w:p w14:paraId="523EE4E4" w14:textId="77777777" w:rsidR="00463A1D" w:rsidRDefault="00463A1D" w:rsidP="00463A1D">
      <w:pPr>
        <w:pStyle w:val="BodyTextCont"/>
      </w:pPr>
      <w:r>
        <w:t>And here's the controller with all that is needed to show out login page:</w:t>
      </w:r>
    </w:p>
    <w:p w14:paraId="51DFD0F3" w14:textId="77777777" w:rsidR="00463A1D" w:rsidRDefault="00463A1D" w:rsidP="00463A1D">
      <w:pPr>
        <w:pStyle w:val="BodyTextCont"/>
      </w:pPr>
    </w:p>
    <w:p w14:paraId="125FD71E" w14:textId="77777777" w:rsidR="00463A1D" w:rsidRPr="00AE3540" w:rsidRDefault="00463A1D" w:rsidP="00463A1D">
      <w:pPr>
        <w:pStyle w:val="Code"/>
        <w:rPr>
          <w:highlight w:val="white"/>
        </w:rPr>
      </w:pPr>
      <w:r w:rsidRPr="00AE3540">
        <w:rPr>
          <w:highlight w:val="white"/>
        </w:rPr>
        <w:lastRenderedPageBreak/>
        <w:t>using System.Web.Mvc;</w:t>
      </w:r>
    </w:p>
    <w:p w14:paraId="01CC4F67" w14:textId="77777777" w:rsidR="00463A1D" w:rsidRPr="00AE3540" w:rsidRDefault="00463A1D" w:rsidP="00463A1D">
      <w:pPr>
        <w:pStyle w:val="Code"/>
        <w:rPr>
          <w:highlight w:val="white"/>
        </w:rPr>
      </w:pPr>
    </w:p>
    <w:p w14:paraId="160ECA0F" w14:textId="77777777" w:rsidR="00463A1D" w:rsidRPr="00AE3540" w:rsidRDefault="00463A1D" w:rsidP="00463A1D">
      <w:pPr>
        <w:pStyle w:val="Code"/>
        <w:rPr>
          <w:highlight w:val="white"/>
        </w:rPr>
      </w:pPr>
      <w:r w:rsidRPr="00AE3540">
        <w:rPr>
          <w:highlight w:val="white"/>
        </w:rPr>
        <w:t>namespace WebApi2BookSPA.Controllers</w:t>
      </w:r>
    </w:p>
    <w:p w14:paraId="506A584C" w14:textId="77777777" w:rsidR="00463A1D" w:rsidRPr="00AE3540" w:rsidRDefault="00463A1D" w:rsidP="00463A1D">
      <w:pPr>
        <w:pStyle w:val="Code"/>
        <w:rPr>
          <w:highlight w:val="white"/>
        </w:rPr>
      </w:pPr>
      <w:r w:rsidRPr="00AE3540">
        <w:rPr>
          <w:highlight w:val="white"/>
        </w:rPr>
        <w:t>{</w:t>
      </w:r>
    </w:p>
    <w:p w14:paraId="1ACA4AF5" w14:textId="77777777" w:rsidR="00463A1D" w:rsidRPr="00AE3540" w:rsidRDefault="00463A1D" w:rsidP="00463A1D">
      <w:pPr>
        <w:pStyle w:val="Code"/>
        <w:rPr>
          <w:highlight w:val="white"/>
        </w:rPr>
      </w:pPr>
      <w:r w:rsidRPr="00AE3540">
        <w:rPr>
          <w:highlight w:val="white"/>
        </w:rPr>
        <w:t xml:space="preserve">    public class LoginController : Controller</w:t>
      </w:r>
    </w:p>
    <w:p w14:paraId="5DAA4955" w14:textId="77777777" w:rsidR="00463A1D" w:rsidRPr="00AE3540" w:rsidRDefault="00463A1D" w:rsidP="00463A1D">
      <w:pPr>
        <w:pStyle w:val="Code"/>
        <w:rPr>
          <w:highlight w:val="white"/>
        </w:rPr>
      </w:pPr>
      <w:r w:rsidRPr="00AE3540">
        <w:rPr>
          <w:highlight w:val="white"/>
        </w:rPr>
        <w:t xml:space="preserve">    {</w:t>
      </w:r>
    </w:p>
    <w:p w14:paraId="68CC21C9" w14:textId="77777777" w:rsidR="00463A1D" w:rsidRPr="00AE3540" w:rsidRDefault="00463A1D" w:rsidP="00463A1D">
      <w:pPr>
        <w:pStyle w:val="Code"/>
        <w:rPr>
          <w:highlight w:val="white"/>
        </w:rPr>
      </w:pPr>
      <w:r w:rsidRPr="00AE3540">
        <w:rPr>
          <w:highlight w:val="white"/>
        </w:rPr>
        <w:t xml:space="preserve">        public ActionResult Index()</w:t>
      </w:r>
    </w:p>
    <w:p w14:paraId="7A390909" w14:textId="77777777" w:rsidR="00463A1D" w:rsidRPr="00AE3540" w:rsidRDefault="00463A1D" w:rsidP="00463A1D">
      <w:pPr>
        <w:pStyle w:val="Code"/>
        <w:rPr>
          <w:highlight w:val="white"/>
        </w:rPr>
      </w:pPr>
      <w:r w:rsidRPr="00AE3540">
        <w:rPr>
          <w:highlight w:val="white"/>
        </w:rPr>
        <w:t xml:space="preserve">        {</w:t>
      </w:r>
    </w:p>
    <w:p w14:paraId="791CA97C" w14:textId="77777777" w:rsidR="00463A1D" w:rsidRPr="00AE3540" w:rsidRDefault="00463A1D" w:rsidP="00463A1D">
      <w:pPr>
        <w:pStyle w:val="Code"/>
        <w:rPr>
          <w:highlight w:val="white"/>
        </w:rPr>
      </w:pPr>
      <w:r w:rsidRPr="00AE3540">
        <w:rPr>
          <w:highlight w:val="white"/>
        </w:rPr>
        <w:t xml:space="preserve">            return View("LoginView");</w:t>
      </w:r>
    </w:p>
    <w:p w14:paraId="5B9EE6C4" w14:textId="77777777" w:rsidR="00463A1D" w:rsidRPr="00AE3540" w:rsidRDefault="00463A1D" w:rsidP="00463A1D">
      <w:pPr>
        <w:pStyle w:val="Code"/>
        <w:rPr>
          <w:highlight w:val="white"/>
        </w:rPr>
      </w:pPr>
      <w:r w:rsidRPr="00AE3540">
        <w:rPr>
          <w:highlight w:val="white"/>
        </w:rPr>
        <w:t xml:space="preserve">        }</w:t>
      </w:r>
    </w:p>
    <w:p w14:paraId="7A07DC9E" w14:textId="77777777" w:rsidR="00463A1D" w:rsidRPr="00AE3540" w:rsidRDefault="00463A1D" w:rsidP="00463A1D">
      <w:pPr>
        <w:pStyle w:val="Code"/>
        <w:rPr>
          <w:highlight w:val="white"/>
        </w:rPr>
      </w:pPr>
      <w:r w:rsidRPr="00AE3540">
        <w:rPr>
          <w:highlight w:val="white"/>
        </w:rPr>
        <w:t xml:space="preserve">    }</w:t>
      </w:r>
    </w:p>
    <w:p w14:paraId="1AA79D6D" w14:textId="77777777" w:rsidR="00463A1D" w:rsidRPr="00445C9F" w:rsidRDefault="00463A1D" w:rsidP="00463A1D">
      <w:pPr>
        <w:pStyle w:val="Code"/>
      </w:pPr>
      <w:r w:rsidRPr="00AE3540">
        <w:rPr>
          <w:highlight w:val="white"/>
        </w:rPr>
        <w:t>}</w:t>
      </w:r>
    </w:p>
    <w:p w14:paraId="2B4F142C" w14:textId="77777777" w:rsidR="00463A1D" w:rsidRDefault="00463A1D" w:rsidP="00463A1D">
      <w:pPr>
        <w:pStyle w:val="BodyTextFirst"/>
      </w:pPr>
    </w:p>
    <w:p w14:paraId="13C5B0F5" w14:textId="77777777" w:rsidR="00463A1D" w:rsidRDefault="00463A1D" w:rsidP="00463A1D">
      <w:pPr>
        <w:pStyle w:val="BodyTextCont"/>
      </w:pPr>
      <w:r>
        <w:t xml:space="preserve">Nothing terribly exciting yet, of course. So now let's examine the controller action that accepts the login form's POST request, thereby creating and returning a JWT. Note that the key, issuer, and audience values for the created JWT must match that of the Task Management service's JWT authentication handler. Normally, if using a real token issuer, the </w:t>
      </w:r>
      <w:proofErr w:type="spellStart"/>
      <w:r>
        <w:t>symmertic</w:t>
      </w:r>
      <w:proofErr w:type="spellEnd"/>
      <w:r>
        <w:t xml:space="preserve"> signing key would be agreed upon and shared between parties, as would the issuer value. In our case, since we built the Task Management service and configured the </w:t>
      </w:r>
      <w:proofErr w:type="spellStart"/>
      <w:r>
        <w:t>JwtAuthForWebApi</w:t>
      </w:r>
      <w:proofErr w:type="spellEnd"/>
      <w:r>
        <w:t xml:space="preserve"> package via </w:t>
      </w:r>
      <w:proofErr w:type="spellStart"/>
      <w:r>
        <w:t>web.config</w:t>
      </w:r>
      <w:proofErr w:type="spellEnd"/>
      <w:r>
        <w:t xml:space="preserve">, we're simply going to copy the key, audience, and issuer into the </w:t>
      </w:r>
      <w:proofErr w:type="spellStart"/>
      <w:r w:rsidRPr="00251B37">
        <w:rPr>
          <w:rStyle w:val="CodeInline"/>
        </w:rPr>
        <w:t>LoginController</w:t>
      </w:r>
      <w:proofErr w:type="spellEnd"/>
      <w:r>
        <w:t xml:space="preserve">. </w:t>
      </w:r>
    </w:p>
    <w:p w14:paraId="222259BC" w14:textId="77777777" w:rsidR="00463A1D" w:rsidRDefault="00463A1D" w:rsidP="00463A1D">
      <w:pPr>
        <w:pStyle w:val="BodyTextCont"/>
      </w:pPr>
      <w:r>
        <w:t xml:space="preserve">The resulting code is actually very simple, and similar to the </w:t>
      </w:r>
      <w:proofErr w:type="spellStart"/>
      <w:r>
        <w:t>CreateJwt</w:t>
      </w:r>
      <w:proofErr w:type="spellEnd"/>
      <w:r>
        <w:t xml:space="preserve"> console app we created back in </w:t>
      </w:r>
      <w:proofErr w:type="spellStart"/>
      <w:r>
        <w:t>Chatper</w:t>
      </w:r>
      <w:proofErr w:type="spellEnd"/>
      <w:r>
        <w:t xml:space="preserve"> 6. Here's the </w:t>
      </w:r>
      <w:proofErr w:type="spellStart"/>
      <w:r>
        <w:t>LoginController</w:t>
      </w:r>
      <w:proofErr w:type="spellEnd"/>
      <w:r>
        <w:t xml:space="preserve"> now with the required JWT-creation code:</w:t>
      </w:r>
    </w:p>
    <w:p w14:paraId="1AD933A7" w14:textId="77777777" w:rsidR="00463A1D" w:rsidRDefault="00463A1D" w:rsidP="00463A1D">
      <w:pPr>
        <w:pStyle w:val="BodyTextCont"/>
      </w:pPr>
    </w:p>
    <w:p w14:paraId="199F438B" w14:textId="77777777" w:rsidR="00463A1D" w:rsidRPr="00183BF8" w:rsidRDefault="00463A1D" w:rsidP="00463A1D">
      <w:pPr>
        <w:pStyle w:val="Code"/>
        <w:rPr>
          <w:highlight w:val="white"/>
        </w:rPr>
      </w:pPr>
      <w:r w:rsidRPr="00183BF8">
        <w:rPr>
          <w:highlight w:val="white"/>
        </w:rPr>
        <w:t>using System;</w:t>
      </w:r>
    </w:p>
    <w:p w14:paraId="0DEEF5FA" w14:textId="77777777" w:rsidR="00463A1D" w:rsidRPr="00183BF8" w:rsidRDefault="00463A1D" w:rsidP="00463A1D">
      <w:pPr>
        <w:pStyle w:val="Code"/>
        <w:rPr>
          <w:highlight w:val="white"/>
        </w:rPr>
      </w:pPr>
      <w:r w:rsidRPr="00183BF8">
        <w:rPr>
          <w:highlight w:val="white"/>
        </w:rPr>
        <w:t>using System.IdentityModel.Tokens;</w:t>
      </w:r>
    </w:p>
    <w:p w14:paraId="235F406E" w14:textId="77777777" w:rsidR="00463A1D" w:rsidRPr="00183BF8" w:rsidRDefault="00463A1D" w:rsidP="00463A1D">
      <w:pPr>
        <w:pStyle w:val="Code"/>
        <w:rPr>
          <w:highlight w:val="white"/>
        </w:rPr>
      </w:pPr>
      <w:r w:rsidRPr="00183BF8">
        <w:rPr>
          <w:highlight w:val="white"/>
        </w:rPr>
        <w:t>using System.Security.Claims;</w:t>
      </w:r>
    </w:p>
    <w:p w14:paraId="18376FD0" w14:textId="77777777" w:rsidR="00463A1D" w:rsidRPr="00183BF8" w:rsidRDefault="00463A1D" w:rsidP="00463A1D">
      <w:pPr>
        <w:pStyle w:val="Code"/>
        <w:rPr>
          <w:highlight w:val="white"/>
        </w:rPr>
      </w:pPr>
      <w:r w:rsidRPr="00183BF8">
        <w:rPr>
          <w:highlight w:val="white"/>
        </w:rPr>
        <w:t>using System.Web;</w:t>
      </w:r>
    </w:p>
    <w:p w14:paraId="21C94CB7" w14:textId="77777777" w:rsidR="00463A1D" w:rsidRPr="00183BF8" w:rsidRDefault="00463A1D" w:rsidP="00463A1D">
      <w:pPr>
        <w:pStyle w:val="Code"/>
        <w:rPr>
          <w:highlight w:val="white"/>
        </w:rPr>
      </w:pPr>
      <w:r w:rsidRPr="00183BF8">
        <w:rPr>
          <w:highlight w:val="white"/>
        </w:rPr>
        <w:t>using System.Web.Mvc;</w:t>
      </w:r>
    </w:p>
    <w:p w14:paraId="4290CD44" w14:textId="77777777" w:rsidR="00463A1D" w:rsidRPr="00183BF8" w:rsidRDefault="00463A1D" w:rsidP="00463A1D">
      <w:pPr>
        <w:pStyle w:val="Code"/>
        <w:rPr>
          <w:highlight w:val="white"/>
        </w:rPr>
      </w:pPr>
      <w:r w:rsidRPr="00183BF8">
        <w:rPr>
          <w:highlight w:val="white"/>
        </w:rPr>
        <w:t>using WebApi2BookSPA.Models;</w:t>
      </w:r>
    </w:p>
    <w:p w14:paraId="481F79CD" w14:textId="77777777" w:rsidR="00463A1D" w:rsidRPr="00183BF8" w:rsidRDefault="00463A1D" w:rsidP="00463A1D">
      <w:pPr>
        <w:pStyle w:val="Code"/>
        <w:rPr>
          <w:highlight w:val="white"/>
        </w:rPr>
      </w:pPr>
    </w:p>
    <w:p w14:paraId="7A908DFA" w14:textId="77777777" w:rsidR="00463A1D" w:rsidRPr="00183BF8" w:rsidRDefault="00463A1D" w:rsidP="00463A1D">
      <w:pPr>
        <w:pStyle w:val="Code"/>
        <w:rPr>
          <w:highlight w:val="white"/>
        </w:rPr>
      </w:pPr>
      <w:r w:rsidRPr="00183BF8">
        <w:rPr>
          <w:highlight w:val="white"/>
        </w:rPr>
        <w:t>namespace WebApi2BookSPA.Controllers</w:t>
      </w:r>
    </w:p>
    <w:p w14:paraId="16A3AE3A" w14:textId="77777777" w:rsidR="00463A1D" w:rsidRPr="00183BF8" w:rsidRDefault="00463A1D" w:rsidP="00463A1D">
      <w:pPr>
        <w:pStyle w:val="Code"/>
        <w:rPr>
          <w:highlight w:val="white"/>
        </w:rPr>
      </w:pPr>
      <w:r w:rsidRPr="00183BF8">
        <w:rPr>
          <w:highlight w:val="white"/>
        </w:rPr>
        <w:t>{</w:t>
      </w:r>
    </w:p>
    <w:p w14:paraId="205FAB08" w14:textId="77777777" w:rsidR="00463A1D" w:rsidRPr="00183BF8" w:rsidRDefault="00463A1D" w:rsidP="00463A1D">
      <w:pPr>
        <w:pStyle w:val="Code"/>
        <w:rPr>
          <w:highlight w:val="white"/>
        </w:rPr>
      </w:pPr>
      <w:r w:rsidRPr="00183BF8">
        <w:rPr>
          <w:highlight w:val="white"/>
        </w:rPr>
        <w:t xml:space="preserve">    public class LoginController : Controller</w:t>
      </w:r>
    </w:p>
    <w:p w14:paraId="11312215" w14:textId="77777777" w:rsidR="00463A1D" w:rsidRPr="00183BF8" w:rsidRDefault="00463A1D" w:rsidP="00463A1D">
      <w:pPr>
        <w:pStyle w:val="Code"/>
        <w:rPr>
          <w:highlight w:val="white"/>
        </w:rPr>
      </w:pPr>
      <w:r w:rsidRPr="00183BF8">
        <w:rPr>
          <w:highlight w:val="white"/>
        </w:rPr>
        <w:t xml:space="preserve">    {</w:t>
      </w:r>
    </w:p>
    <w:p w14:paraId="24F540BE" w14:textId="77777777" w:rsidR="00463A1D" w:rsidRPr="00183BF8" w:rsidRDefault="00463A1D" w:rsidP="00463A1D">
      <w:pPr>
        <w:pStyle w:val="Code"/>
        <w:rPr>
          <w:highlight w:val="white"/>
        </w:rPr>
      </w:pPr>
      <w:r w:rsidRPr="00183BF8">
        <w:rPr>
          <w:highlight w:val="white"/>
        </w:rPr>
        <w:t xml:space="preserve">        public const string SymmetricKey = "cXdlcnR5dWlvcGFzZGZnaGprbHp4Y3Zibm0xMjM0NTY=";</w:t>
      </w:r>
    </w:p>
    <w:p w14:paraId="6FC18CF1" w14:textId="77777777" w:rsidR="00463A1D" w:rsidRPr="00183BF8" w:rsidRDefault="00463A1D" w:rsidP="00463A1D">
      <w:pPr>
        <w:pStyle w:val="Code"/>
        <w:rPr>
          <w:highlight w:val="white"/>
        </w:rPr>
      </w:pPr>
      <w:r w:rsidRPr="00183BF8">
        <w:rPr>
          <w:highlight w:val="white"/>
        </w:rPr>
        <w:t xml:space="preserve">        public const string Issuer = "corp";</w:t>
      </w:r>
    </w:p>
    <w:p w14:paraId="6F48E42C" w14:textId="77777777" w:rsidR="00463A1D" w:rsidRPr="00183BF8" w:rsidRDefault="00463A1D" w:rsidP="00463A1D">
      <w:pPr>
        <w:pStyle w:val="Code"/>
        <w:rPr>
          <w:highlight w:val="white"/>
        </w:rPr>
      </w:pPr>
      <w:r w:rsidRPr="00183BF8">
        <w:rPr>
          <w:highlight w:val="white"/>
        </w:rPr>
        <w:t xml:space="preserve">        public const string Audience = "http://www.example.com";</w:t>
      </w:r>
    </w:p>
    <w:p w14:paraId="5A66581B" w14:textId="77777777" w:rsidR="00463A1D" w:rsidRPr="00183BF8" w:rsidRDefault="00463A1D" w:rsidP="00463A1D">
      <w:pPr>
        <w:pStyle w:val="Code"/>
        <w:rPr>
          <w:highlight w:val="white"/>
        </w:rPr>
      </w:pPr>
    </w:p>
    <w:p w14:paraId="234EE1D8" w14:textId="77777777" w:rsidR="00463A1D" w:rsidRPr="00183BF8" w:rsidRDefault="00463A1D" w:rsidP="00463A1D">
      <w:pPr>
        <w:pStyle w:val="Code"/>
        <w:rPr>
          <w:highlight w:val="white"/>
        </w:rPr>
      </w:pPr>
      <w:r w:rsidRPr="00183BF8">
        <w:rPr>
          <w:highlight w:val="white"/>
        </w:rPr>
        <w:t xml:space="preserve">        public ActionResult Index()</w:t>
      </w:r>
    </w:p>
    <w:p w14:paraId="243AF3BC" w14:textId="77777777" w:rsidR="00463A1D" w:rsidRPr="00183BF8" w:rsidRDefault="00463A1D" w:rsidP="00463A1D">
      <w:pPr>
        <w:pStyle w:val="Code"/>
        <w:rPr>
          <w:highlight w:val="white"/>
        </w:rPr>
      </w:pPr>
      <w:r w:rsidRPr="00183BF8">
        <w:rPr>
          <w:highlight w:val="white"/>
        </w:rPr>
        <w:t xml:space="preserve">        {</w:t>
      </w:r>
    </w:p>
    <w:p w14:paraId="04A54C17" w14:textId="77777777" w:rsidR="00463A1D" w:rsidRPr="00183BF8" w:rsidRDefault="00463A1D" w:rsidP="00463A1D">
      <w:pPr>
        <w:pStyle w:val="Code"/>
        <w:rPr>
          <w:highlight w:val="white"/>
        </w:rPr>
      </w:pPr>
      <w:r w:rsidRPr="00183BF8">
        <w:rPr>
          <w:highlight w:val="white"/>
        </w:rPr>
        <w:t xml:space="preserve">            return View("LoginView");</w:t>
      </w:r>
    </w:p>
    <w:p w14:paraId="5464CB32" w14:textId="77777777" w:rsidR="00463A1D" w:rsidRPr="00183BF8" w:rsidRDefault="00463A1D" w:rsidP="00463A1D">
      <w:pPr>
        <w:pStyle w:val="Code"/>
        <w:rPr>
          <w:highlight w:val="white"/>
        </w:rPr>
      </w:pPr>
      <w:r w:rsidRPr="00183BF8">
        <w:rPr>
          <w:highlight w:val="white"/>
        </w:rPr>
        <w:t xml:space="preserve">        }</w:t>
      </w:r>
    </w:p>
    <w:p w14:paraId="39D429E3" w14:textId="77777777" w:rsidR="00463A1D" w:rsidRPr="00183BF8" w:rsidRDefault="00463A1D" w:rsidP="00463A1D">
      <w:pPr>
        <w:pStyle w:val="Code"/>
        <w:rPr>
          <w:highlight w:val="white"/>
        </w:rPr>
      </w:pPr>
    </w:p>
    <w:p w14:paraId="1B57B273" w14:textId="77777777" w:rsidR="00463A1D" w:rsidRPr="00183BF8" w:rsidRDefault="00463A1D" w:rsidP="00463A1D">
      <w:pPr>
        <w:pStyle w:val="Code"/>
        <w:rPr>
          <w:highlight w:val="white"/>
        </w:rPr>
      </w:pPr>
      <w:r w:rsidRPr="00183BF8">
        <w:rPr>
          <w:highlight w:val="white"/>
        </w:rPr>
        <w:t xml:space="preserve">        [HttpPost]</w:t>
      </w:r>
    </w:p>
    <w:p w14:paraId="0E65961C" w14:textId="77777777" w:rsidR="00463A1D" w:rsidRPr="00183BF8" w:rsidRDefault="00463A1D" w:rsidP="00463A1D">
      <w:pPr>
        <w:pStyle w:val="Code"/>
        <w:rPr>
          <w:highlight w:val="white"/>
        </w:rPr>
      </w:pPr>
      <w:r w:rsidRPr="00183BF8">
        <w:rPr>
          <w:highlight w:val="white"/>
        </w:rPr>
        <w:t xml:space="preserve">        public ActionResult Login(LoginModel model)</w:t>
      </w:r>
    </w:p>
    <w:p w14:paraId="6A3C69B7" w14:textId="77777777" w:rsidR="00463A1D" w:rsidRPr="00183BF8" w:rsidRDefault="00463A1D" w:rsidP="00463A1D">
      <w:pPr>
        <w:pStyle w:val="Code"/>
        <w:rPr>
          <w:highlight w:val="white"/>
        </w:rPr>
      </w:pPr>
      <w:r w:rsidRPr="00183BF8">
        <w:rPr>
          <w:highlight w:val="white"/>
        </w:rPr>
        <w:t xml:space="preserve">        {</w:t>
      </w:r>
    </w:p>
    <w:p w14:paraId="2AB07E81" w14:textId="77777777" w:rsidR="00463A1D" w:rsidRPr="00183BF8" w:rsidRDefault="00463A1D" w:rsidP="00463A1D">
      <w:pPr>
        <w:pStyle w:val="Code"/>
        <w:rPr>
          <w:highlight w:val="white"/>
        </w:rPr>
      </w:pPr>
      <w:r w:rsidRPr="00183BF8">
        <w:rPr>
          <w:highlight w:val="white"/>
        </w:rPr>
        <w:t xml:space="preserve">            SetAuthCookie(model.UserId, model.Role);</w:t>
      </w:r>
    </w:p>
    <w:p w14:paraId="4FF1D95A" w14:textId="77777777" w:rsidR="00463A1D" w:rsidRPr="00183BF8" w:rsidRDefault="00463A1D" w:rsidP="00463A1D">
      <w:pPr>
        <w:pStyle w:val="Code"/>
        <w:rPr>
          <w:highlight w:val="white"/>
        </w:rPr>
      </w:pPr>
      <w:r w:rsidRPr="00183BF8">
        <w:rPr>
          <w:highlight w:val="white"/>
        </w:rPr>
        <w:t xml:space="preserve">            return RedirectToAction("Index", "Tasks");</w:t>
      </w:r>
    </w:p>
    <w:p w14:paraId="0C2C3E45" w14:textId="77777777" w:rsidR="00463A1D" w:rsidRPr="00183BF8" w:rsidRDefault="00463A1D" w:rsidP="00463A1D">
      <w:pPr>
        <w:pStyle w:val="Code"/>
        <w:rPr>
          <w:highlight w:val="white"/>
        </w:rPr>
      </w:pPr>
      <w:r w:rsidRPr="00183BF8">
        <w:rPr>
          <w:highlight w:val="white"/>
        </w:rPr>
        <w:t xml:space="preserve">        }</w:t>
      </w:r>
    </w:p>
    <w:p w14:paraId="185D981D" w14:textId="77777777" w:rsidR="00463A1D" w:rsidRPr="00183BF8" w:rsidRDefault="00463A1D" w:rsidP="00463A1D">
      <w:pPr>
        <w:pStyle w:val="Code"/>
        <w:rPr>
          <w:highlight w:val="white"/>
        </w:rPr>
      </w:pPr>
    </w:p>
    <w:p w14:paraId="59A1491B" w14:textId="77777777" w:rsidR="00463A1D" w:rsidRPr="00183BF8" w:rsidRDefault="00463A1D" w:rsidP="00463A1D">
      <w:pPr>
        <w:pStyle w:val="Code"/>
        <w:rPr>
          <w:highlight w:val="white"/>
        </w:rPr>
      </w:pPr>
      <w:r w:rsidRPr="00183BF8">
        <w:rPr>
          <w:highlight w:val="white"/>
        </w:rPr>
        <w:t xml:space="preserve">        private void SetAuthCookie(string userId, string role)</w:t>
      </w:r>
    </w:p>
    <w:p w14:paraId="1B7E6FF8" w14:textId="77777777" w:rsidR="00463A1D" w:rsidRPr="00183BF8" w:rsidRDefault="00463A1D" w:rsidP="00463A1D">
      <w:pPr>
        <w:pStyle w:val="Code"/>
        <w:rPr>
          <w:highlight w:val="white"/>
        </w:rPr>
      </w:pPr>
      <w:r w:rsidRPr="00183BF8">
        <w:rPr>
          <w:highlight w:val="white"/>
        </w:rPr>
        <w:lastRenderedPageBreak/>
        <w:t xml:space="preserve">        {</w:t>
      </w:r>
    </w:p>
    <w:p w14:paraId="5C9A4ACB" w14:textId="77777777" w:rsidR="00463A1D" w:rsidRPr="00183BF8" w:rsidRDefault="00463A1D" w:rsidP="00463A1D">
      <w:pPr>
        <w:pStyle w:val="Code"/>
        <w:rPr>
          <w:highlight w:val="white"/>
        </w:rPr>
      </w:pPr>
      <w:r w:rsidRPr="00183BF8">
        <w:rPr>
          <w:highlight w:val="white"/>
        </w:rPr>
        <w:t xml:space="preserve">            var token = CreateJwt(userId, role);</w:t>
      </w:r>
    </w:p>
    <w:p w14:paraId="26343573" w14:textId="77777777" w:rsidR="00463A1D" w:rsidRPr="00183BF8" w:rsidRDefault="00463A1D" w:rsidP="00463A1D">
      <w:pPr>
        <w:pStyle w:val="Code"/>
        <w:rPr>
          <w:highlight w:val="white"/>
        </w:rPr>
      </w:pPr>
      <w:r w:rsidRPr="00183BF8">
        <w:rPr>
          <w:highlight w:val="white"/>
        </w:rPr>
        <w:t xml:space="preserve">            var cookie = new HttpCookie("UserToken", token) {HttpOnly = false};</w:t>
      </w:r>
    </w:p>
    <w:p w14:paraId="3BF33F3D" w14:textId="77777777" w:rsidR="00463A1D" w:rsidRPr="00183BF8" w:rsidRDefault="00463A1D" w:rsidP="00463A1D">
      <w:pPr>
        <w:pStyle w:val="Code"/>
        <w:rPr>
          <w:highlight w:val="white"/>
        </w:rPr>
      </w:pPr>
      <w:r w:rsidRPr="00183BF8">
        <w:rPr>
          <w:highlight w:val="white"/>
        </w:rPr>
        <w:t xml:space="preserve">            Response.SetCookie(cookie);</w:t>
      </w:r>
    </w:p>
    <w:p w14:paraId="7DCDE56B" w14:textId="77777777" w:rsidR="00463A1D" w:rsidRPr="00183BF8" w:rsidRDefault="00463A1D" w:rsidP="00463A1D">
      <w:pPr>
        <w:pStyle w:val="Code"/>
        <w:rPr>
          <w:highlight w:val="white"/>
        </w:rPr>
      </w:pPr>
      <w:r w:rsidRPr="00183BF8">
        <w:rPr>
          <w:highlight w:val="white"/>
        </w:rPr>
        <w:t xml:space="preserve">        }</w:t>
      </w:r>
    </w:p>
    <w:p w14:paraId="5EE7270A" w14:textId="77777777" w:rsidR="00463A1D" w:rsidRPr="00183BF8" w:rsidRDefault="00463A1D" w:rsidP="00463A1D">
      <w:pPr>
        <w:pStyle w:val="Code"/>
        <w:rPr>
          <w:highlight w:val="white"/>
        </w:rPr>
      </w:pPr>
    </w:p>
    <w:p w14:paraId="64D19D7F" w14:textId="77777777" w:rsidR="00463A1D" w:rsidRPr="00183BF8" w:rsidRDefault="00463A1D" w:rsidP="00463A1D">
      <w:pPr>
        <w:pStyle w:val="Code"/>
        <w:rPr>
          <w:highlight w:val="white"/>
        </w:rPr>
      </w:pPr>
      <w:r w:rsidRPr="00183BF8">
        <w:rPr>
          <w:highlight w:val="white"/>
        </w:rPr>
        <w:t xml:space="preserve">        private string CreateJwt(string userId, string role)</w:t>
      </w:r>
    </w:p>
    <w:p w14:paraId="5893FC6F" w14:textId="77777777" w:rsidR="00463A1D" w:rsidRPr="00183BF8" w:rsidRDefault="00463A1D" w:rsidP="00463A1D">
      <w:pPr>
        <w:pStyle w:val="Code"/>
        <w:rPr>
          <w:highlight w:val="white"/>
        </w:rPr>
      </w:pPr>
      <w:r w:rsidRPr="00183BF8">
        <w:rPr>
          <w:highlight w:val="white"/>
        </w:rPr>
        <w:t xml:space="preserve">        {</w:t>
      </w:r>
    </w:p>
    <w:p w14:paraId="40480C5C" w14:textId="77777777" w:rsidR="00463A1D" w:rsidRPr="00183BF8" w:rsidRDefault="00463A1D" w:rsidP="00463A1D">
      <w:pPr>
        <w:pStyle w:val="Code"/>
        <w:rPr>
          <w:highlight w:val="white"/>
        </w:rPr>
      </w:pPr>
      <w:r w:rsidRPr="00183BF8">
        <w:rPr>
          <w:highlight w:val="white"/>
        </w:rPr>
        <w:t xml:space="preserve">            var key = Convert.FromBase64String(SymmetricKey);</w:t>
      </w:r>
    </w:p>
    <w:p w14:paraId="270EFDB0" w14:textId="77777777" w:rsidR="00463A1D" w:rsidRPr="00183BF8" w:rsidRDefault="00463A1D" w:rsidP="00463A1D">
      <w:pPr>
        <w:pStyle w:val="Code"/>
        <w:rPr>
          <w:highlight w:val="white"/>
        </w:rPr>
      </w:pPr>
      <w:r w:rsidRPr="00183BF8">
        <w:rPr>
          <w:highlight w:val="white"/>
        </w:rPr>
        <w:t xml:space="preserve">            var credentials = new SigningCredentials(</w:t>
      </w:r>
    </w:p>
    <w:p w14:paraId="052721BB" w14:textId="77777777" w:rsidR="00463A1D" w:rsidRPr="00183BF8" w:rsidRDefault="00463A1D" w:rsidP="00463A1D">
      <w:pPr>
        <w:pStyle w:val="Code"/>
        <w:rPr>
          <w:highlight w:val="white"/>
        </w:rPr>
      </w:pPr>
      <w:r w:rsidRPr="00183BF8">
        <w:rPr>
          <w:highlight w:val="white"/>
        </w:rPr>
        <w:t xml:space="preserve">                new InMemorySymmetricSecurityKey(key),</w:t>
      </w:r>
    </w:p>
    <w:p w14:paraId="4945BFC6" w14:textId="77777777" w:rsidR="00463A1D" w:rsidRPr="00183BF8" w:rsidRDefault="00463A1D" w:rsidP="00463A1D">
      <w:pPr>
        <w:pStyle w:val="Code"/>
        <w:rPr>
          <w:highlight w:val="white"/>
        </w:rPr>
      </w:pPr>
      <w:r w:rsidRPr="00183BF8">
        <w:rPr>
          <w:highlight w:val="white"/>
        </w:rPr>
        <w:t xml:space="preserve">                "http://www.w3.org/2001/04/xmldsig-more#hmac-sha256",</w:t>
      </w:r>
    </w:p>
    <w:p w14:paraId="13DAFBA7" w14:textId="77777777" w:rsidR="00463A1D" w:rsidRPr="00183BF8" w:rsidRDefault="00463A1D" w:rsidP="00463A1D">
      <w:pPr>
        <w:pStyle w:val="Code"/>
        <w:rPr>
          <w:highlight w:val="white"/>
        </w:rPr>
      </w:pPr>
      <w:r w:rsidRPr="00183BF8">
        <w:rPr>
          <w:highlight w:val="white"/>
        </w:rPr>
        <w:t xml:space="preserve">                "http://www.w3.org/2001/04/xmlenc#sha256");</w:t>
      </w:r>
    </w:p>
    <w:p w14:paraId="52F4FEA6" w14:textId="77777777" w:rsidR="00463A1D" w:rsidRPr="00183BF8" w:rsidRDefault="00463A1D" w:rsidP="00463A1D">
      <w:pPr>
        <w:pStyle w:val="Code"/>
        <w:rPr>
          <w:highlight w:val="white"/>
        </w:rPr>
      </w:pPr>
    </w:p>
    <w:p w14:paraId="1BD9FD00" w14:textId="77777777" w:rsidR="00463A1D" w:rsidRPr="00183BF8" w:rsidRDefault="00463A1D" w:rsidP="00463A1D">
      <w:pPr>
        <w:pStyle w:val="Code"/>
        <w:rPr>
          <w:highlight w:val="white"/>
        </w:rPr>
      </w:pPr>
      <w:r w:rsidRPr="00183BF8">
        <w:rPr>
          <w:highlight w:val="white"/>
        </w:rPr>
        <w:t xml:space="preserve">            var expiration = DateTime.UtcNow.AddMinutes(20).ToLongTimeString();</w:t>
      </w:r>
    </w:p>
    <w:p w14:paraId="14CBA28C" w14:textId="77777777" w:rsidR="00463A1D" w:rsidRPr="00183BF8" w:rsidRDefault="00463A1D" w:rsidP="00463A1D">
      <w:pPr>
        <w:pStyle w:val="Code"/>
        <w:rPr>
          <w:highlight w:val="white"/>
        </w:rPr>
      </w:pPr>
    </w:p>
    <w:p w14:paraId="63279B84" w14:textId="77777777" w:rsidR="00463A1D" w:rsidRPr="00183BF8" w:rsidRDefault="00463A1D" w:rsidP="00463A1D">
      <w:pPr>
        <w:pStyle w:val="Code"/>
        <w:rPr>
          <w:highlight w:val="white"/>
        </w:rPr>
      </w:pPr>
      <w:r w:rsidRPr="00183BF8">
        <w:rPr>
          <w:highlight w:val="white"/>
        </w:rPr>
        <w:t xml:space="preserve">            var tokenDescriptor = new SecurityTokenDescriptor</w:t>
      </w:r>
    </w:p>
    <w:p w14:paraId="0185FBD0" w14:textId="77777777" w:rsidR="00463A1D" w:rsidRPr="00183BF8" w:rsidRDefault="00463A1D" w:rsidP="00463A1D">
      <w:pPr>
        <w:pStyle w:val="Code"/>
        <w:rPr>
          <w:highlight w:val="white"/>
        </w:rPr>
      </w:pPr>
      <w:r w:rsidRPr="00183BF8">
        <w:rPr>
          <w:highlight w:val="white"/>
        </w:rPr>
        <w:t xml:space="preserve">            {</w:t>
      </w:r>
    </w:p>
    <w:p w14:paraId="0C19FA69" w14:textId="77777777" w:rsidR="00463A1D" w:rsidRPr="00183BF8" w:rsidRDefault="00463A1D" w:rsidP="00463A1D">
      <w:pPr>
        <w:pStyle w:val="Code"/>
        <w:rPr>
          <w:highlight w:val="white"/>
        </w:rPr>
      </w:pPr>
      <w:r w:rsidRPr="00183BF8">
        <w:rPr>
          <w:highlight w:val="white"/>
        </w:rPr>
        <w:t xml:space="preserve">                Subject = new ClaimsIdentity(new[]</w:t>
      </w:r>
    </w:p>
    <w:p w14:paraId="5BA84930" w14:textId="77777777" w:rsidR="00463A1D" w:rsidRPr="00183BF8" w:rsidRDefault="00463A1D" w:rsidP="00463A1D">
      <w:pPr>
        <w:pStyle w:val="Code"/>
        <w:rPr>
          <w:highlight w:val="white"/>
        </w:rPr>
      </w:pPr>
      <w:r w:rsidRPr="00183BF8">
        <w:rPr>
          <w:highlight w:val="white"/>
        </w:rPr>
        <w:t xml:space="preserve">                {</w:t>
      </w:r>
    </w:p>
    <w:p w14:paraId="620CA0DF" w14:textId="77777777" w:rsidR="00463A1D" w:rsidRPr="00183BF8" w:rsidRDefault="00463A1D" w:rsidP="00463A1D">
      <w:pPr>
        <w:pStyle w:val="Code"/>
        <w:rPr>
          <w:highlight w:val="white"/>
        </w:rPr>
      </w:pPr>
      <w:r w:rsidRPr="00183BF8">
        <w:rPr>
          <w:highlight w:val="white"/>
        </w:rPr>
        <w:t xml:space="preserve">                    new Claim(ClaimTypes.Name, userId),</w:t>
      </w:r>
    </w:p>
    <w:p w14:paraId="198478DC" w14:textId="77777777" w:rsidR="00463A1D" w:rsidRPr="00183BF8" w:rsidRDefault="00463A1D" w:rsidP="00463A1D">
      <w:pPr>
        <w:pStyle w:val="Code"/>
        <w:rPr>
          <w:highlight w:val="white"/>
        </w:rPr>
      </w:pPr>
      <w:r w:rsidRPr="00183BF8">
        <w:rPr>
          <w:highlight w:val="white"/>
        </w:rPr>
        <w:t xml:space="preserve">                    new Claim(ClaimTypes.Role, role),</w:t>
      </w:r>
    </w:p>
    <w:p w14:paraId="0A1D4E57" w14:textId="77777777" w:rsidR="00463A1D" w:rsidRPr="00183BF8" w:rsidRDefault="00463A1D" w:rsidP="00463A1D">
      <w:pPr>
        <w:pStyle w:val="Code"/>
        <w:rPr>
          <w:highlight w:val="white"/>
        </w:rPr>
      </w:pPr>
      <w:r w:rsidRPr="00183BF8">
        <w:rPr>
          <w:highlight w:val="white"/>
        </w:rPr>
        <w:t xml:space="preserve">                    new Claim("exp", expiration)</w:t>
      </w:r>
    </w:p>
    <w:p w14:paraId="21531ED9" w14:textId="77777777" w:rsidR="00463A1D" w:rsidRPr="00183BF8" w:rsidRDefault="00463A1D" w:rsidP="00463A1D">
      <w:pPr>
        <w:pStyle w:val="Code"/>
        <w:rPr>
          <w:highlight w:val="white"/>
        </w:rPr>
      </w:pPr>
      <w:r w:rsidRPr="00183BF8">
        <w:rPr>
          <w:highlight w:val="white"/>
        </w:rPr>
        <w:t xml:space="preserve">                }),</w:t>
      </w:r>
    </w:p>
    <w:p w14:paraId="0CD32A00" w14:textId="77777777" w:rsidR="00463A1D" w:rsidRPr="00183BF8" w:rsidRDefault="00463A1D" w:rsidP="00463A1D">
      <w:pPr>
        <w:pStyle w:val="Code"/>
        <w:rPr>
          <w:highlight w:val="white"/>
        </w:rPr>
      </w:pPr>
      <w:r w:rsidRPr="00183BF8">
        <w:rPr>
          <w:highlight w:val="white"/>
        </w:rPr>
        <w:t xml:space="preserve">                TokenIssuerName = Issuer,</w:t>
      </w:r>
    </w:p>
    <w:p w14:paraId="1BFEFA33" w14:textId="77777777" w:rsidR="00463A1D" w:rsidRPr="00183BF8" w:rsidRDefault="00463A1D" w:rsidP="00463A1D">
      <w:pPr>
        <w:pStyle w:val="Code"/>
        <w:rPr>
          <w:highlight w:val="white"/>
        </w:rPr>
      </w:pPr>
      <w:r w:rsidRPr="00183BF8">
        <w:rPr>
          <w:highlight w:val="white"/>
        </w:rPr>
        <w:t xml:space="preserve">                AppliesToAddress = Audience,</w:t>
      </w:r>
    </w:p>
    <w:p w14:paraId="1FD132D9" w14:textId="77777777" w:rsidR="00463A1D" w:rsidRPr="00183BF8" w:rsidRDefault="00463A1D" w:rsidP="00463A1D">
      <w:pPr>
        <w:pStyle w:val="Code"/>
        <w:rPr>
          <w:highlight w:val="white"/>
        </w:rPr>
      </w:pPr>
      <w:r w:rsidRPr="00183BF8">
        <w:rPr>
          <w:highlight w:val="white"/>
        </w:rPr>
        <w:t xml:space="preserve">                SigningCredentials = credentials</w:t>
      </w:r>
    </w:p>
    <w:p w14:paraId="37986AC7" w14:textId="77777777" w:rsidR="00463A1D" w:rsidRPr="00183BF8" w:rsidRDefault="00463A1D" w:rsidP="00463A1D">
      <w:pPr>
        <w:pStyle w:val="Code"/>
        <w:rPr>
          <w:highlight w:val="white"/>
        </w:rPr>
      </w:pPr>
      <w:r w:rsidRPr="00183BF8">
        <w:rPr>
          <w:highlight w:val="white"/>
        </w:rPr>
        <w:t xml:space="preserve">            };</w:t>
      </w:r>
    </w:p>
    <w:p w14:paraId="6D4513C1" w14:textId="77777777" w:rsidR="00463A1D" w:rsidRPr="00183BF8" w:rsidRDefault="00463A1D" w:rsidP="00463A1D">
      <w:pPr>
        <w:pStyle w:val="Code"/>
        <w:rPr>
          <w:highlight w:val="white"/>
        </w:rPr>
      </w:pPr>
    </w:p>
    <w:p w14:paraId="0E13CD8D" w14:textId="77777777" w:rsidR="00463A1D" w:rsidRPr="00183BF8" w:rsidRDefault="00463A1D" w:rsidP="00463A1D">
      <w:pPr>
        <w:pStyle w:val="Code"/>
        <w:rPr>
          <w:highlight w:val="white"/>
        </w:rPr>
      </w:pPr>
      <w:r w:rsidRPr="00183BF8">
        <w:rPr>
          <w:highlight w:val="white"/>
        </w:rPr>
        <w:t xml:space="preserve">            var tokenHandler = new JwtSecurityTokenHandler();</w:t>
      </w:r>
    </w:p>
    <w:p w14:paraId="28C14635" w14:textId="77777777" w:rsidR="00463A1D" w:rsidRPr="00183BF8" w:rsidRDefault="00463A1D" w:rsidP="00463A1D">
      <w:pPr>
        <w:pStyle w:val="Code"/>
        <w:rPr>
          <w:highlight w:val="white"/>
        </w:rPr>
      </w:pPr>
      <w:r w:rsidRPr="00183BF8">
        <w:rPr>
          <w:highlight w:val="white"/>
        </w:rPr>
        <w:t xml:space="preserve">            var token = tokenHandler.CreateToken(tokenDescriptor);</w:t>
      </w:r>
    </w:p>
    <w:p w14:paraId="19AF2AA2" w14:textId="77777777" w:rsidR="00463A1D" w:rsidRPr="00183BF8" w:rsidRDefault="00463A1D" w:rsidP="00463A1D">
      <w:pPr>
        <w:pStyle w:val="Code"/>
        <w:rPr>
          <w:highlight w:val="white"/>
        </w:rPr>
      </w:pPr>
      <w:r w:rsidRPr="00183BF8">
        <w:rPr>
          <w:highlight w:val="white"/>
        </w:rPr>
        <w:t xml:space="preserve">            var tokenString = tokenHandler.WriteToken(token);</w:t>
      </w:r>
    </w:p>
    <w:p w14:paraId="70035859" w14:textId="77777777" w:rsidR="00463A1D" w:rsidRPr="00183BF8" w:rsidRDefault="00463A1D" w:rsidP="00463A1D">
      <w:pPr>
        <w:pStyle w:val="Code"/>
        <w:rPr>
          <w:highlight w:val="white"/>
        </w:rPr>
      </w:pPr>
    </w:p>
    <w:p w14:paraId="4B6143D2" w14:textId="77777777" w:rsidR="00463A1D" w:rsidRPr="00183BF8" w:rsidRDefault="00463A1D" w:rsidP="00463A1D">
      <w:pPr>
        <w:pStyle w:val="Code"/>
        <w:rPr>
          <w:highlight w:val="white"/>
        </w:rPr>
      </w:pPr>
      <w:r w:rsidRPr="00183BF8">
        <w:rPr>
          <w:highlight w:val="white"/>
        </w:rPr>
        <w:t xml:space="preserve">            return tokenString;</w:t>
      </w:r>
    </w:p>
    <w:p w14:paraId="6D73A1EF" w14:textId="77777777" w:rsidR="00463A1D" w:rsidRPr="00183BF8" w:rsidRDefault="00463A1D" w:rsidP="00463A1D">
      <w:pPr>
        <w:pStyle w:val="Code"/>
        <w:rPr>
          <w:highlight w:val="white"/>
        </w:rPr>
      </w:pPr>
      <w:r w:rsidRPr="00183BF8">
        <w:rPr>
          <w:highlight w:val="white"/>
        </w:rPr>
        <w:t xml:space="preserve">        }</w:t>
      </w:r>
    </w:p>
    <w:p w14:paraId="08183514" w14:textId="77777777" w:rsidR="00463A1D" w:rsidRPr="00183BF8" w:rsidRDefault="00463A1D" w:rsidP="00463A1D">
      <w:pPr>
        <w:pStyle w:val="Code"/>
        <w:rPr>
          <w:highlight w:val="white"/>
        </w:rPr>
      </w:pPr>
      <w:r w:rsidRPr="00183BF8">
        <w:rPr>
          <w:highlight w:val="white"/>
        </w:rPr>
        <w:t xml:space="preserve">    }</w:t>
      </w:r>
    </w:p>
    <w:p w14:paraId="23B8FF6F" w14:textId="77777777" w:rsidR="00463A1D" w:rsidRDefault="00463A1D" w:rsidP="00463A1D">
      <w:pPr>
        <w:pStyle w:val="Code"/>
      </w:pPr>
      <w:r w:rsidRPr="00183BF8">
        <w:rPr>
          <w:highlight w:val="white"/>
        </w:rPr>
        <w:t>}</w:t>
      </w:r>
    </w:p>
    <w:p w14:paraId="0B2BFD86" w14:textId="77777777" w:rsidR="00463A1D" w:rsidRDefault="00463A1D" w:rsidP="00463A1D">
      <w:pPr>
        <w:pStyle w:val="Code"/>
      </w:pPr>
    </w:p>
    <w:p w14:paraId="31A9BA00" w14:textId="77777777" w:rsidR="00463A1D" w:rsidRDefault="00463A1D" w:rsidP="00463A1D">
      <w:pPr>
        <w:pStyle w:val="BodyTextCont"/>
      </w:pPr>
      <w:r>
        <w:t>Note the three constants that are copies of the corresponding values used in Chapter 6. All three must match; if not, the JWT validation will fail when we make the AJAX request to the service. The audience is typically the intended target - i.e., the resource server to which the user is needing access. And the issuer identifies (via any string value) the issuer of the token. This helps establish the trust relationship between the resource server (in this case, our Task Management service) and the issuer of the JWT - i.e., the service doesn't want to accept tokens from just any issuer.</w:t>
      </w:r>
    </w:p>
    <w:p w14:paraId="57514DF1" w14:textId="77777777" w:rsidR="00463A1D" w:rsidRDefault="00463A1D" w:rsidP="00463A1D">
      <w:pPr>
        <w:pStyle w:val="BodyTextCont"/>
      </w:pPr>
      <w:r>
        <w:t xml:space="preserve">Looking at the </w:t>
      </w:r>
      <w:proofErr w:type="spellStart"/>
      <w:r>
        <w:t>contoller</w:t>
      </w:r>
      <w:proofErr w:type="spellEnd"/>
      <w:r>
        <w:t xml:space="preserve"> code, the first thing that happens when the </w:t>
      </w:r>
      <w:proofErr w:type="spellStart"/>
      <w:r w:rsidRPr="005F2623">
        <w:rPr>
          <w:rStyle w:val="CodeInline"/>
        </w:rPr>
        <w:t>LogIn</w:t>
      </w:r>
      <w:proofErr w:type="spellEnd"/>
      <w:r>
        <w:t xml:space="preserve"> action is invoked is we create the JWT using the supplied username and role. Even though the act of creating a JWT would typically be handled by a token issuer of some kind, the resulting JWT is the exact same. As discussed previously, it is just a signed collection of claims.</w:t>
      </w:r>
    </w:p>
    <w:p w14:paraId="6527FC60" w14:textId="77777777" w:rsidR="00463A1D" w:rsidRDefault="00463A1D" w:rsidP="00463A1D">
      <w:pPr>
        <w:pStyle w:val="BodyTextCont"/>
      </w:pPr>
      <w:r>
        <w:lastRenderedPageBreak/>
        <w:t xml:space="preserve">Once the JWT is created - using the predetermined key, audience, and issuer - we create an </w:t>
      </w:r>
      <w:proofErr w:type="spellStart"/>
      <w:r>
        <w:t>HttpCookie</w:t>
      </w:r>
      <w:proofErr w:type="spellEnd"/>
      <w:r>
        <w:t xml:space="preserve"> in which to store the JWT for the client. In this way, the token will be readily available for use by the Tasks Viewer page's jQuery AJAX call to the Task Management service.</w:t>
      </w:r>
    </w:p>
    <w:p w14:paraId="4A09E94F" w14:textId="77777777" w:rsidR="00463A1D" w:rsidRDefault="00463A1D" w:rsidP="00463A1D">
      <w:pPr>
        <w:pStyle w:val="BodyTextCont"/>
      </w:pPr>
      <w:r>
        <w:t xml:space="preserve">Then finally, we redirect the browser to the Tasks </w:t>
      </w:r>
      <w:proofErr w:type="spellStart"/>
      <w:r>
        <w:t>view.This</w:t>
      </w:r>
      <w:proofErr w:type="spellEnd"/>
      <w:r>
        <w:t xml:space="preserve"> next block of code shows the </w:t>
      </w:r>
      <w:proofErr w:type="spellStart"/>
      <w:r>
        <w:t>TasksView</w:t>
      </w:r>
      <w:proofErr w:type="spellEnd"/>
      <w:r>
        <w:t xml:space="preserve"> view:</w:t>
      </w:r>
    </w:p>
    <w:p w14:paraId="79484DE4" w14:textId="77777777" w:rsidR="00463A1D" w:rsidRDefault="00463A1D" w:rsidP="00463A1D">
      <w:pPr>
        <w:pStyle w:val="BodyTextFirst"/>
      </w:pPr>
    </w:p>
    <w:p w14:paraId="65E12DFE" w14:textId="77777777" w:rsidR="00463A1D" w:rsidRPr="006D2941" w:rsidRDefault="00463A1D" w:rsidP="00463A1D">
      <w:pPr>
        <w:pStyle w:val="Code"/>
        <w:rPr>
          <w:highlight w:val="white"/>
        </w:rPr>
      </w:pPr>
      <w:r w:rsidRPr="006D2941">
        <w:rPr>
          <w:highlight w:val="white"/>
        </w:rPr>
        <w:t>&lt;h2&gt;Tasks Viewer&lt;/h2&gt;</w:t>
      </w:r>
    </w:p>
    <w:p w14:paraId="0AAE6762" w14:textId="77777777" w:rsidR="00463A1D" w:rsidRPr="006D2941" w:rsidRDefault="00463A1D" w:rsidP="00463A1D">
      <w:pPr>
        <w:pStyle w:val="Code"/>
        <w:rPr>
          <w:highlight w:val="white"/>
        </w:rPr>
      </w:pPr>
      <w:r w:rsidRPr="006D2941">
        <w:rPr>
          <w:highlight w:val="white"/>
        </w:rPr>
        <w:t>&lt;p&gt;&amp;nbsp;&lt;/p&gt;</w:t>
      </w:r>
    </w:p>
    <w:p w14:paraId="5FC0C29D" w14:textId="77777777" w:rsidR="00463A1D" w:rsidRPr="006D2941" w:rsidRDefault="00463A1D" w:rsidP="00463A1D">
      <w:pPr>
        <w:pStyle w:val="Code"/>
        <w:rPr>
          <w:highlight w:val="white"/>
        </w:rPr>
      </w:pPr>
    </w:p>
    <w:p w14:paraId="00F6DABA" w14:textId="77777777" w:rsidR="00463A1D" w:rsidRPr="006D2941" w:rsidRDefault="00463A1D" w:rsidP="00463A1D">
      <w:pPr>
        <w:pStyle w:val="Code"/>
        <w:rPr>
          <w:highlight w:val="white"/>
        </w:rPr>
      </w:pPr>
      <w:r w:rsidRPr="006D2941">
        <w:rPr>
          <w:highlight w:val="white"/>
        </w:rPr>
        <w:t>&lt;p&gt;</w:t>
      </w:r>
    </w:p>
    <w:p w14:paraId="1931D54F" w14:textId="77777777" w:rsidR="00463A1D" w:rsidRPr="006D2941" w:rsidRDefault="00463A1D" w:rsidP="00463A1D">
      <w:pPr>
        <w:pStyle w:val="Code"/>
        <w:rPr>
          <w:highlight w:val="white"/>
        </w:rPr>
      </w:pPr>
      <w:r w:rsidRPr="006D2941">
        <w:rPr>
          <w:highlight w:val="white"/>
        </w:rPr>
        <w:t xml:space="preserve">    &lt;button class="btn btn-primary" </w:t>
      </w:r>
    </w:p>
    <w:p w14:paraId="27D0F2F8" w14:textId="77777777" w:rsidR="00463A1D" w:rsidRPr="006D2941" w:rsidRDefault="00463A1D" w:rsidP="00463A1D">
      <w:pPr>
        <w:pStyle w:val="Code"/>
        <w:rPr>
          <w:highlight w:val="white"/>
        </w:rPr>
      </w:pPr>
      <w:r w:rsidRPr="006D2941">
        <w:rPr>
          <w:highlight w:val="white"/>
        </w:rPr>
        <w:t xml:space="preserve">            data-bind="click: refreshTasks"&gt;Refresh task list&lt;/button&gt;</w:t>
      </w:r>
    </w:p>
    <w:p w14:paraId="1605ED13" w14:textId="77777777" w:rsidR="00463A1D" w:rsidRPr="006D2941" w:rsidRDefault="00463A1D" w:rsidP="00463A1D">
      <w:pPr>
        <w:pStyle w:val="Code"/>
        <w:rPr>
          <w:highlight w:val="white"/>
        </w:rPr>
      </w:pPr>
      <w:r w:rsidRPr="006D2941">
        <w:rPr>
          <w:highlight w:val="white"/>
        </w:rPr>
        <w:t>&lt;/p&gt;</w:t>
      </w:r>
    </w:p>
    <w:p w14:paraId="7C64ACFB" w14:textId="77777777" w:rsidR="00463A1D" w:rsidRPr="006D2941" w:rsidRDefault="00463A1D" w:rsidP="00463A1D">
      <w:pPr>
        <w:pStyle w:val="Code"/>
        <w:rPr>
          <w:highlight w:val="white"/>
        </w:rPr>
      </w:pPr>
    </w:p>
    <w:p w14:paraId="3D4D0EC9" w14:textId="77777777" w:rsidR="00463A1D" w:rsidRPr="006D2941" w:rsidRDefault="00463A1D" w:rsidP="00463A1D">
      <w:pPr>
        <w:pStyle w:val="Code"/>
        <w:rPr>
          <w:highlight w:val="white"/>
        </w:rPr>
      </w:pPr>
      <w:r w:rsidRPr="006D2941">
        <w:rPr>
          <w:highlight w:val="white"/>
        </w:rPr>
        <w:t>&lt;p&gt;</w:t>
      </w:r>
    </w:p>
    <w:p w14:paraId="503CFEF9" w14:textId="77777777" w:rsidR="00463A1D" w:rsidRPr="006D2941" w:rsidRDefault="00463A1D" w:rsidP="00463A1D">
      <w:pPr>
        <w:pStyle w:val="Code"/>
        <w:rPr>
          <w:highlight w:val="white"/>
        </w:rPr>
      </w:pPr>
      <w:r w:rsidRPr="006D2941">
        <w:rPr>
          <w:highlight w:val="white"/>
        </w:rPr>
        <w:t xml:space="preserve">    &lt;pre data-bind="text: statusMessage"</w:t>
      </w:r>
    </w:p>
    <w:p w14:paraId="4F0E7B03" w14:textId="77777777" w:rsidR="00463A1D" w:rsidRPr="006D2941" w:rsidRDefault="00463A1D" w:rsidP="00463A1D">
      <w:pPr>
        <w:pStyle w:val="Code"/>
        <w:rPr>
          <w:highlight w:val="white"/>
        </w:rPr>
      </w:pPr>
      <w:r w:rsidRPr="006D2941">
        <w:rPr>
          <w:highlight w:val="white"/>
        </w:rPr>
        <w:t xml:space="preserve">        style="width: 1000px; height: 400px; overflow-x: scroll"&gt;&lt;/pre&gt;</w:t>
      </w:r>
    </w:p>
    <w:p w14:paraId="7991F2C9" w14:textId="77777777" w:rsidR="00463A1D" w:rsidRPr="006D2941" w:rsidRDefault="00463A1D" w:rsidP="00463A1D">
      <w:pPr>
        <w:pStyle w:val="Code"/>
        <w:rPr>
          <w:highlight w:val="white"/>
        </w:rPr>
      </w:pPr>
      <w:r w:rsidRPr="006D2941">
        <w:rPr>
          <w:highlight w:val="white"/>
        </w:rPr>
        <w:t>&lt;/p&gt;</w:t>
      </w:r>
    </w:p>
    <w:p w14:paraId="6F1BFAE8" w14:textId="77777777" w:rsidR="00463A1D" w:rsidRPr="006D2941" w:rsidRDefault="00463A1D" w:rsidP="00463A1D">
      <w:pPr>
        <w:pStyle w:val="Code"/>
        <w:rPr>
          <w:highlight w:val="white"/>
        </w:rPr>
      </w:pPr>
    </w:p>
    <w:p w14:paraId="1F759A15" w14:textId="77777777" w:rsidR="00463A1D" w:rsidRPr="006D2941" w:rsidRDefault="00463A1D" w:rsidP="00463A1D">
      <w:pPr>
        <w:pStyle w:val="Code"/>
        <w:rPr>
          <w:highlight w:val="white"/>
        </w:rPr>
      </w:pPr>
      <w:r w:rsidRPr="006D2941">
        <w:rPr>
          <w:highlight w:val="white"/>
        </w:rPr>
        <w:t>&lt;script&gt;</w:t>
      </w:r>
    </w:p>
    <w:p w14:paraId="7DA4DE95" w14:textId="77777777" w:rsidR="00463A1D" w:rsidRPr="006D2941" w:rsidRDefault="00463A1D" w:rsidP="00463A1D">
      <w:pPr>
        <w:pStyle w:val="Code"/>
        <w:rPr>
          <w:highlight w:val="white"/>
        </w:rPr>
      </w:pPr>
      <w:r w:rsidRPr="006D2941">
        <w:rPr>
          <w:highlight w:val="white"/>
        </w:rPr>
        <w:t xml:space="preserve">    $(function () {</w:t>
      </w:r>
    </w:p>
    <w:p w14:paraId="38FBFADB" w14:textId="77777777" w:rsidR="00463A1D" w:rsidRPr="006D2941" w:rsidRDefault="00463A1D" w:rsidP="00463A1D">
      <w:pPr>
        <w:pStyle w:val="Code"/>
        <w:rPr>
          <w:highlight w:val="white"/>
        </w:rPr>
      </w:pPr>
      <w:r w:rsidRPr="006D2941">
        <w:rPr>
          <w:highlight w:val="white"/>
        </w:rPr>
        <w:t xml:space="preserve">        var viewModel = new indexViewModel();</w:t>
      </w:r>
    </w:p>
    <w:p w14:paraId="35D37FCC" w14:textId="77777777" w:rsidR="00463A1D" w:rsidRPr="006D2941" w:rsidRDefault="00463A1D" w:rsidP="00463A1D">
      <w:pPr>
        <w:pStyle w:val="Code"/>
        <w:rPr>
          <w:highlight w:val="white"/>
        </w:rPr>
      </w:pPr>
      <w:r w:rsidRPr="006D2941">
        <w:rPr>
          <w:highlight w:val="white"/>
        </w:rPr>
        <w:t xml:space="preserve">        ko.applyBindings(viewModel);</w:t>
      </w:r>
    </w:p>
    <w:p w14:paraId="0DDA7F97" w14:textId="77777777" w:rsidR="00463A1D" w:rsidRPr="006D2941" w:rsidRDefault="00463A1D" w:rsidP="00463A1D">
      <w:pPr>
        <w:pStyle w:val="Code"/>
        <w:rPr>
          <w:highlight w:val="white"/>
        </w:rPr>
      </w:pPr>
      <w:r w:rsidRPr="006D2941">
        <w:rPr>
          <w:highlight w:val="white"/>
        </w:rPr>
        <w:t xml:space="preserve">    });</w:t>
      </w:r>
    </w:p>
    <w:p w14:paraId="125D8C77" w14:textId="77777777" w:rsidR="00463A1D" w:rsidRPr="006D2941" w:rsidRDefault="00463A1D" w:rsidP="00463A1D">
      <w:pPr>
        <w:pStyle w:val="Code"/>
        <w:rPr>
          <w:highlight w:val="white"/>
        </w:rPr>
      </w:pPr>
      <w:r w:rsidRPr="006D2941">
        <w:rPr>
          <w:highlight w:val="white"/>
        </w:rPr>
        <w:t>&lt;/script&gt;</w:t>
      </w:r>
    </w:p>
    <w:p w14:paraId="29E26515" w14:textId="77777777" w:rsidR="00463A1D" w:rsidRDefault="00463A1D" w:rsidP="00463A1D">
      <w:pPr>
        <w:pStyle w:val="BodyTextFirst"/>
      </w:pPr>
    </w:p>
    <w:p w14:paraId="6D4CA4C7" w14:textId="77777777" w:rsidR="00463A1D" w:rsidRDefault="00463A1D" w:rsidP="00463A1D">
      <w:pPr>
        <w:pStyle w:val="BodyTextCont"/>
      </w:pPr>
      <w:r>
        <w:t xml:space="preserve">In this view we are </w:t>
      </w:r>
      <w:proofErr w:type="spellStart"/>
      <w:r>
        <w:t>leverging</w:t>
      </w:r>
      <w:proofErr w:type="spellEnd"/>
      <w:r>
        <w:t xml:space="preserve"> Bootstrap to create a reasonable layout that includes a button and a big </w:t>
      </w:r>
      <w:r w:rsidRPr="00656307">
        <w:rPr>
          <w:rStyle w:val="CodeInline"/>
        </w:rPr>
        <w:t>&lt;pre&gt;</w:t>
      </w:r>
      <w:r>
        <w:t xml:space="preserve"> text area. We're not going to show the tasks in a grid or tree view at this point. The goal here is just to show the API-level </w:t>
      </w:r>
      <w:proofErr w:type="spellStart"/>
      <w:r>
        <w:t>interation</w:t>
      </w:r>
      <w:proofErr w:type="spellEnd"/>
      <w:r>
        <w:t xml:space="preserve"> with the Task Management service. </w:t>
      </w:r>
    </w:p>
    <w:p w14:paraId="305A5171" w14:textId="77777777" w:rsidR="00463A1D" w:rsidRDefault="00463A1D" w:rsidP="00463A1D">
      <w:pPr>
        <w:pStyle w:val="BodyTextCont"/>
      </w:pPr>
      <w:r>
        <w:t xml:space="preserve">The last block in that view is some JavaScript to load our view model, and then use </w:t>
      </w:r>
      <w:proofErr w:type="spellStart"/>
      <w:r>
        <w:t>KnockoutJS</w:t>
      </w:r>
      <w:proofErr w:type="spellEnd"/>
      <w:r>
        <w:t xml:space="preserve"> to bind to the view. Looking at the code above, there are two bindings into our view model: the button click to fetch the tasks, and the returned text being showed in the </w:t>
      </w:r>
      <w:r w:rsidRPr="00656307">
        <w:rPr>
          <w:rStyle w:val="CodeInline"/>
        </w:rPr>
        <w:t>&lt;pre&gt;</w:t>
      </w:r>
      <w:r>
        <w:t xml:space="preserve"> element.</w:t>
      </w:r>
    </w:p>
    <w:p w14:paraId="13F32C4D" w14:textId="77777777" w:rsidR="00463A1D" w:rsidRDefault="00463A1D" w:rsidP="00463A1D">
      <w:pPr>
        <w:pStyle w:val="BodyTextCont"/>
      </w:pPr>
      <w:r>
        <w:t xml:space="preserve">Now let's examine the </w:t>
      </w:r>
      <w:proofErr w:type="spellStart"/>
      <w:r>
        <w:t>indexViewModel</w:t>
      </w:r>
      <w:proofErr w:type="spellEnd"/>
      <w:r>
        <w:t xml:space="preserve"> code:</w:t>
      </w:r>
    </w:p>
    <w:p w14:paraId="72F74E0D" w14:textId="77777777" w:rsidR="00463A1D" w:rsidRDefault="00463A1D" w:rsidP="00463A1D">
      <w:pPr>
        <w:pStyle w:val="BodyTextCont"/>
      </w:pPr>
    </w:p>
    <w:p w14:paraId="147A3EE3" w14:textId="77777777" w:rsidR="00463A1D" w:rsidRPr="000E3300" w:rsidRDefault="00463A1D" w:rsidP="00463A1D">
      <w:pPr>
        <w:pStyle w:val="Code"/>
        <w:rPr>
          <w:highlight w:val="white"/>
        </w:rPr>
      </w:pPr>
      <w:r w:rsidRPr="000E3300">
        <w:rPr>
          <w:highlight w:val="white"/>
        </w:rPr>
        <w:t>var taskManagementUrl = "http://localhost:52975/api/V1";</w:t>
      </w:r>
    </w:p>
    <w:p w14:paraId="30CB4F2D" w14:textId="77777777" w:rsidR="00463A1D" w:rsidRPr="000E3300" w:rsidRDefault="00463A1D" w:rsidP="00463A1D">
      <w:pPr>
        <w:pStyle w:val="Code"/>
        <w:rPr>
          <w:highlight w:val="white"/>
        </w:rPr>
      </w:pPr>
    </w:p>
    <w:p w14:paraId="02A93A7B" w14:textId="77777777" w:rsidR="00463A1D" w:rsidRPr="000E3300" w:rsidRDefault="00463A1D" w:rsidP="00463A1D">
      <w:pPr>
        <w:pStyle w:val="Code"/>
        <w:rPr>
          <w:highlight w:val="white"/>
        </w:rPr>
      </w:pPr>
      <w:r w:rsidRPr="000E3300">
        <w:rPr>
          <w:highlight w:val="white"/>
        </w:rPr>
        <w:t>var indexViewModel = function() {</w:t>
      </w:r>
    </w:p>
    <w:p w14:paraId="31353EF3" w14:textId="77777777" w:rsidR="00463A1D" w:rsidRPr="000E3300" w:rsidRDefault="00463A1D" w:rsidP="00463A1D">
      <w:pPr>
        <w:pStyle w:val="Code"/>
        <w:rPr>
          <w:highlight w:val="white"/>
        </w:rPr>
      </w:pPr>
    </w:p>
    <w:p w14:paraId="62BCC7F2" w14:textId="77777777" w:rsidR="00463A1D" w:rsidRPr="000E3300" w:rsidRDefault="00463A1D" w:rsidP="00463A1D">
      <w:pPr>
        <w:pStyle w:val="Code"/>
        <w:rPr>
          <w:highlight w:val="white"/>
        </w:rPr>
      </w:pPr>
      <w:r w:rsidRPr="000E3300">
        <w:rPr>
          <w:highlight w:val="white"/>
        </w:rPr>
        <w:t xml:space="preserve">    var self = this;</w:t>
      </w:r>
    </w:p>
    <w:p w14:paraId="7F4F6D52" w14:textId="77777777" w:rsidR="00463A1D" w:rsidRPr="000E3300" w:rsidRDefault="00463A1D" w:rsidP="00463A1D">
      <w:pPr>
        <w:pStyle w:val="Code"/>
        <w:rPr>
          <w:highlight w:val="white"/>
        </w:rPr>
      </w:pPr>
    </w:p>
    <w:p w14:paraId="2521DDE6" w14:textId="77777777" w:rsidR="00463A1D" w:rsidRPr="000E3300" w:rsidRDefault="00463A1D" w:rsidP="00463A1D">
      <w:pPr>
        <w:pStyle w:val="Code"/>
        <w:rPr>
          <w:highlight w:val="white"/>
        </w:rPr>
      </w:pPr>
      <w:r w:rsidRPr="000E3300">
        <w:rPr>
          <w:highlight w:val="white"/>
        </w:rPr>
        <w:t xml:space="preserve">    self.statusMessage = ko.observable("(Click Refresh button to load tasks)");</w:t>
      </w:r>
    </w:p>
    <w:p w14:paraId="1F4A84D1" w14:textId="77777777" w:rsidR="00463A1D" w:rsidRPr="000E3300" w:rsidRDefault="00463A1D" w:rsidP="00463A1D">
      <w:pPr>
        <w:pStyle w:val="Code"/>
        <w:rPr>
          <w:highlight w:val="white"/>
        </w:rPr>
      </w:pPr>
    </w:p>
    <w:p w14:paraId="08D60B9D" w14:textId="77777777" w:rsidR="00463A1D" w:rsidRPr="000E3300" w:rsidRDefault="00463A1D" w:rsidP="00463A1D">
      <w:pPr>
        <w:pStyle w:val="Code"/>
        <w:rPr>
          <w:highlight w:val="white"/>
        </w:rPr>
      </w:pPr>
      <w:r w:rsidRPr="000E3300">
        <w:rPr>
          <w:highlight w:val="white"/>
        </w:rPr>
        <w:t xml:space="preserve">    self.refreshTasks = function() {</w:t>
      </w:r>
    </w:p>
    <w:p w14:paraId="168836AB" w14:textId="77777777" w:rsidR="00463A1D" w:rsidRPr="000E3300" w:rsidRDefault="00463A1D" w:rsidP="00463A1D">
      <w:pPr>
        <w:pStyle w:val="Code"/>
        <w:rPr>
          <w:highlight w:val="white"/>
        </w:rPr>
      </w:pPr>
      <w:r w:rsidRPr="000E3300">
        <w:rPr>
          <w:highlight w:val="white"/>
        </w:rPr>
        <w:t xml:space="preserve">        var token = $.cookie('UserToken');</w:t>
      </w:r>
    </w:p>
    <w:p w14:paraId="02A5ED2E" w14:textId="77777777" w:rsidR="00463A1D" w:rsidRPr="000E3300" w:rsidRDefault="00463A1D" w:rsidP="00463A1D">
      <w:pPr>
        <w:pStyle w:val="Code"/>
        <w:rPr>
          <w:highlight w:val="white"/>
        </w:rPr>
      </w:pPr>
    </w:p>
    <w:p w14:paraId="3288B3E3" w14:textId="77777777" w:rsidR="00463A1D" w:rsidRPr="000E3300" w:rsidRDefault="00463A1D" w:rsidP="00463A1D">
      <w:pPr>
        <w:pStyle w:val="Code"/>
        <w:rPr>
          <w:highlight w:val="white"/>
        </w:rPr>
      </w:pPr>
      <w:r w:rsidRPr="000E3300">
        <w:rPr>
          <w:highlight w:val="white"/>
        </w:rPr>
        <w:t xml:space="preserve">        $.ajax({</w:t>
      </w:r>
    </w:p>
    <w:p w14:paraId="4169CB75" w14:textId="77777777" w:rsidR="00463A1D" w:rsidRPr="000E3300" w:rsidRDefault="00463A1D" w:rsidP="00463A1D">
      <w:pPr>
        <w:pStyle w:val="Code"/>
        <w:rPr>
          <w:highlight w:val="white"/>
        </w:rPr>
      </w:pPr>
      <w:r w:rsidRPr="000E3300">
        <w:rPr>
          <w:highlight w:val="white"/>
        </w:rPr>
        <w:t xml:space="preserve">            type: 'GET',</w:t>
      </w:r>
    </w:p>
    <w:p w14:paraId="12AF16A2" w14:textId="77777777" w:rsidR="00463A1D" w:rsidRPr="000E3300" w:rsidRDefault="00463A1D" w:rsidP="00463A1D">
      <w:pPr>
        <w:pStyle w:val="Code"/>
        <w:rPr>
          <w:highlight w:val="white"/>
        </w:rPr>
      </w:pPr>
      <w:r w:rsidRPr="000E3300">
        <w:rPr>
          <w:highlight w:val="white"/>
        </w:rPr>
        <w:t xml:space="preserve">            url: taskManagementUrl + '/tasks',</w:t>
      </w:r>
    </w:p>
    <w:p w14:paraId="6203F122" w14:textId="77777777" w:rsidR="00463A1D" w:rsidRPr="000E3300" w:rsidRDefault="00463A1D" w:rsidP="00463A1D">
      <w:pPr>
        <w:pStyle w:val="Code"/>
        <w:rPr>
          <w:highlight w:val="white"/>
        </w:rPr>
      </w:pPr>
      <w:r w:rsidRPr="000E3300">
        <w:rPr>
          <w:highlight w:val="white"/>
        </w:rPr>
        <w:t xml:space="preserve">            headers: {</w:t>
      </w:r>
    </w:p>
    <w:p w14:paraId="4C468C9A" w14:textId="77777777" w:rsidR="00463A1D" w:rsidRPr="000E3300" w:rsidRDefault="00463A1D" w:rsidP="00463A1D">
      <w:pPr>
        <w:pStyle w:val="Code"/>
        <w:rPr>
          <w:highlight w:val="white"/>
        </w:rPr>
      </w:pPr>
      <w:r w:rsidRPr="000E3300">
        <w:rPr>
          <w:highlight w:val="white"/>
        </w:rPr>
        <w:t xml:space="preserve">                Authorization : "Bearer " + token</w:t>
      </w:r>
    </w:p>
    <w:p w14:paraId="498CD553" w14:textId="77777777" w:rsidR="00463A1D" w:rsidRPr="000E3300" w:rsidRDefault="00463A1D" w:rsidP="00463A1D">
      <w:pPr>
        <w:pStyle w:val="Code"/>
        <w:rPr>
          <w:highlight w:val="white"/>
        </w:rPr>
      </w:pPr>
      <w:r w:rsidRPr="000E3300">
        <w:rPr>
          <w:highlight w:val="white"/>
        </w:rPr>
        <w:lastRenderedPageBreak/>
        <w:t xml:space="preserve">            },</w:t>
      </w:r>
    </w:p>
    <w:p w14:paraId="3AE0A1C7" w14:textId="77777777" w:rsidR="00463A1D" w:rsidRPr="000E3300" w:rsidRDefault="00463A1D" w:rsidP="00463A1D">
      <w:pPr>
        <w:pStyle w:val="Code"/>
        <w:rPr>
          <w:highlight w:val="white"/>
        </w:rPr>
      </w:pPr>
      <w:r w:rsidRPr="000E3300">
        <w:rPr>
          <w:highlight w:val="white"/>
        </w:rPr>
        <w:t xml:space="preserve">            contentType: 'application/json;charset=utf8',</w:t>
      </w:r>
    </w:p>
    <w:p w14:paraId="56AB13DA" w14:textId="77777777" w:rsidR="00463A1D" w:rsidRPr="000E3300" w:rsidRDefault="00463A1D" w:rsidP="00463A1D">
      <w:pPr>
        <w:pStyle w:val="Code"/>
        <w:rPr>
          <w:highlight w:val="white"/>
        </w:rPr>
      </w:pPr>
      <w:r w:rsidRPr="000E3300">
        <w:rPr>
          <w:highlight w:val="white"/>
        </w:rPr>
        <w:t xml:space="preserve">            success: self.onRefreshSuccess,</w:t>
      </w:r>
    </w:p>
    <w:p w14:paraId="7C2573C0" w14:textId="77777777" w:rsidR="00463A1D" w:rsidRPr="000E3300" w:rsidRDefault="00463A1D" w:rsidP="00463A1D">
      <w:pPr>
        <w:pStyle w:val="Code"/>
        <w:rPr>
          <w:highlight w:val="white"/>
        </w:rPr>
      </w:pPr>
      <w:r w:rsidRPr="000E3300">
        <w:rPr>
          <w:highlight w:val="white"/>
        </w:rPr>
        <w:t xml:space="preserve">            error: self.onRefreshError</w:t>
      </w:r>
    </w:p>
    <w:p w14:paraId="43D6799F" w14:textId="77777777" w:rsidR="00463A1D" w:rsidRPr="000E3300" w:rsidRDefault="00463A1D" w:rsidP="00463A1D">
      <w:pPr>
        <w:pStyle w:val="Code"/>
        <w:rPr>
          <w:highlight w:val="white"/>
        </w:rPr>
      </w:pPr>
      <w:r w:rsidRPr="000E3300">
        <w:rPr>
          <w:highlight w:val="white"/>
        </w:rPr>
        <w:t xml:space="preserve">        });</w:t>
      </w:r>
    </w:p>
    <w:p w14:paraId="16049FC2" w14:textId="77777777" w:rsidR="00463A1D" w:rsidRPr="000E3300" w:rsidRDefault="00463A1D" w:rsidP="00463A1D">
      <w:pPr>
        <w:pStyle w:val="Code"/>
        <w:rPr>
          <w:highlight w:val="white"/>
        </w:rPr>
      </w:pPr>
      <w:r w:rsidRPr="000E3300">
        <w:rPr>
          <w:highlight w:val="white"/>
        </w:rPr>
        <w:t xml:space="preserve">    };</w:t>
      </w:r>
    </w:p>
    <w:p w14:paraId="4A718488" w14:textId="77777777" w:rsidR="00463A1D" w:rsidRPr="000E3300" w:rsidRDefault="00463A1D" w:rsidP="00463A1D">
      <w:pPr>
        <w:pStyle w:val="Code"/>
        <w:rPr>
          <w:highlight w:val="white"/>
        </w:rPr>
      </w:pPr>
    </w:p>
    <w:p w14:paraId="7FF631F0" w14:textId="77777777" w:rsidR="00463A1D" w:rsidRPr="000E3300" w:rsidRDefault="00463A1D" w:rsidP="00463A1D">
      <w:pPr>
        <w:pStyle w:val="Code"/>
        <w:rPr>
          <w:highlight w:val="white"/>
        </w:rPr>
      </w:pPr>
      <w:r w:rsidRPr="000E3300">
        <w:rPr>
          <w:highlight w:val="white"/>
        </w:rPr>
        <w:t xml:space="preserve">    self.onRefreshSuccess = function(data, status) {</w:t>
      </w:r>
    </w:p>
    <w:p w14:paraId="22E6D0E8" w14:textId="77777777" w:rsidR="00463A1D" w:rsidRPr="000E3300" w:rsidRDefault="00463A1D" w:rsidP="00463A1D">
      <w:pPr>
        <w:pStyle w:val="Code"/>
        <w:rPr>
          <w:highlight w:val="white"/>
        </w:rPr>
      </w:pPr>
      <w:r w:rsidRPr="000E3300">
        <w:rPr>
          <w:highlight w:val="white"/>
        </w:rPr>
        <w:t xml:space="preserve">        self.statusMessage(JSON.stringify(data, null, 4));</w:t>
      </w:r>
    </w:p>
    <w:p w14:paraId="0BE90C8E" w14:textId="77777777" w:rsidR="00463A1D" w:rsidRPr="000E3300" w:rsidRDefault="00463A1D" w:rsidP="00463A1D">
      <w:pPr>
        <w:pStyle w:val="Code"/>
        <w:rPr>
          <w:highlight w:val="white"/>
        </w:rPr>
      </w:pPr>
      <w:r w:rsidRPr="000E3300">
        <w:rPr>
          <w:highlight w:val="white"/>
        </w:rPr>
        <w:t xml:space="preserve">    };</w:t>
      </w:r>
    </w:p>
    <w:p w14:paraId="069366E0" w14:textId="77777777" w:rsidR="00463A1D" w:rsidRPr="000E3300" w:rsidRDefault="00463A1D" w:rsidP="00463A1D">
      <w:pPr>
        <w:pStyle w:val="Code"/>
        <w:rPr>
          <w:highlight w:val="white"/>
        </w:rPr>
      </w:pPr>
    </w:p>
    <w:p w14:paraId="5FDE5732" w14:textId="77777777" w:rsidR="00463A1D" w:rsidRPr="000E3300" w:rsidRDefault="00463A1D" w:rsidP="00463A1D">
      <w:pPr>
        <w:pStyle w:val="Code"/>
        <w:rPr>
          <w:highlight w:val="white"/>
        </w:rPr>
      </w:pPr>
      <w:r w:rsidRPr="000E3300">
        <w:rPr>
          <w:highlight w:val="white"/>
        </w:rPr>
        <w:t xml:space="preserve">    self.onRefreshError = function(error) {</w:t>
      </w:r>
    </w:p>
    <w:p w14:paraId="6FC3FF5D" w14:textId="77777777" w:rsidR="00463A1D" w:rsidRPr="000E3300" w:rsidRDefault="00463A1D" w:rsidP="00463A1D">
      <w:pPr>
        <w:pStyle w:val="Code"/>
        <w:rPr>
          <w:highlight w:val="white"/>
        </w:rPr>
      </w:pPr>
      <w:r w:rsidRPr="000E3300">
        <w:rPr>
          <w:highlight w:val="white"/>
        </w:rPr>
        <w:t xml:space="preserve">        self.statusMessage(error.responseText);</w:t>
      </w:r>
    </w:p>
    <w:p w14:paraId="4D2889B2" w14:textId="77777777" w:rsidR="00463A1D" w:rsidRPr="000E3300" w:rsidRDefault="00463A1D" w:rsidP="00463A1D">
      <w:pPr>
        <w:pStyle w:val="Code"/>
        <w:rPr>
          <w:highlight w:val="white"/>
        </w:rPr>
      </w:pPr>
      <w:r w:rsidRPr="000E3300">
        <w:rPr>
          <w:highlight w:val="white"/>
        </w:rPr>
        <w:t xml:space="preserve">    };</w:t>
      </w:r>
    </w:p>
    <w:p w14:paraId="273755B2" w14:textId="77777777" w:rsidR="00463A1D" w:rsidRPr="000E3300" w:rsidRDefault="00463A1D" w:rsidP="00463A1D">
      <w:pPr>
        <w:pStyle w:val="Code"/>
        <w:rPr>
          <w:highlight w:val="white"/>
        </w:rPr>
      </w:pPr>
      <w:r w:rsidRPr="000E3300">
        <w:rPr>
          <w:highlight w:val="white"/>
        </w:rPr>
        <w:t>};</w:t>
      </w:r>
    </w:p>
    <w:p w14:paraId="10DF53F3" w14:textId="77777777" w:rsidR="00463A1D" w:rsidRDefault="00463A1D" w:rsidP="00463A1D">
      <w:pPr>
        <w:pStyle w:val="BodyTextCont"/>
      </w:pPr>
    </w:p>
    <w:p w14:paraId="62A4534A" w14:textId="77777777" w:rsidR="00463A1D" w:rsidRDefault="00463A1D" w:rsidP="00463A1D">
      <w:pPr>
        <w:pStyle w:val="BodyTextCont"/>
      </w:pPr>
      <w:r>
        <w:t xml:space="preserve">The </w:t>
      </w:r>
      <w:proofErr w:type="spellStart"/>
      <w:r>
        <w:t>indexViewModel</w:t>
      </w:r>
      <w:proofErr w:type="spellEnd"/>
      <w:r>
        <w:t xml:space="preserve"> class includes a single property for displaying the returned JSON string, and a function to respond to the </w:t>
      </w:r>
      <w:proofErr w:type="spellStart"/>
      <w:r>
        <w:t>referesh</w:t>
      </w:r>
      <w:proofErr w:type="spellEnd"/>
      <w:r>
        <w:t xml:space="preserve"> button click. The main point here is that we're pulling the JWT from the browser's cookie collection (using the </w:t>
      </w:r>
      <w:proofErr w:type="spellStart"/>
      <w:r>
        <w:t>jQuery.cookie</w:t>
      </w:r>
      <w:proofErr w:type="spellEnd"/>
      <w:r>
        <w:t xml:space="preserve"> library), and then adding it to the AJAX request as a Bearer token in the Authorization header. It could hardly be simpler!</w:t>
      </w:r>
    </w:p>
    <w:p w14:paraId="551C18B2" w14:textId="77777777" w:rsidR="00463A1D" w:rsidRDefault="00463A1D" w:rsidP="00463A1D">
      <w:pPr>
        <w:pStyle w:val="BodyTextCont"/>
      </w:pPr>
      <w:r>
        <w:t xml:space="preserve">Before we move on, just a quick note… with earlier versions of jQuery, you may need to use the </w:t>
      </w:r>
      <w:proofErr w:type="spellStart"/>
      <w:r>
        <w:t>beforeSend</w:t>
      </w:r>
      <w:proofErr w:type="spellEnd"/>
      <w:r>
        <w:t xml:space="preserve"> event - instead of the newer headers property - to set the Authorization header. </w:t>
      </w:r>
    </w:p>
    <w:p w14:paraId="31EC4433" w14:textId="77777777" w:rsidR="00463A1D" w:rsidRDefault="00463A1D" w:rsidP="00463A1D">
      <w:pPr>
        <w:pStyle w:val="Heading2"/>
      </w:pPr>
      <w:r>
        <w:t>Support for CORS</w:t>
      </w:r>
    </w:p>
    <w:p w14:paraId="500122B5" w14:textId="77777777" w:rsidR="00463A1D" w:rsidRDefault="00463A1D" w:rsidP="00463A1D">
      <w:pPr>
        <w:pStyle w:val="BodyTextCont"/>
      </w:pPr>
      <w:r>
        <w:t>If you were to run this web site now, logging in and clicking the Refresh button to fetch some tasks from the Task Management service, the call would fail. As many web developers have experienced, the browser will prevent AJAX calls being made to origins - i.e., servers - that are not the same as from where the current page was loaded. There are several security vulnerabilities associated with making cross-origin requests like this, and so most (if not all) modern browsers prevent such calls from being made.</w:t>
      </w:r>
    </w:p>
    <w:p w14:paraId="569D4CD9" w14:textId="77777777" w:rsidR="00463A1D" w:rsidRDefault="00463A1D" w:rsidP="00463A1D">
      <w:pPr>
        <w:pStyle w:val="BodyTextCont"/>
      </w:pPr>
      <w:r>
        <w:t xml:space="preserve">Instead, a standard known as Cross Origin Resource Sharing (CORS), which is meant to allow for the types of cross-origin AJAX calls we're trying to making here, specifies that before making the desired HTTP request, the browser must first submit an OPTIONS request that essentially </w:t>
      </w:r>
      <w:proofErr w:type="spellStart"/>
      <w:r>
        <w:t>askes</w:t>
      </w:r>
      <w:proofErr w:type="spellEnd"/>
      <w:r>
        <w:t xml:space="preserve"> permission from the server to make the cross-origin request. Cracking open the developer tools in Chrome or Firefox while hitting the Refresh button referenced above, you will see two new header values added to the OPTIONS request related to CORS:</w:t>
      </w:r>
    </w:p>
    <w:p w14:paraId="6B9A0B87" w14:textId="77777777" w:rsidR="00463A1D" w:rsidRDefault="00463A1D" w:rsidP="00463A1D">
      <w:pPr>
        <w:pStyle w:val="BodyTextCont"/>
      </w:pPr>
    </w:p>
    <w:p w14:paraId="0FB92D10" w14:textId="77777777" w:rsidR="00463A1D" w:rsidRPr="00232297" w:rsidRDefault="00463A1D" w:rsidP="00463A1D">
      <w:pPr>
        <w:pStyle w:val="Code"/>
      </w:pPr>
      <w:r w:rsidRPr="00232297">
        <w:t>Access-Control-Request-Headers:</w:t>
      </w:r>
      <w:r>
        <w:t xml:space="preserve"> </w:t>
      </w:r>
      <w:r w:rsidRPr="00232297">
        <w:t>accept, authorization, content-type</w:t>
      </w:r>
    </w:p>
    <w:p w14:paraId="4E026B65" w14:textId="77777777" w:rsidR="00463A1D" w:rsidRPr="00232297" w:rsidRDefault="00463A1D" w:rsidP="00463A1D">
      <w:pPr>
        <w:pStyle w:val="Code"/>
      </w:pPr>
      <w:r w:rsidRPr="00232297">
        <w:t>Access-Control-Request-Method:</w:t>
      </w:r>
      <w:r>
        <w:t xml:space="preserve"> </w:t>
      </w:r>
      <w:r w:rsidRPr="00232297">
        <w:t>GET</w:t>
      </w:r>
    </w:p>
    <w:p w14:paraId="4DDEDE74" w14:textId="77777777" w:rsidR="00463A1D" w:rsidRDefault="00463A1D" w:rsidP="00463A1D">
      <w:pPr>
        <w:pStyle w:val="BodyTextCont"/>
      </w:pPr>
      <w:r>
        <w:t xml:space="preserve">These two header values let the server know that the browser intends to make a cross-origin request that includes, among other things, an authorization header. It's the server's responsibility, under the CORS standard, to respond with the origin(s), headers, and methods the server is willing to accept. The browser is then correspondingly responsible to respect these response headers, and not send the actual GET or POST request if the response headers don't indicate the server would allow it. </w:t>
      </w:r>
    </w:p>
    <w:p w14:paraId="7A08DD08" w14:textId="77777777" w:rsidR="00463A1D" w:rsidRDefault="00463A1D" w:rsidP="00463A1D">
      <w:pPr>
        <w:pStyle w:val="BodyTextCont"/>
      </w:pPr>
      <w:r>
        <w:t xml:space="preserve">So, let's enable CORS support on our Task Management service. With the WebApi2Book solution open, add a couple new </w:t>
      </w:r>
      <w:proofErr w:type="spellStart"/>
      <w:r>
        <w:t>NuGet</w:t>
      </w:r>
      <w:proofErr w:type="spellEnd"/>
      <w:r>
        <w:t xml:space="preserve"> packages with the following commands:</w:t>
      </w:r>
    </w:p>
    <w:p w14:paraId="41147464" w14:textId="77777777" w:rsidR="00463A1D" w:rsidRDefault="00463A1D" w:rsidP="00463A1D">
      <w:pPr>
        <w:pStyle w:val="BodyTextCont"/>
      </w:pPr>
    </w:p>
    <w:p w14:paraId="48C1FD2A" w14:textId="77777777" w:rsidR="00463A1D" w:rsidRPr="00274DA5" w:rsidRDefault="00463A1D" w:rsidP="00463A1D">
      <w:pPr>
        <w:pStyle w:val="Code"/>
      </w:pPr>
      <w:r w:rsidRPr="00274DA5">
        <w:lastRenderedPageBreak/>
        <w:t>Install-Package Microsoft.AspNet.WebApi.Cors -Pre WebApi2Book.Web.Api</w:t>
      </w:r>
    </w:p>
    <w:p w14:paraId="551A101E" w14:textId="77777777" w:rsidR="00463A1D" w:rsidRPr="00274DA5" w:rsidRDefault="00463A1D" w:rsidP="00463A1D">
      <w:pPr>
        <w:pStyle w:val="Code"/>
      </w:pPr>
    </w:p>
    <w:p w14:paraId="63E94343" w14:textId="601CE184" w:rsidR="00463A1D" w:rsidRPr="00274DA5" w:rsidDel="00E80396" w:rsidRDefault="00463A1D" w:rsidP="00463A1D">
      <w:pPr>
        <w:pStyle w:val="Code"/>
        <w:rPr>
          <w:del w:id="8" w:author="Jamie Kurtz" w:date="2014-06-08T21:52:00Z"/>
        </w:rPr>
      </w:pPr>
      <w:del w:id="9" w:author="Jamie Kurtz" w:date="2014-06-08T21:52:00Z">
        <w:r w:rsidRPr="00274DA5" w:rsidDel="00E80396">
          <w:delText>Install-Package Microsoft.AspNet.WebApi.WebHost -Pre WebApi2Book.Web.Api.IntegrationTests</w:delText>
        </w:r>
      </w:del>
    </w:p>
    <w:p w14:paraId="06C63E8E" w14:textId="4F047160" w:rsidR="00463A1D" w:rsidRPr="00274DA5" w:rsidDel="00E80396" w:rsidRDefault="00463A1D" w:rsidP="00463A1D">
      <w:pPr>
        <w:pStyle w:val="Code"/>
        <w:rPr>
          <w:del w:id="10" w:author="Jamie Kurtz" w:date="2014-06-08T21:52:00Z"/>
        </w:rPr>
      </w:pPr>
    </w:p>
    <w:p w14:paraId="7E5A7F8F" w14:textId="77777777" w:rsidR="00463A1D" w:rsidRPr="00274DA5" w:rsidRDefault="00463A1D" w:rsidP="00463A1D">
      <w:pPr>
        <w:pStyle w:val="Code"/>
      </w:pPr>
      <w:bookmarkStart w:id="11" w:name="_GoBack"/>
      <w:bookmarkEnd w:id="11"/>
      <w:r w:rsidRPr="00274DA5">
        <w:t>Install-Package Microsoft.AspNet.WebApi.WebHost -Pre WebApi2Book.Web.Common</w:t>
      </w:r>
    </w:p>
    <w:p w14:paraId="70DC9711" w14:textId="77777777" w:rsidR="00463A1D" w:rsidRPr="00274DA5" w:rsidRDefault="00463A1D" w:rsidP="00463A1D">
      <w:pPr>
        <w:pStyle w:val="Code"/>
      </w:pPr>
    </w:p>
    <w:p w14:paraId="599C6CC6" w14:textId="77777777" w:rsidR="00463A1D" w:rsidRPr="00274DA5" w:rsidRDefault="00463A1D" w:rsidP="00463A1D">
      <w:pPr>
        <w:pStyle w:val="Code"/>
      </w:pPr>
      <w:r w:rsidRPr="00274DA5">
        <w:t>Install-Package Microsoft.AspNet.WebApi.WebHost -Pre WebApi2Book.Web.Api</w:t>
      </w:r>
    </w:p>
    <w:p w14:paraId="6105BCAC" w14:textId="77777777" w:rsidR="00463A1D" w:rsidRDefault="00463A1D" w:rsidP="00463A1D">
      <w:pPr>
        <w:pStyle w:val="BodyTextCont"/>
      </w:pPr>
    </w:p>
    <w:p w14:paraId="3423FD09" w14:textId="77777777" w:rsidR="00463A1D" w:rsidRDefault="00463A1D" w:rsidP="00463A1D">
      <w:pPr>
        <w:pStyle w:val="BodyTextCont"/>
      </w:pPr>
      <w:r>
        <w:t xml:space="preserve">At the time of this writing, CORS support in ASP.NET Web API required the use of an alpha release of both the </w:t>
      </w:r>
      <w:proofErr w:type="spellStart"/>
      <w:r w:rsidRPr="00274DA5">
        <w:t>Microsoft.AspNet.WebApi.</w:t>
      </w:r>
      <w:r>
        <w:t>WebHost</w:t>
      </w:r>
      <w:proofErr w:type="spellEnd"/>
      <w:r>
        <w:t xml:space="preserve"> and </w:t>
      </w:r>
      <w:proofErr w:type="spellStart"/>
      <w:r w:rsidRPr="00274DA5">
        <w:t>Microsoft.AspNet.WebApi.</w:t>
      </w:r>
      <w:r>
        <w:t>Cors</w:t>
      </w:r>
      <w:proofErr w:type="spellEnd"/>
      <w:r>
        <w:t xml:space="preserve"> packages. Once those packages have been installed, add the following line of code to the </w:t>
      </w:r>
      <w:proofErr w:type="spellStart"/>
      <w:r w:rsidRPr="00CA15BF">
        <w:rPr>
          <w:highlight w:val="white"/>
        </w:rPr>
        <w:t>WebApiConfig</w:t>
      </w:r>
      <w:proofErr w:type="spellEnd"/>
      <w:r>
        <w:t xml:space="preserve"> class's Register method:</w:t>
      </w:r>
    </w:p>
    <w:p w14:paraId="63AF00FC" w14:textId="77777777" w:rsidR="00463A1D" w:rsidRPr="00CA15BF" w:rsidRDefault="00463A1D" w:rsidP="00463A1D">
      <w:pPr>
        <w:pStyle w:val="BodyTextCont"/>
        <w:rPr>
          <w:highlight w:val="white"/>
        </w:rPr>
      </w:pPr>
    </w:p>
    <w:p w14:paraId="4BC59EA9" w14:textId="77777777" w:rsidR="00463A1D" w:rsidRPr="00CA15BF" w:rsidRDefault="00463A1D" w:rsidP="00463A1D">
      <w:pPr>
        <w:pStyle w:val="Code"/>
        <w:rPr>
          <w:highlight w:val="white"/>
        </w:rPr>
      </w:pPr>
      <w:r w:rsidRPr="00CA15BF">
        <w:rPr>
          <w:highlight w:val="white"/>
        </w:rPr>
        <w:t>config.EnableCors();</w:t>
      </w:r>
    </w:p>
    <w:p w14:paraId="77648E6F" w14:textId="77777777" w:rsidR="00463A1D" w:rsidRDefault="00463A1D" w:rsidP="00463A1D">
      <w:pPr>
        <w:pStyle w:val="BodyTextCont"/>
      </w:pPr>
    </w:p>
    <w:p w14:paraId="67B93EBE" w14:textId="77777777" w:rsidR="00463A1D" w:rsidRDefault="00463A1D" w:rsidP="00463A1D">
      <w:pPr>
        <w:pStyle w:val="BodyTextCont"/>
      </w:pPr>
      <w:r>
        <w:t xml:space="preserve">Then, on the </w:t>
      </w:r>
      <w:proofErr w:type="spellStart"/>
      <w:r>
        <w:t>TasksController</w:t>
      </w:r>
      <w:proofErr w:type="spellEnd"/>
      <w:r>
        <w:t xml:space="preserve"> class, add the following attribute:</w:t>
      </w:r>
    </w:p>
    <w:p w14:paraId="48A8FA21" w14:textId="77777777" w:rsidR="00463A1D" w:rsidRDefault="00463A1D" w:rsidP="00463A1D">
      <w:pPr>
        <w:pStyle w:val="BodyTextCont"/>
      </w:pPr>
    </w:p>
    <w:p w14:paraId="1590AE8A" w14:textId="77777777" w:rsidR="00463A1D" w:rsidRDefault="00463A1D" w:rsidP="00463A1D">
      <w:pPr>
        <w:pStyle w:val="Code"/>
      </w:pPr>
      <w:r w:rsidRPr="000F36A0">
        <w:rPr>
          <w:highlight w:val="white"/>
        </w:rPr>
        <w:t>[EnableCors("http://localhost:52976", "*", "*")]</w:t>
      </w:r>
    </w:p>
    <w:p w14:paraId="6A84A2D8" w14:textId="77777777" w:rsidR="00463A1D" w:rsidRDefault="00463A1D" w:rsidP="00463A1D">
      <w:pPr>
        <w:pStyle w:val="BodyTextCont"/>
      </w:pPr>
    </w:p>
    <w:p w14:paraId="7D6839F1" w14:textId="77777777" w:rsidR="00463A1D" w:rsidRDefault="00463A1D" w:rsidP="00463A1D">
      <w:pPr>
        <w:pStyle w:val="BodyTextCont"/>
      </w:pPr>
      <w:r>
        <w:t xml:space="preserve">The </w:t>
      </w:r>
      <w:proofErr w:type="spellStart"/>
      <w:r w:rsidRPr="000F36A0">
        <w:rPr>
          <w:rStyle w:val="CodeInline"/>
        </w:rPr>
        <w:t>EnableCors</w:t>
      </w:r>
      <w:proofErr w:type="spellEnd"/>
      <w:r>
        <w:t xml:space="preserve"> attribute (along with the </w:t>
      </w:r>
      <w:proofErr w:type="spellStart"/>
      <w:proofErr w:type="gramStart"/>
      <w:r w:rsidRPr="000F36A0">
        <w:rPr>
          <w:rStyle w:val="CodeInline"/>
        </w:rPr>
        <w:t>config.EnableCors</w:t>
      </w:r>
      <w:proofErr w:type="spellEnd"/>
      <w:r w:rsidRPr="000F36A0">
        <w:rPr>
          <w:rStyle w:val="CodeInline"/>
        </w:rPr>
        <w:t>(</w:t>
      </w:r>
      <w:proofErr w:type="gramEnd"/>
      <w:r w:rsidRPr="000F36A0">
        <w:rPr>
          <w:rStyle w:val="CodeInline"/>
        </w:rPr>
        <w:t>)</w:t>
      </w:r>
      <w:r>
        <w:t xml:space="preserve"> call) is all that is needed to add CORS support to your ASP.NET Web API service. Once configured as such, your service will appropriately respond to the browser's OPTIONS request discussed above. </w:t>
      </w:r>
    </w:p>
    <w:p w14:paraId="2283CDF6" w14:textId="77777777" w:rsidR="00463A1D" w:rsidRDefault="00463A1D" w:rsidP="00463A1D">
      <w:pPr>
        <w:pStyle w:val="BodyTextCont"/>
      </w:pPr>
      <w:r>
        <w:t xml:space="preserve">Now recompile the solution, </w:t>
      </w:r>
      <w:proofErr w:type="spellStart"/>
      <w:r>
        <w:t>start up</w:t>
      </w:r>
      <w:proofErr w:type="spellEnd"/>
      <w:r>
        <w:t xml:space="preserve"> both the </w:t>
      </w:r>
      <w:r w:rsidRPr="000F36A0">
        <w:t>WebApi2Book.Web.Api</w:t>
      </w:r>
      <w:r>
        <w:t xml:space="preserve"> and </w:t>
      </w:r>
      <w:r w:rsidRPr="000F36A0">
        <w:t>WebApi2BookSPA</w:t>
      </w:r>
      <w:r>
        <w:t xml:space="preserve"> projects, and browse to the </w:t>
      </w:r>
      <w:hyperlink r:id="rId14" w:history="1">
        <w:r w:rsidRPr="00FB5632">
          <w:rPr>
            <w:highlight w:val="white"/>
          </w:rPr>
          <w:t>http://localhost:52976</w:t>
        </w:r>
        <w:r w:rsidRPr="00FB5632">
          <w:t>/login</w:t>
        </w:r>
      </w:hyperlink>
      <w:r>
        <w:t xml:space="preserve">. This time, make sure you enter </w:t>
      </w:r>
      <w:proofErr w:type="spellStart"/>
      <w:r>
        <w:t>JuniorWorker</w:t>
      </w:r>
      <w:proofErr w:type="spellEnd"/>
      <w:r>
        <w:t xml:space="preserve"> for the role (as shown in Figure 9-2). If you recall from previous chapters, this role is required when fetching tasks from the Task Management service.</w:t>
      </w:r>
    </w:p>
    <w:p w14:paraId="68D73EF9" w14:textId="77777777" w:rsidR="00351456" w:rsidRDefault="00351456" w:rsidP="00463A1D">
      <w:pPr>
        <w:pStyle w:val="BodyTextCont"/>
      </w:pPr>
    </w:p>
    <w:p w14:paraId="35811023" w14:textId="77777777" w:rsidR="00463A1D" w:rsidRDefault="00463A1D" w:rsidP="00463A1D">
      <w:pPr>
        <w:pStyle w:val="Figure"/>
      </w:pPr>
      <w:r w:rsidRPr="00633032">
        <w:rPr>
          <w:noProof/>
        </w:rPr>
        <w:drawing>
          <wp:inline distT="0" distB="0" distL="0" distR="0" wp14:anchorId="47D619C8" wp14:editId="7BA7EE33">
            <wp:extent cx="2905530" cy="220058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530" cy="2200582"/>
                    </a:xfrm>
                    <a:prstGeom prst="rect">
                      <a:avLst/>
                    </a:prstGeom>
                  </pic:spPr>
                </pic:pic>
              </a:graphicData>
            </a:graphic>
          </wp:inline>
        </w:drawing>
      </w:r>
    </w:p>
    <w:p w14:paraId="3354EA47" w14:textId="77777777" w:rsidR="00463A1D" w:rsidRDefault="00463A1D" w:rsidP="00463A1D">
      <w:pPr>
        <w:pStyle w:val="FigureCaption"/>
      </w:pPr>
      <w:r>
        <w:t>Figure 9-2. Specifying the JuniorWorker role.</w:t>
      </w:r>
    </w:p>
    <w:p w14:paraId="5BAC7E48" w14:textId="77777777" w:rsidR="00463A1D" w:rsidRDefault="00463A1D" w:rsidP="00463A1D">
      <w:pPr>
        <w:pStyle w:val="BodyTextCont"/>
      </w:pPr>
    </w:p>
    <w:p w14:paraId="03757DDB" w14:textId="77777777" w:rsidR="00463A1D" w:rsidRDefault="00463A1D" w:rsidP="00463A1D">
      <w:pPr>
        <w:pStyle w:val="BodyTextCont"/>
      </w:pPr>
      <w:r>
        <w:lastRenderedPageBreak/>
        <w:t xml:space="preserve">Once logged in, click the Refresh button again. This time, you should see the following </w:t>
      </w:r>
      <w:proofErr w:type="spellStart"/>
      <w:r>
        <w:t>following</w:t>
      </w:r>
      <w:proofErr w:type="spellEnd"/>
      <w:r>
        <w:t xml:space="preserve"> headers included in the server's response for the OPTIONS request:</w:t>
      </w:r>
    </w:p>
    <w:p w14:paraId="4D69EB09" w14:textId="77777777" w:rsidR="00463A1D" w:rsidRDefault="00463A1D" w:rsidP="00463A1D">
      <w:pPr>
        <w:pStyle w:val="BodyTextCont"/>
      </w:pPr>
    </w:p>
    <w:p w14:paraId="736AA61D" w14:textId="77777777" w:rsidR="00463A1D" w:rsidRPr="00920AC1" w:rsidRDefault="00463A1D" w:rsidP="00463A1D">
      <w:pPr>
        <w:pStyle w:val="Code"/>
      </w:pPr>
      <w:r w:rsidRPr="00920AC1">
        <w:t>Access-Control-Allow-Headers:</w:t>
      </w:r>
      <w:r>
        <w:t xml:space="preserve"> </w:t>
      </w:r>
      <w:r w:rsidRPr="00920AC1">
        <w:t>authorization,content-type</w:t>
      </w:r>
    </w:p>
    <w:p w14:paraId="5D738B50" w14:textId="77777777" w:rsidR="00463A1D" w:rsidRPr="00920AC1" w:rsidRDefault="00463A1D" w:rsidP="00463A1D">
      <w:pPr>
        <w:pStyle w:val="Code"/>
      </w:pPr>
      <w:r w:rsidRPr="00920AC1">
        <w:t>Access-Control-Allow-Origin:</w:t>
      </w:r>
      <w:r>
        <w:t xml:space="preserve"> </w:t>
      </w:r>
      <w:r w:rsidRPr="00920AC1">
        <w:t>http://localhost:52976</w:t>
      </w:r>
    </w:p>
    <w:p w14:paraId="34B461BE" w14:textId="77777777" w:rsidR="00463A1D" w:rsidRDefault="00463A1D" w:rsidP="00463A1D">
      <w:pPr>
        <w:pStyle w:val="BodyTextCont"/>
      </w:pPr>
    </w:p>
    <w:p w14:paraId="07167C29" w14:textId="77777777" w:rsidR="00463A1D" w:rsidRDefault="00463A1D" w:rsidP="00463A1D">
      <w:pPr>
        <w:pStyle w:val="BodyTextCont"/>
      </w:pPr>
      <w:r>
        <w:t xml:space="preserve">This lets the browser know that it can go ahead and make the desired GET request from the </w:t>
      </w:r>
      <w:hyperlink r:id="rId16" w:history="1">
        <w:r w:rsidRPr="00FB5632">
          <w:t>http://localhost:52976</w:t>
        </w:r>
      </w:hyperlink>
      <w:r>
        <w:t xml:space="preserve"> origin, and can include the Authorization header. The next request seen in the developer tools Network tab is the GET request, and it will include the JWT in the Authorization header. Finally, you should see the currently configured tasks displayed in the </w:t>
      </w:r>
      <w:r w:rsidRPr="007F2C9C">
        <w:rPr>
          <w:rStyle w:val="CodeInline"/>
        </w:rPr>
        <w:t>pre</w:t>
      </w:r>
      <w:r>
        <w:t xml:space="preserve"> element box.</w:t>
      </w:r>
    </w:p>
    <w:p w14:paraId="04A5E4F9" w14:textId="77777777" w:rsidR="00463A1D" w:rsidRDefault="00463A1D" w:rsidP="00463A1D">
      <w:pPr>
        <w:pStyle w:val="BodyTextCont"/>
      </w:pPr>
      <w:r>
        <w:t xml:space="preserve">Try this now: change the </w:t>
      </w:r>
      <w:proofErr w:type="spellStart"/>
      <w:r w:rsidRPr="00AE4A63">
        <w:rPr>
          <w:rStyle w:val="CodeInline"/>
        </w:rPr>
        <w:t>EnableCors</w:t>
      </w:r>
      <w:proofErr w:type="spellEnd"/>
      <w:r>
        <w:t xml:space="preserve"> attribute to specify a different origin - e.g. </w:t>
      </w:r>
      <w:hyperlink r:id="rId17" w:history="1">
        <w:r w:rsidRPr="00FB5632">
          <w:t>http://www.example.com</w:t>
        </w:r>
      </w:hyperlink>
      <w:r>
        <w:t>. Recompile and rerun the two projects, and try the Refresh button again. This time, the call will fail, and will see a message similar to the following in the Developer Tools Console tab:</w:t>
      </w:r>
    </w:p>
    <w:p w14:paraId="6B4DE126" w14:textId="77777777" w:rsidR="00463A1D" w:rsidRDefault="00463A1D" w:rsidP="00463A1D">
      <w:pPr>
        <w:pStyle w:val="BodyTextCont"/>
      </w:pPr>
    </w:p>
    <w:p w14:paraId="25C34D97" w14:textId="77777777" w:rsidR="00463A1D" w:rsidRDefault="00463A1D" w:rsidP="00463A1D">
      <w:pPr>
        <w:pStyle w:val="Code"/>
      </w:pPr>
      <w:r w:rsidRPr="0018252F">
        <w:t xml:space="preserve">XMLHttpRequest cannot load </w:t>
      </w:r>
      <w:hyperlink r:id="rId18" w:tgtFrame="_blank" w:tooltip="http://localhost:52975/api/V1/tasks" w:history="1">
        <w:r w:rsidRPr="0018252F">
          <w:t>http://localhost:52975/api/V1/tasks</w:t>
        </w:r>
      </w:hyperlink>
      <w:r w:rsidRPr="0018252F">
        <w:t>. No 'Access-Control-Allow-Origin' header is present on the requested resource. Origin '</w:t>
      </w:r>
      <w:hyperlink r:id="rId19" w:tgtFrame="_blank" w:tooltip="http://localhost" w:history="1">
        <w:r w:rsidRPr="0018252F">
          <w:t>http://localhost:52976</w:t>
        </w:r>
      </w:hyperlink>
      <w:r w:rsidRPr="0018252F">
        <w:t>' is therefore not allowed access.</w:t>
      </w:r>
    </w:p>
    <w:p w14:paraId="50846B27" w14:textId="77777777" w:rsidR="00463A1D" w:rsidRDefault="00463A1D" w:rsidP="00463A1D">
      <w:pPr>
        <w:pStyle w:val="BodyTextCont"/>
      </w:pPr>
    </w:p>
    <w:p w14:paraId="030F9415" w14:textId="77777777" w:rsidR="00463A1D" w:rsidRDefault="00463A1D" w:rsidP="00463A1D">
      <w:pPr>
        <w:pStyle w:val="BodyTextCont"/>
      </w:pPr>
      <w:r>
        <w:t>This is exactly what we'd expect, in that the server isn't going to allow a request from any origin that isn't http://www.example.com. Interestingly, per the CORS standard, it is the browser that is throwing this exception - not the server. Again, the browser is responsible for respecting the CORS-related attributes, and so it is throwing the exception to prevent your JavaScript code from proceeding with the AJAX GET request - that will include the JWT.</w:t>
      </w:r>
    </w:p>
    <w:p w14:paraId="0BFD7E01" w14:textId="746A0945" w:rsidR="00CC548C" w:rsidRDefault="00463A1D" w:rsidP="00463A1D">
      <w:pPr>
        <w:pStyle w:val="BodyTextCont"/>
      </w:pPr>
      <w:r>
        <w:t>In short, CORS support is very easy to add to your ASP.NET Web API service, and will allow it to be called from more than just your own server. That is the point of Cross Origin Resource Sharing - i.e., to share resources between systems.</w:t>
      </w:r>
    </w:p>
    <w:p w14:paraId="16D793DA" w14:textId="7E89992C" w:rsidR="00CC548C" w:rsidRDefault="00CC548C" w:rsidP="00CC548C">
      <w:pPr>
        <w:pStyle w:val="Heading1"/>
      </w:pPr>
      <w:r>
        <w:t>Summary</w:t>
      </w:r>
    </w:p>
    <w:p w14:paraId="2858B532" w14:textId="4458EDAC" w:rsidR="00F8688B" w:rsidRDefault="00A8566B" w:rsidP="002A794A">
      <w:pPr>
        <w:pStyle w:val="BodyTextFirst"/>
      </w:pPr>
      <w:r>
        <w:t xml:space="preserve">In this chapter we covered </w:t>
      </w:r>
      <w:r w:rsidR="00DD71E6">
        <w:t>a representative portion of</w:t>
      </w:r>
      <w:r>
        <w:t xml:space="preserve"> our task-management service with automated unit and integration tests.</w:t>
      </w:r>
      <w:r w:rsidR="00B57D1F">
        <w:t xml:space="preserve"> By doing so, we trust that we've provided the basic foundation, and some helpful techniques, necessary for you to apply automated unit and integration test coverage to your own ASP.NET Web API-based applications. The ASP.NET Web API team has developed, and is continuing to develop, the framework with testing in mind, and we heartily recommend that you take advant</w:t>
      </w:r>
      <w:r w:rsidR="00DD71E6">
        <w:t>age of their efforts</w:t>
      </w:r>
      <w:r w:rsidR="00B57D1F">
        <w:t>.</w:t>
      </w:r>
    </w:p>
    <w:p w14:paraId="06AB5823" w14:textId="68FF47B7" w:rsidR="00A8566B" w:rsidRDefault="00DD71E6" w:rsidP="00DD71E6">
      <w:pPr>
        <w:pStyle w:val="BodyTextCont"/>
      </w:pPr>
      <w:r>
        <w:t xml:space="preserve">We also completed the picture, so to speak, by demonstrating how to consume our task-management service using a simple Single Page Application. </w:t>
      </w:r>
      <w:r w:rsidR="00303C28">
        <w:t xml:space="preserve">Calling an ASP.NET Web API service is very easy with today's JavaScript libraries, as we showed with the use of </w:t>
      </w:r>
      <w:proofErr w:type="spellStart"/>
      <w:r w:rsidR="00303C28">
        <w:t>KnockoutJS</w:t>
      </w:r>
      <w:proofErr w:type="spellEnd"/>
      <w:r w:rsidR="00303C28">
        <w:t>. We also showed how easy it is to enable your service to be called by other-than-your server, via the CORS standard and the recent addition of CORS support to the ASP.NET Web API.</w:t>
      </w:r>
      <w:r>
        <w:t xml:space="preserve">  </w:t>
      </w:r>
    </w:p>
    <w:p w14:paraId="7660FDD2" w14:textId="3C6DE2E4" w:rsidR="00A8566B" w:rsidRDefault="009A14EA" w:rsidP="009A14EA">
      <w:pPr>
        <w:pStyle w:val="BodyTextCont"/>
      </w:pPr>
      <w:r>
        <w:t xml:space="preserve">This brings us to the end of our present journey. We've demonstrated </w:t>
      </w:r>
      <w:r w:rsidR="00A8566B" w:rsidRPr="00A8566B">
        <w:t xml:space="preserve">how to leverage the features and capabilities of the ASP.NET Web API to build a </w:t>
      </w:r>
      <w:proofErr w:type="spellStart"/>
      <w:r w:rsidR="00A8566B" w:rsidRPr="00A8566B">
        <w:t>RESTful</w:t>
      </w:r>
      <w:proofErr w:type="spellEnd"/>
      <w:r w:rsidR="00A8566B" w:rsidRPr="00A8566B">
        <w:t xml:space="preserve"> web</w:t>
      </w:r>
      <w:r w:rsidR="00A8566B">
        <w:t xml:space="preserve"> </w:t>
      </w:r>
      <w:r w:rsidR="00A8566B" w:rsidRPr="00A8566B">
        <w:t xml:space="preserve">service from start to finish. </w:t>
      </w:r>
      <w:r w:rsidR="00BE499C">
        <w:t>We</w:t>
      </w:r>
      <w:r w:rsidR="00A8566B" w:rsidRPr="00A8566B">
        <w:t xml:space="preserve"> first explain</w:t>
      </w:r>
      <w:r w:rsidR="00BE499C">
        <w:t>ed</w:t>
      </w:r>
      <w:r w:rsidR="00A8566B" w:rsidRPr="00A8566B">
        <w:t xml:space="preserve"> the REST architectural style, and then buil</w:t>
      </w:r>
      <w:r w:rsidR="00BE499C">
        <w:t>t</w:t>
      </w:r>
      <w:r w:rsidR="00A8566B" w:rsidRPr="00A8566B">
        <w:t xml:space="preserve"> on that knowledge, the ASP.NET Web API, and some helpful patterns, tricks, and techniques, to go from a blank slate to a fully functional, secure</w:t>
      </w:r>
      <w:r w:rsidR="00BE499C">
        <w:t>, and tested</w:t>
      </w:r>
      <w:r w:rsidR="00A8566B" w:rsidRPr="00A8566B">
        <w:t xml:space="preserve"> </w:t>
      </w:r>
      <w:proofErr w:type="spellStart"/>
      <w:r w:rsidR="00A8566B" w:rsidRPr="00A8566B">
        <w:t>REST</w:t>
      </w:r>
      <w:r w:rsidR="001340BE">
        <w:t>ful</w:t>
      </w:r>
      <w:proofErr w:type="spellEnd"/>
      <w:r w:rsidR="00A8566B" w:rsidRPr="00A8566B">
        <w:t xml:space="preserve"> service.</w:t>
      </w:r>
    </w:p>
    <w:p w14:paraId="5F06B7FD" w14:textId="1C32A49A" w:rsidR="00BE499C" w:rsidRDefault="00BE499C" w:rsidP="009A14EA">
      <w:pPr>
        <w:pStyle w:val="BodyTextCont"/>
      </w:pPr>
      <w:r>
        <w:t xml:space="preserve">ASP.NET Web API will continue to evolve, so the end of this book is not the end of the overall story. </w:t>
      </w:r>
      <w:r w:rsidR="001340BE">
        <w:t>I</w:t>
      </w:r>
      <w:r>
        <w:t>t will be interesting to see what exciting new capabilities will become available</w:t>
      </w:r>
      <w:r w:rsidR="0055394A">
        <w:t xml:space="preserve"> </w:t>
      </w:r>
      <w:r>
        <w:t xml:space="preserve">if </w:t>
      </w:r>
      <w:r w:rsidRPr="00BE499C">
        <w:t>the Open Web Interface for .NET (OWIN)</w:t>
      </w:r>
      <w:r>
        <w:t xml:space="preserve"> and project </w:t>
      </w:r>
      <w:r w:rsidRPr="00BE499C">
        <w:t>Katana</w:t>
      </w:r>
      <w:r>
        <w:t xml:space="preserve"> (which is built on OWIN) </w:t>
      </w:r>
      <w:r w:rsidR="0055394A">
        <w:t xml:space="preserve">become mainstream in the Web API development community. </w:t>
      </w:r>
      <w:r w:rsidR="001340BE">
        <w:t xml:space="preserve">As an </w:t>
      </w:r>
      <w:r w:rsidR="001340BE">
        <w:lastRenderedPageBreak/>
        <w:t>example, a</w:t>
      </w:r>
      <w:r w:rsidR="0055394A">
        <w:t xml:space="preserve">t that point, authentication filters, not message handlers, will be the preferred approach to authentication. You will no longer need to write your own </w:t>
      </w:r>
      <w:proofErr w:type="spellStart"/>
      <w:r w:rsidR="0055394A">
        <w:t>authentiation</w:t>
      </w:r>
      <w:proofErr w:type="spellEnd"/>
      <w:r w:rsidR="0055394A">
        <w:t xml:space="preserve"> mechanisms for standard authentication schemes, because all of the standard </w:t>
      </w:r>
      <w:proofErr w:type="spellStart"/>
      <w:r w:rsidR="0055394A">
        <w:t>authentiation</w:t>
      </w:r>
      <w:proofErr w:type="spellEnd"/>
      <w:r w:rsidR="0055394A">
        <w:t xml:space="preserve"> filters will be built into Katana.</w:t>
      </w:r>
      <w:r w:rsidR="001340BE">
        <w:t xml:space="preserve"> </w:t>
      </w:r>
      <w:r w:rsidR="0055394A">
        <w:t>You can read about OWIN and Katana here</w:t>
      </w:r>
      <w:r>
        <w:t xml:space="preserve">: </w:t>
      </w:r>
      <w:hyperlink r:id="rId20" w:history="1">
        <w:r w:rsidR="001340BE" w:rsidRPr="000E3BB8">
          <w:t>http://www.asp.net/aspnet/overview/owin-and-katana/an-overview-of-project-katana</w:t>
        </w:r>
      </w:hyperlink>
      <w:r>
        <w:t>.</w:t>
      </w:r>
      <w:r w:rsidR="001340BE">
        <w:t xml:space="preserve"> And, of course, be sure to periodically visit Microsoft's official ASP.NET Web API site to stay abreast of the latest features and releases.</w:t>
      </w:r>
    </w:p>
    <w:p w14:paraId="6C566935" w14:textId="4A5E28B0" w:rsidR="001340BE" w:rsidRDefault="001340BE" w:rsidP="001340BE">
      <w:pPr>
        <w:pStyle w:val="BodyTextCont"/>
      </w:pPr>
      <w:r>
        <w:t>With that, we bid you a fond farewell, at least for now. It's time for you to get started on your next ASP.NET Web API project!</w:t>
      </w:r>
      <w:r w:rsidR="00D06D6F">
        <w:t xml:space="preserve"> May our paths meet again someday!</w:t>
      </w:r>
    </w:p>
    <w:sectPr w:rsidR="001340BE" w:rsidSect="003173BC">
      <w:headerReference w:type="even" r:id="rId21"/>
      <w:headerReference w:type="default" r:id="rId22"/>
      <w:footerReference w:type="even" r:id="rId23"/>
      <w:footerReference w:type="default" r:id="rId24"/>
      <w:headerReference w:type="first" r:id="rId25"/>
      <w:footerReference w:type="first" r:id="rId26"/>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Jamie Kurtz" w:date="2014-06-08T21:28:00Z" w:initials="JK">
    <w:p w14:paraId="5651044D" w14:textId="263296BE" w:rsidR="00836E6F" w:rsidRDefault="00836E6F">
      <w:r>
        <w:annotationRef/>
      </w:r>
      <w:r>
        <w:t>Sure makes the code look ugly!! Can we keep the previous private fields, and just set them all in the constructor?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51044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609452" w14:textId="77777777" w:rsidR="00553322" w:rsidRDefault="00553322">
      <w:r>
        <w:separator/>
      </w:r>
    </w:p>
  </w:endnote>
  <w:endnote w:type="continuationSeparator" w:id="0">
    <w:p w14:paraId="163A7588" w14:textId="77777777" w:rsidR="00553322" w:rsidRDefault="00553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16FF48EF-7CFB-43ED-9DB2-819E7FA50ACA}"/>
    <w:embedBold r:id="rId2" w:fontKey="{F0CFEE39-C0DC-4204-8A16-C25181F8B382}"/>
    <w:embedItalic r:id="rId3" w:fontKey="{D8D0AF65-8D76-47F0-A42B-059A55BFACC8}"/>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4AFF490B-5D47-4A1D-AAFE-FAFA1DBFC838}"/>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F6232F34-DCED-4F1F-B18D-D1EDFB129584}"/>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DD455274-8B11-4EFE-8B67-25092E70858D}"/>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DFBF9143-AD0C-4390-BB8C-B257B84916FB}"/>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0D197F2E-4386-4830-AF82-DB69F1EDCADC}"/>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FA2781" w:rsidRPr="00222F70" w:rsidRDefault="00FA278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80396">
      <w:rPr>
        <w:rStyle w:val="PageNumber"/>
        <w:noProof/>
      </w:rPr>
      <w:t>26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FA2781" w:rsidRPr="00222F70" w:rsidRDefault="00FA2781"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80396">
      <w:rPr>
        <w:rStyle w:val="PageNumber"/>
        <w:noProof/>
      </w:rPr>
      <w:t>29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FA2781" w:rsidRDefault="00FA2781"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836E6F">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DCF55B" w14:textId="77777777" w:rsidR="00553322" w:rsidRDefault="00553322">
      <w:r>
        <w:separator/>
      </w:r>
    </w:p>
  </w:footnote>
  <w:footnote w:type="continuationSeparator" w:id="0">
    <w:p w14:paraId="7184FBDA" w14:textId="77777777" w:rsidR="00553322" w:rsidRDefault="005533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0890FB44" w:rsidR="00FA2781" w:rsidRPr="003C7D0E" w:rsidRDefault="00FA2781" w:rsidP="00F62E97">
    <w:pPr>
      <w:pStyle w:val="Header"/>
      <w:rPr>
        <w:sz w:val="14"/>
        <w:szCs w:val="16"/>
      </w:rPr>
    </w:pPr>
    <w:r w:rsidRPr="00225E9A">
      <w:t xml:space="preserve">CHAPTER </w:t>
    </w:r>
    <w:r>
      <w:t>9</w:t>
    </w:r>
    <w:r w:rsidRPr="003C7D0E">
      <w:t xml:space="preserve"> </w:t>
    </w:r>
    <w:r w:rsidRPr="00EB773D">
      <w:rPr>
        <w:rStyle w:val="GrayDingbat"/>
      </w:rPr>
      <w:t>n</w:t>
    </w:r>
    <w:r w:rsidRPr="00225E9A">
      <w:t xml:space="preserve"> </w:t>
    </w:r>
    <w:r>
      <w:t>Completing the Picture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14787934" w:rsidR="00FA2781" w:rsidRPr="002A45BE" w:rsidRDefault="00FA2781" w:rsidP="00463BAE">
    <w:pPr>
      <w:pStyle w:val="Header"/>
      <w:ind w:left="-450"/>
      <w:jc w:val="right"/>
      <w:rPr>
        <w:sz w:val="16"/>
        <w:szCs w:val="16"/>
      </w:rPr>
    </w:pPr>
    <w:r>
      <w:t>CHAPTER 9</w:t>
    </w:r>
    <w:r>
      <w:rPr>
        <w:color w:val="BFBFBF"/>
        <w:szCs w:val="16"/>
      </w:rPr>
      <w:t xml:space="preserve"> </w:t>
    </w:r>
    <w:r w:rsidRPr="00EB773D">
      <w:rPr>
        <w:rStyle w:val="GrayDingbat"/>
      </w:rPr>
      <w:t>n</w:t>
    </w:r>
    <w:r>
      <w:rPr>
        <w:color w:val="BFBFBF"/>
        <w:sz w:val="16"/>
        <w:szCs w:val="16"/>
      </w:rPr>
      <w:t xml:space="preserve"> </w:t>
    </w:r>
    <w:r>
      <w:t>Completing the Picture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DE7CE6A" w:rsidR="00FA2781" w:rsidRDefault="00FA2781"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9</w:t>
    </w:r>
  </w:p>
  <w:p w14:paraId="221F7DE5" w14:textId="77777777" w:rsidR="00FA2781" w:rsidRPr="00B44665" w:rsidRDefault="00FA2781"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839"/>
    <w:rsid w:val="00006EC0"/>
    <w:rsid w:val="00010427"/>
    <w:rsid w:val="00010FBF"/>
    <w:rsid w:val="00011461"/>
    <w:rsid w:val="000132EC"/>
    <w:rsid w:val="00013C3D"/>
    <w:rsid w:val="0001506D"/>
    <w:rsid w:val="00015721"/>
    <w:rsid w:val="00020C54"/>
    <w:rsid w:val="00021A6B"/>
    <w:rsid w:val="000239A1"/>
    <w:rsid w:val="00023EBE"/>
    <w:rsid w:val="000259EC"/>
    <w:rsid w:val="00026058"/>
    <w:rsid w:val="00031178"/>
    <w:rsid w:val="00031D66"/>
    <w:rsid w:val="00033AEB"/>
    <w:rsid w:val="000345ED"/>
    <w:rsid w:val="000345FB"/>
    <w:rsid w:val="000348A4"/>
    <w:rsid w:val="000377D1"/>
    <w:rsid w:val="000406D2"/>
    <w:rsid w:val="00041B40"/>
    <w:rsid w:val="00042176"/>
    <w:rsid w:val="000442E8"/>
    <w:rsid w:val="00046B10"/>
    <w:rsid w:val="00047C74"/>
    <w:rsid w:val="0005135B"/>
    <w:rsid w:val="00060F68"/>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3C1C"/>
    <w:rsid w:val="000A6731"/>
    <w:rsid w:val="000B0E13"/>
    <w:rsid w:val="000B18A4"/>
    <w:rsid w:val="000B202B"/>
    <w:rsid w:val="000B3D68"/>
    <w:rsid w:val="000B50EE"/>
    <w:rsid w:val="000B5475"/>
    <w:rsid w:val="000C0458"/>
    <w:rsid w:val="000C3E09"/>
    <w:rsid w:val="000C4941"/>
    <w:rsid w:val="000C59CA"/>
    <w:rsid w:val="000C6E91"/>
    <w:rsid w:val="000C7418"/>
    <w:rsid w:val="000D0AA2"/>
    <w:rsid w:val="000D5030"/>
    <w:rsid w:val="000D5E2C"/>
    <w:rsid w:val="000D620C"/>
    <w:rsid w:val="000D7C18"/>
    <w:rsid w:val="000E1D25"/>
    <w:rsid w:val="000E3A99"/>
    <w:rsid w:val="000F179D"/>
    <w:rsid w:val="000F2A76"/>
    <w:rsid w:val="000F32AF"/>
    <w:rsid w:val="00100B19"/>
    <w:rsid w:val="00102A9A"/>
    <w:rsid w:val="0010365F"/>
    <w:rsid w:val="00104E86"/>
    <w:rsid w:val="00106531"/>
    <w:rsid w:val="0011067D"/>
    <w:rsid w:val="00110A08"/>
    <w:rsid w:val="00111A42"/>
    <w:rsid w:val="00114845"/>
    <w:rsid w:val="001176CB"/>
    <w:rsid w:val="001208AB"/>
    <w:rsid w:val="00121B39"/>
    <w:rsid w:val="0012387C"/>
    <w:rsid w:val="00125CC5"/>
    <w:rsid w:val="00130520"/>
    <w:rsid w:val="00130F30"/>
    <w:rsid w:val="00131826"/>
    <w:rsid w:val="00131BD2"/>
    <w:rsid w:val="00132F74"/>
    <w:rsid w:val="001340BE"/>
    <w:rsid w:val="0013529E"/>
    <w:rsid w:val="00135785"/>
    <w:rsid w:val="00135EE6"/>
    <w:rsid w:val="0013691A"/>
    <w:rsid w:val="00143798"/>
    <w:rsid w:val="001442B5"/>
    <w:rsid w:val="001504F6"/>
    <w:rsid w:val="001508DE"/>
    <w:rsid w:val="00150B91"/>
    <w:rsid w:val="00150DAA"/>
    <w:rsid w:val="00151E68"/>
    <w:rsid w:val="00152E88"/>
    <w:rsid w:val="001550D3"/>
    <w:rsid w:val="00157FA4"/>
    <w:rsid w:val="00160653"/>
    <w:rsid w:val="001623DA"/>
    <w:rsid w:val="00162E18"/>
    <w:rsid w:val="00166548"/>
    <w:rsid w:val="00171658"/>
    <w:rsid w:val="00172305"/>
    <w:rsid w:val="00173C8B"/>
    <w:rsid w:val="001749F0"/>
    <w:rsid w:val="00174FD7"/>
    <w:rsid w:val="00175BEB"/>
    <w:rsid w:val="001770CD"/>
    <w:rsid w:val="0017725E"/>
    <w:rsid w:val="0017785E"/>
    <w:rsid w:val="00177B3B"/>
    <w:rsid w:val="001807BA"/>
    <w:rsid w:val="00182F7F"/>
    <w:rsid w:val="001837D3"/>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20D"/>
    <w:rsid w:val="001B2458"/>
    <w:rsid w:val="001B28D0"/>
    <w:rsid w:val="001B4BB4"/>
    <w:rsid w:val="001B5784"/>
    <w:rsid w:val="001C0A7C"/>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2486"/>
    <w:rsid w:val="001F4B5D"/>
    <w:rsid w:val="00200FF4"/>
    <w:rsid w:val="00202B5E"/>
    <w:rsid w:val="00203F38"/>
    <w:rsid w:val="0020588C"/>
    <w:rsid w:val="002058F5"/>
    <w:rsid w:val="00214962"/>
    <w:rsid w:val="002151B9"/>
    <w:rsid w:val="002155A3"/>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46CB2"/>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779A8"/>
    <w:rsid w:val="0028302E"/>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A794A"/>
    <w:rsid w:val="002B30DB"/>
    <w:rsid w:val="002B4303"/>
    <w:rsid w:val="002B4527"/>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3C28"/>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1456"/>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D8C"/>
    <w:rsid w:val="003C5E6C"/>
    <w:rsid w:val="003C700B"/>
    <w:rsid w:val="003C7879"/>
    <w:rsid w:val="003C7D0E"/>
    <w:rsid w:val="003D0959"/>
    <w:rsid w:val="003D2445"/>
    <w:rsid w:val="003D2BBB"/>
    <w:rsid w:val="003D2D14"/>
    <w:rsid w:val="003D3182"/>
    <w:rsid w:val="003D64F5"/>
    <w:rsid w:val="003E1B62"/>
    <w:rsid w:val="003E371C"/>
    <w:rsid w:val="003E4FE3"/>
    <w:rsid w:val="003E635C"/>
    <w:rsid w:val="003E7D81"/>
    <w:rsid w:val="003F147C"/>
    <w:rsid w:val="003F6F94"/>
    <w:rsid w:val="003F7329"/>
    <w:rsid w:val="00400502"/>
    <w:rsid w:val="00404202"/>
    <w:rsid w:val="00404F85"/>
    <w:rsid w:val="00406240"/>
    <w:rsid w:val="00406E5D"/>
    <w:rsid w:val="00410582"/>
    <w:rsid w:val="00410D2C"/>
    <w:rsid w:val="00413271"/>
    <w:rsid w:val="004211F2"/>
    <w:rsid w:val="0042172C"/>
    <w:rsid w:val="00421C44"/>
    <w:rsid w:val="00426E61"/>
    <w:rsid w:val="00427A84"/>
    <w:rsid w:val="00427AE3"/>
    <w:rsid w:val="004302E2"/>
    <w:rsid w:val="0043063D"/>
    <w:rsid w:val="0043083A"/>
    <w:rsid w:val="004342A1"/>
    <w:rsid w:val="00435C08"/>
    <w:rsid w:val="0043620B"/>
    <w:rsid w:val="00443636"/>
    <w:rsid w:val="00443B77"/>
    <w:rsid w:val="00445C9F"/>
    <w:rsid w:val="0044656B"/>
    <w:rsid w:val="00446E3D"/>
    <w:rsid w:val="004472EE"/>
    <w:rsid w:val="004479EB"/>
    <w:rsid w:val="00450049"/>
    <w:rsid w:val="00450B6D"/>
    <w:rsid w:val="00451C8C"/>
    <w:rsid w:val="004524A9"/>
    <w:rsid w:val="00455930"/>
    <w:rsid w:val="00457123"/>
    <w:rsid w:val="00460161"/>
    <w:rsid w:val="00460223"/>
    <w:rsid w:val="0046039E"/>
    <w:rsid w:val="00462937"/>
    <w:rsid w:val="004632CD"/>
    <w:rsid w:val="00463A1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451D"/>
    <w:rsid w:val="004E5A26"/>
    <w:rsid w:val="004E5C1C"/>
    <w:rsid w:val="004E7B53"/>
    <w:rsid w:val="004F2DBD"/>
    <w:rsid w:val="004F2EB5"/>
    <w:rsid w:val="004F3E98"/>
    <w:rsid w:val="004F5B7B"/>
    <w:rsid w:val="004F70F2"/>
    <w:rsid w:val="00500E7E"/>
    <w:rsid w:val="00501098"/>
    <w:rsid w:val="005014AC"/>
    <w:rsid w:val="0050239F"/>
    <w:rsid w:val="00503D81"/>
    <w:rsid w:val="00504C1F"/>
    <w:rsid w:val="00505501"/>
    <w:rsid w:val="005062B8"/>
    <w:rsid w:val="00514180"/>
    <w:rsid w:val="00514ACD"/>
    <w:rsid w:val="00517ED2"/>
    <w:rsid w:val="005211CC"/>
    <w:rsid w:val="00521A2D"/>
    <w:rsid w:val="00525744"/>
    <w:rsid w:val="005341CA"/>
    <w:rsid w:val="005409CE"/>
    <w:rsid w:val="00542008"/>
    <w:rsid w:val="00544D61"/>
    <w:rsid w:val="00546287"/>
    <w:rsid w:val="00546373"/>
    <w:rsid w:val="00550895"/>
    <w:rsid w:val="00550937"/>
    <w:rsid w:val="00552476"/>
    <w:rsid w:val="00553322"/>
    <w:rsid w:val="0055394A"/>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AA5"/>
    <w:rsid w:val="005F7F62"/>
    <w:rsid w:val="00600037"/>
    <w:rsid w:val="00602133"/>
    <w:rsid w:val="0060442C"/>
    <w:rsid w:val="00604727"/>
    <w:rsid w:val="00606A22"/>
    <w:rsid w:val="00606ED2"/>
    <w:rsid w:val="006110B2"/>
    <w:rsid w:val="00611638"/>
    <w:rsid w:val="00617E8D"/>
    <w:rsid w:val="00620030"/>
    <w:rsid w:val="00620892"/>
    <w:rsid w:val="00620CC6"/>
    <w:rsid w:val="00624EE3"/>
    <w:rsid w:val="00634233"/>
    <w:rsid w:val="006353BD"/>
    <w:rsid w:val="00636410"/>
    <w:rsid w:val="006401CD"/>
    <w:rsid w:val="00640817"/>
    <w:rsid w:val="00640B8D"/>
    <w:rsid w:val="006435CF"/>
    <w:rsid w:val="00643CFD"/>
    <w:rsid w:val="006460F9"/>
    <w:rsid w:val="0064610E"/>
    <w:rsid w:val="006506A7"/>
    <w:rsid w:val="006531B6"/>
    <w:rsid w:val="00655908"/>
    <w:rsid w:val="00657A60"/>
    <w:rsid w:val="0066017D"/>
    <w:rsid w:val="00664204"/>
    <w:rsid w:val="006662CF"/>
    <w:rsid w:val="00667BF4"/>
    <w:rsid w:val="00667ECD"/>
    <w:rsid w:val="006703EE"/>
    <w:rsid w:val="00671470"/>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573C"/>
    <w:rsid w:val="006968ED"/>
    <w:rsid w:val="00697FE0"/>
    <w:rsid w:val="006A2A95"/>
    <w:rsid w:val="006A4B5F"/>
    <w:rsid w:val="006B2177"/>
    <w:rsid w:val="006B5972"/>
    <w:rsid w:val="006C2970"/>
    <w:rsid w:val="006C4383"/>
    <w:rsid w:val="006C4ABD"/>
    <w:rsid w:val="006C4BF3"/>
    <w:rsid w:val="006C6578"/>
    <w:rsid w:val="006C7326"/>
    <w:rsid w:val="006C7806"/>
    <w:rsid w:val="006C7C1F"/>
    <w:rsid w:val="006D16E6"/>
    <w:rsid w:val="006D360C"/>
    <w:rsid w:val="006D776F"/>
    <w:rsid w:val="006D7E14"/>
    <w:rsid w:val="006D7F10"/>
    <w:rsid w:val="006E0374"/>
    <w:rsid w:val="006E0F50"/>
    <w:rsid w:val="006E11D9"/>
    <w:rsid w:val="006E1BE6"/>
    <w:rsid w:val="006E257D"/>
    <w:rsid w:val="006E5ECB"/>
    <w:rsid w:val="006F2A37"/>
    <w:rsid w:val="006F3F2A"/>
    <w:rsid w:val="006F47DB"/>
    <w:rsid w:val="006F66A5"/>
    <w:rsid w:val="006F7A11"/>
    <w:rsid w:val="007008F2"/>
    <w:rsid w:val="0070157A"/>
    <w:rsid w:val="007020D2"/>
    <w:rsid w:val="007032C6"/>
    <w:rsid w:val="007034B1"/>
    <w:rsid w:val="007040B8"/>
    <w:rsid w:val="007048E8"/>
    <w:rsid w:val="00705DF2"/>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5E59"/>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6E6F"/>
    <w:rsid w:val="008372FD"/>
    <w:rsid w:val="0083785D"/>
    <w:rsid w:val="008400B9"/>
    <w:rsid w:val="00840CCF"/>
    <w:rsid w:val="008426DE"/>
    <w:rsid w:val="00846DC2"/>
    <w:rsid w:val="0085090A"/>
    <w:rsid w:val="008518C6"/>
    <w:rsid w:val="00851DE0"/>
    <w:rsid w:val="00855359"/>
    <w:rsid w:val="00857164"/>
    <w:rsid w:val="00857B9C"/>
    <w:rsid w:val="00862E8C"/>
    <w:rsid w:val="008649B2"/>
    <w:rsid w:val="008670E8"/>
    <w:rsid w:val="00870670"/>
    <w:rsid w:val="00870CA9"/>
    <w:rsid w:val="00871273"/>
    <w:rsid w:val="00871B46"/>
    <w:rsid w:val="00871D19"/>
    <w:rsid w:val="00872127"/>
    <w:rsid w:val="0087215E"/>
    <w:rsid w:val="00872ADC"/>
    <w:rsid w:val="00872CB8"/>
    <w:rsid w:val="008733D0"/>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59C"/>
    <w:rsid w:val="008D2619"/>
    <w:rsid w:val="008D2937"/>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16A04"/>
    <w:rsid w:val="0091773F"/>
    <w:rsid w:val="00920825"/>
    <w:rsid w:val="00920874"/>
    <w:rsid w:val="00920B46"/>
    <w:rsid w:val="009228E2"/>
    <w:rsid w:val="00923EF4"/>
    <w:rsid w:val="00924D5A"/>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14EA"/>
    <w:rsid w:val="009A2B34"/>
    <w:rsid w:val="009A3502"/>
    <w:rsid w:val="009A3656"/>
    <w:rsid w:val="009A4879"/>
    <w:rsid w:val="009A4AF5"/>
    <w:rsid w:val="009A501F"/>
    <w:rsid w:val="009A6454"/>
    <w:rsid w:val="009A6A56"/>
    <w:rsid w:val="009A7829"/>
    <w:rsid w:val="009B00AB"/>
    <w:rsid w:val="009B094C"/>
    <w:rsid w:val="009B2239"/>
    <w:rsid w:val="009B27A4"/>
    <w:rsid w:val="009B41D2"/>
    <w:rsid w:val="009B4A21"/>
    <w:rsid w:val="009B4DE1"/>
    <w:rsid w:val="009B534D"/>
    <w:rsid w:val="009B7F49"/>
    <w:rsid w:val="009C0183"/>
    <w:rsid w:val="009C1D53"/>
    <w:rsid w:val="009C46BF"/>
    <w:rsid w:val="009C4AF0"/>
    <w:rsid w:val="009C5680"/>
    <w:rsid w:val="009D0233"/>
    <w:rsid w:val="009D04EF"/>
    <w:rsid w:val="009D12CE"/>
    <w:rsid w:val="009E161B"/>
    <w:rsid w:val="009E25E5"/>
    <w:rsid w:val="009E328D"/>
    <w:rsid w:val="009E3A84"/>
    <w:rsid w:val="009F3A12"/>
    <w:rsid w:val="009F789C"/>
    <w:rsid w:val="009F7910"/>
    <w:rsid w:val="00A012BB"/>
    <w:rsid w:val="00A0272F"/>
    <w:rsid w:val="00A028ED"/>
    <w:rsid w:val="00A0412C"/>
    <w:rsid w:val="00A05111"/>
    <w:rsid w:val="00A053AA"/>
    <w:rsid w:val="00A05A33"/>
    <w:rsid w:val="00A05AE5"/>
    <w:rsid w:val="00A06DA0"/>
    <w:rsid w:val="00A06DF9"/>
    <w:rsid w:val="00A10ADC"/>
    <w:rsid w:val="00A13844"/>
    <w:rsid w:val="00A157E3"/>
    <w:rsid w:val="00A16795"/>
    <w:rsid w:val="00A16881"/>
    <w:rsid w:val="00A1759E"/>
    <w:rsid w:val="00A2141D"/>
    <w:rsid w:val="00A22926"/>
    <w:rsid w:val="00A241A4"/>
    <w:rsid w:val="00A24CEF"/>
    <w:rsid w:val="00A24D0E"/>
    <w:rsid w:val="00A250D7"/>
    <w:rsid w:val="00A25560"/>
    <w:rsid w:val="00A256DB"/>
    <w:rsid w:val="00A2592C"/>
    <w:rsid w:val="00A261DE"/>
    <w:rsid w:val="00A26FA8"/>
    <w:rsid w:val="00A27DC4"/>
    <w:rsid w:val="00A340F4"/>
    <w:rsid w:val="00A34D6D"/>
    <w:rsid w:val="00A35F82"/>
    <w:rsid w:val="00A36B91"/>
    <w:rsid w:val="00A401D6"/>
    <w:rsid w:val="00A426E6"/>
    <w:rsid w:val="00A43023"/>
    <w:rsid w:val="00A44D2A"/>
    <w:rsid w:val="00A45F26"/>
    <w:rsid w:val="00A5023D"/>
    <w:rsid w:val="00A511AB"/>
    <w:rsid w:val="00A5164C"/>
    <w:rsid w:val="00A51FD5"/>
    <w:rsid w:val="00A53A3B"/>
    <w:rsid w:val="00A544F2"/>
    <w:rsid w:val="00A55822"/>
    <w:rsid w:val="00A642AC"/>
    <w:rsid w:val="00A65DC4"/>
    <w:rsid w:val="00A6708A"/>
    <w:rsid w:val="00A7151D"/>
    <w:rsid w:val="00A7161C"/>
    <w:rsid w:val="00A71D55"/>
    <w:rsid w:val="00A72037"/>
    <w:rsid w:val="00A724E1"/>
    <w:rsid w:val="00A725EC"/>
    <w:rsid w:val="00A739DF"/>
    <w:rsid w:val="00A761F1"/>
    <w:rsid w:val="00A7778C"/>
    <w:rsid w:val="00A778B4"/>
    <w:rsid w:val="00A80F6B"/>
    <w:rsid w:val="00A8140E"/>
    <w:rsid w:val="00A82F6A"/>
    <w:rsid w:val="00A84890"/>
    <w:rsid w:val="00A8566B"/>
    <w:rsid w:val="00A865C1"/>
    <w:rsid w:val="00A86C97"/>
    <w:rsid w:val="00A921B5"/>
    <w:rsid w:val="00A9353D"/>
    <w:rsid w:val="00A94AEC"/>
    <w:rsid w:val="00A96826"/>
    <w:rsid w:val="00AA195F"/>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B55A6"/>
    <w:rsid w:val="00AC069C"/>
    <w:rsid w:val="00AC1727"/>
    <w:rsid w:val="00AC1A84"/>
    <w:rsid w:val="00AC2116"/>
    <w:rsid w:val="00AC3FC8"/>
    <w:rsid w:val="00AC427A"/>
    <w:rsid w:val="00AD3471"/>
    <w:rsid w:val="00AD3769"/>
    <w:rsid w:val="00AD3A0F"/>
    <w:rsid w:val="00AD48F0"/>
    <w:rsid w:val="00AD7520"/>
    <w:rsid w:val="00AE0FB5"/>
    <w:rsid w:val="00AE1D0F"/>
    <w:rsid w:val="00AE2678"/>
    <w:rsid w:val="00AE382C"/>
    <w:rsid w:val="00AF0E23"/>
    <w:rsid w:val="00AF0FAB"/>
    <w:rsid w:val="00AF4E9F"/>
    <w:rsid w:val="00AF6B31"/>
    <w:rsid w:val="00B01715"/>
    <w:rsid w:val="00B01A3D"/>
    <w:rsid w:val="00B01E6E"/>
    <w:rsid w:val="00B032B1"/>
    <w:rsid w:val="00B04967"/>
    <w:rsid w:val="00B06F2C"/>
    <w:rsid w:val="00B10189"/>
    <w:rsid w:val="00B10A1F"/>
    <w:rsid w:val="00B116CC"/>
    <w:rsid w:val="00B11F78"/>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6069"/>
    <w:rsid w:val="00B578BA"/>
    <w:rsid w:val="00B57D1F"/>
    <w:rsid w:val="00B61616"/>
    <w:rsid w:val="00B623DD"/>
    <w:rsid w:val="00B63063"/>
    <w:rsid w:val="00B63657"/>
    <w:rsid w:val="00B63FFE"/>
    <w:rsid w:val="00B64CE6"/>
    <w:rsid w:val="00B64DC8"/>
    <w:rsid w:val="00B65059"/>
    <w:rsid w:val="00B65252"/>
    <w:rsid w:val="00B657FB"/>
    <w:rsid w:val="00B66266"/>
    <w:rsid w:val="00B66E32"/>
    <w:rsid w:val="00B678F8"/>
    <w:rsid w:val="00B67F21"/>
    <w:rsid w:val="00B708BD"/>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1C3A"/>
    <w:rsid w:val="00BC2254"/>
    <w:rsid w:val="00BC4331"/>
    <w:rsid w:val="00BC437D"/>
    <w:rsid w:val="00BC5060"/>
    <w:rsid w:val="00BC6DE3"/>
    <w:rsid w:val="00BD14AB"/>
    <w:rsid w:val="00BD1EB4"/>
    <w:rsid w:val="00BD26D6"/>
    <w:rsid w:val="00BD44B4"/>
    <w:rsid w:val="00BD551E"/>
    <w:rsid w:val="00BD5585"/>
    <w:rsid w:val="00BD5C3C"/>
    <w:rsid w:val="00BD5DBB"/>
    <w:rsid w:val="00BE38DD"/>
    <w:rsid w:val="00BE499C"/>
    <w:rsid w:val="00BF1E23"/>
    <w:rsid w:val="00BF32F9"/>
    <w:rsid w:val="00BF4A28"/>
    <w:rsid w:val="00BF5614"/>
    <w:rsid w:val="00C02305"/>
    <w:rsid w:val="00C02CDA"/>
    <w:rsid w:val="00C02DC5"/>
    <w:rsid w:val="00C04309"/>
    <w:rsid w:val="00C106D4"/>
    <w:rsid w:val="00C10794"/>
    <w:rsid w:val="00C10EB8"/>
    <w:rsid w:val="00C10FAD"/>
    <w:rsid w:val="00C110A0"/>
    <w:rsid w:val="00C146D1"/>
    <w:rsid w:val="00C151CE"/>
    <w:rsid w:val="00C1561C"/>
    <w:rsid w:val="00C16CBF"/>
    <w:rsid w:val="00C20438"/>
    <w:rsid w:val="00C2235D"/>
    <w:rsid w:val="00C245E1"/>
    <w:rsid w:val="00C258E7"/>
    <w:rsid w:val="00C25FAE"/>
    <w:rsid w:val="00C330FF"/>
    <w:rsid w:val="00C332FD"/>
    <w:rsid w:val="00C33B02"/>
    <w:rsid w:val="00C358D1"/>
    <w:rsid w:val="00C40754"/>
    <w:rsid w:val="00C4186C"/>
    <w:rsid w:val="00C42BE8"/>
    <w:rsid w:val="00C441C9"/>
    <w:rsid w:val="00C4458D"/>
    <w:rsid w:val="00C456A1"/>
    <w:rsid w:val="00C47A19"/>
    <w:rsid w:val="00C5159F"/>
    <w:rsid w:val="00C52124"/>
    <w:rsid w:val="00C52BC1"/>
    <w:rsid w:val="00C54EAA"/>
    <w:rsid w:val="00C5712D"/>
    <w:rsid w:val="00C6181F"/>
    <w:rsid w:val="00C63D1F"/>
    <w:rsid w:val="00C65D51"/>
    <w:rsid w:val="00C66915"/>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221"/>
    <w:rsid w:val="00CA23EE"/>
    <w:rsid w:val="00CA3DCC"/>
    <w:rsid w:val="00CA4649"/>
    <w:rsid w:val="00CA4AFB"/>
    <w:rsid w:val="00CA5C8E"/>
    <w:rsid w:val="00CA60FB"/>
    <w:rsid w:val="00CB0A19"/>
    <w:rsid w:val="00CB0D65"/>
    <w:rsid w:val="00CB47A6"/>
    <w:rsid w:val="00CB491B"/>
    <w:rsid w:val="00CB5F5D"/>
    <w:rsid w:val="00CB7253"/>
    <w:rsid w:val="00CC2E60"/>
    <w:rsid w:val="00CC3195"/>
    <w:rsid w:val="00CC4221"/>
    <w:rsid w:val="00CC548C"/>
    <w:rsid w:val="00CC7BC5"/>
    <w:rsid w:val="00CC7C8A"/>
    <w:rsid w:val="00CD185C"/>
    <w:rsid w:val="00CD22B6"/>
    <w:rsid w:val="00CD2FF9"/>
    <w:rsid w:val="00CD3109"/>
    <w:rsid w:val="00CD37A1"/>
    <w:rsid w:val="00CD3EBE"/>
    <w:rsid w:val="00CD6007"/>
    <w:rsid w:val="00CD7A9D"/>
    <w:rsid w:val="00CE2806"/>
    <w:rsid w:val="00CE28C2"/>
    <w:rsid w:val="00CE3F55"/>
    <w:rsid w:val="00CE448C"/>
    <w:rsid w:val="00CE65B2"/>
    <w:rsid w:val="00CE7DB6"/>
    <w:rsid w:val="00CF0CDF"/>
    <w:rsid w:val="00CF2379"/>
    <w:rsid w:val="00CF2453"/>
    <w:rsid w:val="00CF568D"/>
    <w:rsid w:val="00D00EF5"/>
    <w:rsid w:val="00D05330"/>
    <w:rsid w:val="00D054FE"/>
    <w:rsid w:val="00D06D6F"/>
    <w:rsid w:val="00D071E5"/>
    <w:rsid w:val="00D0722D"/>
    <w:rsid w:val="00D07884"/>
    <w:rsid w:val="00D11F66"/>
    <w:rsid w:val="00D1212D"/>
    <w:rsid w:val="00D1221A"/>
    <w:rsid w:val="00D12762"/>
    <w:rsid w:val="00D12D77"/>
    <w:rsid w:val="00D1427B"/>
    <w:rsid w:val="00D159F8"/>
    <w:rsid w:val="00D1669C"/>
    <w:rsid w:val="00D21FA0"/>
    <w:rsid w:val="00D2536D"/>
    <w:rsid w:val="00D2564E"/>
    <w:rsid w:val="00D265F1"/>
    <w:rsid w:val="00D26E2B"/>
    <w:rsid w:val="00D30931"/>
    <w:rsid w:val="00D30D2A"/>
    <w:rsid w:val="00D34190"/>
    <w:rsid w:val="00D37F25"/>
    <w:rsid w:val="00D40A74"/>
    <w:rsid w:val="00D45AD0"/>
    <w:rsid w:val="00D45FCB"/>
    <w:rsid w:val="00D46E41"/>
    <w:rsid w:val="00D52E67"/>
    <w:rsid w:val="00D531AD"/>
    <w:rsid w:val="00D53248"/>
    <w:rsid w:val="00D53EFA"/>
    <w:rsid w:val="00D54BE0"/>
    <w:rsid w:val="00D57526"/>
    <w:rsid w:val="00D57E64"/>
    <w:rsid w:val="00D62DE6"/>
    <w:rsid w:val="00D63207"/>
    <w:rsid w:val="00D63908"/>
    <w:rsid w:val="00D63B54"/>
    <w:rsid w:val="00D64B48"/>
    <w:rsid w:val="00D64F74"/>
    <w:rsid w:val="00D658B6"/>
    <w:rsid w:val="00D65B63"/>
    <w:rsid w:val="00D70394"/>
    <w:rsid w:val="00D704B3"/>
    <w:rsid w:val="00D70FE9"/>
    <w:rsid w:val="00D74D68"/>
    <w:rsid w:val="00D76B41"/>
    <w:rsid w:val="00D77159"/>
    <w:rsid w:val="00D80366"/>
    <w:rsid w:val="00D80D85"/>
    <w:rsid w:val="00D821E9"/>
    <w:rsid w:val="00D83D1F"/>
    <w:rsid w:val="00D8405F"/>
    <w:rsid w:val="00D847F8"/>
    <w:rsid w:val="00D84E02"/>
    <w:rsid w:val="00D8657E"/>
    <w:rsid w:val="00D8736B"/>
    <w:rsid w:val="00D907F1"/>
    <w:rsid w:val="00D90FE9"/>
    <w:rsid w:val="00D922CD"/>
    <w:rsid w:val="00D950E8"/>
    <w:rsid w:val="00D951E7"/>
    <w:rsid w:val="00D97F9F"/>
    <w:rsid w:val="00DA1260"/>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031F"/>
    <w:rsid w:val="00DD1B5A"/>
    <w:rsid w:val="00DD2DFF"/>
    <w:rsid w:val="00DD38CD"/>
    <w:rsid w:val="00DD5715"/>
    <w:rsid w:val="00DD71E6"/>
    <w:rsid w:val="00DD7BE7"/>
    <w:rsid w:val="00DE04C2"/>
    <w:rsid w:val="00DE0C5E"/>
    <w:rsid w:val="00DE1788"/>
    <w:rsid w:val="00DE20D1"/>
    <w:rsid w:val="00DE2C9B"/>
    <w:rsid w:val="00DE46DC"/>
    <w:rsid w:val="00DE503F"/>
    <w:rsid w:val="00DE77DA"/>
    <w:rsid w:val="00DF05C5"/>
    <w:rsid w:val="00DF0CFD"/>
    <w:rsid w:val="00DF10DD"/>
    <w:rsid w:val="00DF3AB3"/>
    <w:rsid w:val="00DF5243"/>
    <w:rsid w:val="00DF6242"/>
    <w:rsid w:val="00DF66CE"/>
    <w:rsid w:val="00E023C9"/>
    <w:rsid w:val="00E068B4"/>
    <w:rsid w:val="00E11AAD"/>
    <w:rsid w:val="00E12A94"/>
    <w:rsid w:val="00E141D6"/>
    <w:rsid w:val="00E14B33"/>
    <w:rsid w:val="00E17AE0"/>
    <w:rsid w:val="00E20600"/>
    <w:rsid w:val="00E20C9E"/>
    <w:rsid w:val="00E2145B"/>
    <w:rsid w:val="00E223FA"/>
    <w:rsid w:val="00E22C58"/>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0396"/>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3CE6"/>
    <w:rsid w:val="00EC509C"/>
    <w:rsid w:val="00ED0529"/>
    <w:rsid w:val="00ED272E"/>
    <w:rsid w:val="00ED7B4E"/>
    <w:rsid w:val="00EE1FFD"/>
    <w:rsid w:val="00EE2A9F"/>
    <w:rsid w:val="00EE7386"/>
    <w:rsid w:val="00EE7B41"/>
    <w:rsid w:val="00EF1B54"/>
    <w:rsid w:val="00EF2B50"/>
    <w:rsid w:val="00EF6C81"/>
    <w:rsid w:val="00F002F7"/>
    <w:rsid w:val="00F0170C"/>
    <w:rsid w:val="00F074B0"/>
    <w:rsid w:val="00F10361"/>
    <w:rsid w:val="00F128F9"/>
    <w:rsid w:val="00F13537"/>
    <w:rsid w:val="00F13B57"/>
    <w:rsid w:val="00F14655"/>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4579"/>
    <w:rsid w:val="00F45D59"/>
    <w:rsid w:val="00F4697F"/>
    <w:rsid w:val="00F46BAE"/>
    <w:rsid w:val="00F5058F"/>
    <w:rsid w:val="00F525B0"/>
    <w:rsid w:val="00F53945"/>
    <w:rsid w:val="00F568AE"/>
    <w:rsid w:val="00F568F9"/>
    <w:rsid w:val="00F56971"/>
    <w:rsid w:val="00F56FF5"/>
    <w:rsid w:val="00F62E97"/>
    <w:rsid w:val="00F636B1"/>
    <w:rsid w:val="00F64169"/>
    <w:rsid w:val="00F703CE"/>
    <w:rsid w:val="00F70DCC"/>
    <w:rsid w:val="00F820E2"/>
    <w:rsid w:val="00F83EB3"/>
    <w:rsid w:val="00F85F58"/>
    <w:rsid w:val="00F8688B"/>
    <w:rsid w:val="00F86EC4"/>
    <w:rsid w:val="00F91973"/>
    <w:rsid w:val="00F9344C"/>
    <w:rsid w:val="00F93774"/>
    <w:rsid w:val="00FA02AF"/>
    <w:rsid w:val="00FA121A"/>
    <w:rsid w:val="00FA18E5"/>
    <w:rsid w:val="00FA2781"/>
    <w:rsid w:val="00FA5FAA"/>
    <w:rsid w:val="00FB1E87"/>
    <w:rsid w:val="00FB3145"/>
    <w:rsid w:val="00FB3450"/>
    <w:rsid w:val="00FB3DD7"/>
    <w:rsid w:val="00FB6A53"/>
    <w:rsid w:val="00FC5245"/>
    <w:rsid w:val="00FC52BB"/>
    <w:rsid w:val="00FC648F"/>
    <w:rsid w:val="00FC64BA"/>
    <w:rsid w:val="00FC69EC"/>
    <w:rsid w:val="00FC7C7D"/>
    <w:rsid w:val="00FC7CB3"/>
    <w:rsid w:val="00FD343E"/>
    <w:rsid w:val="00FD3AC2"/>
    <w:rsid w:val="00FD5693"/>
    <w:rsid w:val="00FD638A"/>
    <w:rsid w:val="00FD6BB1"/>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36E6F"/>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836E6F"/>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36E6F"/>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36E6F"/>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36E6F"/>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36E6F"/>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836E6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6E6F"/>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836E6F"/>
    <w:pPr>
      <w:keepLines/>
      <w:numPr>
        <w:numId w:val="4"/>
      </w:numPr>
      <w:spacing w:before="120" w:after="120" w:line="240" w:lineRule="auto"/>
      <w:ind w:right="864"/>
    </w:pPr>
    <w:rPr>
      <w:rFonts w:ascii="Utopia" w:hAnsi="Utopia"/>
      <w:sz w:val="18"/>
    </w:rPr>
  </w:style>
  <w:style w:type="character" w:customStyle="1" w:styleId="CodeBold">
    <w:name w:val="Code Bold"/>
    <w:rsid w:val="00836E6F"/>
    <w:rPr>
      <w:rFonts w:ascii="TheSansMonoConBlack" w:hAnsi="TheSansMonoConBlack"/>
      <w:sz w:val="18"/>
    </w:rPr>
  </w:style>
  <w:style w:type="paragraph" w:customStyle="1" w:styleId="ChapterNumber">
    <w:name w:val="Chapter Number"/>
    <w:next w:val="Normal"/>
    <w:autoRedefine/>
    <w:qFormat/>
    <w:rsid w:val="00836E6F"/>
    <w:pPr>
      <w:keepNext/>
      <w:spacing w:after="240"/>
    </w:pPr>
    <w:rPr>
      <w:rFonts w:ascii="Arial" w:hAnsi="Arial"/>
      <w:b/>
      <w:caps/>
      <w:sz w:val="28"/>
      <w:szCs w:val="28"/>
    </w:rPr>
  </w:style>
  <w:style w:type="paragraph" w:customStyle="1" w:styleId="ChapterTitle">
    <w:name w:val="Chapter Title"/>
    <w:next w:val="Normal"/>
    <w:rsid w:val="00836E6F"/>
    <w:pPr>
      <w:spacing w:before="240" w:after="1200"/>
    </w:pPr>
    <w:rPr>
      <w:rFonts w:ascii="Arial Narrow" w:hAnsi="Arial Narrow"/>
      <w:b/>
      <w:sz w:val="60"/>
      <w:szCs w:val="48"/>
    </w:rPr>
  </w:style>
  <w:style w:type="paragraph" w:customStyle="1" w:styleId="FigureCaption">
    <w:name w:val="Figure Caption"/>
    <w:next w:val="Normal"/>
    <w:qFormat/>
    <w:rsid w:val="00836E6F"/>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836E6F"/>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836E6F"/>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36E6F"/>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836E6F"/>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836E6F"/>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836E6F"/>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836E6F"/>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36E6F"/>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836E6F"/>
    <w:pPr>
      <w:spacing w:before="120" w:after="120"/>
      <w:contextualSpacing/>
    </w:pPr>
    <w:rPr>
      <w:rFonts w:ascii="Utopia" w:hAnsi="Utopia"/>
      <w:sz w:val="18"/>
    </w:rPr>
  </w:style>
  <w:style w:type="paragraph" w:customStyle="1" w:styleId="TableCaption">
    <w:name w:val="Table Caption"/>
    <w:basedOn w:val="FigureCaption"/>
    <w:next w:val="Normal"/>
    <w:qFormat/>
    <w:rsid w:val="00836E6F"/>
    <w:pPr>
      <w:spacing w:after="120"/>
    </w:pPr>
  </w:style>
  <w:style w:type="paragraph" w:customStyle="1" w:styleId="TableHead">
    <w:name w:val="Table Head"/>
    <w:next w:val="Normal"/>
    <w:rsid w:val="00836E6F"/>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36E6F"/>
    <w:pPr>
      <w:spacing w:before="60" w:after="240"/>
      <w:contextualSpacing/>
    </w:pPr>
    <w:rPr>
      <w:rFonts w:ascii="Utopia" w:hAnsi="Utopia"/>
      <w:i/>
      <w:sz w:val="18"/>
    </w:rPr>
  </w:style>
  <w:style w:type="table" w:styleId="TableGrid">
    <w:name w:val="Table Grid"/>
    <w:basedOn w:val="TableNormal"/>
    <w:rsid w:val="00836E6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836E6F"/>
    <w:pPr>
      <w:numPr>
        <w:numId w:val="0"/>
      </w:numPr>
      <w:ind w:left="864"/>
    </w:pPr>
  </w:style>
  <w:style w:type="paragraph" w:customStyle="1" w:styleId="NumList">
    <w:name w:val="Num List"/>
    <w:basedOn w:val="Normal"/>
    <w:rsid w:val="00836E6F"/>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836E6F"/>
    <w:pPr>
      <w:spacing w:before="0"/>
      <w:ind w:left="0" w:right="0"/>
      <w:jc w:val="right"/>
    </w:pPr>
    <w:rPr>
      <w:i w:val="0"/>
    </w:rPr>
  </w:style>
  <w:style w:type="paragraph" w:customStyle="1" w:styleId="ExerciseHead">
    <w:name w:val="Exercise Head"/>
    <w:basedOn w:val="Normal"/>
    <w:next w:val="Normal"/>
    <w:rsid w:val="00836E6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836E6F"/>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836E6F"/>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836E6F"/>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36E6F"/>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836E6F"/>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836E6F"/>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836E6F"/>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836E6F"/>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36E6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836E6F"/>
  </w:style>
  <w:style w:type="paragraph" w:customStyle="1" w:styleId="SideBarSubhead">
    <w:name w:val="Side Bar Subhead"/>
    <w:basedOn w:val="Normal"/>
    <w:rsid w:val="00836E6F"/>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36E6F"/>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836E6F"/>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836E6F"/>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836E6F"/>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36E6F"/>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836E6F"/>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836E6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36E6F"/>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836E6F"/>
    <w:pPr>
      <w:spacing w:before="120" w:after="120"/>
    </w:pPr>
    <w:rPr>
      <w:rFonts w:ascii="Arial" w:hAnsi="Arial"/>
      <w:sz w:val="18"/>
    </w:rPr>
  </w:style>
  <w:style w:type="paragraph" w:styleId="Revision">
    <w:name w:val="Revision"/>
    <w:hidden/>
    <w:uiPriority w:val="99"/>
    <w:semiHidden/>
    <w:rsid w:val="00836E6F"/>
    <w:rPr>
      <w:rFonts w:ascii="Calibri" w:eastAsia="Calibri" w:hAnsi="Calibri"/>
      <w:sz w:val="22"/>
      <w:szCs w:val="22"/>
    </w:rPr>
  </w:style>
  <w:style w:type="character" w:styleId="IntenseEmphasis">
    <w:name w:val="Intense Emphasis"/>
    <w:basedOn w:val="DefaultParagraphFont"/>
    <w:uiPriority w:val="21"/>
    <w:qFormat/>
    <w:rsid w:val="00836E6F"/>
    <w:rPr>
      <w:b/>
      <w:bCs/>
      <w:i/>
      <w:iCs/>
      <w:color w:val="auto"/>
    </w:rPr>
  </w:style>
  <w:style w:type="character" w:styleId="Emphasis">
    <w:name w:val="Emphasis"/>
    <w:basedOn w:val="DefaultParagraphFont"/>
    <w:qFormat/>
    <w:rsid w:val="00836E6F"/>
    <w:rPr>
      <w:i/>
      <w:iCs/>
    </w:rPr>
  </w:style>
  <w:style w:type="character" w:styleId="Strong">
    <w:name w:val="Strong"/>
    <w:basedOn w:val="DefaultParagraphFont"/>
    <w:qFormat/>
    <w:rsid w:val="00836E6F"/>
    <w:rPr>
      <w:b/>
      <w:bCs/>
    </w:rPr>
  </w:style>
  <w:style w:type="paragraph" w:styleId="Subtitle">
    <w:name w:val="Subtitle"/>
    <w:basedOn w:val="Normal"/>
    <w:next w:val="Normal"/>
    <w:link w:val="SubtitleChar"/>
    <w:qFormat/>
    <w:rsid w:val="00836E6F"/>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836E6F"/>
    <w:rPr>
      <w:rFonts w:ascii="ZapfDingbats" w:hAnsi="ZapfDingbats"/>
      <w:color w:val="auto"/>
      <w:szCs w:val="24"/>
    </w:rPr>
  </w:style>
  <w:style w:type="paragraph" w:customStyle="1" w:styleId="Code">
    <w:name w:val="Code"/>
    <w:basedOn w:val="Normal"/>
    <w:link w:val="CodeChar"/>
    <w:qFormat/>
    <w:rsid w:val="00836E6F"/>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836E6F"/>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 w:type="paragraph" w:styleId="NormalWeb">
    <w:name w:val="Normal (Web)"/>
    <w:basedOn w:val="Normal"/>
    <w:semiHidden/>
    <w:unhideWhenUsed/>
    <w:locked/>
    <w:rsid w:val="00A856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localhost:52975/api/V1/tasks" TargetMode="External"/><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example.com" TargetMode="Externa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localhost:52976" TargetMode="External"/><Relationship Id="rId20" Type="http://schemas.openxmlformats.org/officeDocument/2006/relationships/hyperlink" Target="http://www.asp.net/aspnet/overview/owin-and-katana/an-overview-of-project-katan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localhos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localhost:52976/login" TargetMode="External"/><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BC84E7C2-E50F-423B-BD64-E4B043641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2413</TotalTime>
  <Pages>30</Pages>
  <Words>9562</Words>
  <Characters>54510</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63945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109</cp:revision>
  <cp:lastPrinted>2012-09-27T18:23:00Z</cp:lastPrinted>
  <dcterms:created xsi:type="dcterms:W3CDTF">2014-05-21T00:09:00Z</dcterms:created>
  <dcterms:modified xsi:type="dcterms:W3CDTF">2014-06-09T01:52:00Z</dcterms:modified>
</cp:coreProperties>
</file>