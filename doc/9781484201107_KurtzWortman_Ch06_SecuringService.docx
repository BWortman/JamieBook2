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74F9E73C"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2"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1EC5D8A"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ins w:id="3" w:author="Jamie Kurtz" w:date="2014-05-17T22:05:00Z">
              <w:r w:rsidR="00C10F64">
                <w:t xml:space="preserve">, </w:t>
              </w:r>
              <w:proofErr w:type="spellStart"/>
              <w:r w:rsidR="00C10F64">
                <w:t>OAuth</w:t>
              </w:r>
            </w:ins>
            <w:proofErr w:type="spellEnd"/>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37706D98" w:rsidR="00876E72" w:rsidRDefault="00876E72" w:rsidP="001C06DF">
            <w:pPr>
              <w:pStyle w:val="TableText"/>
            </w:pPr>
            <w:r>
              <w:t>Here's how it works</w:t>
            </w:r>
            <w:ins w:id="4"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w:t>
            </w:r>
            <w:r w:rsidR="00D26A1B">
              <w:lastRenderedPageBreak/>
              <w:t>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5" w:author="Jamie Kurtz" w:date="2014-05-17T22:04:00Z">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ins w:id="6" w:author="Jamie Kurtz" w:date="2014-05-17T22:04:00Z">
        <w:r w:rsidR="00A95C77">
          <w:t>u</w:t>
        </w:r>
      </w:ins>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8B1729"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ins w:id="7"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8" w:author="Jamie Kurtz" w:date="2014-05-17T22:00:00Z"/>
        </w:rPr>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del w:id="9" w:author="Jamie Kurtz" w:date="2014-05-17T22:00:00Z">
        <w:r w:rsidR="00D53B4F" w:rsidDel="00996B42">
          <w:delText xml:space="preserve">an </w:delText>
        </w:r>
      </w:del>
      <w:ins w:id="10" w:author="Jamie Kurtz" w:date="2014-05-17T22:00:00Z">
        <w:r w:rsidR="00996B42">
          <w:t xml:space="preserve">the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1" w:author="Jamie Kurtz" w:date="2014-05-17T22:11:00Z">
        <w:r w:rsidR="000A09A7">
          <w:t xml:space="preserve">Be sure to use the Web API version of the attribute (found in the </w:t>
        </w:r>
        <w:proofErr w:type="spellStart"/>
        <w:r w:rsidR="000A09A7" w:rsidRPr="000A09A7">
          <w:t>System.Web.Http</w:t>
        </w:r>
        <w:proofErr w:type="spellEnd"/>
        <w:r w:rsidR="000A09A7" w:rsidRPr="000A09A7">
          <w:t xml:space="preserve">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2"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13"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14" w:author="Jamie Kurtz" w:date="2014-05-17T22:12:00Z">
        <w:r w:rsidR="007E2BFB">
          <w:t xml:space="preserve">action filter </w:t>
        </w:r>
      </w:ins>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15" w:author="Jamie Kurtz" w:date="2014-05-17T22:15:00Z">
        <w:r w:rsidR="00A23E1B">
          <w:t xml:space="preserve">to which </w:t>
        </w:r>
      </w:ins>
      <w:del w:id="16" w:author="Jamie Kurtz" w:date="2014-05-17T22:15:00Z">
        <w:r w:rsidR="00646FDB" w:rsidDel="00A23E1B">
          <w:delText xml:space="preserve">that </w:delText>
        </w:r>
      </w:del>
      <w:r w:rsidR="00646FDB">
        <w:t>it delegates some of its principal-building responsibilities</w:t>
      </w:r>
      <w:del w:id="17"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A289E67"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del w:id="18" w:author="Jamie Kurtz" w:date="2014-05-17T22:30:00Z">
        <w:r w:rsidR="00774EC5" w:rsidDel="00C437AB">
          <w:delText>a single user</w:delText>
        </w:r>
      </w:del>
      <w:ins w:id="19"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0" w:author="Jamie Kurtz" w:date="2014-05-17T22:30:00Z">
        <w:r w:rsidDel="00C437AB">
          <w:delText xml:space="preserve">verifying </w:delText>
        </w:r>
      </w:del>
      <w:ins w:id="21" w:author="Jamie Kurtz" w:date="2014-05-17T22:30:00Z">
        <w:r w:rsidR="00C437AB">
          <w:t xml:space="preserve">validating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ins w:id="22" w:author="Jamie Kurtz" w:date="2014-05-18T08:30:00Z">
        <w:r w:rsidR="00227862">
          <w:t xml:space="preserve">As our focus is on </w:t>
        </w:r>
      </w:ins>
      <w:del w:id="23" w:author="Jamie Kurtz" w:date="2014-05-18T08:30:00Z">
        <w:r w:rsidR="00774EC5" w:rsidDel="00227862">
          <w:delText>This is a book about A</w:delText>
        </w:r>
      </w:del>
      <w:ins w:id="24" w:author="Jamie Kurtz" w:date="2014-05-18T08:30:00Z">
        <w:r w:rsidR="00227862">
          <w:t>A</w:t>
        </w:r>
      </w:ins>
      <w:r w:rsidR="00774EC5">
        <w:t xml:space="preserve">SP.NET Web API, not credential management and </w:t>
      </w:r>
      <w:del w:id="25" w:author="Jamie Kurtz" w:date="2014-05-18T08:31:00Z">
        <w:r w:rsidR="00774EC5" w:rsidDel="002A7A22">
          <w:delText>verification</w:delText>
        </w:r>
      </w:del>
      <w:ins w:id="26" w:author="Jamie Kurtz" w:date="2014-05-18T08:31:00Z">
        <w:r w:rsidR="002A7A22">
          <w:t>validation</w:t>
        </w:r>
      </w:ins>
      <w:ins w:id="27" w:author="Jamie Kurtz" w:date="2014-05-18T08:30:00Z">
        <w:r w:rsidR="00227862">
          <w:t>,</w:t>
        </w:r>
      </w:ins>
      <w:del w:id="28" w:author="Jamie Kurtz" w:date="2014-05-18T08:30:00Z">
        <w:r w:rsidR="00774EC5" w:rsidDel="00227862">
          <w:delText>;</w:delText>
        </w:r>
      </w:del>
      <w:r w:rsidR="00774EC5">
        <w:t xml:space="preserve"> </w:t>
      </w:r>
      <w:del w:id="29" w:author="Jamie Kurtz" w:date="2014-05-18T08:30:00Z">
        <w:r w:rsidR="00774EC5" w:rsidDel="00227862">
          <w:delText xml:space="preserve">therefore, </w:delText>
        </w:r>
      </w:del>
      <w:r w:rsidR="00774EC5">
        <w:t>we will move on to our custom handler</w:t>
      </w:r>
      <w:ins w:id="30" w:author="Jamie Kurtz" w:date="2014-05-18T08:31:00Z">
        <w:r w:rsidR="002A7A22">
          <w:t xml:space="preserve"> that demonstrates how to wire up any authentication logic</w:t>
        </w:r>
      </w:ins>
      <w:r w:rsidR="00774EC5">
        <w:t xml:space="preserve">.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5DE47D51" w:rsidR="00774EC5" w:rsidRPr="00774EC5" w:rsidRDefault="00774EC5" w:rsidP="00774EC5">
      <w:pPr>
        <w:pStyle w:val="Code"/>
      </w:pPr>
      <w:r w:rsidRPr="00774EC5">
        <w:t xml:space="preserve">            var credentials = GetCredential</w:t>
      </w:r>
      <w:ins w:id="31" w:author="Jamie Kurtz" w:date="2014-05-18T08:36:00Z">
        <w:r w:rsidR="00FF1EB6">
          <w:t>Part</w:t>
        </w:r>
      </w:ins>
      <w:r w:rsidRPr="00774EC5">
        <w:t>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ins w:id="32" w:author="Jamie Kurtz" w:date="2014-05-18T08:36:00Z">
        <w:r w:rsidR="00FF1EB6">
          <w:t>Part</w:t>
        </w:r>
      </w:ins>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commentRangeStart w:id="33"/>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commentRangeEnd w:id="33"/>
      <w:r w:rsidR="00673283">
        <w:rPr>
          <w:rFonts w:asciiTheme="minorHAnsi" w:hAnsiTheme="minorHAnsi"/>
          <w:noProof w:val="0"/>
          <w:sz w:val="22"/>
        </w:rPr>
        <w:commentReference w:id="33"/>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proofErr w:type="spellStart"/>
      <w:r w:rsidR="0091197D" w:rsidRPr="0091197D">
        <w:rPr>
          <w:rStyle w:val="CodeInline"/>
        </w:rPr>
        <w:t>CreateUnauthorizedResponse</w:t>
      </w:r>
      <w:proofErr w:type="spellEnd"/>
      <w:r w:rsidR="0091197D">
        <w:t xml:space="preserve"> method</w:t>
      </w:r>
      <w:r w:rsidR="008A116C">
        <w:t>.</w:t>
      </w:r>
    </w:p>
    <w:p w14:paraId="54B16B68" w14:textId="35477A27" w:rsidR="00F45CBC" w:rsidRDefault="008A116C" w:rsidP="00B76AD2">
      <w:pPr>
        <w:pStyle w:val="BodyTextCon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ins w:id="34" w:author="Jamie Kurtz" w:date="2014-05-18T15:04:00Z">
        <w:r w:rsidR="001757EE">
          <w:t xml:space="preserve">, as the </w:t>
        </w:r>
        <w:proofErr w:type="spellStart"/>
        <w:r w:rsidR="001757EE">
          <w:t>AddTask</w:t>
        </w:r>
        <w:proofErr w:type="spellEnd"/>
        <w:r w:rsidR="001757EE">
          <w:t xml:space="preserve"> controller action requires the user be in the Manager role</w:t>
        </w:r>
      </w:ins>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lastRenderedPageBreak/>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ins w:id="35" w:author="Jamie Kurtz" w:date="2014-05-18T15:06:00Z">
        <w:r w:rsidR="00BA1F50">
          <w:t xml:space="preserve"> around message handlers</w:t>
        </w:r>
      </w:ins>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5E01C52"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del w:id="36" w:author="Jamie Kurtz" w:date="2014-05-18T15:09:00Z">
        <w:r w:rsidR="0010511B" w:rsidDel="00BA1F50">
          <w:delText xml:space="preserve"> (so we don't have ReSharper nagging us about unresolved references)</w:delText>
        </w:r>
      </w:del>
      <w:r>
        <w:t xml:space="preserve">, and the first dependency we'll add is </w:t>
      </w:r>
      <w:r w:rsidR="00335AC3">
        <w:t>a</w:t>
      </w:r>
      <w:r>
        <w:t xml:space="preserve"> query processor</w:t>
      </w:r>
      <w:ins w:id="37" w:author="Jamie Kurtz" w:date="2014-05-18T15:17:00Z">
        <w:r w:rsidR="00513167">
          <w:t xml:space="preserve">. Note that the </w:t>
        </w:r>
        <w:proofErr w:type="spellStart"/>
        <w:r w:rsidR="00513167" w:rsidRPr="00513167">
          <w:rPr>
            <w:rStyle w:val="CodeInline"/>
            <w:rPrChange w:id="38" w:author="Jamie Kurtz" w:date="2014-05-18T15:17:00Z">
              <w:rPr/>
            </w:rPrChange>
          </w:rPr>
          <w:t>ITaskByIdQueryProcessor</w:t>
        </w:r>
        <w:proofErr w:type="spellEnd"/>
        <w:r w:rsidR="00513167">
          <w:t xml:space="preserve"> interface is </w:t>
        </w:r>
        <w:r w:rsidR="005C44C7">
          <w:t xml:space="preserve">in the WebApi2Book.Data project, while its implementation is in the WebApi2Book.Data.SqlServer project (within </w:t>
        </w:r>
      </w:ins>
      <w:ins w:id="39" w:author="Jamie Kurtz" w:date="2014-05-18T15:18:00Z">
        <w:r w:rsidR="005C44C7">
          <w:t>the</w:t>
        </w:r>
      </w:ins>
      <w:ins w:id="40" w:author="Jamie Kurtz" w:date="2014-05-18T15:17:00Z">
        <w:r w:rsidR="005C44C7">
          <w:t xml:space="preserve"> </w:t>
        </w:r>
      </w:ins>
      <w:proofErr w:type="spellStart"/>
      <w:ins w:id="41" w:author="Jamie Kurtz" w:date="2014-05-18T15:18:00Z">
        <w:r w:rsidR="005C44C7">
          <w:t>QueryProcessors</w:t>
        </w:r>
        <w:proofErr w:type="spellEnd"/>
        <w:r w:rsidR="005C44C7">
          <w:t xml:space="preserve"> folder).</w:t>
        </w:r>
      </w:ins>
      <w:del w:id="42" w:author="Jamie Kurtz" w:date="2014-05-18T15:17:00Z">
        <w:r w:rsidDel="00513167">
          <w:delText>:</w:delText>
        </w:r>
      </w:del>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AD81F8A" w:rsidR="00C94F58" w:rsidRPr="00C94F58" w:rsidRDefault="00C94F58" w:rsidP="00C94F58">
      <w:pPr>
        <w:pStyle w:val="Code"/>
      </w:pPr>
      <w:r w:rsidRPr="00C94F58">
        <w:t>namespace WebApi2Book.Data</w:t>
      </w:r>
      <w:del w:id="43" w:author="Jamie Kurtz" w:date="2014-05-18T15:17:00Z">
        <w:r w:rsidRPr="00C94F58" w:rsidDel="00513167">
          <w:delText>.SqlServer.QueryProcessors</w:delText>
        </w:r>
      </w:del>
    </w:p>
    <w:p w14:paraId="4713406B" w14:textId="77777777" w:rsidR="00C94F58" w:rsidRPr="00C94F58" w:rsidRDefault="00C94F58" w:rsidP="00C94F58">
      <w:pPr>
        <w:pStyle w:val="Code"/>
      </w:pPr>
      <w:r w:rsidRPr="00C94F58">
        <w:lastRenderedPageBreak/>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678A4F8F"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w:t>
      </w:r>
      <w:ins w:id="44" w:author="Jamie Kurtz" w:date="2014-05-18T15:23:00Z">
        <w:r w:rsidR="005C44C7">
          <w:t>fairly</w:t>
        </w:r>
      </w:ins>
      <w:del w:id="45" w:author="Jamie Kurtz" w:date="2014-05-18T15:23:00Z">
        <w:r w:rsidR="0082176D" w:rsidDel="005C44C7">
          <w:delText>so</w:delText>
        </w:r>
      </w:del>
      <w:r w:rsidR="0082176D">
        <w:t xml:space="preserve"> trivial</w:t>
      </w:r>
      <w:ins w:id="46" w:author="Jamie Kurtz" w:date="2014-05-18T15:23:00Z">
        <w:r w:rsidR="005C44C7">
          <w:t xml:space="preserve">, performing a simple get against the database by </w:t>
        </w:r>
        <w:proofErr w:type="spellStart"/>
        <w:r w:rsidR="005C44C7">
          <w:t>taskId</w:t>
        </w:r>
        <w:proofErr w:type="spellEnd"/>
        <w:r w:rsidR="005C44C7">
          <w:t>.</w:t>
        </w:r>
      </w:ins>
      <w:del w:id="47" w:author="Jamie Kurtz" w:date="2014-05-18T15:24:00Z">
        <w:r w:rsidR="0082176D" w:rsidDel="005C44C7">
          <w:delText xml:space="preserve"> that it does not merit further discussion</w:delText>
        </w:r>
        <w:r w:rsidR="00E56F99" w:rsidDel="005C44C7">
          <w:delText xml:space="preserve"> in and of itself</w:delText>
        </w:r>
        <w:r w:rsidR="0082176D" w:rsidDel="005C44C7">
          <w:delText>.</w:delText>
        </w:r>
      </w:del>
      <w:r w:rsidR="0082176D">
        <w:t xml:space="preserve"> </w:t>
      </w:r>
      <w:del w:id="48" w:author="Jamie Kurtz" w:date="2014-05-18T15:23:00Z">
        <w:r w:rsidR="0082176D" w:rsidDel="005C44C7">
          <w:delText xml:space="preserve">However, </w:delText>
        </w:r>
        <w:r w:rsidR="00E56F99" w:rsidDel="005C44C7">
          <w:delText xml:space="preserve">astute </w:delText>
        </w:r>
        <w:r w:rsidR="0082176D" w:rsidDel="005C44C7">
          <w:delText xml:space="preserve">readers familiar with the Strategy Pattern may notice that the query processor interfaces should actually be located in the </w:delText>
        </w:r>
        <w:r w:rsidR="0082176D" w:rsidRPr="0082176D" w:rsidDel="005C44C7">
          <w:rPr>
            <w:rStyle w:val="CodeInline"/>
          </w:rPr>
          <w:delText>WebApi2Book.Data</w:delText>
        </w:r>
        <w:r w:rsidR="0082176D" w:rsidRPr="0082176D" w:rsidDel="005C44C7">
          <w:delText xml:space="preserve"> </w:delText>
        </w:r>
        <w:r w:rsidR="0082176D" w:rsidDel="005C44C7">
          <w:delText xml:space="preserve">project, not in the </w:delText>
        </w:r>
        <w:r w:rsidR="0082176D" w:rsidRPr="0082176D" w:rsidDel="005C44C7">
          <w:rPr>
            <w:rStyle w:val="CodeInline"/>
          </w:rPr>
          <w:delText>WebApi2Book.Data.SqlServer</w:delText>
        </w:r>
        <w:r w:rsidR="0082176D" w:rsidRPr="0082176D" w:rsidDel="005C44C7">
          <w:delText xml:space="preserve"> </w:delText>
        </w:r>
        <w:r w:rsidR="0082176D" w:rsidDel="005C44C7">
          <w:delText>project.</w:delText>
        </w:r>
        <w:r w:rsidR="00E56F99" w:rsidDel="005C44C7">
          <w:delText xml:space="preserve"> Yes, we took this little shortcut for the sake of making it easier to follow along with the implementation (i.e., not as much switching between projects).</w:delText>
        </w:r>
      </w:del>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01B1829" w:rsidR="007E6C58" w:rsidRPr="007E6C58" w:rsidRDefault="007E6C58" w:rsidP="007E6C58">
      <w:pPr>
        <w:pStyle w:val="Code"/>
      </w:pPr>
      <w:r w:rsidRPr="007E6C58">
        <w:t>namespace WebApi2Book.Data</w:t>
      </w:r>
      <w:del w:id="49" w:author="Jamie Kurtz" w:date="2014-05-18T15:24:00Z">
        <w:r w:rsidRPr="007E6C58" w:rsidDel="005C44C7">
          <w:delText>.SqlServer.QueryProcessors</w:delText>
        </w:r>
      </w:del>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lastRenderedPageBreak/>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0BF8B8E" w:rsidR="007E6C58" w:rsidRDefault="007E6C58" w:rsidP="00C94F58">
      <w:pPr>
        <w:pStyle w:val="BodyTextCont"/>
      </w:pPr>
      <w:r>
        <w:t xml:space="preserve">The next dependency </w:t>
      </w:r>
      <w:r w:rsidR="0010511B">
        <w:t xml:space="preserve">is slightly more interesting. It </w:t>
      </w:r>
      <w:r>
        <w:t>performs all of the "business logic" required to activate a task.</w:t>
      </w:r>
      <w:ins w:id="50" w:author="Jamie Kurtz" w:date="2014-05-18T15:27:00Z">
        <w:r w:rsidR="0093084E">
          <w:t xml:space="preserve"> That is, the logic that will leverage the query processors we've built.</w:t>
        </w:r>
      </w:ins>
      <w:r>
        <w:t xml:space="preserve">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w:t>
      </w:r>
      <w:bookmarkStart w:id="51" w:name="_GoBack"/>
      <w:r w:rsidRPr="007E6C58">
        <w:t xml:space="preserve">StartTaskWorkflowProcessor </w:t>
      </w:r>
      <w:bookmarkEnd w:id="51"/>
      <w:r w:rsidRPr="007E6C58">
        <w:t>: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lastRenderedPageBreak/>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lastRenderedPageBreak/>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 xml:space="preserve">We'll send the following request to activate task #17, which we created at the end of the previous section. Note that we're providing </w:t>
      </w:r>
      <w:proofErr w:type="spellStart"/>
      <w:r w:rsidR="00AA1ECE">
        <w:t>bhogg's</w:t>
      </w:r>
      <w:proofErr w:type="spellEnd"/>
      <w:r w:rsidR="00AA1ECE">
        <w:t xml:space="preserve">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lastRenderedPageBreak/>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lastRenderedPageBreak/>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lastRenderedPageBreak/>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lastRenderedPageBreak/>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lastRenderedPageBreak/>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lastRenderedPageBreak/>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lastRenderedPageBreak/>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8B368C">
        <w:t>defined</w:t>
      </w:r>
      <w:r w:rsidR="00B540AD">
        <w:t xml:space="preserve"> in </w:t>
      </w:r>
      <w:proofErr w:type="spellStart"/>
      <w:r w:rsidR="00B540AD" w:rsidRPr="00B540AD">
        <w:rPr>
          <w:rStyle w:val="CodeInline"/>
        </w:rPr>
        <w:t>AuditCurrentUser</w:t>
      </w:r>
      <w:proofErr w:type="spellEnd"/>
      <w:r w:rsidR="0058270C">
        <w:t xml:space="preserve">, so we need to capture </w:t>
      </w:r>
      <w:r w:rsidR="008B368C">
        <w:t xml:space="preserve">any </w:t>
      </w:r>
      <w:proofErr w:type="spellStart"/>
      <w:r w:rsidR="0058270C" w:rsidRPr="00B540AD">
        <w:rPr>
          <w:rStyle w:val="CodeInline"/>
        </w:rPr>
        <w:t>HttpContext.Current.User</w:t>
      </w:r>
      <w:proofErr w:type="spellEnd"/>
      <w:r w:rsidR="0058270C">
        <w:t xml:space="preserve"> </w:t>
      </w:r>
      <w:r w:rsidR="008B368C">
        <w:t xml:space="preserve">data that we require </w:t>
      </w:r>
      <w:r w:rsidR="0058270C">
        <w:t xml:space="preserve">and pass it into </w:t>
      </w:r>
      <w:proofErr w:type="spellStart"/>
      <w:r w:rsidR="0058270C" w:rsidRPr="00B540AD">
        <w:rPr>
          <w:rStyle w:val="CodeInline"/>
        </w:rPr>
        <w:t>AuditCurrentUser</w:t>
      </w:r>
      <w:proofErr w:type="spellEnd"/>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B828DC4"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lastRenderedPageBreak/>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85240A4" w:rsidR="00C31E9A" w:rsidRDefault="007643BC" w:rsidP="00E527EF">
      <w:pPr>
        <w:pStyle w:val="BodyTextCont"/>
      </w:pPr>
      <w:r>
        <w:t xml:space="preserve">We'll restrict the operation </w:t>
      </w:r>
      <w:r w:rsidR="00175017">
        <w:t xml:space="preserve">itself </w:t>
      </w:r>
      <w:r>
        <w:t xml:space="preserve">to 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lack a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6CFD3FF9" w14:textId="77777777" w:rsidR="00EA4849" w:rsidRPr="00EA4849" w:rsidRDefault="00EA4849" w:rsidP="00EA4849">
      <w:pPr>
        <w:pStyle w:val="Code"/>
      </w:pPr>
      <w:r w:rsidRPr="00EA4849">
        <w:t>using WebApi2Book.Data.Exceptions;</w:t>
      </w:r>
    </w:p>
    <w:p w14:paraId="4A8C3768" w14:textId="77777777" w:rsidR="00EA4849" w:rsidRPr="00EA4849" w:rsidRDefault="00EA4849" w:rsidP="00EA4849">
      <w:pPr>
        <w:pStyle w:val="Code"/>
      </w:pPr>
      <w:r w:rsidRPr="00EA4849">
        <w:t>using WebApi2Book.Data.SqlServer.QueryProcessors;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lastRenderedPageBreak/>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proofErr w:type="spellStart"/>
      <w:r w:rsidRPr="009B7E75">
        <w:rPr>
          <w:rStyle w:val="CodeInline"/>
        </w:rPr>
        <w:t>TasksController</w:t>
      </w:r>
      <w:proofErr w:type="spellEnd"/>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58BC0527" w:rsidR="009B7E75" w:rsidRDefault="009B7E75" w:rsidP="00C94F58">
      <w:pPr>
        <w:pStyle w:val="BodyTextCont"/>
      </w:pPr>
      <w:r>
        <w:t xml:space="preserve">… </w:t>
      </w:r>
      <w:proofErr w:type="gramStart"/>
      <w:r>
        <w:t>and</w:t>
      </w:r>
      <w:proofErr w:type="gramEnd"/>
      <w:r>
        <w:t xml:space="preserve"> also add an authorization filter to the controller to ensure that users have a 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r w:rsidR="00F278DB">
        <w:t xml:space="preserve">This illustrates </w:t>
      </w:r>
      <w:r>
        <w:t>how the authorization filter with the narrower scope (the one on the method) overrides the one with the broader scope (the one on the class).</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lastRenderedPageBreak/>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the framework uses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lastRenderedPageBreak/>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t>
      </w:r>
      <w:r>
        <w:lastRenderedPageBreak/>
        <w:t xml:space="preserve">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2284B27B" w14:textId="501BF5BA" w:rsidR="00F92EC1" w:rsidRDefault="00197ADF" w:rsidP="00C94F58">
      <w:pPr>
        <w:pStyle w:val="BodyTextCont"/>
      </w:pPr>
      <w:r>
        <w:t xml:space="preserve">Correct! User </w:t>
      </w:r>
      <w:proofErr w:type="spellStart"/>
      <w:r>
        <w:t>jdoe</w:t>
      </w:r>
      <w:proofErr w:type="spellEnd"/>
      <w:r>
        <w:t xml:space="preserv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52"/>
      <w:r>
        <w:t xml:space="preserve">Hook in Jamie's </w:t>
      </w:r>
      <w:proofErr w:type="spellStart"/>
      <w:r>
        <w:t>NuGet</w:t>
      </w:r>
      <w:proofErr w:type="spellEnd"/>
      <w:r>
        <w:t xml:space="preserve"> handler</w:t>
      </w:r>
      <w:r w:rsidR="00725DD8">
        <w:t xml:space="preserve">. Configure it to </w:t>
      </w:r>
      <w:proofErr w:type="gramStart"/>
      <w:r w:rsidR="00725DD8">
        <w:t xml:space="preserve">run </w:t>
      </w:r>
      <w:r>
        <w:t>.</w:t>
      </w:r>
      <w:proofErr w:type="gramEnd"/>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52"/>
      <w:r w:rsidR="001958D6">
        <w:rPr>
          <w:rFonts w:asciiTheme="minorHAnsi" w:hAnsiTheme="minorHAnsi"/>
          <w:sz w:val="22"/>
        </w:rPr>
        <w:commentReference w:id="52"/>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53"/>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t>* CSRF???</w:t>
      </w:r>
      <w:r>
        <w:t xml:space="preserve"> What are you planning to do about this? Is this just a sidebar </w:t>
      </w:r>
      <w:proofErr w:type="gramStart"/>
      <w:r>
        <w:t>somewhere</w:t>
      </w:r>
      <w:commentRangeEnd w:id="53"/>
      <w:proofErr w:type="gramEnd"/>
      <w:r w:rsidR="00C37490">
        <w:commentReference w:id="53"/>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proofErr w:type="spellStart"/>
      <w:r w:rsidRPr="00314E71">
        <w:rPr>
          <w:rStyle w:val="CodeInline"/>
        </w:rPr>
        <w:t>AddTask</w:t>
      </w:r>
      <w:proofErr w:type="spellEnd"/>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w:t>
      </w:r>
      <w:proofErr w:type="spellStart"/>
      <w:r>
        <w:t>async</w:t>
      </w:r>
      <w:proofErr w:type="spellEnd"/>
      <w:r>
        <w:t xml:space="preserve">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4F58A5" w:rsidRDefault="004F58A5">
      <w:r>
        <w:annotationRef/>
      </w:r>
      <w:r>
        <w:t>Brian - review this paragraph.</w:t>
      </w:r>
    </w:p>
  </w:comment>
  <w:comment w:id="33" w:author="Jamie Kurtz" w:date="2014-05-18T08:46:00Z" w:initials="JK">
    <w:p w14:paraId="0426321B" w14:textId="32204828" w:rsidR="00673283" w:rsidRDefault="00673283">
      <w:r>
        <w:annotationRef/>
      </w:r>
      <w:r>
        <w:t>This doesn't seem write?? Let's talk about it.</w:t>
      </w:r>
    </w:p>
  </w:comment>
  <w:comment w:id="52" w:author="Brian Wortman" w:date="2014-05-13T11:47:00Z" w:initials="BW">
    <w:p w14:paraId="2F8E3281" w14:textId="19E95D59" w:rsidR="00B16DEE" w:rsidRDefault="00B16DEE">
      <w:r>
        <w:annotationRef/>
      </w:r>
      <w:r>
        <w:t xml:space="preserve">Jamie, can you get this? Configure in </w:t>
      </w:r>
      <w:proofErr w:type="spellStart"/>
      <w:r>
        <w:t>WebApiApplication.</w:t>
      </w:r>
      <w:r w:rsidRPr="001958D6">
        <w:t>RegisterHandlers</w:t>
      </w:r>
      <w:proofErr w:type="spellEnd"/>
      <w:r>
        <w:t>.</w:t>
      </w:r>
    </w:p>
  </w:comment>
  <w:comment w:id="53" w:author="Brian Wortman" w:date="2014-05-12T22:26:00Z" w:initials="BW">
    <w:p w14:paraId="1478125A" w14:textId="7CD9950F" w:rsidR="00B16DEE" w:rsidRDefault="00B16DEE">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0426321B" w15:done="0"/>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EAEA9" w14:textId="77777777" w:rsidR="008B1729" w:rsidRDefault="008B1729">
      <w:r>
        <w:separator/>
      </w:r>
    </w:p>
  </w:endnote>
  <w:endnote w:type="continuationSeparator" w:id="0">
    <w:p w14:paraId="13C0FA34" w14:textId="77777777" w:rsidR="008B1729" w:rsidRDefault="008B1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255B39B-6704-48B9-9A5C-1F77B6B18A48}"/>
    <w:embedBold r:id="rId2" w:fontKey="{5CE6936E-0662-488B-9FAD-A4C10DC8CD28}"/>
    <w:embedItalic r:id="rId3" w:fontKey="{1ADF37D7-B996-4156-A5D0-82A09373155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1840D21-8162-474C-9900-5322DD1CB2D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2F1001E6-2514-4704-BF55-A2FFA8887228}"/>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8C279148-C76B-4C9E-ACC9-18A5C464E3E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D167E475-811E-451E-BA55-29E48C2979A4}"/>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CAD42E68-2392-480C-B6FC-26BB3F5FEF6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B16DEE" w:rsidRPr="00222F70" w:rsidRDefault="00B16DE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3084E">
      <w:rPr>
        <w:rStyle w:val="PageNumber"/>
        <w:noProof/>
      </w:rPr>
      <w:t>26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B16DEE" w:rsidRPr="00222F70" w:rsidRDefault="00B16DE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3084E">
      <w:rPr>
        <w:rStyle w:val="PageNumber"/>
        <w:noProof/>
      </w:rPr>
      <w:t>25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B16DEE" w:rsidRDefault="00B16DE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757E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E4F7E" w14:textId="77777777" w:rsidR="008B1729" w:rsidRDefault="008B1729">
      <w:r>
        <w:separator/>
      </w:r>
    </w:p>
  </w:footnote>
  <w:footnote w:type="continuationSeparator" w:id="0">
    <w:p w14:paraId="1262E1DA" w14:textId="77777777" w:rsidR="008B1729" w:rsidRDefault="008B17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B16DEE" w:rsidRPr="003C7D0E" w:rsidRDefault="00B16DEE"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B16DEE" w:rsidRPr="002A45BE" w:rsidRDefault="00B16DEE"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B16DEE" w:rsidRDefault="00B16DEE"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B16DEE" w:rsidRPr="00B44665" w:rsidRDefault="00B16DE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EE"/>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6C2"/>
    <w:rsid w:val="001F4B5D"/>
    <w:rsid w:val="00202B5E"/>
    <w:rsid w:val="00203F38"/>
    <w:rsid w:val="0020588C"/>
    <w:rsid w:val="002058F5"/>
    <w:rsid w:val="002108D2"/>
    <w:rsid w:val="002151B9"/>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13167"/>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4087"/>
    <w:rsid w:val="005957E5"/>
    <w:rsid w:val="005A0499"/>
    <w:rsid w:val="005A055B"/>
    <w:rsid w:val="005B20ED"/>
    <w:rsid w:val="005B300D"/>
    <w:rsid w:val="005C35C4"/>
    <w:rsid w:val="005C3EAB"/>
    <w:rsid w:val="005C40BF"/>
    <w:rsid w:val="005C44C7"/>
    <w:rsid w:val="005D030C"/>
    <w:rsid w:val="005D500D"/>
    <w:rsid w:val="005D5C62"/>
    <w:rsid w:val="005D6BB5"/>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2786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2786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2786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2786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2786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2786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278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786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27862"/>
    <w:pPr>
      <w:keepLines/>
      <w:numPr>
        <w:numId w:val="4"/>
      </w:numPr>
      <w:spacing w:before="120" w:after="120" w:line="240" w:lineRule="auto"/>
      <w:ind w:right="864"/>
    </w:pPr>
    <w:rPr>
      <w:rFonts w:ascii="Utopia" w:hAnsi="Utopia"/>
      <w:sz w:val="18"/>
    </w:rPr>
  </w:style>
  <w:style w:type="character" w:customStyle="1" w:styleId="CodeBold">
    <w:name w:val="Code Bold"/>
    <w:rsid w:val="00227862"/>
    <w:rPr>
      <w:rFonts w:ascii="TheSansMonoConBlack" w:hAnsi="TheSansMonoConBlack"/>
      <w:sz w:val="18"/>
    </w:rPr>
  </w:style>
  <w:style w:type="paragraph" w:customStyle="1" w:styleId="ChapterNumber">
    <w:name w:val="Chapter Number"/>
    <w:next w:val="Normal"/>
    <w:autoRedefine/>
    <w:qFormat/>
    <w:rsid w:val="00227862"/>
    <w:pPr>
      <w:keepNext/>
      <w:spacing w:after="240"/>
    </w:pPr>
    <w:rPr>
      <w:rFonts w:ascii="Arial" w:hAnsi="Arial"/>
      <w:b/>
      <w:caps/>
      <w:sz w:val="28"/>
      <w:szCs w:val="28"/>
    </w:rPr>
  </w:style>
  <w:style w:type="paragraph" w:customStyle="1" w:styleId="ChapterTitle">
    <w:name w:val="Chapter Title"/>
    <w:next w:val="Normal"/>
    <w:rsid w:val="00227862"/>
    <w:pPr>
      <w:spacing w:before="240" w:after="1200"/>
    </w:pPr>
    <w:rPr>
      <w:rFonts w:ascii="Arial Narrow" w:hAnsi="Arial Narrow"/>
      <w:b/>
      <w:sz w:val="60"/>
      <w:szCs w:val="48"/>
    </w:rPr>
  </w:style>
  <w:style w:type="paragraph" w:customStyle="1" w:styleId="FigureCaption">
    <w:name w:val="Figure Caption"/>
    <w:next w:val="Normal"/>
    <w:qFormat/>
    <w:rsid w:val="0022786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2786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27862"/>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2786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2786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2786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2786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2786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2786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27862"/>
    <w:pPr>
      <w:spacing w:before="120" w:after="120"/>
      <w:contextualSpacing/>
    </w:pPr>
    <w:rPr>
      <w:rFonts w:ascii="Utopia" w:hAnsi="Utopia"/>
      <w:sz w:val="18"/>
    </w:rPr>
  </w:style>
  <w:style w:type="paragraph" w:customStyle="1" w:styleId="TableCaption">
    <w:name w:val="Table Caption"/>
    <w:basedOn w:val="FigureCaption"/>
    <w:next w:val="Normal"/>
    <w:qFormat/>
    <w:rsid w:val="00227862"/>
    <w:pPr>
      <w:spacing w:after="120"/>
    </w:pPr>
  </w:style>
  <w:style w:type="paragraph" w:customStyle="1" w:styleId="TableHead">
    <w:name w:val="Table Head"/>
    <w:next w:val="Normal"/>
    <w:rsid w:val="0022786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27862"/>
    <w:pPr>
      <w:spacing w:before="60" w:after="240"/>
      <w:contextualSpacing/>
    </w:pPr>
    <w:rPr>
      <w:rFonts w:ascii="Utopia" w:hAnsi="Utopia"/>
      <w:i/>
      <w:sz w:val="18"/>
    </w:rPr>
  </w:style>
  <w:style w:type="table" w:styleId="TableGrid">
    <w:name w:val="Table Grid"/>
    <w:basedOn w:val="TableNormal"/>
    <w:rsid w:val="0022786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27862"/>
    <w:pPr>
      <w:numPr>
        <w:numId w:val="0"/>
      </w:numPr>
      <w:ind w:left="864"/>
    </w:pPr>
  </w:style>
  <w:style w:type="paragraph" w:customStyle="1" w:styleId="NumList">
    <w:name w:val="Num List"/>
    <w:basedOn w:val="Normal"/>
    <w:rsid w:val="00227862"/>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227862"/>
    <w:pPr>
      <w:spacing w:before="0"/>
      <w:ind w:left="0" w:right="0"/>
      <w:jc w:val="right"/>
    </w:pPr>
    <w:rPr>
      <w:i w:val="0"/>
    </w:rPr>
  </w:style>
  <w:style w:type="paragraph" w:customStyle="1" w:styleId="ExerciseHead">
    <w:name w:val="Exercise Head"/>
    <w:basedOn w:val="Normal"/>
    <w:next w:val="Normal"/>
    <w:rsid w:val="002278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2786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2786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2786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2786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2786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2786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2786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2786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2786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27862"/>
  </w:style>
  <w:style w:type="paragraph" w:customStyle="1" w:styleId="SideBarSubhead">
    <w:name w:val="Side Bar Subhead"/>
    <w:basedOn w:val="Normal"/>
    <w:rsid w:val="0022786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2786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2786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2786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2786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2786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2786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278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2786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27862"/>
    <w:pPr>
      <w:spacing w:before="120" w:after="120"/>
    </w:pPr>
    <w:rPr>
      <w:rFonts w:ascii="Arial" w:hAnsi="Arial"/>
      <w:sz w:val="18"/>
    </w:rPr>
  </w:style>
  <w:style w:type="paragraph" w:styleId="Revision">
    <w:name w:val="Revision"/>
    <w:hidden/>
    <w:uiPriority w:val="99"/>
    <w:semiHidden/>
    <w:rsid w:val="00227862"/>
    <w:rPr>
      <w:rFonts w:ascii="Calibri" w:eastAsia="Calibri" w:hAnsi="Calibri"/>
      <w:sz w:val="22"/>
      <w:szCs w:val="22"/>
    </w:rPr>
  </w:style>
  <w:style w:type="character" w:styleId="IntenseEmphasis">
    <w:name w:val="Intense Emphasis"/>
    <w:basedOn w:val="DefaultParagraphFont"/>
    <w:uiPriority w:val="21"/>
    <w:qFormat/>
    <w:rsid w:val="00227862"/>
    <w:rPr>
      <w:b/>
      <w:bCs/>
      <w:i/>
      <w:iCs/>
      <w:color w:val="auto"/>
    </w:rPr>
  </w:style>
  <w:style w:type="character" w:styleId="Emphasis">
    <w:name w:val="Emphasis"/>
    <w:basedOn w:val="DefaultParagraphFont"/>
    <w:qFormat/>
    <w:rsid w:val="00227862"/>
    <w:rPr>
      <w:i/>
      <w:iCs/>
    </w:rPr>
  </w:style>
  <w:style w:type="character" w:styleId="Strong">
    <w:name w:val="Strong"/>
    <w:basedOn w:val="DefaultParagraphFont"/>
    <w:qFormat/>
    <w:rsid w:val="00227862"/>
    <w:rPr>
      <w:b/>
      <w:bCs/>
    </w:rPr>
  </w:style>
  <w:style w:type="paragraph" w:styleId="Subtitle">
    <w:name w:val="Subtitle"/>
    <w:basedOn w:val="Normal"/>
    <w:next w:val="Normal"/>
    <w:link w:val="SubtitleChar"/>
    <w:qFormat/>
    <w:rsid w:val="0022786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27862"/>
    <w:rPr>
      <w:rFonts w:ascii="ZapfDingbats" w:hAnsi="ZapfDingbats"/>
      <w:color w:val="auto"/>
      <w:szCs w:val="24"/>
    </w:rPr>
  </w:style>
  <w:style w:type="paragraph" w:customStyle="1" w:styleId="Code">
    <w:name w:val="Code"/>
    <w:basedOn w:val="Normal"/>
    <w:link w:val="CodeChar"/>
    <w:qFormat/>
    <w:rsid w:val="0022786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2786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82096649-4D89-471F-AB71-DF55AA24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24</TotalTime>
  <Pages>33</Pages>
  <Words>10463</Words>
  <Characters>59641</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69965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6</cp:revision>
  <cp:lastPrinted>2012-09-27T18:23:00Z</cp:lastPrinted>
  <dcterms:created xsi:type="dcterms:W3CDTF">2014-05-18T19:06:00Z</dcterms:created>
  <dcterms:modified xsi:type="dcterms:W3CDTF">2014-05-18T19:30:00Z</dcterms:modified>
</cp:coreProperties>
</file>