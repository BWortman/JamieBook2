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5AB07BC5" w:rsidR="00C503D6" w:rsidRDefault="00C503D6" w:rsidP="00562486">
      <w:pPr>
        <w:pStyle w:val="BodyTextFirst"/>
      </w:pPr>
      <w:r>
        <w:t>Ah, security.</w:t>
      </w:r>
      <w:r w:rsidR="00562486">
        <w:t xml:space="preserve"> </w:t>
      </w:r>
      <w:r>
        <w:t>You knew you’d get here eventually. Security is one of those areas in the architecture that can become wildly complex before you know it. People are counting on you to get it right</w:t>
      </w:r>
      <w:r w:rsidR="00562486">
        <w:t xml:space="preserve">, </w:t>
      </w:r>
      <w:r>
        <w:t>with no margin for error. Lawsuits happen and companies go under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2D1596A2"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Table 6-1 summarizes the scenarios we will cover in this chapter:</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lastRenderedPageBreak/>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542AEC24"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t xml:space="preserve"> credentials. </w:t>
      </w:r>
      <w:r w:rsidR="00FD446F">
        <w:t>In order to do so,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66DD828E" w:rsidR="00C503D6" w:rsidRPr="00C503D6" w:rsidRDefault="00C503D6" w:rsidP="00D921B2">
            <w:pPr>
              <w:pStyle w:val="TableText"/>
            </w:pPr>
            <w:r>
              <w:t xml:space="preserve">Relies on </w:t>
            </w:r>
            <w:r w:rsidRPr="00C503D6">
              <w:t>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7777777"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OpenID).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132AA691" w:rsidR="00876E72" w:rsidRDefault="00876E72" w:rsidP="001C06DF">
            <w:pPr>
              <w:pStyle w:val="TableText"/>
            </w:pPr>
            <w:r>
              <w:t>Here's how it works:</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3650BC88" w:rsidR="00640A38" w:rsidRDefault="00C004DC" w:rsidP="00525BDC">
      <w:pPr>
        <w:pStyle w:val="BodyTextCont"/>
      </w:pPr>
      <w:r>
        <w:lastRenderedPageBreak/>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because we 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72D4D72A"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p>
    <w:p w14:paraId="10341132" w14:textId="770F068B"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B16DEE"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lastRenderedPageBreak/>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753012A7"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that contains the current user’s identity and associated claims (e.g., userId, email, firstname, lastname, and roles).</w:t>
      </w:r>
      <w:r>
        <w:t xml:space="preserve"> Each web request executes </w:t>
      </w:r>
      <w:r w:rsidR="00386612">
        <w:t>in its own 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4C489D88" w:rsidR="00D53B4F" w:rsidRDefault="00526A58" w:rsidP="00D53B4F">
      <w:pPr>
        <w:pStyle w:val="BodyTextFirst"/>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an </w:t>
      </w:r>
      <w:r w:rsidR="00D53B4F" w:rsidRPr="00386612">
        <w:rPr>
          <w:rStyle w:val="CodeInline"/>
        </w:rPr>
        <w:t>Authorize</w:t>
      </w:r>
      <w:r w:rsidR="00D53B4F">
        <w:t xml:space="preserve"> attribute</w:t>
      </w:r>
      <w:r>
        <w:t xml:space="preserve"> (i.e., an "authorization filter")</w:t>
      </w:r>
      <w:r w:rsidR="00D53B4F">
        <w:t xml:space="preserve"> to it as follows</w:t>
      </w:r>
      <w:r w:rsidR="00CA6E6E">
        <w:t>. Note that we are using the attribute to spe</w:t>
      </w:r>
      <w:r w:rsidR="00274CEE">
        <w:t>cify that the user must have a m</w:t>
      </w:r>
      <w:r w:rsidR="00CA6E6E">
        <w:t>anager role</w:t>
      </w:r>
      <w:r w:rsidR="00D53B4F">
        <w:t>:</w:t>
      </w: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00BAB5A7" w14:textId="7331442E" w:rsidR="0049757A" w:rsidRDefault="00AD5253" w:rsidP="00526A58">
      <w:pPr>
        <w:pStyle w:val="BodyTextCont"/>
      </w:pPr>
      <w:r>
        <w:lastRenderedPageBreak/>
        <w:t>Now, we'll repeat the POST demo from Chapter 5, just to see if anything has changed by this:</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09BFCC16"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t xml:space="preserve">attribute </w:t>
      </w:r>
      <w:r w:rsidR="006B2188">
        <w:t xml:space="preserve">on the </w:t>
      </w:r>
      <w:r w:rsidR="006B2188" w:rsidRPr="006B2188">
        <w:rPr>
          <w:rStyle w:val="CodeInline"/>
        </w:rPr>
        <w:t>AddTask</w:t>
      </w:r>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0B1D022"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the security service that it delegates some of its principal-building responsibilities to</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lastRenderedPageBreak/>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lastRenderedPageBreak/>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lastRenderedPageBreak/>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7D29C148"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r w:rsidR="00774EC5">
        <w:t xml:space="preserve">a single user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774EC5">
        <w:t xml:space="preserve">This is a book about ASP.NET Web API, not credential management and verification; therefore, we will move on to our custom handler.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lastRenderedPageBreak/>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lastRenderedPageBreak/>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77777777" w:rsidR="00774EC5" w:rsidRPr="00774EC5" w:rsidRDefault="00774EC5" w:rsidP="00774EC5">
      <w:pPr>
        <w:pStyle w:val="Code"/>
      </w:pPr>
      <w:r w:rsidRPr="00774EC5">
        <w:t xml:space="preserve">            var credentials = GetCredentials(authHeader);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77777777" w:rsidR="00774EC5" w:rsidRPr="00774EC5" w:rsidRDefault="00774EC5" w:rsidP="00774EC5">
      <w:pPr>
        <w:pStyle w:val="Code"/>
      </w:pPr>
      <w:r w:rsidRPr="00774EC5">
        <w:t xml:space="preserve">        public string[] GetCredentials(AuthenticationHeaderValue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lastRenderedPageBreak/>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79CAEB1C" w14:textId="77777777" w:rsidR="00A037C0" w:rsidRDefault="00B76AD2" w:rsidP="00B76AD2">
      <w:pPr>
        <w:pStyle w:val="Code"/>
      </w:pPr>
      <w:r w:rsidRPr="00B76AD2">
        <w:t>return response.StatusCode == HttpStatusCode.Unauthorized ?</w:t>
      </w:r>
    </w:p>
    <w:p w14:paraId="3426964E" w14:textId="425B846A" w:rsidR="00B76AD2" w:rsidRDefault="00A037C0" w:rsidP="00B76AD2">
      <w:pPr>
        <w:pStyle w:val="Code"/>
      </w:pPr>
      <w:r>
        <w:t xml:space="preserve">                                 </w:t>
      </w:r>
      <w:r w:rsidR="00B76AD2" w:rsidRPr="00B76AD2">
        <w:t xml:space="preserve"> CreateUnauthorizedResponse() : response;</w:t>
      </w:r>
    </w:p>
    <w:p w14:paraId="60501CBF" w14:textId="127692C1" w:rsidR="008A116C" w:rsidRDefault="00B76AD2" w:rsidP="00B76AD2">
      <w:pPr>
        <w:pStyle w:val="BodyTextCont"/>
      </w:pPr>
      <w:r>
        <w:t>The first line passes processing along to the next handler</w:t>
      </w:r>
      <w:r w:rsidR="0091197D">
        <w:t xml:space="preserve"> and waits for the response. The </w:t>
      </w:r>
      <w:r w:rsidR="00A037C0">
        <w:t>next</w:t>
      </w:r>
      <w:r w:rsidR="0091197D">
        <w:t xml:space="preserve"> line analyzes the response and modifies it if the response indicates that the request was unauthorized</w:t>
      </w:r>
      <w:r w:rsidR="008A116C">
        <w:t xml:space="preserve"> </w:t>
      </w:r>
      <w:r w:rsidR="00274CEE">
        <w:t>(e.g., if the user is not in a m</w:t>
      </w:r>
      <w:r w:rsidR="008A116C">
        <w:t>anager role in our Create a Task scenario)</w:t>
      </w:r>
      <w:r w:rsidR="0091197D">
        <w:t xml:space="preserve">. It modifies the response by using the </w:t>
      </w:r>
      <w:r w:rsidR="0091197D" w:rsidRPr="0091197D">
        <w:rPr>
          <w:rStyle w:val="CodeInline"/>
        </w:rPr>
        <w:t>CreateUnauthorizedResponse</w:t>
      </w:r>
      <w:r w:rsidR="0091197D">
        <w:t xml:space="preserve"> method</w:t>
      </w:r>
      <w:r w:rsidR="008A116C">
        <w:t>.</w:t>
      </w:r>
    </w:p>
    <w:p w14:paraId="54B16B68" w14:textId="35477A27" w:rsidR="00F45CBC" w:rsidRDefault="008A116C" w:rsidP="00B76AD2">
      <w:pPr>
        <w:pStyle w:val="BodyTextCon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r w:rsidR="00A81026" w:rsidRPr="000675CD">
        <w:rPr>
          <w:rStyle w:val="CodeInline"/>
        </w:rPr>
        <w:t>WebApiApplication</w:t>
      </w:r>
      <w:r w:rsidR="00A81026">
        <w:t xml:space="preserve">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lastRenderedPageBreak/>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24D3E5F5"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r w:rsidR="001724C1" w:rsidRPr="001724C1">
        <w:rPr>
          <w:rStyle w:val="CodeInline"/>
        </w:rPr>
        <w:t>BasicSecurityService</w:t>
      </w:r>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lastRenderedPageBreak/>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71D5C1F1" w:rsidR="004E5B64" w:rsidRDefault="00274CEE" w:rsidP="004E5B64">
      <w:pPr>
        <w:pStyle w:val="BodyTextCont"/>
      </w:pPr>
      <w:r>
        <w:t>Excellent! Our credentials for m</w:t>
      </w:r>
      <w:r w:rsidR="004E5B64">
        <w:t xml:space="preserve">anager "bhogg"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 xml:space="preserve">This request should be denied. </w:t>
      </w:r>
      <w:r w:rsidR="004A6E34">
        <w:t>Note, "</w:t>
      </w:r>
      <w:r w:rsidR="004A6E34" w:rsidRPr="0072015B">
        <w:t>amRvZTppZ25vcmVk</w:t>
      </w:r>
      <w:r w:rsidR="004A6E34">
        <w:t>" represents the credentials for "jdoe",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764A684D"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lastRenderedPageBreak/>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5E61BB4F" w:rsidR="002B567F" w:rsidRDefault="00C94F58" w:rsidP="00C94F58">
      <w:pPr>
        <w:pStyle w:val="BodyTextCont"/>
      </w:pPr>
      <w:r>
        <w:t xml:space="preserve">With that as an introduction, let's by start adding support to activate a task. We'll follow our usual </w:t>
      </w:r>
      <w:r w:rsidR="007513AC">
        <w:t xml:space="preserve">bottom-up </w:t>
      </w:r>
      <w:r>
        <w:t>approach of adding dependencies first</w:t>
      </w:r>
      <w:r w:rsidR="0010511B">
        <w:t xml:space="preserve"> (so we don't have ReSharper nagging us about unresolved references)</w:t>
      </w:r>
      <w:r>
        <w:t xml:space="preserve">, and the first dependency we'll add is </w:t>
      </w:r>
      <w:r w:rsidR="00335AC3">
        <w:t>a</w:t>
      </w:r>
      <w:r>
        <w:t xml:space="preserve"> query processor: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7777777" w:rsidR="00C94F58" w:rsidRPr="00C94F58" w:rsidRDefault="00C94F58" w:rsidP="00C94F58">
      <w:pPr>
        <w:pStyle w:val="Code"/>
      </w:pPr>
      <w:r w:rsidRPr="00C94F58">
        <w:t>namespace WebApi2Book.Data.SqlServer.QueryProcessors</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lastRenderedPageBreak/>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BCE39C4"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so trivial that it does not merit further discussion</w:t>
      </w:r>
      <w:r w:rsidR="00E56F99">
        <w:t xml:space="preserve"> in and of itself</w:t>
      </w:r>
      <w:r w:rsidR="0082176D">
        <w:t xml:space="preserve">. However, </w:t>
      </w:r>
      <w:r w:rsidR="00E56F99">
        <w:t xml:space="preserve">astute </w:t>
      </w:r>
      <w:r w:rsidR="0082176D">
        <w:t xml:space="preserve">readers familiar with the Strategy Pattern may notice that the query processor interfaces should actually be located in the </w:t>
      </w:r>
      <w:r w:rsidR="0082176D" w:rsidRPr="0082176D">
        <w:rPr>
          <w:rStyle w:val="CodeInline"/>
        </w:rPr>
        <w:t>WebApi2Book.Data</w:t>
      </w:r>
      <w:r w:rsidR="0082176D" w:rsidRPr="0082176D">
        <w:t xml:space="preserve"> </w:t>
      </w:r>
      <w:r w:rsidR="0082176D">
        <w:t xml:space="preserve">project, not in the </w:t>
      </w:r>
      <w:r w:rsidR="0082176D" w:rsidRPr="0082176D">
        <w:rPr>
          <w:rStyle w:val="CodeInline"/>
        </w:rPr>
        <w:t>WebApi2Book.Data.SqlServer</w:t>
      </w:r>
      <w:r w:rsidR="0082176D" w:rsidRPr="0082176D">
        <w:t xml:space="preserve"> </w:t>
      </w:r>
      <w:r w:rsidR="0082176D">
        <w:t>project.</w:t>
      </w:r>
      <w:r w:rsidR="00E56F99">
        <w:t xml:space="preserve"> Yes, we took this little shortcut for the sake of making it easier to follow along with the implementation (i.e., not as much switching between projects).</w:t>
      </w:r>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77777777" w:rsidR="007E6C58" w:rsidRPr="007E6C58" w:rsidRDefault="007E6C58" w:rsidP="007E6C58">
      <w:pPr>
        <w:pStyle w:val="Code"/>
      </w:pPr>
      <w:r w:rsidRPr="007E6C58">
        <w:t>namespace WebApi2Book.Data.SqlServer.QueryProcessors</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r w:rsidRPr="0010511B">
        <w:rPr>
          <w:rStyle w:val="CodeInline"/>
        </w:rPr>
        <w:t>UpdateTaskStatusQueryProcessor</w:t>
      </w:r>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4A65913F"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3305C6D8" w14:textId="77777777" w:rsidR="007E6C58" w:rsidRPr="007E6C58" w:rsidRDefault="007E6C58" w:rsidP="007E6C58">
      <w:pPr>
        <w:pStyle w:val="Code"/>
      </w:pPr>
      <w:r w:rsidRPr="007E6C58">
        <w:t>using WebApi2Book.Data.SqlServer.QueryProcessors;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lastRenderedPageBreak/>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r w:rsidR="0076560E" w:rsidRPr="0076560E">
        <w:rPr>
          <w:rStyle w:val="CodeInline"/>
        </w:rPr>
        <w:t>BusinessRuleViolationException</w:t>
      </w:r>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lastRenderedPageBreak/>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r w:rsidRPr="0076560E">
        <w:rPr>
          <w:rStyle w:val="CodeInline"/>
        </w:rPr>
        <w:t>StartTaskWorkflowProcessor</w:t>
      </w:r>
      <w:r>
        <w:t xml:space="preserve"> class' </w:t>
      </w:r>
      <w:r w:rsidR="00F042D6" w:rsidRPr="00F042D6">
        <w:rPr>
          <w:rStyle w:val="CodeInline"/>
        </w:rPr>
        <w:t>StartTask</w:t>
      </w:r>
      <w:r w:rsidR="00F042D6">
        <w:t xml:space="preserve"> method. </w:t>
      </w:r>
      <w:r w:rsidR="00452173">
        <w:t xml:space="preserve">It begins </w:t>
      </w:r>
      <w:r w:rsidR="00F042D6">
        <w:t xml:space="preserve">by </w:t>
      </w:r>
      <w:r w:rsidR="00452173">
        <w:t xml:space="preserve">delegating to </w:t>
      </w:r>
      <w:r w:rsidR="00F042D6" w:rsidRPr="00F042D6">
        <w:rPr>
          <w:rStyle w:val="CodeInline"/>
        </w:rPr>
        <w:t>ITaskByIdQueryProcessor</w:t>
      </w:r>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r w:rsidR="00F042D6" w:rsidRPr="00F042D6">
        <w:rPr>
          <w:rStyle w:val="CodeInline"/>
        </w:rPr>
        <w:t>taskId</w:t>
      </w:r>
      <w:r w:rsidR="00F042D6">
        <w:t xml:space="preserve">. </w:t>
      </w:r>
      <w:r w:rsidR="00452173">
        <w:t>An instance of</w:t>
      </w:r>
      <w:r w:rsidR="00F042D6">
        <w:t xml:space="preserve"> </w:t>
      </w:r>
      <w:r w:rsidR="00452173">
        <w:t xml:space="preserve">the </w:t>
      </w:r>
      <w:r w:rsidR="00F042D6" w:rsidRPr="00F042D6">
        <w:rPr>
          <w:rStyle w:val="CodeInline"/>
        </w:rPr>
        <w:t>RootObjectNotFoundException</w:t>
      </w:r>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r w:rsidR="00165CDB" w:rsidRPr="00F042D6">
        <w:rPr>
          <w:rStyle w:val="CodeInline"/>
        </w:rPr>
        <w:t>ITaskByIdQueryProcessor</w:t>
      </w:r>
      <w:r w:rsidR="00165CDB">
        <w:t xml:space="preserve"> sets the task's </w:t>
      </w:r>
      <w:r w:rsidR="00165CDB" w:rsidRPr="007513AC">
        <w:rPr>
          <w:rStyle w:val="CodeInline"/>
        </w:rPr>
        <w:t>StartDate</w:t>
      </w:r>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r w:rsidR="00165CDB" w:rsidRPr="007513AC">
        <w:rPr>
          <w:rStyle w:val="CodeInline"/>
        </w:rPr>
        <w:t>IUpdateTaskStatusQueryProcessor</w:t>
      </w:r>
      <w:r w:rsidR="00165CDB">
        <w:t>.</w:t>
      </w:r>
      <w:r w:rsidR="0029478E">
        <w:t xml:space="preserve"> </w:t>
      </w:r>
      <w:r w:rsidR="00165CDB">
        <w:t xml:space="preserve">Lastly, the indjected </w:t>
      </w:r>
      <w:r w:rsidR="00165CDB" w:rsidRPr="00165CDB">
        <w:rPr>
          <w:rStyle w:val="CodeInline"/>
        </w:rPr>
        <w:t>IAutoMapper</w:t>
      </w:r>
      <w:r w:rsidR="00165CDB" w:rsidRPr="00165CDB">
        <w:t xml:space="preserve"> </w:t>
      </w:r>
      <w:r w:rsidR="00165CDB">
        <w:t xml:space="preserve">dependency converts the task from an entity representation to a service model representation, which is then returned to the invoker of the </w:t>
      </w:r>
      <w:r w:rsidR="00165CDB" w:rsidRPr="00F042D6">
        <w:rPr>
          <w:rStyle w:val="CodeInline"/>
        </w:rPr>
        <w:t>StartTask</w:t>
      </w:r>
      <w:r w:rsidR="00165CDB">
        <w:t xml:space="preserve"> method.</w:t>
      </w:r>
    </w:p>
    <w:p w14:paraId="2BEDEBE4" w14:textId="404DE5A5" w:rsidR="00335AC3" w:rsidRDefault="0029478E" w:rsidP="00C94F58">
      <w:pPr>
        <w:pStyle w:val="BodyTextCont"/>
      </w:pPr>
      <w:r>
        <w:t xml:space="preserve">And now it's finally time to implement that invoker of the </w:t>
      </w:r>
      <w:r w:rsidRPr="0037161C">
        <w:rPr>
          <w:rStyle w:val="CodeInline"/>
        </w:rPr>
        <w:t>StartTask</w:t>
      </w:r>
      <w:r>
        <w:t xml:space="preserve"> method</w:t>
      </w:r>
      <w:r w:rsidR="007513AC">
        <w:t xml:space="preserve">, which is </w:t>
      </w:r>
      <w:r>
        <w:t xml:space="preserve">the </w:t>
      </w:r>
      <w:r w:rsidRPr="0029478E">
        <w:rPr>
          <w:rStyle w:val="CodeInline"/>
        </w:rPr>
        <w:t>TaskWorkflowController</w:t>
      </w:r>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r w:rsidR="00EA4849" w:rsidRPr="00EA4849">
        <w:rPr>
          <w:rStyle w:val="CodeInline"/>
        </w:rPr>
        <w:t>TasksController</w:t>
      </w:r>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67EC25DA" w14:textId="69751D4B" w:rsidR="002A4FAE" w:rsidRPr="00491C0A" w:rsidRDefault="002A4FAE" w:rsidP="002A4FAE">
      <w:pPr>
        <w:pStyle w:val="Code"/>
      </w:pPr>
      <w:r w:rsidRPr="00491C0A">
        <w:t xml:space="preserve">    </w:t>
      </w:r>
      <w:r>
        <w:t xml:space="preserve">    </w:t>
      </w:r>
      <w:r w:rsidRPr="00491C0A">
        <w:t>[Authorize(Roles = Constants.RoleNames.SeniorWorker)]</w:t>
      </w:r>
    </w:p>
    <w:p w14:paraId="161E6250" w14:textId="77777777" w:rsidR="00491C0A" w:rsidRPr="00491C0A" w:rsidRDefault="00491C0A" w:rsidP="00491C0A">
      <w:pPr>
        <w:pStyle w:val="Code"/>
      </w:pPr>
      <w:r w:rsidRPr="00491C0A">
        <w:lastRenderedPageBreak/>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6E9E1D1B" w14:textId="7B408301" w:rsidR="002A4FAE"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r w:rsidR="002A4FAE">
        <w:t xml:space="preserve">Before we </w:t>
      </w:r>
      <w:r w:rsidR="00BD0832">
        <w:t xml:space="preserve">can rightly </w:t>
      </w:r>
      <w:r w:rsidR="002A4FAE">
        <w:t>claim victory and move onto the next scenario,</w:t>
      </w:r>
      <w:r w:rsidR="00BD0832">
        <w:t xml:space="preserve"> though,</w:t>
      </w:r>
      <w:r w:rsidR="002A4FAE">
        <w:t xml:space="preserve"> we should prove that what we've implemented actually works. </w:t>
      </w:r>
      <w:r w:rsidR="00AA1ECE">
        <w:t>We'll send the following request to activate task #17, which we created at the end of the previous section. Note that we're providing bhogg's credentials to ensure that the request is authorized (he's got a</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AA1ECE">
      <w:pPr>
        <w:pStyle w:val="BodyTextCont"/>
      </w:pPr>
      <w:r w:rsidRPr="00AA1ECE">
        <w:t>POST http://localhost:61589/api/v1/tasks/17/activations HTTP/1.1</w:t>
      </w:r>
    </w:p>
    <w:p w14:paraId="4569EAC7" w14:textId="77777777" w:rsidR="00AA1ECE" w:rsidRPr="00AA1ECE" w:rsidRDefault="00AA1ECE" w:rsidP="00AA1ECE">
      <w:pPr>
        <w:pStyle w:val="BodyTextCont"/>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r w:rsidRPr="00AA1ECE">
        <w:rPr>
          <w:rStyle w:val="CodeInline"/>
        </w:rPr>
        <w:t>StartDate</w:t>
      </w:r>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r w:rsidR="007513AC" w:rsidRPr="007513AC">
        <w:rPr>
          <w:rStyle w:val="CodeInline"/>
        </w:rPr>
        <w:t>GlobalExceptionHandler</w:t>
      </w:r>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lastRenderedPageBreak/>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4FB2C098" w:rsidR="007513AC" w:rsidRDefault="007513AC" w:rsidP="00AA1ECE">
      <w:pPr>
        <w:pStyle w:val="BodyTextCont"/>
      </w:pPr>
      <w:r>
        <w:t>You should see something similar to the following:</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r w:rsidRPr="0037161C">
        <w:rPr>
          <w:rStyle w:val="CodeInline"/>
        </w:rPr>
        <w:t>ICompleteTaskWorkflowProcessor</w:t>
      </w:r>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2E23EB5C" w14:textId="77777777" w:rsidR="00F62B11" w:rsidRPr="00F62B11" w:rsidRDefault="00F62B11" w:rsidP="00F62B11">
      <w:pPr>
        <w:pStyle w:val="Code"/>
      </w:pPr>
      <w:r w:rsidRPr="00F62B11">
        <w:t>using WebApi2Book.Data.SqlServer.QueryProcessors;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lastRenderedPageBreak/>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r w:rsidRPr="00F62B11">
        <w:rPr>
          <w:rStyle w:val="CodeInline"/>
        </w:rPr>
        <w:t>StartTaskWorkflowProcessor</w:t>
      </w:r>
      <w:r>
        <w:t xml:space="preserve">, only this time we are requiring a status of </w:t>
      </w:r>
      <w:r w:rsidRPr="00F62B11">
        <w:rPr>
          <w:rStyle w:val="CodeInline"/>
        </w:rPr>
        <w:t>In Progress</w:t>
      </w:r>
      <w:r>
        <w:t xml:space="preserve"> in order to complete the processing, and we are updating the task's </w:t>
      </w:r>
      <w:r w:rsidRPr="00F62B11">
        <w:rPr>
          <w:rStyle w:val="CodeInline"/>
        </w:rPr>
        <w:t>CompletedDate</w:t>
      </w:r>
      <w:r>
        <w:t xml:space="preserve"> rather than the </w:t>
      </w:r>
      <w:r w:rsidRPr="00F62B11">
        <w:rPr>
          <w:rStyle w:val="CodeInline"/>
        </w:rPr>
        <w:t>StartDate</w:t>
      </w:r>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728ACD62" w14:textId="77777777" w:rsidR="004136DA" w:rsidRPr="004136DA" w:rsidRDefault="004136DA" w:rsidP="004136DA">
      <w:pPr>
        <w:pStyle w:val="Code"/>
      </w:pPr>
      <w:r w:rsidRPr="004136DA">
        <w:t xml:space="preserve">        [Route("tasks/{taskId:long}/activations",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13A13452" w14:textId="77777777" w:rsidR="004136DA" w:rsidRPr="004136DA" w:rsidRDefault="004136DA" w:rsidP="004136DA">
      <w:pPr>
        <w:pStyle w:val="Code"/>
      </w:pPr>
      <w:r w:rsidRPr="004136DA">
        <w:t xml:space="preserve">        [Route("tasks/{taskId:long}/completions",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lastRenderedPageBreak/>
        <w:t xml:space="preserve">As you can see, the controller is still quite simple. However, note that we've moved the </w:t>
      </w:r>
      <w:r w:rsidRPr="004136DA">
        <w:rPr>
          <w:rStyle w:val="CodeInline"/>
        </w:rPr>
        <w:t>Authorize</w:t>
      </w:r>
      <w:r>
        <w:t xml:space="preserve"> attribute from the </w:t>
      </w:r>
      <w:r w:rsidRPr="004136DA">
        <w:rPr>
          <w:rStyle w:val="CodeInline"/>
        </w:rPr>
        <w:t>StartTask</w:t>
      </w:r>
      <w:r>
        <w:t xml:space="preserve"> method and placed it on the controller class itself. As a result,</w:t>
      </w:r>
      <w:r w:rsidR="004111AA">
        <w:t xml:space="preserve"> we've broadened its scope if influence. I</w:t>
      </w:r>
      <w:r>
        <w:t xml:space="preserve">nstead of restricting </w:t>
      </w:r>
      <w:r w:rsidRPr="004136DA">
        <w:rPr>
          <w:rStyle w:val="CodeInline"/>
        </w:rPr>
        <w:t>StartTask</w:t>
      </w:r>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This is exactly what we want, and it sure cuts down on clutter that would otherwise be introduced by copy|paste</w:t>
      </w:r>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Before wrappping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So far so good. We see the Status and CompletedDate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r w:rsidR="00C37490">
        <w:t>async filter.</w:t>
      </w:r>
      <w:r>
        <w:t xml:space="preserve"> </w:t>
      </w:r>
      <w:r w:rsidR="003B5643">
        <w:t>With t</w:t>
      </w:r>
      <w:r>
        <w:t>he release of ASP.NET Web API 2.1</w:t>
      </w:r>
      <w:r w:rsidR="003B5643">
        <w:t xml:space="preserve">, </w:t>
      </w:r>
      <w:r>
        <w:t xml:space="preserve">async filter implementation </w:t>
      </w:r>
      <w:r w:rsidR="003B5643">
        <w:t xml:space="preserve">is greatly simplified because the framework now provides </w:t>
      </w:r>
      <w:r>
        <w:t xml:space="preserve">virtual </w:t>
      </w:r>
      <w:r w:rsidRPr="00E1398F">
        <w:rPr>
          <w:rStyle w:val="CodeInline"/>
        </w:rPr>
        <w:t>On*Async</w:t>
      </w:r>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r w:rsidRPr="003B5643">
        <w:rPr>
          <w:rStyle w:val="CodeInline"/>
        </w:rPr>
        <w:t>IReactivateTaskWorkflowProcessor</w:t>
      </w:r>
      <w:r>
        <w:t>. Go ahead and implement it now:</w:t>
      </w:r>
    </w:p>
    <w:p w14:paraId="49E424AF" w14:textId="7D58A37F" w:rsidR="003B5643" w:rsidRDefault="003B5643" w:rsidP="003B5643">
      <w:pPr>
        <w:pStyle w:val="CodeCaption"/>
      </w:pPr>
      <w:r w:rsidRPr="003B5643">
        <w:t>IReactivateTaskWorkflowProcessor</w:t>
      </w:r>
      <w:r>
        <w:t xml:space="preserve"> Interface</w:t>
      </w:r>
    </w:p>
    <w:p w14:paraId="76A4EB2D" w14:textId="77777777" w:rsidR="003B5643" w:rsidRPr="003B5643" w:rsidRDefault="003B5643" w:rsidP="003B5643">
      <w:pPr>
        <w:pStyle w:val="Code"/>
      </w:pPr>
      <w:r w:rsidRPr="003B5643">
        <w:lastRenderedPageBreak/>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2B292E3F" w14:textId="77777777" w:rsidR="003B5643" w:rsidRPr="003B5643" w:rsidRDefault="003B5643" w:rsidP="003B5643">
      <w:pPr>
        <w:pStyle w:val="Code"/>
      </w:pPr>
      <w:r w:rsidRPr="003B5643">
        <w:t>using WebApi2Book.Data.SqlServer.QueryProcessors;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lastRenderedPageBreak/>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r w:rsidR="007C377A">
        <w:rPr>
          <w:rStyle w:val="CodeInline"/>
        </w:rPr>
        <w:t>Complete</w:t>
      </w:r>
      <w:r w:rsidRPr="00F62B11">
        <w:rPr>
          <w:rStyle w:val="CodeInline"/>
        </w:rPr>
        <w:t>TaskWorkflowProcessor</w:t>
      </w:r>
      <w:r>
        <w:t xml:space="preserve">, only this time we are requiring a status of </w:t>
      </w:r>
      <w:r w:rsidR="007C377A">
        <w:rPr>
          <w:rStyle w:val="CodeInline"/>
        </w:rPr>
        <w:t>Completed</w:t>
      </w:r>
      <w:r>
        <w:t xml:space="preserve"> in order to complete the processing, and we are updating the task's </w:t>
      </w:r>
      <w:r w:rsidRPr="00F62B11">
        <w:rPr>
          <w:rStyle w:val="CodeInline"/>
        </w:rPr>
        <w:t>CompletedDate</w:t>
      </w:r>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lastRenderedPageBreak/>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Pr="007C377A" w:rsidRDefault="007C377A" w:rsidP="007C377A">
      <w:pPr>
        <w:pStyle w:val="Code"/>
      </w:pP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Pr="007C377A" w:rsidRDefault="007C377A" w:rsidP="007C377A">
      <w:pPr>
        <w:pStyle w:val="Code"/>
      </w:pPr>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Pr="007C377A" w:rsidRDefault="007C377A" w:rsidP="007C377A">
      <w:pPr>
        <w:pStyle w:val="Code"/>
      </w:pP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bhogg's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CompletedDate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31F76C9B" w14:textId="032EAD05" w:rsidR="007C377A" w:rsidRDefault="00C949A3" w:rsidP="007C377A">
      <w:pPr>
        <w:pStyle w:val="BodyTextCont"/>
      </w:pPr>
      <w:r>
        <w:t>Perfect! It's not allowing us to reactivate a task that is already active, and the response looks correct. So now let's get to the auditing. The first thing to do is implement the custom attribute (implement it as follows):</w:t>
      </w: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lastRenderedPageBreak/>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r w:rsidRPr="00995F2F">
        <w:rPr>
          <w:rStyle w:val="CodeInline"/>
        </w:rPr>
        <w:t>ReactivateTask</w:t>
      </w:r>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619DD561" w:rsidR="00B540AD" w:rsidRDefault="00995F2F" w:rsidP="007C377A">
      <w:pPr>
        <w:pStyle w:val="BodyTextCont"/>
      </w:pPr>
      <w:r>
        <w:t>The attribute's implementation is straightforward, with a couple of items to note: First, in an actual production application you should be writing auditing information to a database, not to a log file.</w:t>
      </w:r>
      <w:r w:rsidR="00B540AD">
        <w:t xml:space="preserve"> Second, notice how we capture the username in </w:t>
      </w:r>
      <w:r w:rsidR="00B540AD" w:rsidRPr="00B540AD">
        <w:rPr>
          <w:rStyle w:val="CodeInline"/>
        </w:rPr>
        <w:t>OnActionExecutingAsync</w:t>
      </w:r>
      <w:r w:rsidR="00B540AD">
        <w:rPr>
          <w:rStyle w:val="CodeInline"/>
        </w:rPr>
        <w:t>,</w:t>
      </w:r>
      <w:r w:rsidR="00B540AD">
        <w:t xml:space="preserve"> prior to performing the actual audit. This is because the </w:t>
      </w:r>
      <w:r w:rsidR="00B540AD" w:rsidRPr="00B540AD">
        <w:rPr>
          <w:rStyle w:val="CodeInline"/>
        </w:rPr>
        <w:t>HttpContext.Current.User</w:t>
      </w:r>
      <w:r w:rsidR="00B540AD">
        <w:t xml:space="preserve"> that our </w:t>
      </w:r>
      <w:r w:rsidR="00B540AD" w:rsidRPr="00B540AD">
        <w:rPr>
          <w:rStyle w:val="CodeInline"/>
        </w:rPr>
        <w:t>IUserSession</w:t>
      </w:r>
      <w:r w:rsidR="00B540AD">
        <w:t xml:space="preserve"> </w:t>
      </w:r>
      <w:r w:rsidR="008B368C">
        <w:t xml:space="preserve">implementation </w:t>
      </w:r>
      <w:r w:rsidR="00B540AD">
        <w:t xml:space="preserve">relies upon is not </w:t>
      </w:r>
      <w:r w:rsidR="008B368C">
        <w:t>defined</w:t>
      </w:r>
      <w:r w:rsidR="00B540AD">
        <w:t xml:space="preserve"> in </w:t>
      </w:r>
      <w:r w:rsidR="00B540AD" w:rsidRPr="00B540AD">
        <w:rPr>
          <w:rStyle w:val="CodeInline"/>
        </w:rPr>
        <w:t>AuditCurrentUser</w:t>
      </w:r>
      <w:r w:rsidR="0058270C">
        <w:t xml:space="preserve">, so we need to capture </w:t>
      </w:r>
      <w:r w:rsidR="008B368C">
        <w:t xml:space="preserve">any </w:t>
      </w:r>
      <w:r w:rsidR="0058270C" w:rsidRPr="00B540AD">
        <w:rPr>
          <w:rStyle w:val="CodeInline"/>
        </w:rPr>
        <w:t>HttpContext.Current.User</w:t>
      </w:r>
      <w:r w:rsidR="0058270C">
        <w:t xml:space="preserve"> </w:t>
      </w:r>
      <w:r w:rsidR="008B368C">
        <w:t xml:space="preserve">data that we require </w:t>
      </w:r>
      <w:r w:rsidR="0058270C">
        <w:t xml:space="preserve">and pass it into </w:t>
      </w:r>
      <w:r w:rsidR="0058270C" w:rsidRPr="00B540AD">
        <w:rPr>
          <w:rStyle w:val="CodeInline"/>
        </w:rPr>
        <w:t>AuditCurrentUser</w:t>
      </w:r>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r w:rsidR="00CD77C9" w:rsidRPr="00CD77C9">
        <w:rPr>
          <w:rStyle w:val="CodeInline"/>
        </w:rPr>
        <w:t>SimpleTraceWriter</w:t>
      </w:r>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lastRenderedPageBreak/>
        <w:t>2014-05-13 12:52:42,068 INFO  [82] WebApi2Book.Web.Common.Security.UserAuditAttribute - Action executed by user=bhogg</w:t>
      </w:r>
    </w:p>
    <w:p w14:paraId="4B9CDECE" w14:textId="1B828DC4" w:rsidR="003B5643" w:rsidRDefault="00CD77C9" w:rsidP="00AB008E">
      <w:pPr>
        <w:pStyle w:val="BodyTextCont"/>
      </w:pPr>
      <w:r>
        <w:t>And that's it. By leveraging ASP.NET Web API's improved async filter support, we have easily and non-invasively provided auditing for task reactivation.</w:t>
      </w:r>
      <w:r w:rsidR="009B7E75">
        <w:t xml:space="preserve"> Before we conclude this section, note how processing switched from thread #81 to thread #82. This </w:t>
      </w:r>
      <w:r w:rsidR="00AB008E">
        <w:t xml:space="preserve">helps illustrate </w:t>
      </w:r>
      <w:r w:rsidR="009B7E75">
        <w:t xml:space="preserve">why </w:t>
      </w:r>
      <w:r w:rsidR="00AB008E">
        <w:t xml:space="preserve">we always need to ensure that the principal is associated with the HttpContext, as mentioned in the </w:t>
      </w:r>
      <w:r w:rsidR="00AB008E" w:rsidRPr="00AB008E">
        <w:rPr>
          <w:rStyle w:val="Emphasis"/>
        </w:rPr>
        <w:t>A Message Handler to Support HTTP Basic Authentication</w:t>
      </w:r>
      <w:r w:rsidR="00AB008E">
        <w:t xml:space="preserve"> section.</w:t>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/api/tasks/123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285240A4" w:rsidR="00C31E9A" w:rsidRDefault="007643BC" w:rsidP="00E527EF">
      <w:pPr>
        <w:pStyle w:val="BodyTextCont"/>
      </w:pPr>
      <w:r>
        <w:t xml:space="preserve">We'll restrict the operation </w:t>
      </w:r>
      <w:r w:rsidR="00175017">
        <w:t xml:space="preserve">itself </w:t>
      </w:r>
      <w:r>
        <w:t xml:space="preserve">to 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lack a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6CFD3FF9" w14:textId="77777777" w:rsidR="00EA4849" w:rsidRPr="00EA4849" w:rsidRDefault="00EA4849" w:rsidP="00EA4849">
      <w:pPr>
        <w:pStyle w:val="Code"/>
      </w:pPr>
      <w:r w:rsidRPr="00EA4849">
        <w:t>using WebApi2Book.Data.Exceptions;</w:t>
      </w:r>
    </w:p>
    <w:p w14:paraId="4A8C3768" w14:textId="77777777" w:rsidR="00EA4849" w:rsidRPr="00EA4849" w:rsidRDefault="00EA4849" w:rsidP="00EA4849">
      <w:pPr>
        <w:pStyle w:val="Code"/>
      </w:pPr>
      <w:r w:rsidRPr="00EA4849">
        <w:t>using WebApi2Book.Data.SqlServer.QueryProcessors;</w:t>
      </w:r>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lastRenderedPageBreak/>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r w:rsidRPr="008B6A06">
        <w:rPr>
          <w:rStyle w:val="CodeInline"/>
        </w:rPr>
        <w:t>GetTask</w:t>
      </w:r>
      <w:r>
        <w:t xml:space="preserve"> uses the </w:t>
      </w:r>
      <w:r w:rsidRPr="008B6A06">
        <w:rPr>
          <w:rStyle w:val="CodeInline"/>
        </w:rPr>
        <w:t>ITaskByIdQueryProcessor</w:t>
      </w:r>
      <w:r>
        <w:t xml:space="preserve"> (which we added in the Activate a Task section, above) to fetch the entity. Then it uses the </w:t>
      </w:r>
      <w:r w:rsidRPr="008B6A06">
        <w:rPr>
          <w:rStyle w:val="CodeInline"/>
        </w:rPr>
        <w:t>IAutoMapper</w:t>
      </w:r>
      <w:r>
        <w:t xml:space="preserve"> to transfer the data to a service model object that can be returned in the response.</w:t>
      </w:r>
    </w:p>
    <w:p w14:paraId="0B762140" w14:textId="7CE9EE35" w:rsidR="00335AC3" w:rsidRDefault="009B7E75" w:rsidP="00C94F58">
      <w:pPr>
        <w:pStyle w:val="BodyTextCont"/>
      </w:pPr>
      <w:r>
        <w:t xml:space="preserve">To complete the basic scenario, add the following method to the </w:t>
      </w:r>
      <w:r w:rsidRPr="009B7E75">
        <w:rPr>
          <w:rStyle w:val="CodeInline"/>
        </w:rPr>
        <w:t>TasksController</w:t>
      </w:r>
      <w:r>
        <w:t>…</w:t>
      </w:r>
    </w:p>
    <w:p w14:paraId="22B19350" w14:textId="77777777" w:rsidR="009B7E75" w:rsidRPr="009B7E75" w:rsidRDefault="009B7E75" w:rsidP="009B7E75">
      <w:pPr>
        <w:pStyle w:val="Code"/>
      </w:pPr>
      <w:r w:rsidRPr="009B7E75">
        <w:t>[Route("{id:long}", Name = "GetTaskRoute")]</w:t>
      </w:r>
    </w:p>
    <w:p w14:paraId="116D2541" w14:textId="77777777" w:rsidR="009B7E75" w:rsidRPr="009B7E75" w:rsidRDefault="009B7E75" w:rsidP="009B7E75">
      <w:pPr>
        <w:pStyle w:val="Code"/>
      </w:pPr>
      <w:r w:rsidRPr="009B7E75">
        <w:t>public Task GetTask(long id)</w:t>
      </w:r>
    </w:p>
    <w:p w14:paraId="233AE324" w14:textId="77777777" w:rsidR="009B7E75" w:rsidRPr="009B7E75" w:rsidRDefault="009B7E75" w:rsidP="009B7E75">
      <w:pPr>
        <w:pStyle w:val="Code"/>
      </w:pPr>
      <w:r w:rsidRPr="009B7E75">
        <w:t>{</w:t>
      </w:r>
    </w:p>
    <w:p w14:paraId="25289C38" w14:textId="77777777" w:rsidR="009B7E75" w:rsidRPr="009B7E75" w:rsidRDefault="009B7E75" w:rsidP="009B7E75">
      <w:pPr>
        <w:pStyle w:val="Code"/>
      </w:pPr>
      <w:r w:rsidRPr="009B7E75">
        <w:t xml:space="preserve">    var task = _taskByIdInquiryProcessor.GetTask(id);</w:t>
      </w:r>
    </w:p>
    <w:p w14:paraId="21FDD667" w14:textId="77777777" w:rsidR="009B7E75" w:rsidRPr="009B7E75" w:rsidRDefault="009B7E75" w:rsidP="009B7E75">
      <w:pPr>
        <w:pStyle w:val="Code"/>
      </w:pPr>
      <w:r w:rsidRPr="009B7E75">
        <w:t xml:space="preserve">    return task;</w:t>
      </w:r>
    </w:p>
    <w:p w14:paraId="7AC463BF" w14:textId="221700E4" w:rsidR="009B7E75" w:rsidRDefault="009B7E75" w:rsidP="009B7E75">
      <w:pPr>
        <w:pStyle w:val="Code"/>
      </w:pPr>
      <w:r w:rsidRPr="009B7E75">
        <w:t>}</w:t>
      </w:r>
    </w:p>
    <w:p w14:paraId="5B339BE8" w14:textId="58BC0527" w:rsidR="009B7E75" w:rsidRDefault="009B7E75" w:rsidP="00C94F58">
      <w:pPr>
        <w:pStyle w:val="BodyTextCont"/>
      </w:pPr>
      <w:r>
        <w:t xml:space="preserve">… and also add an authorization filter to the controller to ensure that users have a 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r w:rsidRPr="009B7E75">
        <w:rPr>
          <w:rStyle w:val="CodeBold"/>
        </w:rPr>
        <w:t>[Authorize(Roles = Constants.RoleNames.JuniorWorker)]</w:t>
      </w:r>
    </w:p>
    <w:p w14:paraId="37A294F8" w14:textId="2765574F" w:rsidR="009B7E75" w:rsidRDefault="009B7E75" w:rsidP="009B7E75">
      <w:pPr>
        <w:pStyle w:val="Code"/>
      </w:pPr>
      <w:r w:rsidRPr="009B7E75">
        <w:lastRenderedPageBreak/>
        <w:t>public class TasksController : ApiController</w:t>
      </w:r>
    </w:p>
    <w:p w14:paraId="1477D53E" w14:textId="3DC2D4BB" w:rsidR="009B7E75" w:rsidRDefault="009B7E75" w:rsidP="00C94F58">
      <w:pPr>
        <w:pStyle w:val="BodyTextCont"/>
      </w:pPr>
      <w:r>
        <w:t xml:space="preserve">At this point, </w:t>
      </w:r>
      <w:r w:rsidRPr="009B7E75">
        <w:rPr>
          <w:rStyle w:val="CodeInline"/>
        </w:rPr>
        <w:t>[Authorize(Roles = Constants.RoleNames.Manager)]</w:t>
      </w:r>
      <w:r>
        <w:t xml:space="preserve"> is still decorating the </w:t>
      </w:r>
      <w:r w:rsidRPr="009B7E75">
        <w:rPr>
          <w:rStyle w:val="CodeInline"/>
        </w:rPr>
        <w:t>AddTask</w:t>
      </w:r>
      <w:r>
        <w:t xml:space="preserve"> method, because adding a task requires a manager role. </w:t>
      </w:r>
      <w:r w:rsidR="00F278DB">
        <w:t xml:space="preserve">This illustrates </w:t>
      </w:r>
      <w:r>
        <w:t>how the authorization filter with the narrower scope (the one on the method) overrides the one with the broader scope (the one on the class).</w:t>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p w14:paraId="466B46C3" w14:textId="272F92E6" w:rsidR="005746AF" w:rsidRDefault="005746AF" w:rsidP="00C94F58">
      <w:pPr>
        <w:pStyle w:val="BodyTextCont"/>
      </w:pPr>
      <w:r>
        <w:t xml:space="preserve">By convention, the framework uses </w:t>
      </w:r>
      <w:r w:rsidRPr="005746AF">
        <w:rPr>
          <w:rStyle w:val="CodeInline"/>
        </w:rPr>
        <w:t>ShouldSerialize*</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r w:rsidR="007921F8" w:rsidRPr="007921F8">
        <w:rPr>
          <w:rStyle w:val="CodeInline"/>
        </w:rPr>
        <w:t>ShouldSerializeAssignees</w:t>
      </w:r>
      <w:r>
        <w:t xml:space="preserve"> with the </w:t>
      </w:r>
      <w:r w:rsidRPr="005746AF">
        <w:rPr>
          <w:rStyle w:val="CodeInline"/>
        </w:rPr>
        <w:t>SetShouldSerializeAssignees</w:t>
      </w:r>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lastRenderedPageBreak/>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r w:rsidR="000675CD" w:rsidRPr="000675CD">
        <w:rPr>
          <w:rStyle w:val="CodeInline"/>
        </w:rPr>
        <w:t>WebApiApplication</w:t>
      </w:r>
      <w:r w:rsidR="000675CD">
        <w:t xml:space="preserve"> class and modify the </w:t>
      </w:r>
      <w:r w:rsidR="000675CD" w:rsidRPr="00457FE5">
        <w:rPr>
          <w:rStyle w:val="CodeInline"/>
        </w:rPr>
        <w:t>RegisterHandlers</w:t>
      </w:r>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457FE5" w:rsidRDefault="00457FE5" w:rsidP="00457FE5">
      <w:pPr>
        <w:pStyle w:val="Code"/>
      </w:pPr>
      <w:r w:rsidRPr="00457FE5">
        <w:t xml:space="preserve">    var userSession = WebContainerManager.Get&lt;IUserSession&gt;();</w:t>
      </w:r>
    </w:p>
    <w:p w14:paraId="4FC76B50" w14:textId="77777777" w:rsidR="00457FE5" w:rsidRPr="00457FE5" w:rsidRDefault="00457FE5" w:rsidP="00457FE5">
      <w:pPr>
        <w:pStyle w:val="Code"/>
      </w:pPr>
    </w:p>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p w14:paraId="228C326C" w14:textId="4ADDD00A" w:rsidR="00457FE5" w:rsidRDefault="00457FE5" w:rsidP="00457FE5">
      <w:pPr>
        <w:pStyle w:val="Code"/>
      </w:pPr>
      <w:r w:rsidRPr="00457FE5">
        <w:t>}</w:t>
      </w: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r w:rsidRPr="00FA0885">
        <w:rPr>
          <w:rStyle w:val="CodeInline"/>
        </w:rPr>
        <w:t>TaskDataSecurityMessageHandler</w:t>
      </w:r>
      <w:r w:rsidR="000675CD">
        <w:t xml:space="preserve"> implementation,</w:t>
      </w:r>
      <w:r>
        <w:t xml:space="preserve"> we see that it, like </w:t>
      </w:r>
      <w:r w:rsidRPr="00FA0885">
        <w:rPr>
          <w:rStyle w:val="CodeInline"/>
        </w:rPr>
        <w:t>BasicAuthenticationMessageHandler</w:t>
      </w:r>
      <w:r>
        <w:t xml:space="preserve">, derives from the ASP.NET Web API's </w:t>
      </w:r>
      <w:r w:rsidRPr="00FA0885">
        <w:rPr>
          <w:rStyle w:val="CodeInline"/>
        </w:rPr>
        <w:t>DelegatingHandler</w:t>
      </w:r>
      <w:r>
        <w:t xml:space="preserve"> base class. As with </w:t>
      </w:r>
      <w:r w:rsidRPr="00FA0885">
        <w:rPr>
          <w:rStyle w:val="CodeInline"/>
        </w:rPr>
        <w:t>BasicAuthenticationMessageHandler</w:t>
      </w:r>
      <w:r>
        <w:t xml:space="preserve">, it overrides </w:t>
      </w:r>
      <w:r w:rsidRPr="00FA0885">
        <w:rPr>
          <w:rStyle w:val="CodeInline"/>
        </w:rPr>
        <w:t>SendAsync</w:t>
      </w:r>
      <w:r>
        <w:t xml:space="preserve">. However, this time the implementation passes the request on </w:t>
      </w:r>
      <w:r w:rsidR="00AA1EE4">
        <w:t>down</w:t>
      </w:r>
      <w:r>
        <w:t xml:space="preserve"> the chain with a call to </w:t>
      </w:r>
      <w:r w:rsidRPr="00FA0885">
        <w:rPr>
          <w:rStyle w:val="CodeInline"/>
        </w:rPr>
        <w:t>base.SendAsync</w:t>
      </w:r>
      <w:r>
        <w:t xml:space="preserve"> without inspecting it first. That's because this handler is only interested in the response, and it's only going to act upon </w:t>
      </w:r>
      <w:r w:rsidR="00AA1EE4">
        <w:t>the response</w:t>
      </w:r>
      <w:r>
        <w:t xml:space="preserve"> if </w:t>
      </w:r>
      <w:r w:rsidRPr="00FA0885">
        <w:rPr>
          <w:rStyle w:val="CodeInline"/>
        </w:rPr>
        <w:t>CanHandleResponse</w:t>
      </w:r>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r w:rsidRPr="00AA1EE4">
        <w:rPr>
          <w:rStyle w:val="CodeInline"/>
        </w:rPr>
        <w:t>CanHandleResponse</w:t>
      </w:r>
      <w:r>
        <w:t xml:space="preserve"> indicates that the response contains task data, then </w:t>
      </w:r>
      <w:r w:rsidRPr="00AA1EE4">
        <w:rPr>
          <w:rStyle w:val="CodeInline"/>
        </w:rPr>
        <w:t>SendAsync</w:t>
      </w:r>
      <w:r>
        <w:t xml:space="preserve"> invokes </w:t>
      </w:r>
      <w:r w:rsidRPr="00AA1EE4">
        <w:rPr>
          <w:rStyle w:val="CodeInline"/>
        </w:rPr>
        <w:t>ApplySecurityToResponseData</w:t>
      </w:r>
      <w:r>
        <w:t xml:space="preserve">. It is here that the assignees are removed from the response if the user does not have a senior worker role. </w:t>
      </w:r>
      <w:r w:rsidR="00F92EC1" w:rsidRPr="00AA1EE4">
        <w:rPr>
          <w:rStyle w:val="CodeInline"/>
        </w:rPr>
        <w:t>ApplySecurityToResponseData</w:t>
      </w:r>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First, we'll test the functionality with bhogg's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lastRenderedPageBreak/>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jdoe's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important","StartDate":"2014-05-13T00:52:34","DueDate":null,"CreatedDate":"2014-05-10T19:02:52","CompletedDate":null,"Status":{"StatusId":2,"Name":"In Progress","Ordinal":1},"Links":[]}</w:t>
      </w:r>
    </w:p>
    <w:p w14:paraId="2284B27B" w14:textId="501BF5BA" w:rsidR="00F92EC1" w:rsidRDefault="00197ADF" w:rsidP="00C94F58">
      <w:pPr>
        <w:pStyle w:val="BodyTextCont"/>
      </w:pPr>
      <w:r>
        <w:t>Correct! User jdoe is only a junior worker, so the handler stripped the Assignees property 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77777777" w:rsidR="00335AC3" w:rsidRDefault="00335AC3" w:rsidP="004E5B64">
      <w:pPr>
        <w:pStyle w:val="BodyTextCont"/>
      </w:pPr>
    </w:p>
    <w:p w14:paraId="55ED348B" w14:textId="67212E8C" w:rsidR="00335AC3" w:rsidRDefault="00C31E9A" w:rsidP="004E5B64">
      <w:pPr>
        <w:pStyle w:val="BodyTextCont"/>
      </w:pPr>
      <w:commentRangeStart w:id="0"/>
      <w:r>
        <w:t>Hook in Jamie's NuGet handler</w:t>
      </w:r>
      <w:r w:rsidR="00725DD8">
        <w:t xml:space="preserve">. Configure it to run </w:t>
      </w:r>
      <w:r>
        <w:t xml:space="preserve">. </w:t>
      </w:r>
      <w:r w:rsidR="001958D6">
        <w:t>R</w:t>
      </w:r>
      <w:r>
        <w:t xml:space="preserve">un </w:t>
      </w:r>
      <w:r w:rsidR="00457FE5">
        <w:t>a few</w:t>
      </w:r>
      <w:r>
        <w:t xml:space="preserve"> of the demos</w:t>
      </w:r>
      <w:r w:rsidR="00457FE5">
        <w:t>,</w:t>
      </w:r>
      <w:r>
        <w:t xml:space="preserve"> this time with Bearer requests</w:t>
      </w:r>
      <w:r w:rsidR="00457FE5">
        <w:t>. S</w:t>
      </w:r>
      <w:r>
        <w:t>how</w:t>
      </w:r>
      <w:r w:rsidR="00457FE5">
        <w:t xml:space="preserve"> that</w:t>
      </w:r>
      <w:r>
        <w:t xml:space="preserve"> they work w/o any modification</w:t>
      </w:r>
      <w:r w:rsidR="00457FE5">
        <w:t xml:space="preserve"> to our existing code</w:t>
      </w:r>
      <w:r>
        <w:t>.</w:t>
      </w:r>
      <w:r w:rsidR="00C37490">
        <w:t xml:space="preserve"> Great way to showcase the framework's architecture to handle the "cross-cutting concern" of security.</w:t>
      </w:r>
      <w:commentRangeEnd w:id="0"/>
      <w:r w:rsidR="001958D6">
        <w:rPr>
          <w:rFonts w:asciiTheme="minorHAnsi" w:hAnsiTheme="minorHAnsi"/>
          <w:sz w:val="22"/>
        </w:rPr>
        <w:commentReference w:id="0"/>
      </w:r>
    </w:p>
    <w:p w14:paraId="711E36B3" w14:textId="77777777" w:rsidR="002B567F" w:rsidRDefault="002B567F" w:rsidP="004E5B64">
      <w:pPr>
        <w:pStyle w:val="BodyTextCont"/>
      </w:pPr>
    </w:p>
    <w:p w14:paraId="483C8FC9" w14:textId="77777777" w:rsidR="002B567F" w:rsidRDefault="002B567F" w:rsidP="004E5B64">
      <w:pPr>
        <w:pStyle w:val="BodyTextCont"/>
      </w:pPr>
    </w:p>
    <w:p w14:paraId="597BDC12" w14:textId="77777777" w:rsidR="00C31E9A" w:rsidRDefault="00C31E9A" w:rsidP="004E5B64">
      <w:pPr>
        <w:pStyle w:val="BodyTextCont"/>
      </w:pPr>
    </w:p>
    <w:p w14:paraId="7FB67946" w14:textId="09B73CB5" w:rsidR="00C31E9A" w:rsidRDefault="00C31E9A" w:rsidP="00C31E9A">
      <w:commentRangeStart w:id="1"/>
      <w:r w:rsidRPr="00FB2985">
        <w:t>*CORS (</w:t>
      </w:r>
      <w:r>
        <w:t xml:space="preserve">I recommend </w:t>
      </w:r>
      <w:r w:rsidRPr="00FB2985">
        <w:t>we wait until Ch9 for this, when we hook into the UI)</w:t>
      </w:r>
    </w:p>
    <w:p w14:paraId="0F134A50" w14:textId="1BB37049" w:rsidR="00C31E9A" w:rsidRPr="00FB2985" w:rsidRDefault="00C31E9A" w:rsidP="00C31E9A">
      <w:r w:rsidRPr="00FB2985">
        <w:t>*Certificates, which are required for SSL (optional</w:t>
      </w:r>
      <w:r w:rsidR="007643BC">
        <w:t xml:space="preserve"> - do we even want to bother with this?</w:t>
      </w:r>
      <w:r w:rsidRPr="00FB2985">
        <w:t>)</w:t>
      </w:r>
    </w:p>
    <w:p w14:paraId="72169D53" w14:textId="4214C6B3" w:rsidR="00C31E9A" w:rsidRPr="00FB2985" w:rsidRDefault="00C31E9A" w:rsidP="00C31E9A">
      <w:r w:rsidRPr="00FB2985">
        <w:t>*Require SSL attribute (optional</w:t>
      </w:r>
      <w:r w:rsidR="007643BC">
        <w:t xml:space="preserve"> - maybe just mention it</w:t>
      </w:r>
      <w:r w:rsidRPr="00FB2985">
        <w:t>)</w:t>
      </w:r>
    </w:p>
    <w:p w14:paraId="689E772E" w14:textId="77777777" w:rsidR="00C31E9A" w:rsidRDefault="00C31E9A" w:rsidP="00C31E9A">
      <w:r w:rsidRPr="00FB2985">
        <w:lastRenderedPageBreak/>
        <w:t>* CSRF???</w:t>
      </w:r>
      <w:r>
        <w:t xml:space="preserve"> What are you planning to do about this? Is this just a sidebar somewhere</w:t>
      </w:r>
      <w:commentRangeEnd w:id="1"/>
      <w:r w:rsidR="00C37490">
        <w:commentReference w:id="1"/>
      </w:r>
    </w:p>
    <w:p w14:paraId="1657715C" w14:textId="77777777" w:rsidR="00C31E9A" w:rsidRDefault="00C31E9A"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rPr>
          <w:ins w:id="2" w:author="Brian Wortman" w:date="2014-05-14T14:20:00Z"/>
        </w:rPr>
      </w:pPr>
      <w:r>
        <w:t>Summary</w:t>
      </w:r>
    </w:p>
    <w:p w14:paraId="3B53DEFB" w14:textId="240003DA" w:rsidR="00B16DEE" w:rsidRDefault="00101DB9" w:rsidP="00101DB9">
      <w:r>
        <w:t>Can use this from the ch7 intro as a starting point:</w:t>
      </w:r>
    </w:p>
    <w:p w14:paraId="2FA07D77" w14:textId="77777777" w:rsidR="00101DB9" w:rsidRDefault="00101DB9" w:rsidP="00101DB9">
      <w:pPr>
        <w:pStyle w:val="BodyTextFirst"/>
      </w:pPr>
      <w:r w:rsidRPr="00130755">
        <w:t xml:space="preserve">In the previous chapter, </w:t>
      </w:r>
      <w:r>
        <w:t>after a brief introduction to the concepts of authentication and authorization, we</w:t>
      </w:r>
      <w:r w:rsidRPr="00130755">
        <w:t xml:space="preserve"> </w:t>
      </w:r>
      <w:r>
        <w:t>added security to the task-management service. We began by applying an author</w:t>
      </w:r>
      <w:bookmarkStart w:id="3" w:name="_GoBack"/>
      <w:bookmarkEnd w:id="3"/>
      <w:r>
        <w:t xml:space="preserve">ization filter to secure the </w:t>
      </w:r>
      <w:r w:rsidRPr="00314E71">
        <w:rPr>
          <w:rStyle w:val="CodeInline"/>
        </w:rPr>
        <w:t>AddTask</w:t>
      </w:r>
      <w:r>
        <w:t xml:space="preserve"> method, and complemented this by implementing a custom message handler supporting Basic authentication. After that, we implemented several scenarios (continuing with the theme of security) to further develop our application's functional capabilities and to demonstrate various ASP.NET Web API features (e.g., global exception handling of custom exceptions, scoping of filter attributes, serialization control, async filters). We wrapped things up by adding support for token-based security.</w:t>
      </w:r>
    </w:p>
    <w:p w14:paraId="4FA264C0" w14:textId="77777777" w:rsidR="00101DB9" w:rsidRPr="00B16DEE" w:rsidRDefault="00101DB9" w:rsidP="00101DB9"/>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ian Wortman" w:date="2014-05-13T11:47:00Z" w:initials="BW">
    <w:p w14:paraId="2F8E3281" w14:textId="19E95D59" w:rsidR="00B16DEE" w:rsidRDefault="00B16DEE">
      <w:r>
        <w:annotationRef/>
      </w:r>
      <w:r>
        <w:t>Jamie, can you get this? Configure in WebApiApplication.</w:t>
      </w:r>
      <w:r w:rsidRPr="001958D6">
        <w:t>RegisterHandlers</w:t>
      </w:r>
      <w:r>
        <w:t>.</w:t>
      </w:r>
    </w:p>
  </w:comment>
  <w:comment w:id="1" w:author="Brian Wortman" w:date="2014-05-12T22:26:00Z" w:initials="BW">
    <w:p w14:paraId="1478125A" w14:textId="7CD9950F" w:rsidR="00B16DEE" w:rsidRDefault="00B16DEE">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8E3281" w15:done="0"/>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746804" w14:textId="77777777" w:rsidR="00C564E3" w:rsidRDefault="00C564E3">
      <w:r>
        <w:separator/>
      </w:r>
    </w:p>
  </w:endnote>
  <w:endnote w:type="continuationSeparator" w:id="0">
    <w:p w14:paraId="35F792CF" w14:textId="77777777" w:rsidR="00C564E3" w:rsidRDefault="00C56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C0BA34AE-777C-4E0E-8B94-AB9040932675}"/>
    <w:embedBold r:id="rId2" w:fontKey="{6DFF4209-C4A0-47A1-B6A7-E708034821D6}"/>
    <w:embedItalic r:id="rId3" w:fontKey="{39FD4F60-D61A-4EA2-9F8A-11E9DC82079A}"/>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D7C0492A-3235-4292-88FA-E8F2818E8BA4}"/>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9D3CB94B-0305-4658-B144-5EC0034660BB}"/>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DE3DDA37-A64C-4C78-8E69-72F6155FF755}"/>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B4184704-994D-40BC-A9D7-D239978FF33F}"/>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E9753C9E-D2C5-4A1E-950F-D413E1D0E55D}"/>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B16DEE" w:rsidRPr="00222F70" w:rsidRDefault="00B16DEE">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01DB9">
      <w:rPr>
        <w:rStyle w:val="PageNumber"/>
        <w:noProof/>
      </w:rPr>
      <w:t>32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B16DEE" w:rsidRPr="00222F70" w:rsidRDefault="00B16DEE"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01DB9">
      <w:rPr>
        <w:rStyle w:val="PageNumber"/>
        <w:noProof/>
      </w:rPr>
      <w:t>33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B16DEE" w:rsidRDefault="00B16DEE"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01DB9">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CDE843" w14:textId="77777777" w:rsidR="00C564E3" w:rsidRDefault="00C564E3">
      <w:r>
        <w:separator/>
      </w:r>
    </w:p>
  </w:footnote>
  <w:footnote w:type="continuationSeparator" w:id="0">
    <w:p w14:paraId="689D9B82" w14:textId="77777777" w:rsidR="00C564E3" w:rsidRDefault="00C564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B16DEE" w:rsidRPr="003C7D0E" w:rsidRDefault="00B16DEE"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B16DEE" w:rsidRPr="002A45BE" w:rsidRDefault="00B16DEE"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B16DEE" w:rsidRDefault="00B16DEE"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B16DEE" w:rsidRPr="00B44665" w:rsidRDefault="00B16DEE"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07991"/>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675CD"/>
    <w:rsid w:val="00074D79"/>
    <w:rsid w:val="00082B8F"/>
    <w:rsid w:val="000847CC"/>
    <w:rsid w:val="00086F89"/>
    <w:rsid w:val="000911BB"/>
    <w:rsid w:val="000912A2"/>
    <w:rsid w:val="0009547A"/>
    <w:rsid w:val="00096521"/>
    <w:rsid w:val="000A0F0B"/>
    <w:rsid w:val="000A6731"/>
    <w:rsid w:val="000B0E13"/>
    <w:rsid w:val="000B11E6"/>
    <w:rsid w:val="000B18A4"/>
    <w:rsid w:val="000B202B"/>
    <w:rsid w:val="000B50EE"/>
    <w:rsid w:val="000B5475"/>
    <w:rsid w:val="000C0458"/>
    <w:rsid w:val="000C3E09"/>
    <w:rsid w:val="000C59CA"/>
    <w:rsid w:val="000C6E91"/>
    <w:rsid w:val="000C7418"/>
    <w:rsid w:val="000D5E2C"/>
    <w:rsid w:val="000D620C"/>
    <w:rsid w:val="000D725C"/>
    <w:rsid w:val="000E1D25"/>
    <w:rsid w:val="000E3A99"/>
    <w:rsid w:val="000F29E1"/>
    <w:rsid w:val="000F2A76"/>
    <w:rsid w:val="000F32AF"/>
    <w:rsid w:val="00100B19"/>
    <w:rsid w:val="00101DB9"/>
    <w:rsid w:val="00102A9A"/>
    <w:rsid w:val="0010365F"/>
    <w:rsid w:val="00104E86"/>
    <w:rsid w:val="0010511B"/>
    <w:rsid w:val="00106531"/>
    <w:rsid w:val="00110A08"/>
    <w:rsid w:val="00111A42"/>
    <w:rsid w:val="00113CD3"/>
    <w:rsid w:val="00114845"/>
    <w:rsid w:val="001176CB"/>
    <w:rsid w:val="001208AB"/>
    <w:rsid w:val="0012387C"/>
    <w:rsid w:val="00125CC5"/>
    <w:rsid w:val="00130520"/>
    <w:rsid w:val="00130F30"/>
    <w:rsid w:val="00131826"/>
    <w:rsid w:val="00131858"/>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70CD"/>
    <w:rsid w:val="0017725E"/>
    <w:rsid w:val="0017784C"/>
    <w:rsid w:val="0017785E"/>
    <w:rsid w:val="00177B3B"/>
    <w:rsid w:val="00184D83"/>
    <w:rsid w:val="00186BEC"/>
    <w:rsid w:val="00192A8B"/>
    <w:rsid w:val="00192F92"/>
    <w:rsid w:val="00193DF1"/>
    <w:rsid w:val="0019452D"/>
    <w:rsid w:val="00195810"/>
    <w:rsid w:val="001958D6"/>
    <w:rsid w:val="0019783E"/>
    <w:rsid w:val="00197ADF"/>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E7AF5"/>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4CEE"/>
    <w:rsid w:val="00276249"/>
    <w:rsid w:val="0028311F"/>
    <w:rsid w:val="00283215"/>
    <w:rsid w:val="00285A1A"/>
    <w:rsid w:val="00286880"/>
    <w:rsid w:val="00291480"/>
    <w:rsid w:val="002945EA"/>
    <w:rsid w:val="0029478E"/>
    <w:rsid w:val="002954BE"/>
    <w:rsid w:val="002972EC"/>
    <w:rsid w:val="00297C33"/>
    <w:rsid w:val="00297E79"/>
    <w:rsid w:val="002A2369"/>
    <w:rsid w:val="002A2819"/>
    <w:rsid w:val="002A3080"/>
    <w:rsid w:val="002A337D"/>
    <w:rsid w:val="002A45BE"/>
    <w:rsid w:val="002A4FAE"/>
    <w:rsid w:val="002A7121"/>
    <w:rsid w:val="002A72D9"/>
    <w:rsid w:val="002A731E"/>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183"/>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7043"/>
    <w:rsid w:val="003A7DD3"/>
    <w:rsid w:val="003B44EB"/>
    <w:rsid w:val="003B5643"/>
    <w:rsid w:val="003C0B77"/>
    <w:rsid w:val="003C29C7"/>
    <w:rsid w:val="003C5AA3"/>
    <w:rsid w:val="003C63DA"/>
    <w:rsid w:val="003C700B"/>
    <w:rsid w:val="003C7D0E"/>
    <w:rsid w:val="003D2445"/>
    <w:rsid w:val="003D318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1C0A"/>
    <w:rsid w:val="004940D0"/>
    <w:rsid w:val="00496522"/>
    <w:rsid w:val="0049757A"/>
    <w:rsid w:val="004A3D15"/>
    <w:rsid w:val="004A5621"/>
    <w:rsid w:val="004A6112"/>
    <w:rsid w:val="004A6E34"/>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5B64"/>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25BDC"/>
    <w:rsid w:val="00526A58"/>
    <w:rsid w:val="00532571"/>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5C9A"/>
    <w:rsid w:val="00577A7F"/>
    <w:rsid w:val="0058270C"/>
    <w:rsid w:val="005856B4"/>
    <w:rsid w:val="005862A4"/>
    <w:rsid w:val="005902C5"/>
    <w:rsid w:val="005937AD"/>
    <w:rsid w:val="005957E5"/>
    <w:rsid w:val="005A0499"/>
    <w:rsid w:val="005A055B"/>
    <w:rsid w:val="005B20ED"/>
    <w:rsid w:val="005B300D"/>
    <w:rsid w:val="005C35C4"/>
    <w:rsid w:val="005C3EAB"/>
    <w:rsid w:val="005C40BF"/>
    <w:rsid w:val="005D030C"/>
    <w:rsid w:val="005D500D"/>
    <w:rsid w:val="005D5C62"/>
    <w:rsid w:val="005D6BB5"/>
    <w:rsid w:val="005E22AF"/>
    <w:rsid w:val="005E3D28"/>
    <w:rsid w:val="005E3FBB"/>
    <w:rsid w:val="005E4591"/>
    <w:rsid w:val="005F2464"/>
    <w:rsid w:val="005F2534"/>
    <w:rsid w:val="005F5464"/>
    <w:rsid w:val="005F7F62"/>
    <w:rsid w:val="00600037"/>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4651"/>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5956"/>
    <w:rsid w:val="007E5F6F"/>
    <w:rsid w:val="007E6C58"/>
    <w:rsid w:val="007E7262"/>
    <w:rsid w:val="007F07EF"/>
    <w:rsid w:val="007F0CA0"/>
    <w:rsid w:val="007F3E5F"/>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2A5E"/>
    <w:rsid w:val="008B368C"/>
    <w:rsid w:val="008B6A06"/>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A0C00"/>
    <w:rsid w:val="009A2B34"/>
    <w:rsid w:val="009A3656"/>
    <w:rsid w:val="009A4879"/>
    <w:rsid w:val="009A4AF5"/>
    <w:rsid w:val="009A501F"/>
    <w:rsid w:val="009B00AB"/>
    <w:rsid w:val="009B094C"/>
    <w:rsid w:val="009B2239"/>
    <w:rsid w:val="009B4A21"/>
    <w:rsid w:val="009B4DE1"/>
    <w:rsid w:val="009B7E75"/>
    <w:rsid w:val="009B7F49"/>
    <w:rsid w:val="009C41A5"/>
    <w:rsid w:val="009C4AF0"/>
    <w:rsid w:val="009C5680"/>
    <w:rsid w:val="009C6F5B"/>
    <w:rsid w:val="009D0233"/>
    <w:rsid w:val="009D04EF"/>
    <w:rsid w:val="009D0E71"/>
    <w:rsid w:val="009E161B"/>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523B"/>
    <w:rsid w:val="00B3039C"/>
    <w:rsid w:val="00B30B8A"/>
    <w:rsid w:val="00B32235"/>
    <w:rsid w:val="00B32559"/>
    <w:rsid w:val="00B32E58"/>
    <w:rsid w:val="00B33183"/>
    <w:rsid w:val="00B3338D"/>
    <w:rsid w:val="00B44665"/>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2CDA"/>
    <w:rsid w:val="00C02DC5"/>
    <w:rsid w:val="00C04309"/>
    <w:rsid w:val="00C10794"/>
    <w:rsid w:val="00C10FAD"/>
    <w:rsid w:val="00C128CF"/>
    <w:rsid w:val="00C151CE"/>
    <w:rsid w:val="00C1561C"/>
    <w:rsid w:val="00C16CBF"/>
    <w:rsid w:val="00C20438"/>
    <w:rsid w:val="00C2235D"/>
    <w:rsid w:val="00C258E7"/>
    <w:rsid w:val="00C25FAE"/>
    <w:rsid w:val="00C31E9A"/>
    <w:rsid w:val="00C330FF"/>
    <w:rsid w:val="00C332FD"/>
    <w:rsid w:val="00C33B02"/>
    <w:rsid w:val="00C37490"/>
    <w:rsid w:val="00C40754"/>
    <w:rsid w:val="00C4186C"/>
    <w:rsid w:val="00C42BE8"/>
    <w:rsid w:val="00C441C9"/>
    <w:rsid w:val="00C4458D"/>
    <w:rsid w:val="00C448FC"/>
    <w:rsid w:val="00C456A1"/>
    <w:rsid w:val="00C47A19"/>
    <w:rsid w:val="00C503D6"/>
    <w:rsid w:val="00C5159F"/>
    <w:rsid w:val="00C52124"/>
    <w:rsid w:val="00C54EAA"/>
    <w:rsid w:val="00C564E3"/>
    <w:rsid w:val="00C5712D"/>
    <w:rsid w:val="00C63D1F"/>
    <w:rsid w:val="00C71F4F"/>
    <w:rsid w:val="00C73297"/>
    <w:rsid w:val="00C7374E"/>
    <w:rsid w:val="00C7732B"/>
    <w:rsid w:val="00C81D7B"/>
    <w:rsid w:val="00C911EE"/>
    <w:rsid w:val="00C949A3"/>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564F"/>
    <w:rsid w:val="00EB773D"/>
    <w:rsid w:val="00EC2A38"/>
    <w:rsid w:val="00EC36F2"/>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1A1D"/>
    <w:rsid w:val="00F224C2"/>
    <w:rsid w:val="00F232E2"/>
    <w:rsid w:val="00F247F5"/>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B16DEE"/>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B16DEE"/>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B16DEE"/>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B16DEE"/>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B16DEE"/>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B16DEE"/>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B16DE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16DEE"/>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B16DEE"/>
    <w:pPr>
      <w:keepLines/>
      <w:numPr>
        <w:numId w:val="4"/>
      </w:numPr>
      <w:spacing w:before="120" w:after="120" w:line="240" w:lineRule="auto"/>
      <w:ind w:right="864"/>
    </w:pPr>
    <w:rPr>
      <w:rFonts w:ascii="Utopia" w:hAnsi="Utopia"/>
      <w:sz w:val="18"/>
    </w:rPr>
  </w:style>
  <w:style w:type="character" w:customStyle="1" w:styleId="CodeBold">
    <w:name w:val="Code Bold"/>
    <w:rsid w:val="00B16DEE"/>
    <w:rPr>
      <w:rFonts w:ascii="TheSansMonoConBlack" w:hAnsi="TheSansMonoConBlack"/>
      <w:sz w:val="18"/>
    </w:rPr>
  </w:style>
  <w:style w:type="paragraph" w:customStyle="1" w:styleId="ChapterNumber">
    <w:name w:val="Chapter Number"/>
    <w:next w:val="Normal"/>
    <w:autoRedefine/>
    <w:qFormat/>
    <w:rsid w:val="00B16DEE"/>
    <w:pPr>
      <w:keepNext/>
      <w:spacing w:after="240"/>
    </w:pPr>
    <w:rPr>
      <w:rFonts w:ascii="Arial" w:hAnsi="Arial"/>
      <w:b/>
      <w:caps/>
      <w:sz w:val="28"/>
      <w:szCs w:val="28"/>
    </w:rPr>
  </w:style>
  <w:style w:type="paragraph" w:customStyle="1" w:styleId="ChapterTitle">
    <w:name w:val="Chapter Title"/>
    <w:next w:val="Normal"/>
    <w:rsid w:val="00B16DEE"/>
    <w:pPr>
      <w:spacing w:before="240" w:after="1200"/>
    </w:pPr>
    <w:rPr>
      <w:rFonts w:ascii="Arial Narrow" w:hAnsi="Arial Narrow"/>
      <w:b/>
      <w:sz w:val="60"/>
      <w:szCs w:val="48"/>
    </w:rPr>
  </w:style>
  <w:style w:type="paragraph" w:customStyle="1" w:styleId="FigureCaption">
    <w:name w:val="Figure Caption"/>
    <w:next w:val="Normal"/>
    <w:qFormat/>
    <w:rsid w:val="00B16DEE"/>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B16DEE"/>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B16DEE"/>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B16DEE"/>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B16DEE"/>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B16DEE"/>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B16DEE"/>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B16DEE"/>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B16DEE"/>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B16DEE"/>
    <w:pPr>
      <w:spacing w:before="120" w:after="120"/>
      <w:contextualSpacing/>
    </w:pPr>
    <w:rPr>
      <w:rFonts w:ascii="Utopia" w:hAnsi="Utopia"/>
      <w:sz w:val="18"/>
    </w:rPr>
  </w:style>
  <w:style w:type="paragraph" w:customStyle="1" w:styleId="TableCaption">
    <w:name w:val="Table Caption"/>
    <w:basedOn w:val="FigureCaption"/>
    <w:next w:val="Normal"/>
    <w:qFormat/>
    <w:rsid w:val="00B16DEE"/>
    <w:pPr>
      <w:spacing w:after="120"/>
    </w:pPr>
  </w:style>
  <w:style w:type="paragraph" w:customStyle="1" w:styleId="TableHead">
    <w:name w:val="Table Head"/>
    <w:next w:val="Normal"/>
    <w:rsid w:val="00B16DEE"/>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B16DEE"/>
    <w:pPr>
      <w:spacing w:before="60" w:after="240"/>
      <w:contextualSpacing/>
    </w:pPr>
    <w:rPr>
      <w:rFonts w:ascii="Utopia" w:hAnsi="Utopia"/>
      <w:i/>
      <w:sz w:val="18"/>
    </w:rPr>
  </w:style>
  <w:style w:type="table" w:styleId="TableGrid">
    <w:name w:val="Table Grid"/>
    <w:basedOn w:val="TableNormal"/>
    <w:rsid w:val="00B16DEE"/>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B16DEE"/>
    <w:pPr>
      <w:numPr>
        <w:numId w:val="0"/>
      </w:numPr>
      <w:ind w:left="864"/>
    </w:pPr>
  </w:style>
  <w:style w:type="paragraph" w:customStyle="1" w:styleId="NumList">
    <w:name w:val="Num List"/>
    <w:basedOn w:val="Normal"/>
    <w:rsid w:val="00B16DEE"/>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B16DEE"/>
    <w:pPr>
      <w:spacing w:before="0"/>
      <w:ind w:left="0" w:right="0"/>
      <w:jc w:val="right"/>
    </w:pPr>
    <w:rPr>
      <w:i w:val="0"/>
    </w:rPr>
  </w:style>
  <w:style w:type="paragraph" w:customStyle="1" w:styleId="ExerciseHead">
    <w:name w:val="Exercise Head"/>
    <w:basedOn w:val="Normal"/>
    <w:next w:val="Normal"/>
    <w:rsid w:val="00B16DEE"/>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B16DEE"/>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B16DEE"/>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B16DEE"/>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B16DEE"/>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B16DEE"/>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B16DEE"/>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B16DEE"/>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B16DEE"/>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B16DEE"/>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B16DEE"/>
  </w:style>
  <w:style w:type="paragraph" w:customStyle="1" w:styleId="SideBarSubhead">
    <w:name w:val="Side Bar Subhead"/>
    <w:basedOn w:val="Normal"/>
    <w:rsid w:val="00B16DEE"/>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B16DEE"/>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B16DEE"/>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B16DEE"/>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B16DEE"/>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B16DEE"/>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B16DEE"/>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B16DEE"/>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B16DEE"/>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B16DEE"/>
    <w:pPr>
      <w:spacing w:before="120" w:after="120"/>
    </w:pPr>
    <w:rPr>
      <w:rFonts w:ascii="Arial" w:hAnsi="Arial"/>
      <w:sz w:val="18"/>
    </w:rPr>
  </w:style>
  <w:style w:type="paragraph" w:styleId="Revision">
    <w:name w:val="Revision"/>
    <w:hidden/>
    <w:uiPriority w:val="99"/>
    <w:semiHidden/>
    <w:rsid w:val="00B16DEE"/>
    <w:rPr>
      <w:rFonts w:ascii="Calibri" w:eastAsia="Calibri" w:hAnsi="Calibri"/>
      <w:sz w:val="22"/>
      <w:szCs w:val="22"/>
    </w:rPr>
  </w:style>
  <w:style w:type="character" w:styleId="IntenseEmphasis">
    <w:name w:val="Intense Emphasis"/>
    <w:basedOn w:val="DefaultParagraphFont"/>
    <w:uiPriority w:val="21"/>
    <w:qFormat/>
    <w:rsid w:val="00B16DEE"/>
    <w:rPr>
      <w:b/>
      <w:bCs/>
      <w:i/>
      <w:iCs/>
      <w:color w:val="auto"/>
    </w:rPr>
  </w:style>
  <w:style w:type="character" w:styleId="Emphasis">
    <w:name w:val="Emphasis"/>
    <w:basedOn w:val="DefaultParagraphFont"/>
    <w:qFormat/>
    <w:rsid w:val="00B16DEE"/>
    <w:rPr>
      <w:i/>
      <w:iCs/>
    </w:rPr>
  </w:style>
  <w:style w:type="character" w:styleId="Strong">
    <w:name w:val="Strong"/>
    <w:basedOn w:val="DefaultParagraphFont"/>
    <w:qFormat/>
    <w:rsid w:val="00B16DEE"/>
    <w:rPr>
      <w:b/>
      <w:bCs/>
    </w:rPr>
  </w:style>
  <w:style w:type="paragraph" w:styleId="Subtitle">
    <w:name w:val="Subtitle"/>
    <w:basedOn w:val="Normal"/>
    <w:next w:val="Normal"/>
    <w:link w:val="SubtitleChar"/>
    <w:qFormat/>
    <w:rsid w:val="00B16DEE"/>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B16DEE"/>
    <w:rPr>
      <w:rFonts w:ascii="ZapfDingbats" w:hAnsi="ZapfDingbats"/>
      <w:color w:val="auto"/>
      <w:szCs w:val="24"/>
    </w:rPr>
  </w:style>
  <w:style w:type="paragraph" w:customStyle="1" w:styleId="Code">
    <w:name w:val="Code"/>
    <w:basedOn w:val="Normal"/>
    <w:link w:val="CodeChar"/>
    <w:qFormat/>
    <w:rsid w:val="00B16DEE"/>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B16DEE"/>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C50C4A6F-4F51-4AD7-B67D-EF31DB74A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1733</TotalTime>
  <Pages>35</Pages>
  <Words>10295</Words>
  <Characters>58682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68840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34</cp:revision>
  <cp:lastPrinted>2012-09-27T18:23:00Z</cp:lastPrinted>
  <dcterms:created xsi:type="dcterms:W3CDTF">2014-05-08T00:18:00Z</dcterms:created>
  <dcterms:modified xsi:type="dcterms:W3CDTF">2014-05-14T18:51:00Z</dcterms:modified>
</cp:coreProperties>
</file>