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everyday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third-party token issuers are involved (e.g., OpenID</w:t>
            </w:r>
            <w:r w:rsidR="00C10F64">
              <w:t>, OAuth</w:t>
            </w:r>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We trust that if you decide to implement Basic authentication on your own ASP.NET Web API services, you will enable suport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r w:rsidR="00A95C77">
        <w:t>u</w:t>
      </w:r>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1757D0"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B54155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r w:rsidR="000A09A7" w:rsidRPr="001757D0">
        <w:rPr>
          <w:rStyle w:val="CodeInline"/>
        </w:rPr>
        <w:t>System.Web.Http</w:t>
      </w:r>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lastRenderedPageBreak/>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lastRenderedPageBreak/>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lastRenderedPageBreak/>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lastRenderedPageBreak/>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lastRenderedPageBreak/>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lastRenderedPageBreak/>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4DE07FFE" w14:textId="389B0B64" w:rsidR="00C038F1" w:rsidRDefault="00C038F1" w:rsidP="00774EC5">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simply returns the response</w:t>
      </w:r>
      <w:r w:rsidR="00E23341">
        <w:t>.</w:t>
      </w:r>
      <w:r w:rsidR="00B8148D">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lastRenderedPageBreak/>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lastRenderedPageBreak/>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r w:rsidR="001757EE">
        <w:t>, as the AddTask controller action requires the user be in the Manager role</w:t>
      </w:r>
      <w:r w:rsidR="00A037C0">
        <w:t xml:space="preserve">.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lastRenderedPageBreak/>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r w:rsidR="00513167" w:rsidRPr="00E23341">
        <w:rPr>
          <w:rStyle w:val="CodeInline"/>
        </w:rPr>
        <w:t>ITaskByIdQueryProcessor</w:t>
      </w:r>
      <w:r w:rsidR="00513167">
        <w:t xml:space="preserve"> interface is </w:t>
      </w:r>
      <w:r w:rsidR="005C44C7">
        <w:t>in the WebApi2Book.Data project, while its implementation is in the WebApi2Book.Data.SqlServer project (within the QueryProcessors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lastRenderedPageBreak/>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w:t>
      </w:r>
      <w:r w:rsidR="005C44C7">
        <w:t>fairly</w:t>
      </w:r>
      <w:r w:rsidR="0082176D">
        <w:t xml:space="preserve"> trivial</w:t>
      </w:r>
      <w:r w:rsidR="005C44C7">
        <w:t>, performing a simple get against the database by taskId.</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lastRenderedPageBreak/>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lastRenderedPageBreak/>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lastRenderedPageBreak/>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rPr>
          <w:ins w:id="0" w:author="Brian Wortman" w:date="2014-05-20T20:38:00Z"/>
        </w:rPr>
      </w:pPr>
      <w:r w:rsidRPr="00491C0A">
        <w:t xml:space="preserve">    </w:t>
      </w:r>
      <w:r>
        <w:t xml:space="preserve">    </w:t>
      </w:r>
      <w:ins w:id="1" w:author="Brian Wortman" w:date="2014-05-20T20:38:00Z">
        <w:r w:rsidR="001107FE" w:rsidRPr="001107FE">
          <w:t>[HttpPost]</w:t>
        </w:r>
      </w:ins>
    </w:p>
    <w:p w14:paraId="67EC25DA" w14:textId="65D9E456" w:rsidR="002A4FAE" w:rsidRPr="00491C0A" w:rsidRDefault="001107FE" w:rsidP="002A4FAE">
      <w:pPr>
        <w:pStyle w:val="Code"/>
      </w:pPr>
      <w:ins w:id="2" w:author="Brian Wortman" w:date="2014-05-20T20:38:00Z">
        <w:r>
          <w:t xml:space="preserve">        </w:t>
        </w:r>
      </w:ins>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lastRenderedPageBreak/>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lastRenderedPageBreak/>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lastRenderedPageBreak/>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rPr>
          <w:ins w:id="3" w:author="Brian Wortman" w:date="2014-05-20T20:38:00Z"/>
        </w:rPr>
      </w:pPr>
      <w:r w:rsidRPr="004136DA">
        <w:t xml:space="preserve">        </w:t>
      </w:r>
      <w:ins w:id="4" w:author="Brian Wortman" w:date="2014-05-20T20:38:00Z">
        <w:r w:rsidR="001107FE" w:rsidRPr="001107FE">
          <w:t>[HttpPost]</w:t>
        </w:r>
      </w:ins>
    </w:p>
    <w:p w14:paraId="728ACD62" w14:textId="01256E81" w:rsidR="004136DA" w:rsidRPr="004136DA" w:rsidRDefault="001107FE" w:rsidP="004136DA">
      <w:pPr>
        <w:pStyle w:val="Code"/>
      </w:pPr>
      <w:ins w:id="5" w:author="Brian Wortman" w:date="2014-05-20T20:38:00Z">
        <w:r>
          <w:t xml:space="preserve">        </w:t>
        </w:r>
      </w:ins>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rPr>
          <w:ins w:id="6" w:author="Brian Wortman" w:date="2014-05-20T20:38:00Z"/>
        </w:rPr>
      </w:pPr>
      <w:r w:rsidRPr="004136DA">
        <w:t xml:space="preserve">        </w:t>
      </w:r>
      <w:ins w:id="7" w:author="Brian Wortman" w:date="2014-05-20T20:38:00Z">
        <w:r w:rsidR="001107FE" w:rsidRPr="001107FE">
          <w:t>[HttpPost]</w:t>
        </w:r>
      </w:ins>
    </w:p>
    <w:p w14:paraId="13A13452" w14:textId="13BFA585" w:rsidR="004136DA" w:rsidRPr="004136DA" w:rsidRDefault="001107FE" w:rsidP="004136DA">
      <w:pPr>
        <w:pStyle w:val="Code"/>
      </w:pPr>
      <w:ins w:id="8" w:author="Brian Wortman" w:date="2014-05-20T20:38:00Z">
        <w:r>
          <w:t xml:space="preserve">        </w:t>
        </w:r>
      </w:ins>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lastRenderedPageBreak/>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lastRenderedPageBreak/>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lastRenderedPageBreak/>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lastRenderedPageBreak/>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rPr>
          <w:ins w:id="9" w:author="Brian Wortman" w:date="2014-05-20T20:39:00Z"/>
        </w:rPr>
      </w:pPr>
    </w:p>
    <w:p w14:paraId="6E40F4BB" w14:textId="59AA6374" w:rsidR="001107FE" w:rsidRPr="007C377A" w:rsidRDefault="001107FE" w:rsidP="007C377A">
      <w:pPr>
        <w:pStyle w:val="Code"/>
      </w:pPr>
      <w:ins w:id="10" w:author="Brian Wortman" w:date="2014-05-20T20:39:00Z">
        <w:r>
          <w:t xml:space="preserve">        </w:t>
        </w:r>
        <w:r w:rsidRPr="001107FE">
          <w:t>[HttpPost]</w:t>
        </w:r>
      </w:ins>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rPr>
          <w:ins w:id="11" w:author="Brian Wortman" w:date="2014-05-20T20:39:00Z"/>
        </w:rPr>
      </w:pPr>
    </w:p>
    <w:p w14:paraId="78B62CE8" w14:textId="53526EB7" w:rsidR="001107FE" w:rsidRPr="007C377A" w:rsidRDefault="001107FE" w:rsidP="007C377A">
      <w:pPr>
        <w:pStyle w:val="Code"/>
      </w:pPr>
      <w:ins w:id="12" w:author="Brian Wortman" w:date="2014-05-20T20:39:00Z">
        <w:r>
          <w:t xml:space="preserve">        </w:t>
        </w:r>
        <w:r w:rsidRPr="001107FE">
          <w:t>[HttpPost]</w:t>
        </w:r>
      </w:ins>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rPr>
          <w:ins w:id="13" w:author="Brian Wortman" w:date="2014-05-20T20:39:00Z"/>
        </w:rPr>
      </w:pPr>
    </w:p>
    <w:p w14:paraId="1C6E405E" w14:textId="5C7254D0" w:rsidR="001107FE" w:rsidRPr="007C377A" w:rsidRDefault="001107FE" w:rsidP="007C377A">
      <w:pPr>
        <w:pStyle w:val="Code"/>
      </w:pPr>
      <w:ins w:id="14" w:author="Brian Wortman" w:date="2014-05-20T20:39:00Z">
        <w:r>
          <w:t xml:space="preserve">        </w:t>
        </w:r>
        <w:r w:rsidRPr="001107FE">
          <w:t>[HttpPost]</w:t>
        </w:r>
      </w:ins>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lastRenderedPageBreak/>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lastRenderedPageBreak/>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0553B8F5" w:rsidR="00B540AD" w:rsidRDefault="00995F2F" w:rsidP="007C377A">
      <w:pPr>
        <w:pStyle w:val="BodyTextCont"/>
      </w:pPr>
      <w:r>
        <w:t xml:space="preserve">The attribute's implementation is straightforward, with a couple of items to note: First, in an actual production application you </w:t>
      </w:r>
      <w:ins w:id="15" w:author="Brian Wortman" w:date="2014-05-20T20:41:00Z">
        <w:r w:rsidR="001107FE">
          <w:t xml:space="preserve">will probably </w:t>
        </w:r>
      </w:ins>
      <w:del w:id="16" w:author="Brian Wortman" w:date="2014-05-20T20:41:00Z">
        <w:r w:rsidDel="001107FE">
          <w:delText xml:space="preserve">should </w:delText>
        </w:r>
      </w:del>
      <w:r>
        <w:t>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w:t>
      </w:r>
      <w:ins w:id="17" w:author="Brian Wortman" w:date="2014-05-20T20:46:00Z">
        <w:r w:rsidR="00EB4EB9">
          <w:t xml:space="preserve">object </w:t>
        </w:r>
      </w:ins>
      <w:r w:rsidR="00B540AD">
        <w:t xml:space="preserve">that our </w:t>
      </w:r>
      <w:r w:rsidR="00B540AD" w:rsidRPr="00B540AD">
        <w:rPr>
          <w:rStyle w:val="CodeInline"/>
        </w:rPr>
        <w:t>IUserSession</w:t>
      </w:r>
      <w:r w:rsidR="00B540AD">
        <w:t xml:space="preserve"> </w:t>
      </w:r>
      <w:r w:rsidR="008B368C">
        <w:t xml:space="preserve">implementation </w:t>
      </w:r>
      <w:r w:rsidR="00B540AD">
        <w:t xml:space="preserve">relies upon is not </w:t>
      </w:r>
      <w:del w:id="18" w:author="Brian Wortman" w:date="2014-05-20T20:44:00Z">
        <w:r w:rsidR="008B368C" w:rsidDel="001107FE">
          <w:delText>defined</w:delText>
        </w:r>
        <w:r w:rsidR="00B540AD" w:rsidDel="001107FE">
          <w:delText xml:space="preserve"> </w:delText>
        </w:r>
      </w:del>
      <w:ins w:id="19" w:author="Brian Wortman" w:date="2014-05-20T20:44:00Z">
        <w:r w:rsidR="001107FE">
          <w:t>available</w:t>
        </w:r>
        <w:r w:rsidR="001107FE">
          <w:t xml:space="preserve"> </w:t>
        </w:r>
      </w:ins>
      <w:r w:rsidR="00B540AD">
        <w:t xml:space="preserve">in </w:t>
      </w:r>
      <w:ins w:id="20" w:author="Brian Wortman" w:date="2014-05-20T20:46:00Z">
        <w:r w:rsidR="00EB4EB9">
          <w:t xml:space="preserve">the </w:t>
        </w:r>
      </w:ins>
      <w:r w:rsidR="00B540AD" w:rsidRPr="00B540AD">
        <w:rPr>
          <w:rStyle w:val="CodeInline"/>
        </w:rPr>
        <w:t>AuditCurrentUser</w:t>
      </w:r>
      <w:del w:id="21" w:author="Brian Wortman" w:date="2014-05-20T20:46:00Z">
        <w:r w:rsidR="0058270C" w:rsidDel="00EB4EB9">
          <w:delText>,</w:delText>
        </w:r>
      </w:del>
      <w:ins w:id="22" w:author="Brian Wortman" w:date="2014-05-20T20:46:00Z">
        <w:r w:rsidR="00EB4EB9">
          <w:t xml:space="preserve"> method,</w:t>
        </w:r>
      </w:ins>
      <w:r w:rsidR="0058270C">
        <w:t xml:space="preserve"> so we need to </w:t>
      </w:r>
      <w:ins w:id="23" w:author="Brian Wortman" w:date="2014-05-20T20:47:00Z">
        <w:r w:rsidR="00EB4EB9">
          <w:t xml:space="preserve">first </w:t>
        </w:r>
      </w:ins>
      <w:r w:rsidR="0058270C">
        <w:t xml:space="preserve">capture </w:t>
      </w:r>
      <w:ins w:id="24" w:author="Brian Wortman" w:date="2014-05-20T20:45:00Z">
        <w:r w:rsidR="00EB4EB9">
          <w:t>this</w:t>
        </w:r>
      </w:ins>
      <w:ins w:id="25" w:author="Brian Wortman" w:date="2014-05-20T20:46:00Z">
        <w:r w:rsidR="00EB4EB9">
          <w:t xml:space="preserve"> information from</w:t>
        </w:r>
      </w:ins>
      <w:ins w:id="26" w:author="Brian Wortman" w:date="2014-05-20T20:45:00Z">
        <w:r w:rsidR="00EB4EB9">
          <w:t xml:space="preserve"> </w:t>
        </w:r>
        <w:r w:rsidR="00EB4EB9" w:rsidRPr="00EB4EB9">
          <w:rPr>
            <w:rStyle w:val="CodeInline"/>
            <w:rPrChange w:id="27" w:author="Brian Wortman" w:date="2014-05-20T20:46:00Z">
              <w:rPr/>
            </w:rPrChange>
          </w:rPr>
          <w:t>IUserSession</w:t>
        </w:r>
        <w:r w:rsidR="00EB4EB9">
          <w:t xml:space="preserve"> </w:t>
        </w:r>
      </w:ins>
      <w:del w:id="28" w:author="Brian Wortman" w:date="2014-05-20T20:45:00Z">
        <w:r w:rsidR="008B368C" w:rsidDel="00EB4EB9">
          <w:delText xml:space="preserve">any </w:delText>
        </w:r>
        <w:r w:rsidR="0058270C" w:rsidRPr="00B540AD" w:rsidDel="00EB4EB9">
          <w:rPr>
            <w:rStyle w:val="CodeInline"/>
          </w:rPr>
          <w:delText>HttpContext.Current.User</w:delText>
        </w:r>
        <w:r w:rsidR="0058270C" w:rsidDel="00EB4EB9">
          <w:delText xml:space="preserve"> </w:delText>
        </w:r>
        <w:r w:rsidR="008B368C" w:rsidDel="00EB4EB9">
          <w:delText xml:space="preserve">data that we require </w:delText>
        </w:r>
      </w:del>
      <w:r w:rsidR="0058270C">
        <w:t xml:space="preserve">and </w:t>
      </w:r>
      <w:ins w:id="29" w:author="Brian Wortman" w:date="2014-05-20T20:46:00Z">
        <w:r w:rsidR="00EB4EB9">
          <w:t xml:space="preserve">then </w:t>
        </w:r>
      </w:ins>
      <w:r w:rsidR="0058270C">
        <w:t xml:space="preserve">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 xml:space="preserve">Nothing new to see here; you should have received a response similar to the response from the first reactivation, above. But now let's look in the application's log file to verify that we are, indeed, auditing the </w:t>
      </w:r>
      <w:r>
        <w:lastRenderedPageBreak/>
        <w:t>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lastRenderedPageBreak/>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lastRenderedPageBreak/>
        <w:t>}</w:t>
      </w:r>
    </w:p>
    <w:p w14:paraId="5B339BE8" w14:textId="3ECDE012" w:rsidR="009B7E75" w:rsidRDefault="009B7E75" w:rsidP="00C94F58">
      <w:pPr>
        <w:pStyle w:val="BodyTextCont"/>
      </w:pPr>
      <w:r>
        <w:t xml:space="preserve">… and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7B19E110"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reqirements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16B8A1FD" w:rsidR="005746AF" w:rsidRDefault="005746AF" w:rsidP="00C94F58">
      <w:pPr>
        <w:pStyle w:val="BodyTextCont"/>
      </w:pPr>
      <w:r>
        <w:lastRenderedPageBreak/>
        <w:t xml:space="preserve">By convention, </w:t>
      </w:r>
      <w:ins w:id="30" w:author="Brian Wortman" w:date="2014-05-20T20:47:00Z">
        <w:r w:rsidR="00EB4EB9">
          <w:t>ASP.NET Web API</w:t>
        </w:r>
      </w:ins>
      <w:del w:id="31" w:author="Brian Wortman" w:date="2014-05-20T20:47:00Z">
        <w:r w:rsidDel="00EB4EB9">
          <w:delText xml:space="preserve">the framework </w:delText>
        </w:r>
      </w:del>
      <w:r>
        <w:t>uses</w:t>
      </w:r>
      <w:r w:rsidR="00530390">
        <w:t xml:space="preserve"> reflection to call</w:t>
      </w:r>
      <w:r>
        <w:t xml:space="preserve">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lastRenderedPageBreak/>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lastRenderedPageBreak/>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4A2EC8FE" w:rsidR="00335AC3" w:rsidRDefault="007707B2">
      <w:pPr>
        <w:pStyle w:val="BodyTextFirst"/>
        <w:rPr>
          <w:ins w:id="32" w:author="Jamie Kurtz" w:date="2014-05-19T21:12:00Z"/>
        </w:rPr>
        <w:pPrChange w:id="33" w:author="Jamie Kurtz" w:date="2014-05-19T21:01:00Z">
          <w:pPr>
            <w:pStyle w:val="BodyTextCont"/>
          </w:pPr>
        </w:pPrChange>
      </w:pPr>
      <w:ins w:id="34" w:author="Jamie Kurtz" w:date="2014-05-19T21:01:00Z">
        <w:r>
          <w:t xml:space="preserve">In the previous section we demonstrated two important concepts. One, utilizing the extensibility of ASP.NET Web API to build a message handler </w:t>
        </w:r>
      </w:ins>
      <w:ins w:id="35" w:author="Jamie Kurtz" w:date="2014-05-19T21:02:00Z">
        <w:r>
          <w:t xml:space="preserve">that </w:t>
        </w:r>
      </w:ins>
      <w:ins w:id="36" w:author="Jamie Kurtz" w:date="2014-05-19T21:03:00Z">
        <w:r>
          <w:t xml:space="preserve">deals with a service-level concern (i.e. authentication). And two, the </w:t>
        </w:r>
      </w:ins>
      <w:ins w:id="37" w:author="Jamie Kurtz" w:date="2014-05-19T21:04:00Z">
        <w:r>
          <w:t>simple strategy and</w:t>
        </w:r>
      </w:ins>
      <w:ins w:id="38" w:author="Jamie Kurtz" w:date="2014-05-19T21:03:00Z">
        <w:r>
          <w:t xml:space="preserve"> mechanics behind HTTP Basic authentication.</w:t>
        </w:r>
      </w:ins>
      <w:ins w:id="39" w:author="Jamie Kurtz" w:date="2014-05-19T21:11:00Z">
        <w:r w:rsidR="00CC066D">
          <w:t xml:space="preserve"> Now we'd like to cover the basics of </w:t>
        </w:r>
      </w:ins>
      <w:ins w:id="40" w:author="Jamie Kurtz" w:date="2014-05-19T21:12:00Z">
        <w:r w:rsidR="00CC066D">
          <w:t>token-based security, as well as, securing your ASP.NET Web API service with a token-based authentication library.</w:t>
        </w:r>
      </w:ins>
    </w:p>
    <w:p w14:paraId="5C086C47" w14:textId="7FE19302" w:rsidR="00CC066D" w:rsidRDefault="00CC066D">
      <w:pPr>
        <w:pStyle w:val="Heading2"/>
        <w:rPr>
          <w:ins w:id="41" w:author="Jamie Kurtz" w:date="2014-05-19T21:13:00Z"/>
        </w:rPr>
        <w:pPrChange w:id="42" w:author="Jamie Kurtz" w:date="2014-05-19T21:13:00Z">
          <w:pPr>
            <w:pStyle w:val="BodyTextCont"/>
          </w:pPr>
        </w:pPrChange>
      </w:pPr>
      <w:ins w:id="43" w:author="Jamie Kurtz" w:date="2014-05-19T21:13:00Z">
        <w:r>
          <w:lastRenderedPageBreak/>
          <w:t>Token Basics</w:t>
        </w:r>
      </w:ins>
    </w:p>
    <w:p w14:paraId="53C96616" w14:textId="5D6B1205" w:rsidR="00CC066D" w:rsidRDefault="00CC066D">
      <w:pPr>
        <w:pStyle w:val="BodyTextFirst"/>
        <w:rPr>
          <w:ins w:id="44" w:author="Jamie Kurtz" w:date="2014-05-19T21:21:00Z"/>
        </w:rPr>
        <w:pPrChange w:id="45" w:author="Jamie Kurtz" w:date="2014-05-19T21:24:00Z">
          <w:pPr>
            <w:pStyle w:val="BodyTextCont"/>
          </w:pPr>
        </w:pPrChange>
      </w:pPr>
      <w:ins w:id="46" w:author="Jamie Kurtz" w:date="2014-05-19T21:14:00Z">
        <w:r>
          <w:t xml:space="preserve">The most important concept to understand when it comes to token security is this: your service doesn't </w:t>
        </w:r>
      </w:ins>
      <w:ins w:id="47" w:author="Jamie Kurtz" w:date="2014-05-19T21:16:00Z">
        <w:r>
          <w:t>validate the caller's credentials</w:t>
        </w:r>
      </w:ins>
      <w:ins w:id="48" w:author="Jamie Kurtz" w:date="2014-05-19T21:14:00Z">
        <w:r>
          <w:t>.</w:t>
        </w:r>
      </w:ins>
      <w:ins w:id="49" w:author="Jamie Kurtz" w:date="2014-05-19T21:17:00Z">
        <w:r>
          <w:t xml:space="preserve"> In fact, your service doesn't even receive the caller's credentials, at least in the traditional sense. In place of the caller's username and password, you receive a token</w:t>
        </w:r>
      </w:ins>
      <w:ins w:id="50" w:author="Jamie Kurtz" w:date="2014-05-19T21:18:00Z">
        <w:r>
          <w:t xml:space="preserve"> that was created and signed by a trusted issuer</w:t>
        </w:r>
      </w:ins>
      <w:ins w:id="51" w:author="Jamie Kurtz" w:date="2014-05-19T21:17:00Z">
        <w:r>
          <w:t>.</w:t>
        </w:r>
      </w:ins>
      <w:ins w:id="52" w:author="Jamie Kurtz" w:date="2014-05-19T21:18:00Z">
        <w:r>
          <w:t xml:space="preserve"> And because your service trusts the token issuer, you can merely accept the token as-is - without having to separately validate any credentials from the caller.</w:t>
        </w:r>
      </w:ins>
      <w:ins w:id="53" w:author="Jamie Kurtz" w:date="2014-05-19T21:24:00Z">
        <w:r w:rsidR="006874F6">
          <w:t xml:space="preserve"> </w:t>
        </w:r>
      </w:ins>
      <w:ins w:id="54" w:author="Jamie Kurtz" w:date="2014-05-19T21:21:00Z">
        <w:r>
          <w:t>In the context of securing your service, a token:</w:t>
        </w:r>
      </w:ins>
    </w:p>
    <w:p w14:paraId="50205164" w14:textId="536A5C27" w:rsidR="00CC066D" w:rsidRPr="00CC066D" w:rsidRDefault="006874F6">
      <w:pPr>
        <w:pStyle w:val="Bullet"/>
        <w:rPr>
          <w:ins w:id="55" w:author="Jamie Kurtz" w:date="2014-05-19T21:22:00Z"/>
        </w:rPr>
        <w:pPrChange w:id="56" w:author="Jamie Kurtz" w:date="2014-05-19T21:22:00Z">
          <w:pPr>
            <w:pStyle w:val="BodyTextCont"/>
          </w:pPr>
        </w:pPrChange>
      </w:pPr>
      <w:ins w:id="57" w:author="Jamie Kurtz" w:date="2014-05-19T21:22:00Z">
        <w:r>
          <w:t>Identifies the caller</w:t>
        </w:r>
      </w:ins>
    </w:p>
    <w:p w14:paraId="02DF571A" w14:textId="77777777" w:rsidR="00CC066D" w:rsidRPr="00CC066D" w:rsidRDefault="00CC066D">
      <w:pPr>
        <w:pStyle w:val="Bullet"/>
        <w:rPr>
          <w:ins w:id="58" w:author="Jamie Kurtz" w:date="2014-05-19T21:22:00Z"/>
        </w:rPr>
        <w:pPrChange w:id="59" w:author="Jamie Kurtz" w:date="2014-05-19T21:22:00Z">
          <w:pPr>
            <w:pStyle w:val="BodyTextCont"/>
          </w:pPr>
        </w:pPrChange>
      </w:pPr>
      <w:ins w:id="60" w:author="Jamie Kurtz" w:date="2014-05-19T21:22:00Z">
        <w:r w:rsidRPr="00CC066D">
          <w:t>Contents can be trusted (signed)</w:t>
        </w:r>
      </w:ins>
    </w:p>
    <w:p w14:paraId="4D1D37E4" w14:textId="325E1B3C" w:rsidR="00CC066D" w:rsidRPr="00CC066D" w:rsidRDefault="00CC066D">
      <w:pPr>
        <w:pStyle w:val="Bullet"/>
        <w:rPr>
          <w:ins w:id="61" w:author="Jamie Kurtz" w:date="2014-05-19T21:22:00Z"/>
        </w:rPr>
        <w:pPrChange w:id="62" w:author="Jamie Kurtz" w:date="2014-05-19T21:22:00Z">
          <w:pPr>
            <w:pStyle w:val="BodyTextCont"/>
          </w:pPr>
        </w:pPrChange>
      </w:pPr>
      <w:ins w:id="63" w:author="Jamie Kurtz" w:date="2014-05-19T21:22:00Z">
        <w:r w:rsidRPr="00CC066D">
          <w:t>Used in place of credentials</w:t>
        </w:r>
        <w:r w:rsidR="006874F6">
          <w:t xml:space="preserve"> (username and password)</w:t>
        </w:r>
      </w:ins>
    </w:p>
    <w:p w14:paraId="705E2D62" w14:textId="74F60F8D" w:rsidR="00CC066D" w:rsidRDefault="00CC066D">
      <w:pPr>
        <w:pStyle w:val="Bullet"/>
        <w:rPr>
          <w:ins w:id="64" w:author="Jamie Kurtz" w:date="2014-05-19T21:24:00Z"/>
        </w:rPr>
        <w:pPrChange w:id="65" w:author="Jamie Kurtz" w:date="2014-05-19T21:22:00Z">
          <w:pPr>
            <w:pStyle w:val="BodyTextCont"/>
          </w:pPr>
        </w:pPrChange>
      </w:pPr>
      <w:ins w:id="66" w:author="Jamie Kurtz" w:date="2014-05-19T21:22:00Z">
        <w:r w:rsidRPr="00CC066D">
          <w:t>Can contain other attributes</w:t>
        </w:r>
      </w:ins>
    </w:p>
    <w:p w14:paraId="6F9F3D5A" w14:textId="77777777" w:rsidR="006874F6" w:rsidRDefault="006874F6">
      <w:pPr>
        <w:pStyle w:val="Bullet"/>
        <w:numPr>
          <w:ilvl w:val="0"/>
          <w:numId w:val="0"/>
        </w:numPr>
        <w:ind w:left="936"/>
        <w:rPr>
          <w:ins w:id="67" w:author="Jamie Kurtz" w:date="2014-05-19T21:21:00Z"/>
        </w:rPr>
        <w:pPrChange w:id="68" w:author="Jamie Kurtz" w:date="2014-05-19T21:24:00Z">
          <w:pPr>
            <w:pStyle w:val="BodyTextCont"/>
          </w:pPr>
        </w:pPrChange>
      </w:pPr>
    </w:p>
    <w:p w14:paraId="4A29C06C" w14:textId="482CA89C" w:rsidR="006874F6" w:rsidRDefault="006874F6">
      <w:pPr>
        <w:pStyle w:val="BodyTextCont"/>
        <w:rPr>
          <w:ins w:id="69" w:author="Jamie Kurtz" w:date="2014-05-19T21:25:00Z"/>
        </w:rPr>
      </w:pPr>
      <w:ins w:id="70" w:author="Jamie Kurtz" w:date="2014-05-19T21:23:00Z">
        <w:r>
          <w:t xml:space="preserve">Your driver's license is an example of a "token" you use on a regular basis. </w:t>
        </w:r>
      </w:ins>
      <w:ins w:id="71" w:author="Jamie Kurtz" w:date="2014-05-19T21:25:00Z">
        <w:r w:rsidR="00997121">
          <w:t>Similar to the list above, a driver's license:</w:t>
        </w:r>
      </w:ins>
    </w:p>
    <w:p w14:paraId="77D7F40D" w14:textId="744D4C40" w:rsidR="009D580A" w:rsidRPr="00997121" w:rsidRDefault="00C34848">
      <w:pPr>
        <w:pStyle w:val="Bullet"/>
        <w:rPr>
          <w:ins w:id="72" w:author="Jamie Kurtz" w:date="2014-05-19T21:25:00Z"/>
        </w:rPr>
        <w:pPrChange w:id="73" w:author="Jamie Kurtz" w:date="2014-05-19T21:26:00Z">
          <w:pPr>
            <w:pStyle w:val="BodyTextCont"/>
          </w:pPr>
        </w:pPrChange>
      </w:pPr>
      <w:ins w:id="74" w:author="Jamie Kurtz" w:date="2014-05-19T21:25:00Z">
        <w:r w:rsidRPr="00997121">
          <w:t xml:space="preserve">Identifies </w:t>
        </w:r>
      </w:ins>
      <w:ins w:id="75" w:author="Jamie Kurtz" w:date="2014-05-19T21:26:00Z">
        <w:r w:rsidR="00997121">
          <w:t xml:space="preserve">the </w:t>
        </w:r>
      </w:ins>
      <w:ins w:id="76" w:author="Jamie Kurtz" w:date="2014-05-19T21:25:00Z">
        <w:r w:rsidRPr="00997121">
          <w:t>holder</w:t>
        </w:r>
      </w:ins>
    </w:p>
    <w:p w14:paraId="32BA859E" w14:textId="5F174284" w:rsidR="009D580A" w:rsidRPr="00997121" w:rsidRDefault="00997121">
      <w:pPr>
        <w:pStyle w:val="Bullet"/>
        <w:rPr>
          <w:ins w:id="77" w:author="Jamie Kurtz" w:date="2014-05-19T21:25:00Z"/>
        </w:rPr>
        <w:pPrChange w:id="78" w:author="Jamie Kurtz" w:date="2014-05-19T21:26:00Z">
          <w:pPr>
            <w:pStyle w:val="BodyTextCont"/>
          </w:pPr>
        </w:pPrChange>
      </w:pPr>
      <w:ins w:id="79" w:author="Jamie Kurtz" w:date="2014-05-19T21:26:00Z">
        <w:r>
          <w:t>Is g</w:t>
        </w:r>
      </w:ins>
      <w:ins w:id="80" w:author="Jamie Kurtz" w:date="2014-05-19T21:25:00Z">
        <w:r w:rsidR="00C34848" w:rsidRPr="00997121">
          <w:t>enerally trusted</w:t>
        </w:r>
      </w:ins>
    </w:p>
    <w:p w14:paraId="38A4D1A5" w14:textId="5A230F8D" w:rsidR="009D580A" w:rsidRPr="00997121" w:rsidRDefault="00C34848">
      <w:pPr>
        <w:pStyle w:val="Bullet"/>
        <w:rPr>
          <w:ins w:id="81" w:author="Jamie Kurtz" w:date="2014-05-19T21:25:00Z"/>
        </w:rPr>
        <w:pPrChange w:id="82" w:author="Jamie Kurtz" w:date="2014-05-19T21:26:00Z">
          <w:pPr>
            <w:pStyle w:val="BodyTextCont"/>
          </w:pPr>
        </w:pPrChange>
      </w:pPr>
      <w:ins w:id="83" w:author="Jamie Kurtz" w:date="2014-05-19T21:25:00Z">
        <w:r w:rsidRPr="00997121">
          <w:t xml:space="preserve">No other secrets </w:t>
        </w:r>
      </w:ins>
      <w:ins w:id="84" w:author="Jamie Kurtz" w:date="2014-05-19T21:26:00Z">
        <w:r w:rsidR="00997121">
          <w:t xml:space="preserve">or </w:t>
        </w:r>
      </w:ins>
      <w:ins w:id="85" w:author="Jamie Kurtz" w:date="2014-05-19T21:29:00Z">
        <w:r w:rsidR="007670BA">
          <w:t>proof</w:t>
        </w:r>
      </w:ins>
      <w:ins w:id="86" w:author="Jamie Kurtz" w:date="2014-05-19T21:26:00Z">
        <w:r w:rsidR="00997121">
          <w:t xml:space="preserve"> </w:t>
        </w:r>
      </w:ins>
      <w:ins w:id="87" w:author="Jamie Kurtz" w:date="2014-05-19T21:25:00Z">
        <w:r w:rsidRPr="00997121">
          <w:t>needed</w:t>
        </w:r>
      </w:ins>
    </w:p>
    <w:p w14:paraId="260B7937" w14:textId="77777777" w:rsidR="009D580A" w:rsidRPr="00997121" w:rsidRDefault="00C34848">
      <w:pPr>
        <w:pStyle w:val="Bullet"/>
        <w:rPr>
          <w:ins w:id="88" w:author="Jamie Kurtz" w:date="2014-05-19T21:25:00Z"/>
        </w:rPr>
        <w:pPrChange w:id="89" w:author="Jamie Kurtz" w:date="2014-05-19T21:26:00Z">
          <w:pPr>
            <w:pStyle w:val="BodyTextCont"/>
          </w:pPr>
        </w:pPrChange>
      </w:pPr>
      <w:ins w:id="90" w:author="Jamie Kurtz" w:date="2014-05-19T21:25:00Z">
        <w:r w:rsidRPr="00997121">
          <w:t>Contains other attributes (or, “claims”) of the holder</w:t>
        </w:r>
        <w:bookmarkStart w:id="91" w:name="_GoBack"/>
        <w:bookmarkEnd w:id="91"/>
      </w:ins>
    </w:p>
    <w:p w14:paraId="65A62451" w14:textId="77777777" w:rsidR="00855A7D" w:rsidRDefault="00855A7D">
      <w:pPr>
        <w:pStyle w:val="BodyTextCont"/>
        <w:rPr>
          <w:ins w:id="92" w:author="Jamie Kurtz" w:date="2014-05-19T21:42:00Z"/>
        </w:rPr>
      </w:pPr>
    </w:p>
    <w:p w14:paraId="6C6A088D" w14:textId="49840926" w:rsidR="000C5BA3" w:rsidRDefault="00997121">
      <w:pPr>
        <w:pStyle w:val="BodyTextCont"/>
        <w:rPr>
          <w:ins w:id="93" w:author="Jamie Kurtz" w:date="2014-05-19T21:35:00Z"/>
        </w:rPr>
      </w:pPr>
      <w:ins w:id="94" w:author="Jamie Kurtz" w:date="2014-05-19T21:26:00Z">
        <w:r>
          <w:t>First, your driver's license is used to identify you. Pretty simple! Next, anyone checking our driver's license will trust that it is valid. This is because the license is issued by a government entity, and usually signed in some fashion (e.g. water mark).</w:t>
        </w:r>
      </w:ins>
      <w:ins w:id="95" w:author="Jamie Kurtz" w:date="2014-05-19T21:28:00Z">
        <w:r w:rsidR="007670BA">
          <w:t xml:space="preserve"> And because it is trusted, the person checking your license doesn't need to ask for a password or PIN or any other proof of identity. </w:t>
        </w:r>
      </w:ins>
      <w:ins w:id="96" w:author="Jamie Kurtz" w:date="2014-05-19T21:30:00Z">
        <w:r w:rsidR="00E474BC">
          <w:t xml:space="preserve">And finally, your license includes other attributes - beyond just your identity. In </w:t>
        </w:r>
      </w:ins>
      <w:ins w:id="97" w:author="Jamie Kurtz" w:date="2014-05-19T21:31:00Z">
        <w:r w:rsidR="000C5BA3">
          <w:t xml:space="preserve">application </w:t>
        </w:r>
      </w:ins>
      <w:ins w:id="98" w:author="Jamie Kurtz" w:date="2014-05-19T21:30:00Z">
        <w:r w:rsidR="00E474BC">
          <w:t>security vernacular</w:t>
        </w:r>
      </w:ins>
      <w:ins w:id="99" w:author="Jamie Kurtz" w:date="2014-05-19T21:32:00Z">
        <w:r w:rsidR="000C5BA3">
          <w:t>, the identity and other attributes are often referred to as "claims"</w:t>
        </w:r>
      </w:ins>
      <w:ins w:id="100" w:author="Jamie Kurtz" w:date="2014-05-19T21:54:00Z">
        <w:r w:rsidR="005A3538">
          <w:t xml:space="preserve"> (as discussed</w:t>
        </w:r>
      </w:ins>
      <w:ins w:id="101" w:author="Jamie Kurtz" w:date="2014-05-19T21:55:00Z">
        <w:r w:rsidR="005A3538">
          <w:t xml:space="preserve"> at the beginning of this chapter)</w:t>
        </w:r>
      </w:ins>
      <w:ins w:id="102" w:author="Jamie Kurtz" w:date="2014-05-19T21:32:00Z">
        <w:r w:rsidR="000C5BA3">
          <w:t xml:space="preserve">. That is, you are claiming </w:t>
        </w:r>
      </w:ins>
      <w:ins w:id="103" w:author="Jamie Kurtz" w:date="2014-05-19T21:33:00Z">
        <w:r w:rsidR="000C5BA3">
          <w:t xml:space="preserve">various things about yourself with your license. </w:t>
        </w:r>
      </w:ins>
      <w:ins w:id="104" w:author="Jamie Kurtz" w:date="2014-05-19T21:35:00Z">
        <w:r w:rsidR="000C5BA3">
          <w:t xml:space="preserve">You can see a sample driver's license in </w:t>
        </w:r>
      </w:ins>
      <w:ins w:id="105" w:author="Jamie Kurtz" w:date="2014-05-19T21:34:00Z">
        <w:r w:rsidR="000C5BA3">
          <w:t>Figure 6-1</w:t>
        </w:r>
      </w:ins>
      <w:ins w:id="106" w:author="Jamie Kurtz" w:date="2014-05-19T21:35:00Z">
        <w:r w:rsidR="000C5BA3">
          <w:t>.</w:t>
        </w:r>
      </w:ins>
    </w:p>
    <w:p w14:paraId="672CA55C" w14:textId="77777777" w:rsidR="000C5BA3" w:rsidRDefault="000C5BA3">
      <w:pPr>
        <w:pStyle w:val="BodyTextCont"/>
        <w:rPr>
          <w:ins w:id="107" w:author="Jamie Kurtz" w:date="2014-05-19T21:35:00Z"/>
        </w:rPr>
      </w:pPr>
    </w:p>
    <w:p w14:paraId="1E404CDF" w14:textId="6B3F8615" w:rsidR="000C5BA3" w:rsidRDefault="000C5BA3">
      <w:pPr>
        <w:pStyle w:val="Figure"/>
        <w:rPr>
          <w:ins w:id="108" w:author="Jamie Kurtz" w:date="2014-05-19T21:35:00Z"/>
        </w:rPr>
        <w:pPrChange w:id="109" w:author="Jamie Kurtz" w:date="2014-05-19T21:36:00Z">
          <w:pPr>
            <w:pStyle w:val="BodyTextCont"/>
          </w:pPr>
        </w:pPrChange>
      </w:pPr>
      <w:ins w:id="110" w:author="Jamie Kurtz" w:date="2014-05-19T21:35:00Z">
        <w:r w:rsidRPr="001757D0">
          <w:rPr>
            <w:noProof/>
          </w:rPr>
          <w:lastRenderedPageBreak/>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ins>
      <w:ins w:id="111" w:author="Jamie Kurtz" w:date="2014-05-19T21:34:00Z">
        <w:r>
          <w:t xml:space="preserve"> </w:t>
        </w:r>
      </w:ins>
    </w:p>
    <w:p w14:paraId="32D003C1" w14:textId="6189E9C9" w:rsidR="000C5BA3" w:rsidRDefault="000C5BA3">
      <w:pPr>
        <w:pStyle w:val="FigureCaption"/>
        <w:rPr>
          <w:ins w:id="112" w:author="Jamie Kurtz" w:date="2014-05-19T21:34:00Z"/>
        </w:rPr>
        <w:pPrChange w:id="113" w:author="Jamie Kurtz" w:date="2014-05-19T21:36:00Z">
          <w:pPr>
            <w:pStyle w:val="BodyTextCont"/>
          </w:pPr>
        </w:pPrChange>
      </w:pPr>
      <w:ins w:id="114" w:author="Jamie Kurtz" w:date="2014-05-19T21:35:00Z">
        <w:r>
          <w:t xml:space="preserve">Figure 6-1. Sample driver's license showing the holder's </w:t>
        </w:r>
      </w:ins>
      <w:ins w:id="115" w:author="Jamie Kurtz" w:date="2014-05-19T21:36:00Z">
        <w:r>
          <w:t>"</w:t>
        </w:r>
      </w:ins>
      <w:ins w:id="116" w:author="Jamie Kurtz" w:date="2014-05-19T21:35:00Z">
        <w:r>
          <w:t>claims"</w:t>
        </w:r>
      </w:ins>
    </w:p>
    <w:p w14:paraId="4480EA51" w14:textId="77777777" w:rsidR="000C5BA3" w:rsidRDefault="000C5BA3">
      <w:pPr>
        <w:pStyle w:val="BodyTextCont"/>
        <w:rPr>
          <w:ins w:id="117" w:author="Jamie Kurtz" w:date="2014-05-19T21:34:00Z"/>
        </w:rPr>
      </w:pPr>
    </w:p>
    <w:p w14:paraId="78A1A4F0" w14:textId="203D4431" w:rsidR="00997121" w:rsidRDefault="000C5BA3">
      <w:pPr>
        <w:pStyle w:val="BodyTextCont"/>
        <w:rPr>
          <w:ins w:id="118" w:author="Jamie Kurtz" w:date="2014-05-19T21:43:00Z"/>
        </w:rPr>
      </w:pPr>
      <w:ins w:id="119" w:author="Jamie Kurtz" w:date="2014-05-19T21:33:00Z">
        <w:r>
          <w:t xml:space="preserve">For example, </w:t>
        </w:r>
      </w:ins>
      <w:ins w:id="120" w:author="Jamie Kurtz" w:date="2014-05-19T21:36:00Z">
        <w:r>
          <w:t xml:space="preserve">your license </w:t>
        </w:r>
      </w:ins>
      <w:ins w:id="121" w:author="Jamie Kurtz" w:date="2014-05-19T21:37:00Z">
        <w:r>
          <w:t xml:space="preserve">shows your claims of name (identity), address, gender, weight, height, eye color, and more. And </w:t>
        </w:r>
      </w:ins>
      <w:ins w:id="122" w:author="Jamie Kurtz" w:date="2014-05-19T21:38:00Z">
        <w:r>
          <w:t xml:space="preserve">again, </w:t>
        </w:r>
      </w:ins>
      <w:ins w:id="123" w:author="Jamie Kurtz" w:date="2014-05-19T21:37:00Z">
        <w:r>
          <w:t>because your licens</w:t>
        </w:r>
      </w:ins>
      <w:ins w:id="124" w:author="Jamie Kurtz" w:date="2014-05-19T21:38:00Z">
        <w:r>
          <w:t>e is created and signed by your state of residence, anyone reading it will trust the claims to be valid.</w:t>
        </w:r>
      </w:ins>
    </w:p>
    <w:p w14:paraId="224B52EB" w14:textId="2633C3CE" w:rsidR="00855A7D" w:rsidRDefault="00855A7D">
      <w:pPr>
        <w:pStyle w:val="BodyTextCont"/>
        <w:rPr>
          <w:ins w:id="125" w:author="Jamie Kurtz" w:date="2014-05-19T21:45:00Z"/>
        </w:rPr>
      </w:pPr>
      <w:ins w:id="126" w:author="Jamie Kurtz" w:date="2014-05-19T21:43:00Z">
        <w:r>
          <w:t xml:space="preserve">In short, a token is just a pile of </w:t>
        </w:r>
      </w:ins>
      <w:ins w:id="127" w:author="Jamie Kurtz" w:date="2014-05-19T21:45:00Z">
        <w:r>
          <w:t>claims that</w:t>
        </w:r>
      </w:ins>
      <w:ins w:id="128" w:author="Jamie Kurtz" w:date="2014-05-19T21:43:00Z">
        <w:r>
          <w:t xml:space="preserve"> happens to be signed by a trusted issuer - removing the need for your service to store usernames and passwords. This is huge, of course, as not having to store passwords greatly reduces the risk of </w:t>
        </w:r>
      </w:ins>
      <w:ins w:id="129" w:author="Jamie Kurtz" w:date="2014-05-19T21:45:00Z">
        <w:r>
          <w:t>your users' passwords being exposed.</w:t>
        </w:r>
      </w:ins>
    </w:p>
    <w:p w14:paraId="1553FCCA" w14:textId="52159D96" w:rsidR="00855A7D" w:rsidRDefault="00855A7D">
      <w:pPr>
        <w:pStyle w:val="Heading2"/>
        <w:rPr>
          <w:ins w:id="130" w:author="Jamie Kurtz" w:date="2014-05-19T21:38:00Z"/>
        </w:rPr>
        <w:pPrChange w:id="131" w:author="Jamie Kurtz" w:date="2014-05-19T21:43:00Z">
          <w:pPr>
            <w:pStyle w:val="BodyTextCont"/>
          </w:pPr>
        </w:pPrChange>
      </w:pPr>
      <w:ins w:id="132" w:author="Jamie Kurtz" w:date="2014-05-19T21:43:00Z">
        <w:r>
          <w:t>The JSON Web Token</w:t>
        </w:r>
      </w:ins>
    </w:p>
    <w:p w14:paraId="2B3EB89E" w14:textId="3B3696DA" w:rsidR="000C5BA3" w:rsidRDefault="00855A7D">
      <w:pPr>
        <w:pStyle w:val="BodyTextFirst"/>
        <w:rPr>
          <w:ins w:id="133" w:author="Jamie Kurtz" w:date="2014-05-19T21:47:00Z"/>
        </w:rPr>
        <w:pPrChange w:id="134" w:author="Jamie Kurtz" w:date="2014-05-19T21:45:00Z">
          <w:pPr>
            <w:pStyle w:val="BodyTextCont"/>
          </w:pPr>
        </w:pPrChange>
      </w:pPr>
      <w:ins w:id="135" w:author="Jamie Kurtz" w:date="2014-05-19T21:41:00Z">
        <w:r>
          <w:t xml:space="preserve">There are various formats of </w:t>
        </w:r>
      </w:ins>
      <w:ins w:id="136" w:author="Jamie Kurtz" w:date="2014-05-19T21:42:00Z">
        <w:r>
          <w:t xml:space="preserve">software </w:t>
        </w:r>
      </w:ins>
      <w:ins w:id="137" w:author="Jamie Kurtz" w:date="2014-05-19T21:41:00Z">
        <w:r>
          <w:t>security tokens</w:t>
        </w:r>
      </w:ins>
      <w:ins w:id="138" w:author="Jamie Kurtz" w:date="2014-05-19T21:42:00Z">
        <w:r>
          <w:t xml:space="preserve"> available</w:t>
        </w:r>
      </w:ins>
      <w:ins w:id="139" w:author="Jamie Kurtz" w:date="2014-05-19T21:43:00Z">
        <w:r>
          <w:t>, and the current prevailing format is the JSON Web Token</w:t>
        </w:r>
      </w:ins>
      <w:ins w:id="140" w:author="Jamie Kurtz" w:date="2014-05-19T21:46:00Z">
        <w:r>
          <w:t xml:space="preserve"> (JWT for short). </w:t>
        </w:r>
        <w:r w:rsidR="00AF68C6">
          <w:t>This format contains some header information, a signature, and the token</w:t>
        </w:r>
      </w:ins>
      <w:ins w:id="141" w:author="Jamie Kurtz" w:date="2014-05-19T21:47:00Z">
        <w:r w:rsidR="00AF68C6">
          <w:t xml:space="preserve">'s claims. In plain text, the token's claims might look </w:t>
        </w:r>
        <w:r w:rsidR="00B5066A">
          <w:t>like this:</w:t>
        </w:r>
      </w:ins>
    </w:p>
    <w:p w14:paraId="64450CC6" w14:textId="77777777" w:rsidR="00B5066A" w:rsidRDefault="00B5066A">
      <w:pPr>
        <w:pStyle w:val="Code"/>
        <w:rPr>
          <w:ins w:id="142" w:author="Jamie Kurtz" w:date="2014-05-19T21:58:00Z"/>
        </w:rPr>
        <w:pPrChange w:id="143" w:author="Jamie Kurtz" w:date="2014-05-19T21:57:00Z">
          <w:pPr>
            <w:pStyle w:val="BodyTextFirst"/>
          </w:pPr>
        </w:pPrChange>
      </w:pPr>
      <w:ins w:id="144" w:author="Jamie Kurtz" w:date="2014-05-19T21:57:00Z">
        <w:r w:rsidRPr="00B5066A">
          <w:t>{</w:t>
        </w:r>
      </w:ins>
    </w:p>
    <w:p w14:paraId="5361BB4F" w14:textId="32345DF6" w:rsidR="00B5066A" w:rsidRPr="00B5066A" w:rsidRDefault="00B5066A">
      <w:pPr>
        <w:pStyle w:val="Code"/>
        <w:rPr>
          <w:ins w:id="145" w:author="Jamie Kurtz" w:date="2014-05-19T21:57:00Z"/>
        </w:rPr>
        <w:pPrChange w:id="146" w:author="Jamie Kurtz" w:date="2014-05-19T21:57:00Z">
          <w:pPr>
            <w:pStyle w:val="BodyTextFirst"/>
          </w:pPr>
        </w:pPrChange>
      </w:pPr>
      <w:ins w:id="147" w:author="Jamie Kurtz" w:date="2014-05-19T21:58:00Z">
        <w:r>
          <w:t xml:space="preserve">    "Givenname":"Boss",</w:t>
        </w:r>
      </w:ins>
    </w:p>
    <w:p w14:paraId="4807E477" w14:textId="63F89B11" w:rsidR="00B5066A" w:rsidRDefault="00B5066A">
      <w:pPr>
        <w:pStyle w:val="Code"/>
        <w:rPr>
          <w:ins w:id="148" w:author="Jamie Kurtz" w:date="2014-05-19T22:00:00Z"/>
        </w:rPr>
        <w:pPrChange w:id="149" w:author="Jamie Kurtz" w:date="2014-05-19T21:57:00Z">
          <w:pPr>
            <w:pStyle w:val="BodyTextFirst"/>
          </w:pPr>
        </w:pPrChange>
      </w:pPr>
      <w:ins w:id="150" w:author="Jamie Kurtz" w:date="2014-05-19T21:57:00Z">
        <w:r w:rsidRPr="00B5066A">
          <w:t xml:space="preserve">    "</w:t>
        </w:r>
        <w:r>
          <w:t>Surname":"</w:t>
        </w:r>
        <w:r w:rsidRPr="00B5066A">
          <w:t>Hogg",</w:t>
        </w:r>
      </w:ins>
    </w:p>
    <w:p w14:paraId="2F59C391" w14:textId="21B054E3" w:rsidR="001835AD" w:rsidRPr="00B5066A" w:rsidRDefault="001835AD">
      <w:pPr>
        <w:pStyle w:val="Code"/>
        <w:rPr>
          <w:ins w:id="151" w:author="Jamie Kurtz" w:date="2014-05-19T21:57:00Z"/>
        </w:rPr>
        <w:pPrChange w:id="152" w:author="Jamie Kurtz" w:date="2014-05-19T21:57:00Z">
          <w:pPr>
            <w:pStyle w:val="BodyTextFirst"/>
          </w:pPr>
        </w:pPrChange>
      </w:pPr>
      <w:ins w:id="153" w:author="Jamie Kurtz" w:date="2014-05-19T22:00:00Z">
        <w:r>
          <w:t xml:space="preserve">    "UserId":"bhogg",</w:t>
        </w:r>
      </w:ins>
    </w:p>
    <w:p w14:paraId="71D48F94" w14:textId="5154029C" w:rsidR="00B5066A" w:rsidRPr="00B5066A" w:rsidRDefault="00B5066A">
      <w:pPr>
        <w:pStyle w:val="Code"/>
        <w:rPr>
          <w:ins w:id="154" w:author="Jamie Kurtz" w:date="2014-05-19T21:57:00Z"/>
        </w:rPr>
        <w:pPrChange w:id="155" w:author="Jamie Kurtz" w:date="2014-05-19T21:57:00Z">
          <w:pPr>
            <w:pStyle w:val="BodyTextFirst"/>
          </w:pPr>
        </w:pPrChange>
      </w:pPr>
      <w:ins w:id="156" w:author="Jamie Kurtz" w:date="2014-05-19T21:57:00Z">
        <w:r>
          <w:t xml:space="preserve">    "E</w:t>
        </w:r>
        <w:r w:rsidRPr="00B5066A">
          <w:t>mail":"bhogg@example.com",</w:t>
        </w:r>
      </w:ins>
    </w:p>
    <w:p w14:paraId="0295259E" w14:textId="381862F5" w:rsidR="00B5066A" w:rsidRPr="00B5066A" w:rsidRDefault="00B5066A">
      <w:pPr>
        <w:pStyle w:val="Code"/>
        <w:rPr>
          <w:ins w:id="157" w:author="Jamie Kurtz" w:date="2014-05-19T21:57:00Z"/>
        </w:rPr>
        <w:pPrChange w:id="158" w:author="Jamie Kurtz" w:date="2014-05-19T21:57:00Z">
          <w:pPr>
            <w:pStyle w:val="BodyTextFirst"/>
          </w:pPr>
        </w:pPrChange>
      </w:pPr>
      <w:ins w:id="159" w:author="Jamie Kurtz" w:date="2014-05-19T21:57:00Z">
        <w:r>
          <w:t xml:space="preserve">    "H</w:t>
        </w:r>
        <w:r w:rsidRPr="00B5066A">
          <w:t>eight":"180cm",</w:t>
        </w:r>
      </w:ins>
    </w:p>
    <w:p w14:paraId="2ED0D3D3" w14:textId="01C289FF" w:rsidR="00B5066A" w:rsidRPr="00B5066A" w:rsidRDefault="00B5066A">
      <w:pPr>
        <w:pStyle w:val="Code"/>
        <w:rPr>
          <w:ins w:id="160" w:author="Jamie Kurtz" w:date="2014-05-19T21:57:00Z"/>
        </w:rPr>
        <w:pPrChange w:id="161" w:author="Jamie Kurtz" w:date="2014-05-19T21:57:00Z">
          <w:pPr>
            <w:pStyle w:val="BodyTextFirst"/>
          </w:pPr>
        </w:pPrChange>
      </w:pPr>
      <w:ins w:id="162" w:author="Jamie Kurtz" w:date="2014-05-19T21:57:00Z">
        <w:r>
          <w:t xml:space="preserve">    "R</w:t>
        </w:r>
        <w:r w:rsidRPr="00B5066A">
          <w:t>ole":"Manager"</w:t>
        </w:r>
      </w:ins>
    </w:p>
    <w:p w14:paraId="62F7103B" w14:textId="1C5B0CB0" w:rsidR="00B5066A" w:rsidRDefault="00B5066A">
      <w:pPr>
        <w:pStyle w:val="Code"/>
        <w:rPr>
          <w:ins w:id="163" w:author="Jamie Kurtz" w:date="2014-05-19T21:57:00Z"/>
        </w:rPr>
        <w:pPrChange w:id="164" w:author="Jamie Kurtz" w:date="2014-05-19T21:57:00Z">
          <w:pPr>
            <w:pStyle w:val="BodyTextCont"/>
          </w:pPr>
        </w:pPrChange>
      </w:pPr>
      <w:ins w:id="165" w:author="Jamie Kurtz" w:date="2014-05-19T21:57:00Z">
        <w:r w:rsidRPr="00B5066A">
          <w:t>}</w:t>
        </w:r>
      </w:ins>
    </w:p>
    <w:p w14:paraId="5749826B" w14:textId="45A1F78C" w:rsidR="00AF68C6" w:rsidRDefault="001835AD">
      <w:pPr>
        <w:pStyle w:val="BodyTextFirst"/>
        <w:rPr>
          <w:ins w:id="166" w:author="Jamie Kurtz" w:date="2014-05-19T22:06:00Z"/>
        </w:rPr>
        <w:pPrChange w:id="167" w:author="Jamie Kurtz" w:date="2014-05-19T21:45:00Z">
          <w:pPr>
            <w:pStyle w:val="BodyTextCont"/>
          </w:pPr>
        </w:pPrChange>
      </w:pPr>
      <w:ins w:id="168" w:author="Jamie Kurtz" w:date="2014-05-19T22:05:00Z">
        <w:r>
          <w:tab/>
          <w:t xml:space="preserve">The token's header is used to specify some other things like signature algorithm, expiration date, name of the issue, and a few other </w:t>
        </w:r>
      </w:ins>
      <w:ins w:id="169" w:author="Jamie Kurtz" w:date="2014-05-19T22:06:00Z">
        <w:r>
          <w:t>attributes.</w:t>
        </w:r>
      </w:ins>
    </w:p>
    <w:p w14:paraId="206108F9" w14:textId="1EE367C4" w:rsidR="001835AD" w:rsidRDefault="001835AD">
      <w:pPr>
        <w:pStyle w:val="SideBarHead"/>
        <w:rPr>
          <w:ins w:id="170" w:author="Jamie Kurtz" w:date="2014-05-19T22:06:00Z"/>
        </w:rPr>
        <w:pPrChange w:id="171" w:author="Jamie Kurtz" w:date="2014-05-19T22:14:00Z">
          <w:pPr>
            <w:pStyle w:val="BodyTextCont"/>
          </w:pPr>
        </w:pPrChange>
      </w:pPr>
      <w:ins w:id="172" w:author="Jamie Kurtz" w:date="2014-05-19T22:06:00Z">
        <w:r>
          <w:lastRenderedPageBreak/>
          <w:t>Tokens with OAuth2 and OpenId Connect</w:t>
        </w:r>
      </w:ins>
    </w:p>
    <w:p w14:paraId="00357C04" w14:textId="79B77E74" w:rsidR="001835AD" w:rsidRDefault="001835AD">
      <w:pPr>
        <w:pStyle w:val="SideBarLast"/>
        <w:rPr>
          <w:ins w:id="173" w:author="Jamie Kurtz" w:date="2014-05-19T22:08:00Z"/>
        </w:rPr>
        <w:pPrChange w:id="174" w:author="Jamie Kurtz" w:date="2014-05-19T22:14:00Z">
          <w:pPr>
            <w:pStyle w:val="BodyTextCont"/>
          </w:pPr>
        </w:pPrChange>
      </w:pPr>
      <w:ins w:id="175" w:author="Jamie Kurtz" w:date="2014-05-19T22:07:00Z">
        <w:r>
          <w:t>In this book, w</w:t>
        </w:r>
      </w:ins>
      <w:ins w:id="176" w:author="Jamie Kurtz" w:date="2014-05-19T22:06:00Z">
        <w:r>
          <w:t xml:space="preserve">e aren't going to cover the implementation details </w:t>
        </w:r>
      </w:ins>
      <w:ins w:id="177" w:author="Jamie Kurtz" w:date="2014-05-19T22:07:00Z">
        <w:r>
          <w:t>of OAuth integration with identity providers such as Facebook, Twitter, and Google. However, the OAuth2</w:t>
        </w:r>
      </w:ins>
      <w:ins w:id="178" w:author="Jamie Kurtz" w:date="2014-05-19T22:08:00Z">
        <w:r>
          <w:t xml:space="preserve"> and OpenId Connect specifications utilize the JWT token format.</w:t>
        </w:r>
      </w:ins>
      <w:ins w:id="179" w:author="Jamie Kurtz" w:date="2014-05-19T22:09:00Z">
        <w:r w:rsidR="001D500D">
          <w:t xml:space="preserve"> So </w:t>
        </w:r>
        <w:r>
          <w:t xml:space="preserve">as long as you're accepting JWTs, </w:t>
        </w:r>
      </w:ins>
      <w:ins w:id="180" w:author="Jamie Kurtz" w:date="2014-05-19T22:10:00Z">
        <w:r w:rsidR="001D500D">
          <w:t xml:space="preserve">your service will easily accept access tokens generated and signed by these services. In fact, accepting these tokens is really all you need to do in order to support integration with such OAuth </w:t>
        </w:r>
      </w:ins>
      <w:ins w:id="181" w:author="Jamie Kurtz" w:date="2014-05-19T22:12:00Z">
        <w:r w:rsidR="001D500D">
          <w:t xml:space="preserve">providers. Of course, we're skipping over some needed details, but that's essentially it. Most of the code required to support OAuth </w:t>
        </w:r>
      </w:ins>
      <w:ins w:id="182" w:author="Jamie Kurtz" w:date="2014-05-19T22:13:00Z">
        <w:r w:rsidR="001D500D">
          <w:t xml:space="preserve">is </w:t>
        </w:r>
      </w:ins>
      <w:ins w:id="183" w:author="Jamie Kurtz" w:date="2014-05-19T22:15:00Z">
        <w:r w:rsidR="001D500D">
          <w:t xml:space="preserve">actually </w:t>
        </w:r>
      </w:ins>
      <w:ins w:id="184" w:author="Jamie Kurtz" w:date="2014-05-19T22:13:00Z">
        <w:r w:rsidR="001D500D">
          <w:t>found in the client or calling application</w:t>
        </w:r>
      </w:ins>
      <w:ins w:id="185" w:author="Jamie Kurtz" w:date="2014-05-19T22:08:00Z">
        <w:r w:rsidR="001D500D">
          <w:t>, not the service.</w:t>
        </w:r>
      </w:ins>
    </w:p>
    <w:p w14:paraId="12365BE2" w14:textId="77777777" w:rsidR="001835AD" w:rsidRDefault="001835AD">
      <w:pPr>
        <w:pStyle w:val="BodyTextFirst"/>
        <w:rPr>
          <w:ins w:id="186" w:author="Jamie Kurtz" w:date="2014-05-19T21:23:00Z"/>
        </w:rPr>
        <w:pPrChange w:id="187" w:author="Jamie Kurtz" w:date="2014-05-19T21:45:00Z">
          <w:pPr>
            <w:pStyle w:val="BodyTextCont"/>
          </w:pPr>
        </w:pPrChange>
      </w:pPr>
    </w:p>
    <w:p w14:paraId="134E3A7F" w14:textId="7C9946E4" w:rsidR="006874F6" w:rsidRDefault="001835AD">
      <w:pPr>
        <w:pStyle w:val="BodyTextCont"/>
        <w:rPr>
          <w:ins w:id="188" w:author="Jamie Kurtz" w:date="2014-05-19T21:23:00Z"/>
        </w:rPr>
      </w:pPr>
      <w:ins w:id="189" w:author="Jamie Kurtz" w:date="2014-05-19T22:01:00Z">
        <w:r>
          <w:t xml:space="preserve">Since </w:t>
        </w:r>
      </w:ins>
      <w:ins w:id="190" w:author="Jamie Kurtz" w:date="2014-05-19T22:20:00Z">
        <w:r w:rsidR="00D954BF">
          <w:t>the information in the token</w:t>
        </w:r>
      </w:ins>
      <w:ins w:id="191" w:author="Jamie Kurtz" w:date="2014-05-19T22:01:00Z">
        <w:r>
          <w:t xml:space="preserve"> is really all we need in order to authorize the user </w:t>
        </w:r>
      </w:ins>
      <w:ins w:id="192" w:author="Jamie Kurtz" w:date="2014-05-19T22:02:00Z">
        <w:r>
          <w:t xml:space="preserve">- i.e., as a Manager, our main job here is to validate the token's signature and convert the JWT to a .NET IPrincipal </w:t>
        </w:r>
      </w:ins>
      <w:ins w:id="193" w:author="Jamie Kurtz" w:date="2014-05-19T22:03:00Z">
        <w:r>
          <w:t xml:space="preserve">object. As you recall from the section on HTTP Basic authentication, we can utilize </w:t>
        </w:r>
      </w:ins>
      <w:ins w:id="194" w:author="Jamie Kurtz" w:date="2014-05-19T22:05:00Z">
        <w:r>
          <w:t>a message handler to perform this work</w:t>
        </w:r>
      </w:ins>
      <w:ins w:id="195" w:author="Jamie Kurtz" w:date="2014-05-19T22:20:00Z">
        <w:r w:rsidR="00D954BF">
          <w:t>. Then, once the HttpContext's user is set, the Authorize attribute already on our controllers and methods will protect us.</w:t>
        </w:r>
      </w:ins>
    </w:p>
    <w:p w14:paraId="0CD3D0F6" w14:textId="77777777" w:rsidR="0021548E" w:rsidRDefault="0021548E">
      <w:pPr>
        <w:pStyle w:val="BodyTextCont"/>
        <w:rPr>
          <w:ins w:id="196" w:author="Jamie Kurtz" w:date="2014-05-19T22:24:00Z"/>
        </w:rPr>
      </w:pPr>
      <w:ins w:id="197" w:author="Jamie Kurtz" w:date="2014-05-19T22:22:00Z">
        <w:r>
          <w:t xml:space="preserve">Except for this particular message handler, we're going to leverage an existing NuGet package. You can read about the package here: </w:t>
        </w:r>
      </w:ins>
      <w:ins w:id="198" w:author="Jamie Kurtz" w:date="2014-05-19T22:24:00Z">
        <w:r>
          <w:fldChar w:fldCharType="begin"/>
        </w:r>
        <w:r>
          <w:instrText xml:space="preserve"> HYPERLINK "</w:instrText>
        </w:r>
        <w:r w:rsidRPr="0021548E">
          <w:instrText>https://www.nuget.org/packages/JwtAuthForWebAPI</w:instrText>
        </w:r>
        <w:r>
          <w:instrText xml:space="preserve">" </w:instrText>
        </w:r>
        <w:r>
          <w:fldChar w:fldCharType="separate"/>
        </w:r>
        <w:r w:rsidRPr="00D64B78">
          <w:t>https://www.nuget.org/packages/JwtAuthForWebAPI</w:t>
        </w:r>
        <w:r>
          <w:fldChar w:fldCharType="end"/>
        </w:r>
        <w:r>
          <w:t>. But let's dive into the code!</w:t>
        </w:r>
      </w:ins>
    </w:p>
    <w:p w14:paraId="43B0F042" w14:textId="77777777" w:rsidR="0021548E" w:rsidRDefault="0021548E">
      <w:pPr>
        <w:pStyle w:val="Heading2"/>
        <w:rPr>
          <w:ins w:id="199" w:author="Jamie Kurtz" w:date="2014-05-19T22:26:00Z"/>
        </w:rPr>
        <w:pPrChange w:id="200" w:author="Jamie Kurtz" w:date="2014-05-19T22:26:00Z">
          <w:pPr>
            <w:pStyle w:val="BodyTextCont"/>
          </w:pPr>
        </w:pPrChange>
      </w:pPr>
      <w:ins w:id="201" w:author="Jamie Kurtz" w:date="2014-05-19T22:25:00Z">
        <w:r>
          <w:t xml:space="preserve">Configuring </w:t>
        </w:r>
      </w:ins>
      <w:ins w:id="202" w:author="Jamie Kurtz" w:date="2014-05-19T22:26:00Z">
        <w:r>
          <w:t>the JwtAuthForWebAPI Package</w:t>
        </w:r>
      </w:ins>
    </w:p>
    <w:p w14:paraId="519634DE" w14:textId="4BACC5C7" w:rsidR="007707B2" w:rsidDel="0029753C" w:rsidRDefault="006874F6">
      <w:pPr>
        <w:pStyle w:val="BodyTextFirst"/>
        <w:rPr>
          <w:del w:id="203" w:author="Jamie Kurtz" w:date="2014-05-19T22:27:00Z"/>
        </w:rPr>
        <w:pPrChange w:id="204" w:author="Jamie Kurtz" w:date="2014-05-19T22:27:00Z">
          <w:pPr>
            <w:pStyle w:val="BodyTextCont"/>
          </w:pPr>
        </w:pPrChange>
      </w:pPr>
      <w:ins w:id="205" w:author="Jamie Kurtz" w:date="2014-05-19T21:23:00Z">
        <w:r>
          <w:t xml:space="preserve"> </w:t>
        </w:r>
      </w:ins>
      <w:ins w:id="206" w:author="Jamie Kurtz" w:date="2014-05-19T22:26:00Z">
        <w:r w:rsidR="0021548E">
          <w:t xml:space="preserve">With the solution open, run the following </w:t>
        </w:r>
        <w:r w:rsidR="0029753C">
          <w:t>command in the Package Manager Console:</w:t>
        </w:r>
      </w:ins>
    </w:p>
    <w:p w14:paraId="12A49C0E" w14:textId="46BFEB25" w:rsidR="00D936C7" w:rsidRDefault="00C31E9A">
      <w:pPr>
        <w:pStyle w:val="BodyTextFirst"/>
        <w:rPr>
          <w:ins w:id="207" w:author="Jamie Kurtz" w:date="2014-05-18T21:49:00Z"/>
        </w:rPr>
        <w:pPrChange w:id="208" w:author="Jamie Kurtz" w:date="2014-05-19T22:27:00Z">
          <w:pPr>
            <w:pStyle w:val="BodyTextCont"/>
          </w:pPr>
        </w:pPrChange>
      </w:pPr>
      <w:del w:id="209" w:author="Jamie Kurtz" w:date="2014-05-19T22:27:00Z">
        <w:r w:rsidDel="0029753C">
          <w:delText>Hook in Jamie's NuGet handler</w:delText>
        </w:r>
        <w:r w:rsidR="00725DD8" w:rsidDel="0029753C">
          <w:delText xml:space="preserve">. Configure it to run </w:delText>
        </w:r>
        <w:r w:rsidDel="0029753C">
          <w:delText xml:space="preserve">. </w:delText>
        </w:r>
        <w:r w:rsidR="001958D6" w:rsidDel="0029753C">
          <w:delText>R</w:delText>
        </w:r>
        <w:r w:rsidDel="0029753C">
          <w:delText xml:space="preserve">un </w:delText>
        </w:r>
        <w:r w:rsidR="00457FE5" w:rsidDel="0029753C">
          <w:delText>a few</w:delText>
        </w:r>
        <w:r w:rsidDel="0029753C">
          <w:delText xml:space="preserve"> of the demos</w:delText>
        </w:r>
        <w:r w:rsidR="00457FE5" w:rsidDel="0029753C">
          <w:delText>,</w:delText>
        </w:r>
        <w:r w:rsidDel="0029753C">
          <w:delText xml:space="preserve"> this time with Bearer requests</w:delText>
        </w:r>
        <w:r w:rsidR="00457FE5" w:rsidDel="0029753C">
          <w:delText>. S</w:delText>
        </w:r>
        <w:r w:rsidDel="0029753C">
          <w:delText>how</w:delText>
        </w:r>
        <w:r w:rsidR="00457FE5" w:rsidDel="0029753C">
          <w:delText xml:space="preserve"> that</w:delText>
        </w:r>
        <w:r w:rsidDel="0029753C">
          <w:delText xml:space="preserve"> they work w/o any modification</w:delText>
        </w:r>
        <w:r w:rsidR="00457FE5" w:rsidDel="0029753C">
          <w:delText xml:space="preserve"> to our existing code</w:delText>
        </w:r>
        <w:r w:rsidDel="0029753C">
          <w:delText>.</w:delText>
        </w:r>
        <w:r w:rsidR="00C37490" w:rsidDel="0029753C">
          <w:delText xml:space="preserve"> Great way to showcase the framework's architecture to handle the "cross-cutting concern" of security.</w:delText>
        </w:r>
      </w:del>
    </w:p>
    <w:p w14:paraId="338D9772" w14:textId="69E66038" w:rsidR="00D936C7" w:rsidRDefault="00D936C7">
      <w:pPr>
        <w:pStyle w:val="Code"/>
        <w:rPr>
          <w:ins w:id="210" w:author="Jamie Kurtz" w:date="2014-05-18T21:49:00Z"/>
        </w:rPr>
        <w:pPrChange w:id="211" w:author="Jamie Kurtz" w:date="2014-05-18T21:50:00Z">
          <w:pPr>
            <w:pStyle w:val="BodyTextCont"/>
          </w:pPr>
        </w:pPrChange>
      </w:pPr>
      <w:ins w:id="212" w:author="Jamie Kurtz" w:date="2014-05-18T21:49:00Z">
        <w:r w:rsidRPr="00D936C7">
          <w:rPr>
            <w:highlight w:val="white"/>
          </w:rPr>
          <w:t>install-package JwtAuthForWebAPI -Pre WebApi2Book.Web.Api</w:t>
        </w:r>
      </w:ins>
    </w:p>
    <w:p w14:paraId="67508884" w14:textId="77777777" w:rsidR="0054042D" w:rsidRDefault="0029753C" w:rsidP="004E5B64">
      <w:pPr>
        <w:pStyle w:val="BodyTextCont"/>
        <w:rPr>
          <w:ins w:id="213" w:author="Jamie Kurtz" w:date="2014-05-19T22:31:00Z"/>
        </w:rPr>
      </w:pPr>
      <w:ins w:id="214" w:author="Jamie Kurtz" w:date="2014-05-19T22:27:00Z">
        <w:r>
          <w:t xml:space="preserve">This will install our JWT-based NuGet package into the web project. Note that we're using a pre-release version of the package. This is needed because </w:t>
        </w:r>
      </w:ins>
      <w:ins w:id="215" w:author="Jamie Kurtz" w:date="2014-05-19T22:28:00Z">
        <w:r>
          <w:t xml:space="preserve">at the time of this writing </w:t>
        </w:r>
      </w:ins>
      <w:ins w:id="216" w:author="Jamie Kurtz" w:date="2014-05-19T22:27:00Z">
        <w:r>
          <w:t>the underlying JWT library from Microsoft</w:t>
        </w:r>
      </w:ins>
      <w:ins w:id="217" w:author="Jamie Kurtz" w:date="2014-05-19T22:28:00Z">
        <w:r>
          <w:t xml:space="preserve"> was also still in pre-release. By the time you read this, though, you may need to remove the "-Pre" arg</w:t>
        </w:r>
      </w:ins>
      <w:ins w:id="218" w:author="Jamie Kurtz" w:date="2014-05-19T22:29:00Z">
        <w:r>
          <w:t>u</w:t>
        </w:r>
      </w:ins>
      <w:ins w:id="219" w:author="Jamie Kurtz" w:date="2014-05-19T22:28:00Z">
        <w:r>
          <w:t>ment</w:t>
        </w:r>
      </w:ins>
      <w:ins w:id="220" w:author="Jamie Kurtz" w:date="2014-05-19T22:29:00Z">
        <w:r>
          <w:t>. The JwtAuthForWebAPI page on nuget.org will indicate the appropriate command to execute.</w:t>
        </w:r>
      </w:ins>
    </w:p>
    <w:p w14:paraId="5E5C9F8E" w14:textId="3F0FC046" w:rsidR="0054042D" w:rsidRDefault="0054042D" w:rsidP="004E5B64">
      <w:pPr>
        <w:pStyle w:val="BodyTextCont"/>
        <w:rPr>
          <w:ins w:id="221" w:author="Jamie Kurtz" w:date="2014-05-19T22:31:00Z"/>
        </w:rPr>
      </w:pPr>
      <w:ins w:id="222" w:author="Jamie Kurtz" w:date="2014-05-19T22:31:00Z">
        <w:r>
          <w:t xml:space="preserve">Once the package is installed, add the following </w:t>
        </w:r>
      </w:ins>
      <w:ins w:id="223" w:author="Jamie Kurtz" w:date="2014-05-19T22:48:00Z">
        <w:r>
          <w:t xml:space="preserve">to the </w:t>
        </w:r>
      </w:ins>
      <w:ins w:id="224" w:author="Jamie Kurtz" w:date="2014-05-19T22:31:00Z">
        <w:r>
          <w:t>configSection</w:t>
        </w:r>
      </w:ins>
      <w:ins w:id="225" w:author="Jamie Kurtz" w:date="2014-05-19T22:48:00Z">
        <w:r>
          <w:t>s</w:t>
        </w:r>
      </w:ins>
      <w:ins w:id="226" w:author="Jamie Kurtz" w:date="2014-05-19T22:31:00Z">
        <w:r>
          <w:t xml:space="preserve"> in the web.config file:</w:t>
        </w:r>
      </w:ins>
    </w:p>
    <w:p w14:paraId="46063470" w14:textId="4DAAC2F6" w:rsidR="00D936C7" w:rsidRDefault="0029753C">
      <w:pPr>
        <w:pStyle w:val="Code"/>
        <w:rPr>
          <w:ins w:id="227" w:author="Jamie Kurtz" w:date="2014-05-19T22:48:00Z"/>
        </w:rPr>
        <w:pPrChange w:id="228" w:author="Jamie Kurtz" w:date="2014-05-19T22:48:00Z">
          <w:pPr>
            <w:pStyle w:val="BodyTextCont"/>
          </w:pPr>
        </w:pPrChange>
      </w:pPr>
      <w:ins w:id="229" w:author="Jamie Kurtz" w:date="2014-05-19T22:27:00Z">
        <w:r>
          <w:t xml:space="preserve"> </w:t>
        </w:r>
      </w:ins>
      <w:ins w:id="230" w:author="Jamie Kurtz" w:date="2014-05-19T22:48:00Z">
        <w:r w:rsidR="0054042D" w:rsidRPr="0054042D">
          <w:rPr>
            <w:highlight w:val="white"/>
          </w:rPr>
          <w:t>&lt;section name="JwtAuthForWebAPI" type="JwtAuthForWebAPI.JwtAuthForWebApiConfigurationSection"/&gt;</w:t>
        </w:r>
      </w:ins>
    </w:p>
    <w:p w14:paraId="2B063E65" w14:textId="31CAE29A" w:rsidR="0054042D" w:rsidRDefault="0054042D" w:rsidP="004E5B64">
      <w:pPr>
        <w:pStyle w:val="BodyTextCont"/>
        <w:rPr>
          <w:ins w:id="231" w:author="Jamie Kurtz" w:date="2014-05-19T22:48:00Z"/>
        </w:rPr>
      </w:pPr>
      <w:ins w:id="232" w:author="Jamie Kurtz" w:date="2014-05-19T22:48:00Z">
        <w:r>
          <w:t>Then add the following section, below configSections:</w:t>
        </w:r>
      </w:ins>
    </w:p>
    <w:p w14:paraId="70DBC681" w14:textId="77777777" w:rsidR="0054042D" w:rsidRPr="0054042D" w:rsidRDefault="0054042D">
      <w:pPr>
        <w:pStyle w:val="Code"/>
        <w:rPr>
          <w:ins w:id="233" w:author="Jamie Kurtz" w:date="2014-05-19T22:49:00Z"/>
        </w:rPr>
        <w:pPrChange w:id="234" w:author="Jamie Kurtz" w:date="2014-05-19T22:49:00Z">
          <w:pPr>
            <w:pStyle w:val="BodyTextCont"/>
          </w:pPr>
        </w:pPrChange>
      </w:pPr>
      <w:ins w:id="235" w:author="Jamie Kurtz" w:date="2014-05-19T22:49:00Z">
        <w:r w:rsidRPr="0054042D">
          <w:t>&lt;JwtAuthForWebAPI</w:t>
        </w:r>
      </w:ins>
    </w:p>
    <w:p w14:paraId="3A5B2FF6" w14:textId="77777777" w:rsidR="0054042D" w:rsidRPr="0054042D" w:rsidRDefault="0054042D">
      <w:pPr>
        <w:pStyle w:val="Code"/>
        <w:rPr>
          <w:ins w:id="236" w:author="Jamie Kurtz" w:date="2014-05-19T22:49:00Z"/>
        </w:rPr>
        <w:pPrChange w:id="237" w:author="Jamie Kurtz" w:date="2014-05-19T22:49:00Z">
          <w:pPr>
            <w:pStyle w:val="BodyTextCont"/>
          </w:pPr>
        </w:pPrChange>
      </w:pPr>
      <w:ins w:id="238" w:author="Jamie Kurtz" w:date="2014-05-19T22:49:00Z">
        <w:r w:rsidRPr="0054042D">
          <w:t xml:space="preserve">    AllowedAudience="http://www.example.com"</w:t>
        </w:r>
      </w:ins>
    </w:p>
    <w:p w14:paraId="574BB5D3" w14:textId="77777777" w:rsidR="0054042D" w:rsidRPr="0054042D" w:rsidRDefault="0054042D">
      <w:pPr>
        <w:pStyle w:val="Code"/>
        <w:rPr>
          <w:ins w:id="239" w:author="Jamie Kurtz" w:date="2014-05-19T22:49:00Z"/>
        </w:rPr>
        <w:pPrChange w:id="240" w:author="Jamie Kurtz" w:date="2014-05-19T22:49:00Z">
          <w:pPr>
            <w:pStyle w:val="BodyTextCont"/>
          </w:pPr>
        </w:pPrChange>
      </w:pPr>
      <w:ins w:id="241" w:author="Jamie Kurtz" w:date="2014-05-19T22:49:00Z">
        <w:r w:rsidRPr="0054042D">
          <w:t xml:space="preserve">    Issuer="corp"</w:t>
        </w:r>
      </w:ins>
    </w:p>
    <w:p w14:paraId="2994792B" w14:textId="0E8B481B" w:rsidR="0054042D" w:rsidRDefault="0054042D">
      <w:pPr>
        <w:pStyle w:val="Code"/>
        <w:rPr>
          <w:ins w:id="242" w:author="Jamie Kurtz" w:date="2014-05-19T22:49:00Z"/>
        </w:rPr>
        <w:pPrChange w:id="243" w:author="Jamie Kurtz" w:date="2014-05-19T22:49:00Z">
          <w:pPr>
            <w:pStyle w:val="BodyTextCont"/>
          </w:pPr>
        </w:pPrChange>
      </w:pPr>
      <w:ins w:id="244" w:author="Jamie Kurtz" w:date="2014-05-19T22:49:00Z">
        <w:r w:rsidRPr="0054042D">
          <w:t xml:space="preserve">    SymmetricKey="cXdlcnR5dWlvcGFzZGZnaGprbHp4Y3Zibm0xMjM0NTY=" /&gt;</w:t>
        </w:r>
      </w:ins>
    </w:p>
    <w:p w14:paraId="52E3BD52" w14:textId="1C0A7EC0" w:rsidR="0054042D" w:rsidRDefault="0054042D" w:rsidP="004E5B64">
      <w:pPr>
        <w:pStyle w:val="BodyTextCont"/>
        <w:rPr>
          <w:ins w:id="245" w:author="Jamie Kurtz" w:date="2014-05-19T22:50:00Z"/>
        </w:rPr>
      </w:pPr>
      <w:ins w:id="246" w:author="Jamie Kurtz" w:date="2014-05-19T22:49:00Z">
        <w:r>
          <w:t xml:space="preserve">In a minute we will add the code that reads </w:t>
        </w:r>
      </w:ins>
      <w:ins w:id="247" w:author="Jamie Kurtz" w:date="2014-05-19T22:50:00Z">
        <w:r>
          <w:t>these configuration values. But first, a few words about the SymmetricKey property.</w:t>
        </w:r>
      </w:ins>
    </w:p>
    <w:p w14:paraId="3D6663AB" w14:textId="4D845BF3" w:rsidR="0054042D" w:rsidRDefault="0054042D" w:rsidP="004E5B64">
      <w:pPr>
        <w:pStyle w:val="BodyTextCont"/>
        <w:rPr>
          <w:ins w:id="248" w:author="Jamie Kurtz" w:date="2014-05-19T22:53:00Z"/>
        </w:rPr>
      </w:pPr>
      <w:ins w:id="249" w:author="Jamie Kurtz" w:date="2014-05-19T22:50:00Z">
        <w:r>
          <w:lastRenderedPageBreak/>
          <w:t xml:space="preserve">You can sign JWTs by using either </w:t>
        </w:r>
      </w:ins>
      <w:ins w:id="250" w:author="Jamie Kurtz" w:date="2014-05-19T22:51:00Z">
        <w:r>
          <w:t xml:space="preserve">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w:t>
        </w:r>
      </w:ins>
      <w:ins w:id="251" w:author="Jamie Kurtz" w:date="2014-05-19T22:53:00Z">
        <w:r>
          <w:t xml:space="preserve">In the configuration code above, </w:t>
        </w:r>
      </w:ins>
      <w:ins w:id="252" w:author="Jamie Kurtz" w:date="2014-05-19T22:51:00Z">
        <w:r>
          <w:t xml:space="preserve">if we wanted to use a certificate instead of </w:t>
        </w:r>
      </w:ins>
      <w:ins w:id="253" w:author="Jamie Kurtz" w:date="2014-05-19T22:53:00Z">
        <w:r>
          <w:t xml:space="preserve">a </w:t>
        </w:r>
      </w:ins>
      <w:ins w:id="254" w:author="Jamie Kurtz" w:date="2014-05-19T22:51:00Z">
        <w:r>
          <w:t>symmetric key</w:t>
        </w:r>
      </w:ins>
      <w:ins w:id="255" w:author="Jamie Kurtz" w:date="2014-05-19T22:53:00Z">
        <w:r>
          <w:t>, would use the SubjectCertificateName property instead - like this</w:t>
        </w:r>
      </w:ins>
      <w:ins w:id="256" w:author="Jamie Kurtz" w:date="2014-05-19T22:55:00Z">
        <w:r w:rsidR="00886A8C">
          <w:t xml:space="preserve"> (replacing the SymmetricKey property)</w:t>
        </w:r>
      </w:ins>
      <w:ins w:id="257" w:author="Jamie Kurtz" w:date="2014-05-19T22:53:00Z">
        <w:r>
          <w:t>:</w:t>
        </w:r>
      </w:ins>
    </w:p>
    <w:p w14:paraId="40CAB61B" w14:textId="77777777" w:rsidR="0054042D" w:rsidRPr="0054042D" w:rsidRDefault="0054042D">
      <w:pPr>
        <w:pStyle w:val="Code"/>
        <w:rPr>
          <w:ins w:id="258" w:author="Jamie Kurtz" w:date="2014-05-19T22:54:00Z"/>
        </w:rPr>
        <w:pPrChange w:id="259" w:author="Jamie Kurtz" w:date="2014-05-19T22:54:00Z">
          <w:pPr/>
        </w:pPrChange>
      </w:pPr>
      <w:ins w:id="260" w:author="Jamie Kurtz" w:date="2014-05-19T22:54:00Z">
        <w:r w:rsidRPr="0054042D">
          <w:t>SubjectCertificateName="CN=JwtAuthForWebAPI Example"</w:t>
        </w:r>
      </w:ins>
    </w:p>
    <w:p w14:paraId="465D236B" w14:textId="77777777" w:rsidR="00886A8C" w:rsidRDefault="00886A8C" w:rsidP="004E5B64">
      <w:pPr>
        <w:pStyle w:val="BodyTextCont"/>
        <w:rPr>
          <w:ins w:id="261" w:author="Jamie Kurtz" w:date="2014-05-19T22:56:00Z"/>
        </w:rPr>
      </w:pPr>
      <w:ins w:id="262" w:author="Jamie Kurtz" w:date="2014-05-19T22:55:00Z">
        <w:r>
          <w:t xml:space="preserve">One could argue that using certificates for signing these tokens is more secure. Regardless, using a shared symmetric key is easier to demonstrate, so that's what we're doing here. </w:t>
        </w:r>
      </w:ins>
      <w:ins w:id="263" w:author="Jamie Kurtz" w:date="2014-05-19T22:56:00Z">
        <w:r>
          <w:t>You can create your own symmetric key by running the following statements within PowerShell:</w:t>
        </w:r>
      </w:ins>
    </w:p>
    <w:p w14:paraId="3555FCF0" w14:textId="305BF58F" w:rsidR="007F4354" w:rsidRDefault="007F4354">
      <w:pPr>
        <w:pStyle w:val="Code"/>
        <w:rPr>
          <w:ins w:id="264" w:author="Jamie Kurtz" w:date="2014-05-18T21:49:00Z"/>
        </w:rPr>
        <w:pPrChange w:id="265" w:author="Jamie Kurtz" w:date="2014-05-18T21:50:00Z">
          <w:pPr>
            <w:pStyle w:val="BodyTextCont"/>
          </w:pPr>
        </w:pPrChange>
      </w:pPr>
      <w:ins w:id="266" w:author="Jamie Kurtz" w:date="2014-05-18T21:49:00Z">
        <w:r w:rsidRPr="007F4354">
          <w:t>$keyBytes=[System.Text.Encoding]::UTF8.GetBytes("qwertyuiopasdfghjklzxcvbnm123456")</w:t>
        </w:r>
      </w:ins>
    </w:p>
    <w:p w14:paraId="52E84DA8" w14:textId="6257B098" w:rsidR="007F4354" w:rsidRDefault="007F4354">
      <w:pPr>
        <w:pStyle w:val="Code"/>
        <w:rPr>
          <w:ins w:id="267" w:author="Jamie Kurtz" w:date="2014-05-19T22:56:00Z"/>
        </w:rPr>
        <w:pPrChange w:id="268" w:author="Jamie Kurtz" w:date="2014-05-18T21:50:00Z">
          <w:pPr>
            <w:pStyle w:val="BodyTextCont"/>
          </w:pPr>
        </w:pPrChange>
      </w:pPr>
      <w:ins w:id="269" w:author="Jamie Kurtz" w:date="2014-05-18T21:50:00Z">
        <w:r w:rsidRPr="007F4354">
          <w:t>[System.Convert]::ToBase64String($keyBytes)</w:t>
        </w:r>
      </w:ins>
    </w:p>
    <w:p w14:paraId="462AA9F5" w14:textId="0F5E28A9" w:rsidR="00886A8C" w:rsidRDefault="00886A8C">
      <w:pPr>
        <w:pStyle w:val="BodyTextCont"/>
        <w:rPr>
          <w:ins w:id="270" w:author="Jamie Kurtz" w:date="2014-05-19T22:59:00Z"/>
        </w:rPr>
      </w:pPr>
      <w:ins w:id="271" w:author="Jamie Kurtz" w:date="2014-05-19T22:56:00Z">
        <w:r>
          <w:t xml:space="preserve">The first line creates a byte array from a 32 character string. The second line then converts the array to a base64 encoded string. </w:t>
        </w:r>
      </w:ins>
      <w:ins w:id="272" w:author="Jamie Kurtz" w:date="2014-05-19T22:58:00Z">
        <w:r>
          <w:t>This method of signing is called "shared key" because</w:t>
        </w:r>
      </w:ins>
      <w:ins w:id="273" w:author="Jamie Kurtz" w:date="2014-05-19T22:59:00Z">
        <w:r>
          <w:t>, unlike public/private key pairs,</w:t>
        </w:r>
      </w:ins>
      <w:ins w:id="274" w:author="Jamie Kurtz" w:date="2014-05-19T22:58:00Z">
        <w:r>
          <w:t xml:space="preserve"> the issue</w:t>
        </w:r>
      </w:ins>
      <w:ins w:id="275" w:author="Jamie Kurtz" w:date="2014-05-19T22:59:00Z">
        <w:r>
          <w:t>r</w:t>
        </w:r>
      </w:ins>
      <w:ins w:id="276" w:author="Jamie Kurtz" w:date="2014-05-19T22:58:00Z">
        <w:r>
          <w:t xml:space="preserve"> and the service must both have a copy of the same key (i.e. the base64 string). </w:t>
        </w:r>
      </w:ins>
    </w:p>
    <w:p w14:paraId="2A4A9278" w14:textId="36782505" w:rsidR="00886A8C" w:rsidRDefault="00886A8C">
      <w:pPr>
        <w:pStyle w:val="BodyTextCont"/>
        <w:rPr>
          <w:ins w:id="277" w:author="Jamie Kurtz" w:date="2014-05-19T23:00:00Z"/>
        </w:rPr>
      </w:pPr>
      <w:ins w:id="278" w:author="Jamie Kurtz" w:date="2014-05-19T23:00:00Z">
        <w:r>
          <w:t xml:space="preserve">You are free to use the symmetric key shown above, or you can </w:t>
        </w:r>
      </w:ins>
      <w:ins w:id="279" w:author="Jamie Kurtz" w:date="2014-05-19T23:02:00Z">
        <w:r w:rsidR="00CC0F2C">
          <w:t>generate</w:t>
        </w:r>
      </w:ins>
      <w:ins w:id="280" w:author="Jamie Kurtz" w:date="2014-05-19T23:00:00Z">
        <w:r>
          <w:t xml:space="preserve"> your own.</w:t>
        </w:r>
      </w:ins>
    </w:p>
    <w:p w14:paraId="08DD0E04" w14:textId="168755D0" w:rsidR="007F4354" w:rsidRDefault="00886A8C" w:rsidP="004E5B64">
      <w:pPr>
        <w:pStyle w:val="BodyTextCont"/>
        <w:rPr>
          <w:ins w:id="281" w:author="Jamie Kurtz" w:date="2014-05-19T23:01:00Z"/>
        </w:rPr>
      </w:pPr>
      <w:ins w:id="282" w:author="Jamie Kurtz" w:date="2014-05-19T23:00:00Z">
        <w:r>
          <w:t>Next we need to add the code that configures the</w:t>
        </w:r>
      </w:ins>
      <w:ins w:id="283" w:author="Jamie Kurtz" w:date="2014-05-19T23:01:00Z">
        <w:r>
          <w:t xml:space="preserve"> associated</w:t>
        </w:r>
      </w:ins>
      <w:ins w:id="284" w:author="Jamie Kurtz" w:date="2014-05-19T23:00:00Z">
        <w:r>
          <w:t xml:space="preserve"> message handler</w:t>
        </w:r>
      </w:ins>
      <w:ins w:id="285" w:author="Jamie Kurtz" w:date="2014-05-19T23:01:00Z">
        <w:r>
          <w:t xml:space="preserve">. Add the following to the bottom of the </w:t>
        </w:r>
        <w:r w:rsidRPr="00886A8C">
          <w:rPr>
            <w:rStyle w:val="CodeInline"/>
            <w:rPrChange w:id="286" w:author="Jamie Kurtz" w:date="2014-05-19T23:02:00Z">
              <w:rPr/>
            </w:rPrChange>
          </w:rPr>
          <w:t>RegisterHandlers</w:t>
        </w:r>
        <w:r>
          <w:t xml:space="preserve"> method in the </w:t>
        </w:r>
        <w:r w:rsidRPr="00886A8C">
          <w:rPr>
            <w:rStyle w:val="CodeInline"/>
            <w:rPrChange w:id="287" w:author="Jamie Kurtz" w:date="2014-05-19T23:02:00Z">
              <w:rPr/>
            </w:rPrChange>
          </w:rPr>
          <w:t>WebApiApplication</w:t>
        </w:r>
        <w:r>
          <w:t xml:space="preserve"> class:</w:t>
        </w:r>
      </w:ins>
    </w:p>
    <w:p w14:paraId="3AC6BF55" w14:textId="77777777" w:rsidR="00296B98" w:rsidRDefault="00296B98">
      <w:pPr>
        <w:pStyle w:val="Code"/>
        <w:pPrChange w:id="288" w:author="Jamie Kurtz" w:date="2014-05-19T23:05:00Z">
          <w:pPr>
            <w:pStyle w:val="BodyTextCont"/>
          </w:pPr>
        </w:pPrChange>
      </w:pPr>
    </w:p>
    <w:p w14:paraId="1AFFB796" w14:textId="77777777" w:rsidR="00296B98" w:rsidRPr="00296B98" w:rsidRDefault="00296B98">
      <w:pPr>
        <w:pStyle w:val="Code"/>
        <w:rPr>
          <w:ins w:id="289" w:author="Jamie Kurtz" w:date="2014-05-19T23:05:00Z"/>
          <w:highlight w:val="white"/>
        </w:rPr>
        <w:pPrChange w:id="290" w:author="Jamie Kurtz" w:date="2014-05-19T23:05:00Z">
          <w:pPr/>
        </w:pPrChange>
      </w:pPr>
      <w:ins w:id="291" w:author="Jamie Kurtz" w:date="2014-05-19T23:05:00Z">
        <w:r w:rsidRPr="00296B98">
          <w:rPr>
            <w:highlight w:val="white"/>
          </w:rPr>
          <w:t>var builder = new SecurityTokenBuilder();</w:t>
        </w:r>
      </w:ins>
    </w:p>
    <w:p w14:paraId="5F32C391" w14:textId="77777777" w:rsidR="00296B98" w:rsidRPr="00296B98" w:rsidRDefault="00296B98">
      <w:pPr>
        <w:pStyle w:val="Code"/>
        <w:rPr>
          <w:ins w:id="292" w:author="Jamie Kurtz" w:date="2014-05-19T23:05:00Z"/>
          <w:highlight w:val="white"/>
        </w:rPr>
        <w:pPrChange w:id="293" w:author="Jamie Kurtz" w:date="2014-05-19T23:05:00Z">
          <w:pPr/>
        </w:pPrChange>
      </w:pPr>
      <w:ins w:id="294" w:author="Jamie Kurtz" w:date="2014-05-19T23:05:00Z">
        <w:r w:rsidRPr="00296B98">
          <w:rPr>
            <w:highlight w:val="white"/>
          </w:rPr>
          <w:t>var reader = new ConfigurationReader();</w:t>
        </w:r>
      </w:ins>
    </w:p>
    <w:p w14:paraId="398575DB" w14:textId="77777777" w:rsidR="00296B98" w:rsidRPr="00296B98" w:rsidRDefault="00296B98">
      <w:pPr>
        <w:pStyle w:val="Code"/>
        <w:rPr>
          <w:ins w:id="295" w:author="Jamie Kurtz" w:date="2014-05-19T23:05:00Z"/>
          <w:highlight w:val="white"/>
        </w:rPr>
        <w:pPrChange w:id="296" w:author="Jamie Kurtz" w:date="2014-05-19T23:05:00Z">
          <w:pPr/>
        </w:pPrChange>
      </w:pPr>
      <w:ins w:id="297" w:author="Jamie Kurtz" w:date="2014-05-19T23:05:00Z">
        <w:r w:rsidRPr="00296B98">
          <w:rPr>
            <w:highlight w:val="white"/>
          </w:rPr>
          <w:t>GlobalConfiguration.Configuration.MessageHandlers.Add(</w:t>
        </w:r>
      </w:ins>
    </w:p>
    <w:p w14:paraId="500726C7" w14:textId="77777777" w:rsidR="00296B98" w:rsidRPr="00296B98" w:rsidRDefault="00296B98">
      <w:pPr>
        <w:pStyle w:val="Code"/>
        <w:rPr>
          <w:ins w:id="298" w:author="Jamie Kurtz" w:date="2014-05-19T23:05:00Z"/>
          <w:highlight w:val="white"/>
        </w:rPr>
        <w:pPrChange w:id="299" w:author="Jamie Kurtz" w:date="2014-05-19T23:05:00Z">
          <w:pPr/>
        </w:pPrChange>
      </w:pPr>
      <w:ins w:id="300" w:author="Jamie Kurtz" w:date="2014-05-19T23:05:00Z">
        <w:r w:rsidRPr="00296B98">
          <w:rPr>
            <w:highlight w:val="white"/>
          </w:rPr>
          <w:t xml:space="preserve">    new JwtAuthenticationMessageHandler</w:t>
        </w:r>
      </w:ins>
    </w:p>
    <w:p w14:paraId="3D67806D" w14:textId="77777777" w:rsidR="00296B98" w:rsidRPr="00296B98" w:rsidRDefault="00296B98">
      <w:pPr>
        <w:pStyle w:val="Code"/>
        <w:rPr>
          <w:ins w:id="301" w:author="Jamie Kurtz" w:date="2014-05-19T23:05:00Z"/>
          <w:highlight w:val="white"/>
        </w:rPr>
        <w:pPrChange w:id="302" w:author="Jamie Kurtz" w:date="2014-05-19T23:05:00Z">
          <w:pPr/>
        </w:pPrChange>
      </w:pPr>
      <w:ins w:id="303" w:author="Jamie Kurtz" w:date="2014-05-19T23:05:00Z">
        <w:r w:rsidRPr="00296B98">
          <w:rPr>
            <w:highlight w:val="white"/>
          </w:rPr>
          <w:t xml:space="preserve">    {</w:t>
        </w:r>
      </w:ins>
    </w:p>
    <w:p w14:paraId="46B6B129" w14:textId="77777777" w:rsidR="00296B98" w:rsidRPr="00296B98" w:rsidRDefault="00296B98">
      <w:pPr>
        <w:pStyle w:val="Code"/>
        <w:rPr>
          <w:ins w:id="304" w:author="Jamie Kurtz" w:date="2014-05-19T23:05:00Z"/>
          <w:highlight w:val="white"/>
        </w:rPr>
        <w:pPrChange w:id="305" w:author="Jamie Kurtz" w:date="2014-05-19T23:05:00Z">
          <w:pPr/>
        </w:pPrChange>
      </w:pPr>
      <w:ins w:id="306" w:author="Jamie Kurtz" w:date="2014-05-19T23:05:00Z">
        <w:r w:rsidRPr="00296B98">
          <w:rPr>
            <w:highlight w:val="white"/>
          </w:rPr>
          <w:t xml:space="preserve">        AllowedAudience = reader.AllowedAudience,</w:t>
        </w:r>
      </w:ins>
    </w:p>
    <w:p w14:paraId="69B74A62" w14:textId="77777777" w:rsidR="00296B98" w:rsidRPr="00296B98" w:rsidRDefault="00296B98">
      <w:pPr>
        <w:pStyle w:val="Code"/>
        <w:rPr>
          <w:ins w:id="307" w:author="Jamie Kurtz" w:date="2014-05-19T23:05:00Z"/>
          <w:highlight w:val="white"/>
        </w:rPr>
        <w:pPrChange w:id="308" w:author="Jamie Kurtz" w:date="2014-05-19T23:05:00Z">
          <w:pPr/>
        </w:pPrChange>
      </w:pPr>
      <w:ins w:id="309" w:author="Jamie Kurtz" w:date="2014-05-19T23:05:00Z">
        <w:r w:rsidRPr="00296B98">
          <w:rPr>
            <w:highlight w:val="white"/>
          </w:rPr>
          <w:t xml:space="preserve">        Issuer = reader.Issuer,</w:t>
        </w:r>
      </w:ins>
    </w:p>
    <w:p w14:paraId="37AD7F4C" w14:textId="77777777" w:rsidR="00296B98" w:rsidRPr="00296B98" w:rsidRDefault="00296B98">
      <w:pPr>
        <w:pStyle w:val="Code"/>
        <w:rPr>
          <w:ins w:id="310" w:author="Jamie Kurtz" w:date="2014-05-19T23:05:00Z"/>
          <w:highlight w:val="white"/>
        </w:rPr>
        <w:pPrChange w:id="311" w:author="Jamie Kurtz" w:date="2014-05-19T23:05:00Z">
          <w:pPr/>
        </w:pPrChange>
      </w:pPr>
      <w:ins w:id="312" w:author="Jamie Kurtz" w:date="2014-05-19T23:05:00Z">
        <w:r w:rsidRPr="00296B98">
          <w:rPr>
            <w:highlight w:val="white"/>
          </w:rPr>
          <w:t xml:space="preserve">        SigningToken = builder.CreateFromKey(reader.SymmetricKey)</w:t>
        </w:r>
      </w:ins>
    </w:p>
    <w:p w14:paraId="130C88F7" w14:textId="15F95D74" w:rsidR="00886A8C" w:rsidRDefault="00296B98">
      <w:pPr>
        <w:pStyle w:val="Code"/>
        <w:rPr>
          <w:ins w:id="313" w:author="Jamie Kurtz" w:date="2014-05-19T23:00:00Z"/>
        </w:rPr>
        <w:pPrChange w:id="314" w:author="Jamie Kurtz" w:date="2014-05-19T23:05:00Z">
          <w:pPr>
            <w:pStyle w:val="BodyTextCont"/>
          </w:pPr>
        </w:pPrChange>
      </w:pPr>
      <w:ins w:id="315" w:author="Jamie Kurtz" w:date="2014-05-19T23:05:00Z">
        <w:r w:rsidRPr="00296B98">
          <w:rPr>
            <w:highlight w:val="white"/>
          </w:rPr>
          <w:t xml:space="preserve">    });</w:t>
        </w:r>
      </w:ins>
    </w:p>
    <w:p w14:paraId="62EF336F" w14:textId="77777777" w:rsidR="00886A8C" w:rsidRDefault="00886A8C" w:rsidP="004E5B64">
      <w:pPr>
        <w:pStyle w:val="BodyTextCont"/>
        <w:rPr>
          <w:ins w:id="316" w:author="Jamie Kurtz" w:date="2014-05-19T23:00:00Z"/>
        </w:rPr>
      </w:pPr>
    </w:p>
    <w:p w14:paraId="18370D79" w14:textId="0333A95A" w:rsidR="00886A8C" w:rsidRDefault="00F26153" w:rsidP="004E5B64">
      <w:pPr>
        <w:pStyle w:val="BodyTextCont"/>
        <w:rPr>
          <w:ins w:id="317" w:author="Jamie Kurtz" w:date="2014-05-19T23:05:00Z"/>
        </w:rPr>
      </w:pPr>
      <w:ins w:id="318" w:author="Jamie Kurtz" w:date="2014-05-19T23:05:00Z">
        <w:r>
          <w:t>You will also need to add the following using statement:</w:t>
        </w:r>
      </w:ins>
    </w:p>
    <w:p w14:paraId="24D10EDB" w14:textId="1436D43B" w:rsidR="00F26153" w:rsidRDefault="00F26153">
      <w:pPr>
        <w:pStyle w:val="Code"/>
        <w:rPr>
          <w:ins w:id="319" w:author="Jamie Kurtz" w:date="2014-05-19T23:06:00Z"/>
        </w:rPr>
        <w:pPrChange w:id="320" w:author="Jamie Kurtz" w:date="2014-05-19T23:06:00Z">
          <w:pPr>
            <w:pStyle w:val="BodyTextCont"/>
          </w:pPr>
        </w:pPrChange>
      </w:pPr>
      <w:ins w:id="321" w:author="Jamie Kurtz" w:date="2014-05-19T23:06:00Z">
        <w:r w:rsidRPr="00F26153">
          <w:rPr>
            <w:highlight w:val="white"/>
          </w:rPr>
          <w:t>using JwtAuthForWebAPI;</w:t>
        </w:r>
      </w:ins>
    </w:p>
    <w:p w14:paraId="1678A398" w14:textId="77777777" w:rsidR="00F26153" w:rsidRDefault="00F26153">
      <w:pPr>
        <w:pStyle w:val="BodyTextCont"/>
        <w:ind w:firstLine="0"/>
        <w:rPr>
          <w:ins w:id="322" w:author="Jamie Kurtz" w:date="2014-05-19T23:06:00Z"/>
        </w:rPr>
        <w:pPrChange w:id="323" w:author="Jamie Kurtz" w:date="2014-05-19T23:06:00Z">
          <w:pPr>
            <w:pStyle w:val="BodyTextCont"/>
          </w:pPr>
        </w:pPrChange>
      </w:pPr>
    </w:p>
    <w:p w14:paraId="2D28AEA0" w14:textId="71BFB3B1" w:rsidR="00F26153" w:rsidRDefault="00F26153">
      <w:pPr>
        <w:pStyle w:val="BodyTextCont"/>
        <w:rPr>
          <w:ins w:id="324" w:author="Jamie Kurtz" w:date="2014-05-19T23:10:00Z"/>
        </w:rPr>
      </w:pPr>
      <w:ins w:id="325" w:author="Jamie Kurtz" w:date="2014-05-19T23:07:00Z">
        <w:r>
          <w:t xml:space="preserve">The </w:t>
        </w:r>
        <w:r w:rsidRPr="00EC4F17">
          <w:rPr>
            <w:rStyle w:val="CodeInline"/>
            <w:rPrChange w:id="326" w:author="Jamie Kurtz" w:date="2014-05-19T23:09:00Z">
              <w:rPr/>
            </w:rPrChange>
          </w:rPr>
          <w:t>SecurityTokenBuilder</w:t>
        </w:r>
        <w:r>
          <w:t xml:space="preserve"> object is used to create a </w:t>
        </w:r>
        <w:r w:rsidRPr="00EC4F17">
          <w:rPr>
            <w:rStyle w:val="CodeInline"/>
            <w:rPrChange w:id="327" w:author="Jamie Kurtz" w:date="2014-05-19T23:09:00Z">
              <w:rPr/>
            </w:rPrChange>
          </w:rPr>
          <w:t>SecurityToken</w:t>
        </w:r>
        <w:r>
          <w:t xml:space="preserve"> from a symmetric key. </w:t>
        </w:r>
        <w:r w:rsidRPr="00F26153">
          <w:rPr>
            <w:rStyle w:val="Emphasis"/>
            <w:rPrChange w:id="328" w:author="Jamie Kurtz" w:date="2014-05-19T23:08:00Z">
              <w:rPr/>
            </w:rPrChange>
          </w:rPr>
          <w:t>Note that you can use the same builder to create a SecurityToken from a certificate subject name.</w:t>
        </w:r>
      </w:ins>
      <w:ins w:id="329" w:author="Jamie Kurtz" w:date="2014-05-19T23:08:00Z">
        <w:r>
          <w:t xml:space="preserve"> </w:t>
        </w:r>
        <w:r w:rsidR="00EC4F17">
          <w:t xml:space="preserve">And the </w:t>
        </w:r>
        <w:r w:rsidR="00EC4F17" w:rsidRPr="00EC4F17">
          <w:rPr>
            <w:rStyle w:val="CodeInline"/>
            <w:rPrChange w:id="330" w:author="Jamie Kurtz" w:date="2014-05-19T23:09:00Z">
              <w:rPr/>
            </w:rPrChange>
          </w:rPr>
          <w:t>ConfigurationReader</w:t>
        </w:r>
        <w:r w:rsidR="00EC4F17">
          <w:t xml:space="preserve"> object is used to read the configuration values we added to the web.config file.</w:t>
        </w:r>
      </w:ins>
      <w:ins w:id="331" w:author="Jamie Kurtz" w:date="2014-05-19T23:09:00Z">
        <w:r w:rsidR="00EC4F17">
          <w:t xml:space="preserve"> </w:t>
        </w:r>
      </w:ins>
    </w:p>
    <w:p w14:paraId="77C0C233" w14:textId="09E37D69" w:rsidR="00EC4F17" w:rsidRDefault="00EC4F17">
      <w:pPr>
        <w:pStyle w:val="BodyTextCont"/>
        <w:rPr>
          <w:ins w:id="332" w:author="Jamie Kurtz" w:date="2014-05-19T23:14:00Z"/>
        </w:rPr>
      </w:pPr>
      <w:ins w:id="333" w:author="Jamie Kurtz" w:date="2014-05-19T23:10:00Z">
        <w:r>
          <w:t>And that's it! The JWT-based handler is now configured and added to the ASP.NET Web API message handlers collection. At this point</w:t>
        </w:r>
      </w:ins>
      <w:ins w:id="334" w:author="Jamie Kurtz" w:date="2014-05-19T23:11:00Z">
        <w:r>
          <w:t xml:space="preserve">, your service can accept JWTs that are signed with the specific symmetric key, intended for the specified audience, and issued by the specific issuer. </w:t>
        </w:r>
      </w:ins>
      <w:ins w:id="335" w:author="Jamie Kurtz" w:date="2014-05-19T23:16:00Z">
        <w:r>
          <w:t xml:space="preserve">The rest of the security-related code we've already added - i.e., the Authorize attribute and IUserSession - will work </w:t>
        </w:r>
      </w:ins>
      <w:ins w:id="336" w:author="Jamie Kurtz" w:date="2014-05-19T23:17:00Z">
        <w:r>
          <w:t xml:space="preserve">exaclty </w:t>
        </w:r>
      </w:ins>
      <w:ins w:id="337" w:author="Jamie Kurtz" w:date="2014-05-19T23:16:00Z">
        <w:r>
          <w:t>as they did before</w:t>
        </w:r>
      </w:ins>
      <w:ins w:id="338" w:author="Jamie Kurtz" w:date="2014-05-19T23:17:00Z">
        <w:r>
          <w:t xml:space="preserve">. And because we've added to the handlers collection, our service can now accept either HTTP Basic authentication or JWTs. </w:t>
        </w:r>
      </w:ins>
    </w:p>
    <w:p w14:paraId="14482C7B" w14:textId="7E700997" w:rsidR="00EC4F17" w:rsidRDefault="000E0344">
      <w:pPr>
        <w:pStyle w:val="BodyTextCont"/>
        <w:rPr>
          <w:ins w:id="339" w:author="Jamie Kurtz" w:date="2014-05-19T23:18:00Z"/>
        </w:rPr>
      </w:pPr>
      <w:ins w:id="340" w:author="Jamie Kurtz" w:date="2014-05-19T23:18:00Z">
        <w:r>
          <w:t>Let's make a few JWT-based calls to our service using Fiddler…</w:t>
        </w:r>
      </w:ins>
    </w:p>
    <w:p w14:paraId="2B2CF079" w14:textId="3B22D202" w:rsidR="000E0344" w:rsidRDefault="000E0344">
      <w:pPr>
        <w:pStyle w:val="Heading2"/>
        <w:rPr>
          <w:ins w:id="341" w:author="Jamie Kurtz" w:date="2014-05-19T23:11:00Z"/>
        </w:rPr>
        <w:pPrChange w:id="342" w:author="Jamie Kurtz" w:date="2014-05-19T23:19:00Z">
          <w:pPr>
            <w:pStyle w:val="BodyTextCont"/>
          </w:pPr>
        </w:pPrChange>
      </w:pPr>
      <w:ins w:id="343" w:author="Jamie Kurtz" w:date="2014-05-19T23:18:00Z">
        <w:r>
          <w:lastRenderedPageBreak/>
          <w:t>Getting a Task using a JWT</w:t>
        </w:r>
      </w:ins>
    </w:p>
    <w:p w14:paraId="625D8DCD" w14:textId="2913EA62" w:rsidR="00EC4F17" w:rsidRDefault="000E0344">
      <w:pPr>
        <w:pStyle w:val="BodyTextFirst"/>
        <w:rPr>
          <w:ins w:id="344" w:author="Jamie Kurtz" w:date="2014-05-19T23:19:00Z"/>
        </w:rPr>
        <w:pPrChange w:id="345" w:author="Jamie Kurtz" w:date="2014-05-19T23:20:00Z">
          <w:pPr>
            <w:pStyle w:val="BodyTextCont"/>
          </w:pPr>
        </w:pPrChange>
      </w:pPr>
      <w:ins w:id="346" w:author="Jamie Kurtz" w:date="2014-05-19T23:19:00Z">
        <w:r>
          <w:t>Before we can make a call with Fiddler, we need to first create a valid JWT. If you look in the code associated with this book, you will find a small Console application called CreateJwt. The code is very simple, the guts of which look like this:</w:t>
        </w:r>
      </w:ins>
    </w:p>
    <w:p w14:paraId="24F7C16B" w14:textId="77777777" w:rsidR="000E0344" w:rsidRPr="00F26153" w:rsidRDefault="000E0344">
      <w:pPr>
        <w:pStyle w:val="BodyTextCont"/>
        <w:rPr>
          <w:ins w:id="347" w:author="Jamie Kurtz" w:date="2014-05-19T23:05:00Z"/>
        </w:rPr>
      </w:pPr>
    </w:p>
    <w:p w14:paraId="52B4EEF4" w14:textId="77777777" w:rsidR="00506961" w:rsidRPr="00506961" w:rsidRDefault="00506961" w:rsidP="00506961">
      <w:pPr>
        <w:pStyle w:val="Code"/>
        <w:rPr>
          <w:ins w:id="348" w:author="Jamie Kurtz" w:date="2014-05-19T23:23:00Z"/>
          <w:highlight w:val="white"/>
        </w:rPr>
      </w:pPr>
      <w:ins w:id="349" w:author="Jamie Kurtz" w:date="2014-05-19T23:23:00Z">
        <w:r w:rsidRPr="00506961">
          <w:rPr>
            <w:highlight w:val="white"/>
          </w:rPr>
          <w:t>using System;</w:t>
        </w:r>
      </w:ins>
    </w:p>
    <w:p w14:paraId="023FEF8B" w14:textId="77777777" w:rsidR="00506961" w:rsidRPr="00506961" w:rsidRDefault="00506961" w:rsidP="00506961">
      <w:pPr>
        <w:pStyle w:val="Code"/>
        <w:rPr>
          <w:ins w:id="350" w:author="Jamie Kurtz" w:date="2014-05-19T23:23:00Z"/>
          <w:highlight w:val="white"/>
        </w:rPr>
      </w:pPr>
      <w:ins w:id="351" w:author="Jamie Kurtz" w:date="2014-05-19T23:23:00Z">
        <w:r w:rsidRPr="00506961">
          <w:rPr>
            <w:highlight w:val="white"/>
          </w:rPr>
          <w:t>using System.Diagnostics;</w:t>
        </w:r>
      </w:ins>
    </w:p>
    <w:p w14:paraId="69D5665C" w14:textId="77777777" w:rsidR="00506961" w:rsidRPr="00506961" w:rsidRDefault="00506961" w:rsidP="00506961">
      <w:pPr>
        <w:pStyle w:val="Code"/>
        <w:rPr>
          <w:ins w:id="352" w:author="Jamie Kurtz" w:date="2014-05-19T23:23:00Z"/>
          <w:highlight w:val="white"/>
        </w:rPr>
      </w:pPr>
      <w:ins w:id="353" w:author="Jamie Kurtz" w:date="2014-05-19T23:23:00Z">
        <w:r w:rsidRPr="00506961">
          <w:rPr>
            <w:highlight w:val="white"/>
          </w:rPr>
          <w:t>using System.IdentityModel.Protocols.WSTrust;</w:t>
        </w:r>
      </w:ins>
    </w:p>
    <w:p w14:paraId="3AC4C079" w14:textId="77777777" w:rsidR="00506961" w:rsidRPr="00506961" w:rsidRDefault="00506961" w:rsidP="00506961">
      <w:pPr>
        <w:pStyle w:val="Code"/>
        <w:rPr>
          <w:ins w:id="354" w:author="Jamie Kurtz" w:date="2014-05-19T23:23:00Z"/>
          <w:highlight w:val="white"/>
        </w:rPr>
      </w:pPr>
      <w:ins w:id="355" w:author="Jamie Kurtz" w:date="2014-05-19T23:23:00Z">
        <w:r w:rsidRPr="00506961">
          <w:rPr>
            <w:highlight w:val="white"/>
          </w:rPr>
          <w:t>using System.IdentityModel.Tokens;</w:t>
        </w:r>
      </w:ins>
    </w:p>
    <w:p w14:paraId="2918C5C3" w14:textId="77777777" w:rsidR="00506961" w:rsidRPr="00506961" w:rsidRDefault="00506961" w:rsidP="00506961">
      <w:pPr>
        <w:pStyle w:val="Code"/>
        <w:rPr>
          <w:ins w:id="356" w:author="Jamie Kurtz" w:date="2014-05-19T23:23:00Z"/>
          <w:highlight w:val="white"/>
        </w:rPr>
      </w:pPr>
      <w:ins w:id="357" w:author="Jamie Kurtz" w:date="2014-05-19T23:23:00Z">
        <w:r w:rsidRPr="00506961">
          <w:rPr>
            <w:highlight w:val="white"/>
          </w:rPr>
          <w:t>using System.Security.Claims;</w:t>
        </w:r>
      </w:ins>
    </w:p>
    <w:p w14:paraId="3667A195" w14:textId="77777777" w:rsidR="00506961" w:rsidRPr="00506961" w:rsidRDefault="00506961" w:rsidP="00506961">
      <w:pPr>
        <w:pStyle w:val="Code"/>
        <w:rPr>
          <w:ins w:id="358" w:author="Jamie Kurtz" w:date="2014-05-19T23:23:00Z"/>
          <w:highlight w:val="white"/>
        </w:rPr>
      </w:pPr>
    </w:p>
    <w:p w14:paraId="40AE9F81" w14:textId="77777777" w:rsidR="00506961" w:rsidRPr="00506961" w:rsidRDefault="00506961" w:rsidP="00506961">
      <w:pPr>
        <w:pStyle w:val="Code"/>
        <w:rPr>
          <w:ins w:id="359" w:author="Jamie Kurtz" w:date="2014-05-19T23:23:00Z"/>
          <w:highlight w:val="white"/>
        </w:rPr>
      </w:pPr>
      <w:ins w:id="360" w:author="Jamie Kurtz" w:date="2014-05-19T23:23:00Z">
        <w:r w:rsidRPr="00506961">
          <w:rPr>
            <w:highlight w:val="white"/>
          </w:rPr>
          <w:t>namespace CreateJwt</w:t>
        </w:r>
      </w:ins>
    </w:p>
    <w:p w14:paraId="0629F18E" w14:textId="77777777" w:rsidR="00506961" w:rsidRPr="00506961" w:rsidRDefault="00506961" w:rsidP="00506961">
      <w:pPr>
        <w:pStyle w:val="Code"/>
        <w:rPr>
          <w:ins w:id="361" w:author="Jamie Kurtz" w:date="2014-05-19T23:23:00Z"/>
          <w:highlight w:val="white"/>
        </w:rPr>
      </w:pPr>
      <w:ins w:id="362" w:author="Jamie Kurtz" w:date="2014-05-19T23:23:00Z">
        <w:r w:rsidRPr="00506961">
          <w:rPr>
            <w:highlight w:val="white"/>
          </w:rPr>
          <w:t>{</w:t>
        </w:r>
      </w:ins>
    </w:p>
    <w:p w14:paraId="12249853" w14:textId="77777777" w:rsidR="00506961" w:rsidRPr="00506961" w:rsidRDefault="00506961" w:rsidP="00506961">
      <w:pPr>
        <w:pStyle w:val="Code"/>
        <w:rPr>
          <w:ins w:id="363" w:author="Jamie Kurtz" w:date="2014-05-19T23:23:00Z"/>
          <w:highlight w:val="white"/>
        </w:rPr>
      </w:pPr>
      <w:ins w:id="364" w:author="Jamie Kurtz" w:date="2014-05-19T23:23:00Z">
        <w:r w:rsidRPr="00506961">
          <w:rPr>
            <w:highlight w:val="white"/>
          </w:rPr>
          <w:t xml:space="preserve">    internal class Program</w:t>
        </w:r>
      </w:ins>
    </w:p>
    <w:p w14:paraId="20F4636C" w14:textId="77777777" w:rsidR="00506961" w:rsidRPr="00506961" w:rsidRDefault="00506961" w:rsidP="00506961">
      <w:pPr>
        <w:pStyle w:val="Code"/>
        <w:rPr>
          <w:ins w:id="365" w:author="Jamie Kurtz" w:date="2014-05-19T23:23:00Z"/>
          <w:highlight w:val="white"/>
        </w:rPr>
      </w:pPr>
      <w:ins w:id="366" w:author="Jamie Kurtz" w:date="2014-05-19T23:23:00Z">
        <w:r w:rsidRPr="00506961">
          <w:rPr>
            <w:highlight w:val="white"/>
          </w:rPr>
          <w:t xml:space="preserve">    {</w:t>
        </w:r>
      </w:ins>
    </w:p>
    <w:p w14:paraId="5A96F3B5" w14:textId="77777777" w:rsidR="00506961" w:rsidRPr="00506961" w:rsidRDefault="00506961" w:rsidP="00506961">
      <w:pPr>
        <w:pStyle w:val="Code"/>
        <w:rPr>
          <w:ins w:id="367" w:author="Jamie Kurtz" w:date="2014-05-19T23:23:00Z"/>
          <w:highlight w:val="white"/>
        </w:rPr>
      </w:pPr>
      <w:ins w:id="368" w:author="Jamie Kurtz" w:date="2014-05-19T23:23:00Z">
        <w:r w:rsidRPr="00506961">
          <w:rPr>
            <w:highlight w:val="white"/>
          </w:rPr>
          <w:t xml:space="preserve">        private const string SymmetricKey = "cXdlcnR5dWlvcGFzZGZnaGprbHp4Y3Zibm0xMjM0NTY=";</w:t>
        </w:r>
      </w:ins>
    </w:p>
    <w:p w14:paraId="6C105FE9" w14:textId="77777777" w:rsidR="00506961" w:rsidRPr="00506961" w:rsidRDefault="00506961" w:rsidP="00506961">
      <w:pPr>
        <w:pStyle w:val="Code"/>
        <w:rPr>
          <w:ins w:id="369" w:author="Jamie Kurtz" w:date="2014-05-19T23:23:00Z"/>
          <w:highlight w:val="white"/>
        </w:rPr>
      </w:pPr>
    </w:p>
    <w:p w14:paraId="4B3C62D5" w14:textId="77777777" w:rsidR="00506961" w:rsidRPr="00506961" w:rsidRDefault="00506961" w:rsidP="00506961">
      <w:pPr>
        <w:pStyle w:val="Code"/>
        <w:rPr>
          <w:ins w:id="370" w:author="Jamie Kurtz" w:date="2014-05-19T23:23:00Z"/>
          <w:highlight w:val="white"/>
        </w:rPr>
      </w:pPr>
      <w:ins w:id="371" w:author="Jamie Kurtz" w:date="2014-05-19T23:23:00Z">
        <w:r w:rsidRPr="00506961">
          <w:rPr>
            <w:highlight w:val="white"/>
          </w:rPr>
          <w:t xml:space="preserve">        private static void Main(string[] args)</w:t>
        </w:r>
      </w:ins>
    </w:p>
    <w:p w14:paraId="66A86283" w14:textId="77777777" w:rsidR="00506961" w:rsidRPr="00506961" w:rsidRDefault="00506961" w:rsidP="00506961">
      <w:pPr>
        <w:pStyle w:val="Code"/>
        <w:rPr>
          <w:ins w:id="372" w:author="Jamie Kurtz" w:date="2014-05-19T23:23:00Z"/>
          <w:highlight w:val="white"/>
        </w:rPr>
      </w:pPr>
      <w:ins w:id="373" w:author="Jamie Kurtz" w:date="2014-05-19T23:23:00Z">
        <w:r w:rsidRPr="00506961">
          <w:rPr>
            <w:highlight w:val="white"/>
          </w:rPr>
          <w:t xml:space="preserve">        {</w:t>
        </w:r>
      </w:ins>
    </w:p>
    <w:p w14:paraId="64D83353" w14:textId="77777777" w:rsidR="00506961" w:rsidRPr="00506961" w:rsidRDefault="00506961" w:rsidP="00506961">
      <w:pPr>
        <w:pStyle w:val="Code"/>
        <w:rPr>
          <w:ins w:id="374" w:author="Jamie Kurtz" w:date="2014-05-19T23:23:00Z"/>
          <w:highlight w:val="white"/>
        </w:rPr>
      </w:pPr>
      <w:ins w:id="375" w:author="Jamie Kurtz" w:date="2014-05-19T23:23:00Z">
        <w:r w:rsidRPr="00506961">
          <w:rPr>
            <w:highlight w:val="white"/>
          </w:rPr>
          <w:t xml:space="preserve">            var key = Convert.FromBase64String(SymmetricKey);</w:t>
        </w:r>
      </w:ins>
    </w:p>
    <w:p w14:paraId="5535DB08" w14:textId="77777777" w:rsidR="00506961" w:rsidRPr="00506961" w:rsidRDefault="00506961" w:rsidP="00506961">
      <w:pPr>
        <w:pStyle w:val="Code"/>
        <w:rPr>
          <w:ins w:id="376" w:author="Jamie Kurtz" w:date="2014-05-19T23:23:00Z"/>
          <w:highlight w:val="white"/>
        </w:rPr>
      </w:pPr>
      <w:ins w:id="377" w:author="Jamie Kurtz" w:date="2014-05-19T23:23:00Z">
        <w:r w:rsidRPr="00506961">
          <w:rPr>
            <w:highlight w:val="white"/>
          </w:rPr>
          <w:t xml:space="preserve">            var credentials = new SigningCredentials(</w:t>
        </w:r>
      </w:ins>
    </w:p>
    <w:p w14:paraId="0E20A09E" w14:textId="77777777" w:rsidR="00506961" w:rsidRPr="00506961" w:rsidRDefault="00506961" w:rsidP="00506961">
      <w:pPr>
        <w:pStyle w:val="Code"/>
        <w:rPr>
          <w:ins w:id="378" w:author="Jamie Kurtz" w:date="2014-05-19T23:23:00Z"/>
          <w:highlight w:val="white"/>
        </w:rPr>
      </w:pPr>
      <w:ins w:id="379" w:author="Jamie Kurtz" w:date="2014-05-19T23:23:00Z">
        <w:r w:rsidRPr="00506961">
          <w:rPr>
            <w:highlight w:val="white"/>
          </w:rPr>
          <w:t xml:space="preserve">                new InMemorySymmetricSecurityKey(key),</w:t>
        </w:r>
      </w:ins>
    </w:p>
    <w:p w14:paraId="14BE97A8" w14:textId="77777777" w:rsidR="00506961" w:rsidRPr="00506961" w:rsidRDefault="00506961" w:rsidP="00506961">
      <w:pPr>
        <w:pStyle w:val="Code"/>
        <w:rPr>
          <w:ins w:id="380" w:author="Jamie Kurtz" w:date="2014-05-19T23:23:00Z"/>
          <w:highlight w:val="white"/>
        </w:rPr>
      </w:pPr>
      <w:ins w:id="381" w:author="Jamie Kurtz" w:date="2014-05-19T23:23:00Z">
        <w:r w:rsidRPr="00506961">
          <w:rPr>
            <w:highlight w:val="white"/>
          </w:rPr>
          <w:t xml:space="preserve">                "http://www.w3.org/2001/04/xmldsig-more#hmac-sha256",</w:t>
        </w:r>
      </w:ins>
    </w:p>
    <w:p w14:paraId="6ECCBBBB" w14:textId="77777777" w:rsidR="00506961" w:rsidRPr="00506961" w:rsidRDefault="00506961" w:rsidP="00506961">
      <w:pPr>
        <w:pStyle w:val="Code"/>
        <w:rPr>
          <w:ins w:id="382" w:author="Jamie Kurtz" w:date="2014-05-19T23:23:00Z"/>
          <w:highlight w:val="white"/>
        </w:rPr>
      </w:pPr>
      <w:ins w:id="383" w:author="Jamie Kurtz" w:date="2014-05-19T23:23:00Z">
        <w:r w:rsidRPr="00506961">
          <w:rPr>
            <w:highlight w:val="white"/>
          </w:rPr>
          <w:t xml:space="preserve">                "http://www.w3.org/2001/04/xmlenc#sha256");</w:t>
        </w:r>
      </w:ins>
    </w:p>
    <w:p w14:paraId="3F4ADB83" w14:textId="77777777" w:rsidR="00506961" w:rsidRPr="00506961" w:rsidRDefault="00506961" w:rsidP="00506961">
      <w:pPr>
        <w:pStyle w:val="Code"/>
        <w:rPr>
          <w:ins w:id="384" w:author="Jamie Kurtz" w:date="2014-05-19T23:23:00Z"/>
          <w:highlight w:val="white"/>
        </w:rPr>
      </w:pPr>
    </w:p>
    <w:p w14:paraId="35D3FDB1" w14:textId="77777777" w:rsidR="00506961" w:rsidRPr="00506961" w:rsidRDefault="00506961" w:rsidP="00506961">
      <w:pPr>
        <w:pStyle w:val="Code"/>
        <w:rPr>
          <w:ins w:id="385" w:author="Jamie Kurtz" w:date="2014-05-19T23:23:00Z"/>
          <w:highlight w:val="white"/>
        </w:rPr>
      </w:pPr>
      <w:ins w:id="386" w:author="Jamie Kurtz" w:date="2014-05-19T23:23:00Z">
        <w:r w:rsidRPr="00506961">
          <w:rPr>
            <w:highlight w:val="white"/>
          </w:rPr>
          <w:t xml:space="preserve">            var tokenDescriptor = new SecurityTokenDescriptor</w:t>
        </w:r>
      </w:ins>
    </w:p>
    <w:p w14:paraId="20B8459F" w14:textId="77777777" w:rsidR="00506961" w:rsidRPr="00506961" w:rsidRDefault="00506961" w:rsidP="00506961">
      <w:pPr>
        <w:pStyle w:val="Code"/>
        <w:rPr>
          <w:ins w:id="387" w:author="Jamie Kurtz" w:date="2014-05-19T23:23:00Z"/>
          <w:highlight w:val="white"/>
        </w:rPr>
      </w:pPr>
      <w:ins w:id="388" w:author="Jamie Kurtz" w:date="2014-05-19T23:23:00Z">
        <w:r w:rsidRPr="00506961">
          <w:rPr>
            <w:highlight w:val="white"/>
          </w:rPr>
          <w:t xml:space="preserve">            {</w:t>
        </w:r>
      </w:ins>
    </w:p>
    <w:p w14:paraId="5853A1D4" w14:textId="77777777" w:rsidR="00506961" w:rsidRPr="00506961" w:rsidRDefault="00506961" w:rsidP="00506961">
      <w:pPr>
        <w:pStyle w:val="Code"/>
        <w:rPr>
          <w:ins w:id="389" w:author="Jamie Kurtz" w:date="2014-05-19T23:23:00Z"/>
          <w:highlight w:val="white"/>
        </w:rPr>
      </w:pPr>
      <w:ins w:id="390" w:author="Jamie Kurtz" w:date="2014-05-19T23:23:00Z">
        <w:r w:rsidRPr="00506961">
          <w:rPr>
            <w:highlight w:val="white"/>
          </w:rPr>
          <w:t xml:space="preserve">                Subject = new ClaimsIdentity(new[]</w:t>
        </w:r>
      </w:ins>
    </w:p>
    <w:p w14:paraId="1B741D48" w14:textId="77777777" w:rsidR="00506961" w:rsidRPr="00506961" w:rsidRDefault="00506961" w:rsidP="00506961">
      <w:pPr>
        <w:pStyle w:val="Code"/>
        <w:rPr>
          <w:ins w:id="391" w:author="Jamie Kurtz" w:date="2014-05-19T23:23:00Z"/>
          <w:highlight w:val="white"/>
        </w:rPr>
      </w:pPr>
      <w:ins w:id="392" w:author="Jamie Kurtz" w:date="2014-05-19T23:23:00Z">
        <w:r w:rsidRPr="00506961">
          <w:rPr>
            <w:highlight w:val="white"/>
          </w:rPr>
          <w:t xml:space="preserve">                {</w:t>
        </w:r>
      </w:ins>
    </w:p>
    <w:p w14:paraId="50940FC6" w14:textId="77777777" w:rsidR="00506961" w:rsidRPr="00506961" w:rsidRDefault="00506961" w:rsidP="00506961">
      <w:pPr>
        <w:pStyle w:val="Code"/>
        <w:rPr>
          <w:ins w:id="393" w:author="Jamie Kurtz" w:date="2014-05-19T23:23:00Z"/>
          <w:highlight w:val="white"/>
        </w:rPr>
      </w:pPr>
      <w:ins w:id="394" w:author="Jamie Kurtz" w:date="2014-05-19T23:23:00Z">
        <w:r w:rsidRPr="00506961">
          <w:rPr>
            <w:highlight w:val="white"/>
          </w:rPr>
          <w:t xml:space="preserve">                    new Claim(ClaimTypes.Name, "bhogg"),</w:t>
        </w:r>
      </w:ins>
    </w:p>
    <w:p w14:paraId="5B2DF6BF" w14:textId="77777777" w:rsidR="00506961" w:rsidRPr="00506961" w:rsidRDefault="00506961" w:rsidP="00506961">
      <w:pPr>
        <w:pStyle w:val="Code"/>
        <w:rPr>
          <w:ins w:id="395" w:author="Jamie Kurtz" w:date="2014-05-19T23:23:00Z"/>
          <w:highlight w:val="white"/>
        </w:rPr>
      </w:pPr>
      <w:ins w:id="396" w:author="Jamie Kurtz" w:date="2014-05-19T23:23:00Z">
        <w:r w:rsidRPr="00506961">
          <w:rPr>
            <w:highlight w:val="white"/>
          </w:rPr>
          <w:t xml:space="preserve">                    new Claim(ClaimTypes.GivenName, "Boss"),</w:t>
        </w:r>
      </w:ins>
    </w:p>
    <w:p w14:paraId="0D5FD2BC" w14:textId="77777777" w:rsidR="00506961" w:rsidRPr="00506961" w:rsidRDefault="00506961" w:rsidP="00506961">
      <w:pPr>
        <w:pStyle w:val="Code"/>
        <w:rPr>
          <w:ins w:id="397" w:author="Jamie Kurtz" w:date="2014-05-19T23:23:00Z"/>
          <w:highlight w:val="white"/>
        </w:rPr>
      </w:pPr>
      <w:ins w:id="398" w:author="Jamie Kurtz" w:date="2014-05-19T23:23:00Z">
        <w:r w:rsidRPr="00506961">
          <w:rPr>
            <w:highlight w:val="white"/>
          </w:rPr>
          <w:t xml:space="preserve">                    new Claim(ClaimTypes.Surname, "Hogg"),</w:t>
        </w:r>
      </w:ins>
    </w:p>
    <w:p w14:paraId="30242581" w14:textId="77777777" w:rsidR="00506961" w:rsidRPr="00506961" w:rsidRDefault="00506961" w:rsidP="00506961">
      <w:pPr>
        <w:pStyle w:val="Code"/>
        <w:rPr>
          <w:ins w:id="399" w:author="Jamie Kurtz" w:date="2014-05-19T23:23:00Z"/>
          <w:highlight w:val="white"/>
        </w:rPr>
      </w:pPr>
      <w:ins w:id="400" w:author="Jamie Kurtz" w:date="2014-05-19T23:23:00Z">
        <w:r w:rsidRPr="00506961">
          <w:rPr>
            <w:highlight w:val="white"/>
          </w:rPr>
          <w:t xml:space="preserve">                    new Claim(ClaimTypes.Role, "Manager"),</w:t>
        </w:r>
      </w:ins>
    </w:p>
    <w:p w14:paraId="75BF89F8" w14:textId="77777777" w:rsidR="00506961" w:rsidRPr="00506961" w:rsidRDefault="00506961" w:rsidP="00506961">
      <w:pPr>
        <w:pStyle w:val="Code"/>
        <w:rPr>
          <w:ins w:id="401" w:author="Jamie Kurtz" w:date="2014-05-19T23:23:00Z"/>
          <w:highlight w:val="white"/>
        </w:rPr>
      </w:pPr>
      <w:ins w:id="402" w:author="Jamie Kurtz" w:date="2014-05-19T23:23:00Z">
        <w:r w:rsidRPr="00506961">
          <w:rPr>
            <w:highlight w:val="white"/>
          </w:rPr>
          <w:t xml:space="preserve">                    new Claim(ClaimTypes.Role, "JuniorWorker")</w:t>
        </w:r>
      </w:ins>
    </w:p>
    <w:p w14:paraId="501CF391" w14:textId="77777777" w:rsidR="00506961" w:rsidRPr="00506961" w:rsidRDefault="00506961" w:rsidP="00506961">
      <w:pPr>
        <w:pStyle w:val="Code"/>
        <w:rPr>
          <w:ins w:id="403" w:author="Jamie Kurtz" w:date="2014-05-19T23:23:00Z"/>
          <w:highlight w:val="white"/>
        </w:rPr>
      </w:pPr>
      <w:ins w:id="404" w:author="Jamie Kurtz" w:date="2014-05-19T23:23:00Z">
        <w:r w:rsidRPr="00506961">
          <w:rPr>
            <w:highlight w:val="white"/>
          </w:rPr>
          <w:t xml:space="preserve">                }),</w:t>
        </w:r>
      </w:ins>
    </w:p>
    <w:p w14:paraId="01B8E0EA" w14:textId="77777777" w:rsidR="00506961" w:rsidRPr="00506961" w:rsidRDefault="00506961" w:rsidP="00506961">
      <w:pPr>
        <w:pStyle w:val="Code"/>
        <w:rPr>
          <w:ins w:id="405" w:author="Jamie Kurtz" w:date="2014-05-19T23:23:00Z"/>
          <w:highlight w:val="white"/>
        </w:rPr>
      </w:pPr>
      <w:ins w:id="406" w:author="Jamie Kurtz" w:date="2014-05-19T23:23:00Z">
        <w:r w:rsidRPr="00506961">
          <w:rPr>
            <w:highlight w:val="white"/>
          </w:rPr>
          <w:t xml:space="preserve">                TokenIssuerName = "corp",</w:t>
        </w:r>
      </w:ins>
    </w:p>
    <w:p w14:paraId="2C991F51" w14:textId="77777777" w:rsidR="00506961" w:rsidRPr="00506961" w:rsidRDefault="00506961" w:rsidP="00506961">
      <w:pPr>
        <w:pStyle w:val="Code"/>
        <w:rPr>
          <w:ins w:id="407" w:author="Jamie Kurtz" w:date="2014-05-19T23:23:00Z"/>
          <w:highlight w:val="white"/>
        </w:rPr>
      </w:pPr>
      <w:ins w:id="408" w:author="Jamie Kurtz" w:date="2014-05-19T23:23:00Z">
        <w:r w:rsidRPr="00506961">
          <w:rPr>
            <w:highlight w:val="white"/>
          </w:rPr>
          <w:t xml:space="preserve">                AppliesToAddress = "http://www.example.com",</w:t>
        </w:r>
      </w:ins>
    </w:p>
    <w:p w14:paraId="095323A6" w14:textId="77777777" w:rsidR="00506961" w:rsidRPr="00506961" w:rsidRDefault="00506961" w:rsidP="00506961">
      <w:pPr>
        <w:pStyle w:val="Code"/>
        <w:rPr>
          <w:ins w:id="409" w:author="Jamie Kurtz" w:date="2014-05-19T23:23:00Z"/>
          <w:highlight w:val="white"/>
        </w:rPr>
      </w:pPr>
      <w:ins w:id="410" w:author="Jamie Kurtz" w:date="2014-05-19T23:23:00Z">
        <w:r w:rsidRPr="00506961">
          <w:rPr>
            <w:highlight w:val="white"/>
          </w:rPr>
          <w:t xml:space="preserve">                SigningCredentials = credentials,</w:t>
        </w:r>
      </w:ins>
    </w:p>
    <w:p w14:paraId="558B4AC8" w14:textId="77777777" w:rsidR="00506961" w:rsidRPr="00506961" w:rsidRDefault="00506961" w:rsidP="00506961">
      <w:pPr>
        <w:pStyle w:val="Code"/>
        <w:rPr>
          <w:ins w:id="411" w:author="Jamie Kurtz" w:date="2014-05-19T23:23:00Z"/>
          <w:highlight w:val="white"/>
        </w:rPr>
      </w:pPr>
      <w:ins w:id="412" w:author="Jamie Kurtz" w:date="2014-05-19T23:23:00Z">
        <w:r w:rsidRPr="00506961">
          <w:rPr>
            <w:highlight w:val="white"/>
          </w:rPr>
          <w:t xml:space="preserve">                Lifetime = new Lifetime(DateTime.UtcNow, DateTime.UtcNow.AddYears(10))</w:t>
        </w:r>
      </w:ins>
    </w:p>
    <w:p w14:paraId="5BC0AC54" w14:textId="77777777" w:rsidR="00506961" w:rsidRPr="00506961" w:rsidRDefault="00506961" w:rsidP="00506961">
      <w:pPr>
        <w:pStyle w:val="Code"/>
        <w:rPr>
          <w:ins w:id="413" w:author="Jamie Kurtz" w:date="2014-05-19T23:23:00Z"/>
          <w:highlight w:val="white"/>
        </w:rPr>
      </w:pPr>
      <w:ins w:id="414" w:author="Jamie Kurtz" w:date="2014-05-19T23:23:00Z">
        <w:r w:rsidRPr="00506961">
          <w:rPr>
            <w:highlight w:val="white"/>
          </w:rPr>
          <w:t xml:space="preserve">            };</w:t>
        </w:r>
      </w:ins>
    </w:p>
    <w:p w14:paraId="099FEBE9" w14:textId="77777777" w:rsidR="00506961" w:rsidRPr="00506961" w:rsidRDefault="00506961" w:rsidP="00506961">
      <w:pPr>
        <w:pStyle w:val="Code"/>
        <w:rPr>
          <w:ins w:id="415" w:author="Jamie Kurtz" w:date="2014-05-19T23:23:00Z"/>
          <w:highlight w:val="white"/>
        </w:rPr>
      </w:pPr>
    </w:p>
    <w:p w14:paraId="5729F181" w14:textId="77777777" w:rsidR="00506961" w:rsidRPr="00506961" w:rsidRDefault="00506961" w:rsidP="00506961">
      <w:pPr>
        <w:pStyle w:val="Code"/>
        <w:rPr>
          <w:ins w:id="416" w:author="Jamie Kurtz" w:date="2014-05-19T23:23:00Z"/>
          <w:highlight w:val="white"/>
        </w:rPr>
      </w:pPr>
      <w:ins w:id="417" w:author="Jamie Kurtz" w:date="2014-05-19T23:23:00Z">
        <w:r w:rsidRPr="00506961">
          <w:rPr>
            <w:highlight w:val="white"/>
          </w:rPr>
          <w:t xml:space="preserve">            var tokenHandler = new JwtSecurityTokenHandler();</w:t>
        </w:r>
      </w:ins>
    </w:p>
    <w:p w14:paraId="7F22D3FA" w14:textId="77777777" w:rsidR="00506961" w:rsidRPr="00506961" w:rsidRDefault="00506961" w:rsidP="00506961">
      <w:pPr>
        <w:pStyle w:val="Code"/>
        <w:rPr>
          <w:ins w:id="418" w:author="Jamie Kurtz" w:date="2014-05-19T23:23:00Z"/>
          <w:highlight w:val="white"/>
        </w:rPr>
      </w:pPr>
      <w:ins w:id="419" w:author="Jamie Kurtz" w:date="2014-05-19T23:23:00Z">
        <w:r w:rsidRPr="00506961">
          <w:rPr>
            <w:highlight w:val="white"/>
          </w:rPr>
          <w:t xml:space="preserve">            var token = tokenHandler.CreateToken(tokenDescriptor);</w:t>
        </w:r>
      </w:ins>
    </w:p>
    <w:p w14:paraId="762B1028" w14:textId="77777777" w:rsidR="00506961" w:rsidRPr="00506961" w:rsidRDefault="00506961" w:rsidP="00506961">
      <w:pPr>
        <w:pStyle w:val="Code"/>
        <w:rPr>
          <w:ins w:id="420" w:author="Jamie Kurtz" w:date="2014-05-19T23:23:00Z"/>
          <w:highlight w:val="white"/>
        </w:rPr>
      </w:pPr>
      <w:ins w:id="421" w:author="Jamie Kurtz" w:date="2014-05-19T23:23:00Z">
        <w:r w:rsidRPr="00506961">
          <w:rPr>
            <w:highlight w:val="white"/>
          </w:rPr>
          <w:t xml:space="preserve">            var tokenString = tokenHandler.WriteToken(token);</w:t>
        </w:r>
      </w:ins>
    </w:p>
    <w:p w14:paraId="6D17D5ED" w14:textId="77777777" w:rsidR="00506961" w:rsidRPr="00506961" w:rsidRDefault="00506961" w:rsidP="00506961">
      <w:pPr>
        <w:pStyle w:val="Code"/>
        <w:rPr>
          <w:ins w:id="422" w:author="Jamie Kurtz" w:date="2014-05-19T23:23:00Z"/>
          <w:highlight w:val="white"/>
        </w:rPr>
      </w:pPr>
    </w:p>
    <w:p w14:paraId="4676C7A1" w14:textId="77777777" w:rsidR="00506961" w:rsidRPr="00506961" w:rsidRDefault="00506961" w:rsidP="00506961">
      <w:pPr>
        <w:pStyle w:val="Code"/>
        <w:rPr>
          <w:ins w:id="423" w:author="Jamie Kurtz" w:date="2014-05-19T23:23:00Z"/>
          <w:highlight w:val="white"/>
        </w:rPr>
      </w:pPr>
      <w:ins w:id="424" w:author="Jamie Kurtz" w:date="2014-05-19T23:23:00Z">
        <w:r w:rsidRPr="00506961">
          <w:rPr>
            <w:highlight w:val="white"/>
          </w:rPr>
          <w:t xml:space="preserve">            Console.WriteLine(tokenString);</w:t>
        </w:r>
      </w:ins>
    </w:p>
    <w:p w14:paraId="55D53FEE" w14:textId="77777777" w:rsidR="00506961" w:rsidRPr="00506961" w:rsidRDefault="00506961" w:rsidP="00506961">
      <w:pPr>
        <w:pStyle w:val="Code"/>
        <w:rPr>
          <w:ins w:id="425" w:author="Jamie Kurtz" w:date="2014-05-19T23:23:00Z"/>
          <w:highlight w:val="white"/>
        </w:rPr>
      </w:pPr>
      <w:ins w:id="426" w:author="Jamie Kurtz" w:date="2014-05-19T23:23:00Z">
        <w:r w:rsidRPr="00506961">
          <w:rPr>
            <w:highlight w:val="white"/>
          </w:rPr>
          <w:t xml:space="preserve">            Debug.WriteLine(tokenString);</w:t>
        </w:r>
      </w:ins>
    </w:p>
    <w:p w14:paraId="7102827F" w14:textId="77777777" w:rsidR="00506961" w:rsidRPr="00506961" w:rsidRDefault="00506961" w:rsidP="00506961">
      <w:pPr>
        <w:pStyle w:val="Code"/>
        <w:rPr>
          <w:ins w:id="427" w:author="Jamie Kurtz" w:date="2014-05-19T23:23:00Z"/>
          <w:highlight w:val="white"/>
        </w:rPr>
      </w:pPr>
    </w:p>
    <w:p w14:paraId="085537B4" w14:textId="77777777" w:rsidR="00506961" w:rsidRPr="00506961" w:rsidRDefault="00506961" w:rsidP="00506961">
      <w:pPr>
        <w:pStyle w:val="Code"/>
        <w:rPr>
          <w:ins w:id="428" w:author="Jamie Kurtz" w:date="2014-05-19T23:23:00Z"/>
          <w:highlight w:val="white"/>
        </w:rPr>
      </w:pPr>
      <w:ins w:id="429" w:author="Jamie Kurtz" w:date="2014-05-19T23:23:00Z">
        <w:r w:rsidRPr="00506961">
          <w:rPr>
            <w:highlight w:val="white"/>
          </w:rPr>
          <w:lastRenderedPageBreak/>
          <w:t xml:space="preserve">            Console.ReadLine();</w:t>
        </w:r>
      </w:ins>
    </w:p>
    <w:p w14:paraId="4846A7B7" w14:textId="77777777" w:rsidR="00506961" w:rsidRPr="00506961" w:rsidRDefault="00506961" w:rsidP="00506961">
      <w:pPr>
        <w:pStyle w:val="Code"/>
        <w:rPr>
          <w:ins w:id="430" w:author="Jamie Kurtz" w:date="2014-05-19T23:23:00Z"/>
          <w:highlight w:val="white"/>
        </w:rPr>
      </w:pPr>
      <w:ins w:id="431" w:author="Jamie Kurtz" w:date="2014-05-19T23:23:00Z">
        <w:r w:rsidRPr="00506961">
          <w:rPr>
            <w:highlight w:val="white"/>
          </w:rPr>
          <w:t xml:space="preserve">        }</w:t>
        </w:r>
      </w:ins>
    </w:p>
    <w:p w14:paraId="599D0194" w14:textId="77777777" w:rsidR="00506961" w:rsidRPr="00506961" w:rsidRDefault="00506961" w:rsidP="00506961">
      <w:pPr>
        <w:pStyle w:val="Code"/>
        <w:rPr>
          <w:ins w:id="432" w:author="Jamie Kurtz" w:date="2014-05-19T23:23:00Z"/>
          <w:highlight w:val="white"/>
        </w:rPr>
      </w:pPr>
      <w:ins w:id="433" w:author="Jamie Kurtz" w:date="2014-05-19T23:23:00Z">
        <w:r w:rsidRPr="00506961">
          <w:rPr>
            <w:highlight w:val="white"/>
          </w:rPr>
          <w:t xml:space="preserve">    }</w:t>
        </w:r>
      </w:ins>
    </w:p>
    <w:p w14:paraId="1A82F2A0" w14:textId="77526C65" w:rsidR="00296B98" w:rsidRDefault="00506961">
      <w:pPr>
        <w:pStyle w:val="Code"/>
        <w:rPr>
          <w:ins w:id="434" w:author="Jamie Kurtz" w:date="2014-05-19T23:21:00Z"/>
        </w:rPr>
        <w:pPrChange w:id="435" w:author="Jamie Kurtz" w:date="2014-05-19T23:21:00Z">
          <w:pPr>
            <w:pStyle w:val="BodyTextCont"/>
          </w:pPr>
        </w:pPrChange>
      </w:pPr>
      <w:ins w:id="436" w:author="Jamie Kurtz" w:date="2014-05-19T23:23:00Z">
        <w:r w:rsidRPr="00506961">
          <w:rPr>
            <w:highlight w:val="white"/>
          </w:rPr>
          <w:t>}</w:t>
        </w:r>
      </w:ins>
    </w:p>
    <w:p w14:paraId="79066D72" w14:textId="77777777" w:rsidR="00506961" w:rsidRDefault="00506961">
      <w:pPr>
        <w:pStyle w:val="BodyTextCont"/>
        <w:ind w:firstLine="0"/>
        <w:rPr>
          <w:ins w:id="437" w:author="Jamie Kurtz" w:date="2014-05-19T23:22:00Z"/>
        </w:rPr>
        <w:pPrChange w:id="438" w:author="Jamie Kurtz" w:date="2014-05-19T23:21:00Z">
          <w:pPr>
            <w:pStyle w:val="BodyTextCont"/>
          </w:pPr>
        </w:pPrChange>
      </w:pPr>
    </w:p>
    <w:p w14:paraId="28E69120" w14:textId="77777777" w:rsidR="009C2E24" w:rsidRDefault="00506961">
      <w:pPr>
        <w:pStyle w:val="BodyTextCont"/>
        <w:rPr>
          <w:ins w:id="439" w:author="Jamie Kurtz" w:date="2014-05-19T23:25:00Z"/>
        </w:rPr>
      </w:pPr>
      <w:ins w:id="440" w:author="Jamie Kurtz" w:date="2014-05-19T23:22:00Z">
        <w:r>
          <w:t xml:space="preserve">Note first that the symmetric key matches that which we placed in the web.config file in the previous section. Second, we are </w:t>
        </w:r>
      </w:ins>
      <w:ins w:id="441" w:author="Jamie Kurtz" w:date="2014-05-19T23:23:00Z">
        <w:r w:rsidR="009C2E24">
          <w:t>specifying a few claims, the roles being the most relevant for our discussion at this point. And third, we are setting the expiration date to 10 years from the current date. Obviously, a production-ready lifetime might be a little</w:t>
        </w:r>
      </w:ins>
      <w:ins w:id="442" w:author="Jamie Kurtz" w:date="2014-05-19T23:25:00Z">
        <w:r w:rsidR="009C2E24">
          <w:t xml:space="preserve"> shorter!</w:t>
        </w:r>
      </w:ins>
    </w:p>
    <w:p w14:paraId="66C3FCB7" w14:textId="5A449751" w:rsidR="00E140E1" w:rsidRDefault="00E140E1">
      <w:pPr>
        <w:pStyle w:val="BodyTextCont"/>
        <w:rPr>
          <w:ins w:id="443" w:author="Jamie Kurtz" w:date="2014-05-18T21:49:00Z"/>
        </w:rPr>
      </w:pPr>
      <w:ins w:id="444" w:author="Jamie Kurtz" w:date="2014-05-19T23:25:00Z">
        <w:r>
          <w:t>And finally, the console app writes the generated JWT to the console (and debug window).</w:t>
        </w:r>
      </w:ins>
      <w:ins w:id="445" w:author="Jamie Kurtz" w:date="2014-05-19T23:23:00Z">
        <w:r w:rsidR="009C2E24">
          <w:t xml:space="preserve"> </w:t>
        </w:r>
      </w:ins>
      <w:ins w:id="446" w:author="Jamie Kurtz" w:date="2014-05-19T23:26:00Z">
        <w:r>
          <w:t>The token generated when writing this book was:</w:t>
        </w:r>
      </w:ins>
    </w:p>
    <w:p w14:paraId="34F816A6" w14:textId="018BAEF7" w:rsidR="007F4354" w:rsidDel="00574DE6" w:rsidRDefault="00E140E1">
      <w:pPr>
        <w:pStyle w:val="Code"/>
        <w:rPr>
          <w:del w:id="447" w:author="Jamie Kurtz" w:date="2014-05-18T22:47:00Z"/>
        </w:rPr>
        <w:pPrChange w:id="448" w:author="Jamie Kurtz" w:date="2014-05-19T23:26:00Z">
          <w:pPr>
            <w:pStyle w:val="BodyTextCont"/>
          </w:pPr>
        </w:pPrChange>
      </w:pPr>
      <w:ins w:id="449" w:author="Jamie Kurtz" w:date="2014-05-19T23:26:00Z">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ins>
    </w:p>
    <w:p w14:paraId="711E36B3" w14:textId="77777777" w:rsidR="002B567F" w:rsidRDefault="002B567F">
      <w:pPr>
        <w:pStyle w:val="Code"/>
        <w:pPrChange w:id="450" w:author="Jamie Kurtz" w:date="2014-05-19T23:26:00Z">
          <w:pPr>
            <w:pStyle w:val="BodyTextCont"/>
          </w:pPr>
        </w:pPrChange>
      </w:pPr>
    </w:p>
    <w:p w14:paraId="483C8FC9" w14:textId="4AF74CA9" w:rsidR="002B567F" w:rsidRDefault="00E140E1" w:rsidP="004E5B64">
      <w:pPr>
        <w:pStyle w:val="BodyTextCont"/>
        <w:rPr>
          <w:ins w:id="451" w:author="Jamie Kurtz" w:date="2014-05-19T23:28:00Z"/>
        </w:rPr>
      </w:pPr>
      <w:ins w:id="452" w:author="Jamie Kurtz" w:date="2014-05-19T23:26:00Z">
        <w:r>
          <w:t xml:space="preserve">We can alter our API call by changing the Authorization header a bit. First, </w:t>
        </w:r>
      </w:ins>
      <w:ins w:id="453" w:author="Jamie Kurtz" w:date="2014-05-19T23:27:00Z">
        <w:r>
          <w:t xml:space="preserve">change the </w:t>
        </w:r>
      </w:ins>
      <w:ins w:id="454" w:author="Jamie Kurtz" w:date="2014-05-19T23:31:00Z">
        <w:r w:rsidR="007755C2">
          <w:t xml:space="preserve">authorization </w:t>
        </w:r>
      </w:ins>
      <w:ins w:id="455" w:author="Jamie Kurtz" w:date="2014-05-19T23:27:00Z">
        <w:r>
          <w:t>scheme to Bearer. And then replace the base64 encoded username and password with the gnerated JWT</w:t>
        </w:r>
      </w:ins>
      <w:ins w:id="456" w:author="Jamie Kurtz" w:date="2014-05-19T23:28:00Z">
        <w:r>
          <w:t xml:space="preserve"> string</w:t>
        </w:r>
      </w:ins>
      <w:ins w:id="457" w:author="Jamie Kurtz" w:date="2014-05-19T23:27:00Z">
        <w:r>
          <w:t>.</w:t>
        </w:r>
      </w:ins>
      <w:ins w:id="458" w:author="Jamie Kurtz" w:date="2014-05-19T23:28:00Z">
        <w:r w:rsidR="008D7FB2">
          <w:t xml:space="preserve"> The resulting request looks like this:</w:t>
        </w:r>
      </w:ins>
    </w:p>
    <w:p w14:paraId="31DC2BBB" w14:textId="77777777" w:rsidR="008D7FB2" w:rsidRDefault="008D7FB2">
      <w:pPr>
        <w:pStyle w:val="BodyTextCont"/>
        <w:ind w:firstLine="0"/>
        <w:rPr>
          <w:ins w:id="459" w:author="Jamie Kurtz" w:date="2014-05-19T23:29:00Z"/>
        </w:rPr>
        <w:pPrChange w:id="460" w:author="Jamie Kurtz" w:date="2014-05-19T23:29:00Z">
          <w:pPr>
            <w:pStyle w:val="BodyTextCont"/>
          </w:pPr>
        </w:pPrChange>
      </w:pPr>
    </w:p>
    <w:p w14:paraId="0F3DFEED" w14:textId="77777777" w:rsidR="008D7FB2" w:rsidRPr="008D7FB2" w:rsidRDefault="008D7FB2">
      <w:pPr>
        <w:pStyle w:val="Code"/>
        <w:rPr>
          <w:ins w:id="461" w:author="Jamie Kurtz" w:date="2014-05-19T23:29:00Z"/>
        </w:rPr>
        <w:pPrChange w:id="462" w:author="Jamie Kurtz" w:date="2014-05-19T23:29:00Z">
          <w:pPr>
            <w:pStyle w:val="BodyTextCont"/>
          </w:pPr>
        </w:pPrChange>
      </w:pPr>
      <w:ins w:id="463" w:author="Jamie Kurtz" w:date="2014-05-19T23:29:00Z">
        <w:r w:rsidRPr="008D7FB2">
          <w:t>GET http://localhost:52975/api/v1/tasks/2 HTTP/1.1</w:t>
        </w:r>
      </w:ins>
    </w:p>
    <w:p w14:paraId="3AD50342" w14:textId="5869722F" w:rsidR="008D7FB2" w:rsidRDefault="008D7FB2">
      <w:pPr>
        <w:pStyle w:val="Code"/>
        <w:rPr>
          <w:ins w:id="464" w:author="Jamie Kurtz" w:date="2014-05-19T23:28:00Z"/>
        </w:rPr>
        <w:pPrChange w:id="465" w:author="Jamie Kurtz" w:date="2014-05-19T23:29:00Z">
          <w:pPr>
            <w:pStyle w:val="BodyTextCont"/>
          </w:pPr>
        </w:pPrChange>
      </w:pPr>
      <w:ins w:id="466" w:author="Jamie Kurtz" w:date="2014-05-19T23:29:00Z">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ins>
    </w:p>
    <w:p w14:paraId="4CBAF1A4" w14:textId="6930E8A6" w:rsidR="008D7FB2" w:rsidRPr="008D7FB2" w:rsidRDefault="008D7FB2" w:rsidP="004E5B64">
      <w:pPr>
        <w:pStyle w:val="BodyTextCont"/>
        <w:rPr>
          <w:ins w:id="467" w:author="Jamie Kurtz" w:date="2014-05-19T23:30:00Z"/>
          <w:rStyle w:val="Emphasis"/>
          <w:rPrChange w:id="468" w:author="Jamie Kurtz" w:date="2014-05-19T23:30:00Z">
            <w:rPr>
              <w:ins w:id="469" w:author="Jamie Kurtz" w:date="2014-05-19T23:30:00Z"/>
            </w:rPr>
          </w:rPrChange>
        </w:rPr>
      </w:pPr>
      <w:ins w:id="470" w:author="Jamie Kurtz" w:date="2014-05-19T23:29:00Z">
        <w:r w:rsidRPr="008D7FB2">
          <w:rPr>
            <w:rStyle w:val="Emphasis"/>
            <w:rPrChange w:id="471" w:author="Jamie Kurtz" w:date="2014-05-19T23:30:00Z">
              <w:rPr/>
            </w:rPrChange>
          </w:rPr>
          <w:t xml:space="preserve">(the formatting here is placing the JWT on a separate line, but in </w:t>
        </w:r>
      </w:ins>
      <w:ins w:id="472" w:author="Jamie Kurtz" w:date="2014-05-19T23:30:00Z">
        <w:r w:rsidRPr="008D7FB2">
          <w:rPr>
            <w:rStyle w:val="Emphasis"/>
            <w:rPrChange w:id="473" w:author="Jamie Kurtz" w:date="2014-05-19T23:30:00Z">
              <w:rPr/>
            </w:rPrChange>
          </w:rPr>
          <w:t>reality there is only a space between Bearer and the JWT value - not a new line)</w:t>
        </w:r>
      </w:ins>
    </w:p>
    <w:p w14:paraId="403B84FB" w14:textId="77BF6177" w:rsidR="007755C2" w:rsidRDefault="007755C2" w:rsidP="004E5B64">
      <w:pPr>
        <w:pStyle w:val="BodyTextCont"/>
        <w:rPr>
          <w:ins w:id="474" w:author="Jamie Kurtz" w:date="2014-05-19T23:33:00Z"/>
        </w:rPr>
      </w:pPr>
      <w:ins w:id="475" w:author="Jamie Kurtz" w:date="2014-05-19T23:33:00Z">
        <w:r>
          <w:t>You can experiment with the token generation</w:t>
        </w:r>
      </w:ins>
      <w:ins w:id="476" w:author="Jamie Kurtz" w:date="2014-05-19T23:35:00Z">
        <w:r w:rsidR="00132F29">
          <w:t xml:space="preserve"> code in the CreateJwt console application</w:t>
        </w:r>
      </w:ins>
      <w:ins w:id="477" w:author="Jamie Kurtz" w:date="2014-05-19T23:33:00Z">
        <w:r>
          <w:t>, removing a role or two. In doing so you will get the same unauthorized responses that we had earlier in this chapter.</w:t>
        </w:r>
      </w:ins>
    </w:p>
    <w:p w14:paraId="383BCCE9" w14:textId="4669646E" w:rsidR="008D7FB2" w:rsidRDefault="007755C2" w:rsidP="004E5B64">
      <w:pPr>
        <w:pStyle w:val="BodyTextCont"/>
      </w:pPr>
      <w:ins w:id="478" w:author="Jamie Kurtz" w:date="2014-05-19T23:33:00Z">
        <w:r>
          <w:t xml:space="preserve"> </w:t>
        </w:r>
      </w:ins>
    </w:p>
    <w:p w14:paraId="597BDC12" w14:textId="77777777" w:rsidR="00C31E9A" w:rsidRDefault="00C31E9A" w:rsidP="004E5B64">
      <w:pPr>
        <w:pStyle w:val="BodyTextCont"/>
      </w:pPr>
    </w:p>
    <w:p w14:paraId="7FB67946" w14:textId="09B73CB5" w:rsidR="00C31E9A" w:rsidRDefault="00C31E9A" w:rsidP="00C31E9A">
      <w:commentRangeStart w:id="479"/>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543EA23B" w:rsidR="00C31E9A" w:rsidDel="002F35F1" w:rsidRDefault="00C31E9A" w:rsidP="00C31E9A">
      <w:pPr>
        <w:rPr>
          <w:del w:id="480" w:author="Jamie Kurtz" w:date="2014-05-19T23:44:00Z"/>
        </w:rPr>
      </w:pPr>
      <w:r w:rsidRPr="00FB2985">
        <w:t>* CSRF???</w:t>
      </w:r>
      <w:r>
        <w:t xml:space="preserve"> What are you planning to do about this? Is this just a sidebar somewhere</w:t>
      </w:r>
      <w:commentRangeEnd w:id="479"/>
      <w:r w:rsidR="00C37490">
        <w:commentReference w:id="479"/>
      </w:r>
      <w:ins w:id="481" w:author="Jamie Kurtz" w:date="2014-05-19T23:34:00Z">
        <w:r w:rsidR="007755C2">
          <w:t xml:space="preserve"> (chapter 9, I think)</w:t>
        </w:r>
      </w:ins>
    </w:p>
    <w:p w14:paraId="1657715C" w14:textId="5DF21949" w:rsidR="00C31E9A" w:rsidRDefault="00C31E9A">
      <w:pPr>
        <w:pPrChange w:id="482" w:author="Jamie Kurtz" w:date="2014-05-19T23:44:00Z">
          <w:pPr>
            <w:pStyle w:val="BodyTextCont"/>
          </w:pPr>
        </w:pPrChange>
      </w:pPr>
    </w:p>
    <w:p w14:paraId="3B3D6616" w14:textId="6F5ADC70" w:rsidR="00C503D6" w:rsidRDefault="00C503D6">
      <w:pPr>
        <w:pStyle w:val="BodyTextCont"/>
        <w:ind w:firstLine="0"/>
        <w:pPrChange w:id="483" w:author="Jamie Kurtz" w:date="2014-05-19T23:44:00Z">
          <w:pPr>
            <w:pStyle w:val="BodyTextCont"/>
          </w:pPr>
        </w:pPrChange>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Del="002F35F1" w:rsidRDefault="00C503D6" w:rsidP="00C503D6">
      <w:pPr>
        <w:pStyle w:val="Heading1"/>
        <w:rPr>
          <w:del w:id="484" w:author="Jamie Kurtz" w:date="2014-05-19T23:43:00Z"/>
        </w:rPr>
      </w:pPr>
      <w:r>
        <w:lastRenderedPageBreak/>
        <w:t>Summary</w:t>
      </w:r>
    </w:p>
    <w:p w14:paraId="3B53DEFB" w14:textId="03A47DBF" w:rsidR="00B16DEE" w:rsidDel="002F35F1" w:rsidRDefault="00101DB9" w:rsidP="00101DB9">
      <w:pPr>
        <w:rPr>
          <w:del w:id="485" w:author="Jamie Kurtz" w:date="2014-05-19T23:43:00Z"/>
        </w:rPr>
      </w:pPr>
      <w:del w:id="486" w:author="Jamie Kurtz" w:date="2014-05-19T23:43:00Z">
        <w:r w:rsidDel="002F35F1">
          <w:delText>Can use this from the ch7 intro as a starting point:</w:delText>
        </w:r>
      </w:del>
    </w:p>
    <w:p w14:paraId="2FA07D77" w14:textId="6B197BC5" w:rsidR="00101DB9" w:rsidDel="002F35F1" w:rsidRDefault="00101DB9" w:rsidP="00101DB9">
      <w:pPr>
        <w:pStyle w:val="BodyTextFirst"/>
        <w:rPr>
          <w:del w:id="487" w:author="Jamie Kurtz" w:date="2014-05-19T23:43:00Z"/>
        </w:rPr>
      </w:pPr>
      <w:del w:id="488" w:author="Jamie Kurtz" w:date="2014-05-19T23:43:00Z">
        <w:r w:rsidRPr="00130755" w:rsidDel="002F35F1">
          <w:delText xml:space="preserve">In the previous chapter, </w:delText>
        </w:r>
        <w:r w:rsidDel="002F35F1">
          <w:delText>after a brief introduction to the concepts of authentication and authorization, we</w:delText>
        </w:r>
        <w:r w:rsidRPr="00130755" w:rsidDel="002F35F1">
          <w:delText xml:space="preserve"> </w:delText>
        </w:r>
        <w:r w:rsidDel="002F35F1">
          <w:delText xml:space="preserve">added security to the task-management service. We began by applying an authorization filter to secure the </w:delText>
        </w:r>
        <w:r w:rsidRPr="00314E71" w:rsidDel="002F35F1">
          <w:rPr>
            <w:rStyle w:val="CodeInline"/>
          </w:rPr>
          <w:delText>AddTask</w:delText>
        </w:r>
        <w:r w:rsidDel="002F35F1">
          <w:delTex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delText>
        </w:r>
      </w:del>
    </w:p>
    <w:p w14:paraId="4FA264C0" w14:textId="77777777" w:rsidR="00101DB9" w:rsidRDefault="00101DB9">
      <w:pPr>
        <w:pStyle w:val="Heading1"/>
        <w:rPr>
          <w:ins w:id="489" w:author="Jamie Kurtz" w:date="2014-05-19T23:35:00Z"/>
        </w:rPr>
        <w:pPrChange w:id="490" w:author="Jamie Kurtz" w:date="2014-05-19T23:43:00Z">
          <w:pPr/>
        </w:pPrChange>
      </w:pPr>
    </w:p>
    <w:p w14:paraId="040B1A9B" w14:textId="066187C7" w:rsidR="00132F29" w:rsidRDefault="00132F29">
      <w:pPr>
        <w:pStyle w:val="BodyTextFirst"/>
        <w:rPr>
          <w:ins w:id="491" w:author="Jamie Kurtz" w:date="2014-05-19T23:41:00Z"/>
        </w:rPr>
        <w:pPrChange w:id="492" w:author="Jamie Kurtz" w:date="2014-05-19T23:43:00Z">
          <w:pPr/>
        </w:pPrChange>
      </w:pPr>
      <w:ins w:id="493" w:author="Jamie Kurtz" w:date="2014-05-19T23:35:00Z">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NuGet package to provide support for JSON Web Token based </w:t>
        </w:r>
      </w:ins>
      <w:ins w:id="494" w:author="Jamie Kurtz" w:date="2014-05-19T23:37:00Z">
        <w:r>
          <w:t>security</w:t>
        </w:r>
      </w:ins>
      <w:ins w:id="495" w:author="Jamie Kurtz" w:date="2014-05-19T23:35:00Z">
        <w:r>
          <w:t>.</w:t>
        </w:r>
      </w:ins>
      <w:ins w:id="496" w:author="Jamie Kurtz" w:date="2014-05-19T23:42:00Z">
        <w:r w:rsidR="002F35F1">
          <w:t xml:space="preserve"> Then you utilized the Authorize attribute at both the controller and controller action level to protect your service.</w:t>
        </w:r>
      </w:ins>
    </w:p>
    <w:p w14:paraId="2C770717" w14:textId="7D96DAD1" w:rsidR="002F35F1" w:rsidRDefault="002F35F1">
      <w:pPr>
        <w:pStyle w:val="BodyTextCont"/>
        <w:rPr>
          <w:ins w:id="497" w:author="Jamie Kurtz" w:date="2014-05-19T23:37:00Z"/>
        </w:rPr>
        <w:pPrChange w:id="498" w:author="Jamie Kurtz" w:date="2014-05-19T23:43:00Z">
          <w:pPr/>
        </w:pPrChange>
      </w:pPr>
      <w:ins w:id="499" w:author="Jamie Kurtz" w:date="2014-05-19T23:41:00Z">
        <w:r>
          <w:t xml:space="preserve">You also learned how to implement auditing using the new ASP.NET Web API async filter feature, as well as </w:t>
        </w:r>
      </w:ins>
      <w:ins w:id="500" w:author="Jamie Kurtz" w:date="2014-05-19T23:42:00Z">
        <w:r>
          <w:t xml:space="preserve">global handling of our </w:t>
        </w:r>
      </w:ins>
      <w:ins w:id="501" w:author="Jamie Kurtz" w:date="2014-05-19T23:41:00Z">
        <w:r>
          <w:t>own custom exceptions</w:t>
        </w:r>
      </w:ins>
      <w:ins w:id="502" w:author="Jamie Kurtz" w:date="2014-05-19T23:42:00Z">
        <w:r>
          <w:t>.</w:t>
        </w:r>
      </w:ins>
    </w:p>
    <w:p w14:paraId="6BF019FC" w14:textId="72345D74" w:rsidR="002F35F1" w:rsidRPr="00B16DEE" w:rsidDel="002F35F1" w:rsidRDefault="00132F29">
      <w:pPr>
        <w:pStyle w:val="BodyTextCont"/>
        <w:rPr>
          <w:del w:id="503" w:author="Jamie Kurtz" w:date="2014-05-19T23:43:00Z"/>
        </w:rPr>
        <w:pPrChange w:id="504" w:author="Jamie Kurtz" w:date="2014-05-19T23:43:00Z">
          <w:pPr/>
        </w:pPrChange>
      </w:pPr>
      <w:ins w:id="505" w:author="Jamie Kurtz" w:date="2014-05-19T23:37:00Z">
        <w:r>
          <w:t xml:space="preserve">In the next chapter we will </w:t>
        </w:r>
      </w:ins>
      <w:ins w:id="506" w:author="Jamie Kurtz" w:date="2014-05-19T23:38:00Z">
        <w:r w:rsidR="002F35F1">
          <w:t xml:space="preserve">explore how to support some </w:t>
        </w:r>
      </w:ins>
      <w:ins w:id="507" w:author="Jamie Kurtz" w:date="2014-05-19T23:39:00Z">
        <w:r w:rsidR="002F35F1" w:rsidRPr="002F35F1">
          <w:t>miscellaneous</w:t>
        </w:r>
        <w:r w:rsidR="002F35F1">
          <w:t xml:space="preserve"> service features like partial resource updates, resource relationships, and a few others.</w:t>
        </w:r>
      </w:ins>
    </w:p>
    <w:p w14:paraId="58C82470" w14:textId="77777777" w:rsidR="00876E72" w:rsidRPr="00C503D6" w:rsidRDefault="00876E72">
      <w:pPr>
        <w:pStyle w:val="BodyTextCont"/>
        <w:pPrChange w:id="508" w:author="Jamie Kurtz" w:date="2014-05-19T23:43:00Z">
          <w:pPr/>
        </w:pPrChange>
      </w:pPr>
    </w:p>
    <w:sectPr w:rsidR="00876E72" w:rsidRPr="00C503D6"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9" w:author="Brian Wortman" w:date="2014-05-12T22:26:00Z" w:initials="BW">
    <w:p w14:paraId="1478125A" w14:textId="7CD9950F" w:rsidR="001757D0" w:rsidRDefault="001757D0">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77F79" w14:textId="77777777" w:rsidR="008F3609" w:rsidRDefault="008F3609">
      <w:r>
        <w:separator/>
      </w:r>
    </w:p>
  </w:endnote>
  <w:endnote w:type="continuationSeparator" w:id="0">
    <w:p w14:paraId="60509683" w14:textId="77777777" w:rsidR="008F3609" w:rsidRDefault="008F3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B60A961-C398-4416-8425-4E7B0B69C2FD}"/>
    <w:embedBold r:id="rId2" w:fontKey="{96C1F031-C5E1-47DD-9BA8-6CC7A595CB01}"/>
    <w:embedItalic r:id="rId3" w:fontKey="{A520DCE8-45CC-4186-8DEB-57971763A44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2BE8756-551D-4887-8818-7BE4901B4B5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D12849C5-8DE9-4604-BBB6-E1F1F2C22C35}"/>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F57F7B3C-F30D-4DF9-BD68-0FA52D4E96B1}"/>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47B320C-6436-48A6-9E44-0923F1F7F98C}"/>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62F6453B-759C-4B66-98DE-22E026C6602D}"/>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5BED1769-443E-4CD2-A26A-0CDB0895745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1757D0" w:rsidRPr="00222F70" w:rsidRDefault="001757D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B4EB9">
      <w:rPr>
        <w:rStyle w:val="PageNumber"/>
        <w:noProof/>
      </w:rPr>
      <w:t>34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1757D0" w:rsidRPr="00222F70" w:rsidRDefault="001757D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B4EB9">
      <w:rPr>
        <w:rStyle w:val="PageNumber"/>
        <w:noProof/>
      </w:rPr>
      <w:t>35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1757D0" w:rsidRDefault="001757D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107F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625DD" w14:textId="77777777" w:rsidR="008F3609" w:rsidRDefault="008F3609">
      <w:r>
        <w:separator/>
      </w:r>
    </w:p>
  </w:footnote>
  <w:footnote w:type="continuationSeparator" w:id="0">
    <w:p w14:paraId="51CBB2B8" w14:textId="77777777" w:rsidR="008F3609" w:rsidRDefault="008F36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1757D0" w:rsidRPr="003C7D0E" w:rsidRDefault="001757D0"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1757D0" w:rsidRPr="002A45BE" w:rsidRDefault="001757D0"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1757D0" w:rsidRDefault="001757D0"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1757D0" w:rsidRPr="00B44665" w:rsidRDefault="001757D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1757D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1757D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1757D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1757D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1757D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1757D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1757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57D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1757D0"/>
    <w:pPr>
      <w:keepLines/>
      <w:numPr>
        <w:numId w:val="4"/>
      </w:numPr>
      <w:spacing w:before="120" w:after="120" w:line="240" w:lineRule="auto"/>
      <w:ind w:right="864"/>
    </w:pPr>
    <w:rPr>
      <w:rFonts w:ascii="Utopia" w:hAnsi="Utopia"/>
      <w:sz w:val="18"/>
    </w:rPr>
  </w:style>
  <w:style w:type="character" w:customStyle="1" w:styleId="CodeBold">
    <w:name w:val="Code Bold"/>
    <w:rsid w:val="001757D0"/>
    <w:rPr>
      <w:rFonts w:ascii="TheSansMonoConBlack" w:hAnsi="TheSansMonoConBlack"/>
      <w:sz w:val="18"/>
    </w:rPr>
  </w:style>
  <w:style w:type="paragraph" w:customStyle="1" w:styleId="ChapterNumber">
    <w:name w:val="Chapter Number"/>
    <w:next w:val="Normal"/>
    <w:autoRedefine/>
    <w:qFormat/>
    <w:rsid w:val="001757D0"/>
    <w:pPr>
      <w:keepNext/>
      <w:spacing w:after="240"/>
    </w:pPr>
    <w:rPr>
      <w:rFonts w:ascii="Arial" w:hAnsi="Arial"/>
      <w:b/>
      <w:caps/>
      <w:sz w:val="28"/>
      <w:szCs w:val="28"/>
    </w:rPr>
  </w:style>
  <w:style w:type="paragraph" w:customStyle="1" w:styleId="ChapterTitle">
    <w:name w:val="Chapter Title"/>
    <w:next w:val="Normal"/>
    <w:rsid w:val="001757D0"/>
    <w:pPr>
      <w:spacing w:before="240" w:after="1200"/>
    </w:pPr>
    <w:rPr>
      <w:rFonts w:ascii="Arial Narrow" w:hAnsi="Arial Narrow"/>
      <w:b/>
      <w:sz w:val="60"/>
      <w:szCs w:val="48"/>
    </w:rPr>
  </w:style>
  <w:style w:type="paragraph" w:customStyle="1" w:styleId="FigureCaption">
    <w:name w:val="Figure Caption"/>
    <w:next w:val="Normal"/>
    <w:qFormat/>
    <w:rsid w:val="001757D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1757D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1757D0"/>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1757D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1757D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1757D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1757D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1757D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1757D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1757D0"/>
    <w:pPr>
      <w:spacing w:before="120" w:after="120"/>
      <w:contextualSpacing/>
    </w:pPr>
    <w:rPr>
      <w:rFonts w:ascii="Utopia" w:hAnsi="Utopia"/>
      <w:sz w:val="18"/>
    </w:rPr>
  </w:style>
  <w:style w:type="paragraph" w:customStyle="1" w:styleId="TableCaption">
    <w:name w:val="Table Caption"/>
    <w:basedOn w:val="FigureCaption"/>
    <w:next w:val="Normal"/>
    <w:qFormat/>
    <w:rsid w:val="001757D0"/>
    <w:pPr>
      <w:spacing w:after="120"/>
    </w:pPr>
  </w:style>
  <w:style w:type="paragraph" w:customStyle="1" w:styleId="TableHead">
    <w:name w:val="Table Head"/>
    <w:next w:val="Normal"/>
    <w:rsid w:val="001757D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1757D0"/>
    <w:pPr>
      <w:spacing w:before="60" w:after="240"/>
      <w:contextualSpacing/>
    </w:pPr>
    <w:rPr>
      <w:rFonts w:ascii="Utopia" w:hAnsi="Utopia"/>
      <w:i/>
      <w:sz w:val="18"/>
    </w:rPr>
  </w:style>
  <w:style w:type="table" w:styleId="TableGrid">
    <w:name w:val="Table Grid"/>
    <w:basedOn w:val="TableNormal"/>
    <w:rsid w:val="001757D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1757D0"/>
    <w:pPr>
      <w:numPr>
        <w:numId w:val="0"/>
      </w:numPr>
      <w:ind w:left="864"/>
    </w:pPr>
  </w:style>
  <w:style w:type="paragraph" w:customStyle="1" w:styleId="NumList">
    <w:name w:val="Num List"/>
    <w:basedOn w:val="Normal"/>
    <w:rsid w:val="001757D0"/>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1757D0"/>
    <w:pPr>
      <w:spacing w:before="0"/>
      <w:ind w:left="0" w:right="0"/>
      <w:jc w:val="right"/>
    </w:pPr>
    <w:rPr>
      <w:i w:val="0"/>
    </w:rPr>
  </w:style>
  <w:style w:type="paragraph" w:customStyle="1" w:styleId="ExerciseHead">
    <w:name w:val="Exercise Head"/>
    <w:basedOn w:val="Normal"/>
    <w:next w:val="Normal"/>
    <w:rsid w:val="001757D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1757D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1757D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1757D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1757D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1757D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1757D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1757D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1757D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1757D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1757D0"/>
  </w:style>
  <w:style w:type="paragraph" w:customStyle="1" w:styleId="SideBarSubhead">
    <w:name w:val="Side Bar Subhead"/>
    <w:basedOn w:val="Normal"/>
    <w:rsid w:val="001757D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1757D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1757D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1757D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1757D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757D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1757D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1757D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1757D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1757D0"/>
    <w:pPr>
      <w:spacing w:before="120" w:after="120"/>
    </w:pPr>
    <w:rPr>
      <w:rFonts w:ascii="Arial" w:hAnsi="Arial"/>
      <w:sz w:val="18"/>
    </w:rPr>
  </w:style>
  <w:style w:type="paragraph" w:styleId="Revision">
    <w:name w:val="Revision"/>
    <w:hidden/>
    <w:uiPriority w:val="99"/>
    <w:semiHidden/>
    <w:rsid w:val="001757D0"/>
    <w:rPr>
      <w:rFonts w:ascii="Calibri" w:eastAsia="Calibri" w:hAnsi="Calibri"/>
      <w:sz w:val="22"/>
      <w:szCs w:val="22"/>
    </w:rPr>
  </w:style>
  <w:style w:type="character" w:styleId="IntenseEmphasis">
    <w:name w:val="Intense Emphasis"/>
    <w:basedOn w:val="DefaultParagraphFont"/>
    <w:uiPriority w:val="21"/>
    <w:qFormat/>
    <w:rsid w:val="001757D0"/>
    <w:rPr>
      <w:b/>
      <w:bCs/>
      <w:i/>
      <w:iCs/>
      <w:color w:val="auto"/>
    </w:rPr>
  </w:style>
  <w:style w:type="character" w:styleId="Emphasis">
    <w:name w:val="Emphasis"/>
    <w:basedOn w:val="DefaultParagraphFont"/>
    <w:qFormat/>
    <w:rsid w:val="001757D0"/>
    <w:rPr>
      <w:i/>
      <w:iCs/>
    </w:rPr>
  </w:style>
  <w:style w:type="character" w:styleId="Strong">
    <w:name w:val="Strong"/>
    <w:basedOn w:val="DefaultParagraphFont"/>
    <w:qFormat/>
    <w:rsid w:val="001757D0"/>
    <w:rPr>
      <w:b/>
      <w:bCs/>
    </w:rPr>
  </w:style>
  <w:style w:type="paragraph" w:styleId="Subtitle">
    <w:name w:val="Subtitle"/>
    <w:basedOn w:val="Normal"/>
    <w:next w:val="Normal"/>
    <w:link w:val="SubtitleChar"/>
    <w:qFormat/>
    <w:rsid w:val="001757D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1757D0"/>
    <w:rPr>
      <w:rFonts w:ascii="ZapfDingbats" w:hAnsi="ZapfDingbats"/>
      <w:color w:val="auto"/>
      <w:szCs w:val="24"/>
    </w:rPr>
  </w:style>
  <w:style w:type="paragraph" w:customStyle="1" w:styleId="Code">
    <w:name w:val="Code"/>
    <w:basedOn w:val="Normal"/>
    <w:link w:val="CodeChar"/>
    <w:qFormat/>
    <w:rsid w:val="001757D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1757D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9DBA6FEA-DF3A-43C1-AC99-4E77BC9C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73</TotalTime>
  <Pages>41</Pages>
  <Words>12384</Words>
  <Characters>70595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4</cp:revision>
  <cp:lastPrinted>2012-09-27T18:23:00Z</cp:lastPrinted>
  <dcterms:created xsi:type="dcterms:W3CDTF">2014-05-20T03:45:00Z</dcterms:created>
  <dcterms:modified xsi:type="dcterms:W3CDTF">2014-05-21T00:48:00Z</dcterms:modified>
</cp:coreProperties>
</file>