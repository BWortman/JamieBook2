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ins w:id="0" w:author="Jamie Kurtz" w:date="2014-05-17T22:02:00Z">
        <w:r w:rsidR="004F0203">
          <w:t>, including the authorization level required of the user</w:t>
        </w:r>
      </w:ins>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74F9E73C" w:rsidR="00C503D6" w:rsidRDefault="00C503D6" w:rsidP="00FD446F">
      <w:pPr>
        <w:pStyle w:val="BodyTextFirst"/>
      </w:pPr>
      <w:commentRangeStart w:id="1"/>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commentRangeEnd w:id="1"/>
      <w:r w:rsidR="004F58A5">
        <w:rPr>
          <w:rFonts w:asciiTheme="minorHAnsi" w:hAnsiTheme="minorHAnsi"/>
          <w:sz w:val="22"/>
        </w:rPr>
        <w:commentReference w:id="1"/>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seemless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ins w:id="2" w:author="Jamie Kurtz" w:date="2014-05-17T22:03:00Z">
              <w:r w:rsidR="001F46C2">
                <w:t xml:space="preserve">Or maybe a set of iPads used by the sales team. </w:t>
              </w:r>
            </w:ins>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1EC5D8A" w:rsidR="00876E72" w:rsidRDefault="00C503D6" w:rsidP="001C06DF">
            <w:pPr>
              <w:pStyle w:val="TableText"/>
            </w:pPr>
            <w:r>
              <w:t>Largely used</w:t>
            </w:r>
            <w:r w:rsidRPr="00C503D6">
              <w:t xml:space="preserve"> when</w:t>
            </w:r>
            <w:r w:rsidR="006D106B">
              <w:t xml:space="preserve"> </w:t>
            </w:r>
            <w:r w:rsidRPr="00C503D6">
              <w:t>third-party token issuers are involved (e.g., OpenID</w:t>
            </w:r>
            <w:ins w:id="3" w:author="Jamie Kurtz" w:date="2014-05-17T22:05:00Z">
              <w:r w:rsidR="00C10F64">
                <w:t>, OAuth</w:t>
              </w:r>
            </w:ins>
            <w:r w:rsidRPr="00C503D6">
              <w:t xml:space="preserve">).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37706D98" w:rsidR="00876E72" w:rsidRDefault="00876E72" w:rsidP="001C06DF">
            <w:pPr>
              <w:pStyle w:val="TableText"/>
            </w:pPr>
            <w:r>
              <w:t>Here's how it works</w:t>
            </w:r>
            <w:ins w:id="4" w:author="Jamie Kurtz" w:date="2014-05-17T22:03:00Z">
              <w:r w:rsidR="001F46C2">
                <w:t>(generally speaking)</w:t>
              </w:r>
            </w:ins>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w:t>
            </w:r>
            <w:r w:rsidR="00D26A1B">
              <w:lastRenderedPageBreak/>
              <w:t>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ins w:id="5" w:author="Jamie Kurtz" w:date="2014-05-17T22:04:00Z">
        <w:r w:rsidR="00C0081E" w:rsidRPr="00C0081E">
          <w:t xml:space="preserve"> </w:t>
        </w:r>
        <w:r w:rsidR="00C0081E">
          <w:t>We trust that if you decide to implement Basic authentication on your own ASP.NET Web API services, you will enable suport for HTTPS</w:t>
        </w:r>
      </w:ins>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w:t>
      </w:r>
      <w:ins w:id="6" w:author="Jamie Kurtz" w:date="2014-05-17T22:04:00Z">
        <w:r w:rsidR="00A95C77">
          <w:t>u</w:t>
        </w:r>
      </w:ins>
      <w:r w:rsidR="00193DF1">
        <w:t>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490F32" w:rsidP="00C503D6">
            <w:pPr>
              <w:pStyle w:val="TableText"/>
              <w:rPr>
                <w:rStyle w:val="CodeInline"/>
              </w:rPr>
            </w:pPr>
            <w:hyperlink r:id="rId13"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that contains the current user’s identity and associated claims (e.g., userId, email, firstname, lastname, and roles).</w:t>
      </w:r>
      <w:r>
        <w:t xml:space="preserve"> Each web request executes </w:t>
      </w:r>
      <w:r w:rsidR="00386612">
        <w:t xml:space="preserve">in its own </w:t>
      </w:r>
      <w:ins w:id="7" w:author="Jamie Kurtz" w:date="2014-05-17T21:59:00Z">
        <w:r w:rsidR="00601222">
          <w:t xml:space="preserve">HTTP </w:t>
        </w:r>
      </w:ins>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2D2CE4CB" w:rsidR="00D53B4F" w:rsidRDefault="00526A58" w:rsidP="00D53B4F">
      <w:pPr>
        <w:pStyle w:val="BodyTextFirst"/>
        <w:rPr>
          <w:ins w:id="8" w:author="Jamie Kurtz" w:date="2014-05-17T22:00:00Z"/>
        </w:rPr>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w:t>
      </w:r>
      <w:del w:id="9" w:author="Jamie Kurtz" w:date="2014-05-17T22:00:00Z">
        <w:r w:rsidR="00D53B4F" w:rsidDel="00996B42">
          <w:delText xml:space="preserve">an </w:delText>
        </w:r>
      </w:del>
      <w:ins w:id="10" w:author="Jamie Kurtz" w:date="2014-05-17T22:00:00Z">
        <w:r w:rsidR="00996B42">
          <w:t>the</w:t>
        </w:r>
        <w:r w:rsidR="00996B42">
          <w:t xml:space="preserve"> </w:t>
        </w:r>
      </w:ins>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ins w:id="11" w:author="Jamie Kurtz" w:date="2014-05-17T22:11:00Z">
        <w:r w:rsidR="000A09A7">
          <w:t xml:space="preserve">Be sure to use the Web API version of the attribute (found in the </w:t>
        </w:r>
        <w:r w:rsidR="000A09A7" w:rsidRPr="000A09A7">
          <w:t xml:space="preserve">System.Web.Http </w:t>
        </w:r>
        <w:r w:rsidR="000A09A7">
          <w:t xml:space="preserve">namespace), and not the MVC version. </w:t>
        </w:r>
      </w:ins>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rPr>
          <w:ins w:id="12" w:author="Jamie Kurtz" w:date="2014-05-17T22:01:00Z"/>
        </w:rPr>
      </w:pPr>
    </w:p>
    <w:p w14:paraId="00BAB5A7" w14:textId="68066E8E" w:rsidR="0049757A" w:rsidRDefault="00AD5253" w:rsidP="00526A58">
      <w:pPr>
        <w:pStyle w:val="BodyTextCont"/>
      </w:pPr>
      <w:r>
        <w:t>Now, we'll repeat the POST demo from Chapter 5, just to see if anything has changed</w:t>
      </w:r>
      <w:del w:id="13" w:author="Jamie Kurtz" w:date="2014-05-17T22:01:00Z">
        <w:r w:rsidDel="00996B42">
          <w:delText xml:space="preserve"> by this</w:delText>
        </w:r>
      </w:del>
      <w:r>
        <w:t>:</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ins w:id="14" w:author="Jamie Kurtz" w:date="2014-05-17T22:12:00Z">
        <w:r w:rsidR="007E2BFB">
          <w:t xml:space="preserve">action filter </w:t>
        </w:r>
      </w:ins>
      <w:r>
        <w:t xml:space="preserve">attribute </w:t>
      </w:r>
      <w:r w:rsidR="006B2188">
        <w:t xml:space="preserve">on the </w:t>
      </w:r>
      <w:r w:rsidR="006B2188" w:rsidRPr="006B2188">
        <w:rPr>
          <w:rStyle w:val="CodeInline"/>
        </w:rPr>
        <w:t>AddTask</w:t>
      </w:r>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BBA9EAD"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ins w:id="15" w:author="Jamie Kurtz" w:date="2014-05-17T22:15:00Z">
        <w:r w:rsidR="00A23E1B">
          <w:t xml:space="preserve">to which </w:t>
        </w:r>
      </w:ins>
      <w:del w:id="16" w:author="Jamie Kurtz" w:date="2014-05-17T22:15:00Z">
        <w:r w:rsidR="00646FDB" w:rsidDel="00A23E1B">
          <w:delText xml:space="preserve">that </w:delText>
        </w:r>
      </w:del>
      <w:r w:rsidR="00646FDB">
        <w:t>it delegates some of its principal-building responsibilities</w:t>
      </w:r>
      <w:del w:id="17" w:author="Jamie Kurtz" w:date="2014-05-17T22:15:00Z">
        <w:r w:rsidR="00646FDB" w:rsidDel="00A23E1B">
          <w:delText xml:space="preserve"> to</w:delText>
        </w:r>
      </w:del>
      <w:r w:rsidR="00113CD3">
        <w:t xml:space="preserve">. </w:t>
      </w:r>
      <w:r w:rsidR="002A7121">
        <w:t>Therefore, a</w:t>
      </w:r>
      <w:r w:rsidR="00646FDB">
        <w:t>dd the following types:</w:t>
      </w:r>
    </w:p>
    <w:p w14:paraId="4C3F56FC" w14:textId="48FBCFFC" w:rsidR="00646FDB" w:rsidRDefault="00646FDB" w:rsidP="00646FDB">
      <w:pPr>
        <w:pStyle w:val="CodeCaption"/>
      </w:pPr>
      <w:r>
        <w:lastRenderedPageBreak/>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lastRenderedPageBreak/>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lastRenderedPageBreak/>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17A00D7D"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del w:id="18" w:author="Jamie Kurtz" w:date="2014-05-17T22:30:00Z">
        <w:r w:rsidR="00774EC5" w:rsidDel="00C437AB">
          <w:delText>a single user</w:delText>
        </w:r>
      </w:del>
      <w:ins w:id="19" w:author="Jamie Kurtz" w:date="2014-05-17T22:30:00Z">
        <w:r w:rsidR="00C437AB">
          <w:t>part of the user's</w:t>
        </w:r>
      </w:ins>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w:t>
      </w:r>
      <w:del w:id="20" w:author="Jamie Kurtz" w:date="2014-05-17T22:30:00Z">
        <w:r w:rsidDel="00C437AB">
          <w:delText xml:space="preserve">verifying </w:delText>
        </w:r>
      </w:del>
      <w:ins w:id="21" w:author="Jamie Kurtz" w:date="2014-05-17T22:30:00Z">
        <w:r w:rsidR="00C437AB">
          <w:t>validating</w:t>
        </w:r>
        <w:bookmarkStart w:id="22" w:name="_GoBack"/>
        <w:bookmarkEnd w:id="22"/>
        <w:r w:rsidR="00C437AB">
          <w:t xml:space="preserve"> </w:t>
        </w:r>
      </w:ins>
      <w:r>
        <w:t>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774EC5">
        <w:t xml:space="preserve">This is a book about ASP.NET Web API, not credential management and verification; therefore,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lastRenderedPageBreak/>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lastRenderedPageBreak/>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77777777" w:rsidR="00774EC5" w:rsidRPr="00774EC5" w:rsidRDefault="00774EC5" w:rsidP="00774EC5">
      <w:pPr>
        <w:pStyle w:val="Code"/>
      </w:pPr>
      <w:r w:rsidRPr="00774EC5">
        <w:t xml:space="preserve">            var credentials = GetCredentials(authHeader);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77777777" w:rsidR="00774EC5" w:rsidRPr="00774EC5" w:rsidRDefault="00774EC5" w:rsidP="00774EC5">
      <w:pPr>
        <w:pStyle w:val="Code"/>
      </w:pPr>
      <w:r w:rsidRPr="00774EC5">
        <w:t xml:space="preserve">        public string[] GetCredentials(AuthenticationHeaderValue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79CAEB1C" w14:textId="77777777" w:rsidR="00A037C0" w:rsidRDefault="00B76AD2" w:rsidP="00B76AD2">
      <w:pPr>
        <w:pStyle w:val="Code"/>
      </w:pPr>
      <w:r w:rsidRPr="00B76AD2">
        <w:lastRenderedPageBreak/>
        <w:t>return response.StatusCode == HttpStatusCode.Unauthorized ?</w:t>
      </w:r>
    </w:p>
    <w:p w14:paraId="3426964E" w14:textId="425B846A" w:rsidR="00B76AD2" w:rsidRDefault="00A037C0" w:rsidP="00B76AD2">
      <w:pPr>
        <w:pStyle w:val="Code"/>
      </w:pPr>
      <w:r>
        <w:t xml:space="preserve">                                 </w:t>
      </w:r>
      <w:r w:rsidR="00B76AD2" w:rsidRPr="00B76AD2">
        <w:t xml:space="preserve"> CreateUnauthorizedResponse() : response;</w:t>
      </w:r>
    </w:p>
    <w:p w14:paraId="60501CBF" w14:textId="127692C1" w:rsidR="008A116C" w:rsidRDefault="00B76AD2" w:rsidP="00B76AD2">
      <w:pPr>
        <w:pStyle w:val="BodyTextCont"/>
      </w:pPr>
      <w:r>
        <w:t>The first line passes processing along to the next handler</w:t>
      </w:r>
      <w:r w:rsidR="0091197D">
        <w:t xml:space="preserve"> and waits for the response. The </w:t>
      </w:r>
      <w:r w:rsidR="00A037C0">
        <w:t>next</w:t>
      </w:r>
      <w:r w:rsidR="0091197D">
        <w:t xml:space="preserve"> line analyzes the response and modifies it if the response indicates that the request was unauthorized</w:t>
      </w:r>
      <w:r w:rsidR="008A116C">
        <w:t xml:space="preserve"> </w:t>
      </w:r>
      <w:r w:rsidR="00274CEE">
        <w:t>(e.g., if the user is not in a m</w:t>
      </w:r>
      <w:r w:rsidR="008A116C">
        <w:t>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r w:rsidR="00A81026" w:rsidRPr="000675CD">
        <w:rPr>
          <w:rStyle w:val="CodeInline"/>
        </w:rPr>
        <w:t>WebApiApplication</w:t>
      </w:r>
      <w:r w:rsidR="00A81026">
        <w:t xml:space="preserve">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lastRenderedPageBreak/>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r w:rsidR="001724C1" w:rsidRPr="001724C1">
        <w:rPr>
          <w:rStyle w:val="CodeInline"/>
        </w:rPr>
        <w:t>BasicSecurityService</w:t>
      </w:r>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71D5C1F1" w:rsidR="004E5B64" w:rsidRDefault="00274CEE" w:rsidP="004E5B64">
      <w:pPr>
        <w:pStyle w:val="BodyTextCont"/>
      </w:pPr>
      <w:r>
        <w:t>Excellent! Our credentials for m</w:t>
      </w:r>
      <w:r w:rsidR="004E5B64">
        <w:t xml:space="preserve">anager "bhogg"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 xml:space="preserve">This request should be denied. </w:t>
      </w:r>
      <w:r w:rsidR="004A6E34">
        <w:t>Note, "</w:t>
      </w:r>
      <w:r w:rsidR="004A6E34" w:rsidRPr="0072015B">
        <w:t>amRvZTppZ25vcmVk</w:t>
      </w:r>
      <w:r w:rsidR="004A6E34">
        <w:t>" represents the credentials for "jdoe",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764A684D"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5E61BB4F"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r w:rsidR="0010511B">
        <w:t xml:space="preserve"> (so we don't have ReSharper nagging us about unresolved references)</w:t>
      </w:r>
      <w:r>
        <w:t xml:space="preserve">, and the first dependency we'll add is </w:t>
      </w:r>
      <w:r w:rsidR="00335AC3">
        <w:t>a</w:t>
      </w:r>
      <w:r>
        <w:t xml:space="preserve"> query processor: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7777777" w:rsidR="00C94F58" w:rsidRPr="00C94F58" w:rsidRDefault="00C94F58" w:rsidP="00C94F58">
      <w:pPr>
        <w:pStyle w:val="Code"/>
      </w:pPr>
      <w:r w:rsidRPr="00C94F58">
        <w:t>namespace WebApi2Book.Data.SqlServer.QueryProcessors</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lastRenderedPageBreak/>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BCE39C4"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so trivial that it does not merit further discussion</w:t>
      </w:r>
      <w:r w:rsidR="00E56F99">
        <w:t xml:space="preserve"> in and of itself</w:t>
      </w:r>
      <w:r w:rsidR="0082176D">
        <w:t xml:space="preserve">. However, </w:t>
      </w:r>
      <w:r w:rsidR="00E56F99">
        <w:t xml:space="preserve">astute </w:t>
      </w:r>
      <w:r w:rsidR="0082176D">
        <w:t xml:space="preserve">readers familiar with the Strategy Pattern may notice that the query processor interfaces should actually be located in the </w:t>
      </w:r>
      <w:r w:rsidR="0082176D" w:rsidRPr="0082176D">
        <w:rPr>
          <w:rStyle w:val="CodeInline"/>
        </w:rPr>
        <w:t>WebApi2Book.Data</w:t>
      </w:r>
      <w:r w:rsidR="0082176D" w:rsidRPr="0082176D">
        <w:t xml:space="preserve"> </w:t>
      </w:r>
      <w:r w:rsidR="0082176D">
        <w:t xml:space="preserve">project, not in the </w:t>
      </w:r>
      <w:r w:rsidR="0082176D" w:rsidRPr="0082176D">
        <w:rPr>
          <w:rStyle w:val="CodeInline"/>
        </w:rPr>
        <w:t>WebApi2Book.Data.SqlServer</w:t>
      </w:r>
      <w:r w:rsidR="0082176D" w:rsidRPr="0082176D">
        <w:t xml:space="preserve"> </w:t>
      </w:r>
      <w:r w:rsidR="0082176D">
        <w:t>project.</w:t>
      </w:r>
      <w:r w:rsidR="00E56F99">
        <w:t xml:space="preserve"> Yes, we took this little shortcut for the sake of making it easier to follow along with the implementation (i.e., not as much switching between projects).</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77777777" w:rsidR="007E6C58" w:rsidRPr="007E6C58" w:rsidRDefault="007E6C58" w:rsidP="007E6C58">
      <w:pPr>
        <w:pStyle w:val="Code"/>
      </w:pPr>
      <w:r w:rsidRPr="007E6C58">
        <w:t>namespace WebApi2Book.Data.SqlServer.QueryProcessors</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lastRenderedPageBreak/>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r w:rsidRPr="0010511B">
        <w:rPr>
          <w:rStyle w:val="CodeInline"/>
        </w:rPr>
        <w:t>UpdateTaskStatusQueryProcessor</w:t>
      </w:r>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4A65913F"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lastRenderedPageBreak/>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77777777" w:rsidR="007E6C58" w:rsidRPr="007E6C58" w:rsidRDefault="007E6C58" w:rsidP="007E6C58">
      <w:pPr>
        <w:pStyle w:val="Code"/>
      </w:pPr>
      <w:r w:rsidRPr="007E6C58">
        <w:t>using WebApi2Book.Data.SqlServer.QueryProcessors;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404DE5A5" w:rsidR="00335AC3" w:rsidRDefault="0029478E" w:rsidP="00C94F58">
      <w:pPr>
        <w:pStyle w:val="BodyTextCont"/>
      </w:pPr>
      <w:r>
        <w:t xml:space="preserve">And now it's finally time to implement that invoker of the </w:t>
      </w:r>
      <w:r w:rsidRPr="0037161C">
        <w:rPr>
          <w:rStyle w:val="CodeInline"/>
        </w:rPr>
        <w:t>StartTask</w:t>
      </w:r>
      <w:r>
        <w:t xml:space="preserve"> method</w:t>
      </w:r>
      <w:r w:rsidR="007513AC">
        <w:t xml:space="preserve">, which is </w:t>
      </w:r>
      <w:r>
        <w:t xml:space="preserve">the </w:t>
      </w:r>
      <w:r w:rsidRPr="0029478E">
        <w:rPr>
          <w:rStyle w:val="CodeInline"/>
        </w:rPr>
        <w:t>TaskWorkflowController</w:t>
      </w:r>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r w:rsidR="00EA4849" w:rsidRPr="00EA4849">
        <w:rPr>
          <w:rStyle w:val="CodeInline"/>
        </w:rPr>
        <w:t>TasksController</w:t>
      </w:r>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lastRenderedPageBreak/>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6E9E1D1B" w14:textId="7B408301" w:rsidR="002A4FAE"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r w:rsidR="002A4FAE">
        <w:t xml:space="preserve">Before we </w:t>
      </w:r>
      <w:r w:rsidR="00BD0832">
        <w:t xml:space="preserve">can rightly </w:t>
      </w:r>
      <w:r w:rsidR="002A4FAE">
        <w:t>claim victory and move onto the next scenario,</w:t>
      </w:r>
      <w:r w:rsidR="00BD0832">
        <w:t xml:space="preserve"> though,</w:t>
      </w:r>
      <w:r w:rsidR="002A4FAE">
        <w:t xml:space="preserve"> we should prove that what we've implemented actually works. </w:t>
      </w:r>
      <w:r w:rsidR="00AA1ECE">
        <w:t>We'll send the following request to activate task #17, which we created at the end of the previous section. Note that we're providing bhogg's credentials to ensure that the request is authorized (he's got a</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AA1ECE">
      <w:pPr>
        <w:pStyle w:val="BodyTextCont"/>
      </w:pPr>
      <w:r w:rsidRPr="00AA1ECE">
        <w:t>POST http://localhost:61589/api/v1/tasks/17/activations HTTP/1.1</w:t>
      </w:r>
    </w:p>
    <w:p w14:paraId="4569EAC7" w14:textId="77777777" w:rsidR="00AA1ECE" w:rsidRPr="00AA1ECE" w:rsidRDefault="00AA1ECE" w:rsidP="00AA1ECE">
      <w:pPr>
        <w:pStyle w:val="BodyTextCont"/>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lastRenderedPageBreak/>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4FB2C098" w:rsidR="007513AC" w:rsidRDefault="007513AC" w:rsidP="00AA1ECE">
      <w:pPr>
        <w:pStyle w:val="BodyTextCont"/>
      </w:pPr>
      <w:r>
        <w:t>You should see something similar to the following:</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77777777" w:rsidR="00F62B11" w:rsidRPr="00F62B11" w:rsidRDefault="00F62B11" w:rsidP="00F62B11">
      <w:pPr>
        <w:pStyle w:val="Code"/>
      </w:pPr>
      <w:r w:rsidRPr="00F62B11">
        <w:t>using WebApi2Book.Data.SqlServer.QueryProcessors;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lastRenderedPageBreak/>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lastRenderedPageBreak/>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r w:rsidR="00C37490">
        <w:t>async filter.</w:t>
      </w:r>
      <w:r>
        <w:t xml:space="preserve"> </w:t>
      </w:r>
      <w:r w:rsidR="003B5643">
        <w:t>With t</w:t>
      </w:r>
      <w:r>
        <w:t>he release of ASP.NET Web API 2.1</w:t>
      </w:r>
      <w:r w:rsidR="003B5643">
        <w:t xml:space="preserve">, </w:t>
      </w:r>
      <w:r>
        <w:t xml:space="preserve">async filter implementation </w:t>
      </w:r>
      <w:r w:rsidR="003B5643">
        <w:t xml:space="preserve">is </w:t>
      </w:r>
      <w:r w:rsidR="003B5643">
        <w:lastRenderedPageBreak/>
        <w:t xml:space="preserve">greatly simplified because the framework now provides </w:t>
      </w:r>
      <w:r>
        <w:t xml:space="preserve">virtual </w:t>
      </w:r>
      <w:r w:rsidRPr="00E1398F">
        <w:rPr>
          <w:rStyle w:val="CodeInline"/>
        </w:rPr>
        <w:t>On*Async</w:t>
      </w:r>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r w:rsidRPr="003B5643">
        <w:rPr>
          <w:rStyle w:val="CodeInline"/>
        </w:rPr>
        <w:t>IReactivateTaskWorkflowProcessor</w:t>
      </w:r>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2B292E3F" w14:textId="77777777" w:rsidR="003B5643" w:rsidRPr="003B5643" w:rsidRDefault="003B5643" w:rsidP="003B5643">
      <w:pPr>
        <w:pStyle w:val="Code"/>
      </w:pPr>
      <w:r w:rsidRPr="003B5643">
        <w:t>using WebApi2Book.Data.SqlServer.QueryProcessors;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lastRenderedPageBreak/>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r w:rsidR="007C377A">
        <w:rPr>
          <w:rStyle w:val="CodeInline"/>
        </w:rPr>
        <w:t>Complete</w:t>
      </w:r>
      <w:r w:rsidRPr="00F62B11">
        <w:rPr>
          <w:rStyle w:val="CodeInline"/>
        </w:rPr>
        <w:t>TaskWorkflowProcessor</w:t>
      </w:r>
      <w:r>
        <w:t xml:space="preserve">, only this time we are requiring a status of </w:t>
      </w:r>
      <w:r w:rsidR="007C377A">
        <w:rPr>
          <w:rStyle w:val="CodeInline"/>
        </w:rPr>
        <w:t>Completed</w:t>
      </w:r>
      <w:r>
        <w:t xml:space="preserve"> in order to complete the processing, and we are updating the task's </w:t>
      </w:r>
      <w:r w:rsidRPr="00F62B11">
        <w:rPr>
          <w:rStyle w:val="CodeInline"/>
        </w:rPr>
        <w:t>CompletedDate</w:t>
      </w:r>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Pr="007C377A" w:rsidRDefault="007C377A" w:rsidP="007C377A">
      <w:pPr>
        <w:pStyle w:val="Code"/>
      </w:pPr>
    </w:p>
    <w:p w14:paraId="7F04037E" w14:textId="77777777" w:rsidR="007C377A" w:rsidRPr="007C377A" w:rsidRDefault="007C377A" w:rsidP="007C377A">
      <w:pPr>
        <w:pStyle w:val="Code"/>
      </w:pPr>
      <w:r w:rsidRPr="007C377A">
        <w:lastRenderedPageBreak/>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Pr="007C377A" w:rsidRDefault="007C377A" w:rsidP="007C377A">
      <w:pPr>
        <w:pStyle w:val="Code"/>
      </w:pP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Pr="007C377A" w:rsidRDefault="007C377A" w:rsidP="007C377A">
      <w:pPr>
        <w:pStyle w:val="Code"/>
      </w:pP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bhogg's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CompletedDate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lastRenderedPageBreak/>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lastRenderedPageBreak/>
        <w:t xml:space="preserve">And now apply the attribute to the controller's </w:t>
      </w:r>
      <w:r w:rsidRPr="00995F2F">
        <w:rPr>
          <w:rStyle w:val="CodeInline"/>
        </w:rPr>
        <w:t>ReactivateTask</w:t>
      </w:r>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619DD561" w:rsidR="00B540AD" w:rsidRDefault="00995F2F" w:rsidP="007C377A">
      <w:pPr>
        <w:pStyle w:val="BodyTextCont"/>
      </w:pPr>
      <w:r>
        <w:t>The attribute's implementation is straightforward, with a couple of items to note: First, in an actual production application you should be writing auditing information to a database, not to a log file.</w:t>
      </w:r>
      <w:r w:rsidR="00B540AD">
        <w:t xml:space="preserve"> Second, notice how we capture the username in </w:t>
      </w:r>
      <w:r w:rsidR="00B540AD" w:rsidRPr="00B540AD">
        <w:rPr>
          <w:rStyle w:val="CodeInline"/>
        </w:rPr>
        <w:t>OnActionExecutingAsync</w:t>
      </w:r>
      <w:r w:rsidR="00B540AD">
        <w:rPr>
          <w:rStyle w:val="CodeInline"/>
        </w:rPr>
        <w:t>,</w:t>
      </w:r>
      <w:r w:rsidR="00B540AD">
        <w:t xml:space="preserve"> prior to performing the actual audit. This is because the </w:t>
      </w:r>
      <w:r w:rsidR="00B540AD" w:rsidRPr="00B540AD">
        <w:rPr>
          <w:rStyle w:val="CodeInline"/>
        </w:rPr>
        <w:t>HttpContext.Current.User</w:t>
      </w:r>
      <w:r w:rsidR="00B540AD">
        <w:t xml:space="preserve"> that our </w:t>
      </w:r>
      <w:r w:rsidR="00B540AD" w:rsidRPr="00B540AD">
        <w:rPr>
          <w:rStyle w:val="CodeInline"/>
        </w:rPr>
        <w:t>IUserSession</w:t>
      </w:r>
      <w:r w:rsidR="00B540AD">
        <w:t xml:space="preserve"> </w:t>
      </w:r>
      <w:r w:rsidR="008B368C">
        <w:t xml:space="preserve">implementation </w:t>
      </w:r>
      <w:r w:rsidR="00B540AD">
        <w:t xml:space="preserve">relies upon is not </w:t>
      </w:r>
      <w:r w:rsidR="008B368C">
        <w:t>defined</w:t>
      </w:r>
      <w:r w:rsidR="00B540AD">
        <w:t xml:space="preserve"> in </w:t>
      </w:r>
      <w:r w:rsidR="00B540AD" w:rsidRPr="00B540AD">
        <w:rPr>
          <w:rStyle w:val="CodeInline"/>
        </w:rPr>
        <w:t>AuditCurrentUser</w:t>
      </w:r>
      <w:r w:rsidR="0058270C">
        <w:t xml:space="preserve">, so we need to capture </w:t>
      </w:r>
      <w:r w:rsidR="008B368C">
        <w:t xml:space="preserve">any </w:t>
      </w:r>
      <w:r w:rsidR="0058270C" w:rsidRPr="00B540AD">
        <w:rPr>
          <w:rStyle w:val="CodeInline"/>
        </w:rPr>
        <w:t>HttpContext.Current.User</w:t>
      </w:r>
      <w:r w:rsidR="0058270C">
        <w:t xml:space="preserve"> </w:t>
      </w:r>
      <w:r w:rsidR="008B368C">
        <w:t xml:space="preserve">data that we require </w:t>
      </w:r>
      <w:r w:rsidR="0058270C">
        <w:t xml:space="preserve">and pass it into </w:t>
      </w:r>
      <w:r w:rsidR="0058270C" w:rsidRPr="00B540AD">
        <w:rPr>
          <w:rStyle w:val="CodeInline"/>
        </w:rPr>
        <w:t>AuditCurrentUser</w:t>
      </w:r>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r w:rsidR="00CD77C9" w:rsidRPr="00CD77C9">
        <w:rPr>
          <w:rStyle w:val="CodeInline"/>
        </w:rPr>
        <w:t>SimpleTraceWriter</w:t>
      </w:r>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B828DC4" w:rsidR="003B5643" w:rsidRDefault="00CD77C9" w:rsidP="00AB008E">
      <w:pPr>
        <w:pStyle w:val="BodyTextCont"/>
      </w:pPr>
      <w:r>
        <w:t>And that's it. By leveraging ASP.NET Web API's improved async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HttpContext, as mentioned in the </w:t>
      </w:r>
      <w:r w:rsidR="00AB008E" w:rsidRPr="00AB008E">
        <w:rPr>
          <w:rStyle w:val="Emphasis"/>
        </w:rPr>
        <w:t>A Message Handler to Support HTTP Basic Authentication</w:t>
      </w:r>
      <w:r w:rsidR="00AB008E">
        <w:t xml:space="preserve"> section.</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lastRenderedPageBreak/>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/api/tasks/123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85240A4" w:rsidR="00C31E9A" w:rsidRDefault="007643BC" w:rsidP="00E527EF">
      <w:pPr>
        <w:pStyle w:val="BodyTextCont"/>
      </w:pPr>
      <w:r>
        <w:t xml:space="preserve">We'll restrict the operation </w:t>
      </w:r>
      <w:r w:rsidR="00175017">
        <w:t xml:space="preserve">itself </w:t>
      </w:r>
      <w:r>
        <w:t xml:space="preserve">to 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lack a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6CFD3FF9" w14:textId="77777777" w:rsidR="00EA4849" w:rsidRPr="00EA4849" w:rsidRDefault="00EA4849" w:rsidP="00EA4849">
      <w:pPr>
        <w:pStyle w:val="Code"/>
      </w:pPr>
      <w:r w:rsidRPr="00EA4849">
        <w:t>using WebApi2Book.Data.Exceptions;</w:t>
      </w:r>
    </w:p>
    <w:p w14:paraId="4A8C3768" w14:textId="77777777" w:rsidR="00EA4849" w:rsidRPr="00EA4849" w:rsidRDefault="00EA4849" w:rsidP="00EA4849">
      <w:pPr>
        <w:pStyle w:val="Code"/>
      </w:pPr>
      <w:r w:rsidRPr="00EA4849">
        <w:t>using WebApi2Book.Data.SqlServer.QueryProcessors;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lastRenderedPageBreak/>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r w:rsidRPr="008B6A06">
        <w:rPr>
          <w:rStyle w:val="CodeInline"/>
        </w:rPr>
        <w:t>GetTask</w:t>
      </w:r>
      <w:r>
        <w:t xml:space="preserve"> uses the </w:t>
      </w:r>
      <w:r w:rsidRPr="008B6A06">
        <w:rPr>
          <w:rStyle w:val="CodeInline"/>
        </w:rPr>
        <w:t>ITaskByIdQueryProcessor</w:t>
      </w:r>
      <w:r>
        <w:t xml:space="preserve"> (which we added in the Activate a Task section, above) to fetch the entity. Then it uses the </w:t>
      </w:r>
      <w:r w:rsidRPr="008B6A06">
        <w:rPr>
          <w:rStyle w:val="CodeInline"/>
        </w:rPr>
        <w:t>IAutoMapper</w:t>
      </w:r>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r w:rsidRPr="009B7E75">
        <w:rPr>
          <w:rStyle w:val="CodeInline"/>
        </w:rPr>
        <w:t>TasksController</w:t>
      </w:r>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58BC0527" w:rsidR="009B7E75" w:rsidRDefault="009B7E75" w:rsidP="00C94F58">
      <w:pPr>
        <w:pStyle w:val="BodyTextCont"/>
      </w:pPr>
      <w:r>
        <w:t xml:space="preserve">… and also add an authorization filter to the controller to ensure that users have a 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t>public class TasksController : ApiController</w:t>
      </w:r>
    </w:p>
    <w:p w14:paraId="1477D53E" w14:textId="3DC2D4BB" w:rsidR="009B7E75" w:rsidRDefault="009B7E75" w:rsidP="00C94F58">
      <w:pPr>
        <w:pStyle w:val="BodyTextCont"/>
      </w:pPr>
      <w:r>
        <w:t xml:space="preserve">At this point, </w:t>
      </w:r>
      <w:r w:rsidRPr="009B7E75">
        <w:rPr>
          <w:rStyle w:val="CodeInline"/>
        </w:rPr>
        <w:t>[Authorize(Roles = Constants.RoleNames.Manager)]</w:t>
      </w:r>
      <w:r>
        <w:t xml:space="preserve"> is still decorating the </w:t>
      </w:r>
      <w:r w:rsidRPr="009B7E75">
        <w:rPr>
          <w:rStyle w:val="CodeInline"/>
        </w:rPr>
        <w:t>AddTask</w:t>
      </w:r>
      <w:r>
        <w:t xml:space="preserve"> method, because adding a task requires a manager role. </w:t>
      </w:r>
      <w:r w:rsidR="00F278DB">
        <w:t xml:space="preserve">This illustrates </w:t>
      </w:r>
      <w:r>
        <w:t>how the authorization filter with the narrower scope (the one on the method) overrides the one with the broader scope (the one on the class).</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lastRenderedPageBreak/>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272F92E6" w:rsidR="005746AF" w:rsidRDefault="005746AF" w:rsidP="00C94F58">
      <w:pPr>
        <w:pStyle w:val="BodyTextCont"/>
      </w:pPr>
      <w:r>
        <w:t xml:space="preserve">By convention, the framework uses </w:t>
      </w:r>
      <w:r w:rsidRPr="005746AF">
        <w:rPr>
          <w:rStyle w:val="CodeInline"/>
        </w:rPr>
        <w:t>ShouldSerialize*</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r w:rsidR="007921F8" w:rsidRPr="007921F8">
        <w:rPr>
          <w:rStyle w:val="CodeInline"/>
        </w:rPr>
        <w:t>ShouldSerializeAssignees</w:t>
      </w:r>
      <w:r>
        <w:t xml:space="preserve"> with the </w:t>
      </w:r>
      <w:r w:rsidRPr="005746AF">
        <w:rPr>
          <w:rStyle w:val="CodeInline"/>
        </w:rPr>
        <w:t>SetShouldSerializeAssignees</w:t>
      </w:r>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lastRenderedPageBreak/>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r w:rsidR="000675CD" w:rsidRPr="000675CD">
        <w:rPr>
          <w:rStyle w:val="CodeInline"/>
        </w:rPr>
        <w:t>WebApiApplication</w:t>
      </w:r>
      <w:r w:rsidR="000675CD">
        <w:t xml:space="preserve"> class and modify the </w:t>
      </w:r>
      <w:r w:rsidR="000675CD" w:rsidRPr="00457FE5">
        <w:rPr>
          <w:rStyle w:val="CodeInline"/>
        </w:rPr>
        <w:t>RegisterHandlers</w:t>
      </w:r>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lastRenderedPageBreak/>
        <w:t>Looking</w:t>
      </w:r>
      <w:r w:rsidR="00457FE5">
        <w:t xml:space="preserve"> back</w:t>
      </w:r>
      <w:r>
        <w:t xml:space="preserve"> at</w:t>
      </w:r>
      <w:r w:rsidR="000675CD">
        <w:t xml:space="preserve"> the</w:t>
      </w:r>
      <w:r>
        <w:t xml:space="preserve"> </w:t>
      </w:r>
      <w:r w:rsidRPr="00FA0885">
        <w:rPr>
          <w:rStyle w:val="CodeInline"/>
        </w:rPr>
        <w:t>TaskDataSecurityMessageHandler</w:t>
      </w:r>
      <w:r w:rsidR="000675CD">
        <w:t xml:space="preserve"> implementation,</w:t>
      </w:r>
      <w:r>
        <w:t xml:space="preserve"> we see that it, like </w:t>
      </w:r>
      <w:r w:rsidRPr="00FA0885">
        <w:rPr>
          <w:rStyle w:val="CodeInline"/>
        </w:rPr>
        <w:t>BasicAuthenticationMessageHandler</w:t>
      </w:r>
      <w:r>
        <w:t xml:space="preserve">, derives from the ASP.NET Web API's </w:t>
      </w:r>
      <w:r w:rsidRPr="00FA0885">
        <w:rPr>
          <w:rStyle w:val="CodeInline"/>
        </w:rPr>
        <w:t>DelegatingHandler</w:t>
      </w:r>
      <w:r>
        <w:t xml:space="preserve"> base class. As with </w:t>
      </w:r>
      <w:r w:rsidRPr="00FA0885">
        <w:rPr>
          <w:rStyle w:val="CodeInline"/>
        </w:rPr>
        <w:t>BasicAuthenticationMessageHandler</w:t>
      </w:r>
      <w:r>
        <w:t xml:space="preserve">, it overrides </w:t>
      </w:r>
      <w:r w:rsidRPr="00FA0885">
        <w:rPr>
          <w:rStyle w:val="CodeInline"/>
        </w:rPr>
        <w:t>SendAsync</w:t>
      </w:r>
      <w:r>
        <w:t xml:space="preserve">. However, this time the implementation passes the request on </w:t>
      </w:r>
      <w:r w:rsidR="00AA1EE4">
        <w:t>down</w:t>
      </w:r>
      <w:r>
        <w:t xml:space="preserve"> the chain with a call to </w:t>
      </w:r>
      <w:r w:rsidRPr="00FA0885">
        <w:rPr>
          <w:rStyle w:val="CodeInline"/>
        </w:rPr>
        <w:t>base.SendAsync</w:t>
      </w:r>
      <w:r>
        <w:t xml:space="preserve"> without inspecting it first. That's because this handler is only interested in the response, and it's only going to act upon </w:t>
      </w:r>
      <w:r w:rsidR="00AA1EE4">
        <w:t>the response</w:t>
      </w:r>
      <w:r>
        <w:t xml:space="preserve"> if </w:t>
      </w:r>
      <w:r w:rsidRPr="00FA0885">
        <w:rPr>
          <w:rStyle w:val="CodeInline"/>
        </w:rPr>
        <w:t>CanHandleResponse</w:t>
      </w:r>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r w:rsidRPr="00AA1EE4">
        <w:rPr>
          <w:rStyle w:val="CodeInline"/>
        </w:rPr>
        <w:t>CanHandleResponse</w:t>
      </w:r>
      <w:r>
        <w:t xml:space="preserve"> indicates that the response contains task data, then </w:t>
      </w:r>
      <w:r w:rsidRPr="00AA1EE4">
        <w:rPr>
          <w:rStyle w:val="CodeInline"/>
        </w:rPr>
        <w:t>SendAsync</w:t>
      </w:r>
      <w:r>
        <w:t xml:space="preserve"> invokes </w:t>
      </w:r>
      <w:r w:rsidRPr="00AA1EE4">
        <w:rPr>
          <w:rStyle w:val="CodeInline"/>
        </w:rPr>
        <w:t>ApplySecurityToResponseData</w:t>
      </w:r>
      <w:r>
        <w:t xml:space="preserve">. It is here that the assignees are removed from the response if the user does not have a senior worker role. </w:t>
      </w:r>
      <w:r w:rsidR="00F92EC1" w:rsidRPr="00AA1EE4">
        <w:rPr>
          <w:rStyle w:val="CodeInline"/>
        </w:rPr>
        <w:t>ApplySecurityToResponseData</w:t>
      </w:r>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First, we'll test the functionality with bhogg's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jdoe's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lastRenderedPageBreak/>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t>Correct! User jdoe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77777777" w:rsidR="00335AC3" w:rsidRDefault="00335AC3" w:rsidP="004E5B64">
      <w:pPr>
        <w:pStyle w:val="BodyTextCont"/>
      </w:pPr>
    </w:p>
    <w:p w14:paraId="55ED348B" w14:textId="67212E8C" w:rsidR="00335AC3" w:rsidRDefault="00C31E9A" w:rsidP="004E5B64">
      <w:pPr>
        <w:pStyle w:val="BodyTextCont"/>
      </w:pPr>
      <w:commentRangeStart w:id="23"/>
      <w:r>
        <w:t>Hook in Jamie's NuGet handler</w:t>
      </w:r>
      <w:r w:rsidR="00725DD8">
        <w:t xml:space="preserve">. Configure it to run </w:t>
      </w:r>
      <w:r>
        <w:t xml:space="preserve">. </w:t>
      </w:r>
      <w:r w:rsidR="001958D6">
        <w:t>R</w:t>
      </w:r>
      <w:r>
        <w:t xml:space="preserve">un </w:t>
      </w:r>
      <w:r w:rsidR="00457FE5">
        <w:t>a few</w:t>
      </w:r>
      <w:r>
        <w:t xml:space="preserve"> of the demos</w:t>
      </w:r>
      <w:r w:rsidR="00457FE5">
        <w:t>,</w:t>
      </w:r>
      <w:r>
        <w:t xml:space="preserve"> this time with Bearer requests</w:t>
      </w:r>
      <w:r w:rsidR="00457FE5">
        <w:t>. S</w:t>
      </w:r>
      <w:r>
        <w:t>how</w:t>
      </w:r>
      <w:r w:rsidR="00457FE5">
        <w:t xml:space="preserve"> that</w:t>
      </w:r>
      <w:r>
        <w:t xml:space="preserve"> they work w/o any modification</w:t>
      </w:r>
      <w:r w:rsidR="00457FE5">
        <w:t xml:space="preserve"> to our existing code</w:t>
      </w:r>
      <w:r>
        <w:t>.</w:t>
      </w:r>
      <w:r w:rsidR="00C37490">
        <w:t xml:space="preserve"> Great way to showcase the framework's architecture to handle the "cross-cutting concern" of security.</w:t>
      </w:r>
      <w:commentRangeEnd w:id="23"/>
      <w:r w:rsidR="001958D6">
        <w:rPr>
          <w:rFonts w:asciiTheme="minorHAnsi" w:hAnsiTheme="minorHAnsi"/>
          <w:sz w:val="22"/>
        </w:rPr>
        <w:commentReference w:id="23"/>
      </w:r>
    </w:p>
    <w:p w14:paraId="711E36B3" w14:textId="77777777" w:rsidR="002B567F" w:rsidRDefault="002B567F" w:rsidP="004E5B64">
      <w:pPr>
        <w:pStyle w:val="BodyTextCont"/>
      </w:pPr>
    </w:p>
    <w:p w14:paraId="483C8FC9" w14:textId="77777777" w:rsidR="002B567F" w:rsidRDefault="002B567F" w:rsidP="004E5B64">
      <w:pPr>
        <w:pStyle w:val="BodyTextCont"/>
      </w:pPr>
    </w:p>
    <w:p w14:paraId="597BDC12" w14:textId="77777777" w:rsidR="00C31E9A" w:rsidRDefault="00C31E9A" w:rsidP="004E5B64">
      <w:pPr>
        <w:pStyle w:val="BodyTextCont"/>
      </w:pPr>
    </w:p>
    <w:p w14:paraId="7FB67946" w14:textId="09B73CB5" w:rsidR="00C31E9A" w:rsidRDefault="00C31E9A" w:rsidP="00C31E9A">
      <w:commentRangeStart w:id="24"/>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689E772E" w14:textId="77777777" w:rsidR="00C31E9A" w:rsidRDefault="00C31E9A" w:rsidP="00C31E9A">
      <w:r w:rsidRPr="00FB2985">
        <w:t>* CSRF???</w:t>
      </w:r>
      <w:r>
        <w:t xml:space="preserve"> What are you planning to do about this? Is this just a sidebar somewhere</w:t>
      </w:r>
      <w:commentRangeEnd w:id="24"/>
      <w:r w:rsidR="00C37490">
        <w:commentReference w:id="24"/>
      </w:r>
    </w:p>
    <w:p w14:paraId="1657715C" w14:textId="77777777" w:rsidR="00C31E9A" w:rsidRDefault="00C31E9A"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r>
        <w:t>Summary</w:t>
      </w:r>
    </w:p>
    <w:p w14:paraId="3B53DEFB" w14:textId="240003DA" w:rsidR="00B16DEE" w:rsidRDefault="00101DB9" w:rsidP="00101DB9">
      <w:r>
        <w:t>Can use this from the ch7 intro as a starting point:</w:t>
      </w:r>
    </w:p>
    <w:p w14:paraId="2FA07D77" w14:textId="77777777" w:rsidR="00101DB9" w:rsidRDefault="00101DB9" w:rsidP="00101DB9">
      <w:pPr>
        <w:pStyle w:val="BodyTextFirst"/>
      </w:pPr>
      <w:r w:rsidRPr="00130755">
        <w:t xml:space="preserve">In the previous chapter, </w:t>
      </w:r>
      <w:r>
        <w:t>after a brief introduction to the concepts of authentication and authorization, we</w:t>
      </w:r>
      <w:r w:rsidRPr="00130755">
        <w:t xml:space="preserve"> </w:t>
      </w:r>
      <w:r>
        <w:t xml:space="preserve">added security to the task-management service. We began by applying an authorization filter to secure the </w:t>
      </w:r>
      <w:r w:rsidRPr="00314E71">
        <w:rPr>
          <w:rStyle w:val="CodeInline"/>
        </w:rPr>
        <w:t>AddTask</w:t>
      </w:r>
      <w:r>
        <w: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async filters). We wrapped things up by adding support for token-based security.</w:t>
      </w:r>
    </w:p>
    <w:p w14:paraId="4FA264C0" w14:textId="77777777" w:rsidR="00101DB9" w:rsidRPr="00B16DEE" w:rsidRDefault="00101DB9" w:rsidP="00101DB9"/>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mie Kurtz" w:date="2014-05-17T22:05:00Z" w:initials="JK">
    <w:p w14:paraId="04FA0B5C" w14:textId="183808C8" w:rsidR="004F58A5" w:rsidRDefault="004F58A5">
      <w:r>
        <w:annotationRef/>
      </w:r>
      <w:r>
        <w:t>Brian - review this paragraph.</w:t>
      </w:r>
    </w:p>
  </w:comment>
  <w:comment w:id="23" w:author="Brian Wortman" w:date="2014-05-13T11:47:00Z" w:initials="BW">
    <w:p w14:paraId="2F8E3281" w14:textId="19E95D59" w:rsidR="00B16DEE" w:rsidRDefault="00B16DEE">
      <w:r>
        <w:annotationRef/>
      </w:r>
      <w:r>
        <w:t>Jamie, can you get this? Configure in WebApiApplication.</w:t>
      </w:r>
      <w:r w:rsidRPr="001958D6">
        <w:t>RegisterHandlers</w:t>
      </w:r>
      <w:r>
        <w:t>.</w:t>
      </w:r>
    </w:p>
  </w:comment>
  <w:comment w:id="24" w:author="Brian Wortman" w:date="2014-05-12T22:26:00Z" w:initials="BW">
    <w:p w14:paraId="1478125A" w14:textId="7CD9950F" w:rsidR="00B16DEE" w:rsidRDefault="00B16DEE">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FA0B5C" w15:done="0"/>
  <w15:commentEx w15:paraId="2F8E3281" w15:done="0"/>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5C97A" w14:textId="77777777" w:rsidR="00490F32" w:rsidRDefault="00490F32">
      <w:r>
        <w:separator/>
      </w:r>
    </w:p>
  </w:endnote>
  <w:endnote w:type="continuationSeparator" w:id="0">
    <w:p w14:paraId="4A88A224" w14:textId="77777777" w:rsidR="00490F32" w:rsidRDefault="00490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EC1550E-C5C0-4FDD-8D84-DC01497C6C92}"/>
    <w:embedBold r:id="rId2" w:fontKey="{F97E915A-E369-44C2-9DA6-8BA98E12725A}"/>
    <w:embedItalic r:id="rId3" w:fontKey="{A580E879-4891-4B4D-97AD-EF978DCE9F4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6AEFDB2E-8AF4-4C84-A5A5-2E00005F0D9A}"/>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2029A2FB-ABAB-44D2-A912-622DB41C33AE}"/>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6064BB2A-17F7-4FF6-ADD2-2161432D5FCA}"/>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E89D69E1-B28B-4D8D-B47E-48E31BA9E3A7}"/>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F42C25A6-8274-4223-B504-3FB9FE7C404F}"/>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B16DEE" w:rsidRPr="00222F70" w:rsidRDefault="00B16DE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437AB">
      <w:rPr>
        <w:rStyle w:val="PageNumber"/>
        <w:noProof/>
      </w:rPr>
      <w:t>20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B16DEE" w:rsidRPr="00222F70" w:rsidRDefault="00B16DEE"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437AB">
      <w:rPr>
        <w:rStyle w:val="PageNumber"/>
        <w:noProof/>
      </w:rPr>
      <w:t>21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B16DEE" w:rsidRDefault="00B16DEE"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D069B7">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EF3CF6" w14:textId="77777777" w:rsidR="00490F32" w:rsidRDefault="00490F32">
      <w:r>
        <w:separator/>
      </w:r>
    </w:p>
  </w:footnote>
  <w:footnote w:type="continuationSeparator" w:id="0">
    <w:p w14:paraId="74FD8A9B" w14:textId="77777777" w:rsidR="00490F32" w:rsidRDefault="00490F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B16DEE" w:rsidRPr="003C7D0E" w:rsidRDefault="00B16DEE"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B16DEE" w:rsidRPr="002A45BE" w:rsidRDefault="00B16DEE"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B16DEE" w:rsidRDefault="00B16DEE"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B16DEE" w:rsidRPr="00B44665" w:rsidRDefault="00B16DEE"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07991"/>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6E91"/>
    <w:rsid w:val="000C7418"/>
    <w:rsid w:val="000D5E2C"/>
    <w:rsid w:val="000D620C"/>
    <w:rsid w:val="000D725C"/>
    <w:rsid w:val="000E1D25"/>
    <w:rsid w:val="000E3A99"/>
    <w:rsid w:val="000F29E1"/>
    <w:rsid w:val="000F2A76"/>
    <w:rsid w:val="000F32AF"/>
    <w:rsid w:val="00100B19"/>
    <w:rsid w:val="00101DB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1858"/>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70CD"/>
    <w:rsid w:val="0017725E"/>
    <w:rsid w:val="0017784C"/>
    <w:rsid w:val="0017785E"/>
    <w:rsid w:val="00177B3B"/>
    <w:rsid w:val="00184D83"/>
    <w:rsid w:val="00186BEC"/>
    <w:rsid w:val="00192A8B"/>
    <w:rsid w:val="00192F92"/>
    <w:rsid w:val="00193DF1"/>
    <w:rsid w:val="0019452D"/>
    <w:rsid w:val="00195810"/>
    <w:rsid w:val="001958D6"/>
    <w:rsid w:val="0019783E"/>
    <w:rsid w:val="00197ADF"/>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E7AF5"/>
    <w:rsid w:val="001F0AEC"/>
    <w:rsid w:val="001F0E09"/>
    <w:rsid w:val="001F46C2"/>
    <w:rsid w:val="001F4B5D"/>
    <w:rsid w:val="00202B5E"/>
    <w:rsid w:val="00203F38"/>
    <w:rsid w:val="0020588C"/>
    <w:rsid w:val="002058F5"/>
    <w:rsid w:val="002108D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2D9"/>
    <w:rsid w:val="002A731E"/>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7043"/>
    <w:rsid w:val="003A7DD3"/>
    <w:rsid w:val="003B44EB"/>
    <w:rsid w:val="003B5643"/>
    <w:rsid w:val="003C0B77"/>
    <w:rsid w:val="003C29C7"/>
    <w:rsid w:val="003C5AA3"/>
    <w:rsid w:val="003C63DA"/>
    <w:rsid w:val="003C700B"/>
    <w:rsid w:val="003C7D0E"/>
    <w:rsid w:val="003D2445"/>
    <w:rsid w:val="003D318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0F32"/>
    <w:rsid w:val="00491C0A"/>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2DBD"/>
    <w:rsid w:val="004F2EB5"/>
    <w:rsid w:val="004F3E98"/>
    <w:rsid w:val="004F58A5"/>
    <w:rsid w:val="004F70F2"/>
    <w:rsid w:val="00500E7E"/>
    <w:rsid w:val="00501098"/>
    <w:rsid w:val="005014AC"/>
    <w:rsid w:val="0050239F"/>
    <w:rsid w:val="00503D81"/>
    <w:rsid w:val="00504C1F"/>
    <w:rsid w:val="00505501"/>
    <w:rsid w:val="00517ED2"/>
    <w:rsid w:val="005211CC"/>
    <w:rsid w:val="00521A2D"/>
    <w:rsid w:val="00525BDC"/>
    <w:rsid w:val="00526A58"/>
    <w:rsid w:val="00532571"/>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5C9A"/>
    <w:rsid w:val="00577A7F"/>
    <w:rsid w:val="0058270C"/>
    <w:rsid w:val="005856B4"/>
    <w:rsid w:val="005862A4"/>
    <w:rsid w:val="005902C5"/>
    <w:rsid w:val="005937AD"/>
    <w:rsid w:val="00594087"/>
    <w:rsid w:val="005957E5"/>
    <w:rsid w:val="005A0499"/>
    <w:rsid w:val="005A055B"/>
    <w:rsid w:val="005B20ED"/>
    <w:rsid w:val="005B300D"/>
    <w:rsid w:val="005C35C4"/>
    <w:rsid w:val="005C3EAB"/>
    <w:rsid w:val="005C40BF"/>
    <w:rsid w:val="005D030C"/>
    <w:rsid w:val="005D500D"/>
    <w:rsid w:val="005D5C62"/>
    <w:rsid w:val="005D6BB5"/>
    <w:rsid w:val="005E22AF"/>
    <w:rsid w:val="005E3D28"/>
    <w:rsid w:val="005E3FBB"/>
    <w:rsid w:val="005E4591"/>
    <w:rsid w:val="005F2464"/>
    <w:rsid w:val="005F2534"/>
    <w:rsid w:val="005F5464"/>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4651"/>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368C"/>
    <w:rsid w:val="008B6A06"/>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A0C00"/>
    <w:rsid w:val="009A2B34"/>
    <w:rsid w:val="009A3656"/>
    <w:rsid w:val="009A4879"/>
    <w:rsid w:val="009A4AF5"/>
    <w:rsid w:val="009A501F"/>
    <w:rsid w:val="009B00AB"/>
    <w:rsid w:val="009B094C"/>
    <w:rsid w:val="009B2239"/>
    <w:rsid w:val="009B4A21"/>
    <w:rsid w:val="009B4DE1"/>
    <w:rsid w:val="009B7E75"/>
    <w:rsid w:val="009B7F49"/>
    <w:rsid w:val="009C41A5"/>
    <w:rsid w:val="009C4AF0"/>
    <w:rsid w:val="009C5680"/>
    <w:rsid w:val="009C6F5B"/>
    <w:rsid w:val="009D0233"/>
    <w:rsid w:val="009D04EF"/>
    <w:rsid w:val="009D0E71"/>
    <w:rsid w:val="009E161B"/>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4309"/>
    <w:rsid w:val="00C10794"/>
    <w:rsid w:val="00C10F64"/>
    <w:rsid w:val="00C10FAD"/>
    <w:rsid w:val="00C128CF"/>
    <w:rsid w:val="00C151CE"/>
    <w:rsid w:val="00C1561C"/>
    <w:rsid w:val="00C16CBF"/>
    <w:rsid w:val="00C20438"/>
    <w:rsid w:val="00C2235D"/>
    <w:rsid w:val="00C258E7"/>
    <w:rsid w:val="00C25FAE"/>
    <w:rsid w:val="00C31E9A"/>
    <w:rsid w:val="00C330FF"/>
    <w:rsid w:val="00C332FD"/>
    <w:rsid w:val="00C33B02"/>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732B"/>
    <w:rsid w:val="00C81D7B"/>
    <w:rsid w:val="00C911EE"/>
    <w:rsid w:val="00C949A3"/>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564F"/>
    <w:rsid w:val="00EB773D"/>
    <w:rsid w:val="00EC2A38"/>
    <w:rsid w:val="00EC36F2"/>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1A1D"/>
    <w:rsid w:val="00F224C2"/>
    <w:rsid w:val="00F232E2"/>
    <w:rsid w:val="00F247F5"/>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108D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2108D2"/>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2108D2"/>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2108D2"/>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2108D2"/>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2108D2"/>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2108D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108D2"/>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2108D2"/>
    <w:pPr>
      <w:keepLines/>
      <w:numPr>
        <w:numId w:val="4"/>
      </w:numPr>
      <w:spacing w:before="120" w:after="120" w:line="240" w:lineRule="auto"/>
      <w:ind w:right="864"/>
    </w:pPr>
    <w:rPr>
      <w:rFonts w:ascii="Utopia" w:hAnsi="Utopia"/>
      <w:sz w:val="18"/>
    </w:rPr>
  </w:style>
  <w:style w:type="character" w:customStyle="1" w:styleId="CodeBold">
    <w:name w:val="Code Bold"/>
    <w:rsid w:val="002108D2"/>
    <w:rPr>
      <w:rFonts w:ascii="TheSansMonoConBlack" w:hAnsi="TheSansMonoConBlack"/>
      <w:sz w:val="18"/>
    </w:rPr>
  </w:style>
  <w:style w:type="paragraph" w:customStyle="1" w:styleId="ChapterNumber">
    <w:name w:val="Chapter Number"/>
    <w:next w:val="Normal"/>
    <w:autoRedefine/>
    <w:qFormat/>
    <w:rsid w:val="002108D2"/>
    <w:pPr>
      <w:keepNext/>
      <w:spacing w:after="240"/>
    </w:pPr>
    <w:rPr>
      <w:rFonts w:ascii="Arial" w:hAnsi="Arial"/>
      <w:b/>
      <w:caps/>
      <w:sz w:val="28"/>
      <w:szCs w:val="28"/>
    </w:rPr>
  </w:style>
  <w:style w:type="paragraph" w:customStyle="1" w:styleId="ChapterTitle">
    <w:name w:val="Chapter Title"/>
    <w:next w:val="Normal"/>
    <w:rsid w:val="002108D2"/>
    <w:pPr>
      <w:spacing w:before="240" w:after="1200"/>
    </w:pPr>
    <w:rPr>
      <w:rFonts w:ascii="Arial Narrow" w:hAnsi="Arial Narrow"/>
      <w:b/>
      <w:sz w:val="60"/>
      <w:szCs w:val="48"/>
    </w:rPr>
  </w:style>
  <w:style w:type="paragraph" w:customStyle="1" w:styleId="FigureCaption">
    <w:name w:val="Figure Caption"/>
    <w:next w:val="Normal"/>
    <w:qFormat/>
    <w:rsid w:val="002108D2"/>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2108D2"/>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2108D2"/>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2108D2"/>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2108D2"/>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2108D2"/>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2108D2"/>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2108D2"/>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2108D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2108D2"/>
    <w:pPr>
      <w:spacing w:before="120" w:after="120"/>
      <w:contextualSpacing/>
    </w:pPr>
    <w:rPr>
      <w:rFonts w:ascii="Utopia" w:hAnsi="Utopia"/>
      <w:sz w:val="18"/>
    </w:rPr>
  </w:style>
  <w:style w:type="paragraph" w:customStyle="1" w:styleId="TableCaption">
    <w:name w:val="Table Caption"/>
    <w:basedOn w:val="FigureCaption"/>
    <w:next w:val="Normal"/>
    <w:qFormat/>
    <w:rsid w:val="002108D2"/>
    <w:pPr>
      <w:spacing w:after="120"/>
    </w:pPr>
  </w:style>
  <w:style w:type="paragraph" w:customStyle="1" w:styleId="TableHead">
    <w:name w:val="Table Head"/>
    <w:next w:val="Normal"/>
    <w:rsid w:val="002108D2"/>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2108D2"/>
    <w:pPr>
      <w:spacing w:before="60" w:after="240"/>
      <w:contextualSpacing/>
    </w:pPr>
    <w:rPr>
      <w:rFonts w:ascii="Utopia" w:hAnsi="Utopia"/>
      <w:i/>
      <w:sz w:val="18"/>
    </w:rPr>
  </w:style>
  <w:style w:type="table" w:styleId="TableGrid">
    <w:name w:val="Table Grid"/>
    <w:basedOn w:val="TableNormal"/>
    <w:rsid w:val="002108D2"/>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2108D2"/>
    <w:pPr>
      <w:numPr>
        <w:numId w:val="0"/>
      </w:numPr>
      <w:ind w:left="864"/>
    </w:pPr>
  </w:style>
  <w:style w:type="paragraph" w:customStyle="1" w:styleId="NumList">
    <w:name w:val="Num List"/>
    <w:basedOn w:val="Normal"/>
    <w:rsid w:val="002108D2"/>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2108D2"/>
    <w:pPr>
      <w:spacing w:before="0"/>
      <w:ind w:left="0" w:right="0"/>
      <w:jc w:val="right"/>
    </w:pPr>
    <w:rPr>
      <w:i w:val="0"/>
    </w:rPr>
  </w:style>
  <w:style w:type="paragraph" w:customStyle="1" w:styleId="ExerciseHead">
    <w:name w:val="Exercise Head"/>
    <w:basedOn w:val="Normal"/>
    <w:next w:val="Normal"/>
    <w:rsid w:val="002108D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2108D2"/>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2108D2"/>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2108D2"/>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2108D2"/>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2108D2"/>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2108D2"/>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2108D2"/>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2108D2"/>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2108D2"/>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2108D2"/>
  </w:style>
  <w:style w:type="paragraph" w:customStyle="1" w:styleId="SideBarSubhead">
    <w:name w:val="Side Bar Subhead"/>
    <w:basedOn w:val="Normal"/>
    <w:rsid w:val="002108D2"/>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2108D2"/>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2108D2"/>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2108D2"/>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2108D2"/>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2108D2"/>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2108D2"/>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2108D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2108D2"/>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2108D2"/>
    <w:pPr>
      <w:spacing w:before="120" w:after="120"/>
    </w:pPr>
    <w:rPr>
      <w:rFonts w:ascii="Arial" w:hAnsi="Arial"/>
      <w:sz w:val="18"/>
    </w:rPr>
  </w:style>
  <w:style w:type="paragraph" w:styleId="Revision">
    <w:name w:val="Revision"/>
    <w:hidden/>
    <w:uiPriority w:val="99"/>
    <w:semiHidden/>
    <w:rsid w:val="002108D2"/>
    <w:rPr>
      <w:rFonts w:ascii="Calibri" w:eastAsia="Calibri" w:hAnsi="Calibri"/>
      <w:sz w:val="22"/>
      <w:szCs w:val="22"/>
    </w:rPr>
  </w:style>
  <w:style w:type="character" w:styleId="IntenseEmphasis">
    <w:name w:val="Intense Emphasis"/>
    <w:basedOn w:val="DefaultParagraphFont"/>
    <w:uiPriority w:val="21"/>
    <w:qFormat/>
    <w:rsid w:val="002108D2"/>
    <w:rPr>
      <w:b/>
      <w:bCs/>
      <w:i/>
      <w:iCs/>
      <w:color w:val="auto"/>
    </w:rPr>
  </w:style>
  <w:style w:type="character" w:styleId="Emphasis">
    <w:name w:val="Emphasis"/>
    <w:basedOn w:val="DefaultParagraphFont"/>
    <w:qFormat/>
    <w:rsid w:val="002108D2"/>
    <w:rPr>
      <w:i/>
      <w:iCs/>
    </w:rPr>
  </w:style>
  <w:style w:type="character" w:styleId="Strong">
    <w:name w:val="Strong"/>
    <w:basedOn w:val="DefaultParagraphFont"/>
    <w:qFormat/>
    <w:rsid w:val="002108D2"/>
    <w:rPr>
      <w:b/>
      <w:bCs/>
    </w:rPr>
  </w:style>
  <w:style w:type="paragraph" w:styleId="Subtitle">
    <w:name w:val="Subtitle"/>
    <w:basedOn w:val="Normal"/>
    <w:next w:val="Normal"/>
    <w:link w:val="SubtitleChar"/>
    <w:qFormat/>
    <w:rsid w:val="002108D2"/>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2108D2"/>
    <w:rPr>
      <w:rFonts w:ascii="ZapfDingbats" w:hAnsi="ZapfDingbats"/>
      <w:color w:val="auto"/>
      <w:szCs w:val="24"/>
    </w:rPr>
  </w:style>
  <w:style w:type="paragraph" w:customStyle="1" w:styleId="Code">
    <w:name w:val="Code"/>
    <w:basedOn w:val="Normal"/>
    <w:link w:val="CodeChar"/>
    <w:qFormat/>
    <w:rsid w:val="002108D2"/>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2108D2"/>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8F98E6B7-977E-4486-ABB5-E66B24F01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1803</TotalTime>
  <Pages>33</Pages>
  <Words>10385</Words>
  <Characters>59195</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69442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57</cp:revision>
  <cp:lastPrinted>2012-09-27T18:23:00Z</cp:lastPrinted>
  <dcterms:created xsi:type="dcterms:W3CDTF">2014-05-08T00:18:00Z</dcterms:created>
  <dcterms:modified xsi:type="dcterms:W3CDTF">2014-05-18T02:31:00Z</dcterms:modified>
</cp:coreProperties>
</file>