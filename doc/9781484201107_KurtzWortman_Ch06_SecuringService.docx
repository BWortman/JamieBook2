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226452" w14:textId="77777777" w:rsidR="00976A29" w:rsidRDefault="00976A29" w:rsidP="00C503D6">
      <w:pPr>
        <w:pStyle w:val="ChapterTitle"/>
      </w:pPr>
    </w:p>
    <w:p w14:paraId="0F6BEE2C" w14:textId="77777777" w:rsidR="00C503D6" w:rsidRDefault="00C503D6" w:rsidP="00C503D6">
      <w:pPr>
        <w:pStyle w:val="ChapterTitle"/>
      </w:pPr>
      <w:r w:rsidRPr="00C503D6">
        <w:t>Securing the Service</w:t>
      </w:r>
    </w:p>
    <w:p w14:paraId="3A9CCF2C" w14:textId="16D16386" w:rsidR="00C503D6" w:rsidRDefault="00C503D6" w:rsidP="00562486">
      <w:pPr>
        <w:pStyle w:val="BodyTextFirst"/>
      </w:pPr>
      <w:r>
        <w:t>Ah, security.</w:t>
      </w:r>
      <w:r w:rsidR="00562486">
        <w:t xml:space="preserve"> </w:t>
      </w:r>
      <w:r w:rsidR="00D410D6">
        <w:t>You knew we</w:t>
      </w:r>
      <w:r>
        <w:t>’d get here eventually. Security is one of those areas in the architecture that can become wildly complex before you know it. People are counting on you to get it right</w:t>
      </w:r>
      <w:r w:rsidR="00562486">
        <w:t xml:space="preserve">, </w:t>
      </w:r>
      <w:r>
        <w:t xml:space="preserve">with no margin for error. Lawsuits happen and companies </w:t>
      </w:r>
      <w:r w:rsidR="002108D2">
        <w:t xml:space="preserve">end up on the front page, or completely </w:t>
      </w:r>
      <w:r>
        <w:t>go under</w:t>
      </w:r>
      <w:r w:rsidR="002108D2">
        <w:t>,</w:t>
      </w:r>
      <w:r>
        <w:t xml:space="preserve"> when security is implemented poorly. You simply can’t afford to mess it up!</w:t>
      </w:r>
    </w:p>
    <w:p w14:paraId="1F892F8E" w14:textId="7DF199CE" w:rsidR="006D183D" w:rsidRDefault="00C503D6" w:rsidP="00E31FD8">
      <w:pPr>
        <w:pStyle w:val="BodyTextCont"/>
      </w:pPr>
      <w:r>
        <w:t xml:space="preserve">Fortunately, because </w:t>
      </w:r>
      <w:r w:rsidR="00562486">
        <w:t xml:space="preserve">we </w:t>
      </w:r>
      <w:r>
        <w:t xml:space="preserve">are dealing with a </w:t>
      </w:r>
      <w:proofErr w:type="spellStart"/>
      <w:r>
        <w:t>RESTful</w:t>
      </w:r>
      <w:proofErr w:type="spellEnd"/>
      <w:r>
        <w:t xml:space="preserve"> service that is anchored on HTTP, </w:t>
      </w:r>
      <w:r w:rsidR="00562486">
        <w:t xml:space="preserve">we </w:t>
      </w:r>
      <w:r>
        <w:t xml:space="preserve">can leverage </w:t>
      </w:r>
      <w:r w:rsidR="00562486">
        <w:t xml:space="preserve">widely-used </w:t>
      </w:r>
      <w:r>
        <w:t xml:space="preserve">security mechanisms </w:t>
      </w:r>
      <w:r w:rsidR="00B32559">
        <w:t xml:space="preserve">(some of which </w:t>
      </w:r>
      <w:r>
        <w:t>have been in place for years</w:t>
      </w:r>
      <w:r w:rsidR="00B32559">
        <w:t>)</w:t>
      </w:r>
      <w:r>
        <w:t xml:space="preserve"> for the more complicated and risky part</w:t>
      </w:r>
      <w:r w:rsidR="00562486">
        <w:t>s of the security architecture.</w:t>
      </w:r>
      <w:r w:rsidR="00E31FD8">
        <w:t xml:space="preserve"> In this chapter, we will highlight some of those mechanisms as we add security to our task-management service.</w:t>
      </w:r>
      <w:r w:rsidR="004A6E34">
        <w:t xml:space="preserve"> Along the way, we'll also highlight some </w:t>
      </w:r>
      <w:r w:rsidR="00BE6A3B">
        <w:t xml:space="preserve">useful design approaches and </w:t>
      </w:r>
      <w:r w:rsidR="004A6E34">
        <w:t>ASP.NET Web API features</w:t>
      </w:r>
      <w:r w:rsidR="00BE6A3B">
        <w:t xml:space="preserve"> that, though not intrinsically tied to security, seem to fit well in the context of this subject.</w:t>
      </w:r>
    </w:p>
    <w:p w14:paraId="4A308803" w14:textId="77777777" w:rsidR="00C503D6" w:rsidRDefault="00C503D6" w:rsidP="00C503D6">
      <w:pPr>
        <w:pStyle w:val="Heading1"/>
      </w:pPr>
      <w:r>
        <w:t>The Main Idea</w:t>
      </w:r>
    </w:p>
    <w:p w14:paraId="44861054" w14:textId="52DE32C1" w:rsidR="006228F4" w:rsidRDefault="006228F4" w:rsidP="006228F4">
      <w:pPr>
        <w:pStyle w:val="BodyTextFirst"/>
      </w:pPr>
      <w:r>
        <w:t xml:space="preserve">In chapter 5 we implemented a scenario where the </w:t>
      </w:r>
      <w:r w:rsidR="00FD446F">
        <w:t>user</w:t>
      </w:r>
      <w:r>
        <w:t xml:space="preserve"> created a task. In this chapter, we are going to return to that scenario and add security to it. We are also going to implement </w:t>
      </w:r>
      <w:r w:rsidR="00D26A1B">
        <w:t>a few</w:t>
      </w:r>
      <w:r>
        <w:t xml:space="preserve"> more scenarios so that we can more fully illustrate the design and implementation of security in the context of a service built using ASP.NET Web </w:t>
      </w:r>
      <w:r w:rsidR="00B203F1">
        <w:t>API</w:t>
      </w:r>
      <w:r>
        <w:t xml:space="preserve">. Table 6-1 summarizes the </w:t>
      </w:r>
      <w:r w:rsidR="00D410D6">
        <w:t xml:space="preserve">service </w:t>
      </w:r>
      <w:r>
        <w:t>scenarios we will cover in this chapter</w:t>
      </w:r>
      <w:r w:rsidR="004F0203">
        <w:t>, including the authorization level required of the user</w:t>
      </w:r>
      <w:r>
        <w:t>:</w:t>
      </w:r>
    </w:p>
    <w:p w14:paraId="2707505B" w14:textId="72D302B7" w:rsidR="006228F4" w:rsidRDefault="006228F4" w:rsidP="006228F4">
      <w:pPr>
        <w:pStyle w:val="TableCaption"/>
      </w:pPr>
      <w:r>
        <w:t>Table 6-1. Scenarios Used to Illustrate Security</w:t>
      </w:r>
    </w:p>
    <w:tbl>
      <w:tblPr>
        <w:tblStyle w:val="TableGridLight"/>
        <w:tblW w:w="5125" w:type="dxa"/>
        <w:tblLook w:val="04A0" w:firstRow="1" w:lastRow="0" w:firstColumn="1" w:lastColumn="0" w:noHBand="0" w:noVBand="1"/>
      </w:tblPr>
      <w:tblGrid>
        <w:gridCol w:w="3055"/>
        <w:gridCol w:w="2070"/>
      </w:tblGrid>
      <w:tr w:rsidR="006228F4" w14:paraId="12ECE72B" w14:textId="77777777" w:rsidTr="003E6AA1">
        <w:tc>
          <w:tcPr>
            <w:tcW w:w="3055" w:type="dxa"/>
            <w:hideMark/>
          </w:tcPr>
          <w:p w14:paraId="662D3530" w14:textId="77777777" w:rsidR="006228F4" w:rsidRPr="006228F4" w:rsidRDefault="006228F4" w:rsidP="006228F4">
            <w:pPr>
              <w:pStyle w:val="TableHead"/>
            </w:pPr>
            <w:r>
              <w:t>Scenario</w:t>
            </w:r>
          </w:p>
        </w:tc>
        <w:tc>
          <w:tcPr>
            <w:tcW w:w="2070" w:type="dxa"/>
            <w:hideMark/>
          </w:tcPr>
          <w:p w14:paraId="6F5E67FF" w14:textId="082BA393" w:rsidR="006228F4" w:rsidRPr="006228F4" w:rsidRDefault="006228F4" w:rsidP="006228F4">
            <w:pPr>
              <w:pStyle w:val="TableHead"/>
            </w:pPr>
            <w:r>
              <w:t xml:space="preserve">Required </w:t>
            </w:r>
            <w:r w:rsidR="00991644">
              <w:t xml:space="preserve">User </w:t>
            </w:r>
            <w:r>
              <w:t>Role</w:t>
            </w:r>
          </w:p>
        </w:tc>
      </w:tr>
      <w:tr w:rsidR="006228F4" w14:paraId="42E2E454" w14:textId="77777777" w:rsidTr="003E6AA1">
        <w:tc>
          <w:tcPr>
            <w:tcW w:w="3055" w:type="dxa"/>
            <w:hideMark/>
          </w:tcPr>
          <w:p w14:paraId="256D1C03" w14:textId="77777777" w:rsidR="006228F4" w:rsidRPr="006228F4" w:rsidRDefault="006228F4" w:rsidP="006228F4">
            <w:pPr>
              <w:pStyle w:val="TableText"/>
              <w:rPr>
                <w:rStyle w:val="CodeInline"/>
              </w:rPr>
            </w:pPr>
            <w:r>
              <w:rPr>
                <w:rStyle w:val="CodeInline"/>
              </w:rPr>
              <w:t xml:space="preserve">Create a </w:t>
            </w:r>
            <w:r w:rsidRPr="006228F4">
              <w:rPr>
                <w:rStyle w:val="CodeInline"/>
              </w:rPr>
              <w:t>task</w:t>
            </w:r>
          </w:p>
        </w:tc>
        <w:tc>
          <w:tcPr>
            <w:tcW w:w="2070" w:type="dxa"/>
            <w:hideMark/>
          </w:tcPr>
          <w:p w14:paraId="65D86C30" w14:textId="77777777" w:rsidR="006228F4" w:rsidRPr="006228F4" w:rsidRDefault="006228F4" w:rsidP="006228F4">
            <w:pPr>
              <w:pStyle w:val="TableText"/>
            </w:pPr>
            <w:r>
              <w:t>Manager</w:t>
            </w:r>
          </w:p>
        </w:tc>
      </w:tr>
      <w:tr w:rsidR="006228F4" w14:paraId="40169D3B" w14:textId="77777777" w:rsidTr="003E6AA1">
        <w:tc>
          <w:tcPr>
            <w:tcW w:w="3055" w:type="dxa"/>
            <w:hideMark/>
          </w:tcPr>
          <w:p w14:paraId="155E45C8" w14:textId="068EF50B" w:rsidR="006228F4" w:rsidRPr="006228F4" w:rsidRDefault="00491C0A" w:rsidP="006228F4">
            <w:pPr>
              <w:pStyle w:val="TableText"/>
              <w:rPr>
                <w:rStyle w:val="CodeInline"/>
              </w:rPr>
            </w:pPr>
            <w:r>
              <w:rPr>
                <w:rStyle w:val="CodeInline"/>
              </w:rPr>
              <w:t>Activate</w:t>
            </w:r>
            <w:r w:rsidR="002A4FAE">
              <w:rPr>
                <w:rStyle w:val="CodeInline"/>
              </w:rPr>
              <w:t>, complete, or</w:t>
            </w:r>
            <w:r w:rsidR="006228F4" w:rsidRPr="006228F4">
              <w:rPr>
                <w:rStyle w:val="CodeInline"/>
              </w:rPr>
              <w:t xml:space="preserve"> reactivate a task</w:t>
            </w:r>
          </w:p>
        </w:tc>
        <w:tc>
          <w:tcPr>
            <w:tcW w:w="2070" w:type="dxa"/>
            <w:hideMark/>
          </w:tcPr>
          <w:p w14:paraId="5CA7C646" w14:textId="77777777" w:rsidR="006228F4" w:rsidRPr="006228F4" w:rsidRDefault="006228F4" w:rsidP="006228F4">
            <w:pPr>
              <w:pStyle w:val="TableText"/>
            </w:pPr>
            <w:r>
              <w:t>Senior Worker</w:t>
            </w:r>
          </w:p>
        </w:tc>
      </w:tr>
      <w:tr w:rsidR="006228F4" w14:paraId="046DB36A" w14:textId="77777777" w:rsidTr="003E6AA1">
        <w:tc>
          <w:tcPr>
            <w:tcW w:w="3055" w:type="dxa"/>
            <w:hideMark/>
          </w:tcPr>
          <w:p w14:paraId="3E9AB601" w14:textId="77777777" w:rsidR="006228F4" w:rsidRPr="006228F4" w:rsidRDefault="006228F4" w:rsidP="006228F4">
            <w:pPr>
              <w:pStyle w:val="TableText"/>
              <w:rPr>
                <w:rStyle w:val="CodeInline"/>
              </w:rPr>
            </w:pPr>
            <w:r>
              <w:rPr>
                <w:rStyle w:val="CodeInline"/>
              </w:rPr>
              <w:t>Get a t</w:t>
            </w:r>
            <w:r w:rsidRPr="006228F4">
              <w:rPr>
                <w:rStyle w:val="CodeInline"/>
              </w:rPr>
              <w:t>ask</w:t>
            </w:r>
          </w:p>
        </w:tc>
        <w:tc>
          <w:tcPr>
            <w:tcW w:w="2070" w:type="dxa"/>
            <w:hideMark/>
          </w:tcPr>
          <w:p w14:paraId="50450879" w14:textId="77777777" w:rsidR="006228F4" w:rsidRPr="006228F4" w:rsidRDefault="006228F4" w:rsidP="006228F4">
            <w:pPr>
              <w:pStyle w:val="TableText"/>
            </w:pPr>
            <w:r>
              <w:t>Junior Worker</w:t>
            </w:r>
          </w:p>
        </w:tc>
      </w:tr>
    </w:tbl>
    <w:p w14:paraId="7F8897CF" w14:textId="77777777" w:rsidR="006228F4" w:rsidRDefault="006228F4" w:rsidP="006228F4">
      <w:pPr>
        <w:pStyle w:val="BodyTextCont"/>
      </w:pPr>
    </w:p>
    <w:p w14:paraId="65500B17" w14:textId="68CACBE3" w:rsidR="00CD1F53" w:rsidRDefault="00CD1F53" w:rsidP="00CD1F53">
      <w:pPr>
        <w:pStyle w:val="BodyTextCont"/>
      </w:pPr>
      <w:r>
        <w:t xml:space="preserve">Before we </w:t>
      </w:r>
      <w:r w:rsidR="00991644">
        <w:t>go any farther</w:t>
      </w:r>
      <w:r>
        <w:t xml:space="preserve">, though, </w:t>
      </w:r>
      <w:r w:rsidR="00991644">
        <w:t xml:space="preserve">let's agree upon </w:t>
      </w:r>
      <w:r>
        <w:t xml:space="preserve">some </w:t>
      </w:r>
      <w:r w:rsidR="00991644">
        <w:t xml:space="preserve">basic </w:t>
      </w:r>
      <w:r>
        <w:t>term</w:t>
      </w:r>
      <w:r w:rsidR="00991644">
        <w:t>inology</w:t>
      </w:r>
      <w:r>
        <w:t>:</w:t>
      </w:r>
    </w:p>
    <w:p w14:paraId="101374D0" w14:textId="3B610A5D" w:rsidR="00CD1F53" w:rsidRDefault="00CD1F53" w:rsidP="00CD1F53">
      <w:pPr>
        <w:pStyle w:val="Bullet"/>
      </w:pPr>
      <w:r>
        <w:t xml:space="preserve">User: The </w:t>
      </w:r>
      <w:r w:rsidR="006D106B">
        <w:t xml:space="preserve">end </w:t>
      </w:r>
      <w:r>
        <w:t>user of the task-</w:t>
      </w:r>
      <w:r w:rsidR="006D106B">
        <w:t xml:space="preserve">management </w:t>
      </w:r>
      <w:r>
        <w:t>service.</w:t>
      </w:r>
      <w:r w:rsidR="00991644">
        <w:t xml:space="preserve"> May or may not be an actual human being. We will refer to the user as "he" just for simplicity.</w:t>
      </w:r>
    </w:p>
    <w:p w14:paraId="5FDB4DC5" w14:textId="22330678" w:rsidR="00991644" w:rsidRDefault="00991644" w:rsidP="00CD1F53">
      <w:pPr>
        <w:pStyle w:val="Bullet"/>
      </w:pPr>
      <w:r>
        <w:t>Caller: The application that invokes the task-</w:t>
      </w:r>
      <w:r w:rsidR="006D106B">
        <w:t>management service</w:t>
      </w:r>
      <w:r>
        <w:t xml:space="preserve"> on behalf of the user</w:t>
      </w:r>
      <w:r w:rsidR="006D106B">
        <w:t xml:space="preserve"> (e.g., a browser). Fiddler was the caller in Chapter 5</w:t>
      </w:r>
      <w:r>
        <w:t>.</w:t>
      </w:r>
    </w:p>
    <w:p w14:paraId="6A81BC4E" w14:textId="4075F5F1" w:rsidR="00E31FD8" w:rsidRDefault="006D106B" w:rsidP="00CD1F53">
      <w:pPr>
        <w:pStyle w:val="BodyTextCont"/>
      </w:pPr>
      <w:r>
        <w:t>Now that we've agreed upon that terminology, l</w:t>
      </w:r>
      <w:r w:rsidR="00C503D6">
        <w:t xml:space="preserve">et’s </w:t>
      </w:r>
      <w:r w:rsidR="006228F4">
        <w:t xml:space="preserve">get things </w:t>
      </w:r>
      <w:r w:rsidR="00C503D6">
        <w:t>start</w:t>
      </w:r>
      <w:r w:rsidR="006228F4">
        <w:t>ed</w:t>
      </w:r>
      <w:r w:rsidR="00C503D6">
        <w:t xml:space="preserve"> by breaking the security of the service into two parts: </w:t>
      </w:r>
      <w:r w:rsidR="00C503D6" w:rsidRPr="00C503D6">
        <w:t>authentication</w:t>
      </w:r>
      <w:r w:rsidR="00C503D6">
        <w:t xml:space="preserve"> and </w:t>
      </w:r>
      <w:r w:rsidR="00C503D6" w:rsidRPr="00C503D6">
        <w:t>authorization</w:t>
      </w:r>
      <w:r w:rsidR="00C503D6">
        <w:t xml:space="preserve">. Authentication answers the question, “Is the </w:t>
      </w:r>
      <w:r>
        <w:t>user</w:t>
      </w:r>
      <w:r w:rsidR="00C503D6">
        <w:t xml:space="preserve"> of the API </w:t>
      </w:r>
      <w:r w:rsidR="001C06DF">
        <w:t xml:space="preserve">service </w:t>
      </w:r>
      <w:r w:rsidR="00C503D6">
        <w:t xml:space="preserve">who </w:t>
      </w:r>
      <w:r>
        <w:t>he</w:t>
      </w:r>
      <w:r w:rsidR="00C503D6">
        <w:t xml:space="preserve"> claims to be?” And authorization answers the question, “Is the </w:t>
      </w:r>
      <w:r>
        <w:t xml:space="preserve">user </w:t>
      </w:r>
      <w:r w:rsidR="00C503D6">
        <w:t xml:space="preserve">allowed to do what </w:t>
      </w:r>
      <w:r>
        <w:t xml:space="preserve">he </w:t>
      </w:r>
      <w:r w:rsidR="00C503D6">
        <w:t xml:space="preserve">is trying to do?” In other words, </w:t>
      </w:r>
      <w:r w:rsidR="00C503D6" w:rsidRPr="00C503D6">
        <w:t xml:space="preserve">authentication establishes the </w:t>
      </w:r>
      <w:r>
        <w:t>user's</w:t>
      </w:r>
      <w:r w:rsidR="00C503D6" w:rsidRPr="00C503D6">
        <w:t xml:space="preserve"> identity</w:t>
      </w:r>
      <w:r w:rsidR="00C503D6">
        <w:t xml:space="preserve">, and </w:t>
      </w:r>
      <w:r w:rsidR="00C503D6" w:rsidRPr="00C503D6">
        <w:t xml:space="preserve">authorization enforces the </w:t>
      </w:r>
      <w:r>
        <w:t>user's</w:t>
      </w:r>
      <w:r w:rsidR="00C503D6" w:rsidRPr="00C503D6">
        <w:t xml:space="preserve"> permissions</w:t>
      </w:r>
      <w:r w:rsidR="00C503D6">
        <w:t>.</w:t>
      </w:r>
    </w:p>
    <w:p w14:paraId="73DB8B1F" w14:textId="77777777" w:rsidR="00C503D6" w:rsidRDefault="00C503D6" w:rsidP="00C503D6">
      <w:pPr>
        <w:pStyle w:val="Heading2"/>
      </w:pPr>
      <w:r>
        <w:t>Authentication</w:t>
      </w:r>
    </w:p>
    <w:p w14:paraId="48752909" w14:textId="190AB87B" w:rsidR="00C503D6" w:rsidRDefault="00C503D6" w:rsidP="00FD446F">
      <w:pPr>
        <w:pStyle w:val="BodyTextFirst"/>
      </w:pPr>
      <w:r>
        <w:t xml:space="preserve">The first thing </w:t>
      </w:r>
      <w:r w:rsidR="00FD446F">
        <w:t xml:space="preserve">the service must </w:t>
      </w:r>
      <w:r>
        <w:t xml:space="preserve">do </w:t>
      </w:r>
      <w:r w:rsidR="00FD446F">
        <w:t xml:space="preserve">when it </w:t>
      </w:r>
      <w:r>
        <w:t xml:space="preserve">receives a new web request is </w:t>
      </w:r>
      <w:r w:rsidR="006059D8">
        <w:t>verify</w:t>
      </w:r>
      <w:r>
        <w:t xml:space="preserve"> the </w:t>
      </w:r>
      <w:r w:rsidR="006D106B">
        <w:t>user's</w:t>
      </w:r>
      <w:r w:rsidR="002F499B">
        <w:t xml:space="preserve"> claim of identity</w:t>
      </w:r>
      <w:r>
        <w:t>.</w:t>
      </w:r>
      <w:r w:rsidR="002F499B">
        <w:t xml:space="preserve"> We do this by validating the credentials supplied by the user.</w:t>
      </w:r>
      <w:r>
        <w:t xml:space="preserve"> </w:t>
      </w:r>
      <w:r w:rsidR="00305357">
        <w:t>Via these credentials</w:t>
      </w:r>
      <w:r w:rsidR="00FD446F">
        <w:t>, t</w:t>
      </w:r>
      <w:r>
        <w:t xml:space="preserve">he </w:t>
      </w:r>
      <w:r w:rsidR="006D106B">
        <w:t xml:space="preserve">caller </w:t>
      </w:r>
      <w:r w:rsidR="00FD446F">
        <w:t>provide</w:t>
      </w:r>
      <w:r w:rsidR="002F35F1">
        <w:t>s</w:t>
      </w:r>
      <w:r w:rsidR="00FD446F">
        <w:t xml:space="preserve"> </w:t>
      </w:r>
      <w:r>
        <w:t xml:space="preserve">two </w:t>
      </w:r>
      <w:r w:rsidR="00FD446F">
        <w:t>basic pieces of information</w:t>
      </w:r>
      <w:r>
        <w:t xml:space="preserve">: who the </w:t>
      </w:r>
      <w:r w:rsidR="006D106B">
        <w:t>user</w:t>
      </w:r>
      <w:r>
        <w:t xml:space="preserve"> claims to be</w:t>
      </w:r>
      <w:r w:rsidR="00FD446F">
        <w:t>,</w:t>
      </w:r>
      <w:r>
        <w:t xml:space="preserve"> and how that claim</w:t>
      </w:r>
      <w:r w:rsidR="00FD446F">
        <w:t xml:space="preserve"> can be </w:t>
      </w:r>
      <w:r w:rsidR="006059D8">
        <w:t>verified</w:t>
      </w:r>
      <w:r w:rsidR="00FD446F">
        <w:t>.</w:t>
      </w:r>
      <w:r w:rsidR="00C213CA">
        <w:t xml:space="preserve"> You likely do this </w:t>
      </w:r>
      <w:proofErr w:type="spellStart"/>
      <w:r w:rsidR="00C213CA">
        <w:t>everyday</w:t>
      </w:r>
      <w:proofErr w:type="spellEnd"/>
      <w:r w:rsidR="00C213CA">
        <w:t xml:space="preserve"> when you log into your computer. </w:t>
      </w:r>
      <w:r w:rsidR="001757D0">
        <w:t xml:space="preserve">You </w:t>
      </w:r>
      <w:r w:rsidR="00C213CA">
        <w:t xml:space="preserve">claim to be </w:t>
      </w:r>
      <w:r w:rsidR="001757D0">
        <w:t>[your name here]</w:t>
      </w:r>
      <w:r w:rsidR="00C213CA">
        <w:t xml:space="preserve">, and the password </w:t>
      </w:r>
      <w:r w:rsidR="001757D0">
        <w:t xml:space="preserve">you </w:t>
      </w:r>
      <w:r w:rsidR="00C213CA">
        <w:t>enter on the login screen provides proof/validation of that claim.</w:t>
      </w:r>
    </w:p>
    <w:p w14:paraId="51B41303" w14:textId="6FB1761B" w:rsidR="00C503D6" w:rsidRDefault="00C503D6" w:rsidP="00FD446F">
      <w:pPr>
        <w:pStyle w:val="BodyTextCont"/>
      </w:pPr>
      <w:r>
        <w:t xml:space="preserve">Within the world of HTTP, there are several ways </w:t>
      </w:r>
      <w:r w:rsidR="00FD446F">
        <w:t xml:space="preserve">to </w:t>
      </w:r>
      <w:r>
        <w:t>validate a</w:t>
      </w:r>
      <w:r w:rsidR="00FD446F">
        <w:t xml:space="preserve"> </w:t>
      </w:r>
      <w:r w:rsidR="006D106B">
        <w:t>user's</w:t>
      </w:r>
      <w:r w:rsidR="00FD446F">
        <w:t xml:space="preserve"> credentials. Table 6-2</w:t>
      </w:r>
      <w:r>
        <w:t xml:space="preserve"> lists the more prevalent ones.</w:t>
      </w:r>
    </w:p>
    <w:p w14:paraId="3038064B" w14:textId="342008FA" w:rsidR="00C503D6" w:rsidRDefault="00C503D6" w:rsidP="00C503D6">
      <w:pPr>
        <w:pStyle w:val="TableCaption"/>
      </w:pPr>
      <w:r>
        <w:t>Table 6-</w:t>
      </w:r>
      <w:r w:rsidR="00FD446F">
        <w:t>2</w:t>
      </w:r>
      <w:r>
        <w:t>. Types</w:t>
      </w:r>
      <w:r>
        <w:fldChar w:fldCharType="begin"/>
      </w:r>
      <w:r>
        <w:instrText xml:space="preserve"> XE "Security:</w:instrText>
      </w:r>
      <w:r w:rsidRPr="002A3296">
        <w:instrText>authentication:types</w:instrText>
      </w:r>
      <w:r>
        <w:instrText xml:space="preserve">" </w:instrText>
      </w:r>
      <w:r>
        <w:fldChar w:fldCharType="end"/>
      </w:r>
      <w:r>
        <w:t xml:space="preserve"> of Authentication in HTTP</w:t>
      </w:r>
    </w:p>
    <w:tbl>
      <w:tblPr>
        <w:tblStyle w:val="TableGridLight"/>
        <w:tblW w:w="0" w:type="auto"/>
        <w:tblLook w:val="04A0" w:firstRow="1" w:lastRow="0" w:firstColumn="1" w:lastColumn="0" w:noHBand="0" w:noVBand="1"/>
      </w:tblPr>
      <w:tblGrid>
        <w:gridCol w:w="1098"/>
        <w:gridCol w:w="7384"/>
      </w:tblGrid>
      <w:tr w:rsidR="00C503D6" w14:paraId="06A9115E" w14:textId="77777777" w:rsidTr="003E6AA1">
        <w:tc>
          <w:tcPr>
            <w:tcW w:w="1098" w:type="dxa"/>
          </w:tcPr>
          <w:p w14:paraId="7056465B" w14:textId="77777777" w:rsidR="00C503D6" w:rsidRPr="00C503D6" w:rsidRDefault="00C503D6" w:rsidP="00C503D6">
            <w:pPr>
              <w:pStyle w:val="TableHead"/>
            </w:pPr>
            <w:r>
              <w:t>Type</w:t>
            </w:r>
          </w:p>
        </w:tc>
        <w:tc>
          <w:tcPr>
            <w:tcW w:w="7384" w:type="dxa"/>
          </w:tcPr>
          <w:p w14:paraId="38D60C77" w14:textId="77777777" w:rsidR="00C503D6" w:rsidRPr="00C503D6" w:rsidRDefault="00C503D6" w:rsidP="00C503D6">
            <w:pPr>
              <w:pStyle w:val="TableHead"/>
            </w:pPr>
            <w:r>
              <w:t>Description</w:t>
            </w:r>
          </w:p>
        </w:tc>
      </w:tr>
      <w:tr w:rsidR="00C503D6" w14:paraId="1500D3FD" w14:textId="77777777" w:rsidTr="003E6AA1">
        <w:tc>
          <w:tcPr>
            <w:tcW w:w="1098" w:type="dxa"/>
          </w:tcPr>
          <w:p w14:paraId="1F0BF85A" w14:textId="77777777" w:rsidR="00C503D6" w:rsidRPr="00C503D6" w:rsidRDefault="00C503D6" w:rsidP="00C503D6">
            <w:pPr>
              <w:pStyle w:val="TableText"/>
            </w:pPr>
            <w:r>
              <w:t>None</w:t>
            </w:r>
          </w:p>
        </w:tc>
        <w:tc>
          <w:tcPr>
            <w:tcW w:w="7384" w:type="dxa"/>
          </w:tcPr>
          <w:p w14:paraId="294346D3" w14:textId="355E0ABC" w:rsidR="00C503D6" w:rsidRPr="00C503D6" w:rsidRDefault="00C503D6" w:rsidP="006D106B">
            <w:pPr>
              <w:pStyle w:val="TableText"/>
            </w:pPr>
            <w:r>
              <w:t xml:space="preserve">You </w:t>
            </w:r>
            <w:r w:rsidRPr="00C503D6">
              <w:t xml:space="preserve">don’t need to know the identity of the </w:t>
            </w:r>
            <w:r w:rsidR="006D106B">
              <w:t>user</w:t>
            </w:r>
            <w:r w:rsidRPr="00C503D6">
              <w:t>, nor do you need to protect any of the site’s or service’s resources by applying permissions.</w:t>
            </w:r>
          </w:p>
        </w:tc>
      </w:tr>
      <w:tr w:rsidR="00C503D6" w14:paraId="456F51C3" w14:textId="77777777" w:rsidTr="003E6AA1">
        <w:tc>
          <w:tcPr>
            <w:tcW w:w="1098" w:type="dxa"/>
          </w:tcPr>
          <w:p w14:paraId="5BD14163" w14:textId="77777777" w:rsidR="00C503D6" w:rsidRPr="00C503D6" w:rsidRDefault="00C503D6" w:rsidP="00C503D6">
            <w:pPr>
              <w:pStyle w:val="TableText"/>
            </w:pPr>
            <w:r>
              <w:t>Basic</w:t>
            </w:r>
          </w:p>
        </w:tc>
        <w:tc>
          <w:tcPr>
            <w:tcW w:w="7384" w:type="dxa"/>
          </w:tcPr>
          <w:p w14:paraId="05C660D0" w14:textId="091E34D5" w:rsidR="00C503D6" w:rsidRPr="00C503D6" w:rsidRDefault="00C503D6" w:rsidP="00C503D6">
            <w:pPr>
              <w:pStyle w:val="TableText"/>
            </w:pPr>
            <w:r>
              <w:t xml:space="preserve">The caller </w:t>
            </w:r>
            <w:r w:rsidRPr="00C503D6">
              <w:t>adds an HTTP authorization header containing a username and password. Those values are essentially plaintext, using only base64 encoding for simple obfuscation.</w:t>
            </w:r>
          </w:p>
          <w:p w14:paraId="267CC9FB" w14:textId="77777777" w:rsidR="00C503D6" w:rsidRDefault="00C503D6" w:rsidP="00C503D6">
            <w:pPr>
              <w:pStyle w:val="TableText"/>
            </w:pPr>
          </w:p>
          <w:p w14:paraId="1C5D616D" w14:textId="4BB86622" w:rsidR="00C503D6" w:rsidRPr="00C503D6" w:rsidRDefault="00C503D6" w:rsidP="00C004DC">
            <w:pPr>
              <w:pStyle w:val="TableText"/>
            </w:pPr>
            <w:r>
              <w:t>T</w:t>
            </w:r>
            <w:r w:rsidRPr="00C503D6">
              <w:t xml:space="preserve">his </w:t>
            </w:r>
            <w:r w:rsidR="00C004DC">
              <w:t xml:space="preserve">generally requires </w:t>
            </w:r>
            <w:r w:rsidRPr="00C503D6">
              <w:t>SSL transport security (i.e., an endpoint that exposes an HTTPS address)</w:t>
            </w:r>
            <w:r w:rsidR="00C004DC">
              <w:t xml:space="preserve"> to </w:t>
            </w:r>
            <w:r w:rsidRPr="00C503D6">
              <w:t>protect the plaintext username and password.</w:t>
            </w:r>
            <w:r w:rsidRPr="00C503D6">
              <w:fldChar w:fldCharType="begin"/>
            </w:r>
            <w:r w:rsidRPr="00C503D6">
              <w:instrText xml:space="preserve"> XE "Security:authentication:types" </w:instrText>
            </w:r>
            <w:r w:rsidRPr="00C503D6">
              <w:fldChar w:fldCharType="end"/>
            </w:r>
          </w:p>
        </w:tc>
      </w:tr>
      <w:tr w:rsidR="00C503D6" w14:paraId="4842519A" w14:textId="77777777" w:rsidTr="003E6AA1">
        <w:tc>
          <w:tcPr>
            <w:tcW w:w="1098" w:type="dxa"/>
          </w:tcPr>
          <w:p w14:paraId="5AA08466" w14:textId="77777777" w:rsidR="00C503D6" w:rsidRPr="00C503D6" w:rsidRDefault="00C503D6" w:rsidP="00C503D6">
            <w:pPr>
              <w:pStyle w:val="TableText"/>
            </w:pPr>
            <w:r>
              <w:t>Digest</w:t>
            </w:r>
          </w:p>
        </w:tc>
        <w:tc>
          <w:tcPr>
            <w:tcW w:w="7384" w:type="dxa"/>
          </w:tcPr>
          <w:p w14:paraId="5B041FBC" w14:textId="77777777" w:rsidR="00C503D6" w:rsidRPr="00C503D6" w:rsidRDefault="00C503D6" w:rsidP="00C503D6">
            <w:pPr>
              <w:pStyle w:val="TableText"/>
            </w:pPr>
            <w:r>
              <w:t>Provides a</w:t>
            </w:r>
            <w:r w:rsidRPr="00C503D6">
              <w:t xml:space="preserve"> fancier method of putting the username and password in the HTTP header that provides encryption for those values. This is intended to avoid the need for HTTPS.</w:t>
            </w:r>
          </w:p>
        </w:tc>
      </w:tr>
      <w:tr w:rsidR="00C503D6" w14:paraId="69246832" w14:textId="77777777" w:rsidTr="003E6AA1">
        <w:tc>
          <w:tcPr>
            <w:tcW w:w="1098" w:type="dxa"/>
          </w:tcPr>
          <w:p w14:paraId="334166C6" w14:textId="77777777" w:rsidR="00C503D6" w:rsidRPr="00C503D6" w:rsidRDefault="00C503D6" w:rsidP="00C503D6">
            <w:pPr>
              <w:pStyle w:val="TableText"/>
            </w:pPr>
            <w:r>
              <w:t>Kerberos</w:t>
            </w:r>
          </w:p>
        </w:tc>
        <w:tc>
          <w:tcPr>
            <w:tcW w:w="7384" w:type="dxa"/>
          </w:tcPr>
          <w:p w14:paraId="6F108DFF" w14:textId="4763DD06" w:rsidR="00C503D6" w:rsidRPr="00C503D6" w:rsidRDefault="00C503D6" w:rsidP="00C503D6">
            <w:pPr>
              <w:pStyle w:val="TableText"/>
            </w:pPr>
            <w:r>
              <w:t xml:space="preserve">Uses an authentication server, such as Windows Active Directory, to provide </w:t>
            </w:r>
            <w:r w:rsidR="00EB1D04">
              <w:t xml:space="preserve">integrated and </w:t>
            </w:r>
            <w:proofErr w:type="spellStart"/>
            <w:r w:rsidR="00EB1D04">
              <w:t>seemless</w:t>
            </w:r>
            <w:proofErr w:type="spellEnd"/>
            <w:r w:rsidR="00EB1D04">
              <w:t xml:space="preserve"> </w:t>
            </w:r>
            <w:r>
              <w:t xml:space="preserve">credential validation. This would be similar to intranet sites on Windows networks that integrate with the domain for user authentication. A lot of internal SharePoint sites use this approach so that </w:t>
            </w:r>
            <w:r w:rsidRPr="00C503D6">
              <w:t>a company’s users don’t have to re-enter their username and password when they visit the intranet.</w:t>
            </w:r>
            <w:r w:rsidRPr="00C503D6">
              <w:fldChar w:fldCharType="begin"/>
            </w:r>
            <w:r w:rsidRPr="00C503D6">
              <w:instrText xml:space="preserve"> XE "Security:authentication:types" </w:instrText>
            </w:r>
            <w:r w:rsidRPr="00C503D6">
              <w:fldChar w:fldCharType="end"/>
            </w:r>
          </w:p>
        </w:tc>
      </w:tr>
      <w:tr w:rsidR="00C503D6" w14:paraId="3B56D802" w14:textId="77777777" w:rsidTr="003E6AA1">
        <w:tc>
          <w:tcPr>
            <w:tcW w:w="1098" w:type="dxa"/>
          </w:tcPr>
          <w:p w14:paraId="34BE2A0B" w14:textId="72C17A75" w:rsidR="00C503D6" w:rsidRPr="00C503D6" w:rsidRDefault="00C503D6" w:rsidP="00F82EBD">
            <w:pPr>
              <w:pStyle w:val="TableText"/>
            </w:pPr>
            <w:r>
              <w:t xml:space="preserve">Public-key, </w:t>
            </w:r>
            <w:r w:rsidR="00F82EBD">
              <w:t>C</w:t>
            </w:r>
            <w:r>
              <w:t>ertificates</w:t>
            </w:r>
          </w:p>
        </w:tc>
        <w:tc>
          <w:tcPr>
            <w:tcW w:w="7384" w:type="dxa"/>
          </w:tcPr>
          <w:p w14:paraId="7E5FC6B4" w14:textId="5A191D06" w:rsidR="00C503D6" w:rsidRPr="00C503D6" w:rsidRDefault="00C503D6" w:rsidP="001F46C2">
            <w:pPr>
              <w:pStyle w:val="TableText"/>
            </w:pPr>
            <w:r>
              <w:t xml:space="preserve">Relies on </w:t>
            </w:r>
            <w:r w:rsidRPr="00C503D6">
              <w:t xml:space="preserve">caller-provided certificates to identify a user. This is not very useful in a public web site or service, but it is very appropriate for applications where the users or devices are known. An example of this approach might be an internal, portable, device-based warehousing application for tracking inventory. </w:t>
            </w:r>
            <w:r w:rsidR="001F46C2">
              <w:t xml:space="preserve">Or maybe a set of iPads used by the sales team. </w:t>
            </w:r>
            <w:r w:rsidRPr="00C503D6">
              <w:t xml:space="preserve">The group of users is relatively </w:t>
            </w:r>
            <w:r w:rsidRPr="00C503D6">
              <w:lastRenderedPageBreak/>
              <w:t>small and well-defined within a company’s organizational structure. Each user or device is issued a certificate that identifies him (or it) on every call to your site or service.</w:t>
            </w:r>
          </w:p>
        </w:tc>
      </w:tr>
      <w:tr w:rsidR="00C503D6" w14:paraId="265BC149" w14:textId="77777777" w:rsidTr="003E6AA1">
        <w:tc>
          <w:tcPr>
            <w:tcW w:w="1098" w:type="dxa"/>
          </w:tcPr>
          <w:p w14:paraId="0DA99EDE" w14:textId="77777777" w:rsidR="00C503D6" w:rsidRPr="00C503D6" w:rsidRDefault="00C503D6" w:rsidP="00C503D6">
            <w:pPr>
              <w:pStyle w:val="TableText"/>
            </w:pPr>
            <w:r>
              <w:lastRenderedPageBreak/>
              <w:t>Tokens</w:t>
            </w:r>
          </w:p>
        </w:tc>
        <w:tc>
          <w:tcPr>
            <w:tcW w:w="7384" w:type="dxa"/>
          </w:tcPr>
          <w:p w14:paraId="2FB6CEDC" w14:textId="3702D24B" w:rsidR="00876E72" w:rsidRDefault="00C503D6" w:rsidP="001C06DF">
            <w:pPr>
              <w:pStyle w:val="TableText"/>
            </w:pPr>
            <w:r>
              <w:t>Largely used</w:t>
            </w:r>
            <w:r w:rsidRPr="00C503D6">
              <w:t xml:space="preserve"> when</w:t>
            </w:r>
            <w:r w:rsidR="006D106B">
              <w:t xml:space="preserve"> </w:t>
            </w:r>
            <w:r w:rsidRPr="00C503D6">
              <w:t xml:space="preserve">third-party token issuers are involved (e.g., </w:t>
            </w:r>
            <w:proofErr w:type="spellStart"/>
            <w:r w:rsidRPr="00C503D6">
              <w:t>OpenID</w:t>
            </w:r>
            <w:proofErr w:type="spellEnd"/>
            <w:r w:rsidR="00C10F64">
              <w:t xml:space="preserve">, </w:t>
            </w:r>
            <w:proofErr w:type="spellStart"/>
            <w:r w:rsidR="00C10F64">
              <w:t>OAuth</w:t>
            </w:r>
            <w:proofErr w:type="spellEnd"/>
            <w:r w:rsidRPr="00C503D6">
              <w:t xml:space="preserve">). This </w:t>
            </w:r>
            <w:r w:rsidR="006D106B">
              <w:t xml:space="preserve">relieves your </w:t>
            </w:r>
            <w:r w:rsidR="001C06DF">
              <w:t>service</w:t>
            </w:r>
            <w:r w:rsidR="006D106B">
              <w:t xml:space="preserve"> of the burden of </w:t>
            </w:r>
            <w:r w:rsidR="002F35F1">
              <w:t xml:space="preserve">both storing and </w:t>
            </w:r>
            <w:r w:rsidR="006059D8">
              <w:t>verifying</w:t>
            </w:r>
            <w:r w:rsidRPr="00C503D6">
              <w:t xml:space="preserve"> a user’s credentials.</w:t>
            </w:r>
          </w:p>
          <w:p w14:paraId="6644B794" w14:textId="77777777" w:rsidR="00876E72" w:rsidRDefault="00876E72" w:rsidP="001C06DF">
            <w:pPr>
              <w:pStyle w:val="TableText"/>
            </w:pPr>
          </w:p>
          <w:p w14:paraId="66B81925" w14:textId="024A53D4" w:rsidR="00876E72" w:rsidRDefault="00876E72" w:rsidP="001C06DF">
            <w:pPr>
              <w:pStyle w:val="TableText"/>
            </w:pPr>
            <w:r>
              <w:t>Here's how it works</w:t>
            </w:r>
            <w:r w:rsidR="002F35F1">
              <w:t xml:space="preserve"> </w:t>
            </w:r>
            <w:r w:rsidR="001F46C2">
              <w:t>(generally speaking)</w:t>
            </w:r>
            <w:r>
              <w:t>:</w:t>
            </w:r>
          </w:p>
          <w:p w14:paraId="666B4F4E" w14:textId="77777777" w:rsidR="00876E72" w:rsidRDefault="00876E72" w:rsidP="001C06DF">
            <w:pPr>
              <w:pStyle w:val="TableText"/>
            </w:pPr>
          </w:p>
          <w:p w14:paraId="3F4071D5" w14:textId="71159FE7" w:rsidR="00C503D6" w:rsidRPr="00C503D6" w:rsidRDefault="00C503D6" w:rsidP="00D26A1B">
            <w:pPr>
              <w:pStyle w:val="TableText"/>
            </w:pPr>
            <w:r w:rsidRPr="00C503D6">
              <w:t xml:space="preserve">The caller first </w:t>
            </w:r>
            <w:r w:rsidR="006059D8">
              <w:t>verifies</w:t>
            </w:r>
            <w:r w:rsidRPr="00C503D6">
              <w:t xml:space="preserve"> the username and password</w:t>
            </w:r>
            <w:r w:rsidR="006D106B">
              <w:t xml:space="preserve"> </w:t>
            </w:r>
            <w:r w:rsidRPr="00C503D6">
              <w:t>using a token issuer that you</w:t>
            </w:r>
            <w:r w:rsidR="00FB2985">
              <w:t xml:space="preserve">r </w:t>
            </w:r>
            <w:r w:rsidR="001C06DF">
              <w:t xml:space="preserve">service </w:t>
            </w:r>
            <w:r w:rsidR="00FB2985">
              <w:t>trusts</w:t>
            </w:r>
            <w:r w:rsidRPr="00C503D6">
              <w:t xml:space="preserve">. </w:t>
            </w:r>
            <w:r w:rsidR="001C06DF">
              <w:t>Upon su</w:t>
            </w:r>
            <w:r w:rsidR="00876E72">
              <w:t xml:space="preserve">ccessful verification, the </w:t>
            </w:r>
            <w:r w:rsidR="00D26A1B">
              <w:t xml:space="preserve">token </w:t>
            </w:r>
            <w:r w:rsidR="00876E72">
              <w:t>issu</w:t>
            </w:r>
            <w:r w:rsidR="001C06DF">
              <w:t>er provides the caller with a token. O</w:t>
            </w:r>
            <w:r w:rsidRPr="00C503D6">
              <w:t>nce th</w:t>
            </w:r>
            <w:r w:rsidR="00FB2985">
              <w:t xml:space="preserve">e caller has that token, it </w:t>
            </w:r>
            <w:r w:rsidRPr="00C503D6">
              <w:t>use</w:t>
            </w:r>
            <w:r w:rsidR="00FB2985">
              <w:t>s</w:t>
            </w:r>
            <w:r w:rsidRPr="00C503D6">
              <w:t xml:space="preserve"> it to call your </w:t>
            </w:r>
            <w:r w:rsidR="001C06DF">
              <w:t>service</w:t>
            </w:r>
            <w:r w:rsidRPr="00C503D6">
              <w:t>. Since you</w:t>
            </w:r>
            <w:r w:rsidR="00FB2985">
              <w:t>r</w:t>
            </w:r>
            <w:r w:rsidRPr="00C503D6">
              <w:t xml:space="preserve"> </w:t>
            </w:r>
            <w:r w:rsidR="001C06DF">
              <w:t xml:space="preserve">service </w:t>
            </w:r>
            <w:r w:rsidRPr="00C503D6">
              <w:t>trust</w:t>
            </w:r>
            <w:r w:rsidR="00FB2985">
              <w:t>s</w:t>
            </w:r>
            <w:r w:rsidRPr="00C503D6">
              <w:t xml:space="preserve"> </w:t>
            </w:r>
            <w:r w:rsidR="00876E72">
              <w:t>the</w:t>
            </w:r>
            <w:r w:rsidRPr="00C503D6">
              <w:t xml:space="preserve"> issuer</w:t>
            </w:r>
            <w:r w:rsidR="00876E72">
              <w:t xml:space="preserve"> that the caller used</w:t>
            </w:r>
            <w:r w:rsidR="00D26A1B">
              <w:t xml:space="preserve"> for credential verification</w:t>
            </w:r>
            <w:r w:rsidRPr="00C503D6">
              <w:t xml:space="preserve">, </w:t>
            </w:r>
            <w:r w:rsidR="00FB2985">
              <w:t xml:space="preserve">your </w:t>
            </w:r>
            <w:r w:rsidR="001C06DF">
              <w:t xml:space="preserve">service </w:t>
            </w:r>
            <w:r w:rsidRPr="00C503D6">
              <w:t xml:space="preserve">can trust that the token securely identifies the </w:t>
            </w:r>
            <w:r w:rsidR="00FB2985">
              <w:t xml:space="preserve">user, </w:t>
            </w:r>
            <w:r w:rsidRPr="00C503D6">
              <w:t xml:space="preserve">and </w:t>
            </w:r>
            <w:r w:rsidR="00FB2985">
              <w:t xml:space="preserve">it therefore doesn't </w:t>
            </w:r>
            <w:r w:rsidRPr="00C503D6">
              <w:t xml:space="preserve">have to bother with </w:t>
            </w:r>
            <w:r w:rsidR="006059D8">
              <w:t xml:space="preserve">verifying </w:t>
            </w:r>
            <w:r w:rsidRPr="00C503D6">
              <w:t>the user’s credentials</w:t>
            </w:r>
            <w:r w:rsidR="006059D8">
              <w:t xml:space="preserve"> itself</w:t>
            </w:r>
            <w:r w:rsidRPr="00C503D6">
              <w:t>.</w:t>
            </w:r>
            <w:r w:rsidRPr="00C503D6">
              <w:fldChar w:fldCharType="begin"/>
            </w:r>
            <w:r w:rsidRPr="00C503D6">
              <w:instrText xml:space="preserve"> XE "Security:authentication:types" </w:instrText>
            </w:r>
            <w:r w:rsidRPr="00C503D6">
              <w:fldChar w:fldCharType="end"/>
            </w:r>
          </w:p>
        </w:tc>
      </w:tr>
    </w:tbl>
    <w:p w14:paraId="2912DD3F" w14:textId="3FA98BF7" w:rsidR="00C503D6" w:rsidRDefault="00C503D6" w:rsidP="00C503D6"/>
    <w:p w14:paraId="7D94569A" w14:textId="5EC569A7" w:rsidR="00640A38" w:rsidRDefault="00C004DC" w:rsidP="00525BDC">
      <w:pPr>
        <w:pStyle w:val="BodyTextCont"/>
      </w:pPr>
      <w:r>
        <w:t xml:space="preserve">In selecting authentication </w:t>
      </w:r>
      <w:r w:rsidR="00525BDC">
        <w:t>types</w:t>
      </w:r>
      <w:r>
        <w:t xml:space="preserve"> to </w:t>
      </w:r>
      <w:r w:rsidR="00525BDC">
        <w:t xml:space="preserve">support </w:t>
      </w:r>
      <w:r>
        <w:t>for the task-management service</w:t>
      </w:r>
      <w:r w:rsidR="00525BDC">
        <w:t>, w</w:t>
      </w:r>
      <w:r w:rsidR="00640A38">
        <w:t xml:space="preserve">e can definitely skip </w:t>
      </w:r>
      <w:r>
        <w:t xml:space="preserve">the </w:t>
      </w:r>
      <w:proofErr w:type="gramStart"/>
      <w:r w:rsidR="00640A38">
        <w:t>None</w:t>
      </w:r>
      <w:proofErr w:type="gramEnd"/>
      <w:r w:rsidR="00640A38">
        <w:t xml:space="preserve"> option</w:t>
      </w:r>
      <w:r w:rsidR="00525BDC">
        <w:t xml:space="preserve"> </w:t>
      </w:r>
      <w:r w:rsidR="00640A38">
        <w:t xml:space="preserve">because we </w:t>
      </w:r>
      <w:r w:rsidR="007F49A9">
        <w:t xml:space="preserve">actually </w:t>
      </w:r>
      <w:r w:rsidR="00640A38">
        <w:t>need to identify the caller and enforce permissions.</w:t>
      </w:r>
    </w:p>
    <w:p w14:paraId="231CA305" w14:textId="561D0F1F" w:rsidR="00640A38" w:rsidRDefault="00640A38" w:rsidP="00640A38">
      <w:pPr>
        <w:pStyle w:val="BodyTextCont"/>
      </w:pPr>
      <w:r>
        <w:t xml:space="preserve">We can also </w:t>
      </w:r>
      <w:r w:rsidR="00C503D6">
        <w:t xml:space="preserve">eliminate </w:t>
      </w:r>
      <w:r>
        <w:t xml:space="preserve">Kerberos and </w:t>
      </w:r>
      <w:r w:rsidR="00F82EBD">
        <w:t>C</w:t>
      </w:r>
      <w:r w:rsidR="00C503D6">
        <w:t>ertificates</w:t>
      </w:r>
      <w:r>
        <w:t>, because t</w:t>
      </w:r>
      <w:r w:rsidR="00C503D6">
        <w:t xml:space="preserve">he goal is to keep </w:t>
      </w:r>
      <w:r w:rsidR="00F82EBD">
        <w:t>our</w:t>
      </w:r>
      <w:r>
        <w:t xml:space="preserve"> </w:t>
      </w:r>
      <w:r w:rsidR="00C503D6">
        <w:t>example</w:t>
      </w:r>
      <w:r>
        <w:t>s</w:t>
      </w:r>
      <w:r w:rsidR="00C503D6">
        <w:t xml:space="preserve"> simple and avoid relying on Active Directory. Th</w:t>
      </w:r>
      <w:r>
        <w:t>e</w:t>
      </w:r>
      <w:r w:rsidR="00C503D6">
        <w:t>se particular approaches can be overly complex and impractical when dealing with public-facing Internet applications and services.</w:t>
      </w:r>
    </w:p>
    <w:p w14:paraId="4CFD48DE" w14:textId="5E246E50" w:rsidR="00C503D6" w:rsidRDefault="00C503D6" w:rsidP="00F82EBD">
      <w:pPr>
        <w:pStyle w:val="BodyTextCont"/>
      </w:pPr>
      <w:r>
        <w:t xml:space="preserve">Between </w:t>
      </w:r>
      <w:r w:rsidR="00F82EBD">
        <w:t>B</w:t>
      </w:r>
      <w:r>
        <w:t xml:space="preserve">asic and </w:t>
      </w:r>
      <w:r w:rsidR="00F82EBD">
        <w:t>D</w:t>
      </w:r>
      <w:r>
        <w:t xml:space="preserve">igest, </w:t>
      </w:r>
      <w:r w:rsidR="00F82EBD">
        <w:t>B</w:t>
      </w:r>
      <w:r>
        <w:t>asic is much easier to implement</w:t>
      </w:r>
      <w:r w:rsidR="00C004DC">
        <w:t xml:space="preserve">. With Basic authentication, the service application </w:t>
      </w:r>
      <w:r w:rsidR="00C004DC" w:rsidRPr="00C503D6">
        <w:t>and its callers</w:t>
      </w:r>
      <w:r w:rsidR="00C004DC">
        <w:t xml:space="preserve"> only have to deal with plain-text credentials</w:t>
      </w:r>
      <w:r w:rsidR="00525BDC">
        <w:t xml:space="preserve">. </w:t>
      </w:r>
      <w:r w:rsidR="00331966">
        <w:t>Basic authentication is actually fairly common, and it is viable even in production environments</w:t>
      </w:r>
      <w:r w:rsidR="00AB2343">
        <w:t>…</w:t>
      </w:r>
      <w:r w:rsidR="00331966">
        <w:t xml:space="preserve"> provided that transport security is used to protect the credentials. </w:t>
      </w:r>
      <w:r w:rsidR="00525BDC">
        <w:t>Therefore, we will support Basic authentication</w:t>
      </w:r>
      <w:r w:rsidR="00AB2343">
        <w:t xml:space="preserve"> in the task-management service</w:t>
      </w:r>
      <w:r w:rsidR="00525BDC">
        <w:t xml:space="preserve">. </w:t>
      </w:r>
      <w:r w:rsidR="00AB2343">
        <w:t xml:space="preserve">However, </w:t>
      </w:r>
      <w:r w:rsidR="00C004DC">
        <w:t xml:space="preserve">SSL transport security </w:t>
      </w:r>
      <w:r w:rsidR="00386612">
        <w:t xml:space="preserve">configuration </w:t>
      </w:r>
      <w:r w:rsidR="00C004DC">
        <w:t xml:space="preserve">is </w:t>
      </w:r>
      <w:r w:rsidR="00D26A1B">
        <w:t xml:space="preserve">a separate topic, </w:t>
      </w:r>
      <w:r w:rsidR="00C004DC">
        <w:t>outside the scope of this book</w:t>
      </w:r>
      <w:r w:rsidR="00AB2343">
        <w:t>.</w:t>
      </w:r>
      <w:r w:rsidR="00C0081E" w:rsidRPr="00C0081E">
        <w:t xml:space="preserve"> </w:t>
      </w:r>
      <w:r w:rsidR="00C0081E">
        <w:t xml:space="preserve">We trust that if you decide to implement Basic authentication on your own ASP.NET Web API services, you will enable </w:t>
      </w:r>
      <w:proofErr w:type="spellStart"/>
      <w:r w:rsidR="00C0081E">
        <w:t>suport</w:t>
      </w:r>
      <w:proofErr w:type="spellEnd"/>
      <w:r w:rsidR="00C0081E">
        <w:t xml:space="preserve"> for HTTPS</w:t>
      </w:r>
      <w:r w:rsidR="007F49A9">
        <w:t>.</w:t>
      </w:r>
    </w:p>
    <w:p w14:paraId="10341132" w14:textId="3AE0E722" w:rsidR="00CE7B99" w:rsidRDefault="00525BDC" w:rsidP="00F82EBD">
      <w:pPr>
        <w:pStyle w:val="BodyTextCont"/>
      </w:pPr>
      <w:r>
        <w:t xml:space="preserve">Finally, we will also support </w:t>
      </w:r>
      <w:r w:rsidR="000040C7">
        <w:t xml:space="preserve">a form of </w:t>
      </w:r>
      <w:r>
        <w:t>token-based security in the task-management service</w:t>
      </w:r>
      <w:r w:rsidR="007C2764">
        <w:t>, as t</w:t>
      </w:r>
      <w:r w:rsidR="00CB2FBF">
        <w:t xml:space="preserve">oken-based security </w:t>
      </w:r>
      <w:r w:rsidR="00193DF1">
        <w:t xml:space="preserve">has become </w:t>
      </w:r>
      <w:r w:rsidR="000040C7">
        <w:t>so common these days that it is impossible to ignore</w:t>
      </w:r>
      <w:r w:rsidR="007C2764">
        <w:t xml:space="preserve"> (e.g., y</w:t>
      </w:r>
      <w:r w:rsidR="008310D6">
        <w:t xml:space="preserve">ou've probably heard of </w:t>
      </w:r>
      <w:proofErr w:type="spellStart"/>
      <w:r w:rsidR="008310D6">
        <w:t>OpenID</w:t>
      </w:r>
      <w:proofErr w:type="spellEnd"/>
      <w:r w:rsidR="00193DF1">
        <w:t xml:space="preserve"> and</w:t>
      </w:r>
      <w:r w:rsidR="007C2764">
        <w:t>/or</w:t>
      </w:r>
      <w:r w:rsidR="00193DF1">
        <w:t xml:space="preserve"> </w:t>
      </w:r>
      <w:proofErr w:type="spellStart"/>
      <w:r w:rsidR="00193DF1">
        <w:t>OA</w:t>
      </w:r>
      <w:r w:rsidR="00A95C77">
        <w:t>u</w:t>
      </w:r>
      <w:r w:rsidR="00193DF1">
        <w:t>th</w:t>
      </w:r>
      <w:proofErr w:type="spellEnd"/>
      <w:r w:rsidR="007C2764">
        <w:t xml:space="preserve">). </w:t>
      </w:r>
      <w:r w:rsidR="000040C7">
        <w:t>It's also a lot easier to implement than it was just a few years ago, thanks to increasing standardization and availability of open-source libraries.</w:t>
      </w:r>
      <w:r w:rsidR="007C2764">
        <w:t xml:space="preserve"> Sp</w:t>
      </w:r>
      <w:r w:rsidR="00331966">
        <w:t>e</w:t>
      </w:r>
      <w:r w:rsidR="007C2764">
        <w:t>aking of which, we'll use one of our own libraries to make implementing token-based security a</w:t>
      </w:r>
      <w:r w:rsidR="00331966">
        <w:t>s painless as possible.</w:t>
      </w:r>
    </w:p>
    <w:p w14:paraId="7E87A1FD" w14:textId="77777777" w:rsidR="00C503D6" w:rsidRDefault="00C503D6" w:rsidP="00C503D6">
      <w:pPr>
        <w:pStyle w:val="Heading2"/>
      </w:pPr>
      <w:r>
        <w:t>Authorization</w:t>
      </w:r>
    </w:p>
    <w:p w14:paraId="345E6CCF" w14:textId="433F09FF" w:rsidR="00C503D6" w:rsidRDefault="00C503D6" w:rsidP="0061116E">
      <w:pPr>
        <w:pStyle w:val="BodyTextFirst"/>
      </w:pPr>
      <w:r>
        <w:t xml:space="preserve">Once </w:t>
      </w:r>
      <w:r w:rsidR="0061116E">
        <w:t xml:space="preserve">the </w:t>
      </w:r>
      <w:r w:rsidR="001C06DF">
        <w:t>service</w:t>
      </w:r>
      <w:r w:rsidR="0061116E">
        <w:t xml:space="preserve"> has</w:t>
      </w:r>
      <w:r>
        <w:t xml:space="preserve"> securely identif</w:t>
      </w:r>
      <w:r w:rsidR="0061116E">
        <w:t>ied</w:t>
      </w:r>
      <w:r>
        <w:t xml:space="preserve"> the </w:t>
      </w:r>
      <w:r w:rsidR="00425FCB">
        <w:t>user</w:t>
      </w:r>
      <w:r>
        <w:t xml:space="preserve">, </w:t>
      </w:r>
      <w:r w:rsidR="0061116E">
        <w:t>it needs</w:t>
      </w:r>
      <w:r>
        <w:t xml:space="preserve"> to enforce some basic permissions. </w:t>
      </w:r>
      <w:r w:rsidR="0061116E">
        <w:t>T</w:t>
      </w:r>
      <w:r>
        <w:t>he task-management service</w:t>
      </w:r>
      <w:r w:rsidR="0061116E">
        <w:t xml:space="preserve"> </w:t>
      </w:r>
      <w:r>
        <w:t xml:space="preserve">will have </w:t>
      </w:r>
      <w:r w:rsidR="0061116E">
        <w:t xml:space="preserve">three </w:t>
      </w:r>
      <w:r>
        <w:t>levels of users</w:t>
      </w:r>
      <w:r w:rsidR="0061116E">
        <w:t xml:space="preserve">, as </w:t>
      </w:r>
      <w:r w:rsidR="00CE7B99">
        <w:t>indicated</w:t>
      </w:r>
      <w:r w:rsidR="0061116E">
        <w:t xml:space="preserve"> in Table 6-1.</w:t>
      </w:r>
    </w:p>
    <w:p w14:paraId="25810B75" w14:textId="4F826B73" w:rsidR="00C503D6" w:rsidRDefault="00C503D6" w:rsidP="0061116E">
      <w:pPr>
        <w:pStyle w:val="BodyTextCont"/>
      </w:pPr>
      <w:r>
        <w:t>These days, the concept of</w:t>
      </w:r>
      <w:r>
        <w:fldChar w:fldCharType="begin"/>
      </w:r>
      <w:r>
        <w:instrText xml:space="preserve"> XE "Security:</w:instrText>
      </w:r>
      <w:r w:rsidRPr="002A3296">
        <w:instrText>authorization:concept of</w:instrText>
      </w:r>
      <w:r>
        <w:instrText xml:space="preserve">" </w:instrText>
      </w:r>
      <w:r>
        <w:fldChar w:fldCharType="end"/>
      </w:r>
      <w:r>
        <w:t xml:space="preserve"> </w:t>
      </w:r>
      <w:r w:rsidRPr="00C503D6">
        <w:t>claims</w:t>
      </w:r>
      <w:r>
        <w:t xml:space="preserve"> </w:t>
      </w:r>
      <w:r w:rsidR="0061116E">
        <w:t xml:space="preserve">has </w:t>
      </w:r>
      <w:r>
        <w:t xml:space="preserve">finally </w:t>
      </w:r>
      <w:r w:rsidR="0061116E">
        <w:t xml:space="preserve">caught </w:t>
      </w:r>
      <w:r>
        <w:t xml:space="preserve">on. The main idea is to associate a list of key-value string pairs with an authenticated user, where the key-value pairs provide all kinds of information about the user. This information includes things the user is claiming to have or to be able to do, roles the user is claiming to belong to, and so on. And because a specific type of claim can support more than one instance, the structure </w:t>
      </w:r>
      <w:r w:rsidR="002F6183">
        <w:t xml:space="preserve">can be used </w:t>
      </w:r>
      <w:r>
        <w:t xml:space="preserve">for assigning roles. </w:t>
      </w:r>
      <w:r w:rsidR="003E6AA1">
        <w:t xml:space="preserve">For example, </w:t>
      </w:r>
      <w:r>
        <w:t>Table</w:t>
      </w:r>
      <w:r w:rsidR="003E6AA1">
        <w:t xml:space="preserve"> 6-3</w:t>
      </w:r>
      <w:r>
        <w:t xml:space="preserve"> demonstrates what a set of claims for “Bob” might look like. Note that the Role claim type has more than one value (i.e., Bob belongs to more than one role).</w:t>
      </w:r>
    </w:p>
    <w:p w14:paraId="62A13B34" w14:textId="0A6677D1" w:rsidR="00C503D6" w:rsidRDefault="003E6AA1" w:rsidP="00C503D6">
      <w:pPr>
        <w:pStyle w:val="TableCaption"/>
      </w:pPr>
      <w:r>
        <w:t>Figure 6-3</w:t>
      </w:r>
      <w:r w:rsidR="00C503D6">
        <w:t>. An Example User’s Claims</w:t>
      </w:r>
      <w:r w:rsidR="00C503D6">
        <w:fldChar w:fldCharType="begin"/>
      </w:r>
      <w:r w:rsidR="00C503D6">
        <w:instrText xml:space="preserve"> XE "Security:</w:instrText>
      </w:r>
      <w:r w:rsidR="00C503D6" w:rsidRPr="002A3296">
        <w:instrText>authorization:User’s Claims</w:instrText>
      </w:r>
      <w:r w:rsidR="00C503D6">
        <w:instrText xml:space="preserve">" </w:instrText>
      </w:r>
      <w:r w:rsidR="00C503D6">
        <w:fldChar w:fldCharType="end"/>
      </w:r>
    </w:p>
    <w:tbl>
      <w:tblPr>
        <w:tblStyle w:val="TableGridLight"/>
        <w:tblW w:w="0" w:type="auto"/>
        <w:tblLook w:val="04A0" w:firstRow="1" w:lastRow="0" w:firstColumn="1" w:lastColumn="0" w:noHBand="0" w:noVBand="1"/>
      </w:tblPr>
      <w:tblGrid>
        <w:gridCol w:w="1795"/>
        <w:gridCol w:w="6750"/>
      </w:tblGrid>
      <w:tr w:rsidR="00C503D6" w14:paraId="242D6B1D" w14:textId="77777777" w:rsidTr="003E6AA1">
        <w:tc>
          <w:tcPr>
            <w:tcW w:w="1795" w:type="dxa"/>
          </w:tcPr>
          <w:p w14:paraId="5E692077" w14:textId="77777777" w:rsidR="00C503D6" w:rsidRPr="00C503D6" w:rsidRDefault="00C503D6" w:rsidP="00C503D6">
            <w:pPr>
              <w:pStyle w:val="TableHead"/>
            </w:pPr>
            <w:r>
              <w:lastRenderedPageBreak/>
              <w:t>Claim type</w:t>
            </w:r>
          </w:p>
        </w:tc>
        <w:tc>
          <w:tcPr>
            <w:tcW w:w="6750" w:type="dxa"/>
          </w:tcPr>
          <w:p w14:paraId="020F68A0" w14:textId="77777777" w:rsidR="00C503D6" w:rsidRPr="00C503D6" w:rsidRDefault="00C503D6" w:rsidP="00C503D6">
            <w:pPr>
              <w:pStyle w:val="TableHead"/>
            </w:pPr>
            <w:r>
              <w:t>Example claim value</w:t>
            </w:r>
          </w:p>
        </w:tc>
      </w:tr>
      <w:tr w:rsidR="00C503D6" w14:paraId="6A957384" w14:textId="77777777" w:rsidTr="003E6AA1">
        <w:tc>
          <w:tcPr>
            <w:tcW w:w="1795" w:type="dxa"/>
          </w:tcPr>
          <w:p w14:paraId="7D72F8B9" w14:textId="77777777" w:rsidR="00C503D6" w:rsidRPr="00C503D6" w:rsidRDefault="00C503D6" w:rsidP="00C503D6">
            <w:pPr>
              <w:pStyle w:val="TableText"/>
              <w:rPr>
                <w:rStyle w:val="CodeInline"/>
              </w:rPr>
            </w:pPr>
            <w:r w:rsidRPr="002A7ECD">
              <w:rPr>
                <w:rStyle w:val="CodeInline"/>
              </w:rPr>
              <w:t>Email</w:t>
            </w:r>
          </w:p>
        </w:tc>
        <w:tc>
          <w:tcPr>
            <w:tcW w:w="6750" w:type="dxa"/>
          </w:tcPr>
          <w:p w14:paraId="3EBCC319" w14:textId="77777777" w:rsidR="00C503D6" w:rsidRPr="00C503D6" w:rsidRDefault="007D78A7" w:rsidP="00C503D6">
            <w:pPr>
              <w:pStyle w:val="TableText"/>
              <w:rPr>
                <w:rStyle w:val="CodeInline"/>
              </w:rPr>
            </w:pPr>
            <w:hyperlink r:id="rId11" w:history="1">
              <w:r w:rsidR="00C503D6" w:rsidRPr="00C503D6">
                <w:t>bob@gmail.com</w:t>
              </w:r>
            </w:hyperlink>
          </w:p>
        </w:tc>
      </w:tr>
      <w:tr w:rsidR="00C503D6" w14:paraId="185BD4F3" w14:textId="77777777" w:rsidTr="003E6AA1">
        <w:tc>
          <w:tcPr>
            <w:tcW w:w="1795" w:type="dxa"/>
          </w:tcPr>
          <w:p w14:paraId="027D7C34" w14:textId="77777777" w:rsidR="00C503D6" w:rsidRPr="00C503D6" w:rsidRDefault="00C503D6" w:rsidP="00C503D6">
            <w:pPr>
              <w:pStyle w:val="TableText"/>
              <w:rPr>
                <w:rStyle w:val="CodeInline"/>
              </w:rPr>
            </w:pPr>
            <w:proofErr w:type="spellStart"/>
            <w:r w:rsidRPr="002A7ECD">
              <w:rPr>
                <w:rStyle w:val="CodeInline"/>
              </w:rPr>
              <w:t>UserId</w:t>
            </w:r>
            <w:proofErr w:type="spellEnd"/>
          </w:p>
        </w:tc>
        <w:tc>
          <w:tcPr>
            <w:tcW w:w="6750" w:type="dxa"/>
          </w:tcPr>
          <w:p w14:paraId="231283ED" w14:textId="77777777" w:rsidR="00C503D6" w:rsidRPr="00C503D6" w:rsidRDefault="00C503D6" w:rsidP="00C503D6">
            <w:pPr>
              <w:pStyle w:val="TableText"/>
            </w:pPr>
            <w:proofErr w:type="spellStart"/>
            <w:r>
              <w:t>B</w:t>
            </w:r>
            <w:r w:rsidRPr="00C503D6">
              <w:t>Smith</w:t>
            </w:r>
            <w:proofErr w:type="spellEnd"/>
          </w:p>
        </w:tc>
      </w:tr>
      <w:tr w:rsidR="00C503D6" w14:paraId="074BBA25" w14:textId="77777777" w:rsidTr="003E6AA1">
        <w:tc>
          <w:tcPr>
            <w:tcW w:w="1795" w:type="dxa"/>
          </w:tcPr>
          <w:p w14:paraId="16051B16" w14:textId="77777777" w:rsidR="00C503D6" w:rsidRPr="00C503D6" w:rsidRDefault="00C503D6" w:rsidP="00C503D6">
            <w:pPr>
              <w:pStyle w:val="TableText"/>
              <w:rPr>
                <w:rStyle w:val="CodeInline"/>
              </w:rPr>
            </w:pPr>
            <w:r w:rsidRPr="002A7ECD">
              <w:rPr>
                <w:rStyle w:val="CodeInline"/>
              </w:rPr>
              <w:t>Surname</w:t>
            </w:r>
          </w:p>
        </w:tc>
        <w:tc>
          <w:tcPr>
            <w:tcW w:w="6750" w:type="dxa"/>
          </w:tcPr>
          <w:p w14:paraId="5CECE64B" w14:textId="6314414A" w:rsidR="00C503D6" w:rsidRPr="00C503D6" w:rsidRDefault="00C503D6" w:rsidP="00C503D6">
            <w:pPr>
              <w:pStyle w:val="TableText"/>
            </w:pPr>
            <w:r>
              <w:t>Smith</w:t>
            </w:r>
          </w:p>
        </w:tc>
      </w:tr>
      <w:tr w:rsidR="00C503D6" w14:paraId="4B86AE28" w14:textId="77777777" w:rsidTr="003E6AA1">
        <w:tc>
          <w:tcPr>
            <w:tcW w:w="1795" w:type="dxa"/>
          </w:tcPr>
          <w:p w14:paraId="7F30CA52" w14:textId="77777777" w:rsidR="00C503D6" w:rsidRPr="00C503D6" w:rsidRDefault="00C503D6" w:rsidP="00C503D6">
            <w:pPr>
              <w:pStyle w:val="TableText"/>
              <w:rPr>
                <w:rStyle w:val="CodeInline"/>
              </w:rPr>
            </w:pPr>
            <w:proofErr w:type="spellStart"/>
            <w:r w:rsidRPr="002A7ECD">
              <w:rPr>
                <w:rStyle w:val="CodeInline"/>
              </w:rPr>
              <w:t>Givenname</w:t>
            </w:r>
            <w:proofErr w:type="spellEnd"/>
          </w:p>
        </w:tc>
        <w:tc>
          <w:tcPr>
            <w:tcW w:w="6750" w:type="dxa"/>
          </w:tcPr>
          <w:p w14:paraId="0DCEA46D" w14:textId="1B199B96" w:rsidR="00C503D6" w:rsidRPr="00C503D6" w:rsidRDefault="00C503D6" w:rsidP="00C503D6">
            <w:pPr>
              <w:pStyle w:val="TableText"/>
            </w:pPr>
            <w:r>
              <w:t>Bob</w:t>
            </w:r>
          </w:p>
        </w:tc>
      </w:tr>
      <w:tr w:rsidR="00C503D6" w14:paraId="45259334" w14:textId="77777777" w:rsidTr="003E6AA1">
        <w:tc>
          <w:tcPr>
            <w:tcW w:w="1795" w:type="dxa"/>
          </w:tcPr>
          <w:p w14:paraId="08D41617" w14:textId="77777777" w:rsidR="00C503D6" w:rsidRPr="00C503D6" w:rsidRDefault="00C503D6" w:rsidP="00C503D6">
            <w:pPr>
              <w:pStyle w:val="TableText"/>
              <w:rPr>
                <w:rStyle w:val="CodeInline"/>
              </w:rPr>
            </w:pPr>
            <w:r w:rsidRPr="002A7ECD">
              <w:rPr>
                <w:rStyle w:val="CodeInline"/>
              </w:rPr>
              <w:t>SID</w:t>
            </w:r>
          </w:p>
        </w:tc>
        <w:tc>
          <w:tcPr>
            <w:tcW w:w="6750" w:type="dxa"/>
          </w:tcPr>
          <w:p w14:paraId="0354521E" w14:textId="77777777" w:rsidR="003E6AA1" w:rsidRDefault="00C503D6" w:rsidP="00C503D6">
            <w:pPr>
              <w:pStyle w:val="TableText"/>
            </w:pPr>
            <w:r>
              <w:t xml:space="preserve">Bob’s security identifier; usually </w:t>
            </w:r>
            <w:r w:rsidR="003E6AA1">
              <w:t>something issued by the system:</w:t>
            </w:r>
          </w:p>
          <w:p w14:paraId="4B6036DD" w14:textId="4919F18C" w:rsidR="00C503D6" w:rsidRPr="00C503D6" w:rsidRDefault="00C503D6" w:rsidP="00C503D6">
            <w:pPr>
              <w:pStyle w:val="TableText"/>
            </w:pPr>
            <w:r w:rsidRPr="00C503D6">
              <w:t>C73832EE-3191-4DC7-A3D4-25ADDDD5496B</w:t>
            </w:r>
          </w:p>
        </w:tc>
      </w:tr>
      <w:tr w:rsidR="00C503D6" w14:paraId="48F1F251" w14:textId="77777777" w:rsidTr="003E6AA1">
        <w:tc>
          <w:tcPr>
            <w:tcW w:w="1795" w:type="dxa"/>
          </w:tcPr>
          <w:p w14:paraId="4D8D0057" w14:textId="54DEFC99" w:rsidR="00C503D6" w:rsidRPr="00C503D6" w:rsidRDefault="00C503D6" w:rsidP="00C503D6">
            <w:pPr>
              <w:pStyle w:val="TableText"/>
              <w:rPr>
                <w:rStyle w:val="CodeInline"/>
              </w:rPr>
            </w:pPr>
            <w:r w:rsidRPr="002A7ECD">
              <w:rPr>
                <w:rStyle w:val="CodeInline"/>
              </w:rPr>
              <w:t>Role</w:t>
            </w:r>
          </w:p>
        </w:tc>
        <w:tc>
          <w:tcPr>
            <w:tcW w:w="6750" w:type="dxa"/>
          </w:tcPr>
          <w:p w14:paraId="3552EA44" w14:textId="303E7B9D" w:rsidR="00C503D6" w:rsidRPr="00C503D6" w:rsidRDefault="003E6AA1" w:rsidP="00C503D6">
            <w:pPr>
              <w:pStyle w:val="TableText"/>
            </w:pPr>
            <w:r>
              <w:t>Manager</w:t>
            </w:r>
          </w:p>
        </w:tc>
      </w:tr>
      <w:tr w:rsidR="00C503D6" w14:paraId="34EF6B59" w14:textId="77777777" w:rsidTr="003E6AA1">
        <w:tc>
          <w:tcPr>
            <w:tcW w:w="1795" w:type="dxa"/>
          </w:tcPr>
          <w:p w14:paraId="04E9EF70" w14:textId="77777777" w:rsidR="00C503D6" w:rsidRPr="00C503D6" w:rsidRDefault="00C503D6" w:rsidP="00C503D6">
            <w:pPr>
              <w:pStyle w:val="TableText"/>
              <w:rPr>
                <w:rStyle w:val="CodeInline"/>
              </w:rPr>
            </w:pPr>
            <w:r w:rsidRPr="002A7ECD">
              <w:rPr>
                <w:rStyle w:val="CodeInline"/>
              </w:rPr>
              <w:t>Role</w:t>
            </w:r>
          </w:p>
        </w:tc>
        <w:tc>
          <w:tcPr>
            <w:tcW w:w="6750" w:type="dxa"/>
          </w:tcPr>
          <w:p w14:paraId="1D933F48" w14:textId="438E317C" w:rsidR="00C503D6" w:rsidRPr="00C503D6" w:rsidRDefault="003E6AA1" w:rsidP="00C503D6">
            <w:pPr>
              <w:pStyle w:val="TableText"/>
            </w:pPr>
            <w:r>
              <w:t>Senior</w:t>
            </w:r>
            <w:r w:rsidR="00274CEE">
              <w:t xml:space="preserve"> </w:t>
            </w:r>
            <w:r>
              <w:t>Worker</w:t>
            </w:r>
            <w:r w:rsidR="00C503D6" w:rsidRPr="00C503D6">
              <w:fldChar w:fldCharType="begin"/>
            </w:r>
            <w:r w:rsidR="00C503D6" w:rsidRPr="00C503D6">
              <w:instrText xml:space="preserve"> XE "Security:authorization:User’s Claims" </w:instrText>
            </w:r>
            <w:r w:rsidR="00C503D6" w:rsidRPr="00C503D6">
              <w:fldChar w:fldCharType="end"/>
            </w:r>
          </w:p>
        </w:tc>
      </w:tr>
    </w:tbl>
    <w:p w14:paraId="5FF60607" w14:textId="77777777" w:rsidR="00C503D6" w:rsidRDefault="00C503D6" w:rsidP="00C503D6"/>
    <w:p w14:paraId="5960FA4F" w14:textId="26CC7330" w:rsidR="002F6183" w:rsidRDefault="00C503D6" w:rsidP="002F6183">
      <w:pPr>
        <w:pStyle w:val="BodyTextCont"/>
      </w:pPr>
      <w:r>
        <w:t xml:space="preserve">Strictly speaking, claims aren’t limited to values dealing only with authorization. They do, however, provide a nice structure for </w:t>
      </w:r>
      <w:r w:rsidR="002F6183">
        <w:t>indicating</w:t>
      </w:r>
      <w:r>
        <w:t xml:space="preserve"> the roles a user belongs to</w:t>
      </w:r>
      <w:r w:rsidR="002F6183">
        <w:t xml:space="preserve">, </w:t>
      </w:r>
      <w:r>
        <w:t xml:space="preserve">which is </w:t>
      </w:r>
      <w:r w:rsidR="002F6183">
        <w:t xml:space="preserve">of </w:t>
      </w:r>
      <w:r>
        <w:t xml:space="preserve">primary </w:t>
      </w:r>
      <w:r w:rsidR="002F6183">
        <w:t xml:space="preserve">interest </w:t>
      </w:r>
      <w:r>
        <w:t>when it comes to authorization.</w:t>
      </w:r>
    </w:p>
    <w:p w14:paraId="4D99AC14" w14:textId="5A702506" w:rsidR="002F6183" w:rsidRDefault="002F6183" w:rsidP="009528C1">
      <w:pPr>
        <w:pStyle w:val="Heading2"/>
      </w:pPr>
      <w:r>
        <w:t>Overview of the Authentication</w:t>
      </w:r>
      <w:r>
        <w:fldChar w:fldCharType="begin"/>
      </w:r>
      <w:r>
        <w:instrText xml:space="preserve"> XE "Security:authentication:steps" </w:instrText>
      </w:r>
      <w:r>
        <w:fldChar w:fldCharType="end"/>
      </w:r>
      <w:r>
        <w:t xml:space="preserve"> and Authorization Process</w:t>
      </w:r>
      <w:r>
        <w:fldChar w:fldCharType="begin"/>
      </w:r>
      <w:r>
        <w:instrText xml:space="preserve"> XE "Security:authorization:steps" </w:instrText>
      </w:r>
      <w:r>
        <w:fldChar w:fldCharType="end"/>
      </w:r>
    </w:p>
    <w:p w14:paraId="1B6B5389" w14:textId="7C8CAE57" w:rsidR="002F6183" w:rsidRDefault="0063593F" w:rsidP="006059D8">
      <w:pPr>
        <w:pStyle w:val="BodyTextFirst"/>
      </w:pPr>
      <w:r>
        <w:t xml:space="preserve">Before we start coding, let's take a high-level look at what's involved in the authentication and authorization process. </w:t>
      </w:r>
      <w:r w:rsidR="002F6183">
        <w:t xml:space="preserve">Each time a </w:t>
      </w:r>
      <w:r>
        <w:t xml:space="preserve">request </w:t>
      </w:r>
      <w:r w:rsidR="002F6183">
        <w:t xml:space="preserve">comes into the task-management service, </w:t>
      </w:r>
      <w:r>
        <w:t xml:space="preserve">the </w:t>
      </w:r>
      <w:r w:rsidR="006059D8">
        <w:t xml:space="preserve">following </w:t>
      </w:r>
      <w:r w:rsidR="005C3EAB">
        <w:t xml:space="preserve">things happen </w:t>
      </w:r>
      <w:r w:rsidR="006059D8">
        <w:t>(in this order)</w:t>
      </w:r>
      <w:r w:rsidR="002F6183">
        <w:t>:</w:t>
      </w:r>
    </w:p>
    <w:p w14:paraId="742D3809" w14:textId="77777777" w:rsidR="006059D8" w:rsidRDefault="002F6183" w:rsidP="00425FCB">
      <w:pPr>
        <w:pStyle w:val="NumList"/>
      </w:pPr>
      <w:r>
        <w:t>A web request arrives that includes an HTTP authorization header containing</w:t>
      </w:r>
      <w:r w:rsidR="006059D8">
        <w:t xml:space="preserve"> information about the user, and how that information can be verified</w:t>
      </w:r>
      <w:r w:rsidRPr="00C503D6">
        <w:t>.</w:t>
      </w:r>
    </w:p>
    <w:p w14:paraId="451EBCA8" w14:textId="4B4629E9" w:rsidR="00AF409C" w:rsidRDefault="006059D8" w:rsidP="00425FCB">
      <w:pPr>
        <w:pStyle w:val="NumList"/>
      </w:pPr>
      <w:r>
        <w:t xml:space="preserve">The </w:t>
      </w:r>
      <w:r w:rsidR="001C06DF">
        <w:t xml:space="preserve">service verifies the </w:t>
      </w:r>
      <w:r>
        <w:t>user information.</w:t>
      </w:r>
      <w:r w:rsidR="001C06DF">
        <w:t xml:space="preserve"> </w:t>
      </w:r>
      <w:r w:rsidR="005C3EAB">
        <w:t>Note, h</w:t>
      </w:r>
      <w:r w:rsidR="001C06DF">
        <w:t xml:space="preserve">owever, in the case of token-based authentication, the trusted token </w:t>
      </w:r>
      <w:proofErr w:type="spellStart"/>
      <w:r w:rsidR="001C06DF">
        <w:t>isssuer</w:t>
      </w:r>
      <w:proofErr w:type="spellEnd"/>
      <w:r w:rsidR="001C06DF">
        <w:t xml:space="preserve"> has already verified the user information</w:t>
      </w:r>
      <w:r w:rsidR="00AF409C">
        <w:t>; a</w:t>
      </w:r>
      <w:r w:rsidR="001C06DF">
        <w:t xml:space="preserve">ll the </w:t>
      </w:r>
      <w:r w:rsidR="00AF409C">
        <w:t xml:space="preserve">service </w:t>
      </w:r>
      <w:r w:rsidR="001C06DF">
        <w:t xml:space="preserve">needs to do is verify that the token was </w:t>
      </w:r>
      <w:r w:rsidR="00AF409C">
        <w:t xml:space="preserve">actually </w:t>
      </w:r>
      <w:r w:rsidR="001C06DF">
        <w:t xml:space="preserve">issued by </w:t>
      </w:r>
      <w:r w:rsidR="00AF409C">
        <w:t xml:space="preserve">the trusted </w:t>
      </w:r>
      <w:r w:rsidR="001C06DF">
        <w:t>token issuer.</w:t>
      </w:r>
    </w:p>
    <w:p w14:paraId="3DF19344" w14:textId="42AB610F" w:rsidR="00AF409C" w:rsidRDefault="00AF409C" w:rsidP="00425FCB">
      <w:pPr>
        <w:pStyle w:val="NumList"/>
      </w:pPr>
      <w:r>
        <w:t xml:space="preserve">The service </w:t>
      </w:r>
      <w:r w:rsidR="009528C1">
        <w:t>s</w:t>
      </w:r>
      <w:r w:rsidR="002F6183">
        <w:t>et</w:t>
      </w:r>
      <w:r w:rsidR="009528C1">
        <w:t xml:space="preserve">s </w:t>
      </w:r>
      <w:r w:rsidR="002F6183">
        <w:t>up a</w:t>
      </w:r>
      <w:r w:rsidR="009528C1">
        <w:t xml:space="preserve"> security principal</w:t>
      </w:r>
      <w:r w:rsidR="002F6183">
        <w:t xml:space="preserve"> </w:t>
      </w:r>
      <w:r w:rsidR="002F6183" w:rsidRPr="00C503D6">
        <w:t xml:space="preserve">object on the current </w:t>
      </w:r>
      <w:r w:rsidR="00386612">
        <w:t xml:space="preserve">HTTP context </w:t>
      </w:r>
      <w:r w:rsidR="002F6183" w:rsidRPr="00C503D6">
        <w:t xml:space="preserve">that contains the current user’s identity and associated claims (e.g., </w:t>
      </w:r>
      <w:proofErr w:type="spellStart"/>
      <w:r w:rsidR="002F6183" w:rsidRPr="00C503D6">
        <w:t>userId</w:t>
      </w:r>
      <w:proofErr w:type="spellEnd"/>
      <w:r w:rsidR="002F6183" w:rsidRPr="00C503D6">
        <w:t xml:space="preserve">, email, </w:t>
      </w:r>
      <w:proofErr w:type="spellStart"/>
      <w:r w:rsidR="002F6183" w:rsidRPr="00C503D6">
        <w:t>firstname</w:t>
      </w:r>
      <w:proofErr w:type="spellEnd"/>
      <w:r w:rsidR="002F6183" w:rsidRPr="00C503D6">
        <w:t xml:space="preserve">, </w:t>
      </w:r>
      <w:proofErr w:type="spellStart"/>
      <w:r w:rsidR="002F6183" w:rsidRPr="00C503D6">
        <w:t>lastname</w:t>
      </w:r>
      <w:proofErr w:type="spellEnd"/>
      <w:r w:rsidR="002F6183" w:rsidRPr="00C503D6">
        <w:t>, and roles).</w:t>
      </w:r>
      <w:r>
        <w:t xml:space="preserve"> Each web request executes </w:t>
      </w:r>
      <w:r w:rsidR="00386612">
        <w:t xml:space="preserve">in its own </w:t>
      </w:r>
      <w:r w:rsidR="00601222">
        <w:t xml:space="preserve">HTTP </w:t>
      </w:r>
      <w:r w:rsidR="00386612">
        <w:t>context</w:t>
      </w:r>
      <w:r>
        <w:t>, so each request will execute within the con</w:t>
      </w:r>
      <w:r w:rsidR="005C3EAB">
        <w:t xml:space="preserve">text of the </w:t>
      </w:r>
      <w:r w:rsidR="00386612">
        <w:t>user's</w:t>
      </w:r>
      <w:r w:rsidR="005C3EAB">
        <w:t xml:space="preserve"> principal.</w:t>
      </w:r>
    </w:p>
    <w:p w14:paraId="553015F7" w14:textId="0BB98373" w:rsidR="002F6183" w:rsidRDefault="005C3EAB" w:rsidP="00425FCB">
      <w:pPr>
        <w:pStyle w:val="NumList"/>
      </w:pPr>
      <w:r>
        <w:t>All "downstream" code</w:t>
      </w:r>
      <w:r>
        <w:fldChar w:fldCharType="begin"/>
      </w:r>
      <w:r>
        <w:instrText xml:space="preserve"> XE "Security:</w:instrText>
      </w:r>
      <w:r w:rsidRPr="009416DC">
        <w:instrText>authorization:downstream code</w:instrText>
      </w:r>
      <w:r>
        <w:instrText xml:space="preserve">" </w:instrText>
      </w:r>
      <w:r>
        <w:fldChar w:fldCharType="end"/>
      </w:r>
      <w:r>
        <w:t xml:space="preserve"> checks the current </w:t>
      </w:r>
      <w:r w:rsidR="00386612">
        <w:t xml:space="preserve">context's </w:t>
      </w:r>
      <w:r>
        <w:t xml:space="preserve">principal to determine if/how processing is allowed to continue. If processing is not allowed to continue, then the service will </w:t>
      </w:r>
      <w:r w:rsidR="00425FCB">
        <w:t xml:space="preserve">communicate this </w:t>
      </w:r>
      <w:r>
        <w:t xml:space="preserve">to the caller </w:t>
      </w:r>
      <w:r w:rsidR="009528C1">
        <w:t>via a response message containing the appropriate HTTP status code (i.e., 401 - Unauthorized).</w:t>
      </w:r>
    </w:p>
    <w:p w14:paraId="645659BF" w14:textId="5389B351" w:rsidR="00FB2985" w:rsidRDefault="009528C1" w:rsidP="00876E72">
      <w:pPr>
        <w:pStyle w:val="BodyTextCont"/>
      </w:pPr>
      <w:r>
        <w:t>Now let's get into the implementation so that we can see all of this in action!</w:t>
      </w:r>
    </w:p>
    <w:p w14:paraId="25CC445C" w14:textId="551D7C8C" w:rsidR="00C503D6" w:rsidRDefault="00C503D6" w:rsidP="00C503D6">
      <w:pPr>
        <w:pStyle w:val="Heading1"/>
      </w:pPr>
      <w:r>
        <w:t>Se</w:t>
      </w:r>
      <w:r w:rsidR="005C3EAB">
        <w:t>curing the POST</w:t>
      </w:r>
    </w:p>
    <w:p w14:paraId="45DB3567" w14:textId="77777777" w:rsidR="00526A58" w:rsidRDefault="00D53B4F" w:rsidP="00D53B4F">
      <w:pPr>
        <w:pStyle w:val="BodyTextFirst"/>
      </w:pPr>
      <w:r>
        <w:t xml:space="preserve">We implemented the </w:t>
      </w:r>
      <w:proofErr w:type="spellStart"/>
      <w:r w:rsidRPr="00D53B4F">
        <w:rPr>
          <w:rStyle w:val="CodeInline"/>
        </w:rPr>
        <w:t>TasksController</w:t>
      </w:r>
      <w:proofErr w:type="spellEnd"/>
      <w:r>
        <w:t xml:space="preserve"> class' </w:t>
      </w:r>
      <w:proofErr w:type="spellStart"/>
      <w:r w:rsidRPr="00D53B4F">
        <w:rPr>
          <w:rStyle w:val="CodeInline"/>
        </w:rPr>
        <w:t>AddTask</w:t>
      </w:r>
      <w:proofErr w:type="spellEnd"/>
      <w:r>
        <w:t xml:space="preserve"> action method in Chapter 5, but we did it without securing it in any way. Let's return to that method and </w:t>
      </w:r>
      <w:r w:rsidR="00526A58">
        <w:t>get some security around it…</w:t>
      </w:r>
    </w:p>
    <w:p w14:paraId="19ADC33E" w14:textId="28DD87BD" w:rsidR="00526A58" w:rsidRDefault="00526A58" w:rsidP="00526A58">
      <w:pPr>
        <w:pStyle w:val="Heading2"/>
      </w:pPr>
      <w:r>
        <w:lastRenderedPageBreak/>
        <w:t>The Authorization Filter</w:t>
      </w:r>
    </w:p>
    <w:p w14:paraId="08AA85B4" w14:textId="4B54155C" w:rsidR="00D53B4F" w:rsidRDefault="00526A58" w:rsidP="00D53B4F">
      <w:pPr>
        <w:pStyle w:val="BodyTextFirst"/>
      </w:pPr>
      <w:r>
        <w:t xml:space="preserve">Let's secure </w:t>
      </w:r>
      <w:proofErr w:type="spellStart"/>
      <w:r w:rsidRPr="00526A58">
        <w:rPr>
          <w:rStyle w:val="CodeInline"/>
        </w:rPr>
        <w:t>AddTask</w:t>
      </w:r>
      <w:proofErr w:type="spellEnd"/>
      <w:r>
        <w:t xml:space="preserve"> </w:t>
      </w:r>
      <w:r w:rsidR="00AD5253">
        <w:t xml:space="preserve">by </w:t>
      </w:r>
      <w:r w:rsidR="00D53B4F">
        <w:t>add</w:t>
      </w:r>
      <w:r w:rsidR="00AD5253">
        <w:t>ing</w:t>
      </w:r>
      <w:r w:rsidR="00D53B4F">
        <w:t xml:space="preserve"> </w:t>
      </w:r>
      <w:r w:rsidR="00996B42">
        <w:t xml:space="preserve">the </w:t>
      </w:r>
      <w:r w:rsidR="00D53B4F" w:rsidRPr="00386612">
        <w:rPr>
          <w:rStyle w:val="CodeInline"/>
        </w:rPr>
        <w:t>Authorize</w:t>
      </w:r>
      <w:r w:rsidR="00D53B4F">
        <w:t xml:space="preserve"> attribute</w:t>
      </w:r>
      <w:r>
        <w:t xml:space="preserve"> (i.e., an "authorization filter")</w:t>
      </w:r>
      <w:r w:rsidR="00D53B4F">
        <w:t xml:space="preserve"> to it as follows</w:t>
      </w:r>
      <w:r w:rsidR="00CA6E6E">
        <w:t xml:space="preserve">. </w:t>
      </w:r>
      <w:r w:rsidR="000A09A7">
        <w:t xml:space="preserve">Be sure to use the Web API version of the attribute (found in the </w:t>
      </w:r>
      <w:proofErr w:type="spellStart"/>
      <w:r w:rsidR="000A09A7" w:rsidRPr="001757D0">
        <w:rPr>
          <w:rStyle w:val="CodeInline"/>
        </w:rPr>
        <w:t>System.Web.Http</w:t>
      </w:r>
      <w:proofErr w:type="spellEnd"/>
      <w:r w:rsidR="000A09A7" w:rsidRPr="000A09A7">
        <w:t xml:space="preserve"> </w:t>
      </w:r>
      <w:r w:rsidR="000A09A7">
        <w:t xml:space="preserve">namespace), and not the MVC version. </w:t>
      </w:r>
      <w:r w:rsidR="00CA6E6E">
        <w:t>Note that we are using the attribute to spe</w:t>
      </w:r>
      <w:r w:rsidR="00274CEE">
        <w:t>cify that the user must have a m</w:t>
      </w:r>
      <w:r w:rsidR="00CA6E6E">
        <w:t>anager role</w:t>
      </w:r>
      <w:r w:rsidR="00D53B4F">
        <w:t>:</w:t>
      </w:r>
    </w:p>
    <w:p w14:paraId="76E8B45D" w14:textId="77777777" w:rsidR="00996B42" w:rsidRDefault="00996B42" w:rsidP="00D53B4F">
      <w:pPr>
        <w:pStyle w:val="BodyTextFirst"/>
      </w:pPr>
    </w:p>
    <w:p w14:paraId="4CA20894" w14:textId="77777777" w:rsidR="00D53B4F" w:rsidRPr="00D53B4F" w:rsidRDefault="00D53B4F" w:rsidP="00D53B4F">
      <w:pPr>
        <w:pStyle w:val="Code"/>
      </w:pPr>
      <w:r w:rsidRPr="00D53B4F">
        <w:t>[Route("", Name = "AddTaskRoute")]</w:t>
      </w:r>
    </w:p>
    <w:p w14:paraId="7F2FF67F" w14:textId="77777777" w:rsidR="00D53B4F" w:rsidRPr="00D53B4F" w:rsidRDefault="00D53B4F" w:rsidP="00D53B4F">
      <w:pPr>
        <w:pStyle w:val="Code"/>
      </w:pPr>
      <w:r w:rsidRPr="00D53B4F">
        <w:t>[HttpPost]</w:t>
      </w:r>
    </w:p>
    <w:p w14:paraId="6E105314" w14:textId="77777777" w:rsidR="00D53B4F" w:rsidRPr="00D53B4F" w:rsidRDefault="00D53B4F" w:rsidP="00D53B4F">
      <w:pPr>
        <w:pStyle w:val="Code"/>
        <w:rPr>
          <w:rStyle w:val="CodeBold"/>
        </w:rPr>
      </w:pPr>
      <w:r w:rsidRPr="00D53B4F">
        <w:rPr>
          <w:rStyle w:val="CodeBold"/>
        </w:rPr>
        <w:t>[Authorize(Roles = Constants.RoleNames.Manager)]</w:t>
      </w:r>
    </w:p>
    <w:p w14:paraId="03502AAB" w14:textId="77777777" w:rsidR="00D53B4F" w:rsidRPr="00D53B4F" w:rsidRDefault="00D53B4F" w:rsidP="00D53B4F">
      <w:pPr>
        <w:pStyle w:val="Code"/>
      </w:pPr>
      <w:r w:rsidRPr="00D53B4F">
        <w:t>public IHttpActionResult AddTask(HttpRequestMessage requestMessage, NewTask newTask)</w:t>
      </w:r>
    </w:p>
    <w:p w14:paraId="35819419" w14:textId="77777777" w:rsidR="00D53B4F" w:rsidRPr="00D53B4F" w:rsidRDefault="00D53B4F" w:rsidP="00D53B4F">
      <w:pPr>
        <w:pStyle w:val="Code"/>
      </w:pPr>
      <w:r w:rsidRPr="00D53B4F">
        <w:t>{</w:t>
      </w:r>
    </w:p>
    <w:p w14:paraId="471B62D8" w14:textId="77777777" w:rsidR="00D53B4F" w:rsidRPr="00D53B4F" w:rsidRDefault="00D53B4F" w:rsidP="00D53B4F">
      <w:pPr>
        <w:pStyle w:val="Code"/>
      </w:pPr>
      <w:r w:rsidRPr="00D53B4F">
        <w:t xml:space="preserve">    var task = _addTaskMaintenanceProcessor.AddTask(newTask);</w:t>
      </w:r>
    </w:p>
    <w:p w14:paraId="00ABC832" w14:textId="77777777" w:rsidR="00D53B4F" w:rsidRPr="00D53B4F" w:rsidRDefault="00D53B4F" w:rsidP="00D53B4F">
      <w:pPr>
        <w:pStyle w:val="Code"/>
      </w:pPr>
      <w:r w:rsidRPr="00D53B4F">
        <w:t xml:space="preserve">    var result = new TaskCreatedActionResult(requestMessage, task);</w:t>
      </w:r>
    </w:p>
    <w:p w14:paraId="592BE3D4" w14:textId="77777777" w:rsidR="00D53B4F" w:rsidRPr="00D53B4F" w:rsidRDefault="00D53B4F" w:rsidP="00D53B4F">
      <w:pPr>
        <w:pStyle w:val="Code"/>
      </w:pPr>
      <w:r w:rsidRPr="00D53B4F">
        <w:t xml:space="preserve">    return result;</w:t>
      </w:r>
    </w:p>
    <w:p w14:paraId="10D7FDCB" w14:textId="03D028AB" w:rsidR="00D53B4F" w:rsidRPr="0049757A" w:rsidRDefault="00D53B4F" w:rsidP="00D53B4F">
      <w:pPr>
        <w:pStyle w:val="Code"/>
      </w:pPr>
      <w:r w:rsidRPr="00D53B4F">
        <w:t>}</w:t>
      </w:r>
    </w:p>
    <w:p w14:paraId="585C4D18" w14:textId="77777777" w:rsidR="00996B42" w:rsidRDefault="00996B42" w:rsidP="00526A58">
      <w:pPr>
        <w:pStyle w:val="BodyTextCont"/>
      </w:pPr>
    </w:p>
    <w:p w14:paraId="00BAB5A7" w14:textId="73C4399E" w:rsidR="0049757A" w:rsidRDefault="00AD5253" w:rsidP="00526A58">
      <w:pPr>
        <w:pStyle w:val="BodyTextCont"/>
      </w:pPr>
      <w:r>
        <w:t>Now, we'll repeat the POST demo from Chapter 5, just to see if anything has changed:</w:t>
      </w:r>
    </w:p>
    <w:p w14:paraId="5743C8B3" w14:textId="31B0F4FF" w:rsidR="00AD5253" w:rsidRDefault="00AD5253" w:rsidP="00AD5253">
      <w:pPr>
        <w:pStyle w:val="CodeCaption"/>
      </w:pPr>
      <w:r>
        <w:t>POST Request</w:t>
      </w:r>
      <w:r w:rsidR="004E5B64">
        <w:t xml:space="preserve"> (abbreviated)</w:t>
      </w:r>
    </w:p>
    <w:p w14:paraId="5E775FBB" w14:textId="77777777" w:rsidR="00AD5253" w:rsidRPr="00653D14" w:rsidRDefault="00AD5253" w:rsidP="00AD5253">
      <w:pPr>
        <w:pStyle w:val="Code"/>
      </w:pPr>
      <w:r w:rsidRPr="00653D14">
        <w:t>POST http://localhost:61589/api/v1/tasks HTTP/1.1</w:t>
      </w:r>
    </w:p>
    <w:p w14:paraId="24A06792" w14:textId="77777777" w:rsidR="00AD5253" w:rsidRDefault="00AD5253" w:rsidP="00AD5253">
      <w:pPr>
        <w:pStyle w:val="Code"/>
      </w:pPr>
      <w:r w:rsidRPr="00653D14">
        <w:t>Content-Type: text/json</w:t>
      </w:r>
    </w:p>
    <w:p w14:paraId="38B20F53" w14:textId="77777777" w:rsidR="00AD5253" w:rsidRPr="00653D14" w:rsidRDefault="00AD5253" w:rsidP="00AD5253">
      <w:pPr>
        <w:pStyle w:val="Code"/>
      </w:pPr>
    </w:p>
    <w:p w14:paraId="2202C157" w14:textId="77777777" w:rsidR="00AD5253" w:rsidRDefault="00AD5253" w:rsidP="00AD5253">
      <w:pPr>
        <w:pStyle w:val="Code"/>
      </w:pPr>
      <w:r w:rsidRPr="00653D14">
        <w:t>{"Subject":"Fix something important"}</w:t>
      </w:r>
    </w:p>
    <w:p w14:paraId="5EBFE671" w14:textId="44119BFC" w:rsidR="00AD5253" w:rsidRDefault="00AD5253" w:rsidP="00AD5253">
      <w:pPr>
        <w:pStyle w:val="BodyTextFirst"/>
      </w:pPr>
      <w:r>
        <w:t>You should see the following response:</w:t>
      </w:r>
    </w:p>
    <w:p w14:paraId="02F873F7" w14:textId="444C3D94" w:rsidR="00AD5253" w:rsidRDefault="00AD5253" w:rsidP="00AD5253">
      <w:pPr>
        <w:pStyle w:val="CodeCaption"/>
      </w:pPr>
      <w:r>
        <w:t>POST Response (abbreviated)</w:t>
      </w:r>
    </w:p>
    <w:p w14:paraId="6840DEA6" w14:textId="77777777" w:rsidR="00AD5253" w:rsidRPr="00AD5253" w:rsidRDefault="00AD5253" w:rsidP="00AD5253">
      <w:pPr>
        <w:pStyle w:val="Code"/>
      </w:pPr>
      <w:r w:rsidRPr="00AD5253">
        <w:t>HTTP/1.1 401 Unauthorized</w:t>
      </w:r>
    </w:p>
    <w:p w14:paraId="4582C5E1" w14:textId="77777777" w:rsidR="00AD5253" w:rsidRPr="00AD5253" w:rsidRDefault="00AD5253" w:rsidP="00AD5253">
      <w:pPr>
        <w:pStyle w:val="Code"/>
      </w:pPr>
      <w:r w:rsidRPr="00AD5253">
        <w:t>Content-Type: text/json; charset=utf-8</w:t>
      </w:r>
    </w:p>
    <w:p w14:paraId="60139BD5" w14:textId="77777777" w:rsidR="00AD5253" w:rsidRPr="00AD5253" w:rsidRDefault="00AD5253" w:rsidP="00AD5253">
      <w:pPr>
        <w:pStyle w:val="Code"/>
      </w:pPr>
    </w:p>
    <w:p w14:paraId="7AADDD78" w14:textId="6B4E2F1D" w:rsidR="00AD5253" w:rsidRPr="001C1D47" w:rsidRDefault="00AD5253" w:rsidP="00AD5253">
      <w:pPr>
        <w:pStyle w:val="Code"/>
      </w:pPr>
      <w:r w:rsidRPr="00AD5253">
        <w:t>{"Message":"Authorization has been denied for this request."}</w:t>
      </w:r>
    </w:p>
    <w:p w14:paraId="33BF91A9" w14:textId="6373BD2B" w:rsidR="00AD5253" w:rsidRDefault="00AD5253" w:rsidP="00AD5253">
      <w:pPr>
        <w:pStyle w:val="BodyTextCont"/>
      </w:pPr>
      <w:r>
        <w:t>Isn't that great? We have secured the POST by simply applying an attribute to the appropriate controller action method! But why was this so easy?</w:t>
      </w:r>
      <w:r w:rsidR="008B0594">
        <w:t xml:space="preserve"> The reason is because </w:t>
      </w:r>
      <w:r>
        <w:t xml:space="preserve">ASP.NET Web </w:t>
      </w:r>
      <w:r w:rsidR="00B203F1">
        <w:t>API</w:t>
      </w:r>
      <w:r>
        <w:t xml:space="preserve"> </w:t>
      </w:r>
      <w:r w:rsidR="008B0594">
        <w:t xml:space="preserve">is doing the heavy lifting for us. First, </w:t>
      </w:r>
      <w:r w:rsidR="006B2188">
        <w:t xml:space="preserve">the framework's message processing infrastructure </w:t>
      </w:r>
      <w:r w:rsidR="008B0594">
        <w:t xml:space="preserve">detects </w:t>
      </w:r>
      <w:r>
        <w:t xml:space="preserve">the </w:t>
      </w:r>
      <w:r w:rsidR="006B2188">
        <w:t xml:space="preserve">presence of the </w:t>
      </w:r>
      <w:r w:rsidR="006B2188" w:rsidRPr="006B2188">
        <w:rPr>
          <w:rStyle w:val="CodeInline"/>
        </w:rPr>
        <w:t>Authorize</w:t>
      </w:r>
      <w:r w:rsidR="006B2188">
        <w:t xml:space="preserve"> </w:t>
      </w:r>
      <w:r w:rsidR="007E2BFB">
        <w:t xml:space="preserve">action filter </w:t>
      </w:r>
      <w:r>
        <w:t xml:space="preserve">attribute </w:t>
      </w:r>
      <w:r w:rsidR="006B2188">
        <w:t xml:space="preserve">on the </w:t>
      </w:r>
      <w:proofErr w:type="spellStart"/>
      <w:r w:rsidR="006B2188" w:rsidRPr="006B2188">
        <w:rPr>
          <w:rStyle w:val="CodeInline"/>
        </w:rPr>
        <w:t>AddTask</w:t>
      </w:r>
      <w:proofErr w:type="spellEnd"/>
      <w:r w:rsidR="006B2188">
        <w:t xml:space="preserve"> method.</w:t>
      </w:r>
      <w:r>
        <w:t xml:space="preserve"> </w:t>
      </w:r>
      <w:r w:rsidR="006B2188">
        <w:t>This causes it to ensure that a s</w:t>
      </w:r>
      <w:r w:rsidR="00274CEE">
        <w:t>ecurity principal containing a m</w:t>
      </w:r>
      <w:r w:rsidR="006B2188">
        <w:t xml:space="preserve">anager role has been established on the </w:t>
      </w:r>
      <w:r w:rsidR="00386612">
        <w:t>current HTTP context</w:t>
      </w:r>
      <w:r w:rsidR="006B2188">
        <w:t xml:space="preserve"> before invoking the action method. </w:t>
      </w:r>
      <w:r w:rsidR="006A1E23">
        <w:t xml:space="preserve">The framework rightly </w:t>
      </w:r>
      <w:r w:rsidR="006B2188">
        <w:t>detects that there is no such principal available, and therefore</w:t>
      </w:r>
      <w:r w:rsidR="006A1E23">
        <w:t>, without ever invoking</w:t>
      </w:r>
      <w:r w:rsidR="00526A58">
        <w:t xml:space="preserve"> the target</w:t>
      </w:r>
      <w:r w:rsidR="006A1E23">
        <w:t xml:space="preserve"> </w:t>
      </w:r>
      <w:proofErr w:type="spellStart"/>
      <w:r w:rsidR="006A1E23" w:rsidRPr="006A1E23">
        <w:rPr>
          <w:rStyle w:val="CodeInline"/>
        </w:rPr>
        <w:t>AddTask</w:t>
      </w:r>
      <w:proofErr w:type="spellEnd"/>
      <w:r w:rsidR="00526A58">
        <w:t xml:space="preserve"> method,</w:t>
      </w:r>
      <w:r w:rsidR="006A1E23">
        <w:t xml:space="preserve"> it creates an error response (complete with the correct HTTP status code), which it returns to the caller.</w:t>
      </w:r>
    </w:p>
    <w:p w14:paraId="764C16C7" w14:textId="46A22941" w:rsidR="0049757A" w:rsidRDefault="006A1E23" w:rsidP="005957E5">
      <w:pPr>
        <w:pStyle w:val="BodyTextCont"/>
      </w:pPr>
      <w:r>
        <w:t>So now we've secured our action method</w:t>
      </w:r>
      <w:r w:rsidR="00526A58">
        <w:t xml:space="preserve">, but </w:t>
      </w:r>
      <w:r w:rsidR="00386612">
        <w:t xml:space="preserve">these </w:t>
      </w:r>
      <w:r w:rsidR="00CA6E6E">
        <w:t xml:space="preserve">POST requests will always fail until </w:t>
      </w:r>
      <w:r w:rsidR="005957E5">
        <w:t xml:space="preserve">1) </w:t>
      </w:r>
      <w:r w:rsidR="00CA6E6E">
        <w:t xml:space="preserve">they contain information necessary to </w:t>
      </w:r>
      <w:r w:rsidR="00274CEE">
        <w:t>establish a principal with the m</w:t>
      </w:r>
      <w:r w:rsidR="00CA6E6E">
        <w:t xml:space="preserve">anager role, and </w:t>
      </w:r>
      <w:r w:rsidR="005957E5">
        <w:t xml:space="preserve">2) </w:t>
      </w:r>
      <w:r w:rsidR="00CA6E6E">
        <w:t xml:space="preserve">until we implement the code that actually uses that information to </w:t>
      </w:r>
      <w:r w:rsidR="005957E5">
        <w:t xml:space="preserve">build a principal and associate it with the current </w:t>
      </w:r>
      <w:r w:rsidR="00386612">
        <w:t>context</w:t>
      </w:r>
      <w:r w:rsidR="00CA6E6E">
        <w:t>.</w:t>
      </w:r>
      <w:r w:rsidR="005957E5">
        <w:t xml:space="preserve"> Let's address this next…</w:t>
      </w:r>
    </w:p>
    <w:p w14:paraId="3E961DBC" w14:textId="25159E5F" w:rsidR="00C503D6" w:rsidRDefault="001C7D13" w:rsidP="00C503D6">
      <w:pPr>
        <w:pStyle w:val="Heading2"/>
      </w:pPr>
      <w:r>
        <w:lastRenderedPageBreak/>
        <w:t>A</w:t>
      </w:r>
      <w:r w:rsidR="00C503D6">
        <w:t xml:space="preserve"> </w:t>
      </w:r>
      <w:r w:rsidR="00C503D6">
        <w:fldChar w:fldCharType="begin"/>
      </w:r>
      <w:r w:rsidR="00C503D6">
        <w:instrText xml:space="preserve"> XE "Security:</w:instrText>
      </w:r>
      <w:r w:rsidR="00C503D6" w:rsidRPr="009416DC">
        <w:instrText>process setting:message handler</w:instrText>
      </w:r>
      <w:r w:rsidR="00C503D6">
        <w:instrText>" \t "</w:instrText>
      </w:r>
      <w:r w:rsidR="00C503D6" w:rsidRPr="00C503D6">
        <w:instrText>See Message handler</w:instrText>
      </w:r>
      <w:r w:rsidR="00C503D6">
        <w:instrText xml:space="preserve">" </w:instrText>
      </w:r>
      <w:r w:rsidR="00C503D6">
        <w:fldChar w:fldCharType="end"/>
      </w:r>
      <w:r w:rsidR="00C503D6">
        <w:t>Message Handler</w:t>
      </w:r>
      <w:r>
        <w:t xml:space="preserve"> to Support HTTP Basic Authentication</w:t>
      </w:r>
    </w:p>
    <w:p w14:paraId="614EE785" w14:textId="29A716C8" w:rsidR="005957E5" w:rsidRDefault="005957E5" w:rsidP="008F4F9E">
      <w:pPr>
        <w:pStyle w:val="BodyTextFirst"/>
      </w:pPr>
      <w:r>
        <w:t xml:space="preserve">If you </w:t>
      </w:r>
      <w:r w:rsidR="008F4F9E">
        <w:t xml:space="preserve">review </w:t>
      </w:r>
      <w:r>
        <w:t xml:space="preserve">the simplified ASP.NET Web </w:t>
      </w:r>
      <w:r w:rsidR="00B203F1">
        <w:t>API</w:t>
      </w:r>
      <w:r>
        <w:t xml:space="preserve"> processing pipeline </w:t>
      </w:r>
      <w:r w:rsidR="008F4F9E">
        <w:t>diagram from the previous chapter (</w:t>
      </w:r>
      <w:r>
        <w:t>Figure 5-1</w:t>
      </w:r>
      <w:r w:rsidR="008F4F9E">
        <w:t xml:space="preserve">), you'll notice that message handlers are invoked before filters and controller actions. This makes message handlers well suited to take on the responsibility of </w:t>
      </w:r>
      <w:r>
        <w:t>build</w:t>
      </w:r>
      <w:r w:rsidR="008F4F9E">
        <w:t>ing</w:t>
      </w:r>
      <w:r>
        <w:t xml:space="preserve"> a principal and associat</w:t>
      </w:r>
      <w:r w:rsidR="008F4F9E">
        <w:t xml:space="preserve">ing </w:t>
      </w:r>
      <w:r>
        <w:t xml:space="preserve">it with the current </w:t>
      </w:r>
      <w:r w:rsidR="00386612">
        <w:t>context</w:t>
      </w:r>
      <w:r>
        <w:t>.</w:t>
      </w:r>
      <w:r w:rsidR="008F4F9E">
        <w:t xml:space="preserve"> Remember, the principal must be established on the current </w:t>
      </w:r>
      <w:r w:rsidR="00386612">
        <w:t>context</w:t>
      </w:r>
      <w:r w:rsidR="008F4F9E">
        <w:t xml:space="preserve"> before the authorization filter is hit, or else the request will be rejected.</w:t>
      </w:r>
    </w:p>
    <w:p w14:paraId="357263FA" w14:textId="5FAF87FF" w:rsidR="00F45CBC" w:rsidRDefault="00F45CBC" w:rsidP="00646FDB">
      <w:pPr>
        <w:pStyle w:val="BodyTextCont"/>
      </w:pPr>
      <w:r>
        <w:t>Before we implement our message handler</w:t>
      </w:r>
      <w:r w:rsidR="00AB37DD">
        <w:t xml:space="preserve"> (this first one will support Basic authentication)</w:t>
      </w:r>
      <w:r>
        <w:t xml:space="preserve">, we need to add </w:t>
      </w:r>
      <w:r w:rsidR="00646FDB">
        <w:t xml:space="preserve">the security service </w:t>
      </w:r>
      <w:r w:rsidR="00A23E1B">
        <w:t xml:space="preserve">to which </w:t>
      </w:r>
      <w:r w:rsidR="00646FDB">
        <w:t>it delegates some of its principal-building responsibilities</w:t>
      </w:r>
      <w:r w:rsidR="00113CD3">
        <w:t xml:space="preserve">. </w:t>
      </w:r>
      <w:r w:rsidR="002A7121">
        <w:t>Therefore, a</w:t>
      </w:r>
      <w:r w:rsidR="00646FDB">
        <w:t>dd the following types:</w:t>
      </w:r>
    </w:p>
    <w:p w14:paraId="4C3F56FC" w14:textId="48FBCFFC" w:rsidR="00646FDB" w:rsidRDefault="00646FDB" w:rsidP="00646FDB">
      <w:pPr>
        <w:pStyle w:val="CodeCaption"/>
      </w:pPr>
      <w:r>
        <w:t>I</w:t>
      </w:r>
      <w:r w:rsidR="004417FC">
        <w:t>Basic</w:t>
      </w:r>
      <w:r>
        <w:t>SecurityService Interface</w:t>
      </w:r>
    </w:p>
    <w:p w14:paraId="2F64BB70" w14:textId="77777777" w:rsidR="00646FDB" w:rsidRPr="00646FDB" w:rsidRDefault="00646FDB" w:rsidP="00646FDB">
      <w:pPr>
        <w:pStyle w:val="Code"/>
      </w:pPr>
      <w:r w:rsidRPr="00646FDB">
        <w:t>namespace WebApi2Book.Web.Api.Security</w:t>
      </w:r>
    </w:p>
    <w:p w14:paraId="46777F9E" w14:textId="77777777" w:rsidR="00646FDB" w:rsidRPr="00646FDB" w:rsidRDefault="00646FDB" w:rsidP="00646FDB">
      <w:pPr>
        <w:pStyle w:val="Code"/>
      </w:pPr>
      <w:r w:rsidRPr="00646FDB">
        <w:t>{</w:t>
      </w:r>
    </w:p>
    <w:p w14:paraId="7167B89F" w14:textId="508CEA0D" w:rsidR="00646FDB" w:rsidRPr="00646FDB" w:rsidRDefault="00646FDB" w:rsidP="00646FDB">
      <w:pPr>
        <w:pStyle w:val="Code"/>
      </w:pPr>
      <w:r w:rsidRPr="00646FDB">
        <w:t xml:space="preserve">    public interface I</w:t>
      </w:r>
      <w:r w:rsidR="004417FC">
        <w:t>Basic</w:t>
      </w:r>
      <w:r w:rsidRPr="00646FDB">
        <w:t>SecurityService</w:t>
      </w:r>
    </w:p>
    <w:p w14:paraId="33229F01" w14:textId="77777777" w:rsidR="00646FDB" w:rsidRPr="00646FDB" w:rsidRDefault="00646FDB" w:rsidP="00646FDB">
      <w:pPr>
        <w:pStyle w:val="Code"/>
      </w:pPr>
      <w:r w:rsidRPr="00646FDB">
        <w:t xml:space="preserve">    {</w:t>
      </w:r>
    </w:p>
    <w:p w14:paraId="523AAAED" w14:textId="77777777" w:rsidR="00646FDB" w:rsidRPr="00646FDB" w:rsidRDefault="00646FDB" w:rsidP="00646FDB">
      <w:pPr>
        <w:pStyle w:val="Code"/>
      </w:pPr>
      <w:r w:rsidRPr="00646FDB">
        <w:t xml:space="preserve">        bool SetPrincipal(string username, string password);</w:t>
      </w:r>
    </w:p>
    <w:p w14:paraId="2FBC1D77" w14:textId="77777777" w:rsidR="00646FDB" w:rsidRPr="00646FDB" w:rsidRDefault="00646FDB" w:rsidP="00646FDB">
      <w:pPr>
        <w:pStyle w:val="Code"/>
      </w:pPr>
      <w:r w:rsidRPr="00646FDB">
        <w:t xml:space="preserve">    }</w:t>
      </w:r>
    </w:p>
    <w:p w14:paraId="483C2B33" w14:textId="5EC33020" w:rsidR="00646FDB" w:rsidRDefault="00646FDB" w:rsidP="00646FDB">
      <w:pPr>
        <w:pStyle w:val="Code"/>
      </w:pPr>
      <w:r w:rsidRPr="00646FDB">
        <w:t>}</w:t>
      </w:r>
    </w:p>
    <w:p w14:paraId="54152163" w14:textId="2FA2E78A" w:rsidR="00646FDB" w:rsidRDefault="004417FC" w:rsidP="00646FDB">
      <w:pPr>
        <w:pStyle w:val="CodeCaption"/>
      </w:pPr>
      <w:r>
        <w:t>Basic</w:t>
      </w:r>
      <w:r w:rsidR="00646FDB">
        <w:t>SecurityService Class</w:t>
      </w:r>
    </w:p>
    <w:p w14:paraId="0ACB2B8C" w14:textId="77777777" w:rsidR="000B11E6" w:rsidRPr="000B11E6" w:rsidRDefault="000B11E6" w:rsidP="000B11E6">
      <w:pPr>
        <w:pStyle w:val="Code"/>
      </w:pPr>
      <w:r w:rsidRPr="000B11E6">
        <w:t>using System.Security.Claims;</w:t>
      </w:r>
    </w:p>
    <w:p w14:paraId="2F5255F4" w14:textId="77777777" w:rsidR="000B11E6" w:rsidRPr="000B11E6" w:rsidRDefault="000B11E6" w:rsidP="000B11E6">
      <w:pPr>
        <w:pStyle w:val="Code"/>
      </w:pPr>
      <w:r w:rsidRPr="000B11E6">
        <w:t>using System.Security.Principal;</w:t>
      </w:r>
    </w:p>
    <w:p w14:paraId="04B83F0C" w14:textId="77777777" w:rsidR="000B11E6" w:rsidRPr="000B11E6" w:rsidRDefault="000B11E6" w:rsidP="000B11E6">
      <w:pPr>
        <w:pStyle w:val="Code"/>
      </w:pPr>
      <w:r w:rsidRPr="000B11E6">
        <w:t>using System.Threading;</w:t>
      </w:r>
    </w:p>
    <w:p w14:paraId="2B5754D3" w14:textId="77777777" w:rsidR="000B11E6" w:rsidRPr="000B11E6" w:rsidRDefault="000B11E6" w:rsidP="000B11E6">
      <w:pPr>
        <w:pStyle w:val="Code"/>
      </w:pPr>
      <w:r w:rsidRPr="000B11E6">
        <w:t>using System.Web;</w:t>
      </w:r>
    </w:p>
    <w:p w14:paraId="505DF599" w14:textId="77777777" w:rsidR="000B11E6" w:rsidRPr="000B11E6" w:rsidRDefault="000B11E6" w:rsidP="000B11E6">
      <w:pPr>
        <w:pStyle w:val="Code"/>
      </w:pPr>
      <w:r w:rsidRPr="000B11E6">
        <w:t>using log4net;</w:t>
      </w:r>
    </w:p>
    <w:p w14:paraId="3FA3CB58" w14:textId="77777777" w:rsidR="000B11E6" w:rsidRPr="000B11E6" w:rsidRDefault="000B11E6" w:rsidP="000B11E6">
      <w:pPr>
        <w:pStyle w:val="Code"/>
      </w:pPr>
      <w:r w:rsidRPr="000B11E6">
        <w:t>using NHibernate;</w:t>
      </w:r>
    </w:p>
    <w:p w14:paraId="09BCC3DE" w14:textId="77777777" w:rsidR="000B11E6" w:rsidRPr="000B11E6" w:rsidRDefault="000B11E6" w:rsidP="000B11E6">
      <w:pPr>
        <w:pStyle w:val="Code"/>
      </w:pPr>
      <w:r w:rsidRPr="000B11E6">
        <w:t>using WebApi2Book.Common;</w:t>
      </w:r>
    </w:p>
    <w:p w14:paraId="29B2C769" w14:textId="77777777" w:rsidR="000B11E6" w:rsidRPr="000B11E6" w:rsidRDefault="000B11E6" w:rsidP="000B11E6">
      <w:pPr>
        <w:pStyle w:val="Code"/>
      </w:pPr>
      <w:r w:rsidRPr="000B11E6">
        <w:t>using WebApi2Book.Common.Logging;</w:t>
      </w:r>
    </w:p>
    <w:p w14:paraId="4A98BD9E" w14:textId="77777777" w:rsidR="000B11E6" w:rsidRPr="000B11E6" w:rsidRDefault="000B11E6" w:rsidP="000B11E6">
      <w:pPr>
        <w:pStyle w:val="Code"/>
      </w:pPr>
      <w:r w:rsidRPr="000B11E6">
        <w:t>using WebApi2Book.Data.Entities;</w:t>
      </w:r>
    </w:p>
    <w:p w14:paraId="60AF3242" w14:textId="77777777" w:rsidR="000B11E6" w:rsidRPr="000B11E6" w:rsidRDefault="000B11E6" w:rsidP="000B11E6">
      <w:pPr>
        <w:pStyle w:val="Code"/>
      </w:pPr>
      <w:r w:rsidRPr="000B11E6">
        <w:t>using WebApi2Book.Web.Common;</w:t>
      </w:r>
    </w:p>
    <w:p w14:paraId="3C280257" w14:textId="77777777" w:rsidR="000B11E6" w:rsidRPr="000B11E6" w:rsidRDefault="000B11E6" w:rsidP="000B11E6">
      <w:pPr>
        <w:pStyle w:val="Code"/>
      </w:pPr>
    </w:p>
    <w:p w14:paraId="65EEA0D0" w14:textId="77777777" w:rsidR="000B11E6" w:rsidRPr="000B11E6" w:rsidRDefault="000B11E6" w:rsidP="000B11E6">
      <w:pPr>
        <w:pStyle w:val="Code"/>
      </w:pPr>
      <w:r w:rsidRPr="000B11E6">
        <w:t>namespace WebApi2Book.Web.Api.Security</w:t>
      </w:r>
    </w:p>
    <w:p w14:paraId="0E9C4A45" w14:textId="77777777" w:rsidR="000B11E6" w:rsidRPr="000B11E6" w:rsidRDefault="000B11E6" w:rsidP="000B11E6">
      <w:pPr>
        <w:pStyle w:val="Code"/>
      </w:pPr>
      <w:r w:rsidRPr="000B11E6">
        <w:t>{</w:t>
      </w:r>
    </w:p>
    <w:p w14:paraId="1CD9F277" w14:textId="77777777" w:rsidR="000B11E6" w:rsidRPr="000B11E6" w:rsidRDefault="000B11E6" w:rsidP="000B11E6">
      <w:pPr>
        <w:pStyle w:val="Code"/>
      </w:pPr>
      <w:r w:rsidRPr="000B11E6">
        <w:t xml:space="preserve">    public class BasicSecurityService : IBasicSecurityService</w:t>
      </w:r>
    </w:p>
    <w:p w14:paraId="703777F3" w14:textId="77777777" w:rsidR="000B11E6" w:rsidRPr="000B11E6" w:rsidRDefault="000B11E6" w:rsidP="000B11E6">
      <w:pPr>
        <w:pStyle w:val="Code"/>
      </w:pPr>
      <w:r w:rsidRPr="000B11E6">
        <w:t xml:space="preserve">    {</w:t>
      </w:r>
    </w:p>
    <w:p w14:paraId="1B019260" w14:textId="77777777" w:rsidR="000B11E6" w:rsidRPr="000B11E6" w:rsidRDefault="000B11E6" w:rsidP="000B11E6">
      <w:pPr>
        <w:pStyle w:val="Code"/>
      </w:pPr>
      <w:r w:rsidRPr="000B11E6">
        <w:t xml:space="preserve">        private readonly ILog _log;</w:t>
      </w:r>
    </w:p>
    <w:p w14:paraId="26593256" w14:textId="77777777" w:rsidR="000B11E6" w:rsidRPr="000B11E6" w:rsidRDefault="000B11E6" w:rsidP="000B11E6">
      <w:pPr>
        <w:pStyle w:val="Code"/>
      </w:pPr>
    </w:p>
    <w:p w14:paraId="46ECCF54" w14:textId="77777777" w:rsidR="000B11E6" w:rsidRPr="000B11E6" w:rsidRDefault="000B11E6" w:rsidP="000B11E6">
      <w:pPr>
        <w:pStyle w:val="Code"/>
      </w:pPr>
      <w:r w:rsidRPr="000B11E6">
        <w:t xml:space="preserve">        public BasicSecurityService(ILogManager logManager)</w:t>
      </w:r>
    </w:p>
    <w:p w14:paraId="05DAAB4D" w14:textId="77777777" w:rsidR="000B11E6" w:rsidRPr="000B11E6" w:rsidRDefault="000B11E6" w:rsidP="000B11E6">
      <w:pPr>
        <w:pStyle w:val="Code"/>
      </w:pPr>
      <w:r w:rsidRPr="000B11E6">
        <w:t xml:space="preserve">        {</w:t>
      </w:r>
    </w:p>
    <w:p w14:paraId="30EA5E06" w14:textId="77777777" w:rsidR="000B11E6" w:rsidRPr="000B11E6" w:rsidRDefault="000B11E6" w:rsidP="000B11E6">
      <w:pPr>
        <w:pStyle w:val="Code"/>
      </w:pPr>
      <w:r w:rsidRPr="000B11E6">
        <w:t xml:space="preserve">            _log = logManager.GetLog(typeof(BasicSecurityService));</w:t>
      </w:r>
    </w:p>
    <w:p w14:paraId="2A25D6BC" w14:textId="77777777" w:rsidR="000B11E6" w:rsidRPr="000B11E6" w:rsidRDefault="000B11E6" w:rsidP="000B11E6">
      <w:pPr>
        <w:pStyle w:val="Code"/>
      </w:pPr>
      <w:r w:rsidRPr="000B11E6">
        <w:t xml:space="preserve">        }</w:t>
      </w:r>
    </w:p>
    <w:p w14:paraId="08ABB9E0" w14:textId="77777777" w:rsidR="000B11E6" w:rsidRPr="000B11E6" w:rsidRDefault="000B11E6" w:rsidP="000B11E6">
      <w:pPr>
        <w:pStyle w:val="Code"/>
      </w:pPr>
    </w:p>
    <w:p w14:paraId="3F06761B" w14:textId="77777777" w:rsidR="000B11E6" w:rsidRPr="000B11E6" w:rsidRDefault="000B11E6" w:rsidP="000B11E6">
      <w:pPr>
        <w:pStyle w:val="Code"/>
      </w:pPr>
      <w:r w:rsidRPr="000B11E6">
        <w:t xml:space="preserve">        public virtual ISession Session</w:t>
      </w:r>
    </w:p>
    <w:p w14:paraId="75EDB855" w14:textId="77777777" w:rsidR="000B11E6" w:rsidRPr="000B11E6" w:rsidRDefault="000B11E6" w:rsidP="000B11E6">
      <w:pPr>
        <w:pStyle w:val="Code"/>
      </w:pPr>
      <w:r w:rsidRPr="000B11E6">
        <w:t xml:space="preserve">        {</w:t>
      </w:r>
    </w:p>
    <w:p w14:paraId="3BC57C81" w14:textId="77777777" w:rsidR="000B11E6" w:rsidRPr="000B11E6" w:rsidRDefault="000B11E6" w:rsidP="000B11E6">
      <w:pPr>
        <w:pStyle w:val="Code"/>
      </w:pPr>
      <w:r w:rsidRPr="000B11E6">
        <w:t xml:space="preserve">            get { return WebContainerManager.Get&lt;ISession&gt;(); }</w:t>
      </w:r>
    </w:p>
    <w:p w14:paraId="224642CC" w14:textId="77777777" w:rsidR="000B11E6" w:rsidRPr="000B11E6" w:rsidRDefault="000B11E6" w:rsidP="000B11E6">
      <w:pPr>
        <w:pStyle w:val="Code"/>
      </w:pPr>
      <w:r w:rsidRPr="000B11E6">
        <w:t xml:space="preserve">        }</w:t>
      </w:r>
    </w:p>
    <w:p w14:paraId="7C7D4F18" w14:textId="77777777" w:rsidR="000B11E6" w:rsidRPr="000B11E6" w:rsidRDefault="000B11E6" w:rsidP="000B11E6">
      <w:pPr>
        <w:pStyle w:val="Code"/>
      </w:pPr>
    </w:p>
    <w:p w14:paraId="6E503464" w14:textId="77777777" w:rsidR="000B11E6" w:rsidRPr="000B11E6" w:rsidRDefault="000B11E6" w:rsidP="000B11E6">
      <w:pPr>
        <w:pStyle w:val="Code"/>
      </w:pPr>
      <w:r w:rsidRPr="000B11E6">
        <w:t xml:space="preserve">        /// &lt;summary&gt;</w:t>
      </w:r>
    </w:p>
    <w:p w14:paraId="15F6D718" w14:textId="77777777" w:rsidR="000B11E6" w:rsidRPr="000B11E6" w:rsidRDefault="000B11E6" w:rsidP="000B11E6">
      <w:pPr>
        <w:pStyle w:val="Code"/>
      </w:pPr>
      <w:r w:rsidRPr="000B11E6">
        <w:t xml:space="preserve">        ///     An over-simplified method to validate the credentials and set the principal.</w:t>
      </w:r>
    </w:p>
    <w:p w14:paraId="39A66373" w14:textId="77777777" w:rsidR="000B11E6" w:rsidRPr="000B11E6" w:rsidRDefault="000B11E6" w:rsidP="000B11E6">
      <w:pPr>
        <w:pStyle w:val="Code"/>
      </w:pPr>
      <w:r w:rsidRPr="000B11E6">
        <w:t xml:space="preserve">        /// &lt;/summary&gt;</w:t>
      </w:r>
    </w:p>
    <w:p w14:paraId="3F42014D" w14:textId="77777777" w:rsidR="000B11E6" w:rsidRPr="000B11E6" w:rsidRDefault="000B11E6" w:rsidP="000B11E6">
      <w:pPr>
        <w:pStyle w:val="Code"/>
      </w:pPr>
      <w:r w:rsidRPr="000B11E6">
        <w:t xml:space="preserve">        /// &lt;param name="username"&gt;The username.&lt;/param&gt;</w:t>
      </w:r>
    </w:p>
    <w:p w14:paraId="6238CE99" w14:textId="77777777" w:rsidR="000B11E6" w:rsidRPr="000B11E6" w:rsidRDefault="000B11E6" w:rsidP="000B11E6">
      <w:pPr>
        <w:pStyle w:val="Code"/>
      </w:pPr>
      <w:r w:rsidRPr="000B11E6">
        <w:t xml:space="preserve">        /// &lt;param name="password"&gt;Ignored in this implementation.&lt;/param&gt;</w:t>
      </w:r>
    </w:p>
    <w:p w14:paraId="385AA570" w14:textId="77777777" w:rsidR="000B11E6" w:rsidRPr="000B11E6" w:rsidRDefault="000B11E6" w:rsidP="000B11E6">
      <w:pPr>
        <w:pStyle w:val="Code"/>
      </w:pPr>
      <w:r w:rsidRPr="000B11E6">
        <w:t xml:space="preserve">        /// &lt;returns&gt;true if the user was found; otherwise, false&lt;/returns&gt;</w:t>
      </w:r>
    </w:p>
    <w:p w14:paraId="08899C12" w14:textId="77777777" w:rsidR="000B11E6" w:rsidRPr="000B11E6" w:rsidRDefault="000B11E6" w:rsidP="000B11E6">
      <w:pPr>
        <w:pStyle w:val="Code"/>
      </w:pPr>
      <w:r w:rsidRPr="000B11E6">
        <w:t xml:space="preserve">        public bool SetPrincipal(string username, string password)</w:t>
      </w:r>
    </w:p>
    <w:p w14:paraId="223524F9" w14:textId="77777777" w:rsidR="000B11E6" w:rsidRPr="000B11E6" w:rsidRDefault="000B11E6" w:rsidP="000B11E6">
      <w:pPr>
        <w:pStyle w:val="Code"/>
      </w:pPr>
      <w:r w:rsidRPr="000B11E6">
        <w:t xml:space="preserve">        {</w:t>
      </w:r>
    </w:p>
    <w:p w14:paraId="6BD83467" w14:textId="77777777" w:rsidR="000B11E6" w:rsidRPr="000B11E6" w:rsidRDefault="000B11E6" w:rsidP="000B11E6">
      <w:pPr>
        <w:pStyle w:val="Code"/>
      </w:pPr>
      <w:r w:rsidRPr="000B11E6">
        <w:t xml:space="preserve">            var user = GetUser(username);</w:t>
      </w:r>
    </w:p>
    <w:p w14:paraId="605F4C5A" w14:textId="77777777" w:rsidR="000B11E6" w:rsidRPr="000B11E6" w:rsidRDefault="000B11E6" w:rsidP="000B11E6">
      <w:pPr>
        <w:pStyle w:val="Code"/>
      </w:pPr>
    </w:p>
    <w:p w14:paraId="4300F921" w14:textId="77777777" w:rsidR="000B11E6" w:rsidRPr="000B11E6" w:rsidRDefault="000B11E6" w:rsidP="000B11E6">
      <w:pPr>
        <w:pStyle w:val="Code"/>
      </w:pPr>
      <w:r w:rsidRPr="000B11E6">
        <w:t xml:space="preserve">            IPrincipal principal = null;</w:t>
      </w:r>
    </w:p>
    <w:p w14:paraId="17623810" w14:textId="77777777" w:rsidR="000B11E6" w:rsidRPr="000B11E6" w:rsidRDefault="000B11E6" w:rsidP="000B11E6">
      <w:pPr>
        <w:pStyle w:val="Code"/>
      </w:pPr>
      <w:r w:rsidRPr="000B11E6">
        <w:t xml:space="preserve">            if (user == null || (principal = GetPrincipal(user)) == null)</w:t>
      </w:r>
    </w:p>
    <w:p w14:paraId="2E0D85D2" w14:textId="77777777" w:rsidR="000B11E6" w:rsidRPr="000B11E6" w:rsidRDefault="000B11E6" w:rsidP="000B11E6">
      <w:pPr>
        <w:pStyle w:val="Code"/>
      </w:pPr>
      <w:r w:rsidRPr="000B11E6">
        <w:t xml:space="preserve">            {</w:t>
      </w:r>
    </w:p>
    <w:p w14:paraId="57D3921E" w14:textId="77777777" w:rsidR="000B11E6" w:rsidRPr="000B11E6" w:rsidRDefault="000B11E6" w:rsidP="000B11E6">
      <w:pPr>
        <w:pStyle w:val="Code"/>
      </w:pPr>
      <w:r w:rsidRPr="000B11E6">
        <w:t xml:space="preserve">                _log.DebugFormat("System could not validate user {0}", username);</w:t>
      </w:r>
    </w:p>
    <w:p w14:paraId="6A997804" w14:textId="77777777" w:rsidR="000B11E6" w:rsidRPr="000B11E6" w:rsidRDefault="000B11E6" w:rsidP="000B11E6">
      <w:pPr>
        <w:pStyle w:val="Code"/>
      </w:pPr>
      <w:r w:rsidRPr="000B11E6">
        <w:t xml:space="preserve">                return false;</w:t>
      </w:r>
    </w:p>
    <w:p w14:paraId="1C9E199B" w14:textId="77777777" w:rsidR="000B11E6" w:rsidRPr="000B11E6" w:rsidRDefault="000B11E6" w:rsidP="000B11E6">
      <w:pPr>
        <w:pStyle w:val="Code"/>
      </w:pPr>
      <w:r w:rsidRPr="000B11E6">
        <w:t xml:space="preserve">            }</w:t>
      </w:r>
    </w:p>
    <w:p w14:paraId="78491537" w14:textId="77777777" w:rsidR="000B11E6" w:rsidRPr="000B11E6" w:rsidRDefault="000B11E6" w:rsidP="000B11E6">
      <w:pPr>
        <w:pStyle w:val="Code"/>
      </w:pPr>
    </w:p>
    <w:p w14:paraId="26BFCAE1" w14:textId="77777777" w:rsidR="000B11E6" w:rsidRPr="000B11E6" w:rsidRDefault="000B11E6" w:rsidP="000B11E6">
      <w:pPr>
        <w:pStyle w:val="Code"/>
      </w:pPr>
      <w:r w:rsidRPr="000B11E6">
        <w:t xml:space="preserve">            Thread.CurrentPrincipal = principal;</w:t>
      </w:r>
    </w:p>
    <w:p w14:paraId="26D6E2CC" w14:textId="77777777" w:rsidR="000B11E6" w:rsidRPr="000B11E6" w:rsidRDefault="000B11E6" w:rsidP="000B11E6">
      <w:pPr>
        <w:pStyle w:val="Code"/>
      </w:pPr>
      <w:r w:rsidRPr="000B11E6">
        <w:t xml:space="preserve">            if (HttpContext.Current != null)</w:t>
      </w:r>
    </w:p>
    <w:p w14:paraId="1CC76369" w14:textId="77777777" w:rsidR="000B11E6" w:rsidRPr="000B11E6" w:rsidRDefault="000B11E6" w:rsidP="000B11E6">
      <w:pPr>
        <w:pStyle w:val="Code"/>
      </w:pPr>
      <w:r w:rsidRPr="000B11E6">
        <w:t xml:space="preserve">            {</w:t>
      </w:r>
    </w:p>
    <w:p w14:paraId="283D6892" w14:textId="77777777" w:rsidR="000B11E6" w:rsidRPr="000B11E6" w:rsidRDefault="000B11E6" w:rsidP="000B11E6">
      <w:pPr>
        <w:pStyle w:val="Code"/>
      </w:pPr>
      <w:r w:rsidRPr="000B11E6">
        <w:t xml:space="preserve">                HttpContext.Current.User = principal;</w:t>
      </w:r>
    </w:p>
    <w:p w14:paraId="56E17012" w14:textId="77777777" w:rsidR="000B11E6" w:rsidRPr="000B11E6" w:rsidRDefault="000B11E6" w:rsidP="000B11E6">
      <w:pPr>
        <w:pStyle w:val="Code"/>
      </w:pPr>
      <w:r w:rsidRPr="000B11E6">
        <w:t xml:space="preserve">            }</w:t>
      </w:r>
    </w:p>
    <w:p w14:paraId="219543E0" w14:textId="77777777" w:rsidR="000B11E6" w:rsidRPr="000B11E6" w:rsidRDefault="000B11E6" w:rsidP="000B11E6">
      <w:pPr>
        <w:pStyle w:val="Code"/>
      </w:pPr>
    </w:p>
    <w:p w14:paraId="765999F9" w14:textId="77777777" w:rsidR="000B11E6" w:rsidRPr="000B11E6" w:rsidRDefault="000B11E6" w:rsidP="000B11E6">
      <w:pPr>
        <w:pStyle w:val="Code"/>
      </w:pPr>
      <w:r w:rsidRPr="000B11E6">
        <w:t xml:space="preserve">            return true;</w:t>
      </w:r>
    </w:p>
    <w:p w14:paraId="6674EF19" w14:textId="77777777" w:rsidR="000B11E6" w:rsidRPr="000B11E6" w:rsidRDefault="000B11E6" w:rsidP="000B11E6">
      <w:pPr>
        <w:pStyle w:val="Code"/>
      </w:pPr>
      <w:r w:rsidRPr="000B11E6">
        <w:t xml:space="preserve">        }</w:t>
      </w:r>
    </w:p>
    <w:p w14:paraId="2F0585D9" w14:textId="77777777" w:rsidR="000B11E6" w:rsidRPr="000B11E6" w:rsidRDefault="000B11E6" w:rsidP="000B11E6">
      <w:pPr>
        <w:pStyle w:val="Code"/>
      </w:pPr>
    </w:p>
    <w:p w14:paraId="01ECA1AA" w14:textId="77777777" w:rsidR="000B11E6" w:rsidRPr="000B11E6" w:rsidRDefault="000B11E6" w:rsidP="000B11E6">
      <w:pPr>
        <w:pStyle w:val="Code"/>
      </w:pPr>
      <w:r w:rsidRPr="000B11E6">
        <w:t xml:space="preserve">        public virtual IPrincipal GetPrincipal(User user)</w:t>
      </w:r>
    </w:p>
    <w:p w14:paraId="6E02A356" w14:textId="77777777" w:rsidR="000B11E6" w:rsidRPr="000B11E6" w:rsidRDefault="000B11E6" w:rsidP="000B11E6">
      <w:pPr>
        <w:pStyle w:val="Code"/>
      </w:pPr>
      <w:r w:rsidRPr="000B11E6">
        <w:t xml:space="preserve">        {</w:t>
      </w:r>
    </w:p>
    <w:p w14:paraId="76411D5E" w14:textId="77777777" w:rsidR="000B11E6" w:rsidRPr="000B11E6" w:rsidRDefault="000B11E6" w:rsidP="000B11E6">
      <w:pPr>
        <w:pStyle w:val="Code"/>
      </w:pPr>
      <w:r w:rsidRPr="000B11E6">
        <w:t xml:space="preserve">            var identity = new GenericIdentity(user.Username, Constants.SchemeTypes.Basic);</w:t>
      </w:r>
    </w:p>
    <w:p w14:paraId="3B108B1F" w14:textId="77777777" w:rsidR="000B11E6" w:rsidRPr="000B11E6" w:rsidRDefault="000B11E6" w:rsidP="000B11E6">
      <w:pPr>
        <w:pStyle w:val="Code"/>
      </w:pPr>
    </w:p>
    <w:p w14:paraId="04B5F45D" w14:textId="77777777" w:rsidR="000B11E6" w:rsidRPr="000B11E6" w:rsidRDefault="000B11E6" w:rsidP="000B11E6">
      <w:pPr>
        <w:pStyle w:val="Code"/>
      </w:pPr>
      <w:r w:rsidRPr="000B11E6">
        <w:t xml:space="preserve">            identity.AddClaim(new Claim(ClaimTypes.GivenName, user.Firstname));</w:t>
      </w:r>
    </w:p>
    <w:p w14:paraId="536C4DEE" w14:textId="77777777" w:rsidR="000B11E6" w:rsidRPr="000B11E6" w:rsidRDefault="000B11E6" w:rsidP="000B11E6">
      <w:pPr>
        <w:pStyle w:val="Code"/>
      </w:pPr>
      <w:r w:rsidRPr="000B11E6">
        <w:t xml:space="preserve">            identity.AddClaim(new Claim(ClaimTypes.Surname, user.Lastname));</w:t>
      </w:r>
    </w:p>
    <w:p w14:paraId="7CF67B80" w14:textId="77777777" w:rsidR="000B11E6" w:rsidRPr="000B11E6" w:rsidRDefault="000B11E6" w:rsidP="000B11E6">
      <w:pPr>
        <w:pStyle w:val="Code"/>
      </w:pPr>
    </w:p>
    <w:p w14:paraId="16ECC7C0" w14:textId="77777777" w:rsidR="000B11E6" w:rsidRPr="000B11E6" w:rsidRDefault="000B11E6" w:rsidP="000B11E6">
      <w:pPr>
        <w:pStyle w:val="Code"/>
      </w:pPr>
      <w:r w:rsidRPr="000B11E6">
        <w:t xml:space="preserve">            var username = user.Username.ToLowerInvariant();</w:t>
      </w:r>
    </w:p>
    <w:p w14:paraId="14B7DA1C" w14:textId="77777777" w:rsidR="000B11E6" w:rsidRPr="000B11E6" w:rsidRDefault="000B11E6" w:rsidP="000B11E6">
      <w:pPr>
        <w:pStyle w:val="Code"/>
      </w:pPr>
      <w:r w:rsidRPr="000B11E6">
        <w:t xml:space="preserve">            switch (username)</w:t>
      </w:r>
    </w:p>
    <w:p w14:paraId="6C3710FA" w14:textId="77777777" w:rsidR="000B11E6" w:rsidRPr="000B11E6" w:rsidRDefault="000B11E6" w:rsidP="000B11E6">
      <w:pPr>
        <w:pStyle w:val="Code"/>
      </w:pPr>
      <w:r w:rsidRPr="000B11E6">
        <w:t xml:space="preserve">            {</w:t>
      </w:r>
    </w:p>
    <w:p w14:paraId="1793387D" w14:textId="77777777" w:rsidR="000B11E6" w:rsidRPr="000B11E6" w:rsidRDefault="000B11E6" w:rsidP="000B11E6">
      <w:pPr>
        <w:pStyle w:val="Code"/>
      </w:pPr>
      <w:r w:rsidRPr="000B11E6">
        <w:t xml:space="preserve">                case "bhogg":</w:t>
      </w:r>
    </w:p>
    <w:p w14:paraId="05EADC05" w14:textId="77777777" w:rsidR="000B11E6" w:rsidRPr="000B11E6" w:rsidRDefault="000B11E6" w:rsidP="000B11E6">
      <w:pPr>
        <w:pStyle w:val="Code"/>
      </w:pPr>
      <w:r w:rsidRPr="000B11E6">
        <w:t xml:space="preserve">                    identity.AddClaim(new Claim(ClaimTypes.Role, Constants.RoleNames.Manager));</w:t>
      </w:r>
    </w:p>
    <w:p w14:paraId="1E075FAB" w14:textId="77777777" w:rsidR="000B11E6" w:rsidRPr="000B11E6" w:rsidRDefault="000B11E6" w:rsidP="000B11E6">
      <w:pPr>
        <w:pStyle w:val="Code"/>
      </w:pPr>
      <w:r w:rsidRPr="000B11E6">
        <w:t xml:space="preserve">                    identity.AddClaim(new Claim(ClaimTypes.Role, Constants.RoleNames.SeniorWorker));</w:t>
      </w:r>
    </w:p>
    <w:p w14:paraId="1BEDF146" w14:textId="77777777" w:rsidR="000B11E6" w:rsidRPr="000B11E6" w:rsidRDefault="000B11E6" w:rsidP="000B11E6">
      <w:pPr>
        <w:pStyle w:val="Code"/>
      </w:pPr>
      <w:r w:rsidRPr="000B11E6">
        <w:t xml:space="preserve">                    identity.AddClaim(new Claim(ClaimTypes.Role, Constants.RoleNames.JuniorWorker));</w:t>
      </w:r>
    </w:p>
    <w:p w14:paraId="124DCF38" w14:textId="77777777" w:rsidR="000B11E6" w:rsidRPr="000B11E6" w:rsidRDefault="000B11E6" w:rsidP="000B11E6">
      <w:pPr>
        <w:pStyle w:val="Code"/>
      </w:pPr>
      <w:r w:rsidRPr="000B11E6">
        <w:t xml:space="preserve">                    break;</w:t>
      </w:r>
    </w:p>
    <w:p w14:paraId="4E134114" w14:textId="77777777" w:rsidR="000B11E6" w:rsidRPr="000B11E6" w:rsidRDefault="000B11E6" w:rsidP="000B11E6">
      <w:pPr>
        <w:pStyle w:val="Code"/>
      </w:pPr>
      <w:r w:rsidRPr="000B11E6">
        <w:t xml:space="preserve">                case "jbob":</w:t>
      </w:r>
    </w:p>
    <w:p w14:paraId="53B47CC6" w14:textId="77777777" w:rsidR="000B11E6" w:rsidRPr="000B11E6" w:rsidRDefault="000B11E6" w:rsidP="000B11E6">
      <w:pPr>
        <w:pStyle w:val="Code"/>
      </w:pPr>
      <w:r w:rsidRPr="000B11E6">
        <w:t xml:space="preserve">                    identity.AddClaim(new Claim(ClaimTypes.Role, Constants.RoleNames.SeniorWorker));</w:t>
      </w:r>
    </w:p>
    <w:p w14:paraId="4E238FF8" w14:textId="77777777" w:rsidR="000B11E6" w:rsidRPr="000B11E6" w:rsidRDefault="000B11E6" w:rsidP="000B11E6">
      <w:pPr>
        <w:pStyle w:val="Code"/>
      </w:pPr>
      <w:r w:rsidRPr="000B11E6">
        <w:lastRenderedPageBreak/>
        <w:t xml:space="preserve">                    identity.AddClaim(new Claim(ClaimTypes.Role, Constants.RoleNames.JuniorWorker));</w:t>
      </w:r>
    </w:p>
    <w:p w14:paraId="45570758" w14:textId="77777777" w:rsidR="000B11E6" w:rsidRPr="000B11E6" w:rsidRDefault="000B11E6" w:rsidP="000B11E6">
      <w:pPr>
        <w:pStyle w:val="Code"/>
      </w:pPr>
      <w:r w:rsidRPr="000B11E6">
        <w:t xml:space="preserve">                    break;</w:t>
      </w:r>
    </w:p>
    <w:p w14:paraId="36C1842D" w14:textId="77777777" w:rsidR="000B11E6" w:rsidRPr="000B11E6" w:rsidRDefault="000B11E6" w:rsidP="000B11E6">
      <w:pPr>
        <w:pStyle w:val="Code"/>
      </w:pPr>
      <w:r w:rsidRPr="000B11E6">
        <w:t xml:space="preserve">                case "jdoe":</w:t>
      </w:r>
    </w:p>
    <w:p w14:paraId="38F87795" w14:textId="77777777" w:rsidR="000B11E6" w:rsidRPr="000B11E6" w:rsidRDefault="000B11E6" w:rsidP="000B11E6">
      <w:pPr>
        <w:pStyle w:val="Code"/>
      </w:pPr>
      <w:r w:rsidRPr="000B11E6">
        <w:t xml:space="preserve">                    identity.AddClaim(new Claim(ClaimTypes.Role, Constants.RoleNames.JuniorWorker));</w:t>
      </w:r>
    </w:p>
    <w:p w14:paraId="2F1062AD" w14:textId="77777777" w:rsidR="000B11E6" w:rsidRPr="000B11E6" w:rsidRDefault="000B11E6" w:rsidP="000B11E6">
      <w:pPr>
        <w:pStyle w:val="Code"/>
      </w:pPr>
      <w:r w:rsidRPr="000B11E6">
        <w:t xml:space="preserve">                    break;</w:t>
      </w:r>
    </w:p>
    <w:p w14:paraId="22A64EA2" w14:textId="77777777" w:rsidR="000B11E6" w:rsidRPr="000B11E6" w:rsidRDefault="000B11E6" w:rsidP="000B11E6">
      <w:pPr>
        <w:pStyle w:val="Code"/>
      </w:pPr>
      <w:r w:rsidRPr="000B11E6">
        <w:t xml:space="preserve">                default:</w:t>
      </w:r>
    </w:p>
    <w:p w14:paraId="612350C6" w14:textId="77777777" w:rsidR="000B11E6" w:rsidRPr="000B11E6" w:rsidRDefault="000B11E6" w:rsidP="000B11E6">
      <w:pPr>
        <w:pStyle w:val="Code"/>
      </w:pPr>
      <w:r w:rsidRPr="000B11E6">
        <w:t xml:space="preserve">                    return null;</w:t>
      </w:r>
    </w:p>
    <w:p w14:paraId="22DEB76A" w14:textId="77777777" w:rsidR="000B11E6" w:rsidRPr="000B11E6" w:rsidRDefault="000B11E6" w:rsidP="000B11E6">
      <w:pPr>
        <w:pStyle w:val="Code"/>
      </w:pPr>
      <w:r w:rsidRPr="000B11E6">
        <w:t xml:space="preserve">            }</w:t>
      </w:r>
    </w:p>
    <w:p w14:paraId="552F1E2C" w14:textId="77777777" w:rsidR="000B11E6" w:rsidRPr="000B11E6" w:rsidRDefault="000B11E6" w:rsidP="000B11E6">
      <w:pPr>
        <w:pStyle w:val="Code"/>
      </w:pPr>
    </w:p>
    <w:p w14:paraId="0BA54E76" w14:textId="77777777" w:rsidR="000B11E6" w:rsidRPr="000B11E6" w:rsidRDefault="000B11E6" w:rsidP="000B11E6">
      <w:pPr>
        <w:pStyle w:val="Code"/>
      </w:pPr>
      <w:r w:rsidRPr="000B11E6">
        <w:t xml:space="preserve">            return new ClaimsPrincipal(identity);</w:t>
      </w:r>
    </w:p>
    <w:p w14:paraId="5FBFBB7D" w14:textId="77777777" w:rsidR="000B11E6" w:rsidRPr="000B11E6" w:rsidRDefault="000B11E6" w:rsidP="000B11E6">
      <w:pPr>
        <w:pStyle w:val="Code"/>
      </w:pPr>
      <w:r w:rsidRPr="000B11E6">
        <w:t xml:space="preserve">        }</w:t>
      </w:r>
    </w:p>
    <w:p w14:paraId="59889435" w14:textId="77777777" w:rsidR="000B11E6" w:rsidRPr="000B11E6" w:rsidRDefault="000B11E6" w:rsidP="000B11E6">
      <w:pPr>
        <w:pStyle w:val="Code"/>
      </w:pPr>
    </w:p>
    <w:p w14:paraId="67AAA160" w14:textId="77777777" w:rsidR="000B11E6" w:rsidRPr="000B11E6" w:rsidRDefault="000B11E6" w:rsidP="000B11E6">
      <w:pPr>
        <w:pStyle w:val="Code"/>
      </w:pPr>
      <w:r w:rsidRPr="000B11E6">
        <w:t xml:space="preserve">        public virtual User GetUser(string username)</w:t>
      </w:r>
    </w:p>
    <w:p w14:paraId="17FDBDD6" w14:textId="77777777" w:rsidR="000B11E6" w:rsidRPr="000B11E6" w:rsidRDefault="000B11E6" w:rsidP="000B11E6">
      <w:pPr>
        <w:pStyle w:val="Code"/>
      </w:pPr>
      <w:r w:rsidRPr="000B11E6">
        <w:t xml:space="preserve">        {</w:t>
      </w:r>
    </w:p>
    <w:p w14:paraId="7C688C09" w14:textId="77777777" w:rsidR="000B11E6" w:rsidRPr="000B11E6" w:rsidRDefault="000B11E6" w:rsidP="000B11E6">
      <w:pPr>
        <w:pStyle w:val="Code"/>
      </w:pPr>
      <w:r w:rsidRPr="000B11E6">
        <w:t xml:space="preserve">            username = username.ToLowerInvariant();</w:t>
      </w:r>
    </w:p>
    <w:p w14:paraId="51D1388B" w14:textId="77777777" w:rsidR="000B11E6" w:rsidRPr="000B11E6" w:rsidRDefault="000B11E6" w:rsidP="000B11E6">
      <w:pPr>
        <w:pStyle w:val="Code"/>
      </w:pPr>
      <w:r w:rsidRPr="000B11E6">
        <w:t xml:space="preserve">            return</w:t>
      </w:r>
    </w:p>
    <w:p w14:paraId="62730F53" w14:textId="77777777" w:rsidR="000B11E6" w:rsidRPr="000B11E6" w:rsidRDefault="000B11E6" w:rsidP="000B11E6">
      <w:pPr>
        <w:pStyle w:val="Code"/>
      </w:pPr>
      <w:r w:rsidRPr="000B11E6">
        <w:t xml:space="preserve">                Session.QueryOver&lt;User&gt;().Where(x =&gt; x.Username == username).SingleOrDefault();</w:t>
      </w:r>
    </w:p>
    <w:p w14:paraId="731FD364" w14:textId="77777777" w:rsidR="000B11E6" w:rsidRPr="000B11E6" w:rsidRDefault="000B11E6" w:rsidP="000B11E6">
      <w:pPr>
        <w:pStyle w:val="Code"/>
      </w:pPr>
      <w:r w:rsidRPr="000B11E6">
        <w:t xml:space="preserve">        }</w:t>
      </w:r>
    </w:p>
    <w:p w14:paraId="26FDA747" w14:textId="77777777" w:rsidR="000B11E6" w:rsidRPr="000B11E6" w:rsidRDefault="000B11E6" w:rsidP="000B11E6">
      <w:pPr>
        <w:pStyle w:val="Code"/>
      </w:pPr>
      <w:r w:rsidRPr="000B11E6">
        <w:t xml:space="preserve">    }</w:t>
      </w:r>
    </w:p>
    <w:p w14:paraId="011A29EC" w14:textId="6C0723AF" w:rsidR="00646FDB" w:rsidRDefault="000B11E6" w:rsidP="000B11E6">
      <w:pPr>
        <w:pStyle w:val="Code"/>
      </w:pPr>
      <w:r w:rsidRPr="000B11E6">
        <w:t>}</w:t>
      </w:r>
    </w:p>
    <w:p w14:paraId="46D4A5B3" w14:textId="6A34EC1C" w:rsidR="005A0499" w:rsidRDefault="005A0499" w:rsidP="005A0499">
      <w:pPr>
        <w:pStyle w:val="BodyTextCont"/>
      </w:pPr>
      <w:r>
        <w:t>Then w</w:t>
      </w:r>
      <w:r w:rsidRPr="008839AF">
        <w:t xml:space="preserve">ire this up so it can be </w:t>
      </w:r>
      <w:r w:rsidR="00B32235">
        <w:t>used</w:t>
      </w:r>
      <w:r w:rsidRPr="008839AF">
        <w:t xml:space="preserve"> as a dependency. This is done by adding the following </w:t>
      </w:r>
      <w:r>
        <w:t xml:space="preserve">to the </w:t>
      </w:r>
      <w:proofErr w:type="spellStart"/>
      <w:r w:rsidRPr="003F2AEF">
        <w:rPr>
          <w:rStyle w:val="CodeInline"/>
        </w:rPr>
        <w:t>NinjectConfigurator</w:t>
      </w:r>
      <w:proofErr w:type="spellEnd"/>
      <w:r w:rsidRPr="003F2AEF">
        <w:rPr>
          <w:rStyle w:val="CodeInline"/>
        </w:rPr>
        <w:t xml:space="preserve"> </w:t>
      </w:r>
      <w:proofErr w:type="spellStart"/>
      <w:r w:rsidRPr="003F2AEF">
        <w:rPr>
          <w:rStyle w:val="CodeInline"/>
        </w:rPr>
        <w:t>AddBindings</w:t>
      </w:r>
      <w:proofErr w:type="spellEnd"/>
      <w:r w:rsidRPr="003F2AEF">
        <w:rPr>
          <w:rStyle w:val="CodeInline"/>
        </w:rPr>
        <w:t xml:space="preserve"> </w:t>
      </w:r>
      <w:r>
        <w:t>method:</w:t>
      </w:r>
    </w:p>
    <w:p w14:paraId="66E59E3D" w14:textId="6FD2DB38" w:rsidR="005A0499" w:rsidRDefault="005A0499" w:rsidP="005A0499">
      <w:pPr>
        <w:pStyle w:val="Code"/>
      </w:pPr>
      <w:r w:rsidRPr="005A0499">
        <w:t>container.Bind&lt;I</w:t>
      </w:r>
      <w:r w:rsidR="004417FC">
        <w:t>Basic</w:t>
      </w:r>
      <w:r w:rsidRPr="005A0499">
        <w:t>SecurityService&gt;().To&lt;</w:t>
      </w:r>
      <w:r w:rsidR="004417FC">
        <w:t>Basic</w:t>
      </w:r>
      <w:r w:rsidRPr="005A0499">
        <w:t>SecurityService&gt;().InSingletonScope();</w:t>
      </w:r>
    </w:p>
    <w:p w14:paraId="63B54EFE" w14:textId="46A247D8" w:rsidR="00113CD3" w:rsidRDefault="005A0499" w:rsidP="00113CD3">
      <w:pPr>
        <w:pStyle w:val="BodyTextCont"/>
      </w:pPr>
      <w:r>
        <w:t xml:space="preserve">Let's review. </w:t>
      </w:r>
      <w:r w:rsidR="00113CD3">
        <w:t xml:space="preserve">The first thing to note </w:t>
      </w:r>
      <w:r w:rsidR="002A7121">
        <w:t xml:space="preserve">in this security service </w:t>
      </w:r>
      <w:r w:rsidR="00113CD3">
        <w:t xml:space="preserve">is that the </w:t>
      </w:r>
      <w:proofErr w:type="spellStart"/>
      <w:r w:rsidR="00113CD3" w:rsidRPr="00113CD3">
        <w:rPr>
          <w:rStyle w:val="CodeInline"/>
        </w:rPr>
        <w:t>ISession</w:t>
      </w:r>
      <w:proofErr w:type="spellEnd"/>
      <w:r w:rsidR="00113CD3">
        <w:t xml:space="preserve"> dependency is not constructor-injected. This is because the </w:t>
      </w:r>
      <w:proofErr w:type="spellStart"/>
      <w:r w:rsidR="004417FC">
        <w:rPr>
          <w:rStyle w:val="CodeInline"/>
        </w:rPr>
        <w:t>BasicS</w:t>
      </w:r>
      <w:r w:rsidR="00113CD3" w:rsidRPr="00B32235">
        <w:rPr>
          <w:rStyle w:val="CodeInline"/>
        </w:rPr>
        <w:t>ecurityService</w:t>
      </w:r>
      <w:proofErr w:type="spellEnd"/>
      <w:r w:rsidR="00113CD3">
        <w:t xml:space="preserve"> is constructed in the application's startup sequence, </w:t>
      </w:r>
      <w:r w:rsidR="00B32235">
        <w:t xml:space="preserve">before the application has prepared an </w:t>
      </w:r>
      <w:proofErr w:type="spellStart"/>
      <w:r w:rsidR="00B32235" w:rsidRPr="008D5B25">
        <w:rPr>
          <w:rStyle w:val="CodeInline"/>
        </w:rPr>
        <w:t>ISession</w:t>
      </w:r>
      <w:proofErr w:type="spellEnd"/>
      <w:r w:rsidR="00B32235">
        <w:t xml:space="preserve"> instance (we'll see this when we configure the message handler). The </w:t>
      </w:r>
      <w:r w:rsidR="00B32235" w:rsidRPr="008D5B25">
        <w:rPr>
          <w:rStyle w:val="CodeInline"/>
        </w:rPr>
        <w:t>Session</w:t>
      </w:r>
      <w:r w:rsidR="00B32235">
        <w:t xml:space="preserve"> property provides the </w:t>
      </w:r>
      <w:proofErr w:type="spellStart"/>
      <w:r w:rsidR="004417FC">
        <w:rPr>
          <w:rStyle w:val="CodeInline"/>
        </w:rPr>
        <w:t>BasicS</w:t>
      </w:r>
      <w:r w:rsidR="00B32235" w:rsidRPr="008D5B25">
        <w:rPr>
          <w:rStyle w:val="CodeInline"/>
        </w:rPr>
        <w:t>ecurityService</w:t>
      </w:r>
      <w:proofErr w:type="spellEnd"/>
      <w:r w:rsidR="00B32235">
        <w:t xml:space="preserve"> with "lazy" access to the </w:t>
      </w:r>
      <w:proofErr w:type="spellStart"/>
      <w:r w:rsidR="00B32235" w:rsidRPr="008D5B25">
        <w:rPr>
          <w:rStyle w:val="CodeInline"/>
        </w:rPr>
        <w:t>ISession</w:t>
      </w:r>
      <w:proofErr w:type="spellEnd"/>
      <w:r w:rsidR="00FA70A1">
        <w:t xml:space="preserve"> managed by the </w:t>
      </w:r>
      <w:proofErr w:type="spellStart"/>
      <w:r w:rsidR="00FA70A1">
        <w:t>Ninject</w:t>
      </w:r>
      <w:proofErr w:type="spellEnd"/>
      <w:r w:rsidR="00FA70A1">
        <w:t xml:space="preserve"> container;</w:t>
      </w:r>
      <w:r w:rsidR="008D5B25">
        <w:t xml:space="preserve"> by the time it accesses it, the </w:t>
      </w:r>
      <w:proofErr w:type="spellStart"/>
      <w:r w:rsidR="008D5B25" w:rsidRPr="008D5B25">
        <w:rPr>
          <w:rStyle w:val="CodeInline"/>
        </w:rPr>
        <w:t>ISession</w:t>
      </w:r>
      <w:proofErr w:type="spellEnd"/>
      <w:r w:rsidR="008D5B25">
        <w:t xml:space="preserve"> is available as a dependency.</w:t>
      </w:r>
      <w:r w:rsidR="00375A75">
        <w:t xml:space="preserve"> On a related note, the fact that the </w:t>
      </w:r>
      <w:proofErr w:type="spellStart"/>
      <w:r w:rsidR="00375A75" w:rsidRPr="00375A75">
        <w:rPr>
          <w:rStyle w:val="CodeInline"/>
        </w:rPr>
        <w:t>BasicSecurityService</w:t>
      </w:r>
      <w:proofErr w:type="spellEnd"/>
      <w:r w:rsidR="00375A75">
        <w:t xml:space="preserve"> stores no state </w:t>
      </w:r>
      <w:r w:rsidR="00FA70A1">
        <w:t xml:space="preserve">itself </w:t>
      </w:r>
      <w:r w:rsidR="00375A75">
        <w:t xml:space="preserve">(other than the </w:t>
      </w:r>
      <w:proofErr w:type="spellStart"/>
      <w:r w:rsidR="00375A75" w:rsidRPr="00FA70A1">
        <w:rPr>
          <w:rStyle w:val="CodeInline"/>
        </w:rPr>
        <w:t>ILog</w:t>
      </w:r>
      <w:proofErr w:type="spellEnd"/>
      <w:r w:rsidR="00FA70A1">
        <w:t xml:space="preserve"> instance</w:t>
      </w:r>
      <w:r w:rsidR="00375A75">
        <w:t>, which is safe for multithread access) allows us to configure it as a singleton, as you can see in the code snippet above.</w:t>
      </w:r>
    </w:p>
    <w:p w14:paraId="237697AC" w14:textId="022F8280" w:rsidR="00B32235" w:rsidRPr="009C6F5B" w:rsidRDefault="008D5B25" w:rsidP="009C6F5B">
      <w:pPr>
        <w:pStyle w:val="BodyTextCont"/>
        <w:rPr>
          <w:rStyle w:val="Emphasis"/>
        </w:rPr>
      </w:pPr>
      <w:r>
        <w:t xml:space="preserve">The next method, </w:t>
      </w:r>
      <w:proofErr w:type="spellStart"/>
      <w:r w:rsidRPr="008D5B25">
        <w:rPr>
          <w:rStyle w:val="CodeInline"/>
        </w:rPr>
        <w:t>SetPrincipal</w:t>
      </w:r>
      <w:proofErr w:type="spellEnd"/>
      <w:r>
        <w:t xml:space="preserve">, uses the </w:t>
      </w:r>
      <w:proofErr w:type="spellStart"/>
      <w:r w:rsidRPr="008D5B25">
        <w:rPr>
          <w:rStyle w:val="CodeInline"/>
        </w:rPr>
        <w:t>GetPrincipal</w:t>
      </w:r>
      <w:proofErr w:type="spellEnd"/>
      <w:r>
        <w:t xml:space="preserve"> method to construct a security principal. If a valid principal can be constructed, it associates the principal with the current thread</w:t>
      </w:r>
      <w:r w:rsidR="003F1F39">
        <w:t xml:space="preserve">. This is mostly for legacy purposes; e.g., </w:t>
      </w:r>
      <w:r w:rsidR="00AB37DD">
        <w:t xml:space="preserve">by convention, </w:t>
      </w:r>
      <w:r w:rsidR="003F1F39">
        <w:t>some 3rd party libraries look for a principal on the current thread</w:t>
      </w:r>
      <w:r>
        <w:t xml:space="preserve">. </w:t>
      </w:r>
      <w:r w:rsidR="003F1F39">
        <w:t xml:space="preserve">More importantly, however, </w:t>
      </w:r>
      <w:proofErr w:type="spellStart"/>
      <w:r w:rsidR="003F1F39" w:rsidRPr="003F1F39">
        <w:rPr>
          <w:rStyle w:val="CodeInline"/>
        </w:rPr>
        <w:t>SetPrincipal</w:t>
      </w:r>
      <w:proofErr w:type="spellEnd"/>
      <w:r>
        <w:t xml:space="preserve"> also places the principal on the current </w:t>
      </w:r>
      <w:proofErr w:type="spellStart"/>
      <w:r w:rsidRPr="008D5B25">
        <w:rPr>
          <w:rStyle w:val="CodeInline"/>
        </w:rPr>
        <w:t>HttpContext</w:t>
      </w:r>
      <w:proofErr w:type="spellEnd"/>
      <w:r>
        <w:t xml:space="preserve">. </w:t>
      </w:r>
      <w:r w:rsidRPr="008D5B25">
        <w:rPr>
          <w:rStyle w:val="Emphasis"/>
        </w:rPr>
        <w:t xml:space="preserve">This is vitally important </w:t>
      </w:r>
      <w:r w:rsidR="002A7121">
        <w:rPr>
          <w:rStyle w:val="Emphasis"/>
        </w:rPr>
        <w:t xml:space="preserve">to do </w:t>
      </w:r>
      <w:r w:rsidRPr="008D5B25">
        <w:rPr>
          <w:rStyle w:val="Emphasis"/>
        </w:rPr>
        <w:t xml:space="preserve">in ASP.NET Web </w:t>
      </w:r>
      <w:r w:rsidR="00B203F1" w:rsidRPr="008D5B25">
        <w:rPr>
          <w:rStyle w:val="Emphasis"/>
        </w:rPr>
        <w:t>API</w:t>
      </w:r>
      <w:r w:rsidRPr="008D5B25">
        <w:rPr>
          <w:rStyle w:val="Emphasis"/>
        </w:rPr>
        <w:t xml:space="preserve"> applications, because </w:t>
      </w:r>
      <w:r>
        <w:rPr>
          <w:rStyle w:val="Emphasis"/>
        </w:rPr>
        <w:t xml:space="preserve">while </w:t>
      </w:r>
      <w:r w:rsidRPr="008D5B25">
        <w:rPr>
          <w:rStyle w:val="Emphasis"/>
        </w:rPr>
        <w:t>multiple threads may be used to process a single request</w:t>
      </w:r>
      <w:r w:rsidR="003F1F39">
        <w:rPr>
          <w:rStyle w:val="Emphasis"/>
        </w:rPr>
        <w:t xml:space="preserve"> (and therefore some threads may not automatically have access to the principal</w:t>
      </w:r>
      <w:r w:rsidR="00AB37DD">
        <w:rPr>
          <w:rStyle w:val="Emphasis"/>
        </w:rPr>
        <w:t xml:space="preserve"> via </w:t>
      </w:r>
      <w:proofErr w:type="spellStart"/>
      <w:r w:rsidR="00AB37DD" w:rsidRPr="00AB37DD">
        <w:rPr>
          <w:rStyle w:val="CodeInline"/>
        </w:rPr>
        <w:t>Thread.CurrentPrincipal</w:t>
      </w:r>
      <w:proofErr w:type="spellEnd"/>
      <w:r w:rsidR="003F1F39">
        <w:rPr>
          <w:rStyle w:val="Emphasis"/>
        </w:rPr>
        <w:t>)</w:t>
      </w:r>
      <w:r>
        <w:rPr>
          <w:rStyle w:val="Emphasis"/>
        </w:rPr>
        <w:t xml:space="preserve">, the </w:t>
      </w:r>
      <w:r w:rsidR="003F1F39">
        <w:rPr>
          <w:rStyle w:val="Emphasis"/>
        </w:rPr>
        <w:t xml:space="preserve">current </w:t>
      </w:r>
      <w:proofErr w:type="spellStart"/>
      <w:r w:rsidR="003F1F39">
        <w:rPr>
          <w:rStyle w:val="Emphasis"/>
        </w:rPr>
        <w:t>HttpContext</w:t>
      </w:r>
      <w:proofErr w:type="spellEnd"/>
      <w:r w:rsidR="00AB37DD">
        <w:rPr>
          <w:rStyle w:val="Emphasis"/>
        </w:rPr>
        <w:t>,</w:t>
      </w:r>
      <w:r w:rsidR="003F1F39">
        <w:rPr>
          <w:rStyle w:val="Emphasis"/>
        </w:rPr>
        <w:t xml:space="preserve"> and the principal associated with it</w:t>
      </w:r>
      <w:r w:rsidR="00AB37DD">
        <w:rPr>
          <w:rStyle w:val="Emphasis"/>
        </w:rPr>
        <w:t>,</w:t>
      </w:r>
      <w:r w:rsidR="003F1F39">
        <w:rPr>
          <w:rStyle w:val="Emphasis"/>
        </w:rPr>
        <w:t xml:space="preserve"> </w:t>
      </w:r>
      <w:r>
        <w:rPr>
          <w:rStyle w:val="Emphasis"/>
        </w:rPr>
        <w:t xml:space="preserve">will </w:t>
      </w:r>
      <w:r w:rsidR="003F1F39">
        <w:rPr>
          <w:rStyle w:val="Emphasis"/>
        </w:rPr>
        <w:t xml:space="preserve">be </w:t>
      </w:r>
      <w:r w:rsidR="00FA70A1">
        <w:rPr>
          <w:rStyle w:val="Emphasis"/>
        </w:rPr>
        <w:t xml:space="preserve">- </w:t>
      </w:r>
      <w:r w:rsidR="009C6F5B">
        <w:rPr>
          <w:rStyle w:val="Emphasis"/>
        </w:rPr>
        <w:t xml:space="preserve">and </w:t>
      </w:r>
      <w:r w:rsidR="004417FC">
        <w:rPr>
          <w:rStyle w:val="Emphasis"/>
        </w:rPr>
        <w:t xml:space="preserve">will </w:t>
      </w:r>
      <w:r w:rsidR="009C6F5B">
        <w:rPr>
          <w:rStyle w:val="Emphasis"/>
        </w:rPr>
        <w:t>need to be</w:t>
      </w:r>
      <w:r w:rsidR="00FA70A1">
        <w:rPr>
          <w:rStyle w:val="Emphasis"/>
        </w:rPr>
        <w:t xml:space="preserve"> - </w:t>
      </w:r>
      <w:proofErr w:type="spellStart"/>
      <w:r w:rsidR="003F1F39">
        <w:rPr>
          <w:rStyle w:val="Emphasis"/>
        </w:rPr>
        <w:t>accessable</w:t>
      </w:r>
      <w:proofErr w:type="spellEnd"/>
      <w:r w:rsidR="003F1F39">
        <w:rPr>
          <w:rStyle w:val="Emphasis"/>
        </w:rPr>
        <w:t xml:space="preserve"> throughout an entire call</w:t>
      </w:r>
      <w:r w:rsidRPr="008D5B25">
        <w:rPr>
          <w:rStyle w:val="Emphasis"/>
        </w:rPr>
        <w:t>.</w:t>
      </w:r>
      <w:r w:rsidR="009C6F5B" w:rsidRPr="009C6F5B">
        <w:t xml:space="preserve"> </w:t>
      </w:r>
      <w:r w:rsidR="009C6F5B">
        <w:t xml:space="preserve">Fortunately, </w:t>
      </w:r>
      <w:proofErr w:type="spellStart"/>
      <w:r w:rsidR="009C6F5B">
        <w:t>NuGet</w:t>
      </w:r>
      <w:proofErr w:type="spellEnd"/>
      <w:r w:rsidR="009C6F5B">
        <w:t xml:space="preserve"> security packages for Web API, including the one we're going to use later for token-based security, typically take care of this important detail.</w:t>
      </w:r>
    </w:p>
    <w:p w14:paraId="19DAD47F" w14:textId="3880AF1F" w:rsidR="00646FDB" w:rsidRDefault="002A7121" w:rsidP="00646FDB">
      <w:pPr>
        <w:pStyle w:val="BodyTextCont"/>
      </w:pPr>
      <w:r>
        <w:t xml:space="preserve">The last method, </w:t>
      </w:r>
      <w:proofErr w:type="spellStart"/>
      <w:r w:rsidRPr="004417FC">
        <w:rPr>
          <w:rStyle w:val="CodeInline"/>
        </w:rPr>
        <w:t>GetPrincipal</w:t>
      </w:r>
      <w:proofErr w:type="spellEnd"/>
      <w:r>
        <w:t>, is an extremely simplified approach to constructing a principal from user credentials. In this case, we</w:t>
      </w:r>
      <w:r w:rsidR="004417FC">
        <w:t>'re</w:t>
      </w:r>
      <w:r>
        <w:t xml:space="preserve"> only using </w:t>
      </w:r>
      <w:r w:rsidR="00C437AB">
        <w:t>part of the user's</w:t>
      </w:r>
      <w:r w:rsidR="00774EC5">
        <w:t xml:space="preserve"> credential, </w:t>
      </w:r>
      <w:r w:rsidRPr="00774EC5">
        <w:rPr>
          <w:rStyle w:val="CodeInline"/>
        </w:rPr>
        <w:t>username</w:t>
      </w:r>
      <w:r w:rsidR="000B11E6">
        <w:t xml:space="preserve"> (used to fetch the </w:t>
      </w:r>
      <w:r w:rsidR="000B11E6" w:rsidRPr="000B11E6">
        <w:rPr>
          <w:rStyle w:val="CodeInline"/>
        </w:rPr>
        <w:t>User</w:t>
      </w:r>
      <w:r w:rsidR="000B11E6">
        <w:t>);</w:t>
      </w:r>
      <w:r>
        <w:t xml:space="preserve"> we're not even verifying the password.</w:t>
      </w:r>
      <w:r w:rsidR="009C6F5B">
        <w:t xml:space="preserve"> </w:t>
      </w:r>
      <w:r w:rsidR="004417FC">
        <w:t xml:space="preserve">Why is this so </w:t>
      </w:r>
      <w:r w:rsidR="00B203F1">
        <w:t xml:space="preserve">incredibly </w:t>
      </w:r>
      <w:r w:rsidR="004417FC">
        <w:t xml:space="preserve">simplified? Well, </w:t>
      </w:r>
      <w:r w:rsidR="001C7D13">
        <w:t xml:space="preserve">because </w:t>
      </w:r>
      <w:r w:rsidR="004417FC">
        <w:t xml:space="preserve">at this level we're dealing with </w:t>
      </w:r>
      <w:r w:rsidR="004417FC">
        <w:lastRenderedPageBreak/>
        <w:t xml:space="preserve">concerns not </w:t>
      </w:r>
      <w:r w:rsidR="001C7D13">
        <w:t xml:space="preserve">unique to ASP.NET Web API. Verifying user credentials </w:t>
      </w:r>
      <w:r w:rsidR="00AB37DD">
        <w:t xml:space="preserve">at this level </w:t>
      </w:r>
      <w:r w:rsidR="001C7D13">
        <w:t xml:space="preserve">should be concerns of </w:t>
      </w:r>
      <w:r w:rsidR="00816E6C">
        <w:t xml:space="preserve">a credential management and verification </w:t>
      </w:r>
      <w:r w:rsidR="001C7D13">
        <w:t xml:space="preserve">package, like </w:t>
      </w:r>
      <w:r w:rsidR="00816E6C">
        <w:t>ASP.NET Membership (</w:t>
      </w:r>
      <w:r w:rsidR="001C7D13">
        <w:t xml:space="preserve">used </w:t>
      </w:r>
      <w:r w:rsidR="00816E6C">
        <w:t xml:space="preserve">the previous edition of this book), </w:t>
      </w:r>
      <w:r w:rsidR="001C7D13">
        <w:t xml:space="preserve">or </w:t>
      </w:r>
      <w:r w:rsidR="00816E6C">
        <w:t>ASP.NET Identity (which is Microsoft's latest approach to membership)</w:t>
      </w:r>
      <w:r w:rsidR="001C7D13">
        <w:t>.</w:t>
      </w:r>
      <w:r w:rsidR="00AB37DD">
        <w:t xml:space="preserve"> </w:t>
      </w:r>
      <w:r w:rsidR="00227862">
        <w:t>As our focus is on A</w:t>
      </w:r>
      <w:r w:rsidR="00774EC5">
        <w:t>SP.NET Web API, not credential management and verification</w:t>
      </w:r>
      <w:r w:rsidR="00E23341">
        <w:t>,</w:t>
      </w:r>
      <w:r w:rsidR="00774EC5">
        <w:t xml:space="preserve"> we will move on to our custom handler. Go ahead and </w:t>
      </w:r>
      <w:r w:rsidR="00646FDB">
        <w:t xml:space="preserve">implement </w:t>
      </w:r>
      <w:r w:rsidR="00443B8F">
        <w:t>the handler</w:t>
      </w:r>
      <w:r w:rsidR="00774EC5">
        <w:t xml:space="preserve"> now </w:t>
      </w:r>
      <w:r w:rsidR="00646FDB">
        <w:t>as follows:</w:t>
      </w:r>
    </w:p>
    <w:p w14:paraId="6580D3D0" w14:textId="77777777" w:rsidR="00774EC5" w:rsidRPr="00774EC5" w:rsidRDefault="00774EC5" w:rsidP="00774EC5">
      <w:pPr>
        <w:pStyle w:val="Code"/>
      </w:pPr>
      <w:r w:rsidRPr="00774EC5">
        <w:t>using System;</w:t>
      </w:r>
    </w:p>
    <w:p w14:paraId="1A4AC847" w14:textId="77777777" w:rsidR="00774EC5" w:rsidRPr="00774EC5" w:rsidRDefault="00774EC5" w:rsidP="00774EC5">
      <w:pPr>
        <w:pStyle w:val="Code"/>
      </w:pPr>
      <w:r w:rsidRPr="00774EC5">
        <w:t>using System.Net;</w:t>
      </w:r>
    </w:p>
    <w:p w14:paraId="41F20CFB" w14:textId="77777777" w:rsidR="00774EC5" w:rsidRPr="00774EC5" w:rsidRDefault="00774EC5" w:rsidP="00774EC5">
      <w:pPr>
        <w:pStyle w:val="Code"/>
      </w:pPr>
      <w:r w:rsidRPr="00774EC5">
        <w:t>using System.Net.Http;</w:t>
      </w:r>
    </w:p>
    <w:p w14:paraId="7DE8D411" w14:textId="77777777" w:rsidR="00774EC5" w:rsidRPr="00774EC5" w:rsidRDefault="00774EC5" w:rsidP="00774EC5">
      <w:pPr>
        <w:pStyle w:val="Code"/>
      </w:pPr>
      <w:r w:rsidRPr="00774EC5">
        <w:t>using System.Net.Http.Headers;</w:t>
      </w:r>
    </w:p>
    <w:p w14:paraId="681C9D0A" w14:textId="77777777" w:rsidR="00774EC5" w:rsidRPr="00774EC5" w:rsidRDefault="00774EC5" w:rsidP="00774EC5">
      <w:pPr>
        <w:pStyle w:val="Code"/>
      </w:pPr>
      <w:r w:rsidRPr="00774EC5">
        <w:t>using System.Text;</w:t>
      </w:r>
    </w:p>
    <w:p w14:paraId="2CC1750E" w14:textId="77777777" w:rsidR="00774EC5" w:rsidRPr="00774EC5" w:rsidRDefault="00774EC5" w:rsidP="00774EC5">
      <w:pPr>
        <w:pStyle w:val="Code"/>
      </w:pPr>
      <w:r w:rsidRPr="00774EC5">
        <w:t>using System.Threading;</w:t>
      </w:r>
    </w:p>
    <w:p w14:paraId="14B46D8F" w14:textId="77777777" w:rsidR="00774EC5" w:rsidRPr="00774EC5" w:rsidRDefault="00774EC5" w:rsidP="00774EC5">
      <w:pPr>
        <w:pStyle w:val="Code"/>
      </w:pPr>
      <w:r w:rsidRPr="00774EC5">
        <w:t>using System.Threading.Tasks;</w:t>
      </w:r>
    </w:p>
    <w:p w14:paraId="68DBC7C3" w14:textId="77777777" w:rsidR="00774EC5" w:rsidRPr="00774EC5" w:rsidRDefault="00774EC5" w:rsidP="00774EC5">
      <w:pPr>
        <w:pStyle w:val="Code"/>
      </w:pPr>
      <w:r w:rsidRPr="00774EC5">
        <w:t>using System.Web;</w:t>
      </w:r>
    </w:p>
    <w:p w14:paraId="528B6240" w14:textId="77777777" w:rsidR="00774EC5" w:rsidRPr="00774EC5" w:rsidRDefault="00774EC5" w:rsidP="00774EC5">
      <w:pPr>
        <w:pStyle w:val="Code"/>
      </w:pPr>
      <w:r w:rsidRPr="00774EC5">
        <w:t>using log4net;</w:t>
      </w:r>
    </w:p>
    <w:p w14:paraId="484505FE" w14:textId="77777777" w:rsidR="00774EC5" w:rsidRPr="00774EC5" w:rsidRDefault="00774EC5" w:rsidP="00774EC5">
      <w:pPr>
        <w:pStyle w:val="Code"/>
      </w:pPr>
      <w:r w:rsidRPr="00774EC5">
        <w:t>using WebApi2Book.Common;</w:t>
      </w:r>
    </w:p>
    <w:p w14:paraId="1B03CBD3" w14:textId="77777777" w:rsidR="00774EC5" w:rsidRPr="00774EC5" w:rsidRDefault="00774EC5" w:rsidP="00774EC5">
      <w:pPr>
        <w:pStyle w:val="Code"/>
      </w:pPr>
      <w:r w:rsidRPr="00774EC5">
        <w:t>using WebApi2Book.Common.Logging;</w:t>
      </w:r>
    </w:p>
    <w:p w14:paraId="7BAF1C5D" w14:textId="77777777" w:rsidR="00774EC5" w:rsidRPr="00774EC5" w:rsidRDefault="00774EC5" w:rsidP="00774EC5">
      <w:pPr>
        <w:pStyle w:val="Code"/>
      </w:pPr>
    </w:p>
    <w:p w14:paraId="07E01D44" w14:textId="77777777" w:rsidR="00774EC5" w:rsidRPr="00774EC5" w:rsidRDefault="00774EC5" w:rsidP="00774EC5">
      <w:pPr>
        <w:pStyle w:val="Code"/>
      </w:pPr>
      <w:r w:rsidRPr="00774EC5">
        <w:t>namespace WebApi2Book.Web.Api.Security</w:t>
      </w:r>
    </w:p>
    <w:p w14:paraId="3BCF6862" w14:textId="77777777" w:rsidR="00774EC5" w:rsidRPr="00774EC5" w:rsidRDefault="00774EC5" w:rsidP="00774EC5">
      <w:pPr>
        <w:pStyle w:val="Code"/>
      </w:pPr>
      <w:r w:rsidRPr="00774EC5">
        <w:t>{</w:t>
      </w:r>
    </w:p>
    <w:p w14:paraId="1EE457A9" w14:textId="77777777" w:rsidR="00774EC5" w:rsidRPr="00774EC5" w:rsidRDefault="00774EC5" w:rsidP="00774EC5">
      <w:pPr>
        <w:pStyle w:val="Code"/>
      </w:pPr>
      <w:r w:rsidRPr="00774EC5">
        <w:t xml:space="preserve">    public class BasicAuthenticationMessageHandler : DelegatingHandler</w:t>
      </w:r>
    </w:p>
    <w:p w14:paraId="3903C2FD" w14:textId="77777777" w:rsidR="00774EC5" w:rsidRPr="00774EC5" w:rsidRDefault="00774EC5" w:rsidP="00774EC5">
      <w:pPr>
        <w:pStyle w:val="Code"/>
      </w:pPr>
      <w:r w:rsidRPr="00774EC5">
        <w:t xml:space="preserve">    {</w:t>
      </w:r>
    </w:p>
    <w:p w14:paraId="605C4085" w14:textId="77777777" w:rsidR="00774EC5" w:rsidRPr="00774EC5" w:rsidRDefault="00774EC5" w:rsidP="00774EC5">
      <w:pPr>
        <w:pStyle w:val="Code"/>
      </w:pPr>
      <w:r w:rsidRPr="00774EC5">
        <w:t xml:space="preserve">        public const char AuthorizationHeaderSeparator = ':';</w:t>
      </w:r>
    </w:p>
    <w:p w14:paraId="4E241BA3" w14:textId="77777777" w:rsidR="00774EC5" w:rsidRPr="00774EC5" w:rsidRDefault="00774EC5" w:rsidP="00774EC5">
      <w:pPr>
        <w:pStyle w:val="Code"/>
      </w:pPr>
      <w:r w:rsidRPr="00774EC5">
        <w:t xml:space="preserve">        private const int UsernameIndex = 0;</w:t>
      </w:r>
    </w:p>
    <w:p w14:paraId="5A451694" w14:textId="77777777" w:rsidR="00774EC5" w:rsidRPr="00774EC5" w:rsidRDefault="00774EC5" w:rsidP="00774EC5">
      <w:pPr>
        <w:pStyle w:val="Code"/>
      </w:pPr>
      <w:r w:rsidRPr="00774EC5">
        <w:t xml:space="preserve">        private const int PasswordIndex = 1;</w:t>
      </w:r>
    </w:p>
    <w:p w14:paraId="278007DB" w14:textId="77777777" w:rsidR="00774EC5" w:rsidRPr="00774EC5" w:rsidRDefault="00774EC5" w:rsidP="00774EC5">
      <w:pPr>
        <w:pStyle w:val="Code"/>
      </w:pPr>
      <w:r w:rsidRPr="00774EC5">
        <w:t xml:space="preserve">        private const int ExpectedCredentialCount = 2;</w:t>
      </w:r>
    </w:p>
    <w:p w14:paraId="75BA1919" w14:textId="77777777" w:rsidR="00774EC5" w:rsidRPr="00774EC5" w:rsidRDefault="00774EC5" w:rsidP="00774EC5">
      <w:pPr>
        <w:pStyle w:val="Code"/>
      </w:pPr>
    </w:p>
    <w:p w14:paraId="7F61CB4A" w14:textId="77777777" w:rsidR="00774EC5" w:rsidRPr="00774EC5" w:rsidRDefault="00774EC5" w:rsidP="00774EC5">
      <w:pPr>
        <w:pStyle w:val="Code"/>
      </w:pPr>
      <w:r w:rsidRPr="00774EC5">
        <w:t xml:space="preserve">        private readonly ILog _log;</w:t>
      </w:r>
    </w:p>
    <w:p w14:paraId="65C0D5C9" w14:textId="77777777" w:rsidR="00774EC5" w:rsidRPr="00774EC5" w:rsidRDefault="00774EC5" w:rsidP="00774EC5">
      <w:pPr>
        <w:pStyle w:val="Code"/>
      </w:pPr>
      <w:r w:rsidRPr="00774EC5">
        <w:t xml:space="preserve">        private readonly IBasicSecurityService _basicSecurityService;</w:t>
      </w:r>
    </w:p>
    <w:p w14:paraId="31D65C42" w14:textId="77777777" w:rsidR="00774EC5" w:rsidRPr="00774EC5" w:rsidRDefault="00774EC5" w:rsidP="00774EC5">
      <w:pPr>
        <w:pStyle w:val="Code"/>
      </w:pPr>
    </w:p>
    <w:p w14:paraId="079E1A76" w14:textId="77777777" w:rsidR="00774EC5" w:rsidRPr="00774EC5" w:rsidRDefault="00774EC5" w:rsidP="00774EC5">
      <w:pPr>
        <w:pStyle w:val="Code"/>
      </w:pPr>
      <w:r w:rsidRPr="00774EC5">
        <w:t xml:space="preserve">        public BasicAuthenticationMessageHandler(ILogManager logManager, IBasicSecurityService basicSecurityService)</w:t>
      </w:r>
    </w:p>
    <w:p w14:paraId="5769C31C" w14:textId="77777777" w:rsidR="00774EC5" w:rsidRPr="00774EC5" w:rsidRDefault="00774EC5" w:rsidP="00774EC5">
      <w:pPr>
        <w:pStyle w:val="Code"/>
      </w:pPr>
      <w:r w:rsidRPr="00774EC5">
        <w:t xml:space="preserve">        {</w:t>
      </w:r>
    </w:p>
    <w:p w14:paraId="0F6EE364" w14:textId="77777777" w:rsidR="00774EC5" w:rsidRPr="00774EC5" w:rsidRDefault="00774EC5" w:rsidP="00774EC5">
      <w:pPr>
        <w:pStyle w:val="Code"/>
      </w:pPr>
      <w:r w:rsidRPr="00774EC5">
        <w:t xml:space="preserve">            _basicSecurityService = basicSecurityService;</w:t>
      </w:r>
    </w:p>
    <w:p w14:paraId="2C161B1E" w14:textId="77777777" w:rsidR="00774EC5" w:rsidRPr="00774EC5" w:rsidRDefault="00774EC5" w:rsidP="00774EC5">
      <w:pPr>
        <w:pStyle w:val="Code"/>
      </w:pPr>
      <w:r w:rsidRPr="00774EC5">
        <w:t xml:space="preserve">            _log = logManager.GetLog(typeof (BasicAuthenticationMessageHandler));</w:t>
      </w:r>
    </w:p>
    <w:p w14:paraId="671B12AE" w14:textId="77777777" w:rsidR="00774EC5" w:rsidRPr="00774EC5" w:rsidRDefault="00774EC5" w:rsidP="00774EC5">
      <w:pPr>
        <w:pStyle w:val="Code"/>
      </w:pPr>
      <w:r w:rsidRPr="00774EC5">
        <w:t xml:space="preserve">        }</w:t>
      </w:r>
    </w:p>
    <w:p w14:paraId="14A893AD" w14:textId="77777777" w:rsidR="00774EC5" w:rsidRPr="00774EC5" w:rsidRDefault="00774EC5" w:rsidP="00774EC5">
      <w:pPr>
        <w:pStyle w:val="Code"/>
      </w:pPr>
    </w:p>
    <w:p w14:paraId="22360DFF" w14:textId="77777777" w:rsidR="00774EC5" w:rsidRPr="00774EC5" w:rsidRDefault="00774EC5" w:rsidP="00774EC5">
      <w:pPr>
        <w:pStyle w:val="Code"/>
      </w:pPr>
      <w:r w:rsidRPr="00774EC5">
        <w:t xml:space="preserve">        protected override async Task&lt;HttpResponseMessage&gt; SendAsync(</w:t>
      </w:r>
    </w:p>
    <w:p w14:paraId="0EC3A151" w14:textId="77777777" w:rsidR="00774EC5" w:rsidRPr="00774EC5" w:rsidRDefault="00774EC5" w:rsidP="00774EC5">
      <w:pPr>
        <w:pStyle w:val="Code"/>
      </w:pPr>
      <w:r w:rsidRPr="00774EC5">
        <w:t xml:space="preserve">            HttpRequestMessage request,</w:t>
      </w:r>
    </w:p>
    <w:p w14:paraId="02106451" w14:textId="77777777" w:rsidR="00774EC5" w:rsidRPr="00774EC5" w:rsidRDefault="00774EC5" w:rsidP="00774EC5">
      <w:pPr>
        <w:pStyle w:val="Code"/>
      </w:pPr>
      <w:r w:rsidRPr="00774EC5">
        <w:t xml:space="preserve">            CancellationToken cancellationToken)</w:t>
      </w:r>
    </w:p>
    <w:p w14:paraId="49E51A44" w14:textId="77777777" w:rsidR="00774EC5" w:rsidRPr="00774EC5" w:rsidRDefault="00774EC5" w:rsidP="00774EC5">
      <w:pPr>
        <w:pStyle w:val="Code"/>
      </w:pPr>
      <w:r w:rsidRPr="00774EC5">
        <w:t xml:space="preserve">        {</w:t>
      </w:r>
    </w:p>
    <w:p w14:paraId="752D8E4D" w14:textId="77777777" w:rsidR="00774EC5" w:rsidRPr="00774EC5" w:rsidRDefault="00774EC5" w:rsidP="00774EC5">
      <w:pPr>
        <w:pStyle w:val="Code"/>
      </w:pPr>
      <w:r w:rsidRPr="00774EC5">
        <w:t xml:space="preserve">            if (HttpContext.Current.User.Identity.IsAuthenticated)</w:t>
      </w:r>
    </w:p>
    <w:p w14:paraId="6FB90A85" w14:textId="77777777" w:rsidR="00774EC5" w:rsidRPr="00774EC5" w:rsidRDefault="00774EC5" w:rsidP="00774EC5">
      <w:pPr>
        <w:pStyle w:val="Code"/>
      </w:pPr>
      <w:r w:rsidRPr="00774EC5">
        <w:t xml:space="preserve">            {</w:t>
      </w:r>
    </w:p>
    <w:p w14:paraId="28D5758C" w14:textId="77777777" w:rsidR="00774EC5" w:rsidRPr="00774EC5" w:rsidRDefault="00774EC5" w:rsidP="00774EC5">
      <w:pPr>
        <w:pStyle w:val="Code"/>
      </w:pPr>
      <w:r w:rsidRPr="00774EC5">
        <w:t xml:space="preserve">                _log.Debug("Already authenticated; passing on to next handler...");</w:t>
      </w:r>
    </w:p>
    <w:p w14:paraId="200B3E9F" w14:textId="77777777" w:rsidR="00774EC5" w:rsidRPr="00774EC5" w:rsidRDefault="00774EC5" w:rsidP="00774EC5">
      <w:pPr>
        <w:pStyle w:val="Code"/>
      </w:pPr>
      <w:r w:rsidRPr="00774EC5">
        <w:t xml:space="preserve">                return await base.SendAsync(request, cancellationToken);</w:t>
      </w:r>
    </w:p>
    <w:p w14:paraId="6A6E2D87" w14:textId="77777777" w:rsidR="00774EC5" w:rsidRPr="00774EC5" w:rsidRDefault="00774EC5" w:rsidP="00774EC5">
      <w:pPr>
        <w:pStyle w:val="Code"/>
      </w:pPr>
      <w:r w:rsidRPr="00774EC5">
        <w:t xml:space="preserve">            }</w:t>
      </w:r>
    </w:p>
    <w:p w14:paraId="1FD59718" w14:textId="77777777" w:rsidR="00774EC5" w:rsidRPr="00774EC5" w:rsidRDefault="00774EC5" w:rsidP="00774EC5">
      <w:pPr>
        <w:pStyle w:val="Code"/>
      </w:pPr>
    </w:p>
    <w:p w14:paraId="601241A4" w14:textId="77777777" w:rsidR="00774EC5" w:rsidRPr="00774EC5" w:rsidRDefault="00774EC5" w:rsidP="00774EC5">
      <w:pPr>
        <w:pStyle w:val="Code"/>
      </w:pPr>
      <w:r w:rsidRPr="00774EC5">
        <w:t xml:space="preserve">            if (!CanHandleAuthentication(request))</w:t>
      </w:r>
    </w:p>
    <w:p w14:paraId="376D2D2F" w14:textId="77777777" w:rsidR="00774EC5" w:rsidRPr="00774EC5" w:rsidRDefault="00774EC5" w:rsidP="00774EC5">
      <w:pPr>
        <w:pStyle w:val="Code"/>
      </w:pPr>
      <w:r w:rsidRPr="00774EC5">
        <w:t xml:space="preserve">            {</w:t>
      </w:r>
    </w:p>
    <w:p w14:paraId="726B4088" w14:textId="77777777" w:rsidR="00774EC5" w:rsidRPr="00774EC5" w:rsidRDefault="00774EC5" w:rsidP="00774EC5">
      <w:pPr>
        <w:pStyle w:val="Code"/>
      </w:pPr>
      <w:r w:rsidRPr="00774EC5">
        <w:lastRenderedPageBreak/>
        <w:t xml:space="preserve">                _log.Debug("Not a basic auth request; passing on to next handler...");</w:t>
      </w:r>
    </w:p>
    <w:p w14:paraId="1797A728" w14:textId="77777777" w:rsidR="00774EC5" w:rsidRPr="00774EC5" w:rsidRDefault="00774EC5" w:rsidP="00774EC5">
      <w:pPr>
        <w:pStyle w:val="Code"/>
      </w:pPr>
      <w:r w:rsidRPr="00774EC5">
        <w:t xml:space="preserve">                return await base.SendAsync(request, cancellationToken);</w:t>
      </w:r>
    </w:p>
    <w:p w14:paraId="2FF465DA" w14:textId="77777777" w:rsidR="00774EC5" w:rsidRPr="00774EC5" w:rsidRDefault="00774EC5" w:rsidP="00774EC5">
      <w:pPr>
        <w:pStyle w:val="Code"/>
      </w:pPr>
      <w:r w:rsidRPr="00774EC5">
        <w:t xml:space="preserve">            }</w:t>
      </w:r>
    </w:p>
    <w:p w14:paraId="4DF41823" w14:textId="77777777" w:rsidR="00774EC5" w:rsidRPr="00774EC5" w:rsidRDefault="00774EC5" w:rsidP="00774EC5">
      <w:pPr>
        <w:pStyle w:val="Code"/>
      </w:pPr>
    </w:p>
    <w:p w14:paraId="284EDC8B" w14:textId="77777777" w:rsidR="00774EC5" w:rsidRPr="00774EC5" w:rsidRDefault="00774EC5" w:rsidP="00774EC5">
      <w:pPr>
        <w:pStyle w:val="Code"/>
      </w:pPr>
      <w:r w:rsidRPr="00774EC5">
        <w:t xml:space="preserve">            bool isAuthenticated;</w:t>
      </w:r>
    </w:p>
    <w:p w14:paraId="746F9490" w14:textId="77777777" w:rsidR="00774EC5" w:rsidRPr="00774EC5" w:rsidRDefault="00774EC5" w:rsidP="00774EC5">
      <w:pPr>
        <w:pStyle w:val="Code"/>
      </w:pPr>
      <w:r w:rsidRPr="00774EC5">
        <w:t xml:space="preserve">            try</w:t>
      </w:r>
    </w:p>
    <w:p w14:paraId="77A350DE" w14:textId="77777777" w:rsidR="00774EC5" w:rsidRPr="00774EC5" w:rsidRDefault="00774EC5" w:rsidP="00774EC5">
      <w:pPr>
        <w:pStyle w:val="Code"/>
      </w:pPr>
      <w:r w:rsidRPr="00774EC5">
        <w:t xml:space="preserve">            {</w:t>
      </w:r>
    </w:p>
    <w:p w14:paraId="4F625EE4" w14:textId="77777777" w:rsidR="00774EC5" w:rsidRPr="00774EC5" w:rsidRDefault="00774EC5" w:rsidP="00774EC5">
      <w:pPr>
        <w:pStyle w:val="Code"/>
      </w:pPr>
      <w:r w:rsidRPr="00774EC5">
        <w:t xml:space="preserve">                isAuthenticated = Authenticate(request);</w:t>
      </w:r>
    </w:p>
    <w:p w14:paraId="0BDF2F9E" w14:textId="77777777" w:rsidR="00774EC5" w:rsidRPr="00774EC5" w:rsidRDefault="00774EC5" w:rsidP="00774EC5">
      <w:pPr>
        <w:pStyle w:val="Code"/>
      </w:pPr>
      <w:r w:rsidRPr="00774EC5">
        <w:t xml:space="preserve">            }</w:t>
      </w:r>
    </w:p>
    <w:p w14:paraId="0C326B43" w14:textId="77777777" w:rsidR="00774EC5" w:rsidRPr="00774EC5" w:rsidRDefault="00774EC5" w:rsidP="00774EC5">
      <w:pPr>
        <w:pStyle w:val="Code"/>
      </w:pPr>
      <w:r w:rsidRPr="00774EC5">
        <w:t xml:space="preserve">            catch (Exception e)</w:t>
      </w:r>
    </w:p>
    <w:p w14:paraId="054998EC" w14:textId="77777777" w:rsidR="00774EC5" w:rsidRPr="00774EC5" w:rsidRDefault="00774EC5" w:rsidP="00774EC5">
      <w:pPr>
        <w:pStyle w:val="Code"/>
      </w:pPr>
      <w:r w:rsidRPr="00774EC5">
        <w:t xml:space="preserve">            {</w:t>
      </w:r>
    </w:p>
    <w:p w14:paraId="737C5652" w14:textId="77777777" w:rsidR="00774EC5" w:rsidRPr="00774EC5" w:rsidRDefault="00774EC5" w:rsidP="00774EC5">
      <w:pPr>
        <w:pStyle w:val="Code"/>
      </w:pPr>
      <w:r w:rsidRPr="00774EC5">
        <w:t xml:space="preserve">                _log.Error("Failure in auth processing", e);</w:t>
      </w:r>
    </w:p>
    <w:p w14:paraId="040877A9" w14:textId="77777777" w:rsidR="00774EC5" w:rsidRPr="00774EC5" w:rsidRDefault="00774EC5" w:rsidP="00774EC5">
      <w:pPr>
        <w:pStyle w:val="Code"/>
      </w:pPr>
      <w:r w:rsidRPr="00774EC5">
        <w:t xml:space="preserve">                return CreateUnauthorizedResponse();</w:t>
      </w:r>
    </w:p>
    <w:p w14:paraId="53E34936" w14:textId="77777777" w:rsidR="00774EC5" w:rsidRPr="00774EC5" w:rsidRDefault="00774EC5" w:rsidP="00774EC5">
      <w:pPr>
        <w:pStyle w:val="Code"/>
      </w:pPr>
      <w:r w:rsidRPr="00774EC5">
        <w:t xml:space="preserve">            }</w:t>
      </w:r>
    </w:p>
    <w:p w14:paraId="517C8D02" w14:textId="77777777" w:rsidR="00774EC5" w:rsidRPr="00774EC5" w:rsidRDefault="00774EC5" w:rsidP="00774EC5">
      <w:pPr>
        <w:pStyle w:val="Code"/>
      </w:pPr>
    </w:p>
    <w:p w14:paraId="323A7140" w14:textId="77777777" w:rsidR="00774EC5" w:rsidRPr="00774EC5" w:rsidRDefault="00774EC5" w:rsidP="00774EC5">
      <w:pPr>
        <w:pStyle w:val="Code"/>
      </w:pPr>
      <w:r w:rsidRPr="00774EC5">
        <w:t xml:space="preserve">            if (isAuthenticated)</w:t>
      </w:r>
    </w:p>
    <w:p w14:paraId="071770D5" w14:textId="77777777" w:rsidR="00774EC5" w:rsidRPr="00774EC5" w:rsidRDefault="00774EC5" w:rsidP="00774EC5">
      <w:pPr>
        <w:pStyle w:val="Code"/>
      </w:pPr>
      <w:r w:rsidRPr="00774EC5">
        <w:t xml:space="preserve">            {</w:t>
      </w:r>
    </w:p>
    <w:p w14:paraId="295040EB" w14:textId="77777777" w:rsidR="00774EC5" w:rsidRPr="00774EC5" w:rsidRDefault="00774EC5" w:rsidP="00774EC5">
      <w:pPr>
        <w:pStyle w:val="Code"/>
      </w:pPr>
      <w:r w:rsidRPr="00774EC5">
        <w:t xml:space="preserve">                var response = await base.SendAsync(request, cancellationToken);</w:t>
      </w:r>
    </w:p>
    <w:p w14:paraId="06D7514A" w14:textId="77777777" w:rsidR="00774EC5" w:rsidRPr="00774EC5" w:rsidRDefault="00774EC5" w:rsidP="00774EC5">
      <w:pPr>
        <w:pStyle w:val="Code"/>
      </w:pPr>
      <w:r w:rsidRPr="00774EC5">
        <w:t xml:space="preserve">                return response.StatusCode == HttpStatusCode.Unauthorized ? CreateUnauthorizedResponse() : response;</w:t>
      </w:r>
    </w:p>
    <w:p w14:paraId="0D56362A" w14:textId="77777777" w:rsidR="00774EC5" w:rsidRPr="00774EC5" w:rsidRDefault="00774EC5" w:rsidP="00774EC5">
      <w:pPr>
        <w:pStyle w:val="Code"/>
      </w:pPr>
      <w:r w:rsidRPr="00774EC5">
        <w:t xml:space="preserve">            }</w:t>
      </w:r>
    </w:p>
    <w:p w14:paraId="3F68982A" w14:textId="77777777" w:rsidR="00774EC5" w:rsidRPr="00774EC5" w:rsidRDefault="00774EC5" w:rsidP="00774EC5">
      <w:pPr>
        <w:pStyle w:val="Code"/>
      </w:pPr>
    </w:p>
    <w:p w14:paraId="2AA251DC" w14:textId="77777777" w:rsidR="00774EC5" w:rsidRPr="00774EC5" w:rsidRDefault="00774EC5" w:rsidP="00774EC5">
      <w:pPr>
        <w:pStyle w:val="Code"/>
      </w:pPr>
      <w:r w:rsidRPr="00774EC5">
        <w:t xml:space="preserve">            return CreateUnauthorizedResponse();</w:t>
      </w:r>
    </w:p>
    <w:p w14:paraId="302B2D27" w14:textId="77777777" w:rsidR="00774EC5" w:rsidRPr="00774EC5" w:rsidRDefault="00774EC5" w:rsidP="00774EC5">
      <w:pPr>
        <w:pStyle w:val="Code"/>
      </w:pPr>
      <w:r w:rsidRPr="00774EC5">
        <w:t xml:space="preserve">        }</w:t>
      </w:r>
    </w:p>
    <w:p w14:paraId="03700EE8" w14:textId="77777777" w:rsidR="00774EC5" w:rsidRPr="00774EC5" w:rsidRDefault="00774EC5" w:rsidP="00774EC5">
      <w:pPr>
        <w:pStyle w:val="Code"/>
      </w:pPr>
    </w:p>
    <w:p w14:paraId="7CF896AC" w14:textId="77777777" w:rsidR="00774EC5" w:rsidRPr="00774EC5" w:rsidRDefault="00774EC5" w:rsidP="00774EC5">
      <w:pPr>
        <w:pStyle w:val="Code"/>
      </w:pPr>
      <w:r w:rsidRPr="00774EC5">
        <w:t xml:space="preserve">        public bool CanHandleAuthentication(HttpRequestMessage request)</w:t>
      </w:r>
    </w:p>
    <w:p w14:paraId="67B92DC2" w14:textId="77777777" w:rsidR="00774EC5" w:rsidRPr="00774EC5" w:rsidRDefault="00774EC5" w:rsidP="00774EC5">
      <w:pPr>
        <w:pStyle w:val="Code"/>
      </w:pPr>
      <w:r w:rsidRPr="00774EC5">
        <w:t xml:space="preserve">        {</w:t>
      </w:r>
    </w:p>
    <w:p w14:paraId="461D4D42" w14:textId="77777777" w:rsidR="00774EC5" w:rsidRPr="00774EC5" w:rsidRDefault="00774EC5" w:rsidP="00774EC5">
      <w:pPr>
        <w:pStyle w:val="Code"/>
      </w:pPr>
      <w:r w:rsidRPr="00774EC5">
        <w:t xml:space="preserve">            return (request.Headers != null</w:t>
      </w:r>
    </w:p>
    <w:p w14:paraId="6D29B863" w14:textId="77777777" w:rsidR="00774EC5" w:rsidRPr="00774EC5" w:rsidRDefault="00774EC5" w:rsidP="00774EC5">
      <w:pPr>
        <w:pStyle w:val="Code"/>
      </w:pPr>
      <w:r w:rsidRPr="00774EC5">
        <w:t xml:space="preserve">                    &amp;&amp; request.Headers.Authorization != null</w:t>
      </w:r>
    </w:p>
    <w:p w14:paraId="74939EE1" w14:textId="77777777" w:rsidR="00774EC5" w:rsidRPr="00774EC5" w:rsidRDefault="00774EC5" w:rsidP="00774EC5">
      <w:pPr>
        <w:pStyle w:val="Code"/>
      </w:pPr>
      <w:r w:rsidRPr="00774EC5">
        <w:t xml:space="preserve">                    &amp;&amp; request.Headers.Authorization.Scheme.ToLowerInvariant() == Constants.SchemeTypes.Basic);</w:t>
      </w:r>
    </w:p>
    <w:p w14:paraId="5E4313C0" w14:textId="77777777" w:rsidR="00774EC5" w:rsidRPr="00774EC5" w:rsidRDefault="00774EC5" w:rsidP="00774EC5">
      <w:pPr>
        <w:pStyle w:val="Code"/>
      </w:pPr>
      <w:r w:rsidRPr="00774EC5">
        <w:t xml:space="preserve">        }</w:t>
      </w:r>
    </w:p>
    <w:p w14:paraId="4E5989E3" w14:textId="77777777" w:rsidR="00774EC5" w:rsidRPr="00774EC5" w:rsidRDefault="00774EC5" w:rsidP="00774EC5">
      <w:pPr>
        <w:pStyle w:val="Code"/>
      </w:pPr>
    </w:p>
    <w:p w14:paraId="5C0B9AD6" w14:textId="77777777" w:rsidR="00774EC5" w:rsidRPr="00774EC5" w:rsidRDefault="00774EC5" w:rsidP="00774EC5">
      <w:pPr>
        <w:pStyle w:val="Code"/>
      </w:pPr>
      <w:r w:rsidRPr="00774EC5">
        <w:t xml:space="preserve">        public bool Authenticate(HttpRequestMessage request)</w:t>
      </w:r>
    </w:p>
    <w:p w14:paraId="443FE79F" w14:textId="77777777" w:rsidR="00774EC5" w:rsidRPr="00774EC5" w:rsidRDefault="00774EC5" w:rsidP="00774EC5">
      <w:pPr>
        <w:pStyle w:val="Code"/>
      </w:pPr>
      <w:r w:rsidRPr="00774EC5">
        <w:t xml:space="preserve">        {</w:t>
      </w:r>
    </w:p>
    <w:p w14:paraId="62A59D78" w14:textId="77777777" w:rsidR="00774EC5" w:rsidRPr="00774EC5" w:rsidRDefault="00774EC5" w:rsidP="00774EC5">
      <w:pPr>
        <w:pStyle w:val="Code"/>
      </w:pPr>
      <w:r w:rsidRPr="00774EC5">
        <w:t xml:space="preserve">            _log.Debug("Attempting to authenticate...");</w:t>
      </w:r>
    </w:p>
    <w:p w14:paraId="0696F537" w14:textId="77777777" w:rsidR="00774EC5" w:rsidRPr="00774EC5" w:rsidRDefault="00774EC5" w:rsidP="00774EC5">
      <w:pPr>
        <w:pStyle w:val="Code"/>
      </w:pPr>
    </w:p>
    <w:p w14:paraId="6849F2AE" w14:textId="77777777" w:rsidR="00774EC5" w:rsidRPr="00774EC5" w:rsidRDefault="00774EC5" w:rsidP="00774EC5">
      <w:pPr>
        <w:pStyle w:val="Code"/>
      </w:pPr>
      <w:r w:rsidRPr="00774EC5">
        <w:t xml:space="preserve">            var authHeader = request.Headers.Authorization;</w:t>
      </w:r>
    </w:p>
    <w:p w14:paraId="77EFE3C9" w14:textId="77777777" w:rsidR="00774EC5" w:rsidRPr="00774EC5" w:rsidRDefault="00774EC5" w:rsidP="00774EC5">
      <w:pPr>
        <w:pStyle w:val="Code"/>
      </w:pPr>
      <w:r w:rsidRPr="00774EC5">
        <w:t xml:space="preserve">            if (authHeader == null)</w:t>
      </w:r>
    </w:p>
    <w:p w14:paraId="49028969" w14:textId="77777777" w:rsidR="00774EC5" w:rsidRPr="00774EC5" w:rsidRDefault="00774EC5" w:rsidP="00774EC5">
      <w:pPr>
        <w:pStyle w:val="Code"/>
      </w:pPr>
      <w:r w:rsidRPr="00774EC5">
        <w:t xml:space="preserve">            {</w:t>
      </w:r>
    </w:p>
    <w:p w14:paraId="015E507F" w14:textId="77777777" w:rsidR="00774EC5" w:rsidRPr="00774EC5" w:rsidRDefault="00774EC5" w:rsidP="00774EC5">
      <w:pPr>
        <w:pStyle w:val="Code"/>
      </w:pPr>
      <w:r w:rsidRPr="00774EC5">
        <w:t xml:space="preserve">                return false;</w:t>
      </w:r>
    </w:p>
    <w:p w14:paraId="1A42D954" w14:textId="77777777" w:rsidR="00774EC5" w:rsidRPr="00774EC5" w:rsidRDefault="00774EC5" w:rsidP="00774EC5">
      <w:pPr>
        <w:pStyle w:val="Code"/>
      </w:pPr>
      <w:r w:rsidRPr="00774EC5">
        <w:t xml:space="preserve">            }</w:t>
      </w:r>
    </w:p>
    <w:p w14:paraId="1198200B" w14:textId="77777777" w:rsidR="00774EC5" w:rsidRPr="00774EC5" w:rsidRDefault="00774EC5" w:rsidP="00774EC5">
      <w:pPr>
        <w:pStyle w:val="Code"/>
      </w:pPr>
    </w:p>
    <w:p w14:paraId="141211A4" w14:textId="3BCB1240" w:rsidR="00774EC5" w:rsidRPr="00774EC5" w:rsidRDefault="00774EC5" w:rsidP="00774EC5">
      <w:pPr>
        <w:pStyle w:val="Code"/>
      </w:pPr>
      <w:r w:rsidRPr="00774EC5">
        <w:t xml:space="preserve">            var credential</w:t>
      </w:r>
      <w:r w:rsidR="00CA42F3">
        <w:t>Parts</w:t>
      </w:r>
      <w:r w:rsidRPr="00774EC5">
        <w:t xml:space="preserve"> = GetCredential</w:t>
      </w:r>
      <w:r w:rsidR="00FF1EB6">
        <w:t>Part</w:t>
      </w:r>
      <w:r w:rsidRPr="00774EC5">
        <w:t>s(authHeader);</w:t>
      </w:r>
    </w:p>
    <w:p w14:paraId="143B6EED" w14:textId="788800DB" w:rsidR="00774EC5" w:rsidRPr="00774EC5" w:rsidRDefault="00774EC5" w:rsidP="00774EC5">
      <w:pPr>
        <w:pStyle w:val="Code"/>
      </w:pPr>
      <w:r w:rsidRPr="00774EC5">
        <w:t xml:space="preserve">            if (</w:t>
      </w:r>
      <w:r w:rsidR="00CA42F3" w:rsidRPr="00774EC5">
        <w:t>credential</w:t>
      </w:r>
      <w:r w:rsidR="00CA42F3">
        <w:t>Parts</w:t>
      </w:r>
      <w:r w:rsidRPr="00774EC5">
        <w:t>.Length != ExpectedCredentialCount)</w:t>
      </w:r>
    </w:p>
    <w:p w14:paraId="471B279E" w14:textId="77777777" w:rsidR="00774EC5" w:rsidRPr="00774EC5" w:rsidRDefault="00774EC5" w:rsidP="00774EC5">
      <w:pPr>
        <w:pStyle w:val="Code"/>
      </w:pPr>
      <w:r w:rsidRPr="00774EC5">
        <w:t xml:space="preserve">            {</w:t>
      </w:r>
    </w:p>
    <w:p w14:paraId="77CBAC5A" w14:textId="77777777" w:rsidR="00774EC5" w:rsidRPr="00774EC5" w:rsidRDefault="00774EC5" w:rsidP="00774EC5">
      <w:pPr>
        <w:pStyle w:val="Code"/>
      </w:pPr>
      <w:r w:rsidRPr="00774EC5">
        <w:t xml:space="preserve">                return false;</w:t>
      </w:r>
    </w:p>
    <w:p w14:paraId="5B9FFA05" w14:textId="77777777" w:rsidR="00774EC5" w:rsidRPr="00774EC5" w:rsidRDefault="00774EC5" w:rsidP="00774EC5">
      <w:pPr>
        <w:pStyle w:val="Code"/>
      </w:pPr>
      <w:r w:rsidRPr="00774EC5">
        <w:t xml:space="preserve">            }</w:t>
      </w:r>
    </w:p>
    <w:p w14:paraId="23477F70" w14:textId="77777777" w:rsidR="00774EC5" w:rsidRPr="00774EC5" w:rsidRDefault="00774EC5" w:rsidP="00774EC5">
      <w:pPr>
        <w:pStyle w:val="Code"/>
      </w:pPr>
    </w:p>
    <w:p w14:paraId="08F0BB91" w14:textId="514F8696" w:rsidR="00774EC5" w:rsidRPr="00774EC5" w:rsidRDefault="00774EC5" w:rsidP="00774EC5">
      <w:pPr>
        <w:pStyle w:val="Code"/>
      </w:pPr>
      <w:r w:rsidRPr="00774EC5">
        <w:lastRenderedPageBreak/>
        <w:t xml:space="preserve">            return _basicSecurityService.SetPrincipal(</w:t>
      </w:r>
      <w:r w:rsidR="00CA42F3" w:rsidRPr="00774EC5">
        <w:t>credential</w:t>
      </w:r>
      <w:r w:rsidR="00CA42F3">
        <w:t>Parts</w:t>
      </w:r>
      <w:r w:rsidRPr="00774EC5">
        <w:t xml:space="preserve">[UsernameIndex], </w:t>
      </w:r>
      <w:r w:rsidR="00CA42F3" w:rsidRPr="00774EC5">
        <w:t>credential</w:t>
      </w:r>
      <w:r w:rsidR="00CA42F3">
        <w:t>Parts</w:t>
      </w:r>
      <w:r w:rsidRPr="00774EC5">
        <w:t>[PasswordIndex]);</w:t>
      </w:r>
    </w:p>
    <w:p w14:paraId="16584EEB" w14:textId="77777777" w:rsidR="00774EC5" w:rsidRPr="00774EC5" w:rsidRDefault="00774EC5" w:rsidP="00774EC5">
      <w:pPr>
        <w:pStyle w:val="Code"/>
      </w:pPr>
      <w:r w:rsidRPr="00774EC5">
        <w:t xml:space="preserve">        }</w:t>
      </w:r>
    </w:p>
    <w:p w14:paraId="54D84B69" w14:textId="77777777" w:rsidR="00774EC5" w:rsidRPr="00774EC5" w:rsidRDefault="00774EC5" w:rsidP="00774EC5">
      <w:pPr>
        <w:pStyle w:val="Code"/>
      </w:pPr>
    </w:p>
    <w:p w14:paraId="08D1E446" w14:textId="21A8673E" w:rsidR="00774EC5" w:rsidRPr="00774EC5" w:rsidRDefault="00774EC5" w:rsidP="00774EC5">
      <w:pPr>
        <w:pStyle w:val="Code"/>
      </w:pPr>
      <w:r w:rsidRPr="00774EC5">
        <w:t xml:space="preserve">        public string[] GetCredential</w:t>
      </w:r>
      <w:r w:rsidR="00FF1EB6">
        <w:t>Part</w:t>
      </w:r>
      <w:r w:rsidRPr="00774EC5">
        <w:t>s(AuthenticationHeaderValue authHeader)</w:t>
      </w:r>
    </w:p>
    <w:p w14:paraId="772EFED5" w14:textId="77777777" w:rsidR="00774EC5" w:rsidRPr="00774EC5" w:rsidRDefault="00774EC5" w:rsidP="00774EC5">
      <w:pPr>
        <w:pStyle w:val="Code"/>
      </w:pPr>
      <w:r w:rsidRPr="00774EC5">
        <w:t xml:space="preserve">        {</w:t>
      </w:r>
    </w:p>
    <w:p w14:paraId="60F3346D" w14:textId="77777777" w:rsidR="00774EC5" w:rsidRPr="00774EC5" w:rsidRDefault="00774EC5" w:rsidP="00774EC5">
      <w:pPr>
        <w:pStyle w:val="Code"/>
      </w:pPr>
      <w:r w:rsidRPr="00774EC5">
        <w:t xml:space="preserve">            var encodedCredentials = authHeader.Parameter;</w:t>
      </w:r>
    </w:p>
    <w:p w14:paraId="6D2F2DF5" w14:textId="77777777" w:rsidR="00774EC5" w:rsidRPr="00774EC5" w:rsidRDefault="00774EC5" w:rsidP="00774EC5">
      <w:pPr>
        <w:pStyle w:val="Code"/>
      </w:pPr>
      <w:r w:rsidRPr="00774EC5">
        <w:t xml:space="preserve">            var credentialBytes = Convert.FromBase64String(encodedCredentials);</w:t>
      </w:r>
    </w:p>
    <w:p w14:paraId="46031394" w14:textId="77777777" w:rsidR="00774EC5" w:rsidRPr="00774EC5" w:rsidRDefault="00774EC5" w:rsidP="00774EC5">
      <w:pPr>
        <w:pStyle w:val="Code"/>
      </w:pPr>
      <w:r w:rsidRPr="00774EC5">
        <w:t xml:space="preserve">            var credentials = Encoding.ASCII.GetString(credentialBytes);</w:t>
      </w:r>
    </w:p>
    <w:p w14:paraId="7F12ED1A" w14:textId="77777777" w:rsidR="00774EC5" w:rsidRPr="00774EC5" w:rsidRDefault="00774EC5" w:rsidP="00774EC5">
      <w:pPr>
        <w:pStyle w:val="Code"/>
      </w:pPr>
      <w:r w:rsidRPr="00774EC5">
        <w:t xml:space="preserve">            var credentialParts = credentials.Split(AuthorizationHeaderSeparator);</w:t>
      </w:r>
    </w:p>
    <w:p w14:paraId="141F0492" w14:textId="77777777" w:rsidR="00774EC5" w:rsidRPr="00774EC5" w:rsidRDefault="00774EC5" w:rsidP="00774EC5">
      <w:pPr>
        <w:pStyle w:val="Code"/>
      </w:pPr>
      <w:r w:rsidRPr="00774EC5">
        <w:t xml:space="preserve">            return credentialParts;</w:t>
      </w:r>
    </w:p>
    <w:p w14:paraId="04FF0DEA" w14:textId="77777777" w:rsidR="00774EC5" w:rsidRPr="00774EC5" w:rsidRDefault="00774EC5" w:rsidP="00774EC5">
      <w:pPr>
        <w:pStyle w:val="Code"/>
      </w:pPr>
      <w:r w:rsidRPr="00774EC5">
        <w:t xml:space="preserve">        }</w:t>
      </w:r>
    </w:p>
    <w:p w14:paraId="47C57850" w14:textId="77777777" w:rsidR="00774EC5" w:rsidRPr="00774EC5" w:rsidRDefault="00774EC5" w:rsidP="00774EC5">
      <w:pPr>
        <w:pStyle w:val="Code"/>
      </w:pPr>
    </w:p>
    <w:p w14:paraId="7DA578A4" w14:textId="77777777" w:rsidR="00774EC5" w:rsidRPr="00774EC5" w:rsidRDefault="00774EC5" w:rsidP="00774EC5">
      <w:pPr>
        <w:pStyle w:val="Code"/>
      </w:pPr>
      <w:r w:rsidRPr="00774EC5">
        <w:t xml:space="preserve">        public HttpResponseMessage CreateUnauthorizedResponse()</w:t>
      </w:r>
    </w:p>
    <w:p w14:paraId="501214C7" w14:textId="77777777" w:rsidR="00774EC5" w:rsidRPr="00774EC5" w:rsidRDefault="00774EC5" w:rsidP="00774EC5">
      <w:pPr>
        <w:pStyle w:val="Code"/>
      </w:pPr>
      <w:r w:rsidRPr="00774EC5">
        <w:t xml:space="preserve">        {</w:t>
      </w:r>
    </w:p>
    <w:p w14:paraId="60B3F108" w14:textId="77777777" w:rsidR="00774EC5" w:rsidRPr="00774EC5" w:rsidRDefault="00774EC5" w:rsidP="00774EC5">
      <w:pPr>
        <w:pStyle w:val="Code"/>
      </w:pPr>
      <w:r w:rsidRPr="00774EC5">
        <w:t xml:space="preserve">            var response = new HttpResponseMessage(HttpStatusCode.Unauthorized);</w:t>
      </w:r>
    </w:p>
    <w:p w14:paraId="72329878" w14:textId="77777777" w:rsidR="00774EC5" w:rsidRPr="00774EC5" w:rsidRDefault="00774EC5" w:rsidP="00774EC5">
      <w:pPr>
        <w:pStyle w:val="Code"/>
      </w:pPr>
      <w:r w:rsidRPr="00774EC5">
        <w:t xml:space="preserve">            response.Headers.WwwAuthenticate.Add(new AuthenticationHeaderValue(Constants.SchemeTypes.Basic));</w:t>
      </w:r>
    </w:p>
    <w:p w14:paraId="1A102842" w14:textId="77777777" w:rsidR="00774EC5" w:rsidRPr="00774EC5" w:rsidRDefault="00774EC5" w:rsidP="00774EC5">
      <w:pPr>
        <w:pStyle w:val="Code"/>
      </w:pPr>
      <w:r w:rsidRPr="00774EC5">
        <w:t xml:space="preserve">            return response;</w:t>
      </w:r>
    </w:p>
    <w:p w14:paraId="78E53EC5" w14:textId="77777777" w:rsidR="00774EC5" w:rsidRPr="00774EC5" w:rsidRDefault="00774EC5" w:rsidP="00774EC5">
      <w:pPr>
        <w:pStyle w:val="Code"/>
      </w:pPr>
      <w:r w:rsidRPr="00774EC5">
        <w:t xml:space="preserve">        }</w:t>
      </w:r>
    </w:p>
    <w:p w14:paraId="0DA600C2" w14:textId="77777777" w:rsidR="00774EC5" w:rsidRPr="00774EC5" w:rsidRDefault="00774EC5" w:rsidP="00774EC5">
      <w:pPr>
        <w:pStyle w:val="Code"/>
      </w:pPr>
      <w:r w:rsidRPr="00774EC5">
        <w:t xml:space="preserve">    }</w:t>
      </w:r>
    </w:p>
    <w:p w14:paraId="37032AB2" w14:textId="3477C940" w:rsidR="00646FDB" w:rsidRDefault="00774EC5" w:rsidP="00774EC5">
      <w:pPr>
        <w:pStyle w:val="Code"/>
      </w:pPr>
      <w:r w:rsidRPr="00774EC5">
        <w:t>}</w:t>
      </w:r>
    </w:p>
    <w:p w14:paraId="4E274C92" w14:textId="30F0CA1E" w:rsidR="00F45CBC" w:rsidRDefault="00774EC5" w:rsidP="00774EC5">
      <w:pPr>
        <w:pStyle w:val="BodyTextCont"/>
      </w:pPr>
      <w:r>
        <w:t xml:space="preserve">The first thing to note is that </w:t>
      </w:r>
      <w:proofErr w:type="spellStart"/>
      <w:r w:rsidRPr="009C41A5">
        <w:rPr>
          <w:rStyle w:val="CodeInline"/>
        </w:rPr>
        <w:t>BasicAuthenticationMessageHandler</w:t>
      </w:r>
      <w:proofErr w:type="spellEnd"/>
      <w:r w:rsidRPr="00774EC5">
        <w:t xml:space="preserve"> </w:t>
      </w:r>
      <w:r>
        <w:t xml:space="preserve">derives from </w:t>
      </w:r>
      <w:proofErr w:type="spellStart"/>
      <w:r w:rsidRPr="009C41A5">
        <w:rPr>
          <w:rStyle w:val="CodeInline"/>
        </w:rPr>
        <w:t>DelegatingHandler</w:t>
      </w:r>
      <w:proofErr w:type="spellEnd"/>
      <w:r>
        <w:t xml:space="preserve">, an ASP.NET Web API base class. The handler overrides the </w:t>
      </w:r>
      <w:proofErr w:type="spellStart"/>
      <w:r w:rsidRPr="00774EC5">
        <w:rPr>
          <w:rStyle w:val="CodeInline"/>
        </w:rPr>
        <w:t>SendAsync</w:t>
      </w:r>
      <w:proofErr w:type="spellEnd"/>
      <w:r w:rsidRPr="00774EC5">
        <w:t xml:space="preserve"> </w:t>
      </w:r>
      <w:r>
        <w:t>method</w:t>
      </w:r>
      <w:r w:rsidR="009C41A5">
        <w:t xml:space="preserve">. This allows </w:t>
      </w:r>
      <w:r>
        <w:t xml:space="preserve">it </w:t>
      </w:r>
      <w:r w:rsidR="009C41A5">
        <w:t xml:space="preserve">to pass </w:t>
      </w:r>
      <w:r w:rsidR="00B76AD2">
        <w:t xml:space="preserve">a </w:t>
      </w:r>
      <w:r w:rsidR="009C41A5">
        <w:t xml:space="preserve">request to the next handler in the </w:t>
      </w:r>
      <w:r w:rsidR="00B76AD2">
        <w:t xml:space="preserve">ASP.NET Web API processing </w:t>
      </w:r>
      <w:r w:rsidR="009C41A5">
        <w:t xml:space="preserve">pipeline, </w:t>
      </w:r>
      <w:r w:rsidR="00B76AD2">
        <w:t xml:space="preserve">in cases </w:t>
      </w:r>
      <w:r w:rsidR="009C41A5">
        <w:t xml:space="preserve">where processing is allowed to continue, by calling </w:t>
      </w:r>
      <w:proofErr w:type="spellStart"/>
      <w:r w:rsidR="009C41A5" w:rsidRPr="009C41A5">
        <w:rPr>
          <w:rStyle w:val="CodeInline"/>
        </w:rPr>
        <w:t>base.SendAsync</w:t>
      </w:r>
      <w:proofErr w:type="spellEnd"/>
      <w:r w:rsidR="009C41A5">
        <w:t xml:space="preserve">. It also allows it to return an error response, in cases where processing is not allowed to continue, by calling </w:t>
      </w:r>
      <w:proofErr w:type="spellStart"/>
      <w:r w:rsidR="009C41A5" w:rsidRPr="009C41A5">
        <w:rPr>
          <w:rStyle w:val="CodeInline"/>
        </w:rPr>
        <w:t>CreateUnauthorizedResponse</w:t>
      </w:r>
      <w:proofErr w:type="spellEnd"/>
      <w:r w:rsidR="009C41A5">
        <w:t>.</w:t>
      </w:r>
    </w:p>
    <w:p w14:paraId="4DE07FFE" w14:textId="389B0B64" w:rsidR="00C038F1" w:rsidRDefault="00C038F1" w:rsidP="00774EC5">
      <w:pPr>
        <w:pStyle w:val="BodyTextCont"/>
      </w:pPr>
      <w:r>
        <w:t xml:space="preserve">The value added by </w:t>
      </w:r>
      <w:proofErr w:type="spellStart"/>
      <w:r w:rsidRPr="0091197D">
        <w:rPr>
          <w:rStyle w:val="CodeInline"/>
        </w:rPr>
        <w:t>CreateUnauthorizedResponse</w:t>
      </w:r>
      <w:proofErr w:type="spellEnd"/>
      <w:r>
        <w:t xml:space="preserve"> is seen in the second line of the method, where it adds the </w:t>
      </w:r>
      <w:r w:rsidRPr="00B8148D">
        <w:rPr>
          <w:rStyle w:val="CodeInline"/>
        </w:rPr>
        <w:t>Basic</w:t>
      </w:r>
      <w:r>
        <w:t xml:space="preserve"> scheme to the response's </w:t>
      </w:r>
      <w:proofErr w:type="spellStart"/>
      <w:r w:rsidRPr="00B8148D">
        <w:rPr>
          <w:rStyle w:val="CodeInline"/>
        </w:rPr>
        <w:t>WwwAuthenticate</w:t>
      </w:r>
      <w:proofErr w:type="spellEnd"/>
      <w:r>
        <w:t xml:space="preserve"> header. A response with the </w:t>
      </w:r>
      <w:r w:rsidRPr="00B8148D">
        <w:rPr>
          <w:rStyle w:val="CodeInline"/>
        </w:rPr>
        <w:t>Unauthorized</w:t>
      </w:r>
      <w:r>
        <w:t xml:space="preserve"> (401) HTTP status code together with the </w:t>
      </w:r>
      <w:r w:rsidRPr="00B8148D">
        <w:rPr>
          <w:rStyle w:val="CodeInline"/>
        </w:rPr>
        <w:t>Basic</w:t>
      </w:r>
      <w:r>
        <w:t xml:space="preserve"> scheme in the header will trigger most browsers to prompt for Username and Password.</w:t>
      </w:r>
    </w:p>
    <w:p w14:paraId="20869C78" w14:textId="4A749018" w:rsidR="00B76AD2" w:rsidRDefault="00B76AD2" w:rsidP="00774EC5">
      <w:pPr>
        <w:pStyle w:val="BodyTextCont"/>
      </w:pPr>
      <w:r>
        <w:t>Next, let's take a look at the following code, which is executed if the user was successfully authenticated:</w:t>
      </w:r>
    </w:p>
    <w:p w14:paraId="09E5C560" w14:textId="77777777" w:rsidR="00B76AD2" w:rsidRPr="00B76AD2" w:rsidRDefault="00B76AD2" w:rsidP="00B76AD2">
      <w:pPr>
        <w:pStyle w:val="Code"/>
      </w:pPr>
      <w:r w:rsidRPr="00B76AD2">
        <w:t>var response = await base.SendAsync(request, cancellationToken);</w:t>
      </w:r>
    </w:p>
    <w:p w14:paraId="3426964E" w14:textId="50A6A4BC" w:rsidR="00B76AD2" w:rsidRDefault="00B76AD2">
      <w:pPr>
        <w:pStyle w:val="Code"/>
      </w:pPr>
      <w:r w:rsidRPr="00B76AD2">
        <w:t>return response;</w:t>
      </w:r>
    </w:p>
    <w:p w14:paraId="665A7AC9" w14:textId="30F5C942" w:rsidR="00285A1A" w:rsidRDefault="00B76AD2" w:rsidP="00E23341">
      <w:pPr>
        <w:pStyle w:val="BodyTextCont"/>
        <w:ind w:firstLine="0"/>
      </w:pPr>
      <w:r>
        <w:t>The first line passes processing along to the next handler</w:t>
      </w:r>
      <w:r w:rsidR="0091197D">
        <w:t xml:space="preserve"> and waits for the response. The </w:t>
      </w:r>
      <w:r w:rsidR="00A037C0">
        <w:t>next</w:t>
      </w:r>
      <w:r w:rsidR="0091197D">
        <w:t xml:space="preserve"> line </w:t>
      </w:r>
      <w:r w:rsidR="00C038F1">
        <w:t xml:space="preserve">simply returns the </w:t>
      </w:r>
      <w:proofErr w:type="spellStart"/>
      <w:r w:rsidR="00C038F1">
        <w:t>response</w:t>
      </w:r>
      <w:r w:rsidR="00E23341">
        <w:t>.</w:t>
      </w:r>
      <w:r w:rsidR="00B8148D">
        <w:t>The</w:t>
      </w:r>
      <w:proofErr w:type="spellEnd"/>
      <w:r w:rsidR="00B8148D">
        <w:t xml:space="preserve"> rest of the methods are also fairly </w:t>
      </w:r>
      <w:r w:rsidR="00285A1A">
        <w:t>straightforward:</w:t>
      </w:r>
    </w:p>
    <w:p w14:paraId="303166F4" w14:textId="77777777" w:rsidR="00285A1A" w:rsidRPr="00285A1A" w:rsidRDefault="00B8148D" w:rsidP="00285A1A">
      <w:pPr>
        <w:pStyle w:val="Bullet"/>
        <w:rPr>
          <w:rFonts w:ascii="TheSansMonoConNormal" w:hAnsi="TheSansMonoConNormal"/>
        </w:rPr>
      </w:pPr>
      <w:proofErr w:type="spellStart"/>
      <w:r w:rsidRPr="00B8148D">
        <w:rPr>
          <w:rStyle w:val="CodeInline"/>
        </w:rPr>
        <w:t>CanHandleAuthentication</w:t>
      </w:r>
      <w:proofErr w:type="spellEnd"/>
      <w:r>
        <w:t xml:space="preserve"> examines the request and returns </w:t>
      </w:r>
      <w:r w:rsidRPr="00B8148D">
        <w:rPr>
          <w:rStyle w:val="CodeInline"/>
        </w:rPr>
        <w:t>true</w:t>
      </w:r>
      <w:r>
        <w:t xml:space="preserve"> if it contains an HTTP header indicating the </w:t>
      </w:r>
      <w:r w:rsidRPr="00B8148D">
        <w:rPr>
          <w:rStyle w:val="CodeInline"/>
        </w:rPr>
        <w:t>Basic</w:t>
      </w:r>
      <w:r>
        <w:t xml:space="preserve"> authorization scheme.</w:t>
      </w:r>
    </w:p>
    <w:p w14:paraId="79B7561A" w14:textId="7247667E" w:rsidR="008F4F9E" w:rsidRPr="00285A1A" w:rsidRDefault="00B8148D" w:rsidP="00285A1A">
      <w:pPr>
        <w:pStyle w:val="Bullet"/>
        <w:rPr>
          <w:rFonts w:ascii="TheSansMonoConNormal" w:hAnsi="TheSansMonoConNormal"/>
        </w:rPr>
      </w:pPr>
      <w:r w:rsidRPr="00285A1A">
        <w:rPr>
          <w:rStyle w:val="CodeInline"/>
        </w:rPr>
        <w:t>Authenticate</w:t>
      </w:r>
      <w:r>
        <w:t xml:space="preserve"> uses </w:t>
      </w:r>
      <w:proofErr w:type="spellStart"/>
      <w:r w:rsidRPr="00285A1A">
        <w:rPr>
          <w:rStyle w:val="CodeInline"/>
        </w:rPr>
        <w:t>GetCredentials</w:t>
      </w:r>
      <w:proofErr w:type="spellEnd"/>
      <w:r>
        <w:t xml:space="preserve"> to extract the credentials from the request</w:t>
      </w:r>
      <w:r w:rsidR="00285A1A">
        <w:t>, and then it delegates off to the security service we implemented earlier to do the actual work of setting the principal.</w:t>
      </w:r>
    </w:p>
    <w:p w14:paraId="3833F765" w14:textId="017D427C" w:rsidR="00285A1A" w:rsidRPr="00B8148D" w:rsidRDefault="00285A1A" w:rsidP="00285A1A">
      <w:pPr>
        <w:pStyle w:val="Bullet"/>
        <w:rPr>
          <w:rStyle w:val="CodeInline"/>
        </w:rPr>
      </w:pPr>
      <w:proofErr w:type="spellStart"/>
      <w:r w:rsidRPr="00285A1A">
        <w:rPr>
          <w:rStyle w:val="CodeInline"/>
        </w:rPr>
        <w:lastRenderedPageBreak/>
        <w:t>GetCredentials</w:t>
      </w:r>
      <w:proofErr w:type="spellEnd"/>
      <w:r>
        <w:t xml:space="preserve"> parses the credentials from the request. The thing to remember here is that the credentials arrive base64-encoded and separated by a delimiter (":").</w:t>
      </w:r>
    </w:p>
    <w:p w14:paraId="132DC771" w14:textId="3BC67225" w:rsidR="00A81026" w:rsidRDefault="00285A1A" w:rsidP="00285A1A">
      <w:pPr>
        <w:pStyle w:val="BodyTextCont"/>
      </w:pPr>
      <w:r>
        <w:t xml:space="preserve">Now that we've implemented the handler, the last step </w:t>
      </w:r>
      <w:r w:rsidR="00C503D6">
        <w:t xml:space="preserve">is to </w:t>
      </w:r>
      <w:r w:rsidR="00457FE5">
        <w:t xml:space="preserve">configure it to be added </w:t>
      </w:r>
      <w:r>
        <w:t xml:space="preserve">to </w:t>
      </w:r>
      <w:r w:rsidR="00C503D6">
        <w:t xml:space="preserve">the application’s message handler pipeline. </w:t>
      </w:r>
      <w:r w:rsidR="00A81026">
        <w:t xml:space="preserve">This is configured </w:t>
      </w:r>
      <w:r w:rsidR="00C503D6">
        <w:t xml:space="preserve">during </w:t>
      </w:r>
      <w:r w:rsidR="00A81026">
        <w:t xml:space="preserve">application </w:t>
      </w:r>
      <w:r w:rsidR="00C503D6">
        <w:t xml:space="preserve">startup, so </w:t>
      </w:r>
      <w:r w:rsidR="00A81026">
        <w:t xml:space="preserve">let's return to the </w:t>
      </w:r>
      <w:proofErr w:type="spellStart"/>
      <w:r w:rsidR="00A81026" w:rsidRPr="000675CD">
        <w:rPr>
          <w:rStyle w:val="CodeInline"/>
        </w:rPr>
        <w:t>WebApiApplication</w:t>
      </w:r>
      <w:proofErr w:type="spellEnd"/>
      <w:r w:rsidR="00A81026">
        <w:t xml:space="preserve"> class and modify it so that it appears as follows:</w:t>
      </w:r>
    </w:p>
    <w:p w14:paraId="2117EBF8" w14:textId="77777777" w:rsidR="002E4ACA" w:rsidRDefault="002E4ACA" w:rsidP="00285A1A">
      <w:pPr>
        <w:pStyle w:val="BodyTextCont"/>
      </w:pPr>
    </w:p>
    <w:p w14:paraId="6BF42091" w14:textId="77777777" w:rsidR="002E4ACA" w:rsidRPr="002E4ACA" w:rsidRDefault="002E4ACA" w:rsidP="00487565">
      <w:pPr>
        <w:pStyle w:val="Code"/>
      </w:pPr>
      <w:r w:rsidRPr="002E4ACA">
        <w:t>using System.Web;</w:t>
      </w:r>
    </w:p>
    <w:p w14:paraId="0F925EB4" w14:textId="77777777" w:rsidR="002E4ACA" w:rsidRPr="002E4ACA" w:rsidRDefault="002E4ACA" w:rsidP="00487565">
      <w:pPr>
        <w:pStyle w:val="Code"/>
      </w:pPr>
      <w:r w:rsidRPr="002E4ACA">
        <w:t>using System.Web.Http;</w:t>
      </w:r>
    </w:p>
    <w:p w14:paraId="7D47D4F6" w14:textId="77777777" w:rsidR="002E4ACA" w:rsidRPr="002E4ACA" w:rsidRDefault="002E4ACA" w:rsidP="00487565">
      <w:pPr>
        <w:pStyle w:val="Code"/>
      </w:pPr>
      <w:r w:rsidRPr="002E4ACA">
        <w:t>using WebApi2Book.Common.Logging;</w:t>
      </w:r>
    </w:p>
    <w:p w14:paraId="47C1DCB3" w14:textId="77777777" w:rsidR="002E4ACA" w:rsidRPr="002E4ACA" w:rsidRDefault="002E4ACA" w:rsidP="00487565">
      <w:pPr>
        <w:pStyle w:val="Code"/>
      </w:pPr>
      <w:r w:rsidRPr="002E4ACA">
        <w:t>using WebApi2Book.Common.TypeMapping;</w:t>
      </w:r>
    </w:p>
    <w:p w14:paraId="733C9844" w14:textId="77777777" w:rsidR="002E4ACA" w:rsidRPr="002E4ACA" w:rsidRDefault="002E4ACA" w:rsidP="00487565">
      <w:pPr>
        <w:pStyle w:val="Code"/>
      </w:pPr>
      <w:r w:rsidRPr="002E4ACA">
        <w:t>using WebApi2Book.Web.Api.Security;</w:t>
      </w:r>
    </w:p>
    <w:p w14:paraId="76AA4F5A" w14:textId="77777777" w:rsidR="002E4ACA" w:rsidRPr="002E4ACA" w:rsidRDefault="002E4ACA" w:rsidP="00487565">
      <w:pPr>
        <w:pStyle w:val="Code"/>
      </w:pPr>
      <w:r w:rsidRPr="002E4ACA">
        <w:t>using WebApi2Book.Web.Common;</w:t>
      </w:r>
    </w:p>
    <w:p w14:paraId="7EB32A33" w14:textId="77777777" w:rsidR="002E4ACA" w:rsidRPr="002E4ACA" w:rsidRDefault="002E4ACA" w:rsidP="00487565">
      <w:pPr>
        <w:pStyle w:val="Code"/>
      </w:pPr>
    </w:p>
    <w:p w14:paraId="3A66E622" w14:textId="77777777" w:rsidR="002E4ACA" w:rsidRPr="002E4ACA" w:rsidRDefault="002E4ACA" w:rsidP="00487565">
      <w:pPr>
        <w:pStyle w:val="Code"/>
      </w:pPr>
      <w:r w:rsidRPr="002E4ACA">
        <w:t>namespace WebApi2Book.Web.Api</w:t>
      </w:r>
    </w:p>
    <w:p w14:paraId="189766B8" w14:textId="77777777" w:rsidR="002E4ACA" w:rsidRPr="002E4ACA" w:rsidRDefault="002E4ACA" w:rsidP="00487565">
      <w:pPr>
        <w:pStyle w:val="Code"/>
      </w:pPr>
      <w:r w:rsidRPr="002E4ACA">
        <w:t>{</w:t>
      </w:r>
    </w:p>
    <w:p w14:paraId="034C5573" w14:textId="77777777" w:rsidR="002E4ACA" w:rsidRPr="002E4ACA" w:rsidRDefault="002E4ACA" w:rsidP="00487565">
      <w:pPr>
        <w:pStyle w:val="Code"/>
      </w:pPr>
      <w:r w:rsidRPr="002E4ACA">
        <w:t xml:space="preserve">    public class WebApiApplication : HttpApplication</w:t>
      </w:r>
    </w:p>
    <w:p w14:paraId="2276BD86" w14:textId="77777777" w:rsidR="002E4ACA" w:rsidRPr="002E4ACA" w:rsidRDefault="002E4ACA" w:rsidP="00487565">
      <w:pPr>
        <w:pStyle w:val="Code"/>
      </w:pPr>
      <w:r w:rsidRPr="002E4ACA">
        <w:t xml:space="preserve">    {</w:t>
      </w:r>
    </w:p>
    <w:p w14:paraId="40517F9F" w14:textId="77777777" w:rsidR="002E4ACA" w:rsidRPr="002E4ACA" w:rsidRDefault="002E4ACA" w:rsidP="00487565">
      <w:pPr>
        <w:pStyle w:val="Code"/>
      </w:pPr>
      <w:r w:rsidRPr="002E4ACA">
        <w:t xml:space="preserve">        protected void Application_Start()</w:t>
      </w:r>
    </w:p>
    <w:p w14:paraId="1199BB40" w14:textId="77777777" w:rsidR="002E4ACA" w:rsidRPr="002E4ACA" w:rsidRDefault="002E4ACA" w:rsidP="00487565">
      <w:pPr>
        <w:pStyle w:val="Code"/>
      </w:pPr>
      <w:r w:rsidRPr="002E4ACA">
        <w:t xml:space="preserve">        {</w:t>
      </w:r>
    </w:p>
    <w:p w14:paraId="51B13A79" w14:textId="77777777" w:rsidR="002E4ACA" w:rsidRPr="002E4ACA" w:rsidRDefault="002E4ACA" w:rsidP="00487565">
      <w:pPr>
        <w:pStyle w:val="Code"/>
      </w:pPr>
      <w:r w:rsidRPr="002E4ACA">
        <w:t xml:space="preserve">            GlobalConfiguration.Configure(WebApiConfig.Register);</w:t>
      </w:r>
    </w:p>
    <w:p w14:paraId="171D24F4" w14:textId="77777777" w:rsidR="002E4ACA" w:rsidRPr="002E4ACA" w:rsidRDefault="002E4ACA" w:rsidP="00487565">
      <w:pPr>
        <w:pStyle w:val="Code"/>
      </w:pPr>
    </w:p>
    <w:p w14:paraId="541F54D2" w14:textId="77777777" w:rsidR="002E4ACA" w:rsidRPr="002E4ACA" w:rsidRDefault="002E4ACA" w:rsidP="00487565">
      <w:pPr>
        <w:pStyle w:val="Code"/>
      </w:pPr>
      <w:r w:rsidRPr="002E4ACA">
        <w:t xml:space="preserve">            RegisterHandlers();</w:t>
      </w:r>
    </w:p>
    <w:p w14:paraId="5105CE43" w14:textId="77777777" w:rsidR="002E4ACA" w:rsidRPr="002E4ACA" w:rsidRDefault="002E4ACA" w:rsidP="00487565">
      <w:pPr>
        <w:pStyle w:val="Code"/>
      </w:pPr>
    </w:p>
    <w:p w14:paraId="66C6AF3D" w14:textId="77777777" w:rsidR="002E4ACA" w:rsidRPr="002E4ACA" w:rsidRDefault="002E4ACA" w:rsidP="00487565">
      <w:pPr>
        <w:pStyle w:val="Code"/>
      </w:pPr>
      <w:r w:rsidRPr="002E4ACA">
        <w:t xml:space="preserve">            new AutoMapperConfigurator().Configure(WebContainerManager.GetAll&lt;IAutoMapperTypeConfigurator&gt;());</w:t>
      </w:r>
    </w:p>
    <w:p w14:paraId="6F3D9B43" w14:textId="77777777" w:rsidR="002E4ACA" w:rsidRPr="002E4ACA" w:rsidRDefault="002E4ACA" w:rsidP="00487565">
      <w:pPr>
        <w:pStyle w:val="Code"/>
      </w:pPr>
      <w:r w:rsidRPr="002E4ACA">
        <w:t xml:space="preserve">        }</w:t>
      </w:r>
    </w:p>
    <w:p w14:paraId="297A4CF5" w14:textId="77777777" w:rsidR="002E4ACA" w:rsidRPr="002E4ACA" w:rsidRDefault="002E4ACA" w:rsidP="00487565">
      <w:pPr>
        <w:pStyle w:val="Code"/>
      </w:pPr>
    </w:p>
    <w:p w14:paraId="53E710F8" w14:textId="77777777" w:rsidR="002E4ACA" w:rsidRPr="002E4ACA" w:rsidRDefault="002E4ACA" w:rsidP="00487565">
      <w:pPr>
        <w:pStyle w:val="Code"/>
      </w:pPr>
      <w:r w:rsidRPr="002E4ACA">
        <w:t xml:space="preserve">        private void RegisterHandlers()</w:t>
      </w:r>
    </w:p>
    <w:p w14:paraId="6282DC3F" w14:textId="77777777" w:rsidR="002E4ACA" w:rsidRPr="002E4ACA" w:rsidRDefault="002E4ACA" w:rsidP="00487565">
      <w:pPr>
        <w:pStyle w:val="Code"/>
      </w:pPr>
      <w:r w:rsidRPr="002E4ACA">
        <w:t xml:space="preserve">        {</w:t>
      </w:r>
    </w:p>
    <w:p w14:paraId="51485B24" w14:textId="77777777" w:rsidR="002E4ACA" w:rsidRPr="002E4ACA" w:rsidRDefault="002E4ACA" w:rsidP="00487565">
      <w:pPr>
        <w:pStyle w:val="Code"/>
      </w:pPr>
      <w:r w:rsidRPr="002E4ACA">
        <w:t xml:space="preserve">            var logManager = WebContainerManager.Get&lt;ILogManager&gt;();</w:t>
      </w:r>
    </w:p>
    <w:p w14:paraId="5FDD5063" w14:textId="77777777" w:rsidR="002E4ACA" w:rsidRPr="002E4ACA" w:rsidRDefault="002E4ACA" w:rsidP="00487565">
      <w:pPr>
        <w:pStyle w:val="Code"/>
      </w:pPr>
    </w:p>
    <w:p w14:paraId="4861DDC6" w14:textId="77777777" w:rsidR="002E4ACA" w:rsidRPr="002E4ACA" w:rsidRDefault="002E4ACA" w:rsidP="00487565">
      <w:pPr>
        <w:pStyle w:val="Code"/>
      </w:pPr>
      <w:r w:rsidRPr="002E4ACA">
        <w:t xml:space="preserve">            GlobalConfiguration.Configuration.MessageHandlers.Add(</w:t>
      </w:r>
    </w:p>
    <w:p w14:paraId="6D85DFC6" w14:textId="77777777" w:rsidR="002E4ACA" w:rsidRPr="002E4ACA" w:rsidRDefault="002E4ACA" w:rsidP="00487565">
      <w:pPr>
        <w:pStyle w:val="Code"/>
      </w:pPr>
      <w:r w:rsidRPr="002E4ACA">
        <w:t xml:space="preserve">                new BasicAuthenticationMessageHandler(logManager,</w:t>
      </w:r>
    </w:p>
    <w:p w14:paraId="43E6AFE2" w14:textId="77777777" w:rsidR="002E4ACA" w:rsidRPr="002E4ACA" w:rsidRDefault="002E4ACA" w:rsidP="00487565">
      <w:pPr>
        <w:pStyle w:val="Code"/>
      </w:pPr>
      <w:r w:rsidRPr="002E4ACA">
        <w:t xml:space="preserve">                    WebContainerManager.Get&lt;IBasicSecurityService&gt;()));</w:t>
      </w:r>
    </w:p>
    <w:p w14:paraId="03F63BCF" w14:textId="77777777" w:rsidR="002E4ACA" w:rsidRPr="002E4ACA" w:rsidRDefault="002E4ACA" w:rsidP="00487565">
      <w:pPr>
        <w:pStyle w:val="Code"/>
      </w:pPr>
      <w:r w:rsidRPr="002E4ACA">
        <w:t xml:space="preserve">        }</w:t>
      </w:r>
    </w:p>
    <w:p w14:paraId="18612B59" w14:textId="77777777" w:rsidR="002E4ACA" w:rsidRPr="002E4ACA" w:rsidRDefault="002E4ACA" w:rsidP="00487565">
      <w:pPr>
        <w:pStyle w:val="Code"/>
      </w:pPr>
    </w:p>
    <w:p w14:paraId="62C8C32E" w14:textId="77777777" w:rsidR="002E4ACA" w:rsidRPr="002E4ACA" w:rsidRDefault="002E4ACA" w:rsidP="00487565">
      <w:pPr>
        <w:pStyle w:val="Code"/>
      </w:pPr>
      <w:r w:rsidRPr="002E4ACA">
        <w:t xml:space="preserve">        protected void Application_Error()</w:t>
      </w:r>
    </w:p>
    <w:p w14:paraId="4AF4B159" w14:textId="77777777" w:rsidR="002E4ACA" w:rsidRPr="002E4ACA" w:rsidRDefault="002E4ACA" w:rsidP="00487565">
      <w:pPr>
        <w:pStyle w:val="Code"/>
      </w:pPr>
      <w:r w:rsidRPr="002E4ACA">
        <w:t xml:space="preserve">        {</w:t>
      </w:r>
    </w:p>
    <w:p w14:paraId="284483EB" w14:textId="77777777" w:rsidR="002E4ACA" w:rsidRPr="002E4ACA" w:rsidRDefault="002E4ACA" w:rsidP="00487565">
      <w:pPr>
        <w:pStyle w:val="Code"/>
      </w:pPr>
      <w:r w:rsidRPr="002E4ACA">
        <w:t xml:space="preserve">            var exception = Server.GetLastError();</w:t>
      </w:r>
    </w:p>
    <w:p w14:paraId="67858704" w14:textId="77777777" w:rsidR="002E4ACA" w:rsidRPr="002E4ACA" w:rsidRDefault="002E4ACA" w:rsidP="00487565">
      <w:pPr>
        <w:pStyle w:val="Code"/>
      </w:pPr>
      <w:r w:rsidRPr="002E4ACA">
        <w:t xml:space="preserve">            if (exception != null)</w:t>
      </w:r>
    </w:p>
    <w:p w14:paraId="08998A96" w14:textId="77777777" w:rsidR="002E4ACA" w:rsidRPr="002E4ACA" w:rsidRDefault="002E4ACA" w:rsidP="00487565">
      <w:pPr>
        <w:pStyle w:val="Code"/>
      </w:pPr>
      <w:r w:rsidRPr="002E4ACA">
        <w:t xml:space="preserve">            {</w:t>
      </w:r>
    </w:p>
    <w:p w14:paraId="05663FB6" w14:textId="77777777" w:rsidR="002E4ACA" w:rsidRPr="002E4ACA" w:rsidRDefault="002E4ACA" w:rsidP="00487565">
      <w:pPr>
        <w:pStyle w:val="Code"/>
      </w:pPr>
      <w:r w:rsidRPr="002E4ACA">
        <w:t xml:space="preserve">                var log = WebContainerManager.Get&lt;ILogManager&gt;().GetLog(typeof (WebApiApplication));</w:t>
      </w:r>
    </w:p>
    <w:p w14:paraId="3EA6EAD4" w14:textId="77777777" w:rsidR="002E4ACA" w:rsidRPr="002E4ACA" w:rsidRDefault="002E4ACA" w:rsidP="00487565">
      <w:pPr>
        <w:pStyle w:val="Code"/>
      </w:pPr>
      <w:r w:rsidRPr="002E4ACA">
        <w:t xml:space="preserve">                log.Error("Unhandled exception.", exception);</w:t>
      </w:r>
    </w:p>
    <w:p w14:paraId="248BAC52" w14:textId="77777777" w:rsidR="002E4ACA" w:rsidRPr="002E4ACA" w:rsidRDefault="002E4ACA" w:rsidP="00487565">
      <w:pPr>
        <w:pStyle w:val="Code"/>
      </w:pPr>
      <w:r w:rsidRPr="002E4ACA">
        <w:t xml:space="preserve">            }</w:t>
      </w:r>
    </w:p>
    <w:p w14:paraId="1D5E8F72" w14:textId="77777777" w:rsidR="002E4ACA" w:rsidRPr="002E4ACA" w:rsidRDefault="002E4ACA" w:rsidP="00487565">
      <w:pPr>
        <w:pStyle w:val="Code"/>
      </w:pPr>
      <w:r w:rsidRPr="002E4ACA">
        <w:t xml:space="preserve">        }</w:t>
      </w:r>
    </w:p>
    <w:p w14:paraId="4FB1D118" w14:textId="77777777" w:rsidR="002E4ACA" w:rsidRPr="002E4ACA" w:rsidRDefault="002E4ACA" w:rsidP="00487565">
      <w:pPr>
        <w:pStyle w:val="Code"/>
      </w:pPr>
      <w:r w:rsidRPr="002E4ACA">
        <w:t xml:space="preserve">    }</w:t>
      </w:r>
    </w:p>
    <w:p w14:paraId="302BD5F0" w14:textId="261CB58A" w:rsidR="00A81026" w:rsidRDefault="002E4ACA" w:rsidP="00487565">
      <w:pPr>
        <w:pStyle w:val="Code"/>
      </w:pPr>
      <w:r w:rsidRPr="002E4ACA">
        <w:t>}</w:t>
      </w:r>
    </w:p>
    <w:p w14:paraId="5CE17C6E" w14:textId="24D3E5F5" w:rsidR="001724C1" w:rsidRDefault="00A81026" w:rsidP="00A81026">
      <w:pPr>
        <w:pStyle w:val="BodyTextCont"/>
      </w:pPr>
      <w:r>
        <w:lastRenderedPageBreak/>
        <w:t xml:space="preserve">Note the new method, </w:t>
      </w:r>
      <w:proofErr w:type="spellStart"/>
      <w:r w:rsidRPr="00A81026">
        <w:rPr>
          <w:rStyle w:val="CodeInline"/>
        </w:rPr>
        <w:t>RegisterHandlers</w:t>
      </w:r>
      <w:proofErr w:type="spellEnd"/>
      <w:r>
        <w:t xml:space="preserve">. We're going to be adding more handlers later, so we figured it would be good to break this configuration out into a separate method. Looking at the implementation, this adds the handler </w:t>
      </w:r>
      <w:r w:rsidR="00C503D6">
        <w:t xml:space="preserve">to the </w:t>
      </w:r>
      <w:proofErr w:type="spellStart"/>
      <w:r w:rsidR="00C503D6" w:rsidRPr="005603B2">
        <w:rPr>
          <w:rStyle w:val="CodeInline"/>
        </w:rPr>
        <w:t>MessageHandlers</w:t>
      </w:r>
      <w:proofErr w:type="spellEnd"/>
      <w:r w:rsidR="00C503D6">
        <w:t xml:space="preserve"> collection of the Web API global configuration object</w:t>
      </w:r>
      <w:r w:rsidR="001724C1">
        <w:t>, and with this in place</w:t>
      </w:r>
      <w:r w:rsidR="00C503D6">
        <w:t xml:space="preserve">, all </w:t>
      </w:r>
      <w:r>
        <w:t xml:space="preserve">requests </w:t>
      </w:r>
      <w:r w:rsidR="00C503D6">
        <w:t xml:space="preserve">to the task-management service will be intercepted by the </w:t>
      </w:r>
      <w:proofErr w:type="spellStart"/>
      <w:r w:rsidR="00C503D6" w:rsidRPr="005603B2">
        <w:rPr>
          <w:rStyle w:val="CodeInline"/>
        </w:rPr>
        <w:t>BasicAuthenticationMessageHandler</w:t>
      </w:r>
      <w:proofErr w:type="spellEnd"/>
      <w:r w:rsidR="001724C1">
        <w:rPr>
          <w:rStyle w:val="CodeInline"/>
        </w:rPr>
        <w:t xml:space="preserve">. </w:t>
      </w:r>
      <w:r w:rsidR="001724C1">
        <w:t xml:space="preserve">For requests decorated </w:t>
      </w:r>
      <w:r>
        <w:t>with the Basic scheme,</w:t>
      </w:r>
      <w:r w:rsidR="00C503D6">
        <w:t xml:space="preserve"> </w:t>
      </w:r>
      <w:r w:rsidR="001724C1">
        <w:t xml:space="preserve">the handler </w:t>
      </w:r>
      <w:r w:rsidR="00C503D6">
        <w:t xml:space="preserve">will </w:t>
      </w:r>
      <w:r w:rsidR="00FA70A1">
        <w:t>verify</w:t>
      </w:r>
      <w:r w:rsidR="00C503D6">
        <w:t xml:space="preserve"> the </w:t>
      </w:r>
      <w:r w:rsidR="00A037C0">
        <w:t>user's</w:t>
      </w:r>
      <w:r w:rsidR="00C503D6">
        <w:t xml:space="preserve"> credentials and setup a corresponding principal</w:t>
      </w:r>
      <w:r w:rsidR="001724C1">
        <w:t xml:space="preserve"> using </w:t>
      </w:r>
      <w:r w:rsidR="00A037C0">
        <w:t>the</w:t>
      </w:r>
      <w:r w:rsidR="001724C1">
        <w:t xml:space="preserve"> trivial implementation in the </w:t>
      </w:r>
      <w:proofErr w:type="spellStart"/>
      <w:r w:rsidR="001724C1" w:rsidRPr="001724C1">
        <w:rPr>
          <w:rStyle w:val="CodeInline"/>
        </w:rPr>
        <w:t>BasicSecurityService</w:t>
      </w:r>
      <w:proofErr w:type="spellEnd"/>
      <w:r w:rsidR="00C503D6">
        <w:t>.</w:t>
      </w:r>
      <w:r w:rsidR="001724C1">
        <w:t xml:space="preserve"> </w:t>
      </w:r>
      <w:r w:rsidR="00A037C0">
        <w:t xml:space="preserve">To prove that all of this is working properly, </w:t>
      </w:r>
      <w:r w:rsidR="001724C1">
        <w:t xml:space="preserve">let's </w:t>
      </w:r>
      <w:r w:rsidR="00A037C0">
        <w:t xml:space="preserve">now </w:t>
      </w:r>
      <w:r w:rsidR="001724C1">
        <w:t>revisit the demo and see this in action!</w:t>
      </w:r>
    </w:p>
    <w:p w14:paraId="473CE5C4" w14:textId="1E8AEE59" w:rsidR="001724C1" w:rsidRDefault="001724C1" w:rsidP="00A81026">
      <w:pPr>
        <w:pStyle w:val="BodyTextCont"/>
      </w:pPr>
      <w:r>
        <w:t xml:space="preserve">First, we need to add the </w:t>
      </w:r>
      <w:r w:rsidR="004E5B64" w:rsidRPr="004E5B64">
        <w:rPr>
          <w:rStyle w:val="CodeInline"/>
        </w:rPr>
        <w:t>Basic</w:t>
      </w:r>
      <w:r w:rsidR="004E5B64">
        <w:t xml:space="preserve"> authentication information to the request message. Here we see the encoded information for "</w:t>
      </w:r>
      <w:proofErr w:type="spellStart"/>
      <w:r w:rsidR="004E5B64">
        <w:t>bhogg</w:t>
      </w:r>
      <w:proofErr w:type="spellEnd"/>
      <w:r w:rsidR="004E5B64">
        <w:t xml:space="preserve">", who, as you may recall from the </w:t>
      </w:r>
      <w:proofErr w:type="spellStart"/>
      <w:r w:rsidR="004E5B64" w:rsidRPr="004E5B64">
        <w:rPr>
          <w:rStyle w:val="CodeInline"/>
        </w:rPr>
        <w:t>BasicSecurityService</w:t>
      </w:r>
      <w:proofErr w:type="spellEnd"/>
      <w:r w:rsidR="00274CEE">
        <w:t xml:space="preserve"> implementation, is a m</w:t>
      </w:r>
      <w:r w:rsidR="004E5B64">
        <w:t>anager</w:t>
      </w:r>
      <w:r w:rsidR="00FA70A1">
        <w:t>. N</w:t>
      </w:r>
      <w:r w:rsidR="004E5B64">
        <w:t>ote the second line</w:t>
      </w:r>
      <w:r w:rsidR="00FA70A1">
        <w:t>; "</w:t>
      </w:r>
      <w:r w:rsidR="00FA70A1" w:rsidRPr="004E5B64">
        <w:t>YmhvZ2c6aWdub3JlZA==</w:t>
      </w:r>
      <w:r w:rsidR="00FA70A1">
        <w:t xml:space="preserve">" represents </w:t>
      </w:r>
      <w:proofErr w:type="spellStart"/>
      <w:r w:rsidR="00FA70A1">
        <w:t>bhogg's</w:t>
      </w:r>
      <w:proofErr w:type="spellEnd"/>
      <w:r w:rsidR="00FA70A1">
        <w:t xml:space="preserve"> base64-encoded credentials</w:t>
      </w:r>
      <w:r w:rsidR="004E5B64">
        <w:t>:</w:t>
      </w:r>
    </w:p>
    <w:p w14:paraId="7D3CCF29" w14:textId="0EBE9366" w:rsidR="004E5B64" w:rsidRPr="004E5B64" w:rsidRDefault="004E5B64" w:rsidP="004E5B64">
      <w:pPr>
        <w:pStyle w:val="CodeCaption"/>
        <w:rPr>
          <w:rStyle w:val="CodeInline"/>
        </w:rPr>
      </w:pPr>
      <w:r>
        <w:t xml:space="preserve">POST Request </w:t>
      </w:r>
      <w:r w:rsidR="0072015B">
        <w:t xml:space="preserve">- Manager </w:t>
      </w:r>
      <w:r>
        <w:t>(abbreviated)</w:t>
      </w:r>
    </w:p>
    <w:p w14:paraId="45F365C0" w14:textId="77777777" w:rsidR="004E5B64" w:rsidRPr="004E5B64" w:rsidRDefault="004E5B64" w:rsidP="004E5B64">
      <w:pPr>
        <w:pStyle w:val="Code"/>
      </w:pPr>
      <w:r w:rsidRPr="004E5B64">
        <w:t>POST http://localhost:61589/api/v1/tasks HTTP/1.1</w:t>
      </w:r>
    </w:p>
    <w:p w14:paraId="25934953" w14:textId="77777777" w:rsidR="004E5B64" w:rsidRPr="004E5B64" w:rsidRDefault="004E5B64" w:rsidP="004E5B64">
      <w:pPr>
        <w:pStyle w:val="Code"/>
      </w:pPr>
      <w:r w:rsidRPr="004E5B64">
        <w:t>Authorization: Basic YmhvZ2c6aWdub3JlZA==</w:t>
      </w:r>
    </w:p>
    <w:p w14:paraId="1E70AF13" w14:textId="77777777" w:rsidR="004E5B64" w:rsidRPr="004E5B64" w:rsidRDefault="004E5B64" w:rsidP="004E5B64">
      <w:pPr>
        <w:pStyle w:val="Code"/>
      </w:pPr>
      <w:r w:rsidRPr="004E5B64">
        <w:t>Content-Type: text/json</w:t>
      </w:r>
    </w:p>
    <w:p w14:paraId="1846C803" w14:textId="77777777" w:rsidR="004E5B64" w:rsidRPr="004E5B64" w:rsidRDefault="004E5B64" w:rsidP="004E5B64">
      <w:pPr>
        <w:pStyle w:val="Code"/>
      </w:pPr>
    </w:p>
    <w:p w14:paraId="6DFBC8FF" w14:textId="77777777" w:rsidR="004E5B64" w:rsidRDefault="004E5B64" w:rsidP="004E5B64">
      <w:pPr>
        <w:pStyle w:val="Code"/>
      </w:pPr>
      <w:r w:rsidRPr="004E5B64">
        <w:t>{"Subject":"Fix something important"}</w:t>
      </w:r>
    </w:p>
    <w:p w14:paraId="0BC7B3FF" w14:textId="53D3F025" w:rsidR="004E5B64" w:rsidRDefault="004E5B64" w:rsidP="004E5B64">
      <w:pPr>
        <w:pStyle w:val="BodyTextCont"/>
      </w:pPr>
      <w:r>
        <w:t xml:space="preserve">Now </w:t>
      </w:r>
      <w:r w:rsidR="00FA70A1">
        <w:t xml:space="preserve">we'll send the request (we're using Fiddler) and examine </w:t>
      </w:r>
      <w:r>
        <w:t>the response:</w:t>
      </w:r>
    </w:p>
    <w:p w14:paraId="731488D3" w14:textId="402956A5" w:rsidR="004E5B64" w:rsidRDefault="004E5B64" w:rsidP="004E5B64">
      <w:pPr>
        <w:pStyle w:val="CodeCaption"/>
      </w:pPr>
      <w:r>
        <w:t xml:space="preserve">POST Response </w:t>
      </w:r>
      <w:r w:rsidR="0072015B">
        <w:t xml:space="preserve">- Manager </w:t>
      </w:r>
      <w:r>
        <w:t>(abbreviated)</w:t>
      </w:r>
    </w:p>
    <w:p w14:paraId="3ACC4CC8" w14:textId="77777777" w:rsidR="004E5B64" w:rsidRPr="004E5B64" w:rsidRDefault="004E5B64" w:rsidP="004E5B64">
      <w:pPr>
        <w:pStyle w:val="Code"/>
      </w:pPr>
      <w:r w:rsidRPr="004E5B64">
        <w:t>HTTP/1.1 201 Created</w:t>
      </w:r>
    </w:p>
    <w:p w14:paraId="0DF75776" w14:textId="77777777" w:rsidR="004E5B64" w:rsidRPr="004E5B64" w:rsidRDefault="004E5B64" w:rsidP="004E5B64">
      <w:pPr>
        <w:pStyle w:val="Code"/>
      </w:pPr>
      <w:r w:rsidRPr="004E5B64">
        <w:t>Content-Type: text/json; charset=utf-8</w:t>
      </w:r>
    </w:p>
    <w:p w14:paraId="420A1E6F" w14:textId="77777777" w:rsidR="004E5B64" w:rsidRPr="004E5B64" w:rsidRDefault="004E5B64" w:rsidP="004E5B64">
      <w:pPr>
        <w:pStyle w:val="Code"/>
      </w:pPr>
    </w:p>
    <w:p w14:paraId="1EA26B2C" w14:textId="193E6995" w:rsidR="004E5B64" w:rsidRDefault="004E5B64" w:rsidP="004E5B64">
      <w:pPr>
        <w:pStyle w:val="Code"/>
      </w:pPr>
      <w:r w:rsidRPr="004E5B64">
        <w:t>{"TaskId":17,"Subject":"Fix something important","StartDate":null,"DueDate":null,"CreatedDate":"2014-05-10T19:02:52.2408621Z","CompletedDate":null,"Status":{"StatusId":1,"Name":"Not Started","Ordinal":0},"Assignees":[],"Links":[{"Rel":"self","Href":"http://localhost:61589/api/v1/tasks/17","Method":"GET"}]}</w:t>
      </w:r>
    </w:p>
    <w:p w14:paraId="57F63FE3" w14:textId="58AB452F" w:rsidR="004E5B64" w:rsidRDefault="00274CEE" w:rsidP="004E5B64">
      <w:pPr>
        <w:pStyle w:val="BodyTextCont"/>
      </w:pPr>
      <w:r>
        <w:t>Excellent! Our credentials for m</w:t>
      </w:r>
      <w:r w:rsidR="004E5B64">
        <w:t>anager "</w:t>
      </w:r>
      <w:proofErr w:type="spellStart"/>
      <w:r w:rsidR="004E5B64">
        <w:t>bhogg</w:t>
      </w:r>
      <w:proofErr w:type="spellEnd"/>
      <w:r w:rsidR="004E5B64">
        <w:t xml:space="preserve">" have been accepted. We've created a task, only this time we've done it securely. Let's make sure the security we've put in place is actually working by sending another request, this time with the credentials of a user in a </w:t>
      </w:r>
      <w:r>
        <w:t xml:space="preserve">junior worker </w:t>
      </w:r>
      <w:r w:rsidR="004E5B64">
        <w:t>role</w:t>
      </w:r>
      <w:r w:rsidR="004A6E34">
        <w:t xml:space="preserve">. </w:t>
      </w:r>
      <w:r w:rsidR="00A037C0">
        <w:t>This request should be denied</w:t>
      </w:r>
      <w:r w:rsidR="001757EE">
        <w:t xml:space="preserve">, as the </w:t>
      </w:r>
      <w:proofErr w:type="spellStart"/>
      <w:r w:rsidR="001757EE">
        <w:t>AddTask</w:t>
      </w:r>
      <w:proofErr w:type="spellEnd"/>
      <w:r w:rsidR="001757EE">
        <w:t xml:space="preserve"> controller action requires the user be in the Manager role</w:t>
      </w:r>
      <w:r w:rsidR="00A037C0">
        <w:t xml:space="preserve">. </w:t>
      </w:r>
      <w:r w:rsidR="004A6E34">
        <w:t>Note, "</w:t>
      </w:r>
      <w:proofErr w:type="gramStart"/>
      <w:r w:rsidR="004A6E34" w:rsidRPr="0072015B">
        <w:t>amRvZTppZ25vcmVk</w:t>
      </w:r>
      <w:proofErr w:type="gramEnd"/>
      <w:r w:rsidR="004A6E34">
        <w:t>" represents the credentials for "</w:t>
      </w:r>
      <w:proofErr w:type="spellStart"/>
      <w:r w:rsidR="004A6E34">
        <w:t>jdoe</w:t>
      </w:r>
      <w:proofErr w:type="spellEnd"/>
      <w:r w:rsidR="004A6E34">
        <w:t>", the junior worker</w:t>
      </w:r>
      <w:r w:rsidR="0072015B">
        <w:t>:</w:t>
      </w:r>
    </w:p>
    <w:p w14:paraId="3107C7B6" w14:textId="4ABA7D50" w:rsidR="0072015B" w:rsidRDefault="0072015B" w:rsidP="0072015B">
      <w:pPr>
        <w:pStyle w:val="CodeCaption"/>
      </w:pPr>
      <w:r>
        <w:t>POST Request - Junior</w:t>
      </w:r>
      <w:r w:rsidR="00274CEE">
        <w:t xml:space="preserve"> </w:t>
      </w:r>
      <w:r>
        <w:t>Worker (abbreviated)</w:t>
      </w:r>
    </w:p>
    <w:p w14:paraId="37331975" w14:textId="77777777" w:rsidR="0072015B" w:rsidRPr="0072015B" w:rsidRDefault="0072015B" w:rsidP="0072015B">
      <w:pPr>
        <w:pStyle w:val="Code"/>
      </w:pPr>
      <w:r w:rsidRPr="0072015B">
        <w:t>POST http://localhost:61589/api/v1/tasks HTTP/1.1</w:t>
      </w:r>
    </w:p>
    <w:p w14:paraId="3E647B77" w14:textId="77777777" w:rsidR="0072015B" w:rsidRPr="0072015B" w:rsidRDefault="0072015B" w:rsidP="0072015B">
      <w:pPr>
        <w:pStyle w:val="Code"/>
      </w:pPr>
      <w:r w:rsidRPr="0072015B">
        <w:t>Authorization: Basic amRvZTppZ25vcmVk</w:t>
      </w:r>
    </w:p>
    <w:p w14:paraId="2FE15587" w14:textId="77777777" w:rsidR="0072015B" w:rsidRPr="0072015B" w:rsidRDefault="0072015B" w:rsidP="0072015B">
      <w:pPr>
        <w:pStyle w:val="Code"/>
      </w:pPr>
      <w:r w:rsidRPr="0072015B">
        <w:t>Content-Type: text/json</w:t>
      </w:r>
    </w:p>
    <w:p w14:paraId="650DE239" w14:textId="77777777" w:rsidR="0072015B" w:rsidRPr="0072015B" w:rsidRDefault="0072015B" w:rsidP="0072015B">
      <w:pPr>
        <w:pStyle w:val="Code"/>
      </w:pPr>
    </w:p>
    <w:p w14:paraId="0CEDC053" w14:textId="60AC96AC" w:rsidR="0072015B" w:rsidRDefault="0072015B" w:rsidP="0072015B">
      <w:pPr>
        <w:pStyle w:val="Code"/>
      </w:pPr>
      <w:r w:rsidRPr="0072015B">
        <w:t>{"Subject":"Fix something important"}</w:t>
      </w:r>
    </w:p>
    <w:p w14:paraId="581D28E3" w14:textId="6F665315" w:rsidR="0072015B" w:rsidRDefault="0072015B" w:rsidP="0072015B">
      <w:pPr>
        <w:pStyle w:val="CodeCaption"/>
      </w:pPr>
      <w:r>
        <w:lastRenderedPageBreak/>
        <w:t>POST Response - Junior</w:t>
      </w:r>
      <w:r w:rsidR="00274CEE">
        <w:t xml:space="preserve"> </w:t>
      </w:r>
      <w:r>
        <w:t>Worker (abbreviated)</w:t>
      </w:r>
    </w:p>
    <w:p w14:paraId="11B6A36B" w14:textId="77777777" w:rsidR="0072015B" w:rsidRPr="0072015B" w:rsidRDefault="0072015B" w:rsidP="0072015B">
      <w:pPr>
        <w:pStyle w:val="Code"/>
      </w:pPr>
      <w:r w:rsidRPr="0072015B">
        <w:t>HTTP/1.1 401 Unauthorized</w:t>
      </w:r>
    </w:p>
    <w:p w14:paraId="4170711B" w14:textId="77777777" w:rsidR="0072015B" w:rsidRPr="0072015B" w:rsidRDefault="0072015B" w:rsidP="0072015B">
      <w:pPr>
        <w:pStyle w:val="Code"/>
      </w:pPr>
      <w:r w:rsidRPr="0072015B">
        <w:t>WWW-Authenticate: basic</w:t>
      </w:r>
    </w:p>
    <w:p w14:paraId="7FC9F59F" w14:textId="6EB90371" w:rsidR="0072015B" w:rsidRDefault="00E627C9" w:rsidP="0072015B">
      <w:pPr>
        <w:pStyle w:val="BodyTextCont"/>
      </w:pPr>
      <w:r>
        <w:t>Perfect. This demonstrates that w</w:t>
      </w:r>
      <w:r w:rsidR="0072015B">
        <w:t>e have secured</w:t>
      </w:r>
      <w:r w:rsidR="00274CEE">
        <w:t xml:space="preserve"> our Add a Task scenario; only m</w:t>
      </w:r>
      <w:r w:rsidR="0072015B">
        <w:t>anagers can create a task in our task-management service. The next thing we'll do is implement the remaining scenarios from Table 6-1</w:t>
      </w:r>
      <w:r>
        <w:t xml:space="preserve"> leveraging the security infrastructure we've put in place. After that, we'll show how we can add on support for token-based security… without having to modify any of our existing code! This is due to ASP.NET Web API's excellent extensibility support</w:t>
      </w:r>
      <w:r w:rsidR="00BA1F50">
        <w:t xml:space="preserve"> around message handlers</w:t>
      </w:r>
      <w:r>
        <w:t>.</w:t>
      </w:r>
    </w:p>
    <w:p w14:paraId="50F51B48" w14:textId="083BF8A8" w:rsidR="00E627C9" w:rsidRPr="004E5B64" w:rsidRDefault="00E627C9" w:rsidP="00E627C9">
      <w:pPr>
        <w:pStyle w:val="Heading1"/>
      </w:pPr>
      <w:r>
        <w:t xml:space="preserve">Securing Non-Resource </w:t>
      </w:r>
      <w:r w:rsidR="002B567F">
        <w:t xml:space="preserve">API </w:t>
      </w:r>
      <w:r>
        <w:t>Operation</w:t>
      </w:r>
      <w:r w:rsidR="004A6E34">
        <w:t>s</w:t>
      </w:r>
    </w:p>
    <w:p w14:paraId="0750E221" w14:textId="0F0BD884" w:rsidR="004E5B64" w:rsidRDefault="004A6E34" w:rsidP="004E5B64">
      <w:pPr>
        <w:pStyle w:val="BodyTextCont"/>
      </w:pPr>
      <w:r>
        <w:t xml:space="preserve">In Chapter 3 we designed </w:t>
      </w:r>
      <w:r w:rsidR="002B567F">
        <w:t>the API for non-resource API operations. The design is summarized in Table 3-4. What's missing from the design is the security aspect, so let's extend the design now by taking security into account:</w:t>
      </w:r>
    </w:p>
    <w:p w14:paraId="26C3A7A5" w14:textId="070F138B" w:rsidR="002B567F" w:rsidRDefault="00C94F58" w:rsidP="002B567F">
      <w:pPr>
        <w:pStyle w:val="TableCaption"/>
      </w:pPr>
      <w:r>
        <w:t>Table 6</w:t>
      </w:r>
      <w:r w:rsidR="002B567F">
        <w:t>-4. A List of Task Status Operations</w:t>
      </w:r>
    </w:p>
    <w:tbl>
      <w:tblPr>
        <w:tblStyle w:val="TableGrid"/>
        <w:tblW w:w="8545" w:type="dxa"/>
        <w:tblLook w:val="04A0" w:firstRow="1" w:lastRow="0" w:firstColumn="1" w:lastColumn="0" w:noHBand="0" w:noVBand="1"/>
      </w:tblPr>
      <w:tblGrid>
        <w:gridCol w:w="3145"/>
        <w:gridCol w:w="630"/>
        <w:gridCol w:w="2813"/>
        <w:gridCol w:w="1957"/>
      </w:tblGrid>
      <w:tr w:rsidR="00C94F58" w14:paraId="439BF7E7" w14:textId="2F83625D" w:rsidTr="00E527EF">
        <w:tc>
          <w:tcPr>
            <w:tcW w:w="3145" w:type="dxa"/>
          </w:tcPr>
          <w:p w14:paraId="3B0333D7" w14:textId="77777777" w:rsidR="00C94F58" w:rsidRPr="00C94F58" w:rsidRDefault="00C94F58" w:rsidP="00C94F58">
            <w:pPr>
              <w:pStyle w:val="TableHead"/>
            </w:pPr>
            <w:r w:rsidRPr="00CB4A7E">
              <w:t>URI</w:t>
            </w:r>
          </w:p>
        </w:tc>
        <w:tc>
          <w:tcPr>
            <w:tcW w:w="630" w:type="dxa"/>
          </w:tcPr>
          <w:p w14:paraId="04E8A337" w14:textId="77777777" w:rsidR="00C94F58" w:rsidRPr="00C94F58" w:rsidRDefault="00C94F58" w:rsidP="00C94F58">
            <w:pPr>
              <w:pStyle w:val="TableHead"/>
            </w:pPr>
            <w:r w:rsidRPr="00CB4A7E">
              <w:t>Verb</w:t>
            </w:r>
          </w:p>
        </w:tc>
        <w:tc>
          <w:tcPr>
            <w:tcW w:w="2813" w:type="dxa"/>
          </w:tcPr>
          <w:p w14:paraId="6BCA1BDE" w14:textId="77777777" w:rsidR="00C94F58" w:rsidRPr="00C94F58" w:rsidRDefault="00C94F58" w:rsidP="00C94F58">
            <w:pPr>
              <w:pStyle w:val="TableHead"/>
            </w:pPr>
            <w:r w:rsidRPr="00CB4A7E">
              <w:t>Description</w:t>
            </w:r>
          </w:p>
        </w:tc>
        <w:tc>
          <w:tcPr>
            <w:tcW w:w="1957" w:type="dxa"/>
          </w:tcPr>
          <w:p w14:paraId="5E6156A9" w14:textId="12ECBAE6" w:rsidR="00C94F58" w:rsidRPr="00C94F58" w:rsidRDefault="00C94F58" w:rsidP="00C94F58">
            <w:pPr>
              <w:pStyle w:val="TableHead"/>
            </w:pPr>
            <w:r>
              <w:t>Security</w:t>
            </w:r>
          </w:p>
        </w:tc>
      </w:tr>
      <w:tr w:rsidR="00C94F58" w14:paraId="553C0D72" w14:textId="5746792B" w:rsidTr="00E527EF">
        <w:tc>
          <w:tcPr>
            <w:tcW w:w="3145" w:type="dxa"/>
          </w:tcPr>
          <w:p w14:paraId="51823441" w14:textId="77777777" w:rsidR="00C94F58" w:rsidRPr="00C94F58" w:rsidRDefault="00C94F58" w:rsidP="00C94F58">
            <w:pPr>
              <w:pStyle w:val="TableText"/>
              <w:rPr>
                <w:rStyle w:val="CodeInline"/>
                <w:rFonts w:eastAsiaTheme="minorHAnsi"/>
              </w:rPr>
            </w:pPr>
            <w:r w:rsidRPr="00CB4A7E">
              <w:rPr>
                <w:rStyle w:val="CodeInline"/>
              </w:rPr>
              <w:t>/</w:t>
            </w:r>
            <w:proofErr w:type="spellStart"/>
            <w:r w:rsidRPr="00CB4A7E">
              <w:rPr>
                <w:rStyle w:val="CodeInline"/>
              </w:rPr>
              <w:t>api</w:t>
            </w:r>
            <w:proofErr w:type="spellEnd"/>
            <w:r w:rsidRPr="00CB4A7E">
              <w:rPr>
                <w:rStyle w:val="CodeInline"/>
              </w:rPr>
              <w:t>/</w:t>
            </w:r>
            <w:r w:rsidRPr="00C94F58">
              <w:rPr>
                <w:rStyle w:val="CodeInline"/>
              </w:rPr>
              <w:t>tasks/123/activations</w:t>
            </w:r>
          </w:p>
        </w:tc>
        <w:tc>
          <w:tcPr>
            <w:tcW w:w="630" w:type="dxa"/>
          </w:tcPr>
          <w:p w14:paraId="0B1B8B91" w14:textId="77777777" w:rsidR="00C94F58" w:rsidRPr="00C94F58" w:rsidRDefault="00C94F58" w:rsidP="00C94F58">
            <w:pPr>
              <w:pStyle w:val="TableText"/>
            </w:pPr>
            <w:r>
              <w:t>POST</w:t>
            </w:r>
          </w:p>
        </w:tc>
        <w:tc>
          <w:tcPr>
            <w:tcW w:w="2813" w:type="dxa"/>
          </w:tcPr>
          <w:p w14:paraId="3AC5E702" w14:textId="77777777" w:rsidR="00C94F58" w:rsidRPr="00C94F58" w:rsidRDefault="00C94F58" w:rsidP="00C94F58">
            <w:pPr>
              <w:pStyle w:val="TableText"/>
            </w:pPr>
            <w:r>
              <w:t>Starts, or "activates", a task</w:t>
            </w:r>
            <w:r w:rsidRPr="00C94F58">
              <w:t>; returns the updated task in the response</w:t>
            </w:r>
          </w:p>
        </w:tc>
        <w:tc>
          <w:tcPr>
            <w:tcW w:w="1957" w:type="dxa"/>
          </w:tcPr>
          <w:p w14:paraId="45A3566A" w14:textId="62ABAE9C" w:rsidR="00C94F58" w:rsidRDefault="00C94F58" w:rsidP="00C94F58">
            <w:pPr>
              <w:pStyle w:val="TableText"/>
            </w:pPr>
            <w:r>
              <w:t>Requires Senior Worker role</w:t>
            </w:r>
          </w:p>
        </w:tc>
      </w:tr>
      <w:tr w:rsidR="00C94F58" w14:paraId="07877787" w14:textId="2636FAA6" w:rsidTr="00E527EF">
        <w:tc>
          <w:tcPr>
            <w:tcW w:w="3145" w:type="dxa"/>
          </w:tcPr>
          <w:p w14:paraId="7BDCA075" w14:textId="77777777" w:rsidR="00C94F58" w:rsidRPr="00C94F58" w:rsidRDefault="00C94F58" w:rsidP="00C94F58">
            <w:pPr>
              <w:pStyle w:val="TableText"/>
              <w:rPr>
                <w:rStyle w:val="CodeInline"/>
                <w:rFonts w:eastAsiaTheme="minorHAnsi"/>
              </w:rPr>
            </w:pPr>
            <w:r w:rsidRPr="00CB4A7E">
              <w:rPr>
                <w:rStyle w:val="CodeInline"/>
              </w:rPr>
              <w:t>/</w:t>
            </w:r>
            <w:proofErr w:type="spellStart"/>
            <w:r w:rsidRPr="00CB4A7E">
              <w:rPr>
                <w:rStyle w:val="CodeInline"/>
              </w:rPr>
              <w:t>api</w:t>
            </w:r>
            <w:proofErr w:type="spellEnd"/>
            <w:r w:rsidRPr="00CB4A7E">
              <w:rPr>
                <w:rStyle w:val="CodeInline"/>
              </w:rPr>
              <w:t>/</w:t>
            </w:r>
            <w:r w:rsidRPr="00C94F58">
              <w:rPr>
                <w:rStyle w:val="CodeInline"/>
              </w:rPr>
              <w:t>tasks/123/completions</w:t>
            </w:r>
          </w:p>
        </w:tc>
        <w:tc>
          <w:tcPr>
            <w:tcW w:w="630" w:type="dxa"/>
          </w:tcPr>
          <w:p w14:paraId="5A04A4BC" w14:textId="77777777" w:rsidR="00C94F58" w:rsidRPr="00C94F58" w:rsidRDefault="00C94F58" w:rsidP="00C94F58">
            <w:pPr>
              <w:pStyle w:val="TableText"/>
            </w:pPr>
            <w:r>
              <w:t>POST</w:t>
            </w:r>
          </w:p>
        </w:tc>
        <w:tc>
          <w:tcPr>
            <w:tcW w:w="2813" w:type="dxa"/>
          </w:tcPr>
          <w:p w14:paraId="7F30A06D" w14:textId="77777777" w:rsidR="00C94F58" w:rsidRPr="00C94F58" w:rsidRDefault="00C94F58" w:rsidP="00C94F58">
            <w:pPr>
              <w:pStyle w:val="TableText"/>
            </w:pPr>
            <w:r>
              <w:t>Completes a task</w:t>
            </w:r>
            <w:r w:rsidRPr="00C94F58">
              <w:t>; returns the updated task in the response</w:t>
            </w:r>
          </w:p>
        </w:tc>
        <w:tc>
          <w:tcPr>
            <w:tcW w:w="1957" w:type="dxa"/>
          </w:tcPr>
          <w:p w14:paraId="263A797D" w14:textId="6F569107" w:rsidR="00C94F58" w:rsidRDefault="00C94F58" w:rsidP="00C94F58">
            <w:pPr>
              <w:pStyle w:val="TableText"/>
            </w:pPr>
            <w:r>
              <w:t>Requires Senior Worker role</w:t>
            </w:r>
          </w:p>
        </w:tc>
      </w:tr>
      <w:tr w:rsidR="00C94F58" w14:paraId="3D82AFB2" w14:textId="2C537951" w:rsidTr="00E527EF">
        <w:tc>
          <w:tcPr>
            <w:tcW w:w="3145" w:type="dxa"/>
          </w:tcPr>
          <w:p w14:paraId="73012851" w14:textId="77777777" w:rsidR="00C94F58" w:rsidRPr="00C94F58" w:rsidRDefault="00C94F58" w:rsidP="00C94F58">
            <w:pPr>
              <w:pStyle w:val="TableText"/>
              <w:rPr>
                <w:rStyle w:val="CodeInline"/>
                <w:rFonts w:eastAsiaTheme="minorHAnsi"/>
              </w:rPr>
            </w:pPr>
            <w:r>
              <w:rPr>
                <w:rStyle w:val="CodeInline"/>
              </w:rPr>
              <w:t>/</w:t>
            </w:r>
            <w:proofErr w:type="spellStart"/>
            <w:r>
              <w:rPr>
                <w:rStyle w:val="CodeInline"/>
              </w:rPr>
              <w:t>api</w:t>
            </w:r>
            <w:proofErr w:type="spellEnd"/>
            <w:r>
              <w:rPr>
                <w:rStyle w:val="CodeInline"/>
              </w:rPr>
              <w:t>/task</w:t>
            </w:r>
            <w:r w:rsidRPr="00C94F58">
              <w:rPr>
                <w:rStyle w:val="CodeInline"/>
              </w:rPr>
              <w:t>s/123/reactivations</w:t>
            </w:r>
          </w:p>
        </w:tc>
        <w:tc>
          <w:tcPr>
            <w:tcW w:w="630" w:type="dxa"/>
          </w:tcPr>
          <w:p w14:paraId="0E74A710" w14:textId="77777777" w:rsidR="00C94F58" w:rsidRPr="00C94F58" w:rsidRDefault="00C94F58" w:rsidP="00C94F58">
            <w:pPr>
              <w:pStyle w:val="TableText"/>
            </w:pPr>
            <w:r>
              <w:t>POST</w:t>
            </w:r>
          </w:p>
        </w:tc>
        <w:tc>
          <w:tcPr>
            <w:tcW w:w="2813" w:type="dxa"/>
          </w:tcPr>
          <w:p w14:paraId="2C39B933" w14:textId="77777777" w:rsidR="00C94F58" w:rsidRPr="00C94F58" w:rsidRDefault="00C94F58" w:rsidP="00C94F58">
            <w:pPr>
              <w:pStyle w:val="TableText"/>
            </w:pPr>
            <w:r>
              <w:t>Reopens, or "re-activates", a task</w:t>
            </w:r>
            <w:r w:rsidRPr="00C94F58">
              <w:t>; returns the updated task in the response</w:t>
            </w:r>
          </w:p>
        </w:tc>
        <w:tc>
          <w:tcPr>
            <w:tcW w:w="1957" w:type="dxa"/>
          </w:tcPr>
          <w:p w14:paraId="1961E827" w14:textId="68CF9F80" w:rsidR="00C94F58" w:rsidRDefault="00C94F58" w:rsidP="00C94F58">
            <w:pPr>
              <w:pStyle w:val="TableText"/>
            </w:pPr>
            <w:r>
              <w:t>Requires Senior Worker role; all reactivations will be audited</w:t>
            </w:r>
          </w:p>
        </w:tc>
      </w:tr>
    </w:tbl>
    <w:p w14:paraId="7CC27711" w14:textId="4B5EBA7D" w:rsidR="0029478E" w:rsidRDefault="0029478E" w:rsidP="0029478E">
      <w:pPr>
        <w:pStyle w:val="Heading2"/>
      </w:pPr>
      <w:r>
        <w:t>Activate a Task</w:t>
      </w:r>
    </w:p>
    <w:p w14:paraId="599B1528" w14:textId="304418F1" w:rsidR="002B567F" w:rsidRDefault="00C94F58" w:rsidP="00C94F58">
      <w:pPr>
        <w:pStyle w:val="BodyTextCont"/>
      </w:pPr>
      <w:r>
        <w:t xml:space="preserve">With that as an introduction, let's by start adding support to activate a task. We'll follow our usual </w:t>
      </w:r>
      <w:r w:rsidR="007513AC">
        <w:t xml:space="preserve">bottom-up </w:t>
      </w:r>
      <w:r>
        <w:t xml:space="preserve">approach of adding dependencies first, and the first dependency we'll add is </w:t>
      </w:r>
      <w:r w:rsidR="00335AC3">
        <w:t>a</w:t>
      </w:r>
      <w:r>
        <w:t xml:space="preserve"> query processor</w:t>
      </w:r>
      <w:r w:rsidR="00513167">
        <w:t xml:space="preserve">. Note that the </w:t>
      </w:r>
      <w:proofErr w:type="spellStart"/>
      <w:r w:rsidR="00513167" w:rsidRPr="00E23341">
        <w:rPr>
          <w:rStyle w:val="CodeInline"/>
        </w:rPr>
        <w:t>ITaskByIdQueryProcessor</w:t>
      </w:r>
      <w:proofErr w:type="spellEnd"/>
      <w:r w:rsidR="00513167">
        <w:t xml:space="preserve"> interface is </w:t>
      </w:r>
      <w:r w:rsidR="005C44C7">
        <w:t xml:space="preserve">in the WebApi2Book.Data project, while its implementation is in the WebApi2Book.Data.SqlServer project (within the </w:t>
      </w:r>
      <w:proofErr w:type="spellStart"/>
      <w:r w:rsidR="005C44C7">
        <w:t>QueryProcessors</w:t>
      </w:r>
      <w:proofErr w:type="spellEnd"/>
      <w:r w:rsidR="005C44C7">
        <w:t xml:space="preserve"> folder).</w:t>
      </w:r>
    </w:p>
    <w:p w14:paraId="5E8EDA0D" w14:textId="36A31D94" w:rsidR="00C94F58" w:rsidRDefault="00C94F58" w:rsidP="00C94F58">
      <w:pPr>
        <w:pStyle w:val="CodeCaption"/>
      </w:pPr>
      <w:r>
        <w:t>ITaskByIdQueryProcessor Interface</w:t>
      </w:r>
    </w:p>
    <w:p w14:paraId="6789A146" w14:textId="77777777" w:rsidR="00C94F58" w:rsidRPr="00C94F58" w:rsidRDefault="00C94F58" w:rsidP="00C94F58">
      <w:pPr>
        <w:pStyle w:val="Code"/>
      </w:pPr>
      <w:r w:rsidRPr="00C94F58">
        <w:t>using WebApi2Book.Data.Entities;</w:t>
      </w:r>
    </w:p>
    <w:p w14:paraId="25FCE894" w14:textId="77777777" w:rsidR="00C94F58" w:rsidRPr="00C94F58" w:rsidRDefault="00C94F58" w:rsidP="00C94F58">
      <w:pPr>
        <w:pStyle w:val="Code"/>
      </w:pPr>
    </w:p>
    <w:p w14:paraId="727329B0" w14:textId="3F7DB409" w:rsidR="00C94F58" w:rsidRPr="00C94F58" w:rsidRDefault="00C94F58" w:rsidP="00C94F58">
      <w:pPr>
        <w:pStyle w:val="Code"/>
      </w:pPr>
      <w:r w:rsidRPr="00C94F58">
        <w:t>namespace WebApi2Book.Data</w:t>
      </w:r>
    </w:p>
    <w:p w14:paraId="4713406B" w14:textId="77777777" w:rsidR="00C94F58" w:rsidRPr="00C94F58" w:rsidRDefault="00C94F58" w:rsidP="00C94F58">
      <w:pPr>
        <w:pStyle w:val="Code"/>
      </w:pPr>
      <w:r w:rsidRPr="00C94F58">
        <w:t>{</w:t>
      </w:r>
    </w:p>
    <w:p w14:paraId="489B2FE6" w14:textId="77777777" w:rsidR="00C94F58" w:rsidRPr="00C94F58" w:rsidRDefault="00C94F58" w:rsidP="00C94F58">
      <w:pPr>
        <w:pStyle w:val="Code"/>
      </w:pPr>
      <w:r w:rsidRPr="00C94F58">
        <w:t xml:space="preserve">    public interface ITaskByIdQueryProcessor</w:t>
      </w:r>
    </w:p>
    <w:p w14:paraId="04895B08" w14:textId="77777777" w:rsidR="00C94F58" w:rsidRPr="00C94F58" w:rsidRDefault="00C94F58" w:rsidP="00C94F58">
      <w:pPr>
        <w:pStyle w:val="Code"/>
      </w:pPr>
      <w:r w:rsidRPr="00C94F58">
        <w:t xml:space="preserve">    {</w:t>
      </w:r>
    </w:p>
    <w:p w14:paraId="2475F888" w14:textId="77777777" w:rsidR="00C94F58" w:rsidRPr="00C94F58" w:rsidRDefault="00C94F58" w:rsidP="00C94F58">
      <w:pPr>
        <w:pStyle w:val="Code"/>
      </w:pPr>
      <w:r w:rsidRPr="00C94F58">
        <w:t xml:space="preserve">        Task GetTask(long taskId);</w:t>
      </w:r>
    </w:p>
    <w:p w14:paraId="5CCC3CD7" w14:textId="77777777" w:rsidR="00C94F58" w:rsidRPr="00C94F58" w:rsidRDefault="00C94F58" w:rsidP="00C94F58">
      <w:pPr>
        <w:pStyle w:val="Code"/>
      </w:pPr>
      <w:r w:rsidRPr="00C94F58">
        <w:t xml:space="preserve">    }</w:t>
      </w:r>
    </w:p>
    <w:p w14:paraId="01A87528" w14:textId="2246F03B" w:rsidR="00C94F58" w:rsidRDefault="00C94F58" w:rsidP="00C94F58">
      <w:pPr>
        <w:pStyle w:val="Code"/>
      </w:pPr>
      <w:r w:rsidRPr="00C94F58">
        <w:lastRenderedPageBreak/>
        <w:t>}</w:t>
      </w:r>
    </w:p>
    <w:p w14:paraId="2AB28A63" w14:textId="3868DBDC" w:rsidR="00C94F58" w:rsidRDefault="00C94F58" w:rsidP="00C94F58">
      <w:pPr>
        <w:pStyle w:val="CodeCaption"/>
      </w:pPr>
      <w:r w:rsidRPr="00C94F58">
        <w:t>TaskByIdQueryProcessor</w:t>
      </w:r>
      <w:r>
        <w:t xml:space="preserve"> Class</w:t>
      </w:r>
    </w:p>
    <w:p w14:paraId="5ACCC1F9" w14:textId="77777777" w:rsidR="00C94F58" w:rsidRPr="00C94F58" w:rsidRDefault="00C94F58" w:rsidP="00C94F58">
      <w:pPr>
        <w:pStyle w:val="Code"/>
      </w:pPr>
      <w:r w:rsidRPr="00C94F58">
        <w:t>using NHibernate;</w:t>
      </w:r>
    </w:p>
    <w:p w14:paraId="7C3A5BC0" w14:textId="77777777" w:rsidR="00C94F58" w:rsidRPr="00C94F58" w:rsidRDefault="00C94F58" w:rsidP="00C94F58">
      <w:pPr>
        <w:pStyle w:val="Code"/>
      </w:pPr>
      <w:r w:rsidRPr="00C94F58">
        <w:t>using WebApi2Book.Data.Entities;</w:t>
      </w:r>
    </w:p>
    <w:p w14:paraId="65DEBCF9" w14:textId="77777777" w:rsidR="00C94F58" w:rsidRPr="00C94F58" w:rsidRDefault="00C94F58" w:rsidP="00C94F58">
      <w:pPr>
        <w:pStyle w:val="Code"/>
      </w:pPr>
    </w:p>
    <w:p w14:paraId="2D048FC6" w14:textId="77777777" w:rsidR="00C94F58" w:rsidRPr="00C94F58" w:rsidRDefault="00C94F58" w:rsidP="00C94F58">
      <w:pPr>
        <w:pStyle w:val="Code"/>
      </w:pPr>
      <w:r w:rsidRPr="00C94F58">
        <w:t>namespace WebApi2Book.Data.SqlServer.QueryProcessors</w:t>
      </w:r>
    </w:p>
    <w:p w14:paraId="230C6750" w14:textId="77777777" w:rsidR="00C94F58" w:rsidRPr="00C94F58" w:rsidRDefault="00C94F58" w:rsidP="00C94F58">
      <w:pPr>
        <w:pStyle w:val="Code"/>
      </w:pPr>
      <w:r w:rsidRPr="00C94F58">
        <w:t>{</w:t>
      </w:r>
    </w:p>
    <w:p w14:paraId="2DE42D5F" w14:textId="77777777" w:rsidR="00C94F58" w:rsidRPr="00C94F58" w:rsidRDefault="00C94F58" w:rsidP="00C94F58">
      <w:pPr>
        <w:pStyle w:val="Code"/>
      </w:pPr>
      <w:r w:rsidRPr="00C94F58">
        <w:t xml:space="preserve">    public class TaskByIdQueryProcessor : ITaskByIdQueryProcessor</w:t>
      </w:r>
    </w:p>
    <w:p w14:paraId="25AD7007" w14:textId="77777777" w:rsidR="00C94F58" w:rsidRPr="00C94F58" w:rsidRDefault="00C94F58" w:rsidP="00C94F58">
      <w:pPr>
        <w:pStyle w:val="Code"/>
      </w:pPr>
      <w:r w:rsidRPr="00C94F58">
        <w:t xml:space="preserve">    {</w:t>
      </w:r>
    </w:p>
    <w:p w14:paraId="09AF8035" w14:textId="77777777" w:rsidR="00C94F58" w:rsidRPr="00C94F58" w:rsidRDefault="00C94F58" w:rsidP="00C94F58">
      <w:pPr>
        <w:pStyle w:val="Code"/>
      </w:pPr>
      <w:r w:rsidRPr="00C94F58">
        <w:t xml:space="preserve">        private readonly ISession _session;</w:t>
      </w:r>
    </w:p>
    <w:p w14:paraId="2CD6258E" w14:textId="77777777" w:rsidR="00C94F58" w:rsidRPr="00C94F58" w:rsidRDefault="00C94F58" w:rsidP="00C94F58">
      <w:pPr>
        <w:pStyle w:val="Code"/>
      </w:pPr>
    </w:p>
    <w:p w14:paraId="2E6B8A2F" w14:textId="77777777" w:rsidR="00C94F58" w:rsidRPr="00C94F58" w:rsidRDefault="00C94F58" w:rsidP="00C94F58">
      <w:pPr>
        <w:pStyle w:val="Code"/>
      </w:pPr>
      <w:r w:rsidRPr="00C94F58">
        <w:t xml:space="preserve">        public TaskByIdQueryProcessor(ISession session)</w:t>
      </w:r>
    </w:p>
    <w:p w14:paraId="6EA0FF7E" w14:textId="77777777" w:rsidR="00C94F58" w:rsidRPr="00C94F58" w:rsidRDefault="00C94F58" w:rsidP="00C94F58">
      <w:pPr>
        <w:pStyle w:val="Code"/>
      </w:pPr>
      <w:r w:rsidRPr="00C94F58">
        <w:t xml:space="preserve">        {</w:t>
      </w:r>
    </w:p>
    <w:p w14:paraId="31767D7C" w14:textId="77777777" w:rsidR="00C94F58" w:rsidRPr="00C94F58" w:rsidRDefault="00C94F58" w:rsidP="00C94F58">
      <w:pPr>
        <w:pStyle w:val="Code"/>
      </w:pPr>
      <w:r w:rsidRPr="00C94F58">
        <w:t xml:space="preserve">            _session = session;</w:t>
      </w:r>
    </w:p>
    <w:p w14:paraId="29B8C980" w14:textId="77777777" w:rsidR="00C94F58" w:rsidRPr="00C94F58" w:rsidRDefault="00C94F58" w:rsidP="00C94F58">
      <w:pPr>
        <w:pStyle w:val="Code"/>
      </w:pPr>
      <w:r w:rsidRPr="00C94F58">
        <w:t xml:space="preserve">        }</w:t>
      </w:r>
    </w:p>
    <w:p w14:paraId="311709F8" w14:textId="77777777" w:rsidR="00C94F58" w:rsidRPr="00C94F58" w:rsidRDefault="00C94F58" w:rsidP="00C94F58">
      <w:pPr>
        <w:pStyle w:val="Code"/>
      </w:pPr>
    </w:p>
    <w:p w14:paraId="5BE63A18" w14:textId="77777777" w:rsidR="00C94F58" w:rsidRPr="00C94F58" w:rsidRDefault="00C94F58" w:rsidP="00C94F58">
      <w:pPr>
        <w:pStyle w:val="Code"/>
      </w:pPr>
      <w:r w:rsidRPr="00C94F58">
        <w:t xml:space="preserve">        public Task GetTask(long taskId)</w:t>
      </w:r>
    </w:p>
    <w:p w14:paraId="2A4FA41B" w14:textId="77777777" w:rsidR="00C94F58" w:rsidRPr="00C94F58" w:rsidRDefault="00C94F58" w:rsidP="00C94F58">
      <w:pPr>
        <w:pStyle w:val="Code"/>
      </w:pPr>
      <w:r w:rsidRPr="00C94F58">
        <w:t xml:space="preserve">        {</w:t>
      </w:r>
    </w:p>
    <w:p w14:paraId="4C575D2D" w14:textId="77777777" w:rsidR="00C94F58" w:rsidRPr="00C94F58" w:rsidRDefault="00C94F58" w:rsidP="00C94F58">
      <w:pPr>
        <w:pStyle w:val="Code"/>
      </w:pPr>
      <w:r w:rsidRPr="00C94F58">
        <w:t xml:space="preserve">            var task = _session.Get&lt;Task&gt;(taskId);</w:t>
      </w:r>
    </w:p>
    <w:p w14:paraId="4E9E581F" w14:textId="77777777" w:rsidR="00C94F58" w:rsidRPr="00C94F58" w:rsidRDefault="00C94F58" w:rsidP="00C94F58">
      <w:pPr>
        <w:pStyle w:val="Code"/>
      </w:pPr>
      <w:r w:rsidRPr="00C94F58">
        <w:t xml:space="preserve">            return task;</w:t>
      </w:r>
    </w:p>
    <w:p w14:paraId="2BA76FC2" w14:textId="77777777" w:rsidR="00C94F58" w:rsidRPr="00C94F58" w:rsidRDefault="00C94F58" w:rsidP="00C94F58">
      <w:pPr>
        <w:pStyle w:val="Code"/>
      </w:pPr>
      <w:r w:rsidRPr="00C94F58">
        <w:t xml:space="preserve">        }</w:t>
      </w:r>
    </w:p>
    <w:p w14:paraId="51773ECA" w14:textId="77777777" w:rsidR="00C94F58" w:rsidRPr="00C94F58" w:rsidRDefault="00C94F58" w:rsidP="00C94F58">
      <w:pPr>
        <w:pStyle w:val="Code"/>
      </w:pPr>
      <w:r w:rsidRPr="00C94F58">
        <w:t xml:space="preserve">    }</w:t>
      </w:r>
    </w:p>
    <w:p w14:paraId="1E73D22E" w14:textId="66B0B900" w:rsidR="00C94F58" w:rsidRDefault="00C94F58" w:rsidP="00C94F58">
      <w:pPr>
        <w:pStyle w:val="Code"/>
      </w:pPr>
      <w:r w:rsidRPr="00C94F58">
        <w:t>}</w:t>
      </w:r>
    </w:p>
    <w:p w14:paraId="2F757739" w14:textId="77777777" w:rsidR="00335AC3" w:rsidRDefault="00E56F99" w:rsidP="00335AC3">
      <w:pPr>
        <w:pStyle w:val="CodeCaption"/>
      </w:pPr>
      <w:r>
        <w:t xml:space="preserve">Dependency Configuration (add to bottom of </w:t>
      </w:r>
      <w:r w:rsidRPr="00E56F99">
        <w:rPr>
          <w:rStyle w:val="CodeInline"/>
        </w:rPr>
        <w:t>NinjectConfigurator.AddBindings</w:t>
      </w:r>
      <w:r>
        <w:t>)</w:t>
      </w:r>
    </w:p>
    <w:p w14:paraId="22A49EA6" w14:textId="5F84C131" w:rsidR="00E56F99" w:rsidRPr="00E56F99" w:rsidRDefault="00E56F99" w:rsidP="00335AC3">
      <w:pPr>
        <w:pStyle w:val="Code"/>
      </w:pPr>
      <w:r w:rsidRPr="00E56F99">
        <w:t>container.Bind&lt;ITaskByIdQueryProcessor&gt;().To&lt;TaskByIdQueryProcessor&gt;().InRequestScope();</w:t>
      </w:r>
    </w:p>
    <w:p w14:paraId="35228CF1" w14:textId="3607287B" w:rsidR="00C94F58" w:rsidRDefault="00C94F58" w:rsidP="00C94F58">
      <w:pPr>
        <w:pStyle w:val="BodyTextCont"/>
      </w:pPr>
      <w:r>
        <w:t xml:space="preserve">We introduced the concept of using query processors back in Chapter 5. Basically, query processors </w:t>
      </w:r>
      <w:r w:rsidR="0082176D">
        <w:t xml:space="preserve">are part of a Strategy Pattern implementation to provide access to persistent data. The </w:t>
      </w:r>
      <w:proofErr w:type="spellStart"/>
      <w:r w:rsidR="0082176D" w:rsidRPr="0082176D">
        <w:rPr>
          <w:rStyle w:val="CodeInline"/>
        </w:rPr>
        <w:t>TaskByIdQueryProcessor</w:t>
      </w:r>
      <w:proofErr w:type="spellEnd"/>
      <w:r w:rsidR="0082176D">
        <w:t xml:space="preserve"> implementation is </w:t>
      </w:r>
      <w:r w:rsidR="005C44C7">
        <w:t>fairly</w:t>
      </w:r>
      <w:r w:rsidR="0082176D">
        <w:t xml:space="preserve"> trivial</w:t>
      </w:r>
      <w:r w:rsidR="005C44C7">
        <w:t xml:space="preserve">, performing a simple get against the database by </w:t>
      </w:r>
      <w:proofErr w:type="spellStart"/>
      <w:r w:rsidR="005C44C7">
        <w:t>taskId</w:t>
      </w:r>
      <w:proofErr w:type="spellEnd"/>
      <w:r w:rsidR="005C44C7">
        <w:t>.</w:t>
      </w:r>
      <w:r w:rsidR="0082176D">
        <w:t xml:space="preserve"> </w:t>
      </w:r>
    </w:p>
    <w:p w14:paraId="3D13E224" w14:textId="6CE0D460" w:rsidR="007E6C58" w:rsidRDefault="007E6C58" w:rsidP="00C94F58">
      <w:pPr>
        <w:pStyle w:val="BodyTextCont"/>
      </w:pPr>
      <w:r>
        <w:t xml:space="preserve">Our next dependency to add is also a query processor. The </w:t>
      </w:r>
      <w:r w:rsidR="00A037C0">
        <w:t>query processor</w:t>
      </w:r>
      <w:r>
        <w:t xml:space="preserve"> we just added is responsible for fetching data, but this one is responsible for updating data. Implement as follows:</w:t>
      </w:r>
    </w:p>
    <w:p w14:paraId="6E4759E4" w14:textId="220AEA29" w:rsidR="007E6C58" w:rsidRDefault="007E6C58" w:rsidP="007E6C58">
      <w:pPr>
        <w:pStyle w:val="CodeCaption"/>
      </w:pPr>
      <w:r>
        <w:t>IUpdateTaskStatusQueryProcessor Interface</w:t>
      </w:r>
    </w:p>
    <w:p w14:paraId="18E5995F" w14:textId="77777777" w:rsidR="007E6C58" w:rsidRPr="007E6C58" w:rsidRDefault="007E6C58" w:rsidP="007E6C58">
      <w:pPr>
        <w:pStyle w:val="Code"/>
      </w:pPr>
      <w:r w:rsidRPr="007E6C58">
        <w:t>using WebApi2Book.Data.Entities;</w:t>
      </w:r>
    </w:p>
    <w:p w14:paraId="3B397FBE" w14:textId="77777777" w:rsidR="007E6C58" w:rsidRPr="007E6C58" w:rsidRDefault="007E6C58" w:rsidP="007E6C58">
      <w:pPr>
        <w:pStyle w:val="Code"/>
      </w:pPr>
    </w:p>
    <w:p w14:paraId="27E678A3" w14:textId="4BA8C4D5" w:rsidR="007E6C58" w:rsidRPr="007E6C58" w:rsidRDefault="007E6C58" w:rsidP="007E6C58">
      <w:pPr>
        <w:pStyle w:val="Code"/>
      </w:pPr>
      <w:r w:rsidRPr="007E6C58">
        <w:t>namespace WebApi2Book.Data</w:t>
      </w:r>
    </w:p>
    <w:p w14:paraId="4FAECC2C" w14:textId="77777777" w:rsidR="007E6C58" w:rsidRPr="007E6C58" w:rsidRDefault="007E6C58" w:rsidP="007E6C58">
      <w:pPr>
        <w:pStyle w:val="Code"/>
      </w:pPr>
      <w:r w:rsidRPr="007E6C58">
        <w:t>{</w:t>
      </w:r>
    </w:p>
    <w:p w14:paraId="7FDB8E58" w14:textId="77777777" w:rsidR="007E6C58" w:rsidRPr="007E6C58" w:rsidRDefault="007E6C58" w:rsidP="007E6C58">
      <w:pPr>
        <w:pStyle w:val="Code"/>
      </w:pPr>
      <w:r w:rsidRPr="007E6C58">
        <w:t xml:space="preserve">    public interface IUpdateTaskStatusQueryProcessor</w:t>
      </w:r>
    </w:p>
    <w:p w14:paraId="24F0C86C" w14:textId="77777777" w:rsidR="007E6C58" w:rsidRPr="007E6C58" w:rsidRDefault="007E6C58" w:rsidP="007E6C58">
      <w:pPr>
        <w:pStyle w:val="Code"/>
      </w:pPr>
      <w:r w:rsidRPr="007E6C58">
        <w:t xml:space="preserve">    {</w:t>
      </w:r>
    </w:p>
    <w:p w14:paraId="444593DA" w14:textId="77777777" w:rsidR="007E6C58" w:rsidRPr="007E6C58" w:rsidRDefault="007E6C58" w:rsidP="007E6C58">
      <w:pPr>
        <w:pStyle w:val="Code"/>
      </w:pPr>
      <w:r w:rsidRPr="007E6C58">
        <w:t xml:space="preserve">        void UpdateTaskStatus(Task taskToUpdate, string statusName);</w:t>
      </w:r>
    </w:p>
    <w:p w14:paraId="3C45EA03" w14:textId="77777777" w:rsidR="007E6C58" w:rsidRPr="007E6C58" w:rsidRDefault="007E6C58" w:rsidP="007E6C58">
      <w:pPr>
        <w:pStyle w:val="Code"/>
      </w:pPr>
      <w:r w:rsidRPr="007E6C58">
        <w:t xml:space="preserve">    }</w:t>
      </w:r>
    </w:p>
    <w:p w14:paraId="4984512A" w14:textId="612F4A6E" w:rsidR="007E6C58" w:rsidRDefault="007E6C58" w:rsidP="007E6C58">
      <w:pPr>
        <w:pStyle w:val="Code"/>
      </w:pPr>
      <w:r w:rsidRPr="007E6C58">
        <w:t>}</w:t>
      </w:r>
    </w:p>
    <w:p w14:paraId="742A885B" w14:textId="34ED4B2E" w:rsidR="007E6C58" w:rsidRDefault="0010511B" w:rsidP="0010511B">
      <w:pPr>
        <w:pStyle w:val="CodeCaption"/>
      </w:pPr>
      <w:r>
        <w:lastRenderedPageBreak/>
        <w:t>UpdateTaskStatusQueryProcessor Class</w:t>
      </w:r>
    </w:p>
    <w:p w14:paraId="5442703E" w14:textId="77777777" w:rsidR="0010511B" w:rsidRPr="0010511B" w:rsidRDefault="0010511B" w:rsidP="0010511B">
      <w:pPr>
        <w:pStyle w:val="Code"/>
      </w:pPr>
      <w:r w:rsidRPr="0010511B">
        <w:t>using NHibernate;</w:t>
      </w:r>
    </w:p>
    <w:p w14:paraId="13D8D6C3" w14:textId="77777777" w:rsidR="0010511B" w:rsidRPr="0010511B" w:rsidRDefault="0010511B" w:rsidP="0010511B">
      <w:pPr>
        <w:pStyle w:val="Code"/>
      </w:pPr>
      <w:r w:rsidRPr="0010511B">
        <w:t>using WebApi2Book.Data.Entities;</w:t>
      </w:r>
    </w:p>
    <w:p w14:paraId="00B3C153" w14:textId="77777777" w:rsidR="0010511B" w:rsidRPr="0010511B" w:rsidRDefault="0010511B" w:rsidP="0010511B">
      <w:pPr>
        <w:pStyle w:val="Code"/>
      </w:pPr>
    </w:p>
    <w:p w14:paraId="0B0C2F66" w14:textId="77777777" w:rsidR="0010511B" w:rsidRPr="0010511B" w:rsidRDefault="0010511B" w:rsidP="0010511B">
      <w:pPr>
        <w:pStyle w:val="Code"/>
      </w:pPr>
      <w:r w:rsidRPr="0010511B">
        <w:t>namespace WebApi2Book.Data.SqlServer.QueryProcessors</w:t>
      </w:r>
    </w:p>
    <w:p w14:paraId="6D830FE7" w14:textId="77777777" w:rsidR="0010511B" w:rsidRPr="0010511B" w:rsidRDefault="0010511B" w:rsidP="0010511B">
      <w:pPr>
        <w:pStyle w:val="Code"/>
      </w:pPr>
      <w:r w:rsidRPr="0010511B">
        <w:t>{</w:t>
      </w:r>
    </w:p>
    <w:p w14:paraId="580610EF" w14:textId="77777777" w:rsidR="0010511B" w:rsidRPr="0010511B" w:rsidRDefault="0010511B" w:rsidP="0010511B">
      <w:pPr>
        <w:pStyle w:val="Code"/>
      </w:pPr>
      <w:r w:rsidRPr="0010511B">
        <w:t xml:space="preserve">    public class UpdateTaskStatusQueryProcessor : IUpdateTaskStatusQueryProcessor</w:t>
      </w:r>
    </w:p>
    <w:p w14:paraId="7BC4745E" w14:textId="77777777" w:rsidR="0010511B" w:rsidRPr="0010511B" w:rsidRDefault="0010511B" w:rsidP="0010511B">
      <w:pPr>
        <w:pStyle w:val="Code"/>
      </w:pPr>
      <w:r w:rsidRPr="0010511B">
        <w:t xml:space="preserve">    {</w:t>
      </w:r>
    </w:p>
    <w:p w14:paraId="3AB1284B" w14:textId="77777777" w:rsidR="0010511B" w:rsidRPr="0010511B" w:rsidRDefault="0010511B" w:rsidP="0010511B">
      <w:pPr>
        <w:pStyle w:val="Code"/>
      </w:pPr>
      <w:r w:rsidRPr="0010511B">
        <w:t xml:space="preserve">        private readonly ISession _session;</w:t>
      </w:r>
    </w:p>
    <w:p w14:paraId="39639FAF" w14:textId="77777777" w:rsidR="0010511B" w:rsidRPr="0010511B" w:rsidRDefault="0010511B" w:rsidP="0010511B">
      <w:pPr>
        <w:pStyle w:val="Code"/>
      </w:pPr>
    </w:p>
    <w:p w14:paraId="3DF1DFA1" w14:textId="77777777" w:rsidR="0010511B" w:rsidRPr="0010511B" w:rsidRDefault="0010511B" w:rsidP="0010511B">
      <w:pPr>
        <w:pStyle w:val="Code"/>
      </w:pPr>
      <w:r w:rsidRPr="0010511B">
        <w:t xml:space="preserve">        public UpdateTaskStatusQueryProcessor(ISession session)</w:t>
      </w:r>
    </w:p>
    <w:p w14:paraId="031D0247" w14:textId="77777777" w:rsidR="0010511B" w:rsidRPr="0010511B" w:rsidRDefault="0010511B" w:rsidP="0010511B">
      <w:pPr>
        <w:pStyle w:val="Code"/>
      </w:pPr>
      <w:r w:rsidRPr="0010511B">
        <w:t xml:space="preserve">        {</w:t>
      </w:r>
    </w:p>
    <w:p w14:paraId="0AED08A8" w14:textId="77777777" w:rsidR="0010511B" w:rsidRPr="0010511B" w:rsidRDefault="0010511B" w:rsidP="0010511B">
      <w:pPr>
        <w:pStyle w:val="Code"/>
      </w:pPr>
      <w:r w:rsidRPr="0010511B">
        <w:t xml:space="preserve">            _session = session;</w:t>
      </w:r>
    </w:p>
    <w:p w14:paraId="4271C49D" w14:textId="77777777" w:rsidR="0010511B" w:rsidRPr="0010511B" w:rsidRDefault="0010511B" w:rsidP="0010511B">
      <w:pPr>
        <w:pStyle w:val="Code"/>
      </w:pPr>
      <w:r w:rsidRPr="0010511B">
        <w:t xml:space="preserve">        }</w:t>
      </w:r>
    </w:p>
    <w:p w14:paraId="2190929F" w14:textId="77777777" w:rsidR="0010511B" w:rsidRPr="0010511B" w:rsidRDefault="0010511B" w:rsidP="0010511B">
      <w:pPr>
        <w:pStyle w:val="Code"/>
      </w:pPr>
    </w:p>
    <w:p w14:paraId="42558EEA" w14:textId="77777777" w:rsidR="0010511B" w:rsidRPr="0010511B" w:rsidRDefault="0010511B" w:rsidP="0010511B">
      <w:pPr>
        <w:pStyle w:val="Code"/>
      </w:pPr>
      <w:r w:rsidRPr="0010511B">
        <w:t xml:space="preserve">        public void UpdateTaskStatus(Task taskToUpdate, string statusName)</w:t>
      </w:r>
    </w:p>
    <w:p w14:paraId="675886D7" w14:textId="77777777" w:rsidR="0010511B" w:rsidRPr="0010511B" w:rsidRDefault="0010511B" w:rsidP="0010511B">
      <w:pPr>
        <w:pStyle w:val="Code"/>
      </w:pPr>
      <w:r w:rsidRPr="0010511B">
        <w:t xml:space="preserve">        {</w:t>
      </w:r>
    </w:p>
    <w:p w14:paraId="4A39CC28" w14:textId="77777777" w:rsidR="0010511B" w:rsidRPr="0010511B" w:rsidRDefault="0010511B" w:rsidP="0010511B">
      <w:pPr>
        <w:pStyle w:val="Code"/>
      </w:pPr>
      <w:r w:rsidRPr="0010511B">
        <w:t xml:space="preserve">            var status = _session.QueryOver&lt;Status&gt;().Where(x =&gt; x.Name == statusName).SingleOrDefault();</w:t>
      </w:r>
    </w:p>
    <w:p w14:paraId="265A0382" w14:textId="77777777" w:rsidR="0010511B" w:rsidRPr="0010511B" w:rsidRDefault="0010511B" w:rsidP="0010511B">
      <w:pPr>
        <w:pStyle w:val="Code"/>
      </w:pPr>
    </w:p>
    <w:p w14:paraId="6645580F" w14:textId="77777777" w:rsidR="0010511B" w:rsidRPr="0010511B" w:rsidRDefault="0010511B" w:rsidP="0010511B">
      <w:pPr>
        <w:pStyle w:val="Code"/>
      </w:pPr>
      <w:r w:rsidRPr="0010511B">
        <w:t xml:space="preserve">            taskToUpdate.Status = status;</w:t>
      </w:r>
    </w:p>
    <w:p w14:paraId="0D501C62" w14:textId="77777777" w:rsidR="0010511B" w:rsidRPr="0010511B" w:rsidRDefault="0010511B" w:rsidP="0010511B">
      <w:pPr>
        <w:pStyle w:val="Code"/>
      </w:pPr>
    </w:p>
    <w:p w14:paraId="555D826A" w14:textId="77777777" w:rsidR="0010511B" w:rsidRPr="0010511B" w:rsidRDefault="0010511B" w:rsidP="0010511B">
      <w:pPr>
        <w:pStyle w:val="Code"/>
      </w:pPr>
      <w:r w:rsidRPr="0010511B">
        <w:t xml:space="preserve">            _session.SaveOrUpdate(taskToUpdate);</w:t>
      </w:r>
    </w:p>
    <w:p w14:paraId="7F60F9CA" w14:textId="77777777" w:rsidR="0010511B" w:rsidRPr="0010511B" w:rsidRDefault="0010511B" w:rsidP="0010511B">
      <w:pPr>
        <w:pStyle w:val="Code"/>
      </w:pPr>
      <w:r w:rsidRPr="0010511B">
        <w:t xml:space="preserve">        }</w:t>
      </w:r>
    </w:p>
    <w:p w14:paraId="465BC00E" w14:textId="77777777" w:rsidR="0010511B" w:rsidRPr="0010511B" w:rsidRDefault="0010511B" w:rsidP="0010511B">
      <w:pPr>
        <w:pStyle w:val="Code"/>
      </w:pPr>
      <w:r w:rsidRPr="0010511B">
        <w:t xml:space="preserve">    }</w:t>
      </w:r>
    </w:p>
    <w:p w14:paraId="337F47AB" w14:textId="48E3B4B9" w:rsidR="0010511B" w:rsidRDefault="0010511B" w:rsidP="0010511B">
      <w:pPr>
        <w:pStyle w:val="Code"/>
      </w:pPr>
      <w:r w:rsidRPr="0010511B">
        <w:t>}</w:t>
      </w:r>
    </w:p>
    <w:p w14:paraId="17C5E6BC" w14:textId="0AE76719" w:rsidR="007E6C58" w:rsidRDefault="0010511B" w:rsidP="0010511B">
      <w:pPr>
        <w:pStyle w:val="CodeCaption"/>
      </w:pPr>
      <w:r>
        <w:t xml:space="preserve">Dependency Configuration (add to bottom of </w:t>
      </w:r>
      <w:r w:rsidRPr="00E56F99">
        <w:rPr>
          <w:rStyle w:val="CodeInline"/>
        </w:rPr>
        <w:t>NinjectConfigurator.AddBindings</w:t>
      </w:r>
      <w:r>
        <w:t>)</w:t>
      </w:r>
    </w:p>
    <w:p w14:paraId="1EBDF708" w14:textId="43FA0B71" w:rsidR="007E6C58" w:rsidRDefault="0010511B" w:rsidP="0010511B">
      <w:pPr>
        <w:pStyle w:val="Code"/>
      </w:pPr>
      <w:r w:rsidRPr="0010511B">
        <w:t>container.Bind&lt;IUpdateTaskStatusQueryProcessor&gt;().To&lt;UpdateTaskStatusQueryProcessor&gt;().InRequestScope();</w:t>
      </w:r>
    </w:p>
    <w:p w14:paraId="14D24049" w14:textId="2003EE03" w:rsidR="007E6C58" w:rsidRDefault="0010511B" w:rsidP="00A037C0">
      <w:pPr>
        <w:pStyle w:val="BodyTextCont"/>
      </w:pPr>
      <w:r>
        <w:t xml:space="preserve">The </w:t>
      </w:r>
      <w:proofErr w:type="spellStart"/>
      <w:r w:rsidRPr="0010511B">
        <w:rPr>
          <w:rStyle w:val="CodeInline"/>
        </w:rPr>
        <w:t>UpdateTaskStatusQueryProcessor</w:t>
      </w:r>
      <w:proofErr w:type="spellEnd"/>
      <w:r>
        <w:t xml:space="preserve"> implementation is similarly unremarkable. </w:t>
      </w:r>
      <w:r w:rsidR="00A037C0" w:rsidRPr="00A037C0">
        <w:t xml:space="preserve">It's just finding the appropriate </w:t>
      </w:r>
      <w:r w:rsidR="00A037C0">
        <w:t>s</w:t>
      </w:r>
      <w:r w:rsidR="00A037C0" w:rsidRPr="00A037C0">
        <w:t xml:space="preserve">tatus </w:t>
      </w:r>
      <w:r w:rsidR="00A037C0">
        <w:t xml:space="preserve">object </w:t>
      </w:r>
      <w:r w:rsidR="00A037C0" w:rsidRPr="00A037C0">
        <w:t xml:space="preserve">and associating it with the </w:t>
      </w:r>
      <w:r w:rsidR="00A037C0">
        <w:t>t</w:t>
      </w:r>
      <w:r w:rsidR="00A037C0" w:rsidRPr="00A037C0">
        <w:t>ask.</w:t>
      </w:r>
    </w:p>
    <w:p w14:paraId="60F8FAFF" w14:textId="5E64AD24" w:rsidR="007E6C58" w:rsidRDefault="007E6C58" w:rsidP="00C94F58">
      <w:pPr>
        <w:pStyle w:val="BodyTextCont"/>
      </w:pPr>
      <w:r>
        <w:t xml:space="preserve">The next dependency </w:t>
      </w:r>
      <w:r w:rsidR="0010511B">
        <w:t xml:space="preserve">is slightly more interesting. It </w:t>
      </w:r>
      <w:r>
        <w:t xml:space="preserve">performs all of the "business logic" required to activate a task. Implement </w:t>
      </w:r>
      <w:r w:rsidR="0010511B">
        <w:t xml:space="preserve">it </w:t>
      </w:r>
      <w:r>
        <w:t>as follows:</w:t>
      </w:r>
    </w:p>
    <w:p w14:paraId="03A8EE34" w14:textId="739B0D4D" w:rsidR="007E6C58" w:rsidRDefault="007E6C58" w:rsidP="007E6C58">
      <w:pPr>
        <w:pStyle w:val="CodeCaption"/>
      </w:pPr>
      <w:r>
        <w:t>IStartTaskWorkflowProcessor Interface</w:t>
      </w:r>
    </w:p>
    <w:p w14:paraId="6A5970B8" w14:textId="77777777" w:rsidR="007E6C58" w:rsidRPr="007E6C58" w:rsidRDefault="007E6C58" w:rsidP="007E6C58">
      <w:pPr>
        <w:pStyle w:val="Code"/>
      </w:pPr>
      <w:r w:rsidRPr="007E6C58">
        <w:t>using WebApi2Book.Web.Api.Models;</w:t>
      </w:r>
    </w:p>
    <w:p w14:paraId="04463C9B" w14:textId="77777777" w:rsidR="007E6C58" w:rsidRPr="007E6C58" w:rsidRDefault="007E6C58" w:rsidP="007E6C58">
      <w:pPr>
        <w:pStyle w:val="Code"/>
      </w:pPr>
    </w:p>
    <w:p w14:paraId="158FC028" w14:textId="77777777" w:rsidR="007E6C58" w:rsidRPr="007E6C58" w:rsidRDefault="007E6C58" w:rsidP="007E6C58">
      <w:pPr>
        <w:pStyle w:val="Code"/>
      </w:pPr>
      <w:r w:rsidRPr="007E6C58">
        <w:t>namespace WebApi2Book.Web.Api.MaintenanceProcessing</w:t>
      </w:r>
    </w:p>
    <w:p w14:paraId="46CB7AB3" w14:textId="77777777" w:rsidR="007E6C58" w:rsidRPr="007E6C58" w:rsidRDefault="007E6C58" w:rsidP="007E6C58">
      <w:pPr>
        <w:pStyle w:val="Code"/>
      </w:pPr>
      <w:r w:rsidRPr="007E6C58">
        <w:t>{</w:t>
      </w:r>
    </w:p>
    <w:p w14:paraId="072EF967" w14:textId="77777777" w:rsidR="007E6C58" w:rsidRPr="007E6C58" w:rsidRDefault="007E6C58" w:rsidP="007E6C58">
      <w:pPr>
        <w:pStyle w:val="Code"/>
      </w:pPr>
      <w:r w:rsidRPr="007E6C58">
        <w:t xml:space="preserve">    public interface IStartTaskWorkflowProcessor</w:t>
      </w:r>
    </w:p>
    <w:p w14:paraId="302285C3" w14:textId="77777777" w:rsidR="007E6C58" w:rsidRPr="007E6C58" w:rsidRDefault="007E6C58" w:rsidP="007E6C58">
      <w:pPr>
        <w:pStyle w:val="Code"/>
      </w:pPr>
      <w:r w:rsidRPr="007E6C58">
        <w:t xml:space="preserve">    {</w:t>
      </w:r>
    </w:p>
    <w:p w14:paraId="37725D29" w14:textId="77777777" w:rsidR="007E6C58" w:rsidRPr="007E6C58" w:rsidRDefault="007E6C58" w:rsidP="007E6C58">
      <w:pPr>
        <w:pStyle w:val="Code"/>
      </w:pPr>
      <w:r w:rsidRPr="007E6C58">
        <w:t xml:space="preserve">        Task StartTask(long taskId);</w:t>
      </w:r>
    </w:p>
    <w:p w14:paraId="396CC723" w14:textId="77777777" w:rsidR="007E6C58" w:rsidRPr="007E6C58" w:rsidRDefault="007E6C58" w:rsidP="007E6C58">
      <w:pPr>
        <w:pStyle w:val="Code"/>
      </w:pPr>
      <w:r w:rsidRPr="007E6C58">
        <w:t xml:space="preserve">    }</w:t>
      </w:r>
    </w:p>
    <w:p w14:paraId="652FBE0E" w14:textId="1D204A01" w:rsidR="007E6C58" w:rsidRDefault="007E6C58" w:rsidP="007E6C58">
      <w:pPr>
        <w:pStyle w:val="Code"/>
      </w:pPr>
      <w:r w:rsidRPr="007E6C58">
        <w:lastRenderedPageBreak/>
        <w:t>}</w:t>
      </w:r>
    </w:p>
    <w:p w14:paraId="1E5A4A98" w14:textId="2454D6CD" w:rsidR="007E6C58" w:rsidRDefault="007E6C58" w:rsidP="007E6C58">
      <w:pPr>
        <w:pStyle w:val="CodeCaption"/>
      </w:pPr>
      <w:r>
        <w:t>StartTaskWorkflowProcessor Class</w:t>
      </w:r>
    </w:p>
    <w:p w14:paraId="731EBF4E" w14:textId="77777777" w:rsidR="007E6C58" w:rsidRPr="007E6C58" w:rsidRDefault="007E6C58" w:rsidP="007E6C58">
      <w:pPr>
        <w:pStyle w:val="Code"/>
      </w:pPr>
      <w:r w:rsidRPr="007E6C58">
        <w:t>using WebApi2Book.Common;</w:t>
      </w:r>
    </w:p>
    <w:p w14:paraId="7D9DF7A9" w14:textId="77777777" w:rsidR="007E6C58" w:rsidRPr="007E6C58" w:rsidRDefault="007E6C58" w:rsidP="007E6C58">
      <w:pPr>
        <w:pStyle w:val="Code"/>
      </w:pPr>
      <w:r w:rsidRPr="007E6C58">
        <w:t>using WebApi2Book.Common.TypeMapping;</w:t>
      </w:r>
    </w:p>
    <w:p w14:paraId="303316FD" w14:textId="77777777" w:rsidR="007E6C58" w:rsidRPr="007E6C58" w:rsidRDefault="007E6C58" w:rsidP="007E6C58">
      <w:pPr>
        <w:pStyle w:val="Code"/>
      </w:pPr>
      <w:r w:rsidRPr="007E6C58">
        <w:t>using WebApi2Book.Data.Exceptions;</w:t>
      </w:r>
    </w:p>
    <w:p w14:paraId="7FAA2BA0" w14:textId="77777777" w:rsidR="007E6C58" w:rsidRPr="007E6C58" w:rsidRDefault="007E6C58" w:rsidP="007E6C58">
      <w:pPr>
        <w:pStyle w:val="Code"/>
      </w:pPr>
      <w:r w:rsidRPr="007E6C58">
        <w:t>using WebApi2Book.Web.Api.Models;</w:t>
      </w:r>
    </w:p>
    <w:p w14:paraId="3E588D30" w14:textId="77777777" w:rsidR="007E6C58" w:rsidRPr="007E6C58" w:rsidRDefault="007E6C58" w:rsidP="007E6C58">
      <w:pPr>
        <w:pStyle w:val="Code"/>
      </w:pPr>
    </w:p>
    <w:p w14:paraId="662D5236" w14:textId="77777777" w:rsidR="007E6C58" w:rsidRPr="007E6C58" w:rsidRDefault="007E6C58" w:rsidP="007E6C58">
      <w:pPr>
        <w:pStyle w:val="Code"/>
      </w:pPr>
      <w:r w:rsidRPr="007E6C58">
        <w:t>namespace WebApi2Book.Web.Api.MaintenanceProcessing</w:t>
      </w:r>
    </w:p>
    <w:p w14:paraId="73B7D168" w14:textId="77777777" w:rsidR="007E6C58" w:rsidRPr="007E6C58" w:rsidRDefault="007E6C58" w:rsidP="007E6C58">
      <w:pPr>
        <w:pStyle w:val="Code"/>
      </w:pPr>
      <w:r w:rsidRPr="007E6C58">
        <w:t>{</w:t>
      </w:r>
    </w:p>
    <w:p w14:paraId="6DE98348" w14:textId="77777777" w:rsidR="007E6C58" w:rsidRPr="007E6C58" w:rsidRDefault="007E6C58" w:rsidP="007E6C58">
      <w:pPr>
        <w:pStyle w:val="Code"/>
      </w:pPr>
      <w:r w:rsidRPr="007E6C58">
        <w:t xml:space="preserve">    public class StartTaskWorkflowProcessor : IStartTaskWorkflowProcessor</w:t>
      </w:r>
    </w:p>
    <w:p w14:paraId="325E4EC7" w14:textId="77777777" w:rsidR="007E6C58" w:rsidRPr="007E6C58" w:rsidRDefault="007E6C58" w:rsidP="007E6C58">
      <w:pPr>
        <w:pStyle w:val="Code"/>
      </w:pPr>
      <w:r w:rsidRPr="007E6C58">
        <w:t xml:space="preserve">    {</w:t>
      </w:r>
    </w:p>
    <w:p w14:paraId="6700F83D" w14:textId="77777777" w:rsidR="007E6C58" w:rsidRPr="007E6C58" w:rsidRDefault="007E6C58" w:rsidP="007E6C58">
      <w:pPr>
        <w:pStyle w:val="Code"/>
      </w:pPr>
      <w:r w:rsidRPr="007E6C58">
        <w:t xml:space="preserve">        private readonly IAutoMapper _autoMapper;</w:t>
      </w:r>
    </w:p>
    <w:p w14:paraId="2B403519" w14:textId="77777777" w:rsidR="007E6C58" w:rsidRPr="007E6C58" w:rsidRDefault="007E6C58" w:rsidP="007E6C58">
      <w:pPr>
        <w:pStyle w:val="Code"/>
      </w:pPr>
      <w:r w:rsidRPr="007E6C58">
        <w:t xml:space="preserve">        private readonly ITaskByIdQueryProcessor _taskByIdQueryProcessor;</w:t>
      </w:r>
    </w:p>
    <w:p w14:paraId="5941BA00" w14:textId="77777777" w:rsidR="007E6C58" w:rsidRPr="007E6C58" w:rsidRDefault="007E6C58" w:rsidP="007E6C58">
      <w:pPr>
        <w:pStyle w:val="Code"/>
      </w:pPr>
      <w:r w:rsidRPr="007E6C58">
        <w:t xml:space="preserve">        private readonly IDateTime _dateTime;</w:t>
      </w:r>
    </w:p>
    <w:p w14:paraId="49897B80" w14:textId="77777777" w:rsidR="007E6C58" w:rsidRPr="007E6C58" w:rsidRDefault="007E6C58" w:rsidP="007E6C58">
      <w:pPr>
        <w:pStyle w:val="Code"/>
      </w:pPr>
      <w:r w:rsidRPr="007E6C58">
        <w:t xml:space="preserve">        private readonly IUpdateTaskStatusQueryProcessor _updateTaskStatusQueryProcessor;</w:t>
      </w:r>
    </w:p>
    <w:p w14:paraId="3A53ADC0" w14:textId="77777777" w:rsidR="007E6C58" w:rsidRPr="007E6C58" w:rsidRDefault="007E6C58" w:rsidP="007E6C58">
      <w:pPr>
        <w:pStyle w:val="Code"/>
      </w:pPr>
    </w:p>
    <w:p w14:paraId="373D66D5" w14:textId="77777777" w:rsidR="007E6C58" w:rsidRPr="007E6C58" w:rsidRDefault="007E6C58" w:rsidP="007E6C58">
      <w:pPr>
        <w:pStyle w:val="Code"/>
      </w:pPr>
      <w:r w:rsidRPr="007E6C58">
        <w:t xml:space="preserve">        public StartTaskWorkflowProcessor(ITaskByIdQueryProcessor taskByIdQueryProcessor,</w:t>
      </w:r>
    </w:p>
    <w:p w14:paraId="499EC92D" w14:textId="77777777" w:rsidR="007E6C58" w:rsidRPr="007E6C58" w:rsidRDefault="007E6C58" w:rsidP="007E6C58">
      <w:pPr>
        <w:pStyle w:val="Code"/>
      </w:pPr>
      <w:r w:rsidRPr="007E6C58">
        <w:t xml:space="preserve">            IUpdateTaskStatusQueryProcessor updateTaskStatusQueryProcessor, IAutoMapper autoMapper,</w:t>
      </w:r>
    </w:p>
    <w:p w14:paraId="6B98AE58" w14:textId="77777777" w:rsidR="007E6C58" w:rsidRPr="007E6C58" w:rsidRDefault="007E6C58" w:rsidP="007E6C58">
      <w:pPr>
        <w:pStyle w:val="Code"/>
      </w:pPr>
      <w:r w:rsidRPr="007E6C58">
        <w:t xml:space="preserve">             IDateTime dateTime)</w:t>
      </w:r>
    </w:p>
    <w:p w14:paraId="5B654E7E" w14:textId="77777777" w:rsidR="007E6C58" w:rsidRPr="007E6C58" w:rsidRDefault="007E6C58" w:rsidP="007E6C58">
      <w:pPr>
        <w:pStyle w:val="Code"/>
      </w:pPr>
      <w:r w:rsidRPr="007E6C58">
        <w:t xml:space="preserve">        {</w:t>
      </w:r>
    </w:p>
    <w:p w14:paraId="58812099" w14:textId="77777777" w:rsidR="007E6C58" w:rsidRPr="007E6C58" w:rsidRDefault="007E6C58" w:rsidP="007E6C58">
      <w:pPr>
        <w:pStyle w:val="Code"/>
      </w:pPr>
      <w:r w:rsidRPr="007E6C58">
        <w:t xml:space="preserve">            _taskByIdQueryProcessor = taskByIdQueryProcessor;</w:t>
      </w:r>
    </w:p>
    <w:p w14:paraId="6CCC6BD7" w14:textId="77777777" w:rsidR="007E6C58" w:rsidRPr="007E6C58" w:rsidRDefault="007E6C58" w:rsidP="007E6C58">
      <w:pPr>
        <w:pStyle w:val="Code"/>
      </w:pPr>
      <w:r w:rsidRPr="007E6C58">
        <w:t xml:space="preserve">            _updateTaskStatusQueryProcessor = updateTaskStatusQueryProcessor;</w:t>
      </w:r>
    </w:p>
    <w:p w14:paraId="79520446" w14:textId="77777777" w:rsidR="007E6C58" w:rsidRPr="007E6C58" w:rsidRDefault="007E6C58" w:rsidP="007E6C58">
      <w:pPr>
        <w:pStyle w:val="Code"/>
      </w:pPr>
      <w:r w:rsidRPr="007E6C58">
        <w:t xml:space="preserve">            _autoMapper = autoMapper;</w:t>
      </w:r>
    </w:p>
    <w:p w14:paraId="5A7AE44B" w14:textId="77777777" w:rsidR="007E6C58" w:rsidRPr="007E6C58" w:rsidRDefault="007E6C58" w:rsidP="007E6C58">
      <w:pPr>
        <w:pStyle w:val="Code"/>
      </w:pPr>
      <w:r w:rsidRPr="007E6C58">
        <w:t xml:space="preserve">            _dateTime = dateTime;</w:t>
      </w:r>
    </w:p>
    <w:p w14:paraId="3794FC9F" w14:textId="77777777" w:rsidR="007E6C58" w:rsidRPr="007E6C58" w:rsidRDefault="007E6C58" w:rsidP="007E6C58">
      <w:pPr>
        <w:pStyle w:val="Code"/>
      </w:pPr>
      <w:r w:rsidRPr="007E6C58">
        <w:t xml:space="preserve">        }</w:t>
      </w:r>
    </w:p>
    <w:p w14:paraId="69AC1E66" w14:textId="77777777" w:rsidR="007E6C58" w:rsidRPr="007E6C58" w:rsidRDefault="007E6C58" w:rsidP="007E6C58">
      <w:pPr>
        <w:pStyle w:val="Code"/>
      </w:pPr>
    </w:p>
    <w:p w14:paraId="0B172991" w14:textId="77777777" w:rsidR="007E6C58" w:rsidRPr="007E6C58" w:rsidRDefault="007E6C58" w:rsidP="007E6C58">
      <w:pPr>
        <w:pStyle w:val="Code"/>
      </w:pPr>
      <w:r w:rsidRPr="007E6C58">
        <w:t xml:space="preserve">        public Task StartTask(long taskId)</w:t>
      </w:r>
    </w:p>
    <w:p w14:paraId="12A2527B" w14:textId="77777777" w:rsidR="007E6C58" w:rsidRPr="007E6C58" w:rsidRDefault="007E6C58" w:rsidP="007E6C58">
      <w:pPr>
        <w:pStyle w:val="Code"/>
      </w:pPr>
      <w:r w:rsidRPr="007E6C58">
        <w:t xml:space="preserve">        {</w:t>
      </w:r>
    </w:p>
    <w:p w14:paraId="7842F200" w14:textId="77777777" w:rsidR="007E6C58" w:rsidRPr="007E6C58" w:rsidRDefault="007E6C58" w:rsidP="007E6C58">
      <w:pPr>
        <w:pStyle w:val="Code"/>
      </w:pPr>
      <w:r w:rsidRPr="007E6C58">
        <w:t xml:space="preserve">            var taskEntity = _taskByIdQueryProcessor.GetTask(taskId);</w:t>
      </w:r>
    </w:p>
    <w:p w14:paraId="3B4AE87B" w14:textId="77777777" w:rsidR="007E6C58" w:rsidRPr="007E6C58" w:rsidRDefault="007E6C58" w:rsidP="007E6C58">
      <w:pPr>
        <w:pStyle w:val="Code"/>
      </w:pPr>
      <w:r w:rsidRPr="007E6C58">
        <w:t xml:space="preserve">            if (taskEntity == null)</w:t>
      </w:r>
    </w:p>
    <w:p w14:paraId="43C58189" w14:textId="77777777" w:rsidR="007E6C58" w:rsidRPr="007E6C58" w:rsidRDefault="007E6C58" w:rsidP="007E6C58">
      <w:pPr>
        <w:pStyle w:val="Code"/>
      </w:pPr>
      <w:r w:rsidRPr="007E6C58">
        <w:t xml:space="preserve">            {</w:t>
      </w:r>
    </w:p>
    <w:p w14:paraId="0B075038" w14:textId="77777777" w:rsidR="007E6C58" w:rsidRPr="007E6C58" w:rsidRDefault="007E6C58" w:rsidP="007E6C58">
      <w:pPr>
        <w:pStyle w:val="Code"/>
      </w:pPr>
      <w:r w:rsidRPr="007E6C58">
        <w:t xml:space="preserve">                throw new RootObjectNotFoundException("Task not found");</w:t>
      </w:r>
    </w:p>
    <w:p w14:paraId="329D39F4" w14:textId="77777777" w:rsidR="007E6C58" w:rsidRPr="007E6C58" w:rsidRDefault="007E6C58" w:rsidP="007E6C58">
      <w:pPr>
        <w:pStyle w:val="Code"/>
      </w:pPr>
      <w:r w:rsidRPr="007E6C58">
        <w:t xml:space="preserve">            }</w:t>
      </w:r>
    </w:p>
    <w:p w14:paraId="54C515AA" w14:textId="77777777" w:rsidR="007E6C58" w:rsidRPr="007E6C58" w:rsidRDefault="007E6C58" w:rsidP="007E6C58">
      <w:pPr>
        <w:pStyle w:val="Code"/>
      </w:pPr>
    </w:p>
    <w:p w14:paraId="27DCF44D" w14:textId="77777777" w:rsidR="007E6C58" w:rsidRPr="007E6C58" w:rsidRDefault="007E6C58" w:rsidP="007E6C58">
      <w:pPr>
        <w:pStyle w:val="Code"/>
      </w:pPr>
      <w:r w:rsidRPr="007E6C58">
        <w:t xml:space="preserve">            // Simulate some workflow logic...</w:t>
      </w:r>
    </w:p>
    <w:p w14:paraId="6294E3C5" w14:textId="77777777" w:rsidR="007E6C58" w:rsidRPr="007E6C58" w:rsidRDefault="007E6C58" w:rsidP="007E6C58">
      <w:pPr>
        <w:pStyle w:val="Code"/>
      </w:pPr>
      <w:r w:rsidRPr="007E6C58">
        <w:t xml:space="preserve">            if (taskEntity.Status.Name != "Not Started")</w:t>
      </w:r>
    </w:p>
    <w:p w14:paraId="04F2E672" w14:textId="77777777" w:rsidR="007E6C58" w:rsidRPr="007E6C58" w:rsidRDefault="007E6C58" w:rsidP="007E6C58">
      <w:pPr>
        <w:pStyle w:val="Code"/>
      </w:pPr>
      <w:r w:rsidRPr="007E6C58">
        <w:t xml:space="preserve">            {</w:t>
      </w:r>
    </w:p>
    <w:p w14:paraId="757F49C6" w14:textId="77777777" w:rsidR="007E6C58" w:rsidRPr="007E6C58" w:rsidRDefault="007E6C58" w:rsidP="007E6C58">
      <w:pPr>
        <w:pStyle w:val="Code"/>
      </w:pPr>
      <w:r w:rsidRPr="007E6C58">
        <w:t xml:space="preserve">                throw new BusinessRuleViolationException("Incorrect task status. Expected status of 'Not Started'.");</w:t>
      </w:r>
    </w:p>
    <w:p w14:paraId="2F3E3122" w14:textId="77777777" w:rsidR="007E6C58" w:rsidRPr="007E6C58" w:rsidRDefault="007E6C58" w:rsidP="007E6C58">
      <w:pPr>
        <w:pStyle w:val="Code"/>
      </w:pPr>
      <w:r w:rsidRPr="007E6C58">
        <w:t xml:space="preserve">            }</w:t>
      </w:r>
    </w:p>
    <w:p w14:paraId="7FEFB718" w14:textId="77777777" w:rsidR="007E6C58" w:rsidRPr="007E6C58" w:rsidRDefault="007E6C58" w:rsidP="007E6C58">
      <w:pPr>
        <w:pStyle w:val="Code"/>
      </w:pPr>
    </w:p>
    <w:p w14:paraId="2A501A71" w14:textId="77777777" w:rsidR="007E6C58" w:rsidRPr="007E6C58" w:rsidRDefault="007E6C58" w:rsidP="007E6C58">
      <w:pPr>
        <w:pStyle w:val="Code"/>
      </w:pPr>
      <w:r w:rsidRPr="007E6C58">
        <w:t xml:space="preserve">            taskEntity.StartDate = _dateTime.UtcNow;</w:t>
      </w:r>
    </w:p>
    <w:p w14:paraId="5E132B4E" w14:textId="77777777" w:rsidR="007E6C58" w:rsidRPr="007E6C58" w:rsidRDefault="007E6C58" w:rsidP="007E6C58">
      <w:pPr>
        <w:pStyle w:val="Code"/>
      </w:pPr>
      <w:r w:rsidRPr="007E6C58">
        <w:t xml:space="preserve">            _updateTaskStatusQueryProcessor.UpdateTaskStatus(taskEntity, "In Progress");</w:t>
      </w:r>
    </w:p>
    <w:p w14:paraId="20712967" w14:textId="77777777" w:rsidR="007E6C58" w:rsidRPr="007E6C58" w:rsidRDefault="007E6C58" w:rsidP="007E6C58">
      <w:pPr>
        <w:pStyle w:val="Code"/>
      </w:pPr>
    </w:p>
    <w:p w14:paraId="304E14A2" w14:textId="77777777" w:rsidR="007E6C58" w:rsidRPr="007E6C58" w:rsidRDefault="007E6C58" w:rsidP="007E6C58">
      <w:pPr>
        <w:pStyle w:val="Code"/>
      </w:pPr>
      <w:r w:rsidRPr="007E6C58">
        <w:t xml:space="preserve">            var task = _autoMapper.Map&lt;Task&gt;(taskEntity);</w:t>
      </w:r>
    </w:p>
    <w:p w14:paraId="3E7A57E1" w14:textId="77777777" w:rsidR="007E6C58" w:rsidRPr="007E6C58" w:rsidRDefault="007E6C58" w:rsidP="007E6C58">
      <w:pPr>
        <w:pStyle w:val="Code"/>
      </w:pPr>
    </w:p>
    <w:p w14:paraId="768A2216" w14:textId="77777777" w:rsidR="007E6C58" w:rsidRPr="007E6C58" w:rsidRDefault="007E6C58" w:rsidP="007E6C58">
      <w:pPr>
        <w:pStyle w:val="Code"/>
      </w:pPr>
      <w:r w:rsidRPr="007E6C58">
        <w:t xml:space="preserve">            return task;</w:t>
      </w:r>
    </w:p>
    <w:p w14:paraId="2C4A8D8B" w14:textId="77777777" w:rsidR="007E6C58" w:rsidRPr="007E6C58" w:rsidRDefault="007E6C58" w:rsidP="007E6C58">
      <w:pPr>
        <w:pStyle w:val="Code"/>
      </w:pPr>
      <w:r w:rsidRPr="007E6C58">
        <w:t xml:space="preserve">        }</w:t>
      </w:r>
    </w:p>
    <w:p w14:paraId="4324E889" w14:textId="77777777" w:rsidR="007E6C58" w:rsidRPr="007E6C58" w:rsidRDefault="007E6C58" w:rsidP="007E6C58">
      <w:pPr>
        <w:pStyle w:val="Code"/>
      </w:pPr>
      <w:r w:rsidRPr="007E6C58">
        <w:t xml:space="preserve">    }</w:t>
      </w:r>
    </w:p>
    <w:p w14:paraId="06F9483C" w14:textId="79F99DD7" w:rsidR="007E6C58" w:rsidRDefault="007E6C58" w:rsidP="007E6C58">
      <w:pPr>
        <w:pStyle w:val="Code"/>
      </w:pPr>
      <w:r w:rsidRPr="007E6C58">
        <w:t>}</w:t>
      </w:r>
    </w:p>
    <w:p w14:paraId="1643928B" w14:textId="77777777" w:rsidR="007E6C58" w:rsidRDefault="007E6C58" w:rsidP="007E6C58">
      <w:pPr>
        <w:pStyle w:val="CodeCaption"/>
      </w:pPr>
      <w:r>
        <w:t xml:space="preserve">Dependency Configuration (add to bottom of </w:t>
      </w:r>
      <w:r w:rsidRPr="00E56F99">
        <w:rPr>
          <w:rStyle w:val="CodeInline"/>
        </w:rPr>
        <w:t>NinjectConfigurator.AddBindings</w:t>
      </w:r>
      <w:r>
        <w:t>)</w:t>
      </w:r>
    </w:p>
    <w:p w14:paraId="1436C267" w14:textId="39598D1A" w:rsidR="00335AC3" w:rsidRDefault="007E6C58" w:rsidP="007E6C58">
      <w:pPr>
        <w:pStyle w:val="Code"/>
      </w:pPr>
      <w:r w:rsidRPr="007E6C58">
        <w:t>container.Bind&lt;IStartTaskWorkflowProcessor&gt;().To&lt;StartTaskWorkflowProcessor&gt;().InRequestScope();</w:t>
      </w:r>
    </w:p>
    <w:p w14:paraId="7D6BED63" w14:textId="5C7B1582" w:rsidR="00F042D6" w:rsidRDefault="0037161C" w:rsidP="00C94F58">
      <w:pPr>
        <w:pStyle w:val="BodyTextCont"/>
      </w:pPr>
      <w:r>
        <w:t>We'll explain this next, but first w</w:t>
      </w:r>
      <w:r w:rsidR="007513AC">
        <w:t xml:space="preserve">e </w:t>
      </w:r>
      <w:r w:rsidR="0076560E">
        <w:t xml:space="preserve">have </w:t>
      </w:r>
      <w:r>
        <w:t xml:space="preserve">to add </w:t>
      </w:r>
      <w:r w:rsidR="0076560E">
        <w:t xml:space="preserve">one more dependency </w:t>
      </w:r>
      <w:r>
        <w:t>to satisfy the compiler</w:t>
      </w:r>
      <w:r w:rsidR="0076560E">
        <w:t xml:space="preserve">: </w:t>
      </w:r>
      <w:proofErr w:type="spellStart"/>
      <w:r w:rsidR="0076560E" w:rsidRPr="0076560E">
        <w:rPr>
          <w:rStyle w:val="CodeInline"/>
        </w:rPr>
        <w:t>BusinessRuleViolationException</w:t>
      </w:r>
      <w:proofErr w:type="spellEnd"/>
      <w:r w:rsidR="0076560E">
        <w:t>. Instances of this trivial exception type are thrown to indicate an attempted violation of the "business logic". Implement as follows:</w:t>
      </w:r>
    </w:p>
    <w:p w14:paraId="0E5EBBCE" w14:textId="31F6E9FB" w:rsidR="0076560E" w:rsidRDefault="0076560E" w:rsidP="0076560E">
      <w:pPr>
        <w:pStyle w:val="CodeCaption"/>
      </w:pPr>
      <w:r>
        <w:t>BusinessRule</w:t>
      </w:r>
      <w:r w:rsidRPr="0076560E">
        <w:rPr>
          <w:rStyle w:val="CodeInline"/>
        </w:rPr>
        <w:t>V</w:t>
      </w:r>
      <w:r>
        <w:t>iolationException Class</w:t>
      </w:r>
    </w:p>
    <w:p w14:paraId="76836089" w14:textId="77777777" w:rsidR="0076560E" w:rsidRPr="0076560E" w:rsidRDefault="0076560E" w:rsidP="0076560E">
      <w:pPr>
        <w:pStyle w:val="Code"/>
      </w:pPr>
      <w:r w:rsidRPr="0076560E">
        <w:t>using System;</w:t>
      </w:r>
    </w:p>
    <w:p w14:paraId="291B5757" w14:textId="77777777" w:rsidR="0076560E" w:rsidRPr="0076560E" w:rsidRDefault="0076560E" w:rsidP="0076560E">
      <w:pPr>
        <w:pStyle w:val="Code"/>
      </w:pPr>
    </w:p>
    <w:p w14:paraId="18F269EB" w14:textId="77777777" w:rsidR="0076560E" w:rsidRPr="0076560E" w:rsidRDefault="0076560E" w:rsidP="0076560E">
      <w:pPr>
        <w:pStyle w:val="Code"/>
      </w:pPr>
      <w:r w:rsidRPr="0076560E">
        <w:t>namespace WebApi2Book.Common</w:t>
      </w:r>
    </w:p>
    <w:p w14:paraId="26D61086" w14:textId="77777777" w:rsidR="0076560E" w:rsidRPr="0076560E" w:rsidRDefault="0076560E" w:rsidP="0076560E">
      <w:pPr>
        <w:pStyle w:val="Code"/>
      </w:pPr>
      <w:r w:rsidRPr="0076560E">
        <w:t>{</w:t>
      </w:r>
    </w:p>
    <w:p w14:paraId="7D44A856" w14:textId="77777777" w:rsidR="0076560E" w:rsidRPr="0076560E" w:rsidRDefault="0076560E" w:rsidP="0076560E">
      <w:pPr>
        <w:pStyle w:val="Code"/>
      </w:pPr>
      <w:r w:rsidRPr="0076560E">
        <w:t xml:space="preserve">    public class BusinessRuleViolationException : Exception</w:t>
      </w:r>
    </w:p>
    <w:p w14:paraId="4DFAEC45" w14:textId="77777777" w:rsidR="0076560E" w:rsidRPr="0076560E" w:rsidRDefault="0076560E" w:rsidP="0076560E">
      <w:pPr>
        <w:pStyle w:val="Code"/>
      </w:pPr>
      <w:r w:rsidRPr="0076560E">
        <w:t xml:space="preserve">    {</w:t>
      </w:r>
    </w:p>
    <w:p w14:paraId="2E46E4D1" w14:textId="77777777" w:rsidR="0076560E" w:rsidRPr="0076560E" w:rsidRDefault="0076560E" w:rsidP="0076560E">
      <w:pPr>
        <w:pStyle w:val="Code"/>
      </w:pPr>
      <w:r w:rsidRPr="0076560E">
        <w:t xml:space="preserve">        public BusinessRuleViolationException(string incorrectTaskStatus) : base(incorrectTaskStatus)</w:t>
      </w:r>
    </w:p>
    <w:p w14:paraId="70C4DFEB" w14:textId="77777777" w:rsidR="0076560E" w:rsidRPr="0076560E" w:rsidRDefault="0076560E" w:rsidP="0076560E">
      <w:pPr>
        <w:pStyle w:val="Code"/>
      </w:pPr>
      <w:r w:rsidRPr="0076560E">
        <w:t xml:space="preserve">        {</w:t>
      </w:r>
    </w:p>
    <w:p w14:paraId="4BCF2AD7" w14:textId="77777777" w:rsidR="0076560E" w:rsidRPr="0076560E" w:rsidRDefault="0076560E" w:rsidP="0076560E">
      <w:pPr>
        <w:pStyle w:val="Code"/>
      </w:pPr>
      <w:r w:rsidRPr="0076560E">
        <w:t xml:space="preserve">        }</w:t>
      </w:r>
    </w:p>
    <w:p w14:paraId="65AB464E" w14:textId="77777777" w:rsidR="0076560E" w:rsidRPr="0076560E" w:rsidRDefault="0076560E" w:rsidP="0076560E">
      <w:pPr>
        <w:pStyle w:val="Code"/>
      </w:pPr>
      <w:r w:rsidRPr="0076560E">
        <w:t xml:space="preserve">    }</w:t>
      </w:r>
    </w:p>
    <w:p w14:paraId="635794DE" w14:textId="76B5141F" w:rsidR="0076560E" w:rsidRDefault="0076560E" w:rsidP="0076560E">
      <w:pPr>
        <w:pStyle w:val="Code"/>
      </w:pPr>
      <w:r w:rsidRPr="0076560E">
        <w:t>}</w:t>
      </w:r>
    </w:p>
    <w:p w14:paraId="13CC9E9F" w14:textId="029E11E9" w:rsidR="00335AC3" w:rsidRDefault="0076560E" w:rsidP="00452173">
      <w:pPr>
        <w:pStyle w:val="BodyTextCont"/>
      </w:pPr>
      <w:r>
        <w:t>Now that we've made the compiler happy, l</w:t>
      </w:r>
      <w:r w:rsidR="00F042D6">
        <w:t xml:space="preserve">et's review the </w:t>
      </w:r>
      <w:proofErr w:type="spellStart"/>
      <w:r w:rsidRPr="0076560E">
        <w:rPr>
          <w:rStyle w:val="CodeInline"/>
        </w:rPr>
        <w:t>StartTaskWorkflowProcessor</w:t>
      </w:r>
      <w:proofErr w:type="spellEnd"/>
      <w:r>
        <w:t xml:space="preserve"> class' </w:t>
      </w:r>
      <w:proofErr w:type="spellStart"/>
      <w:r w:rsidR="00F042D6" w:rsidRPr="00F042D6">
        <w:rPr>
          <w:rStyle w:val="CodeInline"/>
        </w:rPr>
        <w:t>StartTask</w:t>
      </w:r>
      <w:proofErr w:type="spellEnd"/>
      <w:r w:rsidR="00F042D6">
        <w:t xml:space="preserve"> method. </w:t>
      </w:r>
      <w:r w:rsidR="00452173">
        <w:t xml:space="preserve">It begins </w:t>
      </w:r>
      <w:r w:rsidR="00F042D6">
        <w:t xml:space="preserve">by </w:t>
      </w:r>
      <w:r w:rsidR="00452173">
        <w:t xml:space="preserve">delegating to </w:t>
      </w:r>
      <w:proofErr w:type="spellStart"/>
      <w:r w:rsidR="00F042D6" w:rsidRPr="00F042D6">
        <w:rPr>
          <w:rStyle w:val="CodeInline"/>
        </w:rPr>
        <w:t>ITaskByIdQueryProcessor</w:t>
      </w:r>
      <w:proofErr w:type="spellEnd"/>
      <w:r w:rsidR="00F042D6">
        <w:t xml:space="preserve"> to find </w:t>
      </w:r>
      <w:r w:rsidR="00F042D6" w:rsidRPr="00452173">
        <w:t xml:space="preserve">a </w:t>
      </w:r>
      <w:r w:rsidR="00452173" w:rsidRPr="00452173">
        <w:rPr>
          <w:rStyle w:val="CodeInline"/>
        </w:rPr>
        <w:t>Task</w:t>
      </w:r>
      <w:r w:rsidR="00452173">
        <w:t xml:space="preserve"> </w:t>
      </w:r>
      <w:r w:rsidR="007513AC">
        <w:t xml:space="preserve">entity </w:t>
      </w:r>
      <w:r w:rsidR="00F042D6" w:rsidRPr="00452173">
        <w:t>w</w:t>
      </w:r>
      <w:r w:rsidR="00F042D6">
        <w:t xml:space="preserve">ith the specified </w:t>
      </w:r>
      <w:proofErr w:type="spellStart"/>
      <w:r w:rsidR="00F042D6" w:rsidRPr="00F042D6">
        <w:rPr>
          <w:rStyle w:val="CodeInline"/>
        </w:rPr>
        <w:t>taskId</w:t>
      </w:r>
      <w:proofErr w:type="spellEnd"/>
      <w:r w:rsidR="00F042D6">
        <w:t xml:space="preserve">. </w:t>
      </w:r>
      <w:r w:rsidR="00452173">
        <w:t>An instance of</w:t>
      </w:r>
      <w:r w:rsidR="00F042D6">
        <w:t xml:space="preserve"> </w:t>
      </w:r>
      <w:r w:rsidR="00452173">
        <w:t xml:space="preserve">the </w:t>
      </w:r>
      <w:proofErr w:type="spellStart"/>
      <w:r w:rsidR="00F042D6" w:rsidRPr="00F042D6">
        <w:rPr>
          <w:rStyle w:val="CodeInline"/>
        </w:rPr>
        <w:t>RootObjectNotFoundException</w:t>
      </w:r>
      <w:proofErr w:type="spellEnd"/>
      <w:r w:rsidR="00452173">
        <w:t xml:space="preserve"> class, which was introduced in Chapter 5, </w:t>
      </w:r>
      <w:r w:rsidR="00F042D6">
        <w:t xml:space="preserve">is thrown </w:t>
      </w:r>
      <w:r w:rsidR="00452173">
        <w:t xml:space="preserve">if no such </w:t>
      </w:r>
      <w:r w:rsidR="00165CDB" w:rsidRPr="00165CDB">
        <w:rPr>
          <w:rStyle w:val="CodeInline"/>
        </w:rPr>
        <w:t>T</w:t>
      </w:r>
      <w:r w:rsidR="00452173" w:rsidRPr="00165CDB">
        <w:rPr>
          <w:rStyle w:val="CodeInline"/>
        </w:rPr>
        <w:t>ask</w:t>
      </w:r>
      <w:r w:rsidR="00452173">
        <w:t xml:space="preserve"> can be found.</w:t>
      </w:r>
    </w:p>
    <w:p w14:paraId="06AAA0DF" w14:textId="6A28E97B" w:rsidR="00165CDB" w:rsidRDefault="00452173" w:rsidP="00165CDB">
      <w:pPr>
        <w:pStyle w:val="BodyTextCont"/>
      </w:pPr>
      <w:r>
        <w:t xml:space="preserve">Next, we encounter some "business workflow" logic, enforcing </w:t>
      </w:r>
      <w:r w:rsidR="00165CDB">
        <w:t xml:space="preserve">a </w:t>
      </w:r>
      <w:r>
        <w:t xml:space="preserve">business rule </w:t>
      </w:r>
      <w:r w:rsidR="00165CDB">
        <w:t xml:space="preserve">requiring a task to have </w:t>
      </w:r>
      <w:r>
        <w:t xml:space="preserve">a status of </w:t>
      </w:r>
      <w:r w:rsidRPr="00452173">
        <w:rPr>
          <w:rStyle w:val="CodeInline"/>
        </w:rPr>
        <w:t>Not Started</w:t>
      </w:r>
      <w:r>
        <w:t xml:space="preserve"> </w:t>
      </w:r>
      <w:r w:rsidR="00165CDB">
        <w:t xml:space="preserve">in order to </w:t>
      </w:r>
      <w:r>
        <w:t>be activated.</w:t>
      </w:r>
      <w:r w:rsidR="0029478E">
        <w:t xml:space="preserve"> If that condition is satisfied</w:t>
      </w:r>
      <w:r w:rsidR="00165CDB">
        <w:t xml:space="preserve">, the </w:t>
      </w:r>
      <w:proofErr w:type="spellStart"/>
      <w:r w:rsidR="00165CDB" w:rsidRPr="00F042D6">
        <w:rPr>
          <w:rStyle w:val="CodeInline"/>
        </w:rPr>
        <w:t>ITaskByIdQueryProcessor</w:t>
      </w:r>
      <w:proofErr w:type="spellEnd"/>
      <w:r w:rsidR="00165CDB">
        <w:t xml:space="preserve"> sets the task's </w:t>
      </w:r>
      <w:proofErr w:type="spellStart"/>
      <w:r w:rsidR="00165CDB" w:rsidRPr="007513AC">
        <w:rPr>
          <w:rStyle w:val="CodeInline"/>
        </w:rPr>
        <w:t>StartDate</w:t>
      </w:r>
      <w:proofErr w:type="spellEnd"/>
      <w:r w:rsidR="00165CDB">
        <w:t xml:space="preserve">, and then delegates the </w:t>
      </w:r>
      <w:r w:rsidR="0037161C">
        <w:t>job</w:t>
      </w:r>
      <w:r w:rsidR="00165CDB">
        <w:t xml:space="preserve"> of actually updating the </w:t>
      </w:r>
      <w:r w:rsidR="00165CDB" w:rsidRPr="007513AC">
        <w:rPr>
          <w:rStyle w:val="CodeInline"/>
        </w:rPr>
        <w:t>Status</w:t>
      </w:r>
      <w:r w:rsidR="00165CDB">
        <w:t xml:space="preserve"> to the </w:t>
      </w:r>
      <w:proofErr w:type="spellStart"/>
      <w:r w:rsidR="00165CDB" w:rsidRPr="007513AC">
        <w:rPr>
          <w:rStyle w:val="CodeInline"/>
        </w:rPr>
        <w:t>IUpdateTaskStatusQueryProcessor</w:t>
      </w:r>
      <w:proofErr w:type="spellEnd"/>
      <w:r w:rsidR="00165CDB">
        <w:t>.</w:t>
      </w:r>
      <w:r w:rsidR="0029478E">
        <w:t xml:space="preserve"> </w:t>
      </w:r>
      <w:r w:rsidR="00165CDB">
        <w:t xml:space="preserve">Lastly, the </w:t>
      </w:r>
      <w:proofErr w:type="spellStart"/>
      <w:r w:rsidR="00165CDB">
        <w:t>indjected</w:t>
      </w:r>
      <w:proofErr w:type="spellEnd"/>
      <w:r w:rsidR="00165CDB">
        <w:t xml:space="preserve"> </w:t>
      </w:r>
      <w:proofErr w:type="spellStart"/>
      <w:r w:rsidR="00165CDB" w:rsidRPr="00165CDB">
        <w:rPr>
          <w:rStyle w:val="CodeInline"/>
        </w:rPr>
        <w:t>IAutoMapper</w:t>
      </w:r>
      <w:proofErr w:type="spellEnd"/>
      <w:r w:rsidR="00165CDB" w:rsidRPr="00165CDB">
        <w:t xml:space="preserve"> </w:t>
      </w:r>
      <w:r w:rsidR="00165CDB">
        <w:t xml:space="preserve">dependency converts the task from an entity representation to a service model representation, which is then returned to the invoker of the </w:t>
      </w:r>
      <w:proofErr w:type="spellStart"/>
      <w:r w:rsidR="00165CDB" w:rsidRPr="00F042D6">
        <w:rPr>
          <w:rStyle w:val="CodeInline"/>
        </w:rPr>
        <w:t>StartTask</w:t>
      </w:r>
      <w:proofErr w:type="spellEnd"/>
      <w:r w:rsidR="00165CDB">
        <w:t xml:space="preserve"> method.</w:t>
      </w:r>
    </w:p>
    <w:p w14:paraId="2BEDEBE4" w14:textId="404DE5A5" w:rsidR="00335AC3" w:rsidRDefault="0029478E" w:rsidP="00C94F58">
      <w:pPr>
        <w:pStyle w:val="BodyTextCont"/>
      </w:pPr>
      <w:r>
        <w:t xml:space="preserve">And now it's finally time to implement that invoker of the </w:t>
      </w:r>
      <w:proofErr w:type="spellStart"/>
      <w:r w:rsidRPr="0037161C">
        <w:rPr>
          <w:rStyle w:val="CodeInline"/>
        </w:rPr>
        <w:t>StartTask</w:t>
      </w:r>
      <w:proofErr w:type="spellEnd"/>
      <w:r>
        <w:t xml:space="preserve"> method</w:t>
      </w:r>
      <w:r w:rsidR="007513AC">
        <w:t xml:space="preserve">, which is </w:t>
      </w:r>
      <w:r>
        <w:t xml:space="preserve">the </w:t>
      </w:r>
      <w:proofErr w:type="spellStart"/>
      <w:r w:rsidRPr="0029478E">
        <w:rPr>
          <w:rStyle w:val="CodeInline"/>
        </w:rPr>
        <w:t>TaskWorkflowController</w:t>
      </w:r>
      <w:proofErr w:type="spellEnd"/>
      <w:r w:rsidR="00EA4849">
        <w:rPr>
          <w:rStyle w:val="CodeInline"/>
        </w:rPr>
        <w:t>.</w:t>
      </w:r>
      <w:r w:rsidR="00EA4849">
        <w:t xml:space="preserve"> </w:t>
      </w:r>
      <w:r w:rsidR="00E527EF">
        <w:t>(</w:t>
      </w:r>
      <w:r w:rsidR="00EA4849">
        <w:t>R</w:t>
      </w:r>
      <w:r w:rsidR="00E527EF">
        <w:t xml:space="preserve">emember, these are </w:t>
      </w:r>
      <w:r w:rsidR="00EA4849">
        <w:t xml:space="preserve">"conceptual resources" as we discussed in Chapter 3, which is why this method is not on the </w:t>
      </w:r>
      <w:proofErr w:type="spellStart"/>
      <w:r w:rsidR="00EA4849" w:rsidRPr="00EA4849">
        <w:rPr>
          <w:rStyle w:val="CodeInline"/>
        </w:rPr>
        <w:t>TasksController</w:t>
      </w:r>
      <w:proofErr w:type="spellEnd"/>
      <w:r w:rsidR="00E527EF">
        <w:t>)</w:t>
      </w:r>
      <w:r w:rsidR="00EA4849">
        <w:t>.</w:t>
      </w:r>
      <w:r w:rsidR="00E527EF">
        <w:t xml:space="preserve"> </w:t>
      </w:r>
      <w:r>
        <w:t>Implement as follows:</w:t>
      </w:r>
    </w:p>
    <w:p w14:paraId="35943627" w14:textId="77777777" w:rsidR="00491C0A" w:rsidRPr="00491C0A" w:rsidRDefault="00491C0A" w:rsidP="00491C0A">
      <w:pPr>
        <w:pStyle w:val="Code"/>
      </w:pPr>
      <w:r w:rsidRPr="00491C0A">
        <w:t>using System.Web.Http;</w:t>
      </w:r>
    </w:p>
    <w:p w14:paraId="11EE4FA3" w14:textId="77777777" w:rsidR="00491C0A" w:rsidRPr="00491C0A" w:rsidRDefault="00491C0A" w:rsidP="00491C0A">
      <w:pPr>
        <w:pStyle w:val="Code"/>
      </w:pPr>
      <w:r w:rsidRPr="00491C0A">
        <w:t>using WebApi2Book.Common;</w:t>
      </w:r>
    </w:p>
    <w:p w14:paraId="7E71CF0B" w14:textId="77777777" w:rsidR="00491C0A" w:rsidRPr="00491C0A" w:rsidRDefault="00491C0A" w:rsidP="00491C0A">
      <w:pPr>
        <w:pStyle w:val="Code"/>
      </w:pPr>
      <w:r w:rsidRPr="00491C0A">
        <w:t>using WebApi2Book.Web.Api.MaintenanceProcessing;</w:t>
      </w:r>
    </w:p>
    <w:p w14:paraId="6F20C6FD" w14:textId="77777777" w:rsidR="00491C0A" w:rsidRPr="00491C0A" w:rsidRDefault="00491C0A" w:rsidP="00491C0A">
      <w:pPr>
        <w:pStyle w:val="Code"/>
      </w:pPr>
      <w:r w:rsidRPr="00491C0A">
        <w:lastRenderedPageBreak/>
        <w:t>using WebApi2Book.Web.Api.Models;</w:t>
      </w:r>
    </w:p>
    <w:p w14:paraId="577ECAA0" w14:textId="77777777" w:rsidR="00491C0A" w:rsidRPr="00491C0A" w:rsidRDefault="00491C0A" w:rsidP="00491C0A">
      <w:pPr>
        <w:pStyle w:val="Code"/>
      </w:pPr>
      <w:r w:rsidRPr="00491C0A">
        <w:t>using WebApi2Book.Web.Common;</w:t>
      </w:r>
    </w:p>
    <w:p w14:paraId="36303990" w14:textId="77777777" w:rsidR="00491C0A" w:rsidRPr="00491C0A" w:rsidRDefault="00491C0A" w:rsidP="00491C0A">
      <w:pPr>
        <w:pStyle w:val="Code"/>
      </w:pPr>
      <w:r w:rsidRPr="00491C0A">
        <w:t>using WebApi2Book.Web.Common.Routing;</w:t>
      </w:r>
    </w:p>
    <w:p w14:paraId="731D1031" w14:textId="77777777" w:rsidR="00491C0A" w:rsidRPr="00491C0A" w:rsidRDefault="00491C0A" w:rsidP="00491C0A">
      <w:pPr>
        <w:pStyle w:val="Code"/>
      </w:pPr>
    </w:p>
    <w:p w14:paraId="3D03218F" w14:textId="77777777" w:rsidR="00491C0A" w:rsidRPr="00491C0A" w:rsidRDefault="00491C0A" w:rsidP="00491C0A">
      <w:pPr>
        <w:pStyle w:val="Code"/>
      </w:pPr>
      <w:r w:rsidRPr="00491C0A">
        <w:t>namespace WebApi2Book.Web.Api.Controllers.V1</w:t>
      </w:r>
    </w:p>
    <w:p w14:paraId="3C2B4B3C" w14:textId="77777777" w:rsidR="00491C0A" w:rsidRPr="00491C0A" w:rsidRDefault="00491C0A" w:rsidP="00491C0A">
      <w:pPr>
        <w:pStyle w:val="Code"/>
      </w:pPr>
      <w:r w:rsidRPr="00491C0A">
        <w:t>{</w:t>
      </w:r>
    </w:p>
    <w:p w14:paraId="63F1FFEE" w14:textId="77777777" w:rsidR="00491C0A" w:rsidRPr="00491C0A" w:rsidRDefault="00491C0A" w:rsidP="00491C0A">
      <w:pPr>
        <w:pStyle w:val="Code"/>
      </w:pPr>
      <w:r w:rsidRPr="00491C0A">
        <w:t xml:space="preserve">    [ApiVersion1RoutePrefix("")]</w:t>
      </w:r>
    </w:p>
    <w:p w14:paraId="55F44412" w14:textId="77777777" w:rsidR="00491C0A" w:rsidRPr="00491C0A" w:rsidRDefault="00491C0A" w:rsidP="00491C0A">
      <w:pPr>
        <w:pStyle w:val="Code"/>
      </w:pPr>
      <w:r w:rsidRPr="00491C0A">
        <w:t xml:space="preserve">    [UnitOfWorkActionFilter]</w:t>
      </w:r>
    </w:p>
    <w:p w14:paraId="509D1758" w14:textId="77777777" w:rsidR="00491C0A" w:rsidRPr="00491C0A" w:rsidRDefault="00491C0A" w:rsidP="00491C0A">
      <w:pPr>
        <w:pStyle w:val="Code"/>
      </w:pPr>
      <w:r w:rsidRPr="00491C0A">
        <w:t xml:space="preserve">    public class TaskWorkflowController : ApiController</w:t>
      </w:r>
    </w:p>
    <w:p w14:paraId="359575F8" w14:textId="77777777" w:rsidR="00491C0A" w:rsidRPr="00491C0A" w:rsidRDefault="00491C0A" w:rsidP="00491C0A">
      <w:pPr>
        <w:pStyle w:val="Code"/>
      </w:pPr>
      <w:r w:rsidRPr="00491C0A">
        <w:t xml:space="preserve">    {</w:t>
      </w:r>
    </w:p>
    <w:p w14:paraId="41DB6D41" w14:textId="77777777" w:rsidR="00491C0A" w:rsidRPr="00491C0A" w:rsidRDefault="00491C0A" w:rsidP="00491C0A">
      <w:pPr>
        <w:pStyle w:val="Code"/>
      </w:pPr>
      <w:r w:rsidRPr="00491C0A">
        <w:t xml:space="preserve">        private readonly IStartTaskWorkflowProcessor _startTaskWorkflowProcessor;</w:t>
      </w:r>
    </w:p>
    <w:p w14:paraId="19FB3F5E" w14:textId="77777777" w:rsidR="00491C0A" w:rsidRPr="00491C0A" w:rsidRDefault="00491C0A" w:rsidP="00491C0A">
      <w:pPr>
        <w:pStyle w:val="Code"/>
      </w:pPr>
    </w:p>
    <w:p w14:paraId="56BAAA13" w14:textId="77777777" w:rsidR="00491C0A" w:rsidRPr="00491C0A" w:rsidRDefault="00491C0A" w:rsidP="00491C0A">
      <w:pPr>
        <w:pStyle w:val="Code"/>
      </w:pPr>
      <w:r w:rsidRPr="00491C0A">
        <w:t xml:space="preserve">        public TaskWorkflowController(IStartTaskWorkflowProcessor startTaskWorkflowProcessor)</w:t>
      </w:r>
    </w:p>
    <w:p w14:paraId="521B8C31" w14:textId="77777777" w:rsidR="00491C0A" w:rsidRPr="00491C0A" w:rsidRDefault="00491C0A" w:rsidP="00491C0A">
      <w:pPr>
        <w:pStyle w:val="Code"/>
      </w:pPr>
      <w:r w:rsidRPr="00491C0A">
        <w:t xml:space="preserve">        {</w:t>
      </w:r>
    </w:p>
    <w:p w14:paraId="05DE2638" w14:textId="77777777" w:rsidR="00491C0A" w:rsidRPr="00491C0A" w:rsidRDefault="00491C0A" w:rsidP="00491C0A">
      <w:pPr>
        <w:pStyle w:val="Code"/>
      </w:pPr>
      <w:r w:rsidRPr="00491C0A">
        <w:t xml:space="preserve">            _startTaskWorkflowProcessor = startTaskWorkflowProcessor;</w:t>
      </w:r>
    </w:p>
    <w:p w14:paraId="366CF3D5" w14:textId="77777777" w:rsidR="00491C0A" w:rsidRPr="00491C0A" w:rsidRDefault="00491C0A" w:rsidP="00491C0A">
      <w:pPr>
        <w:pStyle w:val="Code"/>
      </w:pPr>
      <w:r w:rsidRPr="00491C0A">
        <w:t xml:space="preserve">        }</w:t>
      </w:r>
    </w:p>
    <w:p w14:paraId="0CD302C8" w14:textId="77777777" w:rsidR="00491C0A" w:rsidRPr="00491C0A" w:rsidRDefault="00491C0A" w:rsidP="00491C0A">
      <w:pPr>
        <w:pStyle w:val="Code"/>
      </w:pPr>
    </w:p>
    <w:p w14:paraId="4476ABE4" w14:textId="7412753C" w:rsidR="001107FE" w:rsidRDefault="002A4FAE" w:rsidP="002A4FAE">
      <w:pPr>
        <w:pStyle w:val="Code"/>
      </w:pPr>
      <w:r w:rsidRPr="00491C0A">
        <w:t xml:space="preserve">    </w:t>
      </w:r>
      <w:r>
        <w:t xml:space="preserve">    </w:t>
      </w:r>
      <w:r w:rsidR="001107FE" w:rsidRPr="001107FE">
        <w:t>[HttpPost]</w:t>
      </w:r>
    </w:p>
    <w:p w14:paraId="67EC25DA" w14:textId="65D9E456" w:rsidR="002A4FAE" w:rsidRPr="00491C0A" w:rsidRDefault="001107FE" w:rsidP="002A4FAE">
      <w:pPr>
        <w:pStyle w:val="Code"/>
      </w:pPr>
      <w:r>
        <w:t xml:space="preserve">        </w:t>
      </w:r>
      <w:r w:rsidR="002A4FAE" w:rsidRPr="00491C0A">
        <w:t>[Authorize(Roles = Constants.RoleNames.SeniorWorker)]</w:t>
      </w:r>
    </w:p>
    <w:p w14:paraId="161E6250" w14:textId="77777777" w:rsidR="00491C0A" w:rsidRPr="00491C0A" w:rsidRDefault="00491C0A" w:rsidP="00491C0A">
      <w:pPr>
        <w:pStyle w:val="Code"/>
      </w:pPr>
      <w:r w:rsidRPr="00491C0A">
        <w:t xml:space="preserve">        [Route("tasks/{taskId:long}/activations", Name = "StartTaskRoute")]</w:t>
      </w:r>
    </w:p>
    <w:p w14:paraId="26AE5E9F" w14:textId="77777777" w:rsidR="00491C0A" w:rsidRPr="00491C0A" w:rsidRDefault="00491C0A" w:rsidP="00491C0A">
      <w:pPr>
        <w:pStyle w:val="Code"/>
      </w:pPr>
      <w:r w:rsidRPr="00491C0A">
        <w:t xml:space="preserve">        public Task StartTask(long taskId)</w:t>
      </w:r>
    </w:p>
    <w:p w14:paraId="0A70BF26" w14:textId="77777777" w:rsidR="00491C0A" w:rsidRPr="00491C0A" w:rsidRDefault="00491C0A" w:rsidP="00491C0A">
      <w:pPr>
        <w:pStyle w:val="Code"/>
      </w:pPr>
      <w:r w:rsidRPr="00491C0A">
        <w:t xml:space="preserve">        {</w:t>
      </w:r>
    </w:p>
    <w:p w14:paraId="2261CFED" w14:textId="77777777" w:rsidR="00491C0A" w:rsidRPr="00491C0A" w:rsidRDefault="00491C0A" w:rsidP="00491C0A">
      <w:pPr>
        <w:pStyle w:val="Code"/>
      </w:pPr>
      <w:r w:rsidRPr="00491C0A">
        <w:t xml:space="preserve">            var task = _startTaskWorkflowProcessor.StartTask(taskId);</w:t>
      </w:r>
    </w:p>
    <w:p w14:paraId="1D7276A4" w14:textId="77777777" w:rsidR="00491C0A" w:rsidRPr="00491C0A" w:rsidRDefault="00491C0A" w:rsidP="00491C0A">
      <w:pPr>
        <w:pStyle w:val="Code"/>
      </w:pPr>
      <w:r w:rsidRPr="00491C0A">
        <w:t xml:space="preserve">            return task;</w:t>
      </w:r>
    </w:p>
    <w:p w14:paraId="4B3E2641" w14:textId="77777777" w:rsidR="00491C0A" w:rsidRPr="00491C0A" w:rsidRDefault="00491C0A" w:rsidP="00491C0A">
      <w:pPr>
        <w:pStyle w:val="Code"/>
      </w:pPr>
      <w:r w:rsidRPr="00491C0A">
        <w:t xml:space="preserve">        }</w:t>
      </w:r>
    </w:p>
    <w:p w14:paraId="2A4E59B1" w14:textId="77777777" w:rsidR="00491C0A" w:rsidRPr="00491C0A" w:rsidRDefault="00491C0A" w:rsidP="00491C0A">
      <w:pPr>
        <w:pStyle w:val="Code"/>
      </w:pPr>
      <w:r w:rsidRPr="00491C0A">
        <w:t xml:space="preserve">    }</w:t>
      </w:r>
    </w:p>
    <w:p w14:paraId="24291672" w14:textId="1AD3991F" w:rsidR="0029478E" w:rsidRDefault="00491C0A" w:rsidP="00491C0A">
      <w:pPr>
        <w:pStyle w:val="Code"/>
      </w:pPr>
      <w:r w:rsidRPr="00491C0A">
        <w:t>}</w:t>
      </w:r>
    </w:p>
    <w:p w14:paraId="4175955A" w14:textId="77777777" w:rsidR="00203D69" w:rsidRDefault="00491C0A" w:rsidP="00C94F58">
      <w:pPr>
        <w:pStyle w:val="BodyTextCont"/>
      </w:pPr>
      <w:r>
        <w:t>And that's it; we have implemented the ability to activate a task!</w:t>
      </w:r>
      <w:r w:rsidR="002A4FAE">
        <w:t xml:space="preserve"> Note that we've leveraged several attributes with this implementation. However, we've discussed all of these before, so </w:t>
      </w:r>
      <w:r w:rsidR="00BD0832">
        <w:t>we will press onward</w:t>
      </w:r>
      <w:r w:rsidR="002A4FAE">
        <w:t>.</w:t>
      </w:r>
      <w:r w:rsidR="00BD0832">
        <w:t xml:space="preserve"> </w:t>
      </w:r>
    </w:p>
    <w:p w14:paraId="6E9E1D1B" w14:textId="57531E96" w:rsidR="002A4FAE" w:rsidRDefault="002A4FAE" w:rsidP="00C94F58">
      <w:pPr>
        <w:pStyle w:val="BodyTextCont"/>
      </w:pPr>
      <w:r>
        <w:t xml:space="preserve">Before we </w:t>
      </w:r>
      <w:r w:rsidR="00BD0832">
        <w:t xml:space="preserve">can rightly </w:t>
      </w:r>
      <w:r>
        <w:t>claim victory and move onto the next scenario,</w:t>
      </w:r>
      <w:r w:rsidR="00BD0832">
        <w:t xml:space="preserve"> though,</w:t>
      </w:r>
      <w:r>
        <w:t xml:space="preserve"> we should prove that what we've implemented actually works. </w:t>
      </w:r>
      <w:r w:rsidR="00AA1ECE">
        <w:t xml:space="preserve">We'll send the following request to activate task #17, which we created at the end of the previous section. Note that we're providing </w:t>
      </w:r>
      <w:proofErr w:type="spellStart"/>
      <w:r w:rsidR="00AA1ECE">
        <w:t>bhogg's</w:t>
      </w:r>
      <w:proofErr w:type="spellEnd"/>
      <w:r w:rsidR="00AA1ECE">
        <w:t xml:space="preserve"> credentials to ensure that the request is authorized (he's a</w:t>
      </w:r>
      <w:r w:rsidR="00203D69">
        <w:t xml:space="preserve"> member of the</w:t>
      </w:r>
      <w:r w:rsidR="00274CEE">
        <w:t xml:space="preserve"> s</w:t>
      </w:r>
      <w:r w:rsidR="0037161C" w:rsidRPr="0037161C">
        <w:t>enior</w:t>
      </w:r>
      <w:r w:rsidR="00274CEE">
        <w:t xml:space="preserve"> w</w:t>
      </w:r>
      <w:r w:rsidR="0037161C" w:rsidRPr="0037161C">
        <w:t xml:space="preserve">orker </w:t>
      </w:r>
      <w:r w:rsidR="0037161C">
        <w:t>r</w:t>
      </w:r>
      <w:r w:rsidR="00AA1ECE">
        <w:t>ole):</w:t>
      </w:r>
    </w:p>
    <w:p w14:paraId="1A2BF806" w14:textId="75ACB1D9" w:rsidR="00AA1ECE" w:rsidRDefault="00AA1ECE" w:rsidP="00AA1ECE">
      <w:pPr>
        <w:pStyle w:val="CodeCaption"/>
      </w:pPr>
      <w:r>
        <w:t xml:space="preserve">Activate </w:t>
      </w:r>
      <w:r w:rsidR="004111AA">
        <w:t xml:space="preserve">Task </w:t>
      </w:r>
      <w:r>
        <w:t>Request (abbreviated)</w:t>
      </w:r>
    </w:p>
    <w:p w14:paraId="6852584F" w14:textId="77777777" w:rsidR="00AA1ECE" w:rsidRPr="00AA1ECE" w:rsidRDefault="00AA1ECE" w:rsidP="00E23341">
      <w:pPr>
        <w:pStyle w:val="Code"/>
      </w:pPr>
      <w:r w:rsidRPr="00AA1ECE">
        <w:t>POST http://localhost:61589/api/v1/tasks/17/activations HTTP/1.1</w:t>
      </w:r>
    </w:p>
    <w:p w14:paraId="4569EAC7" w14:textId="77777777" w:rsidR="00AA1ECE" w:rsidRPr="00AA1ECE" w:rsidRDefault="00AA1ECE" w:rsidP="00E23341">
      <w:pPr>
        <w:pStyle w:val="Code"/>
      </w:pPr>
      <w:r w:rsidRPr="00AA1ECE">
        <w:t>Authorization: Basic YmhvZ2c6aWdub3JlZA==</w:t>
      </w:r>
    </w:p>
    <w:p w14:paraId="453C5187" w14:textId="2A88E3D5" w:rsidR="002A4FAE" w:rsidRDefault="00AA1ECE" w:rsidP="00AA1ECE">
      <w:pPr>
        <w:pStyle w:val="CodeCaption"/>
      </w:pPr>
      <w:r>
        <w:t>Activate</w:t>
      </w:r>
      <w:r w:rsidR="004111AA">
        <w:t xml:space="preserve"> Task </w:t>
      </w:r>
      <w:r>
        <w:t>Response (abbreviated)</w:t>
      </w:r>
    </w:p>
    <w:p w14:paraId="117A27E2" w14:textId="77777777" w:rsidR="00AA1ECE" w:rsidRPr="00AA1ECE" w:rsidRDefault="00AA1ECE" w:rsidP="00AA1ECE">
      <w:pPr>
        <w:pStyle w:val="Code"/>
      </w:pPr>
      <w:r w:rsidRPr="00AA1ECE">
        <w:t>HTTP/1.1 200 OK</w:t>
      </w:r>
    </w:p>
    <w:p w14:paraId="3FA8E106" w14:textId="77777777" w:rsidR="00AA1ECE" w:rsidRPr="00AA1ECE" w:rsidRDefault="00AA1ECE" w:rsidP="00AA1ECE">
      <w:pPr>
        <w:pStyle w:val="Code"/>
      </w:pPr>
      <w:r w:rsidRPr="00AA1ECE">
        <w:t>Content-Type: application/json; charset=utf-8</w:t>
      </w:r>
    </w:p>
    <w:p w14:paraId="704BB3FA" w14:textId="77777777" w:rsidR="00AA1ECE" w:rsidRPr="00AA1ECE" w:rsidRDefault="00AA1ECE" w:rsidP="00AA1ECE">
      <w:pPr>
        <w:pStyle w:val="Code"/>
      </w:pPr>
    </w:p>
    <w:p w14:paraId="36107EF6" w14:textId="234465BF" w:rsidR="002A4FAE" w:rsidRDefault="00AA1ECE" w:rsidP="00AA1ECE">
      <w:pPr>
        <w:pStyle w:val="Code"/>
      </w:pPr>
      <w:r w:rsidRPr="00AA1ECE">
        <w:t>{"TaskId":17,"Subject":"Fix something important","StartDate":"2014-05-13T00:52:34.2373052Z","DueDate":null,"CreatedDate":"2014-05-</w:t>
      </w:r>
      <w:r w:rsidRPr="00AA1ECE">
        <w:lastRenderedPageBreak/>
        <w:t>10T19:02:52","CompletedDate":null,"Status":{"StatusId":2,"Name":"In Progress","Ordinal":1},"Assignees":[],"Links":[]}</w:t>
      </w:r>
    </w:p>
    <w:p w14:paraId="120027D5" w14:textId="1E7D5FD1" w:rsidR="00AA1ECE" w:rsidRDefault="00AA1ECE" w:rsidP="00AA1ECE">
      <w:pPr>
        <w:pStyle w:val="BodyTextCont"/>
      </w:pPr>
      <w:r>
        <w:t>This is correct</w:t>
      </w:r>
      <w:r w:rsidR="002954BE">
        <w:t xml:space="preserve"> so far</w:t>
      </w:r>
      <w:r>
        <w:t xml:space="preserve">. The task is now </w:t>
      </w:r>
      <w:r w:rsidRPr="00AA1ECE">
        <w:rPr>
          <w:rStyle w:val="CodeInline"/>
        </w:rPr>
        <w:t>In Progress</w:t>
      </w:r>
      <w:r>
        <w:t xml:space="preserve">, and we have a non-null value for </w:t>
      </w:r>
      <w:proofErr w:type="spellStart"/>
      <w:r w:rsidRPr="00AA1ECE">
        <w:rPr>
          <w:rStyle w:val="CodeInline"/>
        </w:rPr>
        <w:t>StartDate</w:t>
      </w:r>
      <w:proofErr w:type="spellEnd"/>
      <w:r>
        <w:t>.</w:t>
      </w:r>
      <w:r w:rsidR="002954BE">
        <w:t xml:space="preserve"> Now let's test our business logic requiring tasks to have a </w:t>
      </w:r>
      <w:r w:rsidR="002954BE" w:rsidRPr="002954BE">
        <w:rPr>
          <w:rStyle w:val="CodeInline"/>
        </w:rPr>
        <w:t>Not Started</w:t>
      </w:r>
      <w:r w:rsidR="002954BE">
        <w:t xml:space="preserve"> status in order to be activated. To do so, send the request again… and the result is:</w:t>
      </w:r>
    </w:p>
    <w:p w14:paraId="373ED3F1" w14:textId="77777777" w:rsidR="002954BE" w:rsidRPr="002954BE" w:rsidRDefault="002954BE" w:rsidP="002954BE">
      <w:pPr>
        <w:pStyle w:val="Code"/>
      </w:pPr>
      <w:r w:rsidRPr="002954BE">
        <w:t>HTTP/1.1 500 Internal Server Error</w:t>
      </w:r>
    </w:p>
    <w:p w14:paraId="3641DB9E" w14:textId="77777777" w:rsidR="002954BE" w:rsidRPr="002954BE" w:rsidRDefault="002954BE" w:rsidP="002954BE">
      <w:pPr>
        <w:pStyle w:val="Code"/>
      </w:pPr>
      <w:r w:rsidRPr="002954BE">
        <w:t>Content-Type: application/json; charset=utf-8</w:t>
      </w:r>
    </w:p>
    <w:p w14:paraId="35351207" w14:textId="77777777" w:rsidR="002954BE" w:rsidRPr="002954BE" w:rsidRDefault="002954BE" w:rsidP="002954BE">
      <w:pPr>
        <w:pStyle w:val="Code"/>
      </w:pPr>
    </w:p>
    <w:p w14:paraId="0395A23B" w14:textId="500155B5" w:rsidR="002954BE" w:rsidRDefault="002954BE" w:rsidP="002954BE">
      <w:pPr>
        <w:pStyle w:val="Code"/>
      </w:pPr>
      <w:r w:rsidRPr="002954BE">
        <w:t>{"Message":"Incorrect task status. Expected status of 'Not Started'."}</w:t>
      </w:r>
    </w:p>
    <w:p w14:paraId="027C293C" w14:textId="182F8968" w:rsidR="007513AC" w:rsidRDefault="002954BE" w:rsidP="00AA1ECE">
      <w:pPr>
        <w:pStyle w:val="BodyTextCont"/>
      </w:pPr>
      <w:r>
        <w:t xml:space="preserve">Well, the message looks okay, but the status code is incorrect. We should be returning a status code of </w:t>
      </w:r>
      <w:r w:rsidRPr="007513AC">
        <w:rPr>
          <w:rStyle w:val="CodeInline"/>
        </w:rPr>
        <w:t>402</w:t>
      </w:r>
      <w:r>
        <w:t xml:space="preserve"> </w:t>
      </w:r>
      <w:r w:rsidR="007513AC">
        <w:t xml:space="preserve">to </w:t>
      </w:r>
      <w:r>
        <w:t>indicat</w:t>
      </w:r>
      <w:r w:rsidR="007513AC">
        <w:t>e</w:t>
      </w:r>
      <w:r>
        <w:t xml:space="preserve"> a </w:t>
      </w:r>
      <w:r w:rsidR="0037161C">
        <w:t xml:space="preserve">custom </w:t>
      </w:r>
      <w:r>
        <w:t xml:space="preserve">business rule violation, </w:t>
      </w:r>
      <w:r w:rsidR="00BD0832">
        <w:t xml:space="preserve">not </w:t>
      </w:r>
      <w:r w:rsidRPr="007513AC">
        <w:rPr>
          <w:rStyle w:val="CodeInline"/>
        </w:rPr>
        <w:t>500</w:t>
      </w:r>
      <w:r w:rsidR="007513AC">
        <w:t xml:space="preserve">, </w:t>
      </w:r>
      <w:r>
        <w:t>which indicates a server error.</w:t>
      </w:r>
      <w:r w:rsidR="007513AC">
        <w:t xml:space="preserve"> Fortunately, we have the </w:t>
      </w:r>
      <w:proofErr w:type="spellStart"/>
      <w:r w:rsidR="007513AC" w:rsidRPr="007513AC">
        <w:rPr>
          <w:rStyle w:val="CodeInline"/>
        </w:rPr>
        <w:t>GlobalExceptionHandler</w:t>
      </w:r>
      <w:proofErr w:type="spellEnd"/>
      <w:r w:rsidR="007513AC">
        <w:t xml:space="preserve">, and this </w:t>
      </w:r>
      <w:r w:rsidR="0037161C">
        <w:t xml:space="preserve">status code translation </w:t>
      </w:r>
      <w:r w:rsidR="007513AC">
        <w:t xml:space="preserve">is a perfect job for it. Add the highlighted code to its </w:t>
      </w:r>
      <w:r w:rsidR="007513AC" w:rsidRPr="0037161C">
        <w:rPr>
          <w:rStyle w:val="CodeInline"/>
        </w:rPr>
        <w:t>Handle</w:t>
      </w:r>
      <w:r w:rsidR="007513AC">
        <w:t xml:space="preserve"> method, and then retry the request:</w:t>
      </w:r>
    </w:p>
    <w:p w14:paraId="53F97B99" w14:textId="793FA313" w:rsidR="007513AC" w:rsidRDefault="007513AC" w:rsidP="007513AC">
      <w:pPr>
        <w:pStyle w:val="Code"/>
      </w:pPr>
      <w:r>
        <w:t>…</w:t>
      </w:r>
    </w:p>
    <w:p w14:paraId="3BCFCA2B" w14:textId="77777777" w:rsidR="007513AC" w:rsidRPr="007513AC" w:rsidRDefault="007513AC" w:rsidP="007513AC">
      <w:pPr>
        <w:pStyle w:val="Code"/>
      </w:pPr>
      <w:r w:rsidRPr="007513AC">
        <w:t>if (exception is ChildObjectNotFoundException)</w:t>
      </w:r>
    </w:p>
    <w:p w14:paraId="2D8BABE3" w14:textId="77777777" w:rsidR="007513AC" w:rsidRPr="007513AC" w:rsidRDefault="007513AC" w:rsidP="007513AC">
      <w:pPr>
        <w:pStyle w:val="Code"/>
      </w:pPr>
      <w:r w:rsidRPr="007513AC">
        <w:t>{</w:t>
      </w:r>
    </w:p>
    <w:p w14:paraId="624DFC41" w14:textId="77777777" w:rsidR="007513AC" w:rsidRPr="007513AC" w:rsidRDefault="007513AC" w:rsidP="007513AC">
      <w:pPr>
        <w:pStyle w:val="Code"/>
      </w:pPr>
      <w:r w:rsidRPr="007513AC">
        <w:t xml:space="preserve">    context.Result = new SimpleErrorResult(context.Request, HttpStatusCode.Conflict, exception.Message);</w:t>
      </w:r>
    </w:p>
    <w:p w14:paraId="64D32CD1" w14:textId="77777777" w:rsidR="007513AC" w:rsidRPr="007513AC" w:rsidRDefault="007513AC" w:rsidP="007513AC">
      <w:pPr>
        <w:pStyle w:val="Code"/>
      </w:pPr>
      <w:r w:rsidRPr="007513AC">
        <w:t xml:space="preserve">    return;</w:t>
      </w:r>
    </w:p>
    <w:p w14:paraId="146B3AA6" w14:textId="77777777" w:rsidR="007513AC" w:rsidRPr="007513AC" w:rsidRDefault="007513AC" w:rsidP="007513AC">
      <w:pPr>
        <w:pStyle w:val="Code"/>
      </w:pPr>
      <w:r w:rsidRPr="007513AC">
        <w:t>}</w:t>
      </w:r>
    </w:p>
    <w:p w14:paraId="70B5BB48" w14:textId="77777777" w:rsidR="007513AC" w:rsidRPr="007513AC" w:rsidRDefault="007513AC" w:rsidP="007513AC">
      <w:pPr>
        <w:pStyle w:val="Code"/>
      </w:pPr>
    </w:p>
    <w:p w14:paraId="06DEB637" w14:textId="77777777" w:rsidR="007513AC" w:rsidRPr="007513AC" w:rsidRDefault="007513AC" w:rsidP="007513AC">
      <w:pPr>
        <w:pStyle w:val="Code"/>
        <w:rPr>
          <w:rStyle w:val="CodeBold"/>
        </w:rPr>
      </w:pPr>
      <w:r w:rsidRPr="007513AC">
        <w:rPr>
          <w:rStyle w:val="CodeBold"/>
        </w:rPr>
        <w:t>if (exception is BusinessRuleViolationException)</w:t>
      </w:r>
    </w:p>
    <w:p w14:paraId="2901159A" w14:textId="77777777" w:rsidR="007513AC" w:rsidRPr="007513AC" w:rsidRDefault="007513AC" w:rsidP="007513AC">
      <w:pPr>
        <w:pStyle w:val="Code"/>
        <w:rPr>
          <w:rStyle w:val="CodeBold"/>
        </w:rPr>
      </w:pPr>
      <w:r w:rsidRPr="007513AC">
        <w:rPr>
          <w:rStyle w:val="CodeBold"/>
        </w:rPr>
        <w:t>{</w:t>
      </w:r>
    </w:p>
    <w:p w14:paraId="29A68293" w14:textId="77777777" w:rsidR="007513AC" w:rsidRPr="007513AC" w:rsidRDefault="007513AC" w:rsidP="007513AC">
      <w:pPr>
        <w:pStyle w:val="Code"/>
        <w:rPr>
          <w:rStyle w:val="CodeBold"/>
        </w:rPr>
      </w:pPr>
      <w:r w:rsidRPr="007513AC">
        <w:rPr>
          <w:rStyle w:val="CodeBold"/>
        </w:rPr>
        <w:t xml:space="preserve">    context.Result = new SimpleErrorResult(context.Request, HttpStatusCode.PaymentRequired,</w:t>
      </w:r>
    </w:p>
    <w:p w14:paraId="73EBFBC5" w14:textId="77777777" w:rsidR="007513AC" w:rsidRPr="007513AC" w:rsidRDefault="007513AC" w:rsidP="007513AC">
      <w:pPr>
        <w:pStyle w:val="Code"/>
        <w:rPr>
          <w:rStyle w:val="CodeBold"/>
        </w:rPr>
      </w:pPr>
      <w:r w:rsidRPr="007513AC">
        <w:rPr>
          <w:rStyle w:val="CodeBold"/>
        </w:rPr>
        <w:t xml:space="preserve">        exception.Message);</w:t>
      </w:r>
    </w:p>
    <w:p w14:paraId="3F26A183" w14:textId="77777777" w:rsidR="007513AC" w:rsidRPr="007513AC" w:rsidRDefault="007513AC" w:rsidP="007513AC">
      <w:pPr>
        <w:pStyle w:val="Code"/>
        <w:rPr>
          <w:rStyle w:val="CodeBold"/>
        </w:rPr>
      </w:pPr>
      <w:r w:rsidRPr="007513AC">
        <w:rPr>
          <w:rStyle w:val="CodeBold"/>
        </w:rPr>
        <w:t xml:space="preserve">    return;</w:t>
      </w:r>
    </w:p>
    <w:p w14:paraId="480EFCA0" w14:textId="77777777" w:rsidR="007513AC" w:rsidRPr="007513AC" w:rsidRDefault="007513AC" w:rsidP="007513AC">
      <w:pPr>
        <w:pStyle w:val="Code"/>
        <w:rPr>
          <w:rStyle w:val="CodeBold"/>
        </w:rPr>
      </w:pPr>
      <w:r w:rsidRPr="007513AC">
        <w:rPr>
          <w:rStyle w:val="CodeBold"/>
        </w:rPr>
        <w:t>}</w:t>
      </w:r>
    </w:p>
    <w:p w14:paraId="01FE5E65" w14:textId="77777777" w:rsidR="007513AC" w:rsidRPr="007513AC" w:rsidRDefault="007513AC" w:rsidP="007513AC">
      <w:pPr>
        <w:pStyle w:val="Code"/>
      </w:pPr>
    </w:p>
    <w:p w14:paraId="1677FB1F" w14:textId="77777777" w:rsidR="007513AC" w:rsidRPr="007513AC" w:rsidRDefault="007513AC" w:rsidP="007513AC">
      <w:pPr>
        <w:pStyle w:val="Code"/>
      </w:pPr>
      <w:r w:rsidRPr="007513AC">
        <w:t>context.Result = new SimpleErrorResult(context.Request, HttpStatusCode.InternalServerError,</w:t>
      </w:r>
    </w:p>
    <w:p w14:paraId="70468915" w14:textId="13E9911C" w:rsidR="007513AC" w:rsidRDefault="007513AC" w:rsidP="007513AC">
      <w:pPr>
        <w:pStyle w:val="Code"/>
      </w:pPr>
      <w:r w:rsidRPr="007513AC">
        <w:t xml:space="preserve">    exception.Message);</w:t>
      </w:r>
    </w:p>
    <w:p w14:paraId="1960143A" w14:textId="7DD5B30F" w:rsidR="007513AC" w:rsidRDefault="007513AC" w:rsidP="007513AC">
      <w:pPr>
        <w:pStyle w:val="Code"/>
      </w:pPr>
      <w:r>
        <w:t>…</w:t>
      </w:r>
    </w:p>
    <w:p w14:paraId="5D05E3DD" w14:textId="023613F2" w:rsidR="007513AC" w:rsidRDefault="007513AC" w:rsidP="00AA1ECE">
      <w:pPr>
        <w:pStyle w:val="BodyTextCont"/>
      </w:pPr>
      <w:r>
        <w:t>You should see something similar to the following</w:t>
      </w:r>
      <w:r w:rsidR="005B64FF">
        <w:t xml:space="preserve"> (note the change in the response code</w:t>
      </w:r>
      <w:r>
        <w:t>:</w:t>
      </w:r>
    </w:p>
    <w:p w14:paraId="1CA02F45" w14:textId="77777777" w:rsidR="007513AC" w:rsidRPr="007513AC" w:rsidRDefault="007513AC" w:rsidP="007513AC">
      <w:pPr>
        <w:pStyle w:val="Code"/>
      </w:pPr>
      <w:r w:rsidRPr="007513AC">
        <w:t>HTTP/1.1 402 Payment Required</w:t>
      </w:r>
    </w:p>
    <w:p w14:paraId="2CC4D255" w14:textId="77777777" w:rsidR="007513AC" w:rsidRPr="007513AC" w:rsidRDefault="007513AC" w:rsidP="007513AC">
      <w:pPr>
        <w:pStyle w:val="Code"/>
      </w:pPr>
      <w:r w:rsidRPr="007513AC">
        <w:t>Content-Type: application/json; charset=utf-8</w:t>
      </w:r>
    </w:p>
    <w:p w14:paraId="3971CED3" w14:textId="77777777" w:rsidR="007513AC" w:rsidRPr="007513AC" w:rsidRDefault="007513AC" w:rsidP="007513AC">
      <w:pPr>
        <w:pStyle w:val="Code"/>
      </w:pPr>
    </w:p>
    <w:p w14:paraId="0A433772" w14:textId="5E185070" w:rsidR="007513AC" w:rsidRDefault="007513AC" w:rsidP="007513AC">
      <w:pPr>
        <w:pStyle w:val="Code"/>
      </w:pPr>
      <w:r w:rsidRPr="007513AC">
        <w:t>{"Message":"Incorrect task status. Expected status of 'Not Started'."}</w:t>
      </w:r>
    </w:p>
    <w:p w14:paraId="656F845F" w14:textId="77777777" w:rsidR="005B64FF" w:rsidRDefault="005B64FF" w:rsidP="007513AC">
      <w:pPr>
        <w:pStyle w:val="Code"/>
      </w:pPr>
    </w:p>
    <w:p w14:paraId="65D2C615" w14:textId="32C2F920" w:rsidR="007513AC" w:rsidRDefault="007513AC" w:rsidP="007513AC">
      <w:pPr>
        <w:pStyle w:val="BodyTextCont"/>
      </w:pPr>
      <w:r>
        <w:t xml:space="preserve">This is exactly what we wanted to see! Now we can </w:t>
      </w:r>
      <w:r w:rsidR="00D16E96">
        <w:t xml:space="preserve">rightly </w:t>
      </w:r>
      <w:r>
        <w:t>claim victory and move onto the next scenario.</w:t>
      </w:r>
    </w:p>
    <w:p w14:paraId="180667E3" w14:textId="48CC3D8A" w:rsidR="007513AC" w:rsidRDefault="007513AC" w:rsidP="007513AC">
      <w:pPr>
        <w:pStyle w:val="Heading2"/>
      </w:pPr>
      <w:r>
        <w:t>Complete a Task</w:t>
      </w:r>
    </w:p>
    <w:p w14:paraId="0B8BDB97" w14:textId="18453D0C" w:rsidR="00F62B11" w:rsidRDefault="00F62B11" w:rsidP="00F62B11">
      <w:pPr>
        <w:pStyle w:val="BodyTextFirst"/>
      </w:pPr>
      <w:r>
        <w:t xml:space="preserve">This section will go quickly, because we've already implemented most of the dependencies we need to complete a task. The first, and only, new dependency we need to add is </w:t>
      </w:r>
      <w:proofErr w:type="spellStart"/>
      <w:r w:rsidRPr="0037161C">
        <w:rPr>
          <w:rStyle w:val="CodeInline"/>
        </w:rPr>
        <w:t>ICompleteTaskWorkflowProcessor</w:t>
      </w:r>
      <w:proofErr w:type="spellEnd"/>
      <w:r>
        <w:t>. Go ahead and implement it now:</w:t>
      </w:r>
    </w:p>
    <w:p w14:paraId="3343A7DD" w14:textId="73144F9C" w:rsidR="00F62B11" w:rsidRDefault="00F62B11" w:rsidP="00F62B11">
      <w:pPr>
        <w:pStyle w:val="CodeCaption"/>
      </w:pPr>
      <w:r>
        <w:lastRenderedPageBreak/>
        <w:t>ICompleteTaskWorkflowProcessor Interface</w:t>
      </w:r>
    </w:p>
    <w:p w14:paraId="341F2499" w14:textId="77777777" w:rsidR="00F62B11" w:rsidRPr="00F62B11" w:rsidRDefault="00F62B11" w:rsidP="00F62B11">
      <w:pPr>
        <w:pStyle w:val="Code"/>
      </w:pPr>
      <w:r w:rsidRPr="00F62B11">
        <w:t>using WebApi2Book.Web.Api.Models;</w:t>
      </w:r>
    </w:p>
    <w:p w14:paraId="29CBC578" w14:textId="77777777" w:rsidR="00F62B11" w:rsidRPr="00F62B11" w:rsidRDefault="00F62B11" w:rsidP="00F62B11">
      <w:pPr>
        <w:pStyle w:val="Code"/>
      </w:pPr>
    </w:p>
    <w:p w14:paraId="096355CD" w14:textId="77777777" w:rsidR="00F62B11" w:rsidRPr="00F62B11" w:rsidRDefault="00F62B11" w:rsidP="00F62B11">
      <w:pPr>
        <w:pStyle w:val="Code"/>
      </w:pPr>
      <w:r w:rsidRPr="00F62B11">
        <w:t>namespace WebApi2Book.Web.Api.MaintenanceProcessing</w:t>
      </w:r>
    </w:p>
    <w:p w14:paraId="42DF5EB5" w14:textId="77777777" w:rsidR="00F62B11" w:rsidRPr="00F62B11" w:rsidRDefault="00F62B11" w:rsidP="00F62B11">
      <w:pPr>
        <w:pStyle w:val="Code"/>
      </w:pPr>
      <w:r w:rsidRPr="00F62B11">
        <w:t>{</w:t>
      </w:r>
    </w:p>
    <w:p w14:paraId="0E41194D" w14:textId="77777777" w:rsidR="00F62B11" w:rsidRPr="00F62B11" w:rsidRDefault="00F62B11" w:rsidP="00F62B11">
      <w:pPr>
        <w:pStyle w:val="Code"/>
      </w:pPr>
      <w:r w:rsidRPr="00F62B11">
        <w:t xml:space="preserve">    public interface ICompleteTaskWorkflowProcessor</w:t>
      </w:r>
    </w:p>
    <w:p w14:paraId="727466C0" w14:textId="77777777" w:rsidR="00F62B11" w:rsidRPr="00F62B11" w:rsidRDefault="00F62B11" w:rsidP="00F62B11">
      <w:pPr>
        <w:pStyle w:val="Code"/>
      </w:pPr>
      <w:r w:rsidRPr="00F62B11">
        <w:t xml:space="preserve">    {</w:t>
      </w:r>
    </w:p>
    <w:p w14:paraId="7696D466" w14:textId="77777777" w:rsidR="00F62B11" w:rsidRPr="00F62B11" w:rsidRDefault="00F62B11" w:rsidP="00F62B11">
      <w:pPr>
        <w:pStyle w:val="Code"/>
      </w:pPr>
      <w:r w:rsidRPr="00F62B11">
        <w:t xml:space="preserve">        Task CompleteTask(long taskId);</w:t>
      </w:r>
    </w:p>
    <w:p w14:paraId="135F489D" w14:textId="77777777" w:rsidR="00F62B11" w:rsidRPr="00F62B11" w:rsidRDefault="00F62B11" w:rsidP="00F62B11">
      <w:pPr>
        <w:pStyle w:val="Code"/>
      </w:pPr>
      <w:r w:rsidRPr="00F62B11">
        <w:t xml:space="preserve">    }</w:t>
      </w:r>
    </w:p>
    <w:p w14:paraId="37E8A525" w14:textId="497176BE" w:rsidR="00F62B11" w:rsidRDefault="00F62B11" w:rsidP="00F62B11">
      <w:pPr>
        <w:pStyle w:val="Code"/>
      </w:pPr>
      <w:r w:rsidRPr="00F62B11">
        <w:t>}</w:t>
      </w:r>
    </w:p>
    <w:p w14:paraId="20E52A59" w14:textId="2AD016E8" w:rsidR="00F62B11" w:rsidRDefault="00F62B11" w:rsidP="00F62B11">
      <w:pPr>
        <w:pStyle w:val="CodeCaption"/>
      </w:pPr>
      <w:r>
        <w:t>CompleteTaskWorkflowProcessor Class</w:t>
      </w:r>
    </w:p>
    <w:p w14:paraId="2A1737CE" w14:textId="77777777" w:rsidR="00F62B11" w:rsidRPr="00F62B11" w:rsidRDefault="00F62B11" w:rsidP="00F62B11">
      <w:pPr>
        <w:pStyle w:val="Code"/>
      </w:pPr>
      <w:r w:rsidRPr="00F62B11">
        <w:t>using WebApi2Book.Common;</w:t>
      </w:r>
    </w:p>
    <w:p w14:paraId="57C4A9A2" w14:textId="77777777" w:rsidR="00F62B11" w:rsidRPr="00F62B11" w:rsidRDefault="00F62B11" w:rsidP="00F62B11">
      <w:pPr>
        <w:pStyle w:val="Code"/>
      </w:pPr>
      <w:r w:rsidRPr="00F62B11">
        <w:t>using WebApi2Book.Common.TypeMapping;</w:t>
      </w:r>
    </w:p>
    <w:p w14:paraId="2EAC96DA" w14:textId="77777777" w:rsidR="00F62B11" w:rsidRPr="00F62B11" w:rsidRDefault="00F62B11" w:rsidP="00F62B11">
      <w:pPr>
        <w:pStyle w:val="Code"/>
      </w:pPr>
      <w:r w:rsidRPr="00F62B11">
        <w:t>using WebApi2Book.Data.Exceptions;</w:t>
      </w:r>
    </w:p>
    <w:p w14:paraId="3308EACF" w14:textId="77777777" w:rsidR="00F62B11" w:rsidRPr="00F62B11" w:rsidRDefault="00F62B11" w:rsidP="00F62B11">
      <w:pPr>
        <w:pStyle w:val="Code"/>
      </w:pPr>
      <w:r w:rsidRPr="00F62B11">
        <w:t>using WebApi2Book.Web.Api.Models;</w:t>
      </w:r>
    </w:p>
    <w:p w14:paraId="7824DE7D" w14:textId="77777777" w:rsidR="00F62B11" w:rsidRPr="00F62B11" w:rsidRDefault="00F62B11" w:rsidP="00F62B11">
      <w:pPr>
        <w:pStyle w:val="Code"/>
      </w:pPr>
    </w:p>
    <w:p w14:paraId="397852B4" w14:textId="77777777" w:rsidR="00F62B11" w:rsidRPr="00F62B11" w:rsidRDefault="00F62B11" w:rsidP="00F62B11">
      <w:pPr>
        <w:pStyle w:val="Code"/>
      </w:pPr>
      <w:r w:rsidRPr="00F62B11">
        <w:t>namespace WebApi2Book.Web.Api.MaintenanceProcessing</w:t>
      </w:r>
    </w:p>
    <w:p w14:paraId="58098F71" w14:textId="77777777" w:rsidR="00F62B11" w:rsidRPr="00F62B11" w:rsidRDefault="00F62B11" w:rsidP="00F62B11">
      <w:pPr>
        <w:pStyle w:val="Code"/>
      </w:pPr>
      <w:r w:rsidRPr="00F62B11">
        <w:t>{</w:t>
      </w:r>
    </w:p>
    <w:p w14:paraId="01D0C9E8" w14:textId="77777777" w:rsidR="00F62B11" w:rsidRPr="00F62B11" w:rsidRDefault="00F62B11" w:rsidP="00F62B11">
      <w:pPr>
        <w:pStyle w:val="Code"/>
      </w:pPr>
      <w:r w:rsidRPr="00F62B11">
        <w:t xml:space="preserve">    public class CompleteTaskWorkflowProcessor : ICompleteTaskWorkflowProcessor</w:t>
      </w:r>
    </w:p>
    <w:p w14:paraId="41DE7351" w14:textId="77777777" w:rsidR="00F62B11" w:rsidRPr="00F62B11" w:rsidRDefault="00F62B11" w:rsidP="00F62B11">
      <w:pPr>
        <w:pStyle w:val="Code"/>
      </w:pPr>
      <w:r w:rsidRPr="00F62B11">
        <w:t xml:space="preserve">    {</w:t>
      </w:r>
    </w:p>
    <w:p w14:paraId="0DFAC073" w14:textId="77777777" w:rsidR="00F62B11" w:rsidRPr="00F62B11" w:rsidRDefault="00F62B11" w:rsidP="00F62B11">
      <w:pPr>
        <w:pStyle w:val="Code"/>
      </w:pPr>
      <w:r w:rsidRPr="00F62B11">
        <w:t xml:space="preserve">        private readonly IAutoMapper _autoMapper;</w:t>
      </w:r>
    </w:p>
    <w:p w14:paraId="67B5B3F9" w14:textId="77777777" w:rsidR="00F62B11" w:rsidRPr="00F62B11" w:rsidRDefault="00F62B11" w:rsidP="00F62B11">
      <w:pPr>
        <w:pStyle w:val="Code"/>
      </w:pPr>
      <w:r w:rsidRPr="00F62B11">
        <w:t xml:space="preserve">        private readonly ITaskByIdQueryProcessor _taskByIdQueryProcessor;</w:t>
      </w:r>
    </w:p>
    <w:p w14:paraId="40C63A23" w14:textId="77777777" w:rsidR="00F62B11" w:rsidRPr="00F62B11" w:rsidRDefault="00F62B11" w:rsidP="00F62B11">
      <w:pPr>
        <w:pStyle w:val="Code"/>
      </w:pPr>
      <w:r w:rsidRPr="00F62B11">
        <w:t xml:space="preserve">        private readonly IDateTime _dateTime;</w:t>
      </w:r>
    </w:p>
    <w:p w14:paraId="0FB13306" w14:textId="77777777" w:rsidR="00F62B11" w:rsidRPr="00F62B11" w:rsidRDefault="00F62B11" w:rsidP="00F62B11">
      <w:pPr>
        <w:pStyle w:val="Code"/>
      </w:pPr>
      <w:r w:rsidRPr="00F62B11">
        <w:t xml:space="preserve">        private readonly IUpdateTaskStatusQueryProcessor _updateTaskStatusQueryProcessor;</w:t>
      </w:r>
    </w:p>
    <w:p w14:paraId="1BFF2CA5" w14:textId="77777777" w:rsidR="00F62B11" w:rsidRPr="00F62B11" w:rsidRDefault="00F62B11" w:rsidP="00F62B11">
      <w:pPr>
        <w:pStyle w:val="Code"/>
      </w:pPr>
    </w:p>
    <w:p w14:paraId="27608A03" w14:textId="77777777" w:rsidR="00F62B11" w:rsidRPr="00F62B11" w:rsidRDefault="00F62B11" w:rsidP="00F62B11">
      <w:pPr>
        <w:pStyle w:val="Code"/>
      </w:pPr>
      <w:r w:rsidRPr="00F62B11">
        <w:t xml:space="preserve">        public CompleteTaskWorkflowProcessor(ITaskByIdQueryProcessor taskByIdQueryProcessor,</w:t>
      </w:r>
    </w:p>
    <w:p w14:paraId="3D9B6749" w14:textId="77777777" w:rsidR="00F62B11" w:rsidRPr="00F62B11" w:rsidRDefault="00F62B11" w:rsidP="00F62B11">
      <w:pPr>
        <w:pStyle w:val="Code"/>
      </w:pPr>
      <w:r w:rsidRPr="00F62B11">
        <w:t xml:space="preserve">            IUpdateTaskStatusQueryProcessor updateTaskStatusQueryProcessor, IAutoMapper autoMapper,</w:t>
      </w:r>
    </w:p>
    <w:p w14:paraId="0DD63F54" w14:textId="77777777" w:rsidR="00F62B11" w:rsidRPr="00F62B11" w:rsidRDefault="00F62B11" w:rsidP="00F62B11">
      <w:pPr>
        <w:pStyle w:val="Code"/>
      </w:pPr>
      <w:r w:rsidRPr="00F62B11">
        <w:t xml:space="preserve">            IDateTime dateTime)</w:t>
      </w:r>
    </w:p>
    <w:p w14:paraId="6F482AE4" w14:textId="77777777" w:rsidR="00F62B11" w:rsidRPr="00F62B11" w:rsidRDefault="00F62B11" w:rsidP="00F62B11">
      <w:pPr>
        <w:pStyle w:val="Code"/>
      </w:pPr>
      <w:r w:rsidRPr="00F62B11">
        <w:t xml:space="preserve">        {</w:t>
      </w:r>
    </w:p>
    <w:p w14:paraId="3EA26191" w14:textId="77777777" w:rsidR="00F62B11" w:rsidRPr="00F62B11" w:rsidRDefault="00F62B11" w:rsidP="00F62B11">
      <w:pPr>
        <w:pStyle w:val="Code"/>
      </w:pPr>
      <w:r w:rsidRPr="00F62B11">
        <w:t xml:space="preserve">            _taskByIdQueryProcessor = taskByIdQueryProcessor;</w:t>
      </w:r>
    </w:p>
    <w:p w14:paraId="7685D183" w14:textId="77777777" w:rsidR="00F62B11" w:rsidRPr="00F62B11" w:rsidRDefault="00F62B11" w:rsidP="00F62B11">
      <w:pPr>
        <w:pStyle w:val="Code"/>
      </w:pPr>
      <w:r w:rsidRPr="00F62B11">
        <w:t xml:space="preserve">            _updateTaskStatusQueryProcessor = updateTaskStatusQueryProcessor;</w:t>
      </w:r>
    </w:p>
    <w:p w14:paraId="06C386A1" w14:textId="77777777" w:rsidR="00F62B11" w:rsidRPr="00F62B11" w:rsidRDefault="00F62B11" w:rsidP="00F62B11">
      <w:pPr>
        <w:pStyle w:val="Code"/>
      </w:pPr>
      <w:r w:rsidRPr="00F62B11">
        <w:t xml:space="preserve">            _autoMapper = autoMapper;</w:t>
      </w:r>
    </w:p>
    <w:p w14:paraId="161081AB" w14:textId="77777777" w:rsidR="00F62B11" w:rsidRPr="00F62B11" w:rsidRDefault="00F62B11" w:rsidP="00F62B11">
      <w:pPr>
        <w:pStyle w:val="Code"/>
      </w:pPr>
      <w:r w:rsidRPr="00F62B11">
        <w:t xml:space="preserve">            _dateTime = dateTime;</w:t>
      </w:r>
    </w:p>
    <w:p w14:paraId="124B32EC" w14:textId="77777777" w:rsidR="00F62B11" w:rsidRPr="00F62B11" w:rsidRDefault="00F62B11" w:rsidP="00F62B11">
      <w:pPr>
        <w:pStyle w:val="Code"/>
      </w:pPr>
      <w:r w:rsidRPr="00F62B11">
        <w:t xml:space="preserve">        }</w:t>
      </w:r>
    </w:p>
    <w:p w14:paraId="69ED4B3E" w14:textId="77777777" w:rsidR="00F62B11" w:rsidRPr="00F62B11" w:rsidRDefault="00F62B11" w:rsidP="00F62B11">
      <w:pPr>
        <w:pStyle w:val="Code"/>
      </w:pPr>
    </w:p>
    <w:p w14:paraId="4F6C7C9D" w14:textId="77777777" w:rsidR="00F62B11" w:rsidRPr="00F62B11" w:rsidRDefault="00F62B11" w:rsidP="00F62B11">
      <w:pPr>
        <w:pStyle w:val="Code"/>
      </w:pPr>
      <w:r w:rsidRPr="00F62B11">
        <w:t xml:space="preserve">        public Task CompleteTask(long taskId)</w:t>
      </w:r>
    </w:p>
    <w:p w14:paraId="0FF56CE1" w14:textId="77777777" w:rsidR="00F62B11" w:rsidRPr="00F62B11" w:rsidRDefault="00F62B11" w:rsidP="00F62B11">
      <w:pPr>
        <w:pStyle w:val="Code"/>
      </w:pPr>
      <w:r w:rsidRPr="00F62B11">
        <w:t xml:space="preserve">        {</w:t>
      </w:r>
    </w:p>
    <w:p w14:paraId="555E9F0C" w14:textId="77777777" w:rsidR="00F62B11" w:rsidRPr="00F62B11" w:rsidRDefault="00F62B11" w:rsidP="00F62B11">
      <w:pPr>
        <w:pStyle w:val="Code"/>
      </w:pPr>
      <w:r w:rsidRPr="00F62B11">
        <w:t xml:space="preserve">            var taskEntity = _taskByIdQueryProcessor.GetTask(taskId);</w:t>
      </w:r>
    </w:p>
    <w:p w14:paraId="2A0868C0" w14:textId="77777777" w:rsidR="00F62B11" w:rsidRPr="00F62B11" w:rsidRDefault="00F62B11" w:rsidP="00F62B11">
      <w:pPr>
        <w:pStyle w:val="Code"/>
      </w:pPr>
      <w:r w:rsidRPr="00F62B11">
        <w:t xml:space="preserve">            if (taskEntity == null)</w:t>
      </w:r>
    </w:p>
    <w:p w14:paraId="1FA75BFA" w14:textId="77777777" w:rsidR="00F62B11" w:rsidRPr="00F62B11" w:rsidRDefault="00F62B11" w:rsidP="00F62B11">
      <w:pPr>
        <w:pStyle w:val="Code"/>
      </w:pPr>
      <w:r w:rsidRPr="00F62B11">
        <w:t xml:space="preserve">            {</w:t>
      </w:r>
    </w:p>
    <w:p w14:paraId="72805192" w14:textId="77777777" w:rsidR="00F62B11" w:rsidRPr="00F62B11" w:rsidRDefault="00F62B11" w:rsidP="00F62B11">
      <w:pPr>
        <w:pStyle w:val="Code"/>
      </w:pPr>
      <w:r w:rsidRPr="00F62B11">
        <w:t xml:space="preserve">                throw new RootObjectNotFoundException("Task not found");</w:t>
      </w:r>
    </w:p>
    <w:p w14:paraId="3FC64061" w14:textId="77777777" w:rsidR="00F62B11" w:rsidRPr="00F62B11" w:rsidRDefault="00F62B11" w:rsidP="00F62B11">
      <w:pPr>
        <w:pStyle w:val="Code"/>
      </w:pPr>
      <w:r w:rsidRPr="00F62B11">
        <w:t xml:space="preserve">            }</w:t>
      </w:r>
    </w:p>
    <w:p w14:paraId="33A0AA46" w14:textId="77777777" w:rsidR="00F62B11" w:rsidRPr="00F62B11" w:rsidRDefault="00F62B11" w:rsidP="00F62B11">
      <w:pPr>
        <w:pStyle w:val="Code"/>
      </w:pPr>
    </w:p>
    <w:p w14:paraId="35B0FB86" w14:textId="77777777" w:rsidR="00F62B11" w:rsidRPr="00F62B11" w:rsidRDefault="00F62B11" w:rsidP="00F62B11">
      <w:pPr>
        <w:pStyle w:val="Code"/>
      </w:pPr>
      <w:r w:rsidRPr="00F62B11">
        <w:t xml:space="preserve">            // Simulate some workflow logic...</w:t>
      </w:r>
    </w:p>
    <w:p w14:paraId="61AE1114" w14:textId="77777777" w:rsidR="00F62B11" w:rsidRPr="00F62B11" w:rsidRDefault="00F62B11" w:rsidP="00F62B11">
      <w:pPr>
        <w:pStyle w:val="Code"/>
      </w:pPr>
      <w:r w:rsidRPr="00F62B11">
        <w:t xml:space="preserve">            if (taskEntity.Status.Name != "In Progress")</w:t>
      </w:r>
    </w:p>
    <w:p w14:paraId="6DD21E74" w14:textId="77777777" w:rsidR="00F62B11" w:rsidRPr="00F62B11" w:rsidRDefault="00F62B11" w:rsidP="00F62B11">
      <w:pPr>
        <w:pStyle w:val="Code"/>
      </w:pPr>
      <w:r w:rsidRPr="00F62B11">
        <w:lastRenderedPageBreak/>
        <w:t xml:space="preserve">            {</w:t>
      </w:r>
    </w:p>
    <w:p w14:paraId="30E74173" w14:textId="77777777" w:rsidR="00F62B11" w:rsidRPr="00F62B11" w:rsidRDefault="00F62B11" w:rsidP="00F62B11">
      <w:pPr>
        <w:pStyle w:val="Code"/>
      </w:pPr>
      <w:r w:rsidRPr="00F62B11">
        <w:t xml:space="preserve">                throw new BusinessRuleViolationException("Incorrect task status. Expected status of 'In Progress'.");</w:t>
      </w:r>
    </w:p>
    <w:p w14:paraId="32C6B59D" w14:textId="77777777" w:rsidR="00F62B11" w:rsidRPr="00F62B11" w:rsidRDefault="00F62B11" w:rsidP="00F62B11">
      <w:pPr>
        <w:pStyle w:val="Code"/>
      </w:pPr>
      <w:r w:rsidRPr="00F62B11">
        <w:t xml:space="preserve">            }</w:t>
      </w:r>
    </w:p>
    <w:p w14:paraId="0C3223E7" w14:textId="77777777" w:rsidR="00F62B11" w:rsidRPr="00F62B11" w:rsidRDefault="00F62B11" w:rsidP="00F62B11">
      <w:pPr>
        <w:pStyle w:val="Code"/>
      </w:pPr>
    </w:p>
    <w:p w14:paraId="7A97FC8D" w14:textId="77777777" w:rsidR="00F62B11" w:rsidRPr="00F62B11" w:rsidRDefault="00F62B11" w:rsidP="00F62B11">
      <w:pPr>
        <w:pStyle w:val="Code"/>
      </w:pPr>
      <w:r w:rsidRPr="00F62B11">
        <w:t xml:space="preserve">            taskEntity.CompletedDate = _dateTime.UtcNow;</w:t>
      </w:r>
    </w:p>
    <w:p w14:paraId="33C0B0CC" w14:textId="77777777" w:rsidR="00F62B11" w:rsidRPr="00F62B11" w:rsidRDefault="00F62B11" w:rsidP="00F62B11">
      <w:pPr>
        <w:pStyle w:val="Code"/>
      </w:pPr>
      <w:r w:rsidRPr="00F62B11">
        <w:t xml:space="preserve">            _updateTaskStatusQueryProcessor.UpdateTaskStatus(taskEntity, "Completed");</w:t>
      </w:r>
    </w:p>
    <w:p w14:paraId="024B5A74" w14:textId="77777777" w:rsidR="00F62B11" w:rsidRPr="00F62B11" w:rsidRDefault="00F62B11" w:rsidP="00F62B11">
      <w:pPr>
        <w:pStyle w:val="Code"/>
      </w:pPr>
    </w:p>
    <w:p w14:paraId="1FD9CD8A" w14:textId="77777777" w:rsidR="00F62B11" w:rsidRPr="00F62B11" w:rsidRDefault="00F62B11" w:rsidP="00F62B11">
      <w:pPr>
        <w:pStyle w:val="Code"/>
      </w:pPr>
      <w:r w:rsidRPr="00F62B11">
        <w:t xml:space="preserve">            var task = _autoMapper.Map&lt;Task&gt;(taskEntity);</w:t>
      </w:r>
    </w:p>
    <w:p w14:paraId="01AEDFDC" w14:textId="77777777" w:rsidR="00F62B11" w:rsidRPr="00F62B11" w:rsidRDefault="00F62B11" w:rsidP="00F62B11">
      <w:pPr>
        <w:pStyle w:val="Code"/>
      </w:pPr>
    </w:p>
    <w:p w14:paraId="2CCEB24C" w14:textId="77777777" w:rsidR="00F62B11" w:rsidRPr="00F62B11" w:rsidRDefault="00F62B11" w:rsidP="00F62B11">
      <w:pPr>
        <w:pStyle w:val="Code"/>
      </w:pPr>
      <w:r w:rsidRPr="00F62B11">
        <w:t xml:space="preserve">            return task;</w:t>
      </w:r>
    </w:p>
    <w:p w14:paraId="109ACA02" w14:textId="77777777" w:rsidR="00F62B11" w:rsidRPr="00F62B11" w:rsidRDefault="00F62B11" w:rsidP="00F62B11">
      <w:pPr>
        <w:pStyle w:val="Code"/>
      </w:pPr>
      <w:r w:rsidRPr="00F62B11">
        <w:t xml:space="preserve">        }</w:t>
      </w:r>
    </w:p>
    <w:p w14:paraId="1D446248" w14:textId="77777777" w:rsidR="00F62B11" w:rsidRPr="00F62B11" w:rsidRDefault="00F62B11" w:rsidP="00F62B11">
      <w:pPr>
        <w:pStyle w:val="Code"/>
      </w:pPr>
      <w:r w:rsidRPr="00F62B11">
        <w:t xml:space="preserve">    }</w:t>
      </w:r>
    </w:p>
    <w:p w14:paraId="12964B36" w14:textId="637B166E" w:rsidR="00F62B11" w:rsidRDefault="00F62B11" w:rsidP="00F62B11">
      <w:pPr>
        <w:pStyle w:val="Code"/>
      </w:pPr>
      <w:r w:rsidRPr="00F62B11">
        <w:t>}</w:t>
      </w:r>
    </w:p>
    <w:p w14:paraId="32A7BDEB" w14:textId="77777777" w:rsidR="00F62B11" w:rsidRDefault="00F62B11" w:rsidP="00F62B11">
      <w:pPr>
        <w:pStyle w:val="CodeCaption"/>
      </w:pPr>
      <w:r>
        <w:t xml:space="preserve">Dependency Configuration (add to bottom of </w:t>
      </w:r>
      <w:r w:rsidRPr="00E56F99">
        <w:rPr>
          <w:rStyle w:val="CodeInline"/>
        </w:rPr>
        <w:t>NinjectConfigurator.AddBindings</w:t>
      </w:r>
      <w:r>
        <w:t>)</w:t>
      </w:r>
    </w:p>
    <w:p w14:paraId="458B8D18" w14:textId="682DA288" w:rsidR="00F62B11" w:rsidRPr="00F62B11" w:rsidRDefault="00F62B11" w:rsidP="00F62B11">
      <w:pPr>
        <w:pStyle w:val="Code"/>
      </w:pPr>
      <w:r w:rsidRPr="00F62B11">
        <w:t>container.Bind&lt;ICompleteTaskWorkflowProcessor&gt;().To&lt;CompleteTaskWorkflowProcessor&gt;().InRequestScope();</w:t>
      </w:r>
    </w:p>
    <w:p w14:paraId="46038228" w14:textId="43196D5B" w:rsidR="007513AC" w:rsidRDefault="00F62B11" w:rsidP="00AA1ECE">
      <w:pPr>
        <w:pStyle w:val="BodyTextCont"/>
      </w:pPr>
      <w:r>
        <w:t xml:space="preserve">This </w:t>
      </w:r>
      <w:r w:rsidR="004136DA">
        <w:t xml:space="preserve">class is </w:t>
      </w:r>
      <w:r>
        <w:t xml:space="preserve">similar to the </w:t>
      </w:r>
      <w:proofErr w:type="spellStart"/>
      <w:r w:rsidRPr="00F62B11">
        <w:rPr>
          <w:rStyle w:val="CodeInline"/>
        </w:rPr>
        <w:t>StartTaskWorkflowProcessor</w:t>
      </w:r>
      <w:proofErr w:type="spellEnd"/>
      <w:r>
        <w:t xml:space="preserve">, only this time we are requiring a status of </w:t>
      </w:r>
      <w:r w:rsidRPr="00F62B11">
        <w:rPr>
          <w:rStyle w:val="CodeInline"/>
        </w:rPr>
        <w:t>In Progress</w:t>
      </w:r>
      <w:r>
        <w:t xml:space="preserve"> in order to complete the processing, and we are updating the task's </w:t>
      </w:r>
      <w:proofErr w:type="spellStart"/>
      <w:r w:rsidRPr="00F62B11">
        <w:rPr>
          <w:rStyle w:val="CodeInline"/>
        </w:rPr>
        <w:t>CompletedDate</w:t>
      </w:r>
      <w:proofErr w:type="spellEnd"/>
      <w:r>
        <w:t xml:space="preserve"> rather than the </w:t>
      </w:r>
      <w:proofErr w:type="spellStart"/>
      <w:r w:rsidRPr="00F62B11">
        <w:rPr>
          <w:rStyle w:val="CodeInline"/>
        </w:rPr>
        <w:t>StartDate</w:t>
      </w:r>
      <w:proofErr w:type="spellEnd"/>
      <w:r>
        <w:t>.</w:t>
      </w:r>
    </w:p>
    <w:p w14:paraId="560231D3" w14:textId="63FF0026" w:rsidR="002954BE" w:rsidRDefault="004136DA" w:rsidP="00AA1ECE">
      <w:pPr>
        <w:pStyle w:val="BodyTextCont"/>
      </w:pPr>
      <w:r>
        <w:t>Now, let's hook it up to the controller</w:t>
      </w:r>
      <w:r w:rsidR="007C377A">
        <w:t>, which should appear</w:t>
      </w:r>
      <w:r>
        <w:t xml:space="preserve"> as follows:</w:t>
      </w:r>
    </w:p>
    <w:p w14:paraId="77ED1FCB" w14:textId="77777777" w:rsidR="004136DA" w:rsidRPr="004136DA" w:rsidRDefault="004136DA" w:rsidP="004136DA">
      <w:pPr>
        <w:pStyle w:val="Code"/>
      </w:pPr>
      <w:r w:rsidRPr="004136DA">
        <w:t>using System.Web.Http;</w:t>
      </w:r>
    </w:p>
    <w:p w14:paraId="5EE9A50E" w14:textId="77777777" w:rsidR="004136DA" w:rsidRPr="004136DA" w:rsidRDefault="004136DA" w:rsidP="004136DA">
      <w:pPr>
        <w:pStyle w:val="Code"/>
      </w:pPr>
      <w:r w:rsidRPr="004136DA">
        <w:t>using WebApi2Book.Common;</w:t>
      </w:r>
    </w:p>
    <w:p w14:paraId="446E0318" w14:textId="77777777" w:rsidR="004136DA" w:rsidRPr="004136DA" w:rsidRDefault="004136DA" w:rsidP="004136DA">
      <w:pPr>
        <w:pStyle w:val="Code"/>
      </w:pPr>
      <w:r w:rsidRPr="004136DA">
        <w:t>using WebApi2Book.Web.Api.MaintenanceProcessing;</w:t>
      </w:r>
    </w:p>
    <w:p w14:paraId="4B7996F8" w14:textId="77777777" w:rsidR="004136DA" w:rsidRPr="004136DA" w:rsidRDefault="004136DA" w:rsidP="004136DA">
      <w:pPr>
        <w:pStyle w:val="Code"/>
      </w:pPr>
      <w:r w:rsidRPr="004136DA">
        <w:t>using WebApi2Book.Web.Api.Models;</w:t>
      </w:r>
    </w:p>
    <w:p w14:paraId="12A18D7A" w14:textId="77777777" w:rsidR="004136DA" w:rsidRPr="004136DA" w:rsidRDefault="004136DA" w:rsidP="004136DA">
      <w:pPr>
        <w:pStyle w:val="Code"/>
      </w:pPr>
      <w:r w:rsidRPr="004136DA">
        <w:t>using WebApi2Book.Web.Common;</w:t>
      </w:r>
    </w:p>
    <w:p w14:paraId="5ABD2B94" w14:textId="77777777" w:rsidR="004136DA" w:rsidRPr="004136DA" w:rsidRDefault="004136DA" w:rsidP="004136DA">
      <w:pPr>
        <w:pStyle w:val="Code"/>
      </w:pPr>
      <w:r w:rsidRPr="004136DA">
        <w:t>using WebApi2Book.Web.Common.Routing;</w:t>
      </w:r>
    </w:p>
    <w:p w14:paraId="263DB7B1" w14:textId="77777777" w:rsidR="004136DA" w:rsidRPr="004136DA" w:rsidRDefault="004136DA" w:rsidP="004136DA">
      <w:pPr>
        <w:pStyle w:val="Code"/>
      </w:pPr>
    </w:p>
    <w:p w14:paraId="28BCBC7F" w14:textId="77777777" w:rsidR="004136DA" w:rsidRPr="004136DA" w:rsidRDefault="004136DA" w:rsidP="004136DA">
      <w:pPr>
        <w:pStyle w:val="Code"/>
      </w:pPr>
      <w:r w:rsidRPr="004136DA">
        <w:t>namespace WebApi2Book.Web.Api.Controllers.V1</w:t>
      </w:r>
    </w:p>
    <w:p w14:paraId="6B981AA4" w14:textId="77777777" w:rsidR="004136DA" w:rsidRPr="004136DA" w:rsidRDefault="004136DA" w:rsidP="004136DA">
      <w:pPr>
        <w:pStyle w:val="Code"/>
      </w:pPr>
      <w:r w:rsidRPr="004136DA">
        <w:t>{</w:t>
      </w:r>
    </w:p>
    <w:p w14:paraId="454302DC" w14:textId="77777777" w:rsidR="004136DA" w:rsidRPr="004136DA" w:rsidRDefault="004136DA" w:rsidP="004136DA">
      <w:pPr>
        <w:pStyle w:val="Code"/>
      </w:pPr>
      <w:r w:rsidRPr="004136DA">
        <w:t xml:space="preserve">    [ApiVersion1RoutePrefix("")]</w:t>
      </w:r>
    </w:p>
    <w:p w14:paraId="36D1805F" w14:textId="77777777" w:rsidR="004136DA" w:rsidRPr="004136DA" w:rsidRDefault="004136DA" w:rsidP="004136DA">
      <w:pPr>
        <w:pStyle w:val="Code"/>
      </w:pPr>
      <w:r w:rsidRPr="004136DA">
        <w:t xml:space="preserve">    [UnitOfWorkActionFilter]</w:t>
      </w:r>
    </w:p>
    <w:p w14:paraId="1E369D2C" w14:textId="77777777" w:rsidR="004136DA" w:rsidRPr="004136DA" w:rsidRDefault="004136DA" w:rsidP="004136DA">
      <w:pPr>
        <w:pStyle w:val="Code"/>
      </w:pPr>
      <w:r w:rsidRPr="004136DA">
        <w:t xml:space="preserve">    [Authorize(Roles = Constants.RoleNames.SeniorWorker)]</w:t>
      </w:r>
    </w:p>
    <w:p w14:paraId="3038609A" w14:textId="77777777" w:rsidR="004136DA" w:rsidRPr="004136DA" w:rsidRDefault="004136DA" w:rsidP="004136DA">
      <w:pPr>
        <w:pStyle w:val="Code"/>
      </w:pPr>
      <w:r w:rsidRPr="004136DA">
        <w:t xml:space="preserve">    public class TaskWorkflowController : ApiController</w:t>
      </w:r>
    </w:p>
    <w:p w14:paraId="7DDEAF96" w14:textId="77777777" w:rsidR="004136DA" w:rsidRPr="004136DA" w:rsidRDefault="004136DA" w:rsidP="004136DA">
      <w:pPr>
        <w:pStyle w:val="Code"/>
      </w:pPr>
      <w:r w:rsidRPr="004136DA">
        <w:t xml:space="preserve">    {</w:t>
      </w:r>
    </w:p>
    <w:p w14:paraId="6302FDCF" w14:textId="77777777" w:rsidR="004136DA" w:rsidRPr="004136DA" w:rsidRDefault="004136DA" w:rsidP="004136DA">
      <w:pPr>
        <w:pStyle w:val="Code"/>
      </w:pPr>
      <w:r w:rsidRPr="004136DA">
        <w:t xml:space="preserve">        private readonly IStartTaskWorkflowProcessor _startTaskWorkflowProcessor;</w:t>
      </w:r>
    </w:p>
    <w:p w14:paraId="04CFD2D5" w14:textId="77777777" w:rsidR="004136DA" w:rsidRPr="004136DA" w:rsidRDefault="004136DA" w:rsidP="004136DA">
      <w:pPr>
        <w:pStyle w:val="Code"/>
      </w:pPr>
      <w:r w:rsidRPr="004136DA">
        <w:t xml:space="preserve">        private readonly ICompleteTaskWorkflowProcessor _completeTaskWorkflowProcessor;</w:t>
      </w:r>
    </w:p>
    <w:p w14:paraId="33D7E6AF" w14:textId="77777777" w:rsidR="004136DA" w:rsidRPr="004136DA" w:rsidRDefault="004136DA" w:rsidP="004136DA">
      <w:pPr>
        <w:pStyle w:val="Code"/>
      </w:pPr>
    </w:p>
    <w:p w14:paraId="7CB98EFA" w14:textId="77777777" w:rsidR="004136DA" w:rsidRPr="004136DA" w:rsidRDefault="004136DA" w:rsidP="004136DA">
      <w:pPr>
        <w:pStyle w:val="Code"/>
      </w:pPr>
      <w:r w:rsidRPr="004136DA">
        <w:t xml:space="preserve">        public TaskWorkflowController(IStartTaskWorkflowProcessor startTaskWorkflowProcessor,</w:t>
      </w:r>
    </w:p>
    <w:p w14:paraId="75AF10FE" w14:textId="77777777" w:rsidR="004136DA" w:rsidRPr="004136DA" w:rsidRDefault="004136DA" w:rsidP="004136DA">
      <w:pPr>
        <w:pStyle w:val="Code"/>
      </w:pPr>
      <w:r w:rsidRPr="004136DA">
        <w:t xml:space="preserve">            ICompleteTaskWorkflowProcessor completeTaskWorkflowProcessor)</w:t>
      </w:r>
    </w:p>
    <w:p w14:paraId="582BC9FF" w14:textId="77777777" w:rsidR="004136DA" w:rsidRPr="004136DA" w:rsidRDefault="004136DA" w:rsidP="004136DA">
      <w:pPr>
        <w:pStyle w:val="Code"/>
      </w:pPr>
      <w:r w:rsidRPr="004136DA">
        <w:t xml:space="preserve">        {</w:t>
      </w:r>
    </w:p>
    <w:p w14:paraId="22F120DE" w14:textId="77777777" w:rsidR="004136DA" w:rsidRPr="004136DA" w:rsidRDefault="004136DA" w:rsidP="004136DA">
      <w:pPr>
        <w:pStyle w:val="Code"/>
      </w:pPr>
      <w:r w:rsidRPr="004136DA">
        <w:t xml:space="preserve">            _startTaskWorkflowProcessor = startTaskWorkflowProcessor;</w:t>
      </w:r>
    </w:p>
    <w:p w14:paraId="1786A756" w14:textId="77777777" w:rsidR="004136DA" w:rsidRPr="004136DA" w:rsidRDefault="004136DA" w:rsidP="004136DA">
      <w:pPr>
        <w:pStyle w:val="Code"/>
      </w:pPr>
      <w:r w:rsidRPr="004136DA">
        <w:t xml:space="preserve">            _completeTaskWorkflowProcessor = completeTaskWorkflowProcessor;</w:t>
      </w:r>
    </w:p>
    <w:p w14:paraId="23CE5B0C" w14:textId="77777777" w:rsidR="004136DA" w:rsidRPr="004136DA" w:rsidRDefault="004136DA" w:rsidP="004136DA">
      <w:pPr>
        <w:pStyle w:val="Code"/>
      </w:pPr>
      <w:r w:rsidRPr="004136DA">
        <w:lastRenderedPageBreak/>
        <w:t xml:space="preserve">        }</w:t>
      </w:r>
    </w:p>
    <w:p w14:paraId="3E8795CE" w14:textId="77777777" w:rsidR="004136DA" w:rsidRPr="004136DA" w:rsidRDefault="004136DA" w:rsidP="004136DA">
      <w:pPr>
        <w:pStyle w:val="Code"/>
      </w:pPr>
    </w:p>
    <w:p w14:paraId="3F92234E" w14:textId="17986A61" w:rsidR="001107FE" w:rsidRDefault="004136DA" w:rsidP="004136DA">
      <w:pPr>
        <w:pStyle w:val="Code"/>
      </w:pPr>
      <w:r w:rsidRPr="004136DA">
        <w:t xml:space="preserve">        </w:t>
      </w:r>
      <w:r w:rsidR="001107FE" w:rsidRPr="001107FE">
        <w:t>[HttpPost]</w:t>
      </w:r>
    </w:p>
    <w:p w14:paraId="728ACD62" w14:textId="01256E81" w:rsidR="004136DA" w:rsidRPr="004136DA" w:rsidRDefault="001107FE" w:rsidP="004136DA">
      <w:pPr>
        <w:pStyle w:val="Code"/>
      </w:pPr>
      <w:r>
        <w:t xml:space="preserve">        </w:t>
      </w:r>
      <w:r w:rsidR="004136DA" w:rsidRPr="004136DA">
        <w:t>[Route("tasks/{taskId:long}/activations", Name = "StartTaskRoute")]</w:t>
      </w:r>
    </w:p>
    <w:p w14:paraId="51F628BA" w14:textId="77777777" w:rsidR="004136DA" w:rsidRPr="004136DA" w:rsidRDefault="004136DA" w:rsidP="004136DA">
      <w:pPr>
        <w:pStyle w:val="Code"/>
      </w:pPr>
      <w:r w:rsidRPr="004136DA">
        <w:t xml:space="preserve">        public Task StartTask(long taskId)</w:t>
      </w:r>
    </w:p>
    <w:p w14:paraId="6B8558C9" w14:textId="77777777" w:rsidR="004136DA" w:rsidRPr="004136DA" w:rsidRDefault="004136DA" w:rsidP="004136DA">
      <w:pPr>
        <w:pStyle w:val="Code"/>
      </w:pPr>
      <w:r w:rsidRPr="004136DA">
        <w:t xml:space="preserve">        {</w:t>
      </w:r>
    </w:p>
    <w:p w14:paraId="75AC0277" w14:textId="77777777" w:rsidR="004136DA" w:rsidRPr="004136DA" w:rsidRDefault="004136DA" w:rsidP="004136DA">
      <w:pPr>
        <w:pStyle w:val="Code"/>
      </w:pPr>
      <w:r w:rsidRPr="004136DA">
        <w:t xml:space="preserve">            var task = _startTaskWorkflowProcessor.StartTask(taskId);</w:t>
      </w:r>
    </w:p>
    <w:p w14:paraId="62E77B5A" w14:textId="77777777" w:rsidR="004136DA" w:rsidRPr="004136DA" w:rsidRDefault="004136DA" w:rsidP="004136DA">
      <w:pPr>
        <w:pStyle w:val="Code"/>
      </w:pPr>
      <w:r w:rsidRPr="004136DA">
        <w:t xml:space="preserve">            return task;</w:t>
      </w:r>
    </w:p>
    <w:p w14:paraId="657409BA" w14:textId="77777777" w:rsidR="004136DA" w:rsidRPr="004136DA" w:rsidRDefault="004136DA" w:rsidP="004136DA">
      <w:pPr>
        <w:pStyle w:val="Code"/>
      </w:pPr>
      <w:r w:rsidRPr="004136DA">
        <w:t xml:space="preserve">        }</w:t>
      </w:r>
    </w:p>
    <w:p w14:paraId="2FA62333" w14:textId="77777777" w:rsidR="004136DA" w:rsidRPr="004136DA" w:rsidRDefault="004136DA" w:rsidP="004136DA">
      <w:pPr>
        <w:pStyle w:val="Code"/>
      </w:pPr>
    </w:p>
    <w:p w14:paraId="4D35CB14" w14:textId="650AE6B1" w:rsidR="001107FE" w:rsidRDefault="004136DA" w:rsidP="004136DA">
      <w:pPr>
        <w:pStyle w:val="Code"/>
      </w:pPr>
      <w:r w:rsidRPr="004136DA">
        <w:t xml:space="preserve">        </w:t>
      </w:r>
      <w:r w:rsidR="001107FE" w:rsidRPr="001107FE">
        <w:t>[HttpPost]</w:t>
      </w:r>
    </w:p>
    <w:p w14:paraId="13A13452" w14:textId="13BFA585" w:rsidR="004136DA" w:rsidRPr="004136DA" w:rsidRDefault="001107FE" w:rsidP="004136DA">
      <w:pPr>
        <w:pStyle w:val="Code"/>
      </w:pPr>
      <w:r>
        <w:t xml:space="preserve">        </w:t>
      </w:r>
      <w:r w:rsidR="004136DA" w:rsidRPr="004136DA">
        <w:t>[Route("tasks/{taskId:long}/completions", Name = "CompleteTaskRoute")]</w:t>
      </w:r>
    </w:p>
    <w:p w14:paraId="2A60EAA2" w14:textId="77777777" w:rsidR="004136DA" w:rsidRPr="004136DA" w:rsidRDefault="004136DA" w:rsidP="004136DA">
      <w:pPr>
        <w:pStyle w:val="Code"/>
      </w:pPr>
      <w:r w:rsidRPr="004136DA">
        <w:t xml:space="preserve">        public Task CompleteTask(long taskId)</w:t>
      </w:r>
    </w:p>
    <w:p w14:paraId="63160F35" w14:textId="77777777" w:rsidR="004136DA" w:rsidRPr="004136DA" w:rsidRDefault="004136DA" w:rsidP="004136DA">
      <w:pPr>
        <w:pStyle w:val="Code"/>
      </w:pPr>
      <w:r w:rsidRPr="004136DA">
        <w:t xml:space="preserve">        {</w:t>
      </w:r>
    </w:p>
    <w:p w14:paraId="60525398" w14:textId="77777777" w:rsidR="004136DA" w:rsidRPr="004136DA" w:rsidRDefault="004136DA" w:rsidP="004136DA">
      <w:pPr>
        <w:pStyle w:val="Code"/>
      </w:pPr>
      <w:r w:rsidRPr="004136DA">
        <w:t xml:space="preserve">            var task = _completeTaskWorkflowProcessor.CompleteTask(taskId);</w:t>
      </w:r>
    </w:p>
    <w:p w14:paraId="515DEB46" w14:textId="77777777" w:rsidR="004136DA" w:rsidRPr="004136DA" w:rsidRDefault="004136DA" w:rsidP="004136DA">
      <w:pPr>
        <w:pStyle w:val="Code"/>
      </w:pPr>
      <w:r w:rsidRPr="004136DA">
        <w:t xml:space="preserve">            return task;</w:t>
      </w:r>
    </w:p>
    <w:p w14:paraId="1B17BC57" w14:textId="77777777" w:rsidR="004136DA" w:rsidRPr="004136DA" w:rsidRDefault="004136DA" w:rsidP="004136DA">
      <w:pPr>
        <w:pStyle w:val="Code"/>
      </w:pPr>
      <w:r w:rsidRPr="004136DA">
        <w:t xml:space="preserve">        }</w:t>
      </w:r>
    </w:p>
    <w:p w14:paraId="78A11C42" w14:textId="77777777" w:rsidR="004136DA" w:rsidRPr="004136DA" w:rsidRDefault="004136DA" w:rsidP="004136DA">
      <w:pPr>
        <w:pStyle w:val="Code"/>
      </w:pPr>
      <w:r w:rsidRPr="004136DA">
        <w:t xml:space="preserve">    }</w:t>
      </w:r>
    </w:p>
    <w:p w14:paraId="418525DC" w14:textId="57C61B31" w:rsidR="004136DA" w:rsidRDefault="004136DA" w:rsidP="004136DA">
      <w:pPr>
        <w:pStyle w:val="Code"/>
      </w:pPr>
      <w:r w:rsidRPr="004136DA">
        <w:t>}</w:t>
      </w:r>
    </w:p>
    <w:p w14:paraId="2D3E4DE3" w14:textId="7CDC0A93" w:rsidR="002954BE" w:rsidRDefault="004136DA" w:rsidP="00AA1ECE">
      <w:pPr>
        <w:pStyle w:val="BodyTextCont"/>
      </w:pPr>
      <w:r>
        <w:t xml:space="preserve">As you can see, the controller is still quite simple. However, note that we've moved the </w:t>
      </w:r>
      <w:r w:rsidRPr="004136DA">
        <w:rPr>
          <w:rStyle w:val="CodeInline"/>
        </w:rPr>
        <w:t>Authorize</w:t>
      </w:r>
      <w:r>
        <w:t xml:space="preserve"> attribute from the </w:t>
      </w:r>
      <w:proofErr w:type="spellStart"/>
      <w:r w:rsidRPr="004136DA">
        <w:rPr>
          <w:rStyle w:val="CodeInline"/>
        </w:rPr>
        <w:t>StartTask</w:t>
      </w:r>
      <w:proofErr w:type="spellEnd"/>
      <w:r>
        <w:t xml:space="preserve"> method and placed it on the controller class itself. As a result,</w:t>
      </w:r>
      <w:r w:rsidR="004111AA">
        <w:t xml:space="preserve"> we've broadened its scope if influence. I</w:t>
      </w:r>
      <w:r>
        <w:t xml:space="preserve">nstead of restricting </w:t>
      </w:r>
      <w:proofErr w:type="spellStart"/>
      <w:r w:rsidRPr="004136DA">
        <w:rPr>
          <w:rStyle w:val="CodeInline"/>
        </w:rPr>
        <w:t>StartTask</w:t>
      </w:r>
      <w:proofErr w:type="spellEnd"/>
      <w:r w:rsidR="00274CEE">
        <w:t xml:space="preserve"> to users with a senior worker </w:t>
      </w:r>
      <w:r>
        <w:t xml:space="preserve">role, </w:t>
      </w:r>
      <w:r w:rsidR="004111AA">
        <w:t xml:space="preserve">it is now </w:t>
      </w:r>
      <w:r w:rsidR="00274CEE">
        <w:t xml:space="preserve">requiring a senior worker </w:t>
      </w:r>
      <w:r>
        <w:t>role for every action method in the controller</w:t>
      </w:r>
      <w:r w:rsidR="004111AA">
        <w:t xml:space="preserve">. This is exactly what we want, and it sure cuts down on clutter that would otherwise be introduced by </w:t>
      </w:r>
      <w:proofErr w:type="spellStart"/>
      <w:r w:rsidR="004111AA">
        <w:t>copy|paste</w:t>
      </w:r>
      <w:proofErr w:type="spellEnd"/>
      <w:r>
        <w:t xml:space="preserve">. We could even apply the </w:t>
      </w:r>
      <w:r w:rsidRPr="004136DA">
        <w:rPr>
          <w:rStyle w:val="CodeInline"/>
        </w:rPr>
        <w:t>Authorize</w:t>
      </w:r>
      <w:r>
        <w:t xml:space="preserve"> attribute at the global configuration level</w:t>
      </w:r>
      <w:r w:rsidR="004111AA">
        <w:t xml:space="preserve"> - ASP.NET Web API supports this kind of global application of attributes - but we won't because it doesn't meet our security requirements from a "business" perspective.</w:t>
      </w:r>
      <w:r w:rsidR="00D16E96">
        <w:t xml:space="preserve"> Still, it's good to know the capability exists.</w:t>
      </w:r>
    </w:p>
    <w:p w14:paraId="4A3EB5F6" w14:textId="18E5ABE6" w:rsidR="002954BE" w:rsidRDefault="004111AA" w:rsidP="00AA1ECE">
      <w:pPr>
        <w:pStyle w:val="BodyTextCont"/>
      </w:pPr>
      <w:r>
        <w:t xml:space="preserve">Before </w:t>
      </w:r>
      <w:proofErr w:type="spellStart"/>
      <w:r>
        <w:t>wrappping</w:t>
      </w:r>
      <w:proofErr w:type="spellEnd"/>
      <w:r>
        <w:t xml:space="preserve"> up this section, let's send a couple of requests to ensure everything is working properly. First, let's close task #17:</w:t>
      </w:r>
    </w:p>
    <w:p w14:paraId="322A3951" w14:textId="71FE3E22" w:rsidR="004111AA" w:rsidRDefault="004111AA" w:rsidP="004111AA">
      <w:pPr>
        <w:pStyle w:val="CodeCaption"/>
      </w:pPr>
      <w:r>
        <w:t>Complete Task Request (abbreviated)</w:t>
      </w:r>
    </w:p>
    <w:p w14:paraId="18E826E9" w14:textId="77777777" w:rsidR="004111AA" w:rsidRPr="004111AA" w:rsidRDefault="004111AA" w:rsidP="004111AA">
      <w:pPr>
        <w:pStyle w:val="Code"/>
      </w:pPr>
      <w:r w:rsidRPr="004111AA">
        <w:t>POST http://localhost:61589/api/v1/tasks/17/completions HTTP/1.1</w:t>
      </w:r>
    </w:p>
    <w:p w14:paraId="52B54001" w14:textId="77777777" w:rsidR="004111AA" w:rsidRPr="004111AA" w:rsidRDefault="004111AA" w:rsidP="004111AA">
      <w:pPr>
        <w:pStyle w:val="Code"/>
      </w:pPr>
      <w:r w:rsidRPr="004111AA">
        <w:t>Authorization: Basic YmhvZ2c6aWdub3JlZA==</w:t>
      </w:r>
    </w:p>
    <w:p w14:paraId="7EEC1DC4" w14:textId="0E6535A4" w:rsidR="002954BE" w:rsidRDefault="004111AA" w:rsidP="004111AA">
      <w:pPr>
        <w:pStyle w:val="CodeCaption"/>
      </w:pPr>
      <w:r>
        <w:t>Complete Task Response (abbreviated)</w:t>
      </w:r>
    </w:p>
    <w:p w14:paraId="6DDDF8F0" w14:textId="77777777" w:rsidR="004111AA" w:rsidRPr="004111AA" w:rsidRDefault="004111AA" w:rsidP="004111AA">
      <w:pPr>
        <w:pStyle w:val="Code"/>
      </w:pPr>
      <w:r w:rsidRPr="004111AA">
        <w:t>HTTP/1.1 200 OK</w:t>
      </w:r>
    </w:p>
    <w:p w14:paraId="02AB1CF8" w14:textId="77777777" w:rsidR="004111AA" w:rsidRPr="004111AA" w:rsidRDefault="004111AA" w:rsidP="004111AA">
      <w:pPr>
        <w:pStyle w:val="Code"/>
      </w:pPr>
      <w:r w:rsidRPr="004111AA">
        <w:t>Content-Type: application/json; charset=utf-8</w:t>
      </w:r>
    </w:p>
    <w:p w14:paraId="6146276D" w14:textId="77777777" w:rsidR="004111AA" w:rsidRPr="004111AA" w:rsidRDefault="004111AA" w:rsidP="004111AA">
      <w:pPr>
        <w:pStyle w:val="Code"/>
      </w:pPr>
    </w:p>
    <w:p w14:paraId="5BC78ECC" w14:textId="5B636C91" w:rsidR="004111AA" w:rsidRPr="004111AA" w:rsidRDefault="004111AA" w:rsidP="004111AA">
      <w:pPr>
        <w:pStyle w:val="Code"/>
      </w:pPr>
      <w:r w:rsidRPr="004111AA">
        <w:t>{"TaskId":17,"Subject":"Fix something important","StartDate":"2014-05-13T00:52:34","DueDate":null,"CreatedDate":"2014-05-10T19:02:52","CompletedDate":"2014-05-13T02:13:08.9855782Z","Status":{"StatusId":3,"Name":"Completed","Ordinal":2},"Assignees":[],"Links":[]}</w:t>
      </w:r>
    </w:p>
    <w:p w14:paraId="3CB9F38C" w14:textId="44C11A93" w:rsidR="00C448FC" w:rsidRDefault="00C448FC" w:rsidP="00C94F58">
      <w:pPr>
        <w:pStyle w:val="BodyTextCont"/>
      </w:pPr>
      <w:r>
        <w:t xml:space="preserve">So far so good. We see the Status and </w:t>
      </w:r>
      <w:proofErr w:type="spellStart"/>
      <w:r>
        <w:t>CompletedDate</w:t>
      </w:r>
      <w:proofErr w:type="spellEnd"/>
      <w:r>
        <w:t xml:space="preserve"> are being assigned properly. Now let's retry the message so that we can see if our business rule is being enforced:</w:t>
      </w:r>
    </w:p>
    <w:p w14:paraId="2C8FD019" w14:textId="77777777" w:rsidR="00C448FC" w:rsidRPr="00C448FC" w:rsidRDefault="00C448FC" w:rsidP="00C448FC">
      <w:pPr>
        <w:pStyle w:val="Code"/>
      </w:pPr>
      <w:r w:rsidRPr="00C448FC">
        <w:lastRenderedPageBreak/>
        <w:t>HTTP/1.1 402 Payment Required</w:t>
      </w:r>
    </w:p>
    <w:p w14:paraId="1C796DA9" w14:textId="77777777" w:rsidR="00C448FC" w:rsidRPr="00C448FC" w:rsidRDefault="00C448FC" w:rsidP="00C448FC">
      <w:pPr>
        <w:pStyle w:val="Code"/>
      </w:pPr>
      <w:r w:rsidRPr="00C448FC">
        <w:t>Content-Type: application/json; charset=utf-8</w:t>
      </w:r>
    </w:p>
    <w:p w14:paraId="14FD73F6" w14:textId="77777777" w:rsidR="00C448FC" w:rsidRPr="00C448FC" w:rsidRDefault="00C448FC" w:rsidP="00C448FC">
      <w:pPr>
        <w:pStyle w:val="Code"/>
      </w:pPr>
    </w:p>
    <w:p w14:paraId="19E70701" w14:textId="5A5652F9" w:rsidR="00C448FC" w:rsidRDefault="00C448FC" w:rsidP="00C448FC">
      <w:pPr>
        <w:pStyle w:val="Code"/>
      </w:pPr>
      <w:r w:rsidRPr="00C448FC">
        <w:t>{"Message":"Incorrect task status. Expected status of 'In Progress'."}</w:t>
      </w:r>
    </w:p>
    <w:p w14:paraId="5256FF6F" w14:textId="12A6EB0F" w:rsidR="00C448FC" w:rsidRDefault="00C448FC" w:rsidP="00C94F58">
      <w:pPr>
        <w:pStyle w:val="BodyTextCont"/>
      </w:pPr>
      <w:r>
        <w:t>It is, indeed! Just what we wanted to see. Now onto the final scenario in this section…</w:t>
      </w:r>
    </w:p>
    <w:p w14:paraId="2894524D" w14:textId="5C8F0C62" w:rsidR="00C448FC" w:rsidRDefault="00C448FC" w:rsidP="00C448FC">
      <w:pPr>
        <w:pStyle w:val="Heading2"/>
      </w:pPr>
      <w:r>
        <w:t>Re</w:t>
      </w:r>
      <w:r w:rsidR="00EF20D2">
        <w:t>a</w:t>
      </w:r>
      <w:r>
        <w:t>ctivate a Task</w:t>
      </w:r>
    </w:p>
    <w:p w14:paraId="50231956" w14:textId="302EEF18" w:rsidR="00C37490" w:rsidRDefault="00E1398F" w:rsidP="00E1398F">
      <w:pPr>
        <w:pStyle w:val="BodyTextFirst"/>
      </w:pPr>
      <w:r>
        <w:t xml:space="preserve">This section will be much like the previous one. We'll </w:t>
      </w:r>
      <w:r w:rsidR="003B5643">
        <w:t xml:space="preserve">throw in </w:t>
      </w:r>
      <w:r>
        <w:t xml:space="preserve">a little twist, though: in this section we're going to audit task reactivations </w:t>
      </w:r>
      <w:r w:rsidR="00C37490">
        <w:t>using a</w:t>
      </w:r>
      <w:r>
        <w:t xml:space="preserve"> custom </w:t>
      </w:r>
      <w:proofErr w:type="spellStart"/>
      <w:r w:rsidR="00C37490">
        <w:t>async</w:t>
      </w:r>
      <w:proofErr w:type="spellEnd"/>
      <w:r w:rsidR="00C37490">
        <w:t xml:space="preserve"> filter.</w:t>
      </w:r>
      <w:r>
        <w:t xml:space="preserve"> </w:t>
      </w:r>
      <w:r w:rsidR="003B5643">
        <w:t>With t</w:t>
      </w:r>
      <w:r>
        <w:t>he release of ASP.NET Web API 2.1</w:t>
      </w:r>
      <w:r w:rsidR="003B5643">
        <w:t xml:space="preserve">, </w:t>
      </w:r>
      <w:proofErr w:type="spellStart"/>
      <w:r>
        <w:t>async</w:t>
      </w:r>
      <w:proofErr w:type="spellEnd"/>
      <w:r>
        <w:t xml:space="preserve"> filter implementation </w:t>
      </w:r>
      <w:r w:rsidR="003B5643">
        <w:t xml:space="preserve">is greatly simplified because the framework now provides </w:t>
      </w:r>
      <w:r>
        <w:t xml:space="preserve">virtual </w:t>
      </w:r>
      <w:r w:rsidRPr="00E1398F">
        <w:rPr>
          <w:rStyle w:val="CodeInline"/>
        </w:rPr>
        <w:t>On*</w:t>
      </w:r>
      <w:proofErr w:type="spellStart"/>
      <w:r w:rsidRPr="00E1398F">
        <w:rPr>
          <w:rStyle w:val="CodeInline"/>
        </w:rPr>
        <w:t>Async</w:t>
      </w:r>
      <w:proofErr w:type="spellEnd"/>
      <w:r>
        <w:t xml:space="preserve"> methods to override.</w:t>
      </w:r>
      <w:r w:rsidR="003B5643">
        <w:t xml:space="preserve"> We'll show just how simple it is… after we implement the controller method.</w:t>
      </w:r>
    </w:p>
    <w:p w14:paraId="224B9D74" w14:textId="72A6F7CB" w:rsidR="003B5643" w:rsidRDefault="003B5643" w:rsidP="003B5643">
      <w:pPr>
        <w:pStyle w:val="BodyTextFirst"/>
      </w:pPr>
      <w:r>
        <w:t xml:space="preserve">The first dependency we need to add is </w:t>
      </w:r>
      <w:proofErr w:type="spellStart"/>
      <w:r w:rsidRPr="003B5643">
        <w:rPr>
          <w:rStyle w:val="CodeInline"/>
        </w:rPr>
        <w:t>IReactivateTaskWorkflowProcessor</w:t>
      </w:r>
      <w:proofErr w:type="spellEnd"/>
      <w:r>
        <w:t>. Go ahead and implement it now:</w:t>
      </w:r>
    </w:p>
    <w:p w14:paraId="49E424AF" w14:textId="7D58A37F" w:rsidR="003B5643" w:rsidRDefault="003B5643" w:rsidP="003B5643">
      <w:pPr>
        <w:pStyle w:val="CodeCaption"/>
      </w:pPr>
      <w:r w:rsidRPr="003B5643">
        <w:t>IReactivateTaskWorkflowProcessor</w:t>
      </w:r>
      <w:r>
        <w:t xml:space="preserve"> Interface</w:t>
      </w:r>
    </w:p>
    <w:p w14:paraId="76A4EB2D" w14:textId="77777777" w:rsidR="003B5643" w:rsidRPr="003B5643" w:rsidRDefault="003B5643" w:rsidP="003B5643">
      <w:pPr>
        <w:pStyle w:val="Code"/>
      </w:pPr>
      <w:r w:rsidRPr="003B5643">
        <w:t>using WebApi2Book.Web.Api.Models;</w:t>
      </w:r>
    </w:p>
    <w:p w14:paraId="2FDF0486" w14:textId="77777777" w:rsidR="003B5643" w:rsidRPr="003B5643" w:rsidRDefault="003B5643" w:rsidP="003B5643">
      <w:pPr>
        <w:pStyle w:val="Code"/>
      </w:pPr>
    </w:p>
    <w:p w14:paraId="19BD672B" w14:textId="77777777" w:rsidR="003B5643" w:rsidRPr="003B5643" w:rsidRDefault="003B5643" w:rsidP="003B5643">
      <w:pPr>
        <w:pStyle w:val="Code"/>
      </w:pPr>
      <w:r w:rsidRPr="003B5643">
        <w:t>namespace WebApi2Book.Web.Api.MaintenanceProcessing</w:t>
      </w:r>
    </w:p>
    <w:p w14:paraId="122B91F9" w14:textId="77777777" w:rsidR="003B5643" w:rsidRPr="003B5643" w:rsidRDefault="003B5643" w:rsidP="003B5643">
      <w:pPr>
        <w:pStyle w:val="Code"/>
      </w:pPr>
      <w:r w:rsidRPr="003B5643">
        <w:t>{</w:t>
      </w:r>
    </w:p>
    <w:p w14:paraId="2C8BBD86" w14:textId="77777777" w:rsidR="003B5643" w:rsidRPr="003B5643" w:rsidRDefault="003B5643" w:rsidP="003B5643">
      <w:pPr>
        <w:pStyle w:val="Code"/>
      </w:pPr>
      <w:r w:rsidRPr="003B5643">
        <w:t xml:space="preserve">    public interface IReactivateTaskWorkflowProcessor</w:t>
      </w:r>
    </w:p>
    <w:p w14:paraId="07F27CC6" w14:textId="77777777" w:rsidR="003B5643" w:rsidRPr="003B5643" w:rsidRDefault="003B5643" w:rsidP="003B5643">
      <w:pPr>
        <w:pStyle w:val="Code"/>
      </w:pPr>
      <w:r w:rsidRPr="003B5643">
        <w:t xml:space="preserve">    {</w:t>
      </w:r>
    </w:p>
    <w:p w14:paraId="7CA96927" w14:textId="77777777" w:rsidR="003B5643" w:rsidRPr="003B5643" w:rsidRDefault="003B5643" w:rsidP="003B5643">
      <w:pPr>
        <w:pStyle w:val="Code"/>
      </w:pPr>
      <w:r w:rsidRPr="003B5643">
        <w:t xml:space="preserve">        Task ReactivateTask(long taskId);</w:t>
      </w:r>
    </w:p>
    <w:p w14:paraId="0A340A56" w14:textId="77777777" w:rsidR="003B5643" w:rsidRPr="003B5643" w:rsidRDefault="003B5643" w:rsidP="003B5643">
      <w:pPr>
        <w:pStyle w:val="Code"/>
      </w:pPr>
      <w:r w:rsidRPr="003B5643">
        <w:t xml:space="preserve">    }</w:t>
      </w:r>
    </w:p>
    <w:p w14:paraId="372BB1AA" w14:textId="097D40D0" w:rsidR="003B5643" w:rsidRDefault="003B5643" w:rsidP="003B5643">
      <w:pPr>
        <w:pStyle w:val="Code"/>
      </w:pPr>
      <w:r w:rsidRPr="003B5643">
        <w:t>}</w:t>
      </w:r>
    </w:p>
    <w:p w14:paraId="0A7D2E98" w14:textId="57BCA310" w:rsidR="003B5643" w:rsidRDefault="003B5643" w:rsidP="003B5643">
      <w:pPr>
        <w:pStyle w:val="CodeCaption"/>
      </w:pPr>
      <w:r w:rsidRPr="003B5643">
        <w:t>ReactivateTaskWorkflowProcessor</w:t>
      </w:r>
      <w:r>
        <w:t xml:space="preserve"> Class</w:t>
      </w:r>
    </w:p>
    <w:p w14:paraId="50518C1C" w14:textId="77777777" w:rsidR="003B5643" w:rsidRPr="003B5643" w:rsidRDefault="003B5643" w:rsidP="003B5643">
      <w:pPr>
        <w:pStyle w:val="Code"/>
      </w:pPr>
      <w:r w:rsidRPr="003B5643">
        <w:t>using WebApi2Book.Common;</w:t>
      </w:r>
    </w:p>
    <w:p w14:paraId="6378E3E3" w14:textId="77777777" w:rsidR="003B5643" w:rsidRPr="003B5643" w:rsidRDefault="003B5643" w:rsidP="003B5643">
      <w:pPr>
        <w:pStyle w:val="Code"/>
      </w:pPr>
      <w:r w:rsidRPr="003B5643">
        <w:t>using WebApi2Book.Common.TypeMapping;</w:t>
      </w:r>
    </w:p>
    <w:p w14:paraId="2FCB73E0" w14:textId="77777777" w:rsidR="003B5643" w:rsidRPr="003B5643" w:rsidRDefault="003B5643" w:rsidP="003B5643">
      <w:pPr>
        <w:pStyle w:val="Code"/>
      </w:pPr>
      <w:r w:rsidRPr="003B5643">
        <w:t>using WebApi2Book.Data.Exceptions;</w:t>
      </w:r>
    </w:p>
    <w:p w14:paraId="65DFE081" w14:textId="77777777" w:rsidR="003B5643" w:rsidRPr="003B5643" w:rsidRDefault="003B5643" w:rsidP="003B5643">
      <w:pPr>
        <w:pStyle w:val="Code"/>
      </w:pPr>
      <w:r w:rsidRPr="003B5643">
        <w:t>using WebApi2Book.Web.Api.Models;</w:t>
      </w:r>
    </w:p>
    <w:p w14:paraId="58B4A8DA" w14:textId="77777777" w:rsidR="003B5643" w:rsidRPr="003B5643" w:rsidRDefault="003B5643" w:rsidP="003B5643">
      <w:pPr>
        <w:pStyle w:val="Code"/>
      </w:pPr>
    </w:p>
    <w:p w14:paraId="25BE93EE" w14:textId="77777777" w:rsidR="003B5643" w:rsidRPr="003B5643" w:rsidRDefault="003B5643" w:rsidP="003B5643">
      <w:pPr>
        <w:pStyle w:val="Code"/>
      </w:pPr>
      <w:r w:rsidRPr="003B5643">
        <w:t>namespace WebApi2Book.Web.Api.MaintenanceProcessing</w:t>
      </w:r>
    </w:p>
    <w:p w14:paraId="1B3DD80C" w14:textId="77777777" w:rsidR="003B5643" w:rsidRPr="003B5643" w:rsidRDefault="003B5643" w:rsidP="003B5643">
      <w:pPr>
        <w:pStyle w:val="Code"/>
      </w:pPr>
      <w:r w:rsidRPr="003B5643">
        <w:t>{</w:t>
      </w:r>
    </w:p>
    <w:p w14:paraId="2E95FBE2" w14:textId="77777777" w:rsidR="003B5643" w:rsidRPr="003B5643" w:rsidRDefault="003B5643" w:rsidP="003B5643">
      <w:pPr>
        <w:pStyle w:val="Code"/>
      </w:pPr>
      <w:r w:rsidRPr="003B5643">
        <w:t xml:space="preserve">    public class ReactivateTaskWorkflowProcessor : IReactivateTaskWorkflowProcessor</w:t>
      </w:r>
    </w:p>
    <w:p w14:paraId="4AECD76E" w14:textId="77777777" w:rsidR="003B5643" w:rsidRPr="003B5643" w:rsidRDefault="003B5643" w:rsidP="003B5643">
      <w:pPr>
        <w:pStyle w:val="Code"/>
      </w:pPr>
      <w:r w:rsidRPr="003B5643">
        <w:t xml:space="preserve">    {</w:t>
      </w:r>
    </w:p>
    <w:p w14:paraId="7B1177FD" w14:textId="77777777" w:rsidR="003B5643" w:rsidRPr="003B5643" w:rsidRDefault="003B5643" w:rsidP="003B5643">
      <w:pPr>
        <w:pStyle w:val="Code"/>
      </w:pPr>
      <w:r w:rsidRPr="003B5643">
        <w:t xml:space="preserve">        private readonly IAutoMapper _autoMapper;</w:t>
      </w:r>
    </w:p>
    <w:p w14:paraId="68352DBA" w14:textId="77777777" w:rsidR="003B5643" w:rsidRPr="003B5643" w:rsidRDefault="003B5643" w:rsidP="003B5643">
      <w:pPr>
        <w:pStyle w:val="Code"/>
      </w:pPr>
      <w:r w:rsidRPr="003B5643">
        <w:t xml:space="preserve">        private readonly ITaskByIdQueryProcessor _taskByIdQueryProcessor;</w:t>
      </w:r>
    </w:p>
    <w:p w14:paraId="5B282C7C" w14:textId="77777777" w:rsidR="003B5643" w:rsidRPr="003B5643" w:rsidRDefault="003B5643" w:rsidP="003B5643">
      <w:pPr>
        <w:pStyle w:val="Code"/>
      </w:pPr>
      <w:r w:rsidRPr="003B5643">
        <w:t xml:space="preserve">        private readonly IUpdateTaskStatusQueryProcessor _updateTaskStatusQueryProcessor;</w:t>
      </w:r>
    </w:p>
    <w:p w14:paraId="2F3F6AD0" w14:textId="77777777" w:rsidR="003B5643" w:rsidRPr="003B5643" w:rsidRDefault="003B5643" w:rsidP="003B5643">
      <w:pPr>
        <w:pStyle w:val="Code"/>
      </w:pPr>
    </w:p>
    <w:p w14:paraId="2EF17844" w14:textId="77777777" w:rsidR="003B5643" w:rsidRPr="003B5643" w:rsidRDefault="003B5643" w:rsidP="003B5643">
      <w:pPr>
        <w:pStyle w:val="Code"/>
      </w:pPr>
      <w:r w:rsidRPr="003B5643">
        <w:t xml:space="preserve">        public ReactivateTaskWorkflowProcessor(ITaskByIdQueryProcessor taskByIdQueryProcessor,</w:t>
      </w:r>
    </w:p>
    <w:p w14:paraId="009FA638" w14:textId="77777777" w:rsidR="003B5643" w:rsidRPr="003B5643" w:rsidRDefault="003B5643" w:rsidP="003B5643">
      <w:pPr>
        <w:pStyle w:val="Code"/>
      </w:pPr>
      <w:r w:rsidRPr="003B5643">
        <w:t xml:space="preserve">            IUpdateTaskStatusQueryProcessor updateTaskStatusQueryProcessor, IAutoMapper autoMapper)</w:t>
      </w:r>
    </w:p>
    <w:p w14:paraId="07B859D6" w14:textId="77777777" w:rsidR="003B5643" w:rsidRPr="003B5643" w:rsidRDefault="003B5643" w:rsidP="003B5643">
      <w:pPr>
        <w:pStyle w:val="Code"/>
      </w:pPr>
      <w:r w:rsidRPr="003B5643">
        <w:lastRenderedPageBreak/>
        <w:t xml:space="preserve">        {</w:t>
      </w:r>
    </w:p>
    <w:p w14:paraId="465B0FA7" w14:textId="77777777" w:rsidR="003B5643" w:rsidRPr="003B5643" w:rsidRDefault="003B5643" w:rsidP="003B5643">
      <w:pPr>
        <w:pStyle w:val="Code"/>
      </w:pPr>
      <w:r w:rsidRPr="003B5643">
        <w:t xml:space="preserve">            _taskByIdQueryProcessor = taskByIdQueryProcessor;</w:t>
      </w:r>
    </w:p>
    <w:p w14:paraId="2E7465C1" w14:textId="77777777" w:rsidR="003B5643" w:rsidRPr="003B5643" w:rsidRDefault="003B5643" w:rsidP="003B5643">
      <w:pPr>
        <w:pStyle w:val="Code"/>
      </w:pPr>
      <w:r w:rsidRPr="003B5643">
        <w:t xml:space="preserve">            _updateTaskStatusQueryProcessor = updateTaskStatusQueryProcessor;</w:t>
      </w:r>
    </w:p>
    <w:p w14:paraId="42706472" w14:textId="77777777" w:rsidR="003B5643" w:rsidRPr="003B5643" w:rsidRDefault="003B5643" w:rsidP="003B5643">
      <w:pPr>
        <w:pStyle w:val="Code"/>
      </w:pPr>
      <w:r w:rsidRPr="003B5643">
        <w:t xml:space="preserve">            _autoMapper = autoMapper;</w:t>
      </w:r>
    </w:p>
    <w:p w14:paraId="6CCA4041" w14:textId="77777777" w:rsidR="003B5643" w:rsidRPr="003B5643" w:rsidRDefault="003B5643" w:rsidP="003B5643">
      <w:pPr>
        <w:pStyle w:val="Code"/>
      </w:pPr>
      <w:r w:rsidRPr="003B5643">
        <w:t xml:space="preserve">        }</w:t>
      </w:r>
    </w:p>
    <w:p w14:paraId="260FEB76" w14:textId="77777777" w:rsidR="003B5643" w:rsidRPr="003B5643" w:rsidRDefault="003B5643" w:rsidP="003B5643">
      <w:pPr>
        <w:pStyle w:val="Code"/>
      </w:pPr>
    </w:p>
    <w:p w14:paraId="4BC8CC6F" w14:textId="77777777" w:rsidR="003B5643" w:rsidRPr="003B5643" w:rsidRDefault="003B5643" w:rsidP="003B5643">
      <w:pPr>
        <w:pStyle w:val="Code"/>
      </w:pPr>
      <w:r w:rsidRPr="003B5643">
        <w:t xml:space="preserve">        public Task ReactivateTask(long taskId)</w:t>
      </w:r>
    </w:p>
    <w:p w14:paraId="71578B7F" w14:textId="77777777" w:rsidR="003B5643" w:rsidRPr="003B5643" w:rsidRDefault="003B5643" w:rsidP="003B5643">
      <w:pPr>
        <w:pStyle w:val="Code"/>
      </w:pPr>
      <w:r w:rsidRPr="003B5643">
        <w:t xml:space="preserve">        {</w:t>
      </w:r>
    </w:p>
    <w:p w14:paraId="468F8AC9" w14:textId="77777777" w:rsidR="003B5643" w:rsidRPr="003B5643" w:rsidRDefault="003B5643" w:rsidP="003B5643">
      <w:pPr>
        <w:pStyle w:val="Code"/>
      </w:pPr>
      <w:r w:rsidRPr="003B5643">
        <w:t xml:space="preserve">            var taskEntity = _taskByIdQueryProcessor.GetTask(taskId);</w:t>
      </w:r>
    </w:p>
    <w:p w14:paraId="0BCC2068" w14:textId="77777777" w:rsidR="003B5643" w:rsidRPr="003B5643" w:rsidRDefault="003B5643" w:rsidP="003B5643">
      <w:pPr>
        <w:pStyle w:val="Code"/>
      </w:pPr>
      <w:r w:rsidRPr="003B5643">
        <w:t xml:space="preserve">            if (taskEntity == null)</w:t>
      </w:r>
    </w:p>
    <w:p w14:paraId="3103F206" w14:textId="77777777" w:rsidR="003B5643" w:rsidRPr="003B5643" w:rsidRDefault="003B5643" w:rsidP="003B5643">
      <w:pPr>
        <w:pStyle w:val="Code"/>
      </w:pPr>
      <w:r w:rsidRPr="003B5643">
        <w:t xml:space="preserve">            {</w:t>
      </w:r>
    </w:p>
    <w:p w14:paraId="7F68AB84" w14:textId="77777777" w:rsidR="003B5643" w:rsidRPr="003B5643" w:rsidRDefault="003B5643" w:rsidP="003B5643">
      <w:pPr>
        <w:pStyle w:val="Code"/>
      </w:pPr>
      <w:r w:rsidRPr="003B5643">
        <w:t xml:space="preserve">                throw new RootObjectNotFoundException("Task not found");</w:t>
      </w:r>
    </w:p>
    <w:p w14:paraId="6D88D0E6" w14:textId="77777777" w:rsidR="003B5643" w:rsidRPr="003B5643" w:rsidRDefault="003B5643" w:rsidP="003B5643">
      <w:pPr>
        <w:pStyle w:val="Code"/>
      </w:pPr>
      <w:r w:rsidRPr="003B5643">
        <w:t xml:space="preserve">            }</w:t>
      </w:r>
    </w:p>
    <w:p w14:paraId="34C301C4" w14:textId="77777777" w:rsidR="003B5643" w:rsidRPr="003B5643" w:rsidRDefault="003B5643" w:rsidP="003B5643">
      <w:pPr>
        <w:pStyle w:val="Code"/>
      </w:pPr>
    </w:p>
    <w:p w14:paraId="38277992" w14:textId="77777777" w:rsidR="003B5643" w:rsidRPr="003B5643" w:rsidRDefault="003B5643" w:rsidP="003B5643">
      <w:pPr>
        <w:pStyle w:val="Code"/>
      </w:pPr>
      <w:r w:rsidRPr="003B5643">
        <w:t xml:space="preserve">            // Simulate some workflow logic...</w:t>
      </w:r>
    </w:p>
    <w:p w14:paraId="5D6FA6CF" w14:textId="77777777" w:rsidR="003B5643" w:rsidRPr="003B5643" w:rsidRDefault="003B5643" w:rsidP="003B5643">
      <w:pPr>
        <w:pStyle w:val="Code"/>
      </w:pPr>
      <w:r w:rsidRPr="003B5643">
        <w:t xml:space="preserve">            if (taskEntity.Status.Name != "Completed")</w:t>
      </w:r>
    </w:p>
    <w:p w14:paraId="1F5F4C10" w14:textId="77777777" w:rsidR="003B5643" w:rsidRPr="003B5643" w:rsidRDefault="003B5643" w:rsidP="003B5643">
      <w:pPr>
        <w:pStyle w:val="Code"/>
      </w:pPr>
      <w:r w:rsidRPr="003B5643">
        <w:t xml:space="preserve">            {</w:t>
      </w:r>
    </w:p>
    <w:p w14:paraId="25F5B4C4" w14:textId="77777777" w:rsidR="003B5643" w:rsidRPr="003B5643" w:rsidRDefault="003B5643" w:rsidP="003B5643">
      <w:pPr>
        <w:pStyle w:val="Code"/>
      </w:pPr>
      <w:r w:rsidRPr="003B5643">
        <w:t xml:space="preserve">                throw new BusinessRuleViolationException("Incorrect task status. Expected status of 'Completed'.");</w:t>
      </w:r>
    </w:p>
    <w:p w14:paraId="5E248A75" w14:textId="77777777" w:rsidR="003B5643" w:rsidRPr="003B5643" w:rsidRDefault="003B5643" w:rsidP="003B5643">
      <w:pPr>
        <w:pStyle w:val="Code"/>
      </w:pPr>
      <w:r w:rsidRPr="003B5643">
        <w:t xml:space="preserve">            }</w:t>
      </w:r>
    </w:p>
    <w:p w14:paraId="3AE0A0BE" w14:textId="77777777" w:rsidR="003B5643" w:rsidRPr="003B5643" w:rsidRDefault="003B5643" w:rsidP="003B5643">
      <w:pPr>
        <w:pStyle w:val="Code"/>
      </w:pPr>
    </w:p>
    <w:p w14:paraId="568364A0" w14:textId="77777777" w:rsidR="003B5643" w:rsidRPr="003B5643" w:rsidRDefault="003B5643" w:rsidP="003B5643">
      <w:pPr>
        <w:pStyle w:val="Code"/>
      </w:pPr>
      <w:r w:rsidRPr="003B5643">
        <w:t xml:space="preserve">            taskEntity.CompletedDate = null;</w:t>
      </w:r>
    </w:p>
    <w:p w14:paraId="09B83288" w14:textId="77777777" w:rsidR="003B5643" w:rsidRPr="003B5643" w:rsidRDefault="003B5643" w:rsidP="003B5643">
      <w:pPr>
        <w:pStyle w:val="Code"/>
      </w:pPr>
      <w:r w:rsidRPr="003B5643">
        <w:t xml:space="preserve">            _updateTaskStatusQueryProcessor.UpdateTaskStatus(taskEntity, "In Progress");</w:t>
      </w:r>
    </w:p>
    <w:p w14:paraId="7A774E2A" w14:textId="77777777" w:rsidR="003B5643" w:rsidRPr="003B5643" w:rsidRDefault="003B5643" w:rsidP="003B5643">
      <w:pPr>
        <w:pStyle w:val="Code"/>
      </w:pPr>
    </w:p>
    <w:p w14:paraId="4DFE9B64" w14:textId="77777777" w:rsidR="003B5643" w:rsidRPr="003B5643" w:rsidRDefault="003B5643" w:rsidP="003B5643">
      <w:pPr>
        <w:pStyle w:val="Code"/>
      </w:pPr>
      <w:r w:rsidRPr="003B5643">
        <w:t xml:space="preserve">            var task = _autoMapper.Map&lt;Task&gt;(taskEntity);</w:t>
      </w:r>
    </w:p>
    <w:p w14:paraId="3B9C282A" w14:textId="77777777" w:rsidR="003B5643" w:rsidRPr="003B5643" w:rsidRDefault="003B5643" w:rsidP="003B5643">
      <w:pPr>
        <w:pStyle w:val="Code"/>
      </w:pPr>
    </w:p>
    <w:p w14:paraId="70BDAF1E" w14:textId="77777777" w:rsidR="003B5643" w:rsidRPr="003B5643" w:rsidRDefault="003B5643" w:rsidP="003B5643">
      <w:pPr>
        <w:pStyle w:val="Code"/>
      </w:pPr>
      <w:r w:rsidRPr="003B5643">
        <w:t xml:space="preserve">            return task;</w:t>
      </w:r>
    </w:p>
    <w:p w14:paraId="37F40643" w14:textId="77777777" w:rsidR="003B5643" w:rsidRPr="003B5643" w:rsidRDefault="003B5643" w:rsidP="003B5643">
      <w:pPr>
        <w:pStyle w:val="Code"/>
      </w:pPr>
      <w:r w:rsidRPr="003B5643">
        <w:t xml:space="preserve">        }</w:t>
      </w:r>
    </w:p>
    <w:p w14:paraId="27A115A1" w14:textId="77777777" w:rsidR="003B5643" w:rsidRPr="003B5643" w:rsidRDefault="003B5643" w:rsidP="003B5643">
      <w:pPr>
        <w:pStyle w:val="Code"/>
      </w:pPr>
      <w:r w:rsidRPr="003B5643">
        <w:t xml:space="preserve">    }</w:t>
      </w:r>
    </w:p>
    <w:p w14:paraId="4DBFF23B" w14:textId="69C77A6E" w:rsidR="003B5643" w:rsidRDefault="003B5643" w:rsidP="003B5643">
      <w:pPr>
        <w:pStyle w:val="Code"/>
      </w:pPr>
      <w:r w:rsidRPr="003B5643">
        <w:t>}</w:t>
      </w:r>
    </w:p>
    <w:p w14:paraId="4093EFA4" w14:textId="77777777" w:rsidR="003B5643" w:rsidRDefault="003B5643" w:rsidP="003B5643">
      <w:pPr>
        <w:pStyle w:val="CodeCaption"/>
      </w:pPr>
      <w:r>
        <w:t xml:space="preserve">Dependency Configuration (add to bottom of </w:t>
      </w:r>
      <w:r w:rsidRPr="00E56F99">
        <w:rPr>
          <w:rStyle w:val="CodeInline"/>
        </w:rPr>
        <w:t>NinjectConfigurator.AddBindings</w:t>
      </w:r>
      <w:r>
        <w:t>)</w:t>
      </w:r>
    </w:p>
    <w:p w14:paraId="065D4E0F" w14:textId="26639D53" w:rsidR="003B5643" w:rsidRPr="00F62B11" w:rsidRDefault="007C377A" w:rsidP="003B5643">
      <w:pPr>
        <w:pStyle w:val="Code"/>
      </w:pPr>
      <w:r w:rsidRPr="007C377A">
        <w:t>container.Bind&lt;IReactivateTaskWorkflowProcessor&gt;().To&lt;ReactivateTaskWorkflowProcessor&gt;().InRequestScope();</w:t>
      </w:r>
    </w:p>
    <w:p w14:paraId="44884301" w14:textId="559748E1" w:rsidR="003B5643" w:rsidRDefault="003B5643" w:rsidP="003B5643">
      <w:pPr>
        <w:pStyle w:val="BodyTextCont"/>
      </w:pPr>
      <w:r>
        <w:t xml:space="preserve">This class is similar to the </w:t>
      </w:r>
      <w:proofErr w:type="spellStart"/>
      <w:r w:rsidR="007C377A">
        <w:rPr>
          <w:rStyle w:val="CodeInline"/>
        </w:rPr>
        <w:t>Complete</w:t>
      </w:r>
      <w:r w:rsidRPr="00F62B11">
        <w:rPr>
          <w:rStyle w:val="CodeInline"/>
        </w:rPr>
        <w:t>TaskWorkflowProcessor</w:t>
      </w:r>
      <w:proofErr w:type="spellEnd"/>
      <w:r>
        <w:t xml:space="preserve">, only this time we are requiring a status of </w:t>
      </w:r>
      <w:r w:rsidR="007C377A">
        <w:rPr>
          <w:rStyle w:val="CodeInline"/>
        </w:rPr>
        <w:t>Completed</w:t>
      </w:r>
      <w:r>
        <w:t xml:space="preserve"> in order to complete the processing, and we are updating the task's </w:t>
      </w:r>
      <w:proofErr w:type="spellStart"/>
      <w:r w:rsidRPr="00F62B11">
        <w:rPr>
          <w:rStyle w:val="CodeInline"/>
        </w:rPr>
        <w:t>CompletedDate</w:t>
      </w:r>
      <w:proofErr w:type="spellEnd"/>
      <w:r>
        <w:t xml:space="preserve"> </w:t>
      </w:r>
      <w:r w:rsidR="007C377A">
        <w:t>by resetting it to null</w:t>
      </w:r>
      <w:r>
        <w:t>.</w:t>
      </w:r>
    </w:p>
    <w:p w14:paraId="3A7F67FD" w14:textId="48B58E7E" w:rsidR="003B5643" w:rsidRDefault="003B5643" w:rsidP="003B5643">
      <w:pPr>
        <w:pStyle w:val="BodyTextCont"/>
      </w:pPr>
      <w:r>
        <w:t>Now, let's hook it up to the controller</w:t>
      </w:r>
      <w:r w:rsidR="007C377A">
        <w:t>, which should appear</w:t>
      </w:r>
      <w:r>
        <w:t xml:space="preserve"> as follows:</w:t>
      </w:r>
    </w:p>
    <w:p w14:paraId="11B3DF47" w14:textId="77777777" w:rsidR="007C377A" w:rsidRPr="007C377A" w:rsidRDefault="007C377A" w:rsidP="007C377A">
      <w:pPr>
        <w:pStyle w:val="Code"/>
      </w:pPr>
      <w:r w:rsidRPr="007C377A">
        <w:t>using System.Web.Http;</w:t>
      </w:r>
    </w:p>
    <w:p w14:paraId="3C897206" w14:textId="77777777" w:rsidR="007C377A" w:rsidRPr="007C377A" w:rsidRDefault="007C377A" w:rsidP="007C377A">
      <w:pPr>
        <w:pStyle w:val="Code"/>
      </w:pPr>
      <w:r w:rsidRPr="007C377A">
        <w:t>using WebApi2Book.Common;</w:t>
      </w:r>
    </w:p>
    <w:p w14:paraId="7FE811BD" w14:textId="77777777" w:rsidR="007C377A" w:rsidRPr="007C377A" w:rsidRDefault="007C377A" w:rsidP="007C377A">
      <w:pPr>
        <w:pStyle w:val="Code"/>
      </w:pPr>
      <w:r w:rsidRPr="007C377A">
        <w:t>using WebApi2Book.Web.Api.MaintenanceProcessing;</w:t>
      </w:r>
    </w:p>
    <w:p w14:paraId="04FD7D65" w14:textId="77777777" w:rsidR="007C377A" w:rsidRPr="007C377A" w:rsidRDefault="007C377A" w:rsidP="007C377A">
      <w:pPr>
        <w:pStyle w:val="Code"/>
      </w:pPr>
      <w:r w:rsidRPr="007C377A">
        <w:t>using WebApi2Book.Web.Api.Models;</w:t>
      </w:r>
    </w:p>
    <w:p w14:paraId="0BC03761" w14:textId="77777777" w:rsidR="007C377A" w:rsidRPr="007C377A" w:rsidRDefault="007C377A" w:rsidP="007C377A">
      <w:pPr>
        <w:pStyle w:val="Code"/>
      </w:pPr>
      <w:r w:rsidRPr="007C377A">
        <w:t>using WebApi2Book.Web.Common;</w:t>
      </w:r>
    </w:p>
    <w:p w14:paraId="681933BE" w14:textId="77777777" w:rsidR="007C377A" w:rsidRPr="007C377A" w:rsidRDefault="007C377A" w:rsidP="007C377A">
      <w:pPr>
        <w:pStyle w:val="Code"/>
      </w:pPr>
      <w:r w:rsidRPr="007C377A">
        <w:t>using WebApi2Book.Web.Common.Routing;</w:t>
      </w:r>
    </w:p>
    <w:p w14:paraId="29E2E002" w14:textId="77777777" w:rsidR="007C377A" w:rsidRPr="007C377A" w:rsidRDefault="007C377A" w:rsidP="007C377A">
      <w:pPr>
        <w:pStyle w:val="Code"/>
      </w:pPr>
    </w:p>
    <w:p w14:paraId="7FB87A59" w14:textId="77777777" w:rsidR="007C377A" w:rsidRPr="007C377A" w:rsidRDefault="007C377A" w:rsidP="007C377A">
      <w:pPr>
        <w:pStyle w:val="Code"/>
      </w:pPr>
      <w:r w:rsidRPr="007C377A">
        <w:t>namespace WebApi2Book.Web.Api.Controllers.V1</w:t>
      </w:r>
    </w:p>
    <w:p w14:paraId="633AAF6D" w14:textId="77777777" w:rsidR="007C377A" w:rsidRPr="007C377A" w:rsidRDefault="007C377A" w:rsidP="007C377A">
      <w:pPr>
        <w:pStyle w:val="Code"/>
      </w:pPr>
      <w:r w:rsidRPr="007C377A">
        <w:t>{</w:t>
      </w:r>
    </w:p>
    <w:p w14:paraId="5D68D59E" w14:textId="77777777" w:rsidR="007C377A" w:rsidRPr="007C377A" w:rsidRDefault="007C377A" w:rsidP="007C377A">
      <w:pPr>
        <w:pStyle w:val="Code"/>
      </w:pPr>
      <w:r w:rsidRPr="007C377A">
        <w:lastRenderedPageBreak/>
        <w:t xml:space="preserve">    [ApiVersion1RoutePrefix("")]</w:t>
      </w:r>
    </w:p>
    <w:p w14:paraId="19D7F341" w14:textId="77777777" w:rsidR="007C377A" w:rsidRPr="007C377A" w:rsidRDefault="007C377A" w:rsidP="007C377A">
      <w:pPr>
        <w:pStyle w:val="Code"/>
      </w:pPr>
      <w:r w:rsidRPr="007C377A">
        <w:t xml:space="preserve">    [UnitOfWorkActionFilter]</w:t>
      </w:r>
    </w:p>
    <w:p w14:paraId="0C9BCAD3" w14:textId="77777777" w:rsidR="007C377A" w:rsidRPr="007C377A" w:rsidRDefault="007C377A" w:rsidP="007C377A">
      <w:pPr>
        <w:pStyle w:val="Code"/>
      </w:pPr>
      <w:r w:rsidRPr="007C377A">
        <w:t xml:space="preserve">    [Authorize(Roles = Constants.RoleNames.SeniorWorker)]</w:t>
      </w:r>
    </w:p>
    <w:p w14:paraId="4FC0BBB2" w14:textId="77777777" w:rsidR="007C377A" w:rsidRPr="007C377A" w:rsidRDefault="007C377A" w:rsidP="007C377A">
      <w:pPr>
        <w:pStyle w:val="Code"/>
      </w:pPr>
      <w:r w:rsidRPr="007C377A">
        <w:t xml:space="preserve">    public class TaskWorkflowController : ApiController</w:t>
      </w:r>
    </w:p>
    <w:p w14:paraId="2FED7A99" w14:textId="77777777" w:rsidR="007C377A" w:rsidRPr="007C377A" w:rsidRDefault="007C377A" w:rsidP="007C377A">
      <w:pPr>
        <w:pStyle w:val="Code"/>
      </w:pPr>
      <w:r w:rsidRPr="007C377A">
        <w:t xml:space="preserve">    {</w:t>
      </w:r>
    </w:p>
    <w:p w14:paraId="44851EBE" w14:textId="77777777" w:rsidR="007C377A" w:rsidRPr="007C377A" w:rsidRDefault="007C377A" w:rsidP="007C377A">
      <w:pPr>
        <w:pStyle w:val="Code"/>
      </w:pPr>
      <w:r w:rsidRPr="007C377A">
        <w:t xml:space="preserve">        private readonly IStartTaskWorkflowProcessor _startTaskWorkflowProcessor;</w:t>
      </w:r>
    </w:p>
    <w:p w14:paraId="41F92CB9" w14:textId="77777777" w:rsidR="007C377A" w:rsidRPr="007C377A" w:rsidRDefault="007C377A" w:rsidP="007C377A">
      <w:pPr>
        <w:pStyle w:val="Code"/>
      </w:pPr>
      <w:r w:rsidRPr="007C377A">
        <w:t xml:space="preserve">        private readonly ICompleteTaskWorkflowProcessor _completeTaskWorkflowProcessor;</w:t>
      </w:r>
    </w:p>
    <w:p w14:paraId="0F359CE9" w14:textId="77777777" w:rsidR="007C377A" w:rsidRPr="007C377A" w:rsidRDefault="007C377A" w:rsidP="007C377A">
      <w:pPr>
        <w:pStyle w:val="Code"/>
      </w:pPr>
      <w:r w:rsidRPr="007C377A">
        <w:t xml:space="preserve">        private readonly IReactivateTaskWorkflowProcessor _reactivateTaskWorkflowProcessor;</w:t>
      </w:r>
    </w:p>
    <w:p w14:paraId="16D1591C" w14:textId="77777777" w:rsidR="007C377A" w:rsidRPr="007C377A" w:rsidRDefault="007C377A" w:rsidP="007C377A">
      <w:pPr>
        <w:pStyle w:val="Code"/>
      </w:pPr>
    </w:p>
    <w:p w14:paraId="78543F11" w14:textId="77777777" w:rsidR="007C377A" w:rsidRPr="007C377A" w:rsidRDefault="007C377A" w:rsidP="007C377A">
      <w:pPr>
        <w:pStyle w:val="Code"/>
      </w:pPr>
      <w:r w:rsidRPr="007C377A">
        <w:t xml:space="preserve">        public TaskWorkflowController(IStartTaskWorkflowProcessor startTaskWorkflowProcessor,</w:t>
      </w:r>
    </w:p>
    <w:p w14:paraId="53045C58" w14:textId="77777777" w:rsidR="007C377A" w:rsidRPr="007C377A" w:rsidRDefault="007C377A" w:rsidP="007C377A">
      <w:pPr>
        <w:pStyle w:val="Code"/>
      </w:pPr>
      <w:r w:rsidRPr="007C377A">
        <w:t xml:space="preserve">            ICompleteTaskWorkflowProcessor completeTaskWorkflowProcessor,</w:t>
      </w:r>
    </w:p>
    <w:p w14:paraId="69578ED5" w14:textId="77777777" w:rsidR="007C377A" w:rsidRPr="007C377A" w:rsidRDefault="007C377A" w:rsidP="007C377A">
      <w:pPr>
        <w:pStyle w:val="Code"/>
      </w:pPr>
      <w:r w:rsidRPr="007C377A">
        <w:t xml:space="preserve">            IReactivateTaskWorkflowProcessor reactivateTaskWorkflowProcessor)</w:t>
      </w:r>
    </w:p>
    <w:p w14:paraId="5F0F6CAD" w14:textId="77777777" w:rsidR="007C377A" w:rsidRPr="007C377A" w:rsidRDefault="007C377A" w:rsidP="007C377A">
      <w:pPr>
        <w:pStyle w:val="Code"/>
      </w:pPr>
      <w:r w:rsidRPr="007C377A">
        <w:t xml:space="preserve">        {</w:t>
      </w:r>
    </w:p>
    <w:p w14:paraId="6DC906E1" w14:textId="77777777" w:rsidR="007C377A" w:rsidRPr="007C377A" w:rsidRDefault="007C377A" w:rsidP="007C377A">
      <w:pPr>
        <w:pStyle w:val="Code"/>
      </w:pPr>
      <w:r w:rsidRPr="007C377A">
        <w:t xml:space="preserve">            _startTaskWorkflowProcessor = startTaskWorkflowProcessor;</w:t>
      </w:r>
    </w:p>
    <w:p w14:paraId="5419E45E" w14:textId="77777777" w:rsidR="007C377A" w:rsidRPr="007C377A" w:rsidRDefault="007C377A" w:rsidP="007C377A">
      <w:pPr>
        <w:pStyle w:val="Code"/>
      </w:pPr>
      <w:r w:rsidRPr="007C377A">
        <w:t xml:space="preserve">            _completeTaskWorkflowProcessor = completeTaskWorkflowProcessor;</w:t>
      </w:r>
    </w:p>
    <w:p w14:paraId="005AC318" w14:textId="77777777" w:rsidR="007C377A" w:rsidRPr="007C377A" w:rsidRDefault="007C377A" w:rsidP="007C377A">
      <w:pPr>
        <w:pStyle w:val="Code"/>
      </w:pPr>
      <w:r w:rsidRPr="007C377A">
        <w:t xml:space="preserve">            _reactivateTaskWorkflowProcessor = reactivateTaskWorkflowProcessor;</w:t>
      </w:r>
    </w:p>
    <w:p w14:paraId="34FB1423" w14:textId="77777777" w:rsidR="007C377A" w:rsidRPr="007C377A" w:rsidRDefault="007C377A" w:rsidP="007C377A">
      <w:pPr>
        <w:pStyle w:val="Code"/>
      </w:pPr>
      <w:r w:rsidRPr="007C377A">
        <w:t xml:space="preserve">        }</w:t>
      </w:r>
    </w:p>
    <w:p w14:paraId="1F4040D6" w14:textId="77777777" w:rsidR="007C377A" w:rsidRDefault="007C377A" w:rsidP="007C377A">
      <w:pPr>
        <w:pStyle w:val="Code"/>
      </w:pPr>
    </w:p>
    <w:p w14:paraId="6E40F4BB" w14:textId="59AA6374" w:rsidR="001107FE" w:rsidRPr="007C377A" w:rsidRDefault="001107FE" w:rsidP="007C377A">
      <w:pPr>
        <w:pStyle w:val="Code"/>
      </w:pPr>
      <w:r>
        <w:t xml:space="preserve">        </w:t>
      </w:r>
      <w:r w:rsidRPr="001107FE">
        <w:t>[HttpPost]</w:t>
      </w:r>
    </w:p>
    <w:p w14:paraId="7F04037E" w14:textId="77777777" w:rsidR="007C377A" w:rsidRPr="007C377A" w:rsidRDefault="007C377A" w:rsidP="007C377A">
      <w:pPr>
        <w:pStyle w:val="Code"/>
      </w:pPr>
      <w:r w:rsidRPr="007C377A">
        <w:t xml:space="preserve">        [Route("tasks/{taskId:long}/activations", Name = "StartTaskRoute")]</w:t>
      </w:r>
    </w:p>
    <w:p w14:paraId="5806E9FD" w14:textId="77777777" w:rsidR="007C377A" w:rsidRPr="007C377A" w:rsidRDefault="007C377A" w:rsidP="007C377A">
      <w:pPr>
        <w:pStyle w:val="Code"/>
      </w:pPr>
      <w:r w:rsidRPr="007C377A">
        <w:t xml:space="preserve">        public Task StartTask(long taskId)</w:t>
      </w:r>
    </w:p>
    <w:p w14:paraId="1C4B7A6F" w14:textId="77777777" w:rsidR="007C377A" w:rsidRPr="007C377A" w:rsidRDefault="007C377A" w:rsidP="007C377A">
      <w:pPr>
        <w:pStyle w:val="Code"/>
      </w:pPr>
      <w:r w:rsidRPr="007C377A">
        <w:t xml:space="preserve">        {</w:t>
      </w:r>
    </w:p>
    <w:p w14:paraId="16A4C0E7" w14:textId="77777777" w:rsidR="007C377A" w:rsidRPr="007C377A" w:rsidRDefault="007C377A" w:rsidP="007C377A">
      <w:pPr>
        <w:pStyle w:val="Code"/>
      </w:pPr>
      <w:r w:rsidRPr="007C377A">
        <w:t xml:space="preserve">            var task = _startTaskWorkflowProcessor.StartTask(taskId);</w:t>
      </w:r>
    </w:p>
    <w:p w14:paraId="498929D2" w14:textId="77777777" w:rsidR="007C377A" w:rsidRPr="007C377A" w:rsidRDefault="007C377A" w:rsidP="007C377A">
      <w:pPr>
        <w:pStyle w:val="Code"/>
      </w:pPr>
      <w:r w:rsidRPr="007C377A">
        <w:t xml:space="preserve">            return task;</w:t>
      </w:r>
    </w:p>
    <w:p w14:paraId="2E163734" w14:textId="77777777" w:rsidR="007C377A" w:rsidRPr="007C377A" w:rsidRDefault="007C377A" w:rsidP="007C377A">
      <w:pPr>
        <w:pStyle w:val="Code"/>
      </w:pPr>
      <w:r w:rsidRPr="007C377A">
        <w:t xml:space="preserve">        }</w:t>
      </w:r>
    </w:p>
    <w:p w14:paraId="25509E88" w14:textId="77777777" w:rsidR="007C377A" w:rsidRDefault="007C377A" w:rsidP="007C377A">
      <w:pPr>
        <w:pStyle w:val="Code"/>
      </w:pPr>
    </w:p>
    <w:p w14:paraId="78B62CE8" w14:textId="53526EB7" w:rsidR="001107FE" w:rsidRPr="007C377A" w:rsidRDefault="001107FE" w:rsidP="007C377A">
      <w:pPr>
        <w:pStyle w:val="Code"/>
      </w:pPr>
      <w:r>
        <w:t xml:space="preserve">        </w:t>
      </w:r>
      <w:r w:rsidRPr="001107FE">
        <w:t>[HttpPost]</w:t>
      </w:r>
    </w:p>
    <w:p w14:paraId="20DE9CAD" w14:textId="77777777" w:rsidR="007C377A" w:rsidRPr="007C377A" w:rsidRDefault="007C377A" w:rsidP="007C377A">
      <w:pPr>
        <w:pStyle w:val="Code"/>
      </w:pPr>
      <w:r w:rsidRPr="007C377A">
        <w:t xml:space="preserve">        [Route("tasks/{taskId:long}/completions", Name = "CompleteTaskRoute")]</w:t>
      </w:r>
    </w:p>
    <w:p w14:paraId="172D6773" w14:textId="77777777" w:rsidR="007C377A" w:rsidRPr="007C377A" w:rsidRDefault="007C377A" w:rsidP="007C377A">
      <w:pPr>
        <w:pStyle w:val="Code"/>
      </w:pPr>
      <w:r w:rsidRPr="007C377A">
        <w:t xml:space="preserve">        public Task CompleteTask(long taskId)</w:t>
      </w:r>
    </w:p>
    <w:p w14:paraId="43E66F02" w14:textId="77777777" w:rsidR="007C377A" w:rsidRPr="007C377A" w:rsidRDefault="007C377A" w:rsidP="007C377A">
      <w:pPr>
        <w:pStyle w:val="Code"/>
      </w:pPr>
      <w:r w:rsidRPr="007C377A">
        <w:t xml:space="preserve">        {</w:t>
      </w:r>
    </w:p>
    <w:p w14:paraId="7A3D7D75" w14:textId="77777777" w:rsidR="007C377A" w:rsidRPr="007C377A" w:rsidRDefault="007C377A" w:rsidP="007C377A">
      <w:pPr>
        <w:pStyle w:val="Code"/>
      </w:pPr>
      <w:r w:rsidRPr="007C377A">
        <w:t xml:space="preserve">            var task = _completeTaskWorkflowProcessor.CompleteTask(taskId);</w:t>
      </w:r>
    </w:p>
    <w:p w14:paraId="2402FAA0" w14:textId="77777777" w:rsidR="007C377A" w:rsidRPr="007C377A" w:rsidRDefault="007C377A" w:rsidP="007C377A">
      <w:pPr>
        <w:pStyle w:val="Code"/>
      </w:pPr>
      <w:r w:rsidRPr="007C377A">
        <w:t xml:space="preserve">            return task;</w:t>
      </w:r>
    </w:p>
    <w:p w14:paraId="21558F30" w14:textId="77777777" w:rsidR="007C377A" w:rsidRPr="007C377A" w:rsidRDefault="007C377A" w:rsidP="007C377A">
      <w:pPr>
        <w:pStyle w:val="Code"/>
      </w:pPr>
      <w:r w:rsidRPr="007C377A">
        <w:t xml:space="preserve">        }</w:t>
      </w:r>
    </w:p>
    <w:p w14:paraId="6A62EDB7" w14:textId="77777777" w:rsidR="007C377A" w:rsidRDefault="007C377A" w:rsidP="007C377A">
      <w:pPr>
        <w:pStyle w:val="Code"/>
      </w:pPr>
    </w:p>
    <w:p w14:paraId="1C6E405E" w14:textId="5C7254D0" w:rsidR="001107FE" w:rsidRPr="007C377A" w:rsidRDefault="001107FE" w:rsidP="007C377A">
      <w:pPr>
        <w:pStyle w:val="Code"/>
      </w:pPr>
      <w:r>
        <w:t xml:space="preserve">        </w:t>
      </w:r>
      <w:r w:rsidRPr="001107FE">
        <w:t>[HttpPost]</w:t>
      </w:r>
    </w:p>
    <w:p w14:paraId="7046780B" w14:textId="77777777" w:rsidR="007C377A" w:rsidRPr="007C377A" w:rsidRDefault="007C377A" w:rsidP="007C377A">
      <w:pPr>
        <w:pStyle w:val="Code"/>
      </w:pPr>
      <w:r w:rsidRPr="007C377A">
        <w:t xml:space="preserve">        [Route("tasks/{taskId:long}/reactivations", Name = "ReactivateTaskRoute")]</w:t>
      </w:r>
    </w:p>
    <w:p w14:paraId="5A7833C8" w14:textId="77777777" w:rsidR="007C377A" w:rsidRPr="007C377A" w:rsidRDefault="007C377A" w:rsidP="007C377A">
      <w:pPr>
        <w:pStyle w:val="Code"/>
      </w:pPr>
      <w:r w:rsidRPr="007C377A">
        <w:t xml:space="preserve">        public Task ReactivateTask(long taskId)</w:t>
      </w:r>
    </w:p>
    <w:p w14:paraId="50676E2D" w14:textId="77777777" w:rsidR="007C377A" w:rsidRPr="007C377A" w:rsidRDefault="007C377A" w:rsidP="007C377A">
      <w:pPr>
        <w:pStyle w:val="Code"/>
      </w:pPr>
      <w:r w:rsidRPr="007C377A">
        <w:t xml:space="preserve">        {</w:t>
      </w:r>
    </w:p>
    <w:p w14:paraId="2AFA8B1E" w14:textId="77777777" w:rsidR="007C377A" w:rsidRPr="007C377A" w:rsidRDefault="007C377A" w:rsidP="007C377A">
      <w:pPr>
        <w:pStyle w:val="Code"/>
      </w:pPr>
      <w:r w:rsidRPr="007C377A">
        <w:t xml:space="preserve">            var task = _reactivateTaskWorkflowProcessor.ReactivateTask(taskId);</w:t>
      </w:r>
    </w:p>
    <w:p w14:paraId="68B7BE69" w14:textId="77777777" w:rsidR="007C377A" w:rsidRPr="007C377A" w:rsidRDefault="007C377A" w:rsidP="007C377A">
      <w:pPr>
        <w:pStyle w:val="Code"/>
      </w:pPr>
      <w:r w:rsidRPr="007C377A">
        <w:t xml:space="preserve">            return task;</w:t>
      </w:r>
    </w:p>
    <w:p w14:paraId="6C10AB0B" w14:textId="77777777" w:rsidR="007C377A" w:rsidRPr="007C377A" w:rsidRDefault="007C377A" w:rsidP="007C377A">
      <w:pPr>
        <w:pStyle w:val="Code"/>
      </w:pPr>
      <w:r w:rsidRPr="007C377A">
        <w:t xml:space="preserve">        }</w:t>
      </w:r>
    </w:p>
    <w:p w14:paraId="567EAA39" w14:textId="77777777" w:rsidR="007C377A" w:rsidRPr="007C377A" w:rsidRDefault="007C377A" w:rsidP="007C377A">
      <w:pPr>
        <w:pStyle w:val="Code"/>
      </w:pPr>
      <w:r w:rsidRPr="007C377A">
        <w:t xml:space="preserve">    }</w:t>
      </w:r>
    </w:p>
    <w:p w14:paraId="44C51A98" w14:textId="545535D5" w:rsidR="003B5643" w:rsidRDefault="007C377A" w:rsidP="007C377A">
      <w:pPr>
        <w:pStyle w:val="Code"/>
      </w:pPr>
      <w:r w:rsidRPr="007C377A">
        <w:t>}</w:t>
      </w:r>
    </w:p>
    <w:p w14:paraId="6D8D2B66" w14:textId="64936522" w:rsidR="007C377A" w:rsidRDefault="007C377A" w:rsidP="007C377A">
      <w:pPr>
        <w:pStyle w:val="BodyTextCont"/>
      </w:pPr>
      <w:r>
        <w:t>Again, the controller is still quite simple. Let's send a couple of requests to ensure everything is working properly. First, let's reactivate task #17</w:t>
      </w:r>
      <w:r w:rsidR="00EE41BE">
        <w:t xml:space="preserve"> using </w:t>
      </w:r>
      <w:proofErr w:type="spellStart"/>
      <w:r w:rsidR="00EE41BE">
        <w:t>bhogg's</w:t>
      </w:r>
      <w:proofErr w:type="spellEnd"/>
      <w:r w:rsidR="00EE41BE">
        <w:t xml:space="preserve"> credentials</w:t>
      </w:r>
      <w:r>
        <w:t>:</w:t>
      </w:r>
    </w:p>
    <w:p w14:paraId="5BC6C8B6" w14:textId="54480CE0" w:rsidR="007C377A" w:rsidRDefault="007C377A" w:rsidP="007C377A">
      <w:pPr>
        <w:pStyle w:val="CodeCaption"/>
      </w:pPr>
      <w:r>
        <w:lastRenderedPageBreak/>
        <w:t>Reactivate Task Request (abbreviated)</w:t>
      </w:r>
    </w:p>
    <w:p w14:paraId="57F673C7" w14:textId="77777777" w:rsidR="00EE41BE" w:rsidRPr="00EE41BE" w:rsidRDefault="00EE41BE" w:rsidP="00EE41BE">
      <w:pPr>
        <w:pStyle w:val="Code"/>
      </w:pPr>
      <w:r w:rsidRPr="00EE41BE">
        <w:t>POST http://localhost:61589/api/v1/tasks/17/reactivations HTTP/1.1</w:t>
      </w:r>
    </w:p>
    <w:p w14:paraId="77F13E77" w14:textId="22F17D15" w:rsidR="007C377A" w:rsidRPr="004111AA" w:rsidRDefault="00EE41BE" w:rsidP="007C377A">
      <w:pPr>
        <w:pStyle w:val="Code"/>
      </w:pPr>
      <w:r w:rsidRPr="00EE41BE">
        <w:t>Authorization: Basic YmhvZ2c6aWdub3JlZA==</w:t>
      </w:r>
    </w:p>
    <w:p w14:paraId="7CF64374" w14:textId="30FF121E" w:rsidR="007C377A" w:rsidRDefault="007C377A" w:rsidP="007C377A">
      <w:pPr>
        <w:pStyle w:val="CodeCaption"/>
      </w:pPr>
      <w:r>
        <w:t>Reactivate Task Response (abbreviated)</w:t>
      </w:r>
    </w:p>
    <w:p w14:paraId="45494520" w14:textId="77777777" w:rsidR="00EE41BE" w:rsidRPr="00EE41BE" w:rsidRDefault="00EE41BE" w:rsidP="00EE41BE">
      <w:pPr>
        <w:pStyle w:val="Code"/>
      </w:pPr>
      <w:r w:rsidRPr="00EE41BE">
        <w:t>HTTP/1.1 200 OK</w:t>
      </w:r>
    </w:p>
    <w:p w14:paraId="13498BEB" w14:textId="77777777" w:rsidR="00EE41BE" w:rsidRPr="00EE41BE" w:rsidRDefault="00EE41BE" w:rsidP="00EE41BE">
      <w:pPr>
        <w:pStyle w:val="Code"/>
      </w:pPr>
      <w:r w:rsidRPr="00EE41BE">
        <w:t>Content-Type: application/json; charset=utf-8</w:t>
      </w:r>
    </w:p>
    <w:p w14:paraId="05895D0E" w14:textId="77777777" w:rsidR="00EE41BE" w:rsidRPr="00EE41BE" w:rsidRDefault="00EE41BE" w:rsidP="00EE41BE">
      <w:pPr>
        <w:pStyle w:val="Code"/>
      </w:pPr>
    </w:p>
    <w:p w14:paraId="7A242155" w14:textId="01C387C7" w:rsidR="007C377A" w:rsidRPr="004111AA" w:rsidRDefault="00EE41BE" w:rsidP="00EE41BE">
      <w:pPr>
        <w:pStyle w:val="Code"/>
      </w:pPr>
      <w:r w:rsidRPr="00EE41BE">
        <w:t>{"TaskId":17,"Subject":"Fix something important","StartDate":"2014-05-13T00:52:34","DueDate":null,"CreatedDate":"2014-05-10T19:02:52","CompletedDate":null,"Status":{"StatusId":2,"Name":"In Progress","Ordinal":1},"Assignees":[],"Links":[]}</w:t>
      </w:r>
    </w:p>
    <w:p w14:paraId="571FA447" w14:textId="168D6158" w:rsidR="007C377A" w:rsidRDefault="007C377A" w:rsidP="007C377A">
      <w:pPr>
        <w:pStyle w:val="BodyTextCont"/>
      </w:pPr>
      <w:r>
        <w:t xml:space="preserve">So far so good. We see the Status and </w:t>
      </w:r>
      <w:proofErr w:type="spellStart"/>
      <w:r>
        <w:t>CompletedDate</w:t>
      </w:r>
      <w:proofErr w:type="spellEnd"/>
      <w:r>
        <w:t xml:space="preserve"> are being </w:t>
      </w:r>
      <w:r w:rsidR="00C949A3">
        <w:t>updated</w:t>
      </w:r>
      <w:r>
        <w:t xml:space="preserve"> properly. Now let's retry the message so that we can see if our business rule is being enforced:</w:t>
      </w:r>
    </w:p>
    <w:p w14:paraId="262C5DED" w14:textId="77777777" w:rsidR="00C949A3" w:rsidRPr="00C949A3" w:rsidRDefault="00C949A3" w:rsidP="00C949A3">
      <w:pPr>
        <w:pStyle w:val="Code"/>
      </w:pPr>
      <w:r w:rsidRPr="00C949A3">
        <w:t>HTTP/1.1 402 Payment Required</w:t>
      </w:r>
    </w:p>
    <w:p w14:paraId="3734C292" w14:textId="77777777" w:rsidR="00C949A3" w:rsidRPr="00C949A3" w:rsidRDefault="00C949A3" w:rsidP="00C949A3">
      <w:pPr>
        <w:pStyle w:val="Code"/>
      </w:pPr>
      <w:r w:rsidRPr="00C949A3">
        <w:t>Content-Type: application/json; charset=utf-8</w:t>
      </w:r>
    </w:p>
    <w:p w14:paraId="05990C9F" w14:textId="77777777" w:rsidR="00C949A3" w:rsidRPr="00C949A3" w:rsidRDefault="00C949A3" w:rsidP="00C949A3">
      <w:pPr>
        <w:pStyle w:val="Code"/>
      </w:pPr>
    </w:p>
    <w:p w14:paraId="416A9C35" w14:textId="5B85DDD7" w:rsidR="007C377A" w:rsidRDefault="00C949A3" w:rsidP="00C949A3">
      <w:pPr>
        <w:pStyle w:val="Code"/>
      </w:pPr>
      <w:r w:rsidRPr="00C949A3">
        <w:t>{"Message":"Incorrect task status. Expected status of 'Completed'."}</w:t>
      </w:r>
    </w:p>
    <w:p w14:paraId="2F74C13E" w14:textId="77777777" w:rsidR="006F3923" w:rsidRDefault="00C949A3" w:rsidP="007C377A">
      <w:pPr>
        <w:pStyle w:val="BodyTextCont"/>
      </w:pPr>
      <w:r>
        <w:t xml:space="preserve">Perfect! It's not allowing us to reactivate a task that is already active, and the response looks correct. </w:t>
      </w:r>
    </w:p>
    <w:p w14:paraId="2CCF1F2E" w14:textId="20EBE18F" w:rsidR="006F3923" w:rsidRDefault="006F3923" w:rsidP="00487565">
      <w:pPr>
        <w:pStyle w:val="Heading2"/>
      </w:pPr>
      <w:r>
        <w:t>Auditing</w:t>
      </w:r>
    </w:p>
    <w:p w14:paraId="31F76C9B" w14:textId="2D262E68" w:rsidR="007C377A" w:rsidRDefault="00C949A3" w:rsidP="00487565">
      <w:pPr>
        <w:pStyle w:val="BodyTextFirst"/>
      </w:pPr>
      <w:r>
        <w:t>So now let's get to the auditing. The first thing to do is implement the custom attribute (implement it as follows):</w:t>
      </w:r>
    </w:p>
    <w:p w14:paraId="1438E71F" w14:textId="77777777" w:rsidR="006F3923" w:rsidRDefault="006F3923" w:rsidP="00487565">
      <w:pPr>
        <w:pStyle w:val="BodyTextFirst"/>
      </w:pPr>
    </w:p>
    <w:p w14:paraId="725A853C" w14:textId="77777777" w:rsidR="001958D6" w:rsidRPr="001958D6" w:rsidRDefault="001958D6" w:rsidP="001958D6">
      <w:pPr>
        <w:pStyle w:val="Code"/>
      </w:pPr>
      <w:r w:rsidRPr="001958D6">
        <w:t>using System.Threading;</w:t>
      </w:r>
    </w:p>
    <w:p w14:paraId="15B6432A" w14:textId="77777777" w:rsidR="001958D6" w:rsidRPr="001958D6" w:rsidRDefault="001958D6" w:rsidP="001958D6">
      <w:pPr>
        <w:pStyle w:val="Code"/>
      </w:pPr>
      <w:r w:rsidRPr="001958D6">
        <w:t>using System.Threading.Tasks;</w:t>
      </w:r>
    </w:p>
    <w:p w14:paraId="0C3B592F" w14:textId="77777777" w:rsidR="001958D6" w:rsidRPr="001958D6" w:rsidRDefault="001958D6" w:rsidP="001958D6">
      <w:pPr>
        <w:pStyle w:val="Code"/>
      </w:pPr>
      <w:r w:rsidRPr="001958D6">
        <w:t>using System.Web.Http.Controllers;</w:t>
      </w:r>
    </w:p>
    <w:p w14:paraId="5BD91905" w14:textId="77777777" w:rsidR="001958D6" w:rsidRPr="001958D6" w:rsidRDefault="001958D6" w:rsidP="001958D6">
      <w:pPr>
        <w:pStyle w:val="Code"/>
      </w:pPr>
      <w:r w:rsidRPr="001958D6">
        <w:t>using System.Web.Http.Filters;</w:t>
      </w:r>
    </w:p>
    <w:p w14:paraId="32A1B074" w14:textId="77777777" w:rsidR="001958D6" w:rsidRPr="001958D6" w:rsidRDefault="001958D6" w:rsidP="001958D6">
      <w:pPr>
        <w:pStyle w:val="Code"/>
      </w:pPr>
      <w:r w:rsidRPr="001958D6">
        <w:t>using log4net;</w:t>
      </w:r>
    </w:p>
    <w:p w14:paraId="7FFB3198" w14:textId="77777777" w:rsidR="001958D6" w:rsidRPr="001958D6" w:rsidRDefault="001958D6" w:rsidP="001958D6">
      <w:pPr>
        <w:pStyle w:val="Code"/>
      </w:pPr>
      <w:r w:rsidRPr="001958D6">
        <w:t>using WebApi2Book.Common.Logging;</w:t>
      </w:r>
    </w:p>
    <w:p w14:paraId="62AAA427" w14:textId="77777777" w:rsidR="001958D6" w:rsidRPr="001958D6" w:rsidRDefault="001958D6" w:rsidP="001958D6">
      <w:pPr>
        <w:pStyle w:val="Code"/>
      </w:pPr>
      <w:r w:rsidRPr="001958D6">
        <w:t>using WebApi2Book.Common.Security;</w:t>
      </w:r>
    </w:p>
    <w:p w14:paraId="476869D3" w14:textId="77777777" w:rsidR="001958D6" w:rsidRPr="001958D6" w:rsidRDefault="001958D6" w:rsidP="001958D6">
      <w:pPr>
        <w:pStyle w:val="Code"/>
      </w:pPr>
    </w:p>
    <w:p w14:paraId="0BB08E96" w14:textId="77777777" w:rsidR="001958D6" w:rsidRPr="001958D6" w:rsidRDefault="001958D6" w:rsidP="001958D6">
      <w:pPr>
        <w:pStyle w:val="Code"/>
      </w:pPr>
      <w:r w:rsidRPr="001958D6">
        <w:t>namespace WebApi2Book.Web.Common.Security</w:t>
      </w:r>
    </w:p>
    <w:p w14:paraId="0F5AB62F" w14:textId="77777777" w:rsidR="001958D6" w:rsidRPr="001958D6" w:rsidRDefault="001958D6" w:rsidP="001958D6">
      <w:pPr>
        <w:pStyle w:val="Code"/>
      </w:pPr>
      <w:r w:rsidRPr="001958D6">
        <w:t>{</w:t>
      </w:r>
    </w:p>
    <w:p w14:paraId="25AC4846" w14:textId="77777777" w:rsidR="001958D6" w:rsidRPr="001958D6" w:rsidRDefault="001958D6" w:rsidP="001958D6">
      <w:pPr>
        <w:pStyle w:val="Code"/>
      </w:pPr>
      <w:r w:rsidRPr="001958D6">
        <w:t xml:space="preserve">    public class UserAuditAttribute : ActionFilterAttribute</w:t>
      </w:r>
    </w:p>
    <w:p w14:paraId="5D5D6AD0" w14:textId="77777777" w:rsidR="001958D6" w:rsidRPr="001958D6" w:rsidRDefault="001958D6" w:rsidP="001958D6">
      <w:pPr>
        <w:pStyle w:val="Code"/>
      </w:pPr>
      <w:r w:rsidRPr="001958D6">
        <w:t xml:space="preserve">    {</w:t>
      </w:r>
    </w:p>
    <w:p w14:paraId="63D78F0B" w14:textId="77777777" w:rsidR="001958D6" w:rsidRPr="001958D6" w:rsidRDefault="001958D6" w:rsidP="001958D6">
      <w:pPr>
        <w:pStyle w:val="Code"/>
      </w:pPr>
      <w:r w:rsidRPr="001958D6">
        <w:t xml:space="preserve">        private readonly ILog _log;</w:t>
      </w:r>
    </w:p>
    <w:p w14:paraId="5F977EE6" w14:textId="77777777" w:rsidR="001958D6" w:rsidRPr="001958D6" w:rsidRDefault="001958D6" w:rsidP="001958D6">
      <w:pPr>
        <w:pStyle w:val="Code"/>
      </w:pPr>
      <w:r w:rsidRPr="001958D6">
        <w:t xml:space="preserve">        private readonly IUserSession _userSession;</w:t>
      </w:r>
    </w:p>
    <w:p w14:paraId="51EC1897" w14:textId="77777777" w:rsidR="001958D6" w:rsidRPr="001958D6" w:rsidRDefault="001958D6" w:rsidP="001958D6">
      <w:pPr>
        <w:pStyle w:val="Code"/>
      </w:pPr>
    </w:p>
    <w:p w14:paraId="69784D4B" w14:textId="77777777" w:rsidR="001958D6" w:rsidRPr="001958D6" w:rsidRDefault="001958D6" w:rsidP="001958D6">
      <w:pPr>
        <w:pStyle w:val="Code"/>
      </w:pPr>
      <w:r w:rsidRPr="001958D6">
        <w:t xml:space="preserve">        public UserAuditAttribute()</w:t>
      </w:r>
    </w:p>
    <w:p w14:paraId="473A1A6D" w14:textId="77777777" w:rsidR="001958D6" w:rsidRPr="001958D6" w:rsidRDefault="001958D6" w:rsidP="001958D6">
      <w:pPr>
        <w:pStyle w:val="Code"/>
      </w:pPr>
      <w:r w:rsidRPr="001958D6">
        <w:t xml:space="preserve">            : this(WebContainerManager.Get&lt;ILogManager&gt;(), WebContainerManager.Get&lt;IUserSession&gt;())</w:t>
      </w:r>
    </w:p>
    <w:p w14:paraId="1B149BD2" w14:textId="77777777" w:rsidR="001958D6" w:rsidRPr="001958D6" w:rsidRDefault="001958D6" w:rsidP="001958D6">
      <w:pPr>
        <w:pStyle w:val="Code"/>
      </w:pPr>
      <w:r w:rsidRPr="001958D6">
        <w:t xml:space="preserve">        {</w:t>
      </w:r>
    </w:p>
    <w:p w14:paraId="00AA8110" w14:textId="77777777" w:rsidR="001958D6" w:rsidRPr="001958D6" w:rsidRDefault="001958D6" w:rsidP="001958D6">
      <w:pPr>
        <w:pStyle w:val="Code"/>
      </w:pPr>
      <w:r w:rsidRPr="001958D6">
        <w:t xml:space="preserve">        }</w:t>
      </w:r>
    </w:p>
    <w:p w14:paraId="2825F803" w14:textId="77777777" w:rsidR="001958D6" w:rsidRPr="001958D6" w:rsidRDefault="001958D6" w:rsidP="001958D6">
      <w:pPr>
        <w:pStyle w:val="Code"/>
      </w:pPr>
    </w:p>
    <w:p w14:paraId="53A86395" w14:textId="77777777" w:rsidR="001958D6" w:rsidRPr="001958D6" w:rsidRDefault="001958D6" w:rsidP="001958D6">
      <w:pPr>
        <w:pStyle w:val="Code"/>
      </w:pPr>
      <w:r w:rsidRPr="001958D6">
        <w:t xml:space="preserve">        public UserAuditAttribute(ILogManager logManager, IUserSession userSession)</w:t>
      </w:r>
    </w:p>
    <w:p w14:paraId="7E011DF5" w14:textId="77777777" w:rsidR="001958D6" w:rsidRPr="001958D6" w:rsidRDefault="001958D6" w:rsidP="001958D6">
      <w:pPr>
        <w:pStyle w:val="Code"/>
      </w:pPr>
      <w:r w:rsidRPr="001958D6">
        <w:t xml:space="preserve">        {</w:t>
      </w:r>
    </w:p>
    <w:p w14:paraId="0BE74BD3" w14:textId="77777777" w:rsidR="001958D6" w:rsidRPr="001958D6" w:rsidRDefault="001958D6" w:rsidP="001958D6">
      <w:pPr>
        <w:pStyle w:val="Code"/>
      </w:pPr>
      <w:r w:rsidRPr="001958D6">
        <w:t xml:space="preserve">            _userSession = userSession;</w:t>
      </w:r>
    </w:p>
    <w:p w14:paraId="43548F08" w14:textId="77777777" w:rsidR="001958D6" w:rsidRPr="001958D6" w:rsidRDefault="001958D6" w:rsidP="001958D6">
      <w:pPr>
        <w:pStyle w:val="Code"/>
      </w:pPr>
      <w:r w:rsidRPr="001958D6">
        <w:t xml:space="preserve">            _log = logManager.GetLog(typeof (UserAuditAttribute));</w:t>
      </w:r>
    </w:p>
    <w:p w14:paraId="1DFFF449" w14:textId="77777777" w:rsidR="001958D6" w:rsidRPr="001958D6" w:rsidRDefault="001958D6" w:rsidP="001958D6">
      <w:pPr>
        <w:pStyle w:val="Code"/>
      </w:pPr>
      <w:r w:rsidRPr="001958D6">
        <w:t xml:space="preserve">        }</w:t>
      </w:r>
    </w:p>
    <w:p w14:paraId="7F4B47D8" w14:textId="77777777" w:rsidR="001958D6" w:rsidRPr="001958D6" w:rsidRDefault="001958D6" w:rsidP="001958D6">
      <w:pPr>
        <w:pStyle w:val="Code"/>
      </w:pPr>
    </w:p>
    <w:p w14:paraId="06101392" w14:textId="77777777" w:rsidR="001958D6" w:rsidRPr="001958D6" w:rsidRDefault="001958D6" w:rsidP="001958D6">
      <w:pPr>
        <w:pStyle w:val="Code"/>
      </w:pPr>
      <w:r w:rsidRPr="001958D6">
        <w:t xml:space="preserve">        public override bool AllowMultiple</w:t>
      </w:r>
    </w:p>
    <w:p w14:paraId="31CB834F" w14:textId="77777777" w:rsidR="001958D6" w:rsidRPr="001958D6" w:rsidRDefault="001958D6" w:rsidP="001958D6">
      <w:pPr>
        <w:pStyle w:val="Code"/>
      </w:pPr>
      <w:r w:rsidRPr="001958D6">
        <w:t xml:space="preserve">        {</w:t>
      </w:r>
    </w:p>
    <w:p w14:paraId="67793B2C" w14:textId="77777777" w:rsidR="001958D6" w:rsidRPr="001958D6" w:rsidRDefault="001958D6" w:rsidP="001958D6">
      <w:pPr>
        <w:pStyle w:val="Code"/>
      </w:pPr>
      <w:r w:rsidRPr="001958D6">
        <w:t xml:space="preserve">            get { return false; }</w:t>
      </w:r>
    </w:p>
    <w:p w14:paraId="30E00025" w14:textId="77777777" w:rsidR="001958D6" w:rsidRPr="001958D6" w:rsidRDefault="001958D6" w:rsidP="001958D6">
      <w:pPr>
        <w:pStyle w:val="Code"/>
      </w:pPr>
      <w:r w:rsidRPr="001958D6">
        <w:t xml:space="preserve">        }</w:t>
      </w:r>
    </w:p>
    <w:p w14:paraId="1C725A45" w14:textId="77777777" w:rsidR="001958D6" w:rsidRPr="001958D6" w:rsidRDefault="001958D6" w:rsidP="001958D6">
      <w:pPr>
        <w:pStyle w:val="Code"/>
      </w:pPr>
    </w:p>
    <w:p w14:paraId="69FDBFD6" w14:textId="77777777" w:rsidR="001958D6" w:rsidRPr="001958D6" w:rsidRDefault="001958D6" w:rsidP="001958D6">
      <w:pPr>
        <w:pStyle w:val="Code"/>
      </w:pPr>
      <w:r w:rsidRPr="001958D6">
        <w:t xml:space="preserve">        public override Task OnActionExecutingAsync(HttpActionContext actionContext, CancellationToken cancellationToken)</w:t>
      </w:r>
    </w:p>
    <w:p w14:paraId="46B56C7A" w14:textId="77777777" w:rsidR="001958D6" w:rsidRPr="001958D6" w:rsidRDefault="001958D6" w:rsidP="001958D6">
      <w:pPr>
        <w:pStyle w:val="Code"/>
      </w:pPr>
      <w:r w:rsidRPr="001958D6">
        <w:t xml:space="preserve">        {</w:t>
      </w:r>
    </w:p>
    <w:p w14:paraId="390F6833" w14:textId="77777777" w:rsidR="001958D6" w:rsidRPr="001958D6" w:rsidRDefault="001958D6" w:rsidP="001958D6">
      <w:pPr>
        <w:pStyle w:val="Code"/>
      </w:pPr>
      <w:r w:rsidRPr="001958D6">
        <w:t xml:space="preserve">            _log.Debug("Starting execution...");</w:t>
      </w:r>
    </w:p>
    <w:p w14:paraId="1F1D4B3D" w14:textId="77777777" w:rsidR="001958D6" w:rsidRPr="001958D6" w:rsidRDefault="001958D6" w:rsidP="001958D6">
      <w:pPr>
        <w:pStyle w:val="Code"/>
      </w:pPr>
      <w:r w:rsidRPr="001958D6">
        <w:t xml:space="preserve">            var userName = _userSession.Username;</w:t>
      </w:r>
    </w:p>
    <w:p w14:paraId="41DC2D6A" w14:textId="77777777" w:rsidR="001958D6" w:rsidRPr="001958D6" w:rsidRDefault="001958D6" w:rsidP="001958D6">
      <w:pPr>
        <w:pStyle w:val="Code"/>
      </w:pPr>
      <w:r w:rsidRPr="001958D6">
        <w:t xml:space="preserve">            return Task.Run(() =&gt; AuditCurrentUser(userName), cancellationToken);</w:t>
      </w:r>
    </w:p>
    <w:p w14:paraId="36C71593" w14:textId="77777777" w:rsidR="001958D6" w:rsidRPr="001958D6" w:rsidRDefault="001958D6" w:rsidP="001958D6">
      <w:pPr>
        <w:pStyle w:val="Code"/>
      </w:pPr>
      <w:r w:rsidRPr="001958D6">
        <w:t xml:space="preserve">        }</w:t>
      </w:r>
    </w:p>
    <w:p w14:paraId="0E93689F" w14:textId="77777777" w:rsidR="001958D6" w:rsidRPr="001958D6" w:rsidRDefault="001958D6" w:rsidP="001958D6">
      <w:pPr>
        <w:pStyle w:val="Code"/>
      </w:pPr>
    </w:p>
    <w:p w14:paraId="4821426D" w14:textId="77777777" w:rsidR="001958D6" w:rsidRPr="001958D6" w:rsidRDefault="001958D6" w:rsidP="001958D6">
      <w:pPr>
        <w:pStyle w:val="Code"/>
      </w:pPr>
      <w:r w:rsidRPr="001958D6">
        <w:t xml:space="preserve">        public void AuditCurrentUser(string username)</w:t>
      </w:r>
    </w:p>
    <w:p w14:paraId="3EFE1EF2" w14:textId="77777777" w:rsidR="001958D6" w:rsidRPr="001958D6" w:rsidRDefault="001958D6" w:rsidP="001958D6">
      <w:pPr>
        <w:pStyle w:val="Code"/>
      </w:pPr>
      <w:r w:rsidRPr="001958D6">
        <w:t xml:space="preserve">        {</w:t>
      </w:r>
    </w:p>
    <w:p w14:paraId="35F61177" w14:textId="77777777" w:rsidR="001958D6" w:rsidRPr="001958D6" w:rsidRDefault="001958D6" w:rsidP="001958D6">
      <w:pPr>
        <w:pStyle w:val="Code"/>
      </w:pPr>
      <w:r w:rsidRPr="001958D6">
        <w:t xml:space="preserve">            // Simulate long auditing process</w:t>
      </w:r>
    </w:p>
    <w:p w14:paraId="3C08DD1E" w14:textId="77777777" w:rsidR="001958D6" w:rsidRPr="001958D6" w:rsidRDefault="001958D6" w:rsidP="001958D6">
      <w:pPr>
        <w:pStyle w:val="Code"/>
      </w:pPr>
      <w:r w:rsidRPr="001958D6">
        <w:t xml:space="preserve">            _log.InfoFormat("Action being executed by user={0}", username);</w:t>
      </w:r>
    </w:p>
    <w:p w14:paraId="3B17AE67" w14:textId="77777777" w:rsidR="001958D6" w:rsidRPr="001958D6" w:rsidRDefault="001958D6" w:rsidP="001958D6">
      <w:pPr>
        <w:pStyle w:val="Code"/>
      </w:pPr>
      <w:r w:rsidRPr="001958D6">
        <w:t xml:space="preserve">            Thread.Sleep(3000);</w:t>
      </w:r>
    </w:p>
    <w:p w14:paraId="168A6B7B" w14:textId="77777777" w:rsidR="001958D6" w:rsidRPr="001958D6" w:rsidRDefault="001958D6" w:rsidP="001958D6">
      <w:pPr>
        <w:pStyle w:val="Code"/>
      </w:pPr>
      <w:r w:rsidRPr="001958D6">
        <w:t xml:space="preserve">        }</w:t>
      </w:r>
    </w:p>
    <w:p w14:paraId="5749FACA" w14:textId="77777777" w:rsidR="001958D6" w:rsidRPr="001958D6" w:rsidRDefault="001958D6" w:rsidP="001958D6">
      <w:pPr>
        <w:pStyle w:val="Code"/>
      </w:pPr>
    </w:p>
    <w:p w14:paraId="4C26FE8F" w14:textId="77777777" w:rsidR="001958D6" w:rsidRPr="001958D6" w:rsidRDefault="001958D6" w:rsidP="001958D6">
      <w:pPr>
        <w:pStyle w:val="Code"/>
      </w:pPr>
      <w:r w:rsidRPr="001958D6">
        <w:t xml:space="preserve">        public override void OnActionExecuted(HttpActionExecutedContext actionExecutedContext)</w:t>
      </w:r>
    </w:p>
    <w:p w14:paraId="0F00925D" w14:textId="77777777" w:rsidR="001958D6" w:rsidRPr="001958D6" w:rsidRDefault="001958D6" w:rsidP="001958D6">
      <w:pPr>
        <w:pStyle w:val="Code"/>
      </w:pPr>
      <w:r w:rsidRPr="001958D6">
        <w:t xml:space="preserve">        {</w:t>
      </w:r>
    </w:p>
    <w:p w14:paraId="23FBA82B" w14:textId="77777777" w:rsidR="001958D6" w:rsidRPr="001958D6" w:rsidRDefault="001958D6" w:rsidP="001958D6">
      <w:pPr>
        <w:pStyle w:val="Code"/>
      </w:pPr>
      <w:r w:rsidRPr="001958D6">
        <w:t xml:space="preserve">            _log.InfoFormat("Action executed by user={0}", _userSession.Username);</w:t>
      </w:r>
    </w:p>
    <w:p w14:paraId="086F3DCF" w14:textId="77777777" w:rsidR="001958D6" w:rsidRPr="001958D6" w:rsidRDefault="001958D6" w:rsidP="001958D6">
      <w:pPr>
        <w:pStyle w:val="Code"/>
      </w:pPr>
      <w:r w:rsidRPr="001958D6">
        <w:t xml:space="preserve">        }</w:t>
      </w:r>
    </w:p>
    <w:p w14:paraId="2EA2ECEA" w14:textId="77777777" w:rsidR="001958D6" w:rsidRPr="001958D6" w:rsidRDefault="001958D6" w:rsidP="001958D6">
      <w:pPr>
        <w:pStyle w:val="Code"/>
      </w:pPr>
      <w:r w:rsidRPr="001958D6">
        <w:t xml:space="preserve">    }</w:t>
      </w:r>
    </w:p>
    <w:p w14:paraId="16D6CB93" w14:textId="3B67A81F" w:rsidR="00C949A3" w:rsidRDefault="001958D6" w:rsidP="001958D6">
      <w:pPr>
        <w:pStyle w:val="Code"/>
      </w:pPr>
      <w:r w:rsidRPr="001958D6">
        <w:t>}</w:t>
      </w:r>
    </w:p>
    <w:p w14:paraId="3C89C6C6" w14:textId="426516EC" w:rsidR="00995F2F" w:rsidRDefault="00995F2F" w:rsidP="007C377A">
      <w:pPr>
        <w:pStyle w:val="BodyTextCont"/>
      </w:pPr>
      <w:r>
        <w:t xml:space="preserve">And now apply the attribute to the controller's </w:t>
      </w:r>
      <w:proofErr w:type="spellStart"/>
      <w:r w:rsidRPr="00995F2F">
        <w:rPr>
          <w:rStyle w:val="CodeInline"/>
        </w:rPr>
        <w:t>ReactivateTask</w:t>
      </w:r>
      <w:proofErr w:type="spellEnd"/>
      <w:r>
        <w:t xml:space="preserve"> method:</w:t>
      </w:r>
    </w:p>
    <w:p w14:paraId="1433C808" w14:textId="77777777" w:rsidR="00995F2F" w:rsidRPr="00995F2F" w:rsidRDefault="00995F2F" w:rsidP="00995F2F">
      <w:pPr>
        <w:pStyle w:val="Code"/>
        <w:rPr>
          <w:rStyle w:val="CodeBold"/>
        </w:rPr>
      </w:pPr>
      <w:r w:rsidRPr="00995F2F">
        <w:rPr>
          <w:rStyle w:val="CodeBold"/>
        </w:rPr>
        <w:t>[UserAudit]</w:t>
      </w:r>
    </w:p>
    <w:p w14:paraId="218D9F18" w14:textId="77777777" w:rsidR="00995F2F" w:rsidRPr="00995F2F" w:rsidRDefault="00995F2F" w:rsidP="00995F2F">
      <w:pPr>
        <w:pStyle w:val="Code"/>
      </w:pPr>
      <w:r w:rsidRPr="00995F2F">
        <w:t>[Route("tasks/{taskId:long}/reactivations", Name = "ReactivateTaskRoute")]</w:t>
      </w:r>
    </w:p>
    <w:p w14:paraId="511D1A6F" w14:textId="77777777" w:rsidR="00995F2F" w:rsidRPr="00995F2F" w:rsidRDefault="00995F2F" w:rsidP="00995F2F">
      <w:pPr>
        <w:pStyle w:val="Code"/>
      </w:pPr>
      <w:r w:rsidRPr="00995F2F">
        <w:t>public Task ReactivateTask(long taskId)</w:t>
      </w:r>
    </w:p>
    <w:p w14:paraId="648BEF6F" w14:textId="77777777" w:rsidR="00995F2F" w:rsidRPr="00995F2F" w:rsidRDefault="00995F2F" w:rsidP="00995F2F">
      <w:pPr>
        <w:pStyle w:val="Code"/>
      </w:pPr>
      <w:r w:rsidRPr="00995F2F">
        <w:t>{</w:t>
      </w:r>
    </w:p>
    <w:p w14:paraId="676D70BB" w14:textId="77777777" w:rsidR="00995F2F" w:rsidRPr="00995F2F" w:rsidRDefault="00995F2F" w:rsidP="00995F2F">
      <w:pPr>
        <w:pStyle w:val="Code"/>
      </w:pPr>
      <w:r w:rsidRPr="00995F2F">
        <w:t xml:space="preserve">    var task = _reactivateTaskWorkflowProcessor.ReactivateTask(taskId);</w:t>
      </w:r>
    </w:p>
    <w:p w14:paraId="6C8A95FD" w14:textId="77777777" w:rsidR="00995F2F" w:rsidRPr="00995F2F" w:rsidRDefault="00995F2F" w:rsidP="00995F2F">
      <w:pPr>
        <w:pStyle w:val="Code"/>
      </w:pPr>
      <w:r w:rsidRPr="00995F2F">
        <w:t xml:space="preserve">    return task;</w:t>
      </w:r>
    </w:p>
    <w:p w14:paraId="40B85521" w14:textId="1BA905DF" w:rsidR="00995F2F" w:rsidRDefault="00995F2F" w:rsidP="00995F2F">
      <w:pPr>
        <w:pStyle w:val="Code"/>
      </w:pPr>
      <w:r w:rsidRPr="00995F2F">
        <w:t>}</w:t>
      </w:r>
    </w:p>
    <w:p w14:paraId="3D25D1F8" w14:textId="77777777" w:rsidR="001A13D9" w:rsidRDefault="001A13D9" w:rsidP="00995F2F">
      <w:pPr>
        <w:pStyle w:val="Code"/>
      </w:pPr>
    </w:p>
    <w:p w14:paraId="02B682F1" w14:textId="3B2D25EA" w:rsidR="00C949A3" w:rsidRDefault="00C949A3" w:rsidP="007C377A">
      <w:pPr>
        <w:pStyle w:val="BodyTextCont"/>
      </w:pPr>
      <w:r>
        <w:t>Although most of its implementation consists of writing debug messages and sleeping, this attribute demo</w:t>
      </w:r>
      <w:r w:rsidR="001958D6">
        <w:t xml:space="preserve">nstrates </w:t>
      </w:r>
      <w:r w:rsidR="00995F2F">
        <w:t xml:space="preserve">the ability to do </w:t>
      </w:r>
      <w:r w:rsidR="001958D6">
        <w:t xml:space="preserve">something useful in terms of security; </w:t>
      </w:r>
      <w:r w:rsidR="00995F2F">
        <w:t>specifically</w:t>
      </w:r>
      <w:r w:rsidR="001958D6">
        <w:t xml:space="preserve">, the ability to </w:t>
      </w:r>
      <w:r w:rsidR="00995F2F">
        <w:t>non-invasively audit user actions. By simply applying this attribute to a controller action method, or to an entire controller, or even to the global configuration, we have added auditing.</w:t>
      </w:r>
    </w:p>
    <w:p w14:paraId="44459E8D" w14:textId="38C1D6B7" w:rsidR="00B540AD" w:rsidRDefault="00995F2F" w:rsidP="007C377A">
      <w:pPr>
        <w:pStyle w:val="BodyTextCont"/>
      </w:pPr>
      <w:r>
        <w:lastRenderedPageBreak/>
        <w:t xml:space="preserve">The attribute's implementation is straightforward, with a couple of items to note: First, in an actual production application you </w:t>
      </w:r>
      <w:r w:rsidR="001107FE">
        <w:t xml:space="preserve">will probably </w:t>
      </w:r>
      <w:r>
        <w:t>be writing auditing information to a database, not to a log file.</w:t>
      </w:r>
      <w:r w:rsidR="00B540AD">
        <w:t xml:space="preserve"> Second, notice how we capture the username in </w:t>
      </w:r>
      <w:proofErr w:type="spellStart"/>
      <w:r w:rsidR="00B540AD" w:rsidRPr="00B540AD">
        <w:rPr>
          <w:rStyle w:val="CodeInline"/>
        </w:rPr>
        <w:t>OnActionExecutingAsync</w:t>
      </w:r>
      <w:proofErr w:type="spellEnd"/>
      <w:r w:rsidR="00B540AD">
        <w:rPr>
          <w:rStyle w:val="CodeInline"/>
        </w:rPr>
        <w:t>,</w:t>
      </w:r>
      <w:r w:rsidR="00B540AD">
        <w:t xml:space="preserve"> prior to performing the actual audit. This is because the </w:t>
      </w:r>
      <w:proofErr w:type="spellStart"/>
      <w:r w:rsidR="00B540AD" w:rsidRPr="00B540AD">
        <w:rPr>
          <w:rStyle w:val="CodeInline"/>
        </w:rPr>
        <w:t>HttpContext.Current.User</w:t>
      </w:r>
      <w:proofErr w:type="spellEnd"/>
      <w:r w:rsidR="00B540AD">
        <w:t xml:space="preserve"> </w:t>
      </w:r>
      <w:r w:rsidR="00EB4EB9">
        <w:t xml:space="preserve">object </w:t>
      </w:r>
      <w:r w:rsidR="00B540AD">
        <w:t xml:space="preserve">that our </w:t>
      </w:r>
      <w:proofErr w:type="spellStart"/>
      <w:r w:rsidR="00B540AD" w:rsidRPr="00B540AD">
        <w:rPr>
          <w:rStyle w:val="CodeInline"/>
        </w:rPr>
        <w:t>IUserSession</w:t>
      </w:r>
      <w:proofErr w:type="spellEnd"/>
      <w:r w:rsidR="00B540AD">
        <w:t xml:space="preserve"> </w:t>
      </w:r>
      <w:r w:rsidR="008B368C">
        <w:t xml:space="preserve">implementation </w:t>
      </w:r>
      <w:r w:rsidR="00B540AD">
        <w:t xml:space="preserve">relies upon is not </w:t>
      </w:r>
      <w:r w:rsidR="001107FE">
        <w:t xml:space="preserve">available </w:t>
      </w:r>
      <w:r w:rsidR="00B540AD">
        <w:t xml:space="preserve">in </w:t>
      </w:r>
      <w:r w:rsidR="00EB4EB9">
        <w:t xml:space="preserve">the </w:t>
      </w:r>
      <w:proofErr w:type="spellStart"/>
      <w:r w:rsidR="00B540AD" w:rsidRPr="00B540AD">
        <w:rPr>
          <w:rStyle w:val="CodeInline"/>
        </w:rPr>
        <w:t>AuditCurrentUser</w:t>
      </w:r>
      <w:proofErr w:type="spellEnd"/>
      <w:r w:rsidR="00EB4EB9">
        <w:t xml:space="preserve"> method,</w:t>
      </w:r>
      <w:r w:rsidR="0058270C">
        <w:t xml:space="preserve"> so we need to </w:t>
      </w:r>
      <w:r w:rsidR="00EB4EB9">
        <w:t xml:space="preserve">first </w:t>
      </w:r>
      <w:r w:rsidR="0058270C">
        <w:t xml:space="preserve">capture </w:t>
      </w:r>
      <w:r w:rsidR="00EB4EB9">
        <w:t xml:space="preserve">this information from </w:t>
      </w:r>
      <w:proofErr w:type="spellStart"/>
      <w:r w:rsidR="00EB4EB9" w:rsidRPr="00487565">
        <w:rPr>
          <w:rStyle w:val="CodeInline"/>
        </w:rPr>
        <w:t>IUserSession</w:t>
      </w:r>
      <w:proofErr w:type="spellEnd"/>
      <w:r w:rsidR="00EB4EB9">
        <w:t xml:space="preserve"> </w:t>
      </w:r>
      <w:r w:rsidR="0058270C">
        <w:t xml:space="preserve">and </w:t>
      </w:r>
      <w:r w:rsidR="00EB4EB9">
        <w:t xml:space="preserve">then </w:t>
      </w:r>
      <w:r w:rsidR="0058270C">
        <w:t xml:space="preserve">pass it into </w:t>
      </w:r>
      <w:proofErr w:type="spellStart"/>
      <w:r w:rsidR="0058270C" w:rsidRPr="00B540AD">
        <w:rPr>
          <w:rStyle w:val="CodeInline"/>
        </w:rPr>
        <w:t>AuditCurrentUser</w:t>
      </w:r>
      <w:proofErr w:type="spellEnd"/>
      <w:r w:rsidR="0058270C">
        <w:t>.</w:t>
      </w:r>
    </w:p>
    <w:p w14:paraId="1BAC64F5" w14:textId="5A6BDE62" w:rsidR="007C377A" w:rsidRDefault="008B368C" w:rsidP="003B5643">
      <w:pPr>
        <w:pStyle w:val="BodyTextCont"/>
      </w:pPr>
      <w:r>
        <w:t>Now let's see the auditing attribute in action. At this point task #17 needs to be "completed" before we can reactivate it. So go ahead and send a completion request to get it into the correct state for reactivating:</w:t>
      </w:r>
    </w:p>
    <w:p w14:paraId="3DC4BA3F" w14:textId="77777777" w:rsidR="008B368C" w:rsidRPr="004111AA" w:rsidRDefault="008B368C" w:rsidP="008B368C">
      <w:pPr>
        <w:pStyle w:val="Code"/>
      </w:pPr>
      <w:r w:rsidRPr="004111AA">
        <w:t>POST http://localhost:61589/api/v1/tasks/17/completions HTTP/1.1</w:t>
      </w:r>
    </w:p>
    <w:p w14:paraId="3F29D2FC" w14:textId="77777777" w:rsidR="008B368C" w:rsidRPr="004111AA" w:rsidRDefault="008B368C" w:rsidP="008B368C">
      <w:pPr>
        <w:pStyle w:val="Code"/>
      </w:pPr>
      <w:r w:rsidRPr="004111AA">
        <w:t>Authorization: Basic YmhvZ2c6aWdub3JlZA==</w:t>
      </w:r>
    </w:p>
    <w:p w14:paraId="296CBD0A" w14:textId="00CA3BA1" w:rsidR="003B5643" w:rsidRDefault="002A72D9" w:rsidP="003B5643">
      <w:pPr>
        <w:pStyle w:val="BodyTextCont"/>
      </w:pPr>
      <w:r>
        <w:t>Assuming this was successful, send a request to reactivate the task:</w:t>
      </w:r>
    </w:p>
    <w:p w14:paraId="3B756A60" w14:textId="77777777" w:rsidR="002A72D9" w:rsidRPr="00EE41BE" w:rsidRDefault="002A72D9" w:rsidP="002A72D9">
      <w:pPr>
        <w:pStyle w:val="Code"/>
      </w:pPr>
      <w:r w:rsidRPr="00EE41BE">
        <w:t>POST http://localhost:61589/api/v1/tasks/17/reactivations HTTP/1.1</w:t>
      </w:r>
    </w:p>
    <w:p w14:paraId="227ECB01" w14:textId="77777777" w:rsidR="002A72D9" w:rsidRPr="004111AA" w:rsidRDefault="002A72D9" w:rsidP="002A72D9">
      <w:pPr>
        <w:pStyle w:val="Code"/>
      </w:pPr>
      <w:r w:rsidRPr="00EE41BE">
        <w:t>Authorization: Basic YmhvZ2c6aWdub3JlZA==</w:t>
      </w:r>
    </w:p>
    <w:p w14:paraId="75A7A517" w14:textId="62D5FAD0" w:rsidR="002A72D9" w:rsidRDefault="002A72D9" w:rsidP="003B5643">
      <w:pPr>
        <w:pStyle w:val="BodyTextCont"/>
      </w:pPr>
      <w:r>
        <w:t>Nothing new to see here; you should have received a response similar to the response from the first reactivation, above. But now let's look in the application's log file to verify that we are, indeed, auditing the reactivation.</w:t>
      </w:r>
      <w:r w:rsidR="00CD77C9">
        <w:t xml:space="preserve"> Amidst the many lines of </w:t>
      </w:r>
      <w:proofErr w:type="spellStart"/>
      <w:r w:rsidR="00CD77C9" w:rsidRPr="00CD77C9">
        <w:rPr>
          <w:rStyle w:val="CodeInline"/>
        </w:rPr>
        <w:t>SimpleTraceWriter</w:t>
      </w:r>
      <w:proofErr w:type="spellEnd"/>
      <w:r w:rsidR="00CD77C9">
        <w:t>-generated information, you should see something similar to the following:</w:t>
      </w:r>
    </w:p>
    <w:p w14:paraId="62AE488D" w14:textId="77777777" w:rsidR="002A72D9" w:rsidRPr="002A72D9" w:rsidRDefault="002A72D9" w:rsidP="002A72D9">
      <w:pPr>
        <w:pStyle w:val="Code"/>
      </w:pPr>
      <w:r w:rsidRPr="002A72D9">
        <w:t>2014-05-13 12:52:38,990 DEBUG [81] WebApi2Book.Web.Common.Security.UserAuditAttribute - Starting execution...</w:t>
      </w:r>
    </w:p>
    <w:p w14:paraId="0C64C763" w14:textId="53223D70" w:rsidR="002A72D9" w:rsidRDefault="002A72D9" w:rsidP="002A72D9">
      <w:pPr>
        <w:pStyle w:val="Code"/>
      </w:pPr>
      <w:r w:rsidRPr="002A72D9">
        <w:t>2014-05-13 12:52:38,990 INFO  [82] WebApi2Book.Web.Common.Security.UserAuditAttribute - Action being executed by user=bhogg</w:t>
      </w:r>
    </w:p>
    <w:p w14:paraId="505AB249" w14:textId="021CC2A8" w:rsidR="002A72D9" w:rsidRDefault="002A72D9" w:rsidP="002A72D9">
      <w:pPr>
        <w:pStyle w:val="Code"/>
      </w:pPr>
      <w:r w:rsidRPr="002A72D9">
        <w:t>2014-05-13 12:52:42,068 INFO  [82] WebApi2Book.Web.Common.Security.UserAuditAttribute - Action executed by user=bhogg</w:t>
      </w:r>
    </w:p>
    <w:p w14:paraId="4B9CDECE" w14:textId="13FDA353" w:rsidR="003B5643" w:rsidRDefault="00CD77C9" w:rsidP="00AB008E">
      <w:pPr>
        <w:pStyle w:val="BodyTextCont"/>
      </w:pPr>
      <w:r>
        <w:t xml:space="preserve">And that's it. By leveraging ASP.NET Web API's improved </w:t>
      </w:r>
      <w:proofErr w:type="spellStart"/>
      <w:r>
        <w:t>async</w:t>
      </w:r>
      <w:proofErr w:type="spellEnd"/>
      <w:r>
        <w:t xml:space="preserve"> filter support, we have easily and non-invasively provided auditing for task reactivation.</w:t>
      </w:r>
      <w:r w:rsidR="009B7E75">
        <w:t xml:space="preserve"> Before we conclude this section, note how processing switched from thread #81 to thread #82. This </w:t>
      </w:r>
      <w:r w:rsidR="00AB008E">
        <w:t xml:space="preserve">helps illustrate </w:t>
      </w:r>
      <w:r w:rsidR="009B7E75">
        <w:t xml:space="preserve">why </w:t>
      </w:r>
      <w:r w:rsidR="00AB008E">
        <w:t xml:space="preserve">we always need to ensure that the principal is associated with the </w:t>
      </w:r>
      <w:proofErr w:type="spellStart"/>
      <w:r w:rsidR="00AB008E">
        <w:t>HttpContext</w:t>
      </w:r>
      <w:proofErr w:type="spellEnd"/>
      <w:r w:rsidR="00AB008E">
        <w:t xml:space="preserve">, as mentioned in the </w:t>
      </w:r>
      <w:r w:rsidR="00AB008E" w:rsidRPr="00AB008E">
        <w:rPr>
          <w:rStyle w:val="Emphasis"/>
        </w:rPr>
        <w:t>A Message Handler to Support HTTP Basic Authentication</w:t>
      </w:r>
      <w:r w:rsidR="00AB008E">
        <w:t xml:space="preserve"> section</w:t>
      </w:r>
      <w:r w:rsidR="009221A9">
        <w:t>, and not just the thread principal</w:t>
      </w:r>
      <w:r w:rsidR="00AB008E">
        <w:t>.</w:t>
      </w:r>
    </w:p>
    <w:p w14:paraId="7D923F94" w14:textId="613EF431" w:rsidR="002A4FAE" w:rsidRDefault="00C31E9A" w:rsidP="00C31E9A">
      <w:pPr>
        <w:pStyle w:val="Heading1"/>
      </w:pPr>
      <w:r>
        <w:t>GET a Task</w:t>
      </w:r>
    </w:p>
    <w:p w14:paraId="2284E1B0" w14:textId="4EE671C4" w:rsidR="00E527EF" w:rsidRDefault="007643BC" w:rsidP="007643BC">
      <w:pPr>
        <w:pStyle w:val="BodyTextFirst"/>
      </w:pPr>
      <w:r>
        <w:t>The last scenario we'll implement in this chapter involves retriev</w:t>
      </w:r>
      <w:r w:rsidR="00E527EF">
        <w:t>ing data for a particular task:</w:t>
      </w:r>
    </w:p>
    <w:p w14:paraId="35175B27" w14:textId="55100A80" w:rsidR="00E527EF" w:rsidRDefault="00E527EF" w:rsidP="00E527EF">
      <w:pPr>
        <w:pStyle w:val="TableCaption"/>
      </w:pPr>
      <w:r>
        <w:t>Table 6-5. Get a task</w:t>
      </w:r>
    </w:p>
    <w:tbl>
      <w:tblPr>
        <w:tblStyle w:val="TableGridLight"/>
        <w:tblW w:w="8725" w:type="dxa"/>
        <w:tblLayout w:type="fixed"/>
        <w:tblLook w:val="04A0" w:firstRow="1" w:lastRow="0" w:firstColumn="1" w:lastColumn="0" w:noHBand="0" w:noVBand="1"/>
      </w:tblPr>
      <w:tblGrid>
        <w:gridCol w:w="3235"/>
        <w:gridCol w:w="1080"/>
        <w:gridCol w:w="4410"/>
      </w:tblGrid>
      <w:tr w:rsidR="00E527EF" w14:paraId="13EF4F8D" w14:textId="77777777" w:rsidTr="00E527EF">
        <w:tc>
          <w:tcPr>
            <w:tcW w:w="3235" w:type="dxa"/>
          </w:tcPr>
          <w:p w14:paraId="27F1848B" w14:textId="77777777" w:rsidR="00E527EF" w:rsidRPr="00E527EF" w:rsidRDefault="00E527EF" w:rsidP="00E527EF">
            <w:pPr>
              <w:pStyle w:val="TableHead"/>
            </w:pPr>
            <w:r>
              <w:t>URI</w:t>
            </w:r>
          </w:p>
        </w:tc>
        <w:tc>
          <w:tcPr>
            <w:tcW w:w="1080" w:type="dxa"/>
          </w:tcPr>
          <w:p w14:paraId="77769AB0" w14:textId="77777777" w:rsidR="00E527EF" w:rsidRPr="00E527EF" w:rsidRDefault="00E527EF" w:rsidP="00E527EF">
            <w:pPr>
              <w:pStyle w:val="TableHead"/>
            </w:pPr>
            <w:r>
              <w:t>Verb</w:t>
            </w:r>
          </w:p>
        </w:tc>
        <w:tc>
          <w:tcPr>
            <w:tcW w:w="4410" w:type="dxa"/>
          </w:tcPr>
          <w:p w14:paraId="1C195C1C" w14:textId="77777777" w:rsidR="00E527EF" w:rsidRPr="00E527EF" w:rsidRDefault="00E527EF" w:rsidP="00E527EF">
            <w:pPr>
              <w:pStyle w:val="TableHead"/>
            </w:pPr>
            <w:r>
              <w:t>Description</w:t>
            </w:r>
          </w:p>
        </w:tc>
      </w:tr>
      <w:tr w:rsidR="00E527EF" w14:paraId="36FE0B7C" w14:textId="77777777" w:rsidTr="00E527EF">
        <w:trPr>
          <w:trHeight w:val="468"/>
        </w:trPr>
        <w:tc>
          <w:tcPr>
            <w:tcW w:w="3235" w:type="dxa"/>
          </w:tcPr>
          <w:p w14:paraId="4B85224E" w14:textId="77777777" w:rsidR="00E527EF" w:rsidRPr="00E527EF" w:rsidRDefault="00E527EF" w:rsidP="00E527EF">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w:t>
            </w:r>
          </w:p>
        </w:tc>
        <w:tc>
          <w:tcPr>
            <w:tcW w:w="1080" w:type="dxa"/>
          </w:tcPr>
          <w:p w14:paraId="4D81DD22" w14:textId="77777777" w:rsidR="00E527EF" w:rsidRPr="00E527EF" w:rsidRDefault="00E527EF" w:rsidP="00E527EF">
            <w:pPr>
              <w:pStyle w:val="TableText"/>
            </w:pPr>
            <w:r>
              <w:t>GET</w:t>
            </w:r>
          </w:p>
        </w:tc>
        <w:tc>
          <w:tcPr>
            <w:tcW w:w="4410" w:type="dxa"/>
          </w:tcPr>
          <w:p w14:paraId="0A0D302E" w14:textId="77777777" w:rsidR="00E527EF" w:rsidRPr="00E527EF" w:rsidRDefault="00E527EF" w:rsidP="00E527EF">
            <w:pPr>
              <w:pStyle w:val="TableText"/>
            </w:pPr>
            <w:r>
              <w:t>Gets the details for a single task</w:t>
            </w:r>
          </w:p>
        </w:tc>
      </w:tr>
    </w:tbl>
    <w:p w14:paraId="79A75673" w14:textId="77777777" w:rsidR="00E527EF" w:rsidRDefault="00E527EF" w:rsidP="00E527EF">
      <w:pPr>
        <w:pStyle w:val="BodyTextCont"/>
      </w:pPr>
    </w:p>
    <w:p w14:paraId="4DCAC53C" w14:textId="292CA07B" w:rsidR="00C31E9A" w:rsidRDefault="007643BC" w:rsidP="00E527EF">
      <w:pPr>
        <w:pStyle w:val="BodyTextCont"/>
      </w:pPr>
      <w:r>
        <w:lastRenderedPageBreak/>
        <w:t xml:space="preserve">We'll restrict the operation </w:t>
      </w:r>
      <w:r w:rsidR="00175017">
        <w:t xml:space="preserve">itself </w:t>
      </w:r>
      <w:r>
        <w:t xml:space="preserve">to </w:t>
      </w:r>
      <w:r w:rsidR="009E071F">
        <w:t xml:space="preserve">users who are at least </w:t>
      </w:r>
      <w:r>
        <w:t xml:space="preserve">junior workers </w:t>
      </w:r>
      <w:r w:rsidR="00175017">
        <w:t>through the use of</w:t>
      </w:r>
      <w:r>
        <w:t xml:space="preserve"> an authorization filter, </w:t>
      </w:r>
      <w:r w:rsidR="00175017">
        <w:t xml:space="preserve">and </w:t>
      </w:r>
      <w:r>
        <w:t xml:space="preserve">we'll also </w:t>
      </w:r>
      <w:r w:rsidR="00175017">
        <w:t xml:space="preserve">implement a message handler to remove </w:t>
      </w:r>
      <w:r w:rsidR="00C31E9A">
        <w:t xml:space="preserve">sensitive data from </w:t>
      </w:r>
      <w:r>
        <w:t xml:space="preserve">the </w:t>
      </w:r>
      <w:r w:rsidR="00C31E9A">
        <w:t>response</w:t>
      </w:r>
      <w:r>
        <w:t xml:space="preserve"> for users that </w:t>
      </w:r>
      <w:r w:rsidR="009E071F">
        <w:t>are not members of the</w:t>
      </w:r>
      <w:r>
        <w:t xml:space="preserve"> </w:t>
      </w:r>
      <w:r w:rsidR="00274CEE">
        <w:t>s</w:t>
      </w:r>
      <w:r w:rsidR="00C31E9A">
        <w:t>enior</w:t>
      </w:r>
      <w:r w:rsidR="00274CEE">
        <w:t xml:space="preserve"> w</w:t>
      </w:r>
      <w:r w:rsidR="00C31E9A">
        <w:t>orker role</w:t>
      </w:r>
      <w:r>
        <w:t>.</w:t>
      </w:r>
      <w:r w:rsidR="00175017">
        <w:t xml:space="preserve"> </w:t>
      </w:r>
      <w:r w:rsidR="00E527EF">
        <w:t>So much to do - l</w:t>
      </w:r>
      <w:r w:rsidR="00175017">
        <w:t>et's get started!</w:t>
      </w:r>
    </w:p>
    <w:p w14:paraId="24BEE531" w14:textId="7FB6E61A" w:rsidR="00175017" w:rsidRDefault="00131858" w:rsidP="00E527EF">
      <w:pPr>
        <w:pStyle w:val="BodyTextCont"/>
      </w:pPr>
      <w:r>
        <w:t>Keeping with our bottom-up</w:t>
      </w:r>
      <w:r w:rsidR="00EA4849">
        <w:t>, thin-controller</w:t>
      </w:r>
      <w:r>
        <w:t xml:space="preserve"> approach, we'll begin by adding </w:t>
      </w:r>
      <w:r w:rsidR="00E527EF">
        <w:t xml:space="preserve">the class that </w:t>
      </w:r>
      <w:r w:rsidR="00EA4849">
        <w:t xml:space="preserve">the </w:t>
      </w:r>
      <w:r w:rsidR="00E527EF">
        <w:t xml:space="preserve">controller </w:t>
      </w:r>
      <w:r w:rsidR="00EA4849">
        <w:t>delegates its work to</w:t>
      </w:r>
      <w:r>
        <w:t>:</w:t>
      </w:r>
    </w:p>
    <w:p w14:paraId="14961B5E" w14:textId="6CC88B8F" w:rsidR="00131858" w:rsidRDefault="00EA4849" w:rsidP="00131858">
      <w:pPr>
        <w:pStyle w:val="CodeCaption"/>
      </w:pPr>
      <w:r w:rsidRPr="00EA4849">
        <w:t>ITaskByIdInquiryProcessor</w:t>
      </w:r>
      <w:r>
        <w:t xml:space="preserve"> </w:t>
      </w:r>
      <w:r w:rsidR="00131858">
        <w:t>Interface</w:t>
      </w:r>
    </w:p>
    <w:p w14:paraId="27ADCC67" w14:textId="77777777" w:rsidR="00EA4849" w:rsidRPr="00EA4849" w:rsidRDefault="00EA4849" w:rsidP="00EA4849">
      <w:pPr>
        <w:pStyle w:val="Code"/>
      </w:pPr>
      <w:r w:rsidRPr="00EA4849">
        <w:t>using WebApi2Book.Web.Api.Models;</w:t>
      </w:r>
    </w:p>
    <w:p w14:paraId="51875BD1" w14:textId="77777777" w:rsidR="00EA4849" w:rsidRPr="00EA4849" w:rsidRDefault="00EA4849" w:rsidP="00EA4849">
      <w:pPr>
        <w:pStyle w:val="Code"/>
      </w:pPr>
    </w:p>
    <w:p w14:paraId="50DA36F1" w14:textId="77777777" w:rsidR="00EA4849" w:rsidRPr="00EA4849" w:rsidRDefault="00EA4849" w:rsidP="00EA4849">
      <w:pPr>
        <w:pStyle w:val="Code"/>
      </w:pPr>
      <w:r w:rsidRPr="00EA4849">
        <w:t>namespace WebApi2Book.Web.Api.InquiryProcessing</w:t>
      </w:r>
    </w:p>
    <w:p w14:paraId="5E7AA978" w14:textId="77777777" w:rsidR="00EA4849" w:rsidRPr="00EA4849" w:rsidRDefault="00EA4849" w:rsidP="00EA4849">
      <w:pPr>
        <w:pStyle w:val="Code"/>
      </w:pPr>
      <w:r w:rsidRPr="00EA4849">
        <w:t>{</w:t>
      </w:r>
    </w:p>
    <w:p w14:paraId="22C44C58" w14:textId="77777777" w:rsidR="00EA4849" w:rsidRPr="00EA4849" w:rsidRDefault="00EA4849" w:rsidP="00EA4849">
      <w:pPr>
        <w:pStyle w:val="Code"/>
      </w:pPr>
      <w:r w:rsidRPr="00EA4849">
        <w:t xml:space="preserve">    public interface ITaskByIdInquiryProcessor</w:t>
      </w:r>
    </w:p>
    <w:p w14:paraId="5FB18716" w14:textId="77777777" w:rsidR="00EA4849" w:rsidRPr="00EA4849" w:rsidRDefault="00EA4849" w:rsidP="00EA4849">
      <w:pPr>
        <w:pStyle w:val="Code"/>
      </w:pPr>
      <w:r w:rsidRPr="00EA4849">
        <w:t xml:space="preserve">    {</w:t>
      </w:r>
    </w:p>
    <w:p w14:paraId="38983CE5" w14:textId="77777777" w:rsidR="00EA4849" w:rsidRPr="00EA4849" w:rsidRDefault="00EA4849" w:rsidP="00EA4849">
      <w:pPr>
        <w:pStyle w:val="Code"/>
      </w:pPr>
      <w:r w:rsidRPr="00EA4849">
        <w:t xml:space="preserve">        Task GetTask(long taskId);</w:t>
      </w:r>
    </w:p>
    <w:p w14:paraId="4364F83B" w14:textId="77777777" w:rsidR="00EA4849" w:rsidRPr="00EA4849" w:rsidRDefault="00EA4849" w:rsidP="00EA4849">
      <w:pPr>
        <w:pStyle w:val="Code"/>
      </w:pPr>
      <w:r w:rsidRPr="00EA4849">
        <w:t xml:space="preserve">    }</w:t>
      </w:r>
    </w:p>
    <w:p w14:paraId="2BAE0DC2" w14:textId="1393BD83" w:rsidR="00131858" w:rsidRDefault="00EA4849" w:rsidP="00EA4849">
      <w:pPr>
        <w:pStyle w:val="Code"/>
      </w:pPr>
      <w:r w:rsidRPr="00EA4849">
        <w:t>}</w:t>
      </w:r>
    </w:p>
    <w:p w14:paraId="25DA0868" w14:textId="5433AA22" w:rsidR="00EA4849" w:rsidRDefault="00EA4849" w:rsidP="00EA4849">
      <w:pPr>
        <w:pStyle w:val="CodeCaption"/>
      </w:pPr>
      <w:r>
        <w:t>TaskByIdInquiryProcessor Class</w:t>
      </w:r>
    </w:p>
    <w:p w14:paraId="680D9AEC" w14:textId="77777777" w:rsidR="00EA4849" w:rsidRPr="00EA4849" w:rsidRDefault="00EA4849" w:rsidP="00EA4849">
      <w:pPr>
        <w:pStyle w:val="Code"/>
      </w:pPr>
      <w:r w:rsidRPr="00EA4849">
        <w:t>using WebApi2Book.Common.TypeMapping;</w:t>
      </w:r>
    </w:p>
    <w:p w14:paraId="707E420F" w14:textId="77777777" w:rsidR="004B44A7" w:rsidRPr="004B44A7" w:rsidRDefault="004B44A7" w:rsidP="004B44A7">
      <w:pPr>
        <w:pStyle w:val="Code"/>
      </w:pPr>
      <w:r w:rsidRPr="004B44A7">
        <w:t>using WebApi2Book.Data;</w:t>
      </w:r>
    </w:p>
    <w:p w14:paraId="6CFD3FF9" w14:textId="5269E607" w:rsidR="00EA4849" w:rsidRPr="00EA4849" w:rsidRDefault="00EA4849" w:rsidP="004B44A7">
      <w:pPr>
        <w:pStyle w:val="Code"/>
      </w:pPr>
      <w:r w:rsidRPr="00EA4849">
        <w:t>using WebApi2Book.Data.Exceptions;</w:t>
      </w:r>
    </w:p>
    <w:p w14:paraId="003665AE" w14:textId="77777777" w:rsidR="00EA4849" w:rsidRPr="00EA4849" w:rsidRDefault="00EA4849" w:rsidP="00EA4849">
      <w:pPr>
        <w:pStyle w:val="Code"/>
      </w:pPr>
      <w:r w:rsidRPr="00EA4849">
        <w:t>using WebApi2Book.Web.Api.Models;</w:t>
      </w:r>
    </w:p>
    <w:p w14:paraId="41E76FF8" w14:textId="77777777" w:rsidR="00EA4849" w:rsidRPr="00EA4849" w:rsidRDefault="00EA4849" w:rsidP="00EA4849">
      <w:pPr>
        <w:pStyle w:val="Code"/>
      </w:pPr>
    </w:p>
    <w:p w14:paraId="66BF59EE" w14:textId="77777777" w:rsidR="00EA4849" w:rsidRPr="00EA4849" w:rsidRDefault="00EA4849" w:rsidP="00EA4849">
      <w:pPr>
        <w:pStyle w:val="Code"/>
      </w:pPr>
      <w:r w:rsidRPr="00EA4849">
        <w:t>namespace WebApi2Book.Web.Api.InquiryProcessing</w:t>
      </w:r>
    </w:p>
    <w:p w14:paraId="55E9E9B5" w14:textId="77777777" w:rsidR="00EA4849" w:rsidRPr="00EA4849" w:rsidRDefault="00EA4849" w:rsidP="00EA4849">
      <w:pPr>
        <w:pStyle w:val="Code"/>
      </w:pPr>
      <w:r w:rsidRPr="00EA4849">
        <w:t>{</w:t>
      </w:r>
    </w:p>
    <w:p w14:paraId="09B7B453" w14:textId="77777777" w:rsidR="00EA4849" w:rsidRPr="00EA4849" w:rsidRDefault="00EA4849" w:rsidP="00EA4849">
      <w:pPr>
        <w:pStyle w:val="Code"/>
      </w:pPr>
      <w:r w:rsidRPr="00EA4849">
        <w:t xml:space="preserve">    public class TaskByIdInquiryProcessor : ITaskByIdInquiryProcessor</w:t>
      </w:r>
    </w:p>
    <w:p w14:paraId="678D9962" w14:textId="77777777" w:rsidR="00EA4849" w:rsidRPr="00EA4849" w:rsidRDefault="00EA4849" w:rsidP="00EA4849">
      <w:pPr>
        <w:pStyle w:val="Code"/>
      </w:pPr>
      <w:r w:rsidRPr="00EA4849">
        <w:t xml:space="preserve">    {</w:t>
      </w:r>
    </w:p>
    <w:p w14:paraId="3E423E83" w14:textId="77777777" w:rsidR="00EA4849" w:rsidRPr="00EA4849" w:rsidRDefault="00EA4849" w:rsidP="00EA4849">
      <w:pPr>
        <w:pStyle w:val="Code"/>
      </w:pPr>
      <w:r w:rsidRPr="00EA4849">
        <w:t xml:space="preserve">        private readonly IAutoMapper _autoMapper;</w:t>
      </w:r>
    </w:p>
    <w:p w14:paraId="0E64EF60" w14:textId="77777777" w:rsidR="00EA4849" w:rsidRPr="00EA4849" w:rsidRDefault="00EA4849" w:rsidP="00EA4849">
      <w:pPr>
        <w:pStyle w:val="Code"/>
      </w:pPr>
      <w:r w:rsidRPr="00EA4849">
        <w:t xml:space="preserve">        private readonly ITaskByIdQueryProcessor _queryProcessor;</w:t>
      </w:r>
    </w:p>
    <w:p w14:paraId="513FE9CD" w14:textId="77777777" w:rsidR="00EA4849" w:rsidRPr="00EA4849" w:rsidRDefault="00EA4849" w:rsidP="00EA4849">
      <w:pPr>
        <w:pStyle w:val="Code"/>
      </w:pPr>
    </w:p>
    <w:p w14:paraId="1BF93298" w14:textId="77777777" w:rsidR="00EA4849" w:rsidRPr="00EA4849" w:rsidRDefault="00EA4849" w:rsidP="00EA4849">
      <w:pPr>
        <w:pStyle w:val="Code"/>
      </w:pPr>
      <w:r w:rsidRPr="00EA4849">
        <w:t xml:space="preserve">        public TaskByIdInquiryProcessor(ITaskByIdQueryProcessor queryProcessor, IAutoMapper autoMapper)</w:t>
      </w:r>
    </w:p>
    <w:p w14:paraId="4216B1E2" w14:textId="77777777" w:rsidR="00EA4849" w:rsidRPr="00EA4849" w:rsidRDefault="00EA4849" w:rsidP="00EA4849">
      <w:pPr>
        <w:pStyle w:val="Code"/>
      </w:pPr>
      <w:r w:rsidRPr="00EA4849">
        <w:t xml:space="preserve">        {</w:t>
      </w:r>
    </w:p>
    <w:p w14:paraId="7BB2FB92" w14:textId="77777777" w:rsidR="00EA4849" w:rsidRPr="00EA4849" w:rsidRDefault="00EA4849" w:rsidP="00EA4849">
      <w:pPr>
        <w:pStyle w:val="Code"/>
      </w:pPr>
      <w:r w:rsidRPr="00EA4849">
        <w:t xml:space="preserve">            _queryProcessor = queryProcessor;</w:t>
      </w:r>
    </w:p>
    <w:p w14:paraId="1C6A1364" w14:textId="77777777" w:rsidR="00EA4849" w:rsidRPr="00EA4849" w:rsidRDefault="00EA4849" w:rsidP="00EA4849">
      <w:pPr>
        <w:pStyle w:val="Code"/>
      </w:pPr>
      <w:r w:rsidRPr="00EA4849">
        <w:t xml:space="preserve">            _autoMapper = autoMapper;</w:t>
      </w:r>
    </w:p>
    <w:p w14:paraId="2C76A6D7" w14:textId="77777777" w:rsidR="00EA4849" w:rsidRPr="00EA4849" w:rsidRDefault="00EA4849" w:rsidP="00EA4849">
      <w:pPr>
        <w:pStyle w:val="Code"/>
      </w:pPr>
      <w:r w:rsidRPr="00EA4849">
        <w:t xml:space="preserve">        }</w:t>
      </w:r>
    </w:p>
    <w:p w14:paraId="5EEB52D5" w14:textId="77777777" w:rsidR="00EA4849" w:rsidRPr="00EA4849" w:rsidRDefault="00EA4849" w:rsidP="00EA4849">
      <w:pPr>
        <w:pStyle w:val="Code"/>
      </w:pPr>
    </w:p>
    <w:p w14:paraId="04D58F39" w14:textId="77777777" w:rsidR="00EA4849" w:rsidRPr="00EA4849" w:rsidRDefault="00EA4849" w:rsidP="00EA4849">
      <w:pPr>
        <w:pStyle w:val="Code"/>
      </w:pPr>
      <w:r w:rsidRPr="00EA4849">
        <w:t xml:space="preserve">        public Task GetTask(long taskId)</w:t>
      </w:r>
    </w:p>
    <w:p w14:paraId="0FE42905" w14:textId="77777777" w:rsidR="00EA4849" w:rsidRPr="00EA4849" w:rsidRDefault="00EA4849" w:rsidP="00EA4849">
      <w:pPr>
        <w:pStyle w:val="Code"/>
      </w:pPr>
      <w:r w:rsidRPr="00EA4849">
        <w:t xml:space="preserve">        {</w:t>
      </w:r>
    </w:p>
    <w:p w14:paraId="3F0657D8" w14:textId="77777777" w:rsidR="00EA4849" w:rsidRPr="00EA4849" w:rsidRDefault="00EA4849" w:rsidP="00EA4849">
      <w:pPr>
        <w:pStyle w:val="Code"/>
      </w:pPr>
      <w:r w:rsidRPr="00EA4849">
        <w:t xml:space="preserve">            var taskEntity = _queryProcessor.GetTask(taskId);</w:t>
      </w:r>
    </w:p>
    <w:p w14:paraId="7164C7B1" w14:textId="77777777" w:rsidR="00EA4849" w:rsidRPr="00EA4849" w:rsidRDefault="00EA4849" w:rsidP="00EA4849">
      <w:pPr>
        <w:pStyle w:val="Code"/>
      </w:pPr>
      <w:r w:rsidRPr="00EA4849">
        <w:t xml:space="preserve">            if (taskEntity == null)</w:t>
      </w:r>
    </w:p>
    <w:p w14:paraId="424DC36B" w14:textId="77777777" w:rsidR="00EA4849" w:rsidRPr="00EA4849" w:rsidRDefault="00EA4849" w:rsidP="00EA4849">
      <w:pPr>
        <w:pStyle w:val="Code"/>
      </w:pPr>
      <w:r w:rsidRPr="00EA4849">
        <w:t xml:space="preserve">            {</w:t>
      </w:r>
    </w:p>
    <w:p w14:paraId="3C4EABED" w14:textId="77777777" w:rsidR="00EA4849" w:rsidRPr="00EA4849" w:rsidRDefault="00EA4849" w:rsidP="00EA4849">
      <w:pPr>
        <w:pStyle w:val="Code"/>
      </w:pPr>
      <w:r w:rsidRPr="00EA4849">
        <w:t xml:space="preserve">                throw new RootObjectNotFoundException("Task not found");</w:t>
      </w:r>
    </w:p>
    <w:p w14:paraId="31266496" w14:textId="77777777" w:rsidR="00EA4849" w:rsidRPr="00EA4849" w:rsidRDefault="00EA4849" w:rsidP="00EA4849">
      <w:pPr>
        <w:pStyle w:val="Code"/>
      </w:pPr>
      <w:r w:rsidRPr="00EA4849">
        <w:t xml:space="preserve">            }</w:t>
      </w:r>
    </w:p>
    <w:p w14:paraId="28ED9EE4" w14:textId="77777777" w:rsidR="00EA4849" w:rsidRPr="00EA4849" w:rsidRDefault="00EA4849" w:rsidP="00EA4849">
      <w:pPr>
        <w:pStyle w:val="Code"/>
      </w:pPr>
    </w:p>
    <w:p w14:paraId="3EF566D9" w14:textId="77777777" w:rsidR="00EA4849" w:rsidRPr="00EA4849" w:rsidRDefault="00EA4849" w:rsidP="00EA4849">
      <w:pPr>
        <w:pStyle w:val="Code"/>
      </w:pPr>
      <w:r w:rsidRPr="00EA4849">
        <w:t xml:space="preserve">            var task = _autoMapper.Map&lt;Task&gt;(taskEntity);</w:t>
      </w:r>
    </w:p>
    <w:p w14:paraId="67775A63" w14:textId="77777777" w:rsidR="00EA4849" w:rsidRPr="00EA4849" w:rsidRDefault="00EA4849" w:rsidP="00EA4849">
      <w:pPr>
        <w:pStyle w:val="Code"/>
      </w:pPr>
    </w:p>
    <w:p w14:paraId="68D373B6" w14:textId="77777777" w:rsidR="00EA4849" w:rsidRPr="00EA4849" w:rsidRDefault="00EA4849" w:rsidP="00EA4849">
      <w:pPr>
        <w:pStyle w:val="Code"/>
      </w:pPr>
      <w:r w:rsidRPr="00EA4849">
        <w:lastRenderedPageBreak/>
        <w:t xml:space="preserve">            return task;</w:t>
      </w:r>
    </w:p>
    <w:p w14:paraId="130AEE9A" w14:textId="77777777" w:rsidR="00EA4849" w:rsidRPr="00EA4849" w:rsidRDefault="00EA4849" w:rsidP="00EA4849">
      <w:pPr>
        <w:pStyle w:val="Code"/>
      </w:pPr>
      <w:r w:rsidRPr="00EA4849">
        <w:t xml:space="preserve">        }</w:t>
      </w:r>
    </w:p>
    <w:p w14:paraId="2570497D" w14:textId="77777777" w:rsidR="00EA4849" w:rsidRPr="00EA4849" w:rsidRDefault="00EA4849" w:rsidP="00EA4849">
      <w:pPr>
        <w:pStyle w:val="Code"/>
      </w:pPr>
      <w:r w:rsidRPr="00EA4849">
        <w:t xml:space="preserve">    }</w:t>
      </w:r>
    </w:p>
    <w:p w14:paraId="38815200" w14:textId="5FBFF515" w:rsidR="00EA4849" w:rsidRDefault="00EA4849" w:rsidP="00EA4849">
      <w:pPr>
        <w:pStyle w:val="Code"/>
      </w:pPr>
      <w:r w:rsidRPr="00EA4849">
        <w:t>}</w:t>
      </w:r>
    </w:p>
    <w:p w14:paraId="271835EE" w14:textId="77777777" w:rsidR="00EA4849" w:rsidRDefault="00EA4849" w:rsidP="00EA4849">
      <w:pPr>
        <w:pStyle w:val="CodeCaption"/>
      </w:pPr>
      <w:r>
        <w:t xml:space="preserve">Dependency Configuration (add to bottom of </w:t>
      </w:r>
      <w:r w:rsidRPr="00E56F99">
        <w:rPr>
          <w:rStyle w:val="CodeInline"/>
        </w:rPr>
        <w:t>NinjectConfigurator.AddBindings</w:t>
      </w:r>
      <w:r>
        <w:t>)</w:t>
      </w:r>
    </w:p>
    <w:p w14:paraId="66D9A0A8" w14:textId="20BD6A5A" w:rsidR="00EA4849" w:rsidRPr="00F62B11" w:rsidRDefault="00EA4849" w:rsidP="00EA4849">
      <w:pPr>
        <w:pStyle w:val="Code"/>
      </w:pPr>
      <w:r w:rsidRPr="00EA4849">
        <w:t>container.Bind&lt;ITaskByIdInquiryProcessor&gt;().To&lt;TaskByIdInquiryProcessor&gt;().InRequestScope();</w:t>
      </w:r>
    </w:p>
    <w:p w14:paraId="64845967" w14:textId="77777777" w:rsidR="009B7E75" w:rsidRDefault="008B6A06" w:rsidP="00C94F58">
      <w:pPr>
        <w:pStyle w:val="BodyTextCont"/>
      </w:pPr>
      <w:r>
        <w:t xml:space="preserve">It doesn't get much easier than that. </w:t>
      </w:r>
      <w:proofErr w:type="spellStart"/>
      <w:r w:rsidRPr="008B6A06">
        <w:rPr>
          <w:rStyle w:val="CodeInline"/>
        </w:rPr>
        <w:t>GetTask</w:t>
      </w:r>
      <w:proofErr w:type="spellEnd"/>
      <w:r>
        <w:t xml:space="preserve"> uses the </w:t>
      </w:r>
      <w:proofErr w:type="spellStart"/>
      <w:r w:rsidRPr="008B6A06">
        <w:rPr>
          <w:rStyle w:val="CodeInline"/>
        </w:rPr>
        <w:t>ITaskByIdQueryProcessor</w:t>
      </w:r>
      <w:proofErr w:type="spellEnd"/>
      <w:r>
        <w:t xml:space="preserve"> (which we added in the Activate a Task section, above) to fetch the entity. Then it uses the </w:t>
      </w:r>
      <w:proofErr w:type="spellStart"/>
      <w:r w:rsidRPr="008B6A06">
        <w:rPr>
          <w:rStyle w:val="CodeInline"/>
        </w:rPr>
        <w:t>IAutoMapper</w:t>
      </w:r>
      <w:proofErr w:type="spellEnd"/>
      <w:r>
        <w:t xml:space="preserve"> to transfer the data to a service model object that can be returned in the response.</w:t>
      </w:r>
    </w:p>
    <w:p w14:paraId="0B762140" w14:textId="349744EE" w:rsidR="00335AC3" w:rsidRDefault="009B7E75" w:rsidP="00BC26C4">
      <w:pPr>
        <w:pStyle w:val="BodyTextCont"/>
      </w:pPr>
      <w:r>
        <w:t xml:space="preserve">To complete the basic scenario, add the </w:t>
      </w:r>
      <w:r w:rsidR="00976A29">
        <w:t xml:space="preserve">new </w:t>
      </w:r>
      <w:proofErr w:type="spellStart"/>
      <w:r w:rsidR="00976A29" w:rsidRPr="007D78A7">
        <w:rPr>
          <w:rStyle w:val="CodeInline"/>
        </w:rPr>
        <w:t>GetTask</w:t>
      </w:r>
      <w:proofErr w:type="spellEnd"/>
      <w:r w:rsidR="00976A29">
        <w:t xml:space="preserve"> method </w:t>
      </w:r>
      <w:r>
        <w:t xml:space="preserve">to the </w:t>
      </w:r>
      <w:proofErr w:type="spellStart"/>
      <w:r w:rsidRPr="009B7E75">
        <w:rPr>
          <w:rStyle w:val="CodeInline"/>
        </w:rPr>
        <w:t>TasksController</w:t>
      </w:r>
      <w:proofErr w:type="spellEnd"/>
      <w:r w:rsidR="00976A29" w:rsidRPr="007D78A7">
        <w:rPr>
          <w:rStyle w:val="CodeInline"/>
          <w:rFonts w:ascii="Utopia" w:hAnsi="Utopia"/>
        </w:rPr>
        <w:t>, which should now appear as</w:t>
      </w:r>
      <w:r w:rsidRPr="00BC26C4">
        <w:t>…</w:t>
      </w:r>
    </w:p>
    <w:p w14:paraId="4A3D884B" w14:textId="77777777" w:rsidR="005F7510" w:rsidRPr="00BC26C4" w:rsidRDefault="005F7510" w:rsidP="00BC26C4">
      <w:pPr>
        <w:pStyle w:val="BodyTextCont"/>
      </w:pPr>
    </w:p>
    <w:p w14:paraId="68E94D94" w14:textId="77777777" w:rsidR="005F7510" w:rsidRPr="005F7510" w:rsidRDefault="005F7510" w:rsidP="007D78A7">
      <w:pPr>
        <w:pStyle w:val="Code"/>
        <w:rPr>
          <w:highlight w:val="white"/>
        </w:rPr>
      </w:pPr>
      <w:r w:rsidRPr="005F7510">
        <w:rPr>
          <w:highlight w:val="white"/>
        </w:rPr>
        <w:t>using System.Net.Http;</w:t>
      </w:r>
    </w:p>
    <w:p w14:paraId="59521D27" w14:textId="77777777" w:rsidR="005F7510" w:rsidRPr="005F7510" w:rsidRDefault="005F7510" w:rsidP="007D78A7">
      <w:pPr>
        <w:pStyle w:val="Code"/>
        <w:rPr>
          <w:highlight w:val="white"/>
        </w:rPr>
      </w:pPr>
      <w:r w:rsidRPr="005F7510">
        <w:rPr>
          <w:highlight w:val="white"/>
        </w:rPr>
        <w:t>using System.Web.Http;</w:t>
      </w:r>
    </w:p>
    <w:p w14:paraId="3E353AB5" w14:textId="77777777" w:rsidR="005F7510" w:rsidRPr="005F7510" w:rsidRDefault="005F7510" w:rsidP="007D78A7">
      <w:pPr>
        <w:pStyle w:val="Code"/>
        <w:rPr>
          <w:highlight w:val="white"/>
        </w:rPr>
      </w:pPr>
      <w:r w:rsidRPr="005F7510">
        <w:rPr>
          <w:highlight w:val="white"/>
        </w:rPr>
        <w:t>using WebApi2Book.Common;</w:t>
      </w:r>
    </w:p>
    <w:p w14:paraId="1B1A0DEB" w14:textId="77777777" w:rsidR="005F7510" w:rsidRPr="005F7510" w:rsidRDefault="005F7510" w:rsidP="007D78A7">
      <w:pPr>
        <w:pStyle w:val="Code"/>
        <w:rPr>
          <w:highlight w:val="white"/>
        </w:rPr>
      </w:pPr>
      <w:r w:rsidRPr="005F7510">
        <w:rPr>
          <w:highlight w:val="white"/>
        </w:rPr>
        <w:t>using WebApi2Book.Web.Api.InquiryProcessing;</w:t>
      </w:r>
    </w:p>
    <w:p w14:paraId="5194B3E1" w14:textId="77777777" w:rsidR="005F7510" w:rsidRPr="005F7510" w:rsidRDefault="005F7510" w:rsidP="007D78A7">
      <w:pPr>
        <w:pStyle w:val="Code"/>
        <w:rPr>
          <w:highlight w:val="white"/>
        </w:rPr>
      </w:pPr>
      <w:r w:rsidRPr="005F7510">
        <w:rPr>
          <w:highlight w:val="white"/>
        </w:rPr>
        <w:t>using WebApi2Book.Web.Api.MaintenanceProcessing;</w:t>
      </w:r>
    </w:p>
    <w:p w14:paraId="50C5B1D4" w14:textId="77777777" w:rsidR="005F7510" w:rsidRPr="005F7510" w:rsidRDefault="005F7510" w:rsidP="007D78A7">
      <w:pPr>
        <w:pStyle w:val="Code"/>
        <w:rPr>
          <w:highlight w:val="white"/>
        </w:rPr>
      </w:pPr>
      <w:r w:rsidRPr="005F7510">
        <w:rPr>
          <w:highlight w:val="white"/>
        </w:rPr>
        <w:t>using WebApi2Book.Web.Api.Models;</w:t>
      </w:r>
    </w:p>
    <w:p w14:paraId="4B43EBDB" w14:textId="77777777" w:rsidR="005F7510" w:rsidRPr="005F7510" w:rsidRDefault="005F7510" w:rsidP="007D78A7">
      <w:pPr>
        <w:pStyle w:val="Code"/>
        <w:rPr>
          <w:highlight w:val="white"/>
        </w:rPr>
      </w:pPr>
      <w:r w:rsidRPr="005F7510">
        <w:rPr>
          <w:highlight w:val="white"/>
        </w:rPr>
        <w:t>using WebApi2Book.Web.Common;</w:t>
      </w:r>
    </w:p>
    <w:p w14:paraId="07BC023C" w14:textId="77777777" w:rsidR="005F7510" w:rsidRPr="005F7510" w:rsidRDefault="005F7510" w:rsidP="007D78A7">
      <w:pPr>
        <w:pStyle w:val="Code"/>
        <w:rPr>
          <w:highlight w:val="white"/>
        </w:rPr>
      </w:pPr>
      <w:r w:rsidRPr="005F7510">
        <w:rPr>
          <w:highlight w:val="white"/>
        </w:rPr>
        <w:t>using WebApi2Book.Web.Common.Routing;</w:t>
      </w:r>
    </w:p>
    <w:p w14:paraId="52AE6AD2" w14:textId="77777777" w:rsidR="005F7510" w:rsidRPr="005F7510" w:rsidRDefault="005F7510" w:rsidP="007D78A7">
      <w:pPr>
        <w:pStyle w:val="Code"/>
        <w:rPr>
          <w:highlight w:val="white"/>
        </w:rPr>
      </w:pPr>
    </w:p>
    <w:p w14:paraId="0844EEE2" w14:textId="77777777" w:rsidR="005F7510" w:rsidRPr="005F7510" w:rsidRDefault="005F7510" w:rsidP="007D78A7">
      <w:pPr>
        <w:pStyle w:val="Code"/>
        <w:rPr>
          <w:highlight w:val="white"/>
        </w:rPr>
      </w:pPr>
      <w:r w:rsidRPr="005F7510">
        <w:rPr>
          <w:highlight w:val="white"/>
        </w:rPr>
        <w:t>namespace WebApi2Book.Web.Api.Controllers.V1</w:t>
      </w:r>
    </w:p>
    <w:p w14:paraId="578CF97D" w14:textId="77777777" w:rsidR="005F7510" w:rsidRPr="005F7510" w:rsidRDefault="005F7510" w:rsidP="007D78A7">
      <w:pPr>
        <w:pStyle w:val="Code"/>
        <w:rPr>
          <w:highlight w:val="white"/>
        </w:rPr>
      </w:pPr>
      <w:r w:rsidRPr="005F7510">
        <w:rPr>
          <w:highlight w:val="white"/>
        </w:rPr>
        <w:t>{</w:t>
      </w:r>
    </w:p>
    <w:p w14:paraId="564C22C0" w14:textId="77777777" w:rsidR="005F7510" w:rsidRPr="005F7510" w:rsidRDefault="005F7510" w:rsidP="007D78A7">
      <w:pPr>
        <w:pStyle w:val="Code"/>
        <w:rPr>
          <w:highlight w:val="white"/>
        </w:rPr>
      </w:pPr>
      <w:r w:rsidRPr="005F7510">
        <w:rPr>
          <w:highlight w:val="white"/>
        </w:rPr>
        <w:t xml:space="preserve">    [ApiVersion1RoutePrefix("tasks")]</w:t>
      </w:r>
    </w:p>
    <w:p w14:paraId="41DE00A2" w14:textId="77777777" w:rsidR="005F7510" w:rsidRPr="005F7510" w:rsidRDefault="005F7510" w:rsidP="007D78A7">
      <w:pPr>
        <w:pStyle w:val="Code"/>
        <w:rPr>
          <w:highlight w:val="white"/>
        </w:rPr>
      </w:pPr>
      <w:r w:rsidRPr="005F7510">
        <w:rPr>
          <w:highlight w:val="white"/>
        </w:rPr>
        <w:t xml:space="preserve">    [UnitOfWorkActionFilter]</w:t>
      </w:r>
    </w:p>
    <w:p w14:paraId="7CCB1B5E" w14:textId="77777777" w:rsidR="005F7510" w:rsidRPr="005F7510" w:rsidRDefault="005F7510" w:rsidP="007D78A7">
      <w:pPr>
        <w:pStyle w:val="Code"/>
        <w:rPr>
          <w:highlight w:val="white"/>
        </w:rPr>
      </w:pPr>
      <w:r w:rsidRPr="005F7510">
        <w:rPr>
          <w:highlight w:val="white"/>
        </w:rPr>
        <w:t xml:space="preserve">    public class TasksController : ApiController</w:t>
      </w:r>
    </w:p>
    <w:p w14:paraId="16E5E128" w14:textId="77777777" w:rsidR="005F7510" w:rsidRPr="005F7510" w:rsidRDefault="005F7510" w:rsidP="007D78A7">
      <w:pPr>
        <w:pStyle w:val="Code"/>
        <w:rPr>
          <w:highlight w:val="white"/>
        </w:rPr>
      </w:pPr>
      <w:r w:rsidRPr="005F7510">
        <w:rPr>
          <w:highlight w:val="white"/>
        </w:rPr>
        <w:t xml:space="preserve">    {</w:t>
      </w:r>
    </w:p>
    <w:p w14:paraId="0BFB86B0" w14:textId="77777777" w:rsidR="005F7510" w:rsidRPr="005F7510" w:rsidRDefault="005F7510" w:rsidP="007D78A7">
      <w:pPr>
        <w:pStyle w:val="Code"/>
        <w:rPr>
          <w:highlight w:val="white"/>
        </w:rPr>
      </w:pPr>
      <w:r w:rsidRPr="005F7510">
        <w:rPr>
          <w:highlight w:val="white"/>
        </w:rPr>
        <w:t xml:space="preserve">        private readonly IAddTaskMaintenanceProcessor _addTaskMaintenanceProcessor;</w:t>
      </w:r>
    </w:p>
    <w:p w14:paraId="4B6AC888" w14:textId="77777777" w:rsidR="005F7510" w:rsidRPr="005F7510" w:rsidRDefault="005F7510" w:rsidP="007D78A7">
      <w:pPr>
        <w:pStyle w:val="Code"/>
        <w:rPr>
          <w:highlight w:val="white"/>
        </w:rPr>
      </w:pPr>
      <w:r w:rsidRPr="005F7510">
        <w:rPr>
          <w:highlight w:val="white"/>
        </w:rPr>
        <w:t xml:space="preserve">        private readonly ITaskByIdInquiryProcessor _taskByIdInquiryProcessor;</w:t>
      </w:r>
    </w:p>
    <w:p w14:paraId="5A9BE4E4" w14:textId="77777777" w:rsidR="005F7510" w:rsidRPr="005F7510" w:rsidRDefault="005F7510" w:rsidP="007D78A7">
      <w:pPr>
        <w:pStyle w:val="Code"/>
        <w:rPr>
          <w:highlight w:val="white"/>
        </w:rPr>
      </w:pPr>
    </w:p>
    <w:p w14:paraId="29A8F6B7" w14:textId="77777777" w:rsidR="005F7510" w:rsidRPr="005F7510" w:rsidRDefault="005F7510" w:rsidP="007D78A7">
      <w:pPr>
        <w:pStyle w:val="Code"/>
        <w:rPr>
          <w:highlight w:val="white"/>
        </w:rPr>
      </w:pPr>
      <w:r w:rsidRPr="005F7510">
        <w:rPr>
          <w:highlight w:val="white"/>
        </w:rPr>
        <w:t xml:space="preserve">        public TasksController(IAddTaskMaintenanceProcessor addTaskMaintenanceProcessor,</w:t>
      </w:r>
    </w:p>
    <w:p w14:paraId="520D95EF" w14:textId="77777777" w:rsidR="005F7510" w:rsidRPr="005F7510" w:rsidRDefault="005F7510" w:rsidP="007D78A7">
      <w:pPr>
        <w:pStyle w:val="Code"/>
        <w:rPr>
          <w:highlight w:val="white"/>
        </w:rPr>
      </w:pPr>
      <w:r w:rsidRPr="005F7510">
        <w:rPr>
          <w:highlight w:val="white"/>
        </w:rPr>
        <w:t xml:space="preserve">            ITaskByIdInquiryProcessor taskByIdInquiryProcessor)</w:t>
      </w:r>
    </w:p>
    <w:p w14:paraId="6E3DC84A" w14:textId="77777777" w:rsidR="005F7510" w:rsidRPr="005F7510" w:rsidRDefault="005F7510" w:rsidP="007D78A7">
      <w:pPr>
        <w:pStyle w:val="Code"/>
        <w:rPr>
          <w:highlight w:val="white"/>
        </w:rPr>
      </w:pPr>
      <w:r w:rsidRPr="005F7510">
        <w:rPr>
          <w:highlight w:val="white"/>
        </w:rPr>
        <w:t xml:space="preserve">        {</w:t>
      </w:r>
    </w:p>
    <w:p w14:paraId="5339B040" w14:textId="77777777" w:rsidR="005F7510" w:rsidRPr="005F7510" w:rsidRDefault="005F7510" w:rsidP="007D78A7">
      <w:pPr>
        <w:pStyle w:val="Code"/>
        <w:rPr>
          <w:highlight w:val="white"/>
        </w:rPr>
      </w:pPr>
      <w:r w:rsidRPr="005F7510">
        <w:rPr>
          <w:highlight w:val="white"/>
        </w:rPr>
        <w:t xml:space="preserve">            _addTaskMaintenanceProcessor = addTaskMaintenanceProcessor;</w:t>
      </w:r>
    </w:p>
    <w:p w14:paraId="672B5A58" w14:textId="77777777" w:rsidR="005F7510" w:rsidRPr="005F7510" w:rsidRDefault="005F7510" w:rsidP="007D78A7">
      <w:pPr>
        <w:pStyle w:val="Code"/>
        <w:rPr>
          <w:highlight w:val="white"/>
        </w:rPr>
      </w:pPr>
      <w:r w:rsidRPr="005F7510">
        <w:rPr>
          <w:highlight w:val="white"/>
        </w:rPr>
        <w:t xml:space="preserve">            _taskByIdInquiryProcessor = taskByIdInquiryProcessor;</w:t>
      </w:r>
    </w:p>
    <w:p w14:paraId="0535CCAC" w14:textId="77777777" w:rsidR="005F7510" w:rsidRPr="005F7510" w:rsidRDefault="005F7510" w:rsidP="007D78A7">
      <w:pPr>
        <w:pStyle w:val="Code"/>
        <w:rPr>
          <w:highlight w:val="white"/>
        </w:rPr>
      </w:pPr>
      <w:r w:rsidRPr="005F7510">
        <w:rPr>
          <w:highlight w:val="white"/>
        </w:rPr>
        <w:t xml:space="preserve">        }</w:t>
      </w:r>
    </w:p>
    <w:p w14:paraId="7BF988C5" w14:textId="77777777" w:rsidR="005F7510" w:rsidRPr="005F7510" w:rsidRDefault="005F7510" w:rsidP="007D78A7">
      <w:pPr>
        <w:pStyle w:val="Code"/>
        <w:rPr>
          <w:highlight w:val="white"/>
        </w:rPr>
      </w:pPr>
    </w:p>
    <w:p w14:paraId="2F00E6CD" w14:textId="77777777" w:rsidR="005F7510" w:rsidRPr="005F7510" w:rsidRDefault="005F7510" w:rsidP="007D78A7">
      <w:pPr>
        <w:pStyle w:val="Code"/>
        <w:rPr>
          <w:highlight w:val="white"/>
        </w:rPr>
      </w:pPr>
      <w:r w:rsidRPr="005F7510">
        <w:rPr>
          <w:highlight w:val="white"/>
        </w:rPr>
        <w:t xml:space="preserve">        [Route("", Name = "AddTaskRoute")]</w:t>
      </w:r>
    </w:p>
    <w:p w14:paraId="50A31C6A" w14:textId="77777777" w:rsidR="005F7510" w:rsidRPr="005F7510" w:rsidRDefault="005F7510" w:rsidP="007D78A7">
      <w:pPr>
        <w:pStyle w:val="Code"/>
        <w:rPr>
          <w:highlight w:val="white"/>
        </w:rPr>
      </w:pPr>
      <w:r w:rsidRPr="005F7510">
        <w:rPr>
          <w:highlight w:val="white"/>
        </w:rPr>
        <w:t xml:space="preserve">        [HttpPost]</w:t>
      </w:r>
    </w:p>
    <w:p w14:paraId="1C85F576" w14:textId="77777777" w:rsidR="005F7510" w:rsidRPr="005F7510" w:rsidRDefault="005F7510" w:rsidP="007D78A7">
      <w:pPr>
        <w:pStyle w:val="Code"/>
        <w:rPr>
          <w:highlight w:val="white"/>
        </w:rPr>
      </w:pPr>
      <w:r w:rsidRPr="005F7510">
        <w:rPr>
          <w:highlight w:val="white"/>
        </w:rPr>
        <w:t xml:space="preserve">        [Authorize(Roles = Constants.RoleNames.Manager)]</w:t>
      </w:r>
    </w:p>
    <w:p w14:paraId="5A26795F" w14:textId="77777777" w:rsidR="005F7510" w:rsidRPr="005F7510" w:rsidRDefault="005F7510" w:rsidP="007D78A7">
      <w:pPr>
        <w:pStyle w:val="Code"/>
        <w:rPr>
          <w:highlight w:val="white"/>
        </w:rPr>
      </w:pPr>
      <w:r w:rsidRPr="005F7510">
        <w:rPr>
          <w:highlight w:val="white"/>
        </w:rPr>
        <w:t xml:space="preserve">        public IHttpActionResult AddTask(HttpRequestMessage requestMessage, NewTask newTask)</w:t>
      </w:r>
    </w:p>
    <w:p w14:paraId="110B129F" w14:textId="77777777" w:rsidR="005F7510" w:rsidRPr="005F7510" w:rsidRDefault="005F7510" w:rsidP="007D78A7">
      <w:pPr>
        <w:pStyle w:val="Code"/>
        <w:rPr>
          <w:highlight w:val="white"/>
        </w:rPr>
      </w:pPr>
      <w:r w:rsidRPr="005F7510">
        <w:rPr>
          <w:highlight w:val="white"/>
        </w:rPr>
        <w:t xml:space="preserve">        {</w:t>
      </w:r>
    </w:p>
    <w:p w14:paraId="70D620D2" w14:textId="77777777" w:rsidR="005F7510" w:rsidRPr="005F7510" w:rsidRDefault="005F7510" w:rsidP="007D78A7">
      <w:pPr>
        <w:pStyle w:val="Code"/>
        <w:rPr>
          <w:highlight w:val="white"/>
        </w:rPr>
      </w:pPr>
      <w:r w:rsidRPr="005F7510">
        <w:rPr>
          <w:highlight w:val="white"/>
        </w:rPr>
        <w:lastRenderedPageBreak/>
        <w:t xml:space="preserve">            var task = _addTaskMaintenanceProcessor.AddTask(newTask);</w:t>
      </w:r>
    </w:p>
    <w:p w14:paraId="61B607EE" w14:textId="77777777" w:rsidR="005F7510" w:rsidRPr="005F7510" w:rsidRDefault="005F7510" w:rsidP="007D78A7">
      <w:pPr>
        <w:pStyle w:val="Code"/>
        <w:rPr>
          <w:highlight w:val="white"/>
        </w:rPr>
      </w:pPr>
      <w:r w:rsidRPr="005F7510">
        <w:rPr>
          <w:highlight w:val="white"/>
        </w:rPr>
        <w:t xml:space="preserve">            var result = new TaskCreatedActionResult(requestMessage, task);</w:t>
      </w:r>
    </w:p>
    <w:p w14:paraId="1F5B282E" w14:textId="77777777" w:rsidR="005F7510" w:rsidRPr="005F7510" w:rsidRDefault="005F7510" w:rsidP="007D78A7">
      <w:pPr>
        <w:pStyle w:val="Code"/>
        <w:rPr>
          <w:highlight w:val="white"/>
        </w:rPr>
      </w:pPr>
      <w:r w:rsidRPr="005F7510">
        <w:rPr>
          <w:highlight w:val="white"/>
        </w:rPr>
        <w:t xml:space="preserve">            return result;</w:t>
      </w:r>
    </w:p>
    <w:p w14:paraId="072123B6" w14:textId="77777777" w:rsidR="005F7510" w:rsidRPr="005F7510" w:rsidRDefault="005F7510" w:rsidP="007D78A7">
      <w:pPr>
        <w:pStyle w:val="Code"/>
        <w:rPr>
          <w:highlight w:val="white"/>
        </w:rPr>
      </w:pPr>
      <w:r w:rsidRPr="005F7510">
        <w:rPr>
          <w:highlight w:val="white"/>
        </w:rPr>
        <w:t xml:space="preserve">        }</w:t>
      </w:r>
    </w:p>
    <w:p w14:paraId="1D63BD09" w14:textId="77777777" w:rsidR="005F7510" w:rsidRPr="005F7510" w:rsidRDefault="005F7510" w:rsidP="007D78A7">
      <w:pPr>
        <w:pStyle w:val="Code"/>
        <w:rPr>
          <w:highlight w:val="white"/>
        </w:rPr>
      </w:pPr>
    </w:p>
    <w:p w14:paraId="1657B36D" w14:textId="77777777" w:rsidR="005F7510" w:rsidRPr="007D78A7" w:rsidRDefault="005F7510" w:rsidP="007D78A7">
      <w:pPr>
        <w:pStyle w:val="Code"/>
        <w:rPr>
          <w:rStyle w:val="CodeBold"/>
          <w:highlight w:val="white"/>
        </w:rPr>
      </w:pPr>
      <w:r w:rsidRPr="005F7510">
        <w:rPr>
          <w:highlight w:val="white"/>
        </w:rPr>
        <w:t xml:space="preserve">        </w:t>
      </w:r>
      <w:r w:rsidRPr="007D78A7">
        <w:rPr>
          <w:rStyle w:val="CodeBold"/>
          <w:highlight w:val="white"/>
        </w:rPr>
        <w:t>[Route("{id:long}", Name = "GetTaskRoute")]</w:t>
      </w:r>
    </w:p>
    <w:p w14:paraId="3D8B1611" w14:textId="27427330" w:rsidR="005F7510" w:rsidRPr="007D78A7" w:rsidRDefault="005F7510" w:rsidP="007D78A7">
      <w:pPr>
        <w:pStyle w:val="Code"/>
        <w:rPr>
          <w:rStyle w:val="CodeBold"/>
          <w:highlight w:val="white"/>
        </w:rPr>
      </w:pPr>
      <w:r w:rsidRPr="007D78A7">
        <w:rPr>
          <w:rStyle w:val="CodeBold"/>
          <w:highlight w:val="white"/>
        </w:rPr>
        <w:t xml:space="preserve">        </w:t>
      </w:r>
      <w:r w:rsidR="00F04AF7">
        <w:rPr>
          <w:rStyle w:val="CodeBold"/>
          <w:highlight w:val="white"/>
        </w:rPr>
        <w:t xml:space="preserve">         </w:t>
      </w:r>
      <w:r w:rsidRPr="007D78A7">
        <w:rPr>
          <w:rStyle w:val="CodeBold"/>
          <w:highlight w:val="white"/>
        </w:rPr>
        <w:t>public Task GetTask(long id)</w:t>
      </w:r>
    </w:p>
    <w:p w14:paraId="1BDA703B" w14:textId="3B49C850" w:rsidR="005F7510" w:rsidRPr="007D78A7" w:rsidRDefault="005F7510" w:rsidP="007D78A7">
      <w:pPr>
        <w:pStyle w:val="Code"/>
        <w:rPr>
          <w:rStyle w:val="CodeBold"/>
          <w:highlight w:val="white"/>
        </w:rPr>
      </w:pPr>
      <w:r w:rsidRPr="007D78A7">
        <w:rPr>
          <w:rStyle w:val="CodeBold"/>
          <w:highlight w:val="white"/>
        </w:rPr>
        <w:t xml:space="preserve">        </w:t>
      </w:r>
      <w:r w:rsidR="00F04AF7">
        <w:rPr>
          <w:rStyle w:val="CodeBold"/>
          <w:highlight w:val="white"/>
        </w:rPr>
        <w:t xml:space="preserve">         </w:t>
      </w:r>
      <w:r w:rsidRPr="007D78A7">
        <w:rPr>
          <w:rStyle w:val="CodeBold"/>
          <w:highlight w:val="white"/>
        </w:rPr>
        <w:t>{</w:t>
      </w:r>
    </w:p>
    <w:p w14:paraId="26104A0C" w14:textId="189670AB" w:rsidR="005F7510" w:rsidRPr="007D78A7" w:rsidRDefault="005F7510" w:rsidP="007D78A7">
      <w:pPr>
        <w:pStyle w:val="Code"/>
        <w:rPr>
          <w:rStyle w:val="CodeBold"/>
          <w:highlight w:val="white"/>
        </w:rPr>
      </w:pPr>
      <w:r w:rsidRPr="007D78A7">
        <w:rPr>
          <w:rStyle w:val="CodeBold"/>
          <w:highlight w:val="white"/>
        </w:rPr>
        <w:t xml:space="preserve">            </w:t>
      </w:r>
      <w:r w:rsidR="00F04AF7">
        <w:rPr>
          <w:rStyle w:val="CodeBold"/>
          <w:highlight w:val="white"/>
        </w:rPr>
        <w:t xml:space="preserve">         </w:t>
      </w:r>
      <w:r w:rsidRPr="007D78A7">
        <w:rPr>
          <w:rStyle w:val="CodeBold"/>
          <w:highlight w:val="white"/>
        </w:rPr>
        <w:t>var task = _taskByIdInquiryProcessor.GetTask(id);</w:t>
      </w:r>
    </w:p>
    <w:p w14:paraId="59F57431" w14:textId="5E6D0E29" w:rsidR="005F7510" w:rsidRPr="007D78A7" w:rsidRDefault="005F7510" w:rsidP="007D78A7">
      <w:pPr>
        <w:pStyle w:val="Code"/>
        <w:rPr>
          <w:rStyle w:val="CodeBold"/>
          <w:highlight w:val="white"/>
        </w:rPr>
      </w:pPr>
      <w:r w:rsidRPr="007D78A7">
        <w:rPr>
          <w:rStyle w:val="CodeBold"/>
          <w:highlight w:val="white"/>
        </w:rPr>
        <w:t xml:space="preserve">            </w:t>
      </w:r>
      <w:r w:rsidR="00F04AF7">
        <w:rPr>
          <w:rStyle w:val="CodeBold"/>
          <w:highlight w:val="white"/>
        </w:rPr>
        <w:t xml:space="preserve">         </w:t>
      </w:r>
      <w:r w:rsidRPr="007D78A7">
        <w:rPr>
          <w:rStyle w:val="CodeBold"/>
          <w:highlight w:val="white"/>
        </w:rPr>
        <w:t>return task;</w:t>
      </w:r>
    </w:p>
    <w:p w14:paraId="387760BB" w14:textId="18C52406" w:rsidR="005F7510" w:rsidRPr="007D78A7" w:rsidRDefault="005F7510" w:rsidP="007D78A7">
      <w:pPr>
        <w:pStyle w:val="Code"/>
        <w:rPr>
          <w:rStyle w:val="CodeBold"/>
          <w:highlight w:val="white"/>
        </w:rPr>
      </w:pPr>
      <w:r w:rsidRPr="007D78A7">
        <w:rPr>
          <w:rStyle w:val="CodeBold"/>
          <w:highlight w:val="white"/>
        </w:rPr>
        <w:t xml:space="preserve">        </w:t>
      </w:r>
      <w:r w:rsidR="00F04AF7">
        <w:rPr>
          <w:rStyle w:val="CodeBold"/>
          <w:highlight w:val="white"/>
        </w:rPr>
        <w:t xml:space="preserve">         </w:t>
      </w:r>
      <w:r w:rsidRPr="007D78A7">
        <w:rPr>
          <w:rStyle w:val="CodeBold"/>
          <w:highlight w:val="white"/>
        </w:rPr>
        <w:t>}</w:t>
      </w:r>
    </w:p>
    <w:p w14:paraId="56C6B31C" w14:textId="77777777" w:rsidR="005F7510" w:rsidRPr="005F7510" w:rsidRDefault="005F7510" w:rsidP="007D78A7">
      <w:pPr>
        <w:pStyle w:val="Code"/>
        <w:rPr>
          <w:highlight w:val="white"/>
        </w:rPr>
      </w:pPr>
      <w:r w:rsidRPr="005F7510">
        <w:rPr>
          <w:highlight w:val="white"/>
        </w:rPr>
        <w:t xml:space="preserve">    }</w:t>
      </w:r>
    </w:p>
    <w:p w14:paraId="78B2B832" w14:textId="77777777" w:rsidR="005F7510" w:rsidRDefault="005F7510" w:rsidP="007D78A7">
      <w:pPr>
        <w:pStyle w:val="Code"/>
      </w:pPr>
      <w:r w:rsidRPr="005F7510">
        <w:rPr>
          <w:highlight w:val="white"/>
        </w:rPr>
        <w:t>}</w:t>
      </w:r>
      <w:r w:rsidRPr="009B7E75" w:rsidDel="005F7510">
        <w:t xml:space="preserve"> </w:t>
      </w:r>
    </w:p>
    <w:p w14:paraId="7B42BC44" w14:textId="77777777" w:rsidR="005F7510" w:rsidRDefault="005F7510" w:rsidP="00C94F58">
      <w:pPr>
        <w:pStyle w:val="BodyTextCont"/>
      </w:pPr>
    </w:p>
    <w:p w14:paraId="5B339BE8" w14:textId="3ECDE012" w:rsidR="009B7E75" w:rsidRDefault="009B7E75" w:rsidP="00C94F58">
      <w:pPr>
        <w:pStyle w:val="BodyTextCont"/>
      </w:pPr>
      <w:r>
        <w:t xml:space="preserve">… </w:t>
      </w:r>
      <w:proofErr w:type="gramStart"/>
      <w:r>
        <w:t>and</w:t>
      </w:r>
      <w:proofErr w:type="gramEnd"/>
      <w:r>
        <w:t xml:space="preserve"> also add an authorization filter to the controller to ensure that users </w:t>
      </w:r>
      <w:r w:rsidR="00D5240C">
        <w:t xml:space="preserve">are members of the </w:t>
      </w:r>
      <w:r>
        <w:t xml:space="preserve">junior worker role </w:t>
      </w:r>
      <w:r w:rsidR="000D725C">
        <w:t xml:space="preserve">as a minimum requirement </w:t>
      </w:r>
      <w:r>
        <w:t>to perform any task operation:</w:t>
      </w:r>
    </w:p>
    <w:p w14:paraId="2A250DAB" w14:textId="735FDA52" w:rsidR="009B7E75" w:rsidRPr="009B7E75" w:rsidRDefault="009B7E75" w:rsidP="009B7E75">
      <w:pPr>
        <w:pStyle w:val="Code"/>
      </w:pPr>
      <w:r w:rsidRPr="009B7E75">
        <w:t>[ApiVersion1RoutePrefix("tasks")]</w:t>
      </w:r>
    </w:p>
    <w:p w14:paraId="6A8A1E34" w14:textId="3113F790" w:rsidR="009B7E75" w:rsidRPr="009B7E75" w:rsidRDefault="009B7E75" w:rsidP="009B7E75">
      <w:pPr>
        <w:pStyle w:val="Code"/>
      </w:pPr>
      <w:r w:rsidRPr="009B7E75">
        <w:t>[UnitOfWorkActionFilter]</w:t>
      </w:r>
    </w:p>
    <w:p w14:paraId="4FB59CDD" w14:textId="1D3C2508" w:rsidR="009B7E75" w:rsidRPr="009B7E75" w:rsidRDefault="009B7E75" w:rsidP="009B7E75">
      <w:pPr>
        <w:pStyle w:val="Code"/>
        <w:rPr>
          <w:rStyle w:val="CodeBold"/>
        </w:rPr>
      </w:pPr>
      <w:bookmarkStart w:id="0" w:name="OLE_LINK1"/>
      <w:bookmarkStart w:id="1" w:name="OLE_LINK2"/>
      <w:r w:rsidRPr="009B7E75">
        <w:rPr>
          <w:rStyle w:val="CodeBold"/>
        </w:rPr>
        <w:t>[Authorize(Roles = Constants.RoleNames.JuniorWorker)]</w:t>
      </w:r>
    </w:p>
    <w:bookmarkEnd w:id="0"/>
    <w:bookmarkEnd w:id="1"/>
    <w:p w14:paraId="37A294F8" w14:textId="2765574F" w:rsidR="009B7E75" w:rsidRDefault="009B7E75" w:rsidP="009B7E75">
      <w:pPr>
        <w:pStyle w:val="Code"/>
      </w:pPr>
      <w:r w:rsidRPr="009B7E75">
        <w:t>public class TasksController : ApiController</w:t>
      </w:r>
    </w:p>
    <w:p w14:paraId="1477D53E" w14:textId="7B19E110" w:rsidR="009B7E75" w:rsidRDefault="009B7E75" w:rsidP="00C94F58">
      <w:pPr>
        <w:pStyle w:val="BodyTextCont"/>
      </w:pPr>
      <w:r>
        <w:t xml:space="preserve">At this point, </w:t>
      </w:r>
      <w:r w:rsidRPr="009B7E75">
        <w:rPr>
          <w:rStyle w:val="CodeInline"/>
        </w:rPr>
        <w:t>[</w:t>
      </w:r>
      <w:proofErr w:type="gramStart"/>
      <w:r w:rsidRPr="009B7E75">
        <w:rPr>
          <w:rStyle w:val="CodeInline"/>
        </w:rPr>
        <w:t>Authorize(</w:t>
      </w:r>
      <w:proofErr w:type="gramEnd"/>
      <w:r w:rsidRPr="009B7E75">
        <w:rPr>
          <w:rStyle w:val="CodeInline"/>
        </w:rPr>
        <w:t xml:space="preserve">Roles = </w:t>
      </w:r>
      <w:proofErr w:type="spellStart"/>
      <w:r w:rsidRPr="009B7E75">
        <w:rPr>
          <w:rStyle w:val="CodeInline"/>
        </w:rPr>
        <w:t>Constants.RoleNames.Manager</w:t>
      </w:r>
      <w:proofErr w:type="spellEnd"/>
      <w:r w:rsidRPr="009B7E75">
        <w:rPr>
          <w:rStyle w:val="CodeInline"/>
        </w:rPr>
        <w:t>)]</w:t>
      </w:r>
      <w:r>
        <w:t xml:space="preserve"> is still decorating the </w:t>
      </w:r>
      <w:proofErr w:type="spellStart"/>
      <w:r w:rsidRPr="009B7E75">
        <w:rPr>
          <w:rStyle w:val="CodeInline"/>
        </w:rPr>
        <w:t>AddTask</w:t>
      </w:r>
      <w:proofErr w:type="spellEnd"/>
      <w:r>
        <w:t xml:space="preserve"> method, because adding a task requires a manager role. </w:t>
      </w:r>
      <w:r w:rsidR="00F278DB">
        <w:t xml:space="preserve">This illustrates </w:t>
      </w:r>
      <w:r>
        <w:t xml:space="preserve">how the authorization </w:t>
      </w:r>
      <w:r w:rsidR="00530390">
        <w:t xml:space="preserve">requirements of the </w:t>
      </w:r>
      <w:r>
        <w:t xml:space="preserve">filter with the narrower scope (the one on the method) </w:t>
      </w:r>
      <w:r w:rsidR="00530390">
        <w:t xml:space="preserve">are combined with </w:t>
      </w:r>
      <w:r>
        <w:t xml:space="preserve">the </w:t>
      </w:r>
      <w:r w:rsidR="00530390">
        <w:t xml:space="preserve">requirements of the </w:t>
      </w:r>
      <w:r>
        <w:t>one with the broader scope (the one on the class).</w:t>
      </w:r>
      <w:r w:rsidR="00530390">
        <w:t xml:space="preserve"> As a result, the user has to satisfy all of the authorization </w:t>
      </w:r>
      <w:proofErr w:type="spellStart"/>
      <w:r w:rsidR="00530390">
        <w:t>reqirements</w:t>
      </w:r>
      <w:proofErr w:type="spellEnd"/>
      <w:r w:rsidR="00530390">
        <w:t xml:space="preserve"> in the entire chain.</w:t>
      </w:r>
    </w:p>
    <w:p w14:paraId="7A855EB5" w14:textId="5B7407B3" w:rsidR="00AB008E" w:rsidRDefault="00AB008E" w:rsidP="00C94F58">
      <w:pPr>
        <w:pStyle w:val="BodyTextCont"/>
      </w:pPr>
      <w:r>
        <w:t>Now let's send a request to prove that this is working properly:</w:t>
      </w:r>
    </w:p>
    <w:p w14:paraId="5B3FBCBC" w14:textId="797716D4" w:rsidR="00AB008E" w:rsidRDefault="00AB008E" w:rsidP="00AB008E">
      <w:pPr>
        <w:pStyle w:val="CodeCaption"/>
      </w:pPr>
      <w:r>
        <w:t>Get Task Request (abbreviated)</w:t>
      </w:r>
    </w:p>
    <w:p w14:paraId="464B4279" w14:textId="77777777" w:rsidR="00AB008E" w:rsidRPr="00AB008E" w:rsidRDefault="00AB008E" w:rsidP="00AB008E">
      <w:pPr>
        <w:pStyle w:val="Code"/>
      </w:pPr>
      <w:r w:rsidRPr="00AB008E">
        <w:t>GET http://localhost:61589/api/v1/tasks/17 HTTP/1.1</w:t>
      </w:r>
    </w:p>
    <w:p w14:paraId="2482EAB8" w14:textId="77777777" w:rsidR="00AB008E" w:rsidRPr="00AB008E" w:rsidRDefault="00AB008E" w:rsidP="00AB008E">
      <w:pPr>
        <w:pStyle w:val="Code"/>
      </w:pPr>
      <w:r w:rsidRPr="00AB008E">
        <w:t>Authorization: Basic YmhvZ2c6aWdub3JlZA==</w:t>
      </w:r>
    </w:p>
    <w:p w14:paraId="0D583758" w14:textId="51A8C06F" w:rsidR="00AB008E" w:rsidRDefault="00AB008E" w:rsidP="00AB008E">
      <w:pPr>
        <w:pStyle w:val="CodeCaption"/>
      </w:pPr>
      <w:r>
        <w:t>Get Task Response (abbreviated)</w:t>
      </w:r>
    </w:p>
    <w:p w14:paraId="7F96DF86" w14:textId="77777777" w:rsidR="00AB008E" w:rsidRPr="00AB008E" w:rsidRDefault="00AB008E" w:rsidP="00AB008E">
      <w:pPr>
        <w:pStyle w:val="Code"/>
      </w:pPr>
      <w:r w:rsidRPr="00AB008E">
        <w:t>HTTP/1.1 200 OK</w:t>
      </w:r>
    </w:p>
    <w:p w14:paraId="11E83120" w14:textId="77777777" w:rsidR="00AB008E" w:rsidRPr="00AB008E" w:rsidRDefault="00AB008E" w:rsidP="00AB008E">
      <w:pPr>
        <w:pStyle w:val="Code"/>
      </w:pPr>
      <w:r w:rsidRPr="00AB008E">
        <w:t>Content-Type: application/json; charset=utf-8</w:t>
      </w:r>
    </w:p>
    <w:p w14:paraId="22996414" w14:textId="77777777" w:rsidR="00AB008E" w:rsidRPr="00AB008E" w:rsidRDefault="00AB008E" w:rsidP="00AB008E">
      <w:pPr>
        <w:pStyle w:val="Code"/>
      </w:pPr>
    </w:p>
    <w:p w14:paraId="68B3B80D" w14:textId="71A10DDB" w:rsidR="00AB008E" w:rsidRDefault="00AB008E" w:rsidP="00AB008E">
      <w:pPr>
        <w:pStyle w:val="Code"/>
      </w:pPr>
      <w:r w:rsidRPr="00AB008E">
        <w:t>{"TaskId":17,"Subject":"Fix something important","StartDate":"2014-05-13T00:52:34","DueDate":null,"CreatedDate":"2014-05-10T19:02:52","CompletedDate":null,"Status":{"StatusId":2,"Name":"In Progress","Ordinal":1},"Assignees":[],"Links":[]}</w:t>
      </w:r>
    </w:p>
    <w:p w14:paraId="62AC14DF" w14:textId="7271BEBD" w:rsidR="005746AF" w:rsidRDefault="000D725C" w:rsidP="00C94F58">
      <w:pPr>
        <w:pStyle w:val="BodyTextCont"/>
      </w:pPr>
      <w:r>
        <w:t xml:space="preserve">Yes, it looks like our Get operation is working properly, so we will move on to implementing a message handler </w:t>
      </w:r>
      <w:r w:rsidR="007921F8">
        <w:t xml:space="preserve">that can conditionally </w:t>
      </w:r>
      <w:r>
        <w:t xml:space="preserve">remove sensitive data from the response. Before we do that, though, we need to </w:t>
      </w:r>
      <w:r w:rsidR="007921F8">
        <w:t xml:space="preserve">add some members to the </w:t>
      </w:r>
      <w:r w:rsidRPr="000D725C">
        <w:rPr>
          <w:rStyle w:val="CodeInline"/>
        </w:rPr>
        <w:t>Task</w:t>
      </w:r>
      <w:r>
        <w:t xml:space="preserve"> service model class</w:t>
      </w:r>
      <w:r w:rsidR="007921F8">
        <w:t xml:space="preserve"> for the message handler to use to remove sensitive data</w:t>
      </w:r>
      <w:r>
        <w:t>.</w:t>
      </w:r>
      <w:r w:rsidR="005746AF">
        <w:t xml:space="preserve"> Add the following members to </w:t>
      </w:r>
      <w:r w:rsidR="005746AF" w:rsidRPr="005746AF">
        <w:rPr>
          <w:rStyle w:val="CodeInline"/>
        </w:rPr>
        <w:t>WebApi2Book.Web.Api.Models.Task</w:t>
      </w:r>
      <w:r w:rsidR="005746AF">
        <w:t>:</w:t>
      </w:r>
    </w:p>
    <w:p w14:paraId="1017ACEF" w14:textId="343ACC43" w:rsidR="005746AF" w:rsidRPr="005746AF" w:rsidRDefault="005746AF" w:rsidP="005746AF">
      <w:pPr>
        <w:pStyle w:val="Code"/>
      </w:pPr>
      <w:bookmarkStart w:id="2" w:name="OLE_LINK3"/>
      <w:bookmarkStart w:id="3" w:name="OLE_LINK4"/>
      <w:r w:rsidRPr="005746AF">
        <w:lastRenderedPageBreak/>
        <w:t>private bool _shouldSerializeAssignees;</w:t>
      </w:r>
    </w:p>
    <w:p w14:paraId="7751F7D4" w14:textId="77777777" w:rsidR="005746AF" w:rsidRPr="005746AF" w:rsidRDefault="005746AF" w:rsidP="005746AF">
      <w:pPr>
        <w:pStyle w:val="Code"/>
      </w:pPr>
    </w:p>
    <w:p w14:paraId="1E9D8A43" w14:textId="4EBAF2EB" w:rsidR="005746AF" w:rsidRPr="005746AF" w:rsidRDefault="005746AF" w:rsidP="005746AF">
      <w:pPr>
        <w:pStyle w:val="Code"/>
      </w:pPr>
      <w:r w:rsidRPr="005746AF">
        <w:t>public void SetShouldSerializeAssignees(bool shouldSerialize)</w:t>
      </w:r>
    </w:p>
    <w:p w14:paraId="1CCDE4C3" w14:textId="7505F8C6" w:rsidR="005746AF" w:rsidRPr="005746AF" w:rsidRDefault="005746AF" w:rsidP="005746AF">
      <w:pPr>
        <w:pStyle w:val="Code"/>
      </w:pPr>
      <w:r w:rsidRPr="005746AF">
        <w:t>{</w:t>
      </w:r>
    </w:p>
    <w:p w14:paraId="21CDDE10" w14:textId="0125AC89" w:rsidR="005746AF" w:rsidRPr="005746AF" w:rsidRDefault="005746AF" w:rsidP="005746AF">
      <w:pPr>
        <w:pStyle w:val="Code"/>
      </w:pPr>
      <w:r w:rsidRPr="005746AF">
        <w:t xml:space="preserve">    _shouldSerializeAssignees = shouldSerialize;</w:t>
      </w:r>
    </w:p>
    <w:p w14:paraId="71CCE1C1" w14:textId="1D58A6C3" w:rsidR="005746AF" w:rsidRPr="005746AF" w:rsidRDefault="005746AF" w:rsidP="005746AF">
      <w:pPr>
        <w:pStyle w:val="Code"/>
      </w:pPr>
      <w:r w:rsidRPr="005746AF">
        <w:t>}</w:t>
      </w:r>
    </w:p>
    <w:p w14:paraId="5BFD9010" w14:textId="77777777" w:rsidR="005746AF" w:rsidRPr="005746AF" w:rsidRDefault="005746AF" w:rsidP="005746AF">
      <w:pPr>
        <w:pStyle w:val="Code"/>
      </w:pPr>
    </w:p>
    <w:p w14:paraId="298CA5D5" w14:textId="6D025A02" w:rsidR="005746AF" w:rsidRPr="005746AF" w:rsidRDefault="005746AF" w:rsidP="005746AF">
      <w:pPr>
        <w:pStyle w:val="Code"/>
      </w:pPr>
      <w:r w:rsidRPr="005746AF">
        <w:t>public bool ShouldSerializeAssignees()</w:t>
      </w:r>
    </w:p>
    <w:p w14:paraId="13C2A510" w14:textId="0E43FBE6" w:rsidR="005746AF" w:rsidRPr="005746AF" w:rsidRDefault="005746AF" w:rsidP="005746AF">
      <w:pPr>
        <w:pStyle w:val="Code"/>
      </w:pPr>
      <w:r w:rsidRPr="005746AF">
        <w:t>{</w:t>
      </w:r>
    </w:p>
    <w:p w14:paraId="2D4311A2" w14:textId="6123577B" w:rsidR="005746AF" w:rsidRPr="005746AF" w:rsidRDefault="005746AF" w:rsidP="005746AF">
      <w:pPr>
        <w:pStyle w:val="Code"/>
      </w:pPr>
      <w:r w:rsidRPr="005746AF">
        <w:t xml:space="preserve">    return _shouldSerializeAssignees;</w:t>
      </w:r>
    </w:p>
    <w:p w14:paraId="7980745D" w14:textId="23DFFAFA" w:rsidR="005746AF" w:rsidRDefault="005746AF" w:rsidP="005746AF">
      <w:pPr>
        <w:pStyle w:val="Code"/>
      </w:pPr>
      <w:r w:rsidRPr="005746AF">
        <w:t>}</w:t>
      </w:r>
    </w:p>
    <w:bookmarkEnd w:id="2"/>
    <w:bookmarkEnd w:id="3"/>
    <w:p w14:paraId="466B46C3" w14:textId="7F570690" w:rsidR="005746AF" w:rsidRDefault="005746AF" w:rsidP="00C94F58">
      <w:pPr>
        <w:pStyle w:val="BodyTextCont"/>
      </w:pPr>
      <w:r>
        <w:t xml:space="preserve">By convention, </w:t>
      </w:r>
      <w:r w:rsidR="00EB4EB9">
        <w:t xml:space="preserve">ASP.NET Web </w:t>
      </w:r>
      <w:proofErr w:type="spellStart"/>
      <w:r w:rsidR="00EB4EB9">
        <w:t>API</w:t>
      </w:r>
      <w:r>
        <w:t>uses</w:t>
      </w:r>
      <w:proofErr w:type="spellEnd"/>
      <w:r w:rsidR="00530390">
        <w:t xml:space="preserve"> reflection to call</w:t>
      </w:r>
      <w:r>
        <w:t xml:space="preserve"> </w:t>
      </w:r>
      <w:proofErr w:type="spellStart"/>
      <w:r w:rsidRPr="005746AF">
        <w:rPr>
          <w:rStyle w:val="CodeInline"/>
        </w:rPr>
        <w:t>ShouldSerialize</w:t>
      </w:r>
      <w:proofErr w:type="spellEnd"/>
      <w:r w:rsidRPr="005746AF">
        <w:rPr>
          <w:rStyle w:val="CodeInline"/>
        </w:rPr>
        <w:t>*</w:t>
      </w:r>
      <w:r>
        <w:t xml:space="preserve"> methods to determine if </w:t>
      </w:r>
      <w:r w:rsidR="00EC36F2">
        <w:t xml:space="preserve">specific </w:t>
      </w:r>
      <w:r>
        <w:t>public propert</w:t>
      </w:r>
      <w:r w:rsidR="00EC36F2">
        <w:t>ies</w:t>
      </w:r>
      <w:r>
        <w:t xml:space="preserve"> should be serialized. We leverage this </w:t>
      </w:r>
      <w:r w:rsidR="007921F8">
        <w:t xml:space="preserve">behavior by pairing </w:t>
      </w:r>
      <w:proofErr w:type="spellStart"/>
      <w:r w:rsidR="007921F8" w:rsidRPr="007921F8">
        <w:rPr>
          <w:rStyle w:val="CodeInline"/>
        </w:rPr>
        <w:t>ShouldSerializeAssignees</w:t>
      </w:r>
      <w:proofErr w:type="spellEnd"/>
      <w:r>
        <w:t xml:space="preserve"> with the </w:t>
      </w:r>
      <w:proofErr w:type="spellStart"/>
      <w:r w:rsidRPr="005746AF">
        <w:rPr>
          <w:rStyle w:val="CodeInline"/>
        </w:rPr>
        <w:t>SetShouldSerializeAssignees</w:t>
      </w:r>
      <w:proofErr w:type="spellEnd"/>
      <w:r>
        <w:t xml:space="preserve"> method</w:t>
      </w:r>
      <w:r w:rsidR="00EC36F2">
        <w:t xml:space="preserve"> to control serialization of Assignees</w:t>
      </w:r>
      <w:r w:rsidR="007921F8">
        <w:t xml:space="preserve">. </w:t>
      </w:r>
      <w:r w:rsidR="00EC36F2">
        <w:t>In</w:t>
      </w:r>
      <w:r w:rsidR="007921F8">
        <w:t xml:space="preserve"> doing so, we have provided a mechanism for the message handler </w:t>
      </w:r>
      <w:r>
        <w:t>to dynamically control whether a task's assignees should be serialized.</w:t>
      </w:r>
    </w:p>
    <w:p w14:paraId="52B15384" w14:textId="4472808A" w:rsidR="007921F8" w:rsidRDefault="007921F8" w:rsidP="00C94F58">
      <w:pPr>
        <w:pStyle w:val="BodyTextCont"/>
      </w:pPr>
      <w:r>
        <w:t>Now it's time to implement the message handler</w:t>
      </w:r>
      <w:r w:rsidR="00EC36F2">
        <w:t>, so implement it as follows:</w:t>
      </w:r>
    </w:p>
    <w:p w14:paraId="4DB3407B" w14:textId="77777777" w:rsidR="00EC36F2" w:rsidRPr="00EC36F2" w:rsidRDefault="00EC36F2" w:rsidP="00EC36F2">
      <w:pPr>
        <w:pStyle w:val="Code"/>
      </w:pPr>
      <w:bookmarkStart w:id="4" w:name="OLE_LINK5"/>
      <w:bookmarkStart w:id="5" w:name="OLE_LINK6"/>
      <w:r w:rsidRPr="00EC36F2">
        <w:t>using System.Net.Http;</w:t>
      </w:r>
    </w:p>
    <w:p w14:paraId="70BD8E97" w14:textId="77777777" w:rsidR="00EC36F2" w:rsidRPr="00EC36F2" w:rsidRDefault="00EC36F2" w:rsidP="00EC36F2">
      <w:pPr>
        <w:pStyle w:val="Code"/>
      </w:pPr>
      <w:r w:rsidRPr="00EC36F2">
        <w:t>using System.Threading;</w:t>
      </w:r>
    </w:p>
    <w:p w14:paraId="331423E1" w14:textId="77777777" w:rsidR="00EC36F2" w:rsidRPr="00EC36F2" w:rsidRDefault="00EC36F2" w:rsidP="00EC36F2">
      <w:pPr>
        <w:pStyle w:val="Code"/>
      </w:pPr>
      <w:r w:rsidRPr="00EC36F2">
        <w:t>using System.Threading.Tasks;</w:t>
      </w:r>
    </w:p>
    <w:p w14:paraId="26B12D4E" w14:textId="77777777" w:rsidR="00EC36F2" w:rsidRPr="00EC36F2" w:rsidRDefault="00EC36F2" w:rsidP="00EC36F2">
      <w:pPr>
        <w:pStyle w:val="Code"/>
      </w:pPr>
      <w:r w:rsidRPr="00EC36F2">
        <w:t>using log4net;</w:t>
      </w:r>
    </w:p>
    <w:p w14:paraId="7623D682" w14:textId="77777777" w:rsidR="00EC36F2" w:rsidRPr="00EC36F2" w:rsidRDefault="00EC36F2" w:rsidP="00EC36F2">
      <w:pPr>
        <w:pStyle w:val="Code"/>
      </w:pPr>
      <w:r w:rsidRPr="00EC36F2">
        <w:t>using WebApi2Book.Common;</w:t>
      </w:r>
    </w:p>
    <w:p w14:paraId="57E93CE0" w14:textId="77777777" w:rsidR="00EC36F2" w:rsidRPr="00EC36F2" w:rsidRDefault="00EC36F2" w:rsidP="00EC36F2">
      <w:pPr>
        <w:pStyle w:val="Code"/>
      </w:pPr>
      <w:r w:rsidRPr="00EC36F2">
        <w:t>using WebApi2Book.Common.Logging;</w:t>
      </w:r>
    </w:p>
    <w:p w14:paraId="29D13CC3" w14:textId="77777777" w:rsidR="00EC36F2" w:rsidRPr="00EC36F2" w:rsidRDefault="00EC36F2" w:rsidP="00EC36F2">
      <w:pPr>
        <w:pStyle w:val="Code"/>
      </w:pPr>
      <w:r w:rsidRPr="00EC36F2">
        <w:t>using WebApi2Book.Common.Security;</w:t>
      </w:r>
    </w:p>
    <w:p w14:paraId="5B14C115" w14:textId="77777777" w:rsidR="00EC36F2" w:rsidRPr="00EC36F2" w:rsidRDefault="00EC36F2" w:rsidP="00EC36F2">
      <w:pPr>
        <w:pStyle w:val="Code"/>
      </w:pPr>
      <w:r w:rsidRPr="00EC36F2">
        <w:t>using Task = WebApi2Book.Web.Api.Models.Task;</w:t>
      </w:r>
    </w:p>
    <w:p w14:paraId="46401DF7" w14:textId="77777777" w:rsidR="00EC36F2" w:rsidRPr="00EC36F2" w:rsidRDefault="00EC36F2" w:rsidP="00EC36F2">
      <w:pPr>
        <w:pStyle w:val="Code"/>
      </w:pPr>
    </w:p>
    <w:p w14:paraId="24CA76AE" w14:textId="77777777" w:rsidR="00EC36F2" w:rsidRPr="00EC36F2" w:rsidRDefault="00EC36F2" w:rsidP="00EC36F2">
      <w:pPr>
        <w:pStyle w:val="Code"/>
      </w:pPr>
      <w:r w:rsidRPr="00EC36F2">
        <w:t>namespace WebApi2Book.Web.Api.Security</w:t>
      </w:r>
    </w:p>
    <w:p w14:paraId="0637C4E9" w14:textId="77777777" w:rsidR="00EC36F2" w:rsidRPr="00EC36F2" w:rsidRDefault="00EC36F2" w:rsidP="00EC36F2">
      <w:pPr>
        <w:pStyle w:val="Code"/>
      </w:pPr>
      <w:r w:rsidRPr="00EC36F2">
        <w:t>{</w:t>
      </w:r>
    </w:p>
    <w:p w14:paraId="2489CE00" w14:textId="77777777" w:rsidR="00EC36F2" w:rsidRPr="00EC36F2" w:rsidRDefault="00EC36F2" w:rsidP="00EC36F2">
      <w:pPr>
        <w:pStyle w:val="Code"/>
      </w:pPr>
      <w:r w:rsidRPr="00EC36F2">
        <w:t xml:space="preserve">    public class TaskDataSecurityMessageHandler : DelegatingHandler</w:t>
      </w:r>
    </w:p>
    <w:p w14:paraId="55B0A80C" w14:textId="77777777" w:rsidR="00EC36F2" w:rsidRPr="00EC36F2" w:rsidRDefault="00EC36F2" w:rsidP="00EC36F2">
      <w:pPr>
        <w:pStyle w:val="Code"/>
      </w:pPr>
      <w:r w:rsidRPr="00EC36F2">
        <w:t xml:space="preserve">    {</w:t>
      </w:r>
    </w:p>
    <w:p w14:paraId="752BAA39" w14:textId="77777777" w:rsidR="00EC36F2" w:rsidRPr="00EC36F2" w:rsidRDefault="00EC36F2" w:rsidP="00EC36F2">
      <w:pPr>
        <w:pStyle w:val="Code"/>
      </w:pPr>
      <w:r w:rsidRPr="00EC36F2">
        <w:t xml:space="preserve">        private readonly ILog _log;</w:t>
      </w:r>
    </w:p>
    <w:p w14:paraId="272E530E" w14:textId="77777777" w:rsidR="00EC36F2" w:rsidRPr="00EC36F2" w:rsidRDefault="00EC36F2" w:rsidP="00EC36F2">
      <w:pPr>
        <w:pStyle w:val="Code"/>
      </w:pPr>
      <w:r w:rsidRPr="00EC36F2">
        <w:t xml:space="preserve">        private readonly IUserSession _userSession;</w:t>
      </w:r>
    </w:p>
    <w:p w14:paraId="37350DCA" w14:textId="77777777" w:rsidR="00EC36F2" w:rsidRPr="00EC36F2" w:rsidRDefault="00EC36F2" w:rsidP="00EC36F2">
      <w:pPr>
        <w:pStyle w:val="Code"/>
      </w:pPr>
    </w:p>
    <w:p w14:paraId="095EBFB9" w14:textId="77777777" w:rsidR="00EC36F2" w:rsidRPr="00EC36F2" w:rsidRDefault="00EC36F2" w:rsidP="00EC36F2">
      <w:pPr>
        <w:pStyle w:val="Code"/>
      </w:pPr>
      <w:r w:rsidRPr="00EC36F2">
        <w:t xml:space="preserve">        public TaskDataSecurityMessageHandler(ILogManager logManager, IUserSession userSession)</w:t>
      </w:r>
    </w:p>
    <w:p w14:paraId="12EDDEAC" w14:textId="77777777" w:rsidR="00EC36F2" w:rsidRPr="00EC36F2" w:rsidRDefault="00EC36F2" w:rsidP="00EC36F2">
      <w:pPr>
        <w:pStyle w:val="Code"/>
      </w:pPr>
      <w:r w:rsidRPr="00EC36F2">
        <w:t xml:space="preserve">        {</w:t>
      </w:r>
    </w:p>
    <w:p w14:paraId="4A842461" w14:textId="77777777" w:rsidR="00EC36F2" w:rsidRPr="00EC36F2" w:rsidRDefault="00EC36F2" w:rsidP="00EC36F2">
      <w:pPr>
        <w:pStyle w:val="Code"/>
      </w:pPr>
      <w:r w:rsidRPr="00EC36F2">
        <w:t xml:space="preserve">            _userSession = userSession;</w:t>
      </w:r>
    </w:p>
    <w:p w14:paraId="4A748A69" w14:textId="77777777" w:rsidR="00EC36F2" w:rsidRPr="00EC36F2" w:rsidRDefault="00EC36F2" w:rsidP="00EC36F2">
      <w:pPr>
        <w:pStyle w:val="Code"/>
      </w:pPr>
      <w:r w:rsidRPr="00EC36F2">
        <w:t xml:space="preserve">            _log = logManager.GetLog(typeof (TaskDataSecurityMessageHandler));</w:t>
      </w:r>
    </w:p>
    <w:p w14:paraId="73EEAA92" w14:textId="77777777" w:rsidR="00EC36F2" w:rsidRPr="00EC36F2" w:rsidRDefault="00EC36F2" w:rsidP="00EC36F2">
      <w:pPr>
        <w:pStyle w:val="Code"/>
      </w:pPr>
      <w:r w:rsidRPr="00EC36F2">
        <w:t xml:space="preserve">        }</w:t>
      </w:r>
    </w:p>
    <w:p w14:paraId="2612875F" w14:textId="77777777" w:rsidR="00EC36F2" w:rsidRPr="00EC36F2" w:rsidRDefault="00EC36F2" w:rsidP="00EC36F2">
      <w:pPr>
        <w:pStyle w:val="Code"/>
      </w:pPr>
    </w:p>
    <w:p w14:paraId="2FE00361" w14:textId="77777777" w:rsidR="00EC36F2" w:rsidRPr="00EC36F2" w:rsidRDefault="00EC36F2" w:rsidP="00EC36F2">
      <w:pPr>
        <w:pStyle w:val="Code"/>
      </w:pPr>
      <w:r w:rsidRPr="00EC36F2">
        <w:t xml:space="preserve">        protected override async Task&lt;HttpResponseMessage&gt; SendAsync(</w:t>
      </w:r>
    </w:p>
    <w:p w14:paraId="3FEE7F19" w14:textId="77777777" w:rsidR="00EC36F2" w:rsidRPr="00EC36F2" w:rsidRDefault="00EC36F2" w:rsidP="00EC36F2">
      <w:pPr>
        <w:pStyle w:val="Code"/>
      </w:pPr>
      <w:r w:rsidRPr="00EC36F2">
        <w:t xml:space="preserve">            HttpRequestMessage request,</w:t>
      </w:r>
    </w:p>
    <w:p w14:paraId="3B8EBA46" w14:textId="77777777" w:rsidR="00EC36F2" w:rsidRPr="00EC36F2" w:rsidRDefault="00EC36F2" w:rsidP="00EC36F2">
      <w:pPr>
        <w:pStyle w:val="Code"/>
      </w:pPr>
      <w:r w:rsidRPr="00EC36F2">
        <w:t xml:space="preserve">            CancellationToken cancellationToken)</w:t>
      </w:r>
    </w:p>
    <w:p w14:paraId="6D8CE140" w14:textId="77777777" w:rsidR="00EC36F2" w:rsidRPr="00EC36F2" w:rsidRDefault="00EC36F2" w:rsidP="00EC36F2">
      <w:pPr>
        <w:pStyle w:val="Code"/>
      </w:pPr>
      <w:r w:rsidRPr="00EC36F2">
        <w:t xml:space="preserve">        {</w:t>
      </w:r>
    </w:p>
    <w:p w14:paraId="50AA3B93" w14:textId="77777777" w:rsidR="00EC36F2" w:rsidRPr="00EC36F2" w:rsidRDefault="00EC36F2" w:rsidP="00EC36F2">
      <w:pPr>
        <w:pStyle w:val="Code"/>
      </w:pPr>
      <w:r w:rsidRPr="00EC36F2">
        <w:t xml:space="preserve">            var response = await base.SendAsync(request, cancellationToken);</w:t>
      </w:r>
    </w:p>
    <w:p w14:paraId="2DBC62D3" w14:textId="77777777" w:rsidR="00EC36F2" w:rsidRPr="00EC36F2" w:rsidRDefault="00EC36F2" w:rsidP="00EC36F2">
      <w:pPr>
        <w:pStyle w:val="Code"/>
      </w:pPr>
    </w:p>
    <w:p w14:paraId="2F280C20" w14:textId="77777777" w:rsidR="00EC36F2" w:rsidRPr="00EC36F2" w:rsidRDefault="00EC36F2" w:rsidP="00EC36F2">
      <w:pPr>
        <w:pStyle w:val="Code"/>
      </w:pPr>
      <w:r w:rsidRPr="00EC36F2">
        <w:t xml:space="preserve">            if (CanHandleResponse(response))</w:t>
      </w:r>
    </w:p>
    <w:p w14:paraId="2E65E870" w14:textId="77777777" w:rsidR="00EC36F2" w:rsidRPr="00EC36F2" w:rsidRDefault="00EC36F2" w:rsidP="00EC36F2">
      <w:pPr>
        <w:pStyle w:val="Code"/>
      </w:pPr>
      <w:r w:rsidRPr="00EC36F2">
        <w:t xml:space="preserve">            {</w:t>
      </w:r>
    </w:p>
    <w:p w14:paraId="1692EF1A" w14:textId="77777777" w:rsidR="00EC36F2" w:rsidRPr="00EC36F2" w:rsidRDefault="00EC36F2" w:rsidP="00EC36F2">
      <w:pPr>
        <w:pStyle w:val="Code"/>
      </w:pPr>
      <w:r w:rsidRPr="00EC36F2">
        <w:t xml:space="preserve">                ApplySecurityToResponseData((ObjectContent) response.Content);</w:t>
      </w:r>
    </w:p>
    <w:p w14:paraId="1DEB66D4" w14:textId="77777777" w:rsidR="00EC36F2" w:rsidRPr="00EC36F2" w:rsidRDefault="00EC36F2" w:rsidP="00EC36F2">
      <w:pPr>
        <w:pStyle w:val="Code"/>
      </w:pPr>
      <w:r w:rsidRPr="00EC36F2">
        <w:t xml:space="preserve">            }</w:t>
      </w:r>
    </w:p>
    <w:p w14:paraId="6AD49733" w14:textId="77777777" w:rsidR="00EC36F2" w:rsidRPr="00EC36F2" w:rsidRDefault="00EC36F2" w:rsidP="00EC36F2">
      <w:pPr>
        <w:pStyle w:val="Code"/>
      </w:pPr>
    </w:p>
    <w:p w14:paraId="78B9649A" w14:textId="77777777" w:rsidR="00EC36F2" w:rsidRPr="00EC36F2" w:rsidRDefault="00EC36F2" w:rsidP="00EC36F2">
      <w:pPr>
        <w:pStyle w:val="Code"/>
      </w:pPr>
      <w:r w:rsidRPr="00EC36F2">
        <w:t xml:space="preserve">            return response;</w:t>
      </w:r>
    </w:p>
    <w:p w14:paraId="7B55697E" w14:textId="77777777" w:rsidR="00EC36F2" w:rsidRPr="00EC36F2" w:rsidRDefault="00EC36F2" w:rsidP="00EC36F2">
      <w:pPr>
        <w:pStyle w:val="Code"/>
      </w:pPr>
      <w:r w:rsidRPr="00EC36F2">
        <w:t xml:space="preserve">        }</w:t>
      </w:r>
    </w:p>
    <w:p w14:paraId="16BD093A" w14:textId="77777777" w:rsidR="00EC36F2" w:rsidRPr="00EC36F2" w:rsidRDefault="00EC36F2" w:rsidP="00EC36F2">
      <w:pPr>
        <w:pStyle w:val="Code"/>
      </w:pPr>
    </w:p>
    <w:p w14:paraId="6D17B2AF" w14:textId="77777777" w:rsidR="00EC36F2" w:rsidRPr="00EC36F2" w:rsidRDefault="00EC36F2" w:rsidP="00EC36F2">
      <w:pPr>
        <w:pStyle w:val="Code"/>
      </w:pPr>
      <w:r w:rsidRPr="00EC36F2">
        <w:t xml:space="preserve">        public bool CanHandleResponse(HttpResponseMessage response)</w:t>
      </w:r>
    </w:p>
    <w:p w14:paraId="412EE1C1" w14:textId="77777777" w:rsidR="00EC36F2" w:rsidRPr="00EC36F2" w:rsidRDefault="00EC36F2" w:rsidP="00EC36F2">
      <w:pPr>
        <w:pStyle w:val="Code"/>
      </w:pPr>
      <w:r w:rsidRPr="00EC36F2">
        <w:t xml:space="preserve">        {</w:t>
      </w:r>
    </w:p>
    <w:p w14:paraId="3E977E75" w14:textId="77777777" w:rsidR="00EC36F2" w:rsidRPr="00EC36F2" w:rsidRDefault="00EC36F2" w:rsidP="00EC36F2">
      <w:pPr>
        <w:pStyle w:val="Code"/>
      </w:pPr>
      <w:r w:rsidRPr="00EC36F2">
        <w:t xml:space="preserve">            var objectContent = response.Content as ObjectContent;</w:t>
      </w:r>
    </w:p>
    <w:p w14:paraId="54DB2412" w14:textId="77777777" w:rsidR="00EC36F2" w:rsidRPr="00EC36F2" w:rsidRDefault="00EC36F2" w:rsidP="00EC36F2">
      <w:pPr>
        <w:pStyle w:val="Code"/>
      </w:pPr>
      <w:r w:rsidRPr="00EC36F2">
        <w:t xml:space="preserve">            var canHandleResponse = objectContent != null &amp;&amp; objectContent.ObjectType == typeof (Task);</w:t>
      </w:r>
    </w:p>
    <w:p w14:paraId="7603B102" w14:textId="77777777" w:rsidR="00EC36F2" w:rsidRPr="00EC36F2" w:rsidRDefault="00EC36F2" w:rsidP="00EC36F2">
      <w:pPr>
        <w:pStyle w:val="Code"/>
      </w:pPr>
      <w:r w:rsidRPr="00EC36F2">
        <w:t xml:space="preserve">            return canHandleResponse;</w:t>
      </w:r>
    </w:p>
    <w:p w14:paraId="06AA9E34" w14:textId="77777777" w:rsidR="00EC36F2" w:rsidRPr="00EC36F2" w:rsidRDefault="00EC36F2" w:rsidP="00EC36F2">
      <w:pPr>
        <w:pStyle w:val="Code"/>
      </w:pPr>
      <w:r w:rsidRPr="00EC36F2">
        <w:t xml:space="preserve">        }</w:t>
      </w:r>
    </w:p>
    <w:p w14:paraId="5A83E9C3" w14:textId="77777777" w:rsidR="00EC36F2" w:rsidRPr="00EC36F2" w:rsidRDefault="00EC36F2" w:rsidP="00EC36F2">
      <w:pPr>
        <w:pStyle w:val="Code"/>
      </w:pPr>
    </w:p>
    <w:p w14:paraId="11ABB283" w14:textId="77777777" w:rsidR="00EC36F2" w:rsidRPr="00EC36F2" w:rsidRDefault="00EC36F2" w:rsidP="00EC36F2">
      <w:pPr>
        <w:pStyle w:val="Code"/>
      </w:pPr>
      <w:r w:rsidRPr="00EC36F2">
        <w:t xml:space="preserve">        public void ApplySecurityToResponseData(ObjectContent responseObjectContent)</w:t>
      </w:r>
    </w:p>
    <w:p w14:paraId="02EC08CF" w14:textId="77777777" w:rsidR="00EC36F2" w:rsidRPr="00EC36F2" w:rsidRDefault="00EC36F2" w:rsidP="00EC36F2">
      <w:pPr>
        <w:pStyle w:val="Code"/>
      </w:pPr>
      <w:r w:rsidRPr="00EC36F2">
        <w:t xml:space="preserve">        {</w:t>
      </w:r>
    </w:p>
    <w:p w14:paraId="6BB8D9DD" w14:textId="77777777" w:rsidR="00AA1EE4" w:rsidRPr="00AA1EE4" w:rsidRDefault="00AA1EE4" w:rsidP="00AA1EE4">
      <w:pPr>
        <w:pStyle w:val="Code"/>
      </w:pPr>
      <w:r w:rsidRPr="00AA1EE4">
        <w:t xml:space="preserve">            var removeSensitiveData = !_userSession.IsInRole(Constants.RoleNames.SeniorWorker);</w:t>
      </w:r>
    </w:p>
    <w:p w14:paraId="2D8AE5ED" w14:textId="77777777" w:rsidR="00AA1EE4" w:rsidRPr="00AA1EE4" w:rsidRDefault="00AA1EE4" w:rsidP="00AA1EE4">
      <w:pPr>
        <w:pStyle w:val="Code"/>
      </w:pPr>
    </w:p>
    <w:p w14:paraId="44A38BA4" w14:textId="77777777" w:rsidR="00AA1EE4" w:rsidRPr="00AA1EE4" w:rsidRDefault="00AA1EE4" w:rsidP="00AA1EE4">
      <w:pPr>
        <w:pStyle w:val="Code"/>
      </w:pPr>
      <w:r w:rsidRPr="00AA1EE4">
        <w:t xml:space="preserve">            if (removeSensitiveData)</w:t>
      </w:r>
    </w:p>
    <w:p w14:paraId="5130E48D" w14:textId="77777777" w:rsidR="00AA1EE4" w:rsidRPr="00AA1EE4" w:rsidRDefault="00AA1EE4" w:rsidP="00AA1EE4">
      <w:pPr>
        <w:pStyle w:val="Code"/>
      </w:pPr>
      <w:r w:rsidRPr="00AA1EE4">
        <w:t xml:space="preserve">            {</w:t>
      </w:r>
    </w:p>
    <w:p w14:paraId="5BBCC41F" w14:textId="77777777" w:rsidR="00AA1EE4" w:rsidRPr="00AA1EE4" w:rsidRDefault="00AA1EE4" w:rsidP="00AA1EE4">
      <w:pPr>
        <w:pStyle w:val="Code"/>
      </w:pPr>
      <w:r w:rsidRPr="00AA1EE4">
        <w:t xml:space="preserve">                _log.DebugFormat("Applying security data masking for user {0}", _userSession.Username);</w:t>
      </w:r>
    </w:p>
    <w:p w14:paraId="73BCBD5D" w14:textId="77777777" w:rsidR="00AA1EE4" w:rsidRPr="00AA1EE4" w:rsidRDefault="00AA1EE4" w:rsidP="00AA1EE4">
      <w:pPr>
        <w:pStyle w:val="Code"/>
      </w:pPr>
      <w:r w:rsidRPr="00AA1EE4">
        <w:t xml:space="preserve">            }</w:t>
      </w:r>
    </w:p>
    <w:p w14:paraId="2AB98C67" w14:textId="77777777" w:rsidR="00AA1EE4" w:rsidRPr="00AA1EE4" w:rsidRDefault="00AA1EE4" w:rsidP="00AA1EE4">
      <w:pPr>
        <w:pStyle w:val="Code"/>
      </w:pPr>
    </w:p>
    <w:p w14:paraId="64CE5779" w14:textId="2B4C0963" w:rsidR="00EC36F2" w:rsidRPr="00EC36F2" w:rsidRDefault="00AA1EE4" w:rsidP="00AA1EE4">
      <w:pPr>
        <w:pStyle w:val="Code"/>
      </w:pPr>
      <w:r w:rsidRPr="00AA1EE4">
        <w:t xml:space="preserve">            ((Task) responseObjectContent.Value).SetShouldSerializeAssignees(!removeSensitiveData);</w:t>
      </w:r>
      <w:r w:rsidR="00EC36F2" w:rsidRPr="00EC36F2">
        <w:t xml:space="preserve">        }</w:t>
      </w:r>
    </w:p>
    <w:p w14:paraId="5AFEA10F" w14:textId="77777777" w:rsidR="00EC36F2" w:rsidRPr="00EC36F2" w:rsidRDefault="00EC36F2" w:rsidP="00EC36F2">
      <w:pPr>
        <w:pStyle w:val="Code"/>
      </w:pPr>
      <w:r w:rsidRPr="00EC36F2">
        <w:t xml:space="preserve">    }</w:t>
      </w:r>
    </w:p>
    <w:p w14:paraId="3DD11E53" w14:textId="1A852ECC" w:rsidR="00EC36F2" w:rsidRDefault="00EC36F2" w:rsidP="00EC36F2">
      <w:pPr>
        <w:pStyle w:val="Code"/>
      </w:pPr>
      <w:r w:rsidRPr="00EC36F2">
        <w:t>}</w:t>
      </w:r>
    </w:p>
    <w:bookmarkEnd w:id="4"/>
    <w:bookmarkEnd w:id="5"/>
    <w:p w14:paraId="56F71A1A" w14:textId="0AA254DF" w:rsidR="00457FE5" w:rsidRDefault="00457FE5" w:rsidP="00C94F58">
      <w:pPr>
        <w:pStyle w:val="BodyTextCont"/>
      </w:pPr>
      <w:r>
        <w:t xml:space="preserve">We'll review the handler code shortly, but first </w:t>
      </w:r>
      <w:r w:rsidR="00532571">
        <w:t>we need to write the code to configure it at run time</w:t>
      </w:r>
      <w:r>
        <w:t xml:space="preserve">. </w:t>
      </w:r>
      <w:r w:rsidR="00532571">
        <w:t>The handler</w:t>
      </w:r>
      <w:r w:rsidR="000675CD">
        <w:t xml:space="preserve"> is configured during application startup, so let's return to the </w:t>
      </w:r>
      <w:proofErr w:type="spellStart"/>
      <w:r w:rsidR="000675CD" w:rsidRPr="000675CD">
        <w:rPr>
          <w:rStyle w:val="CodeInline"/>
        </w:rPr>
        <w:t>WebApiApplication</w:t>
      </w:r>
      <w:proofErr w:type="spellEnd"/>
      <w:r w:rsidR="000675CD">
        <w:t xml:space="preserve"> class and modify the </w:t>
      </w:r>
      <w:proofErr w:type="spellStart"/>
      <w:r w:rsidR="000675CD" w:rsidRPr="00457FE5">
        <w:rPr>
          <w:rStyle w:val="CodeInline"/>
        </w:rPr>
        <w:t>RegisterHandlers</w:t>
      </w:r>
      <w:proofErr w:type="spellEnd"/>
      <w:r w:rsidR="000675CD">
        <w:t xml:space="preserve"> method so that it appears as follows</w:t>
      </w:r>
      <w:r>
        <w:t>:</w:t>
      </w:r>
    </w:p>
    <w:p w14:paraId="628D3329" w14:textId="77777777" w:rsidR="00457FE5" w:rsidRPr="00457FE5" w:rsidRDefault="00457FE5" w:rsidP="00457FE5">
      <w:pPr>
        <w:pStyle w:val="Code"/>
      </w:pPr>
      <w:r w:rsidRPr="00457FE5">
        <w:t>private void RegisterHandlers()</w:t>
      </w:r>
    </w:p>
    <w:p w14:paraId="5DF086DB" w14:textId="77777777" w:rsidR="00457FE5" w:rsidRPr="00457FE5" w:rsidRDefault="00457FE5" w:rsidP="00457FE5">
      <w:pPr>
        <w:pStyle w:val="Code"/>
      </w:pPr>
      <w:r w:rsidRPr="00457FE5">
        <w:t>{</w:t>
      </w:r>
    </w:p>
    <w:p w14:paraId="6F726D07" w14:textId="77777777" w:rsidR="00457FE5" w:rsidRPr="00457FE5" w:rsidRDefault="00457FE5" w:rsidP="00457FE5">
      <w:pPr>
        <w:pStyle w:val="Code"/>
      </w:pPr>
      <w:r w:rsidRPr="00457FE5">
        <w:t xml:space="preserve">    var logManager = WebContainerManager.Get&lt;ILogManager&gt;();</w:t>
      </w:r>
    </w:p>
    <w:p w14:paraId="13CD8DD9" w14:textId="77777777" w:rsidR="00457FE5" w:rsidRPr="00F04AF7" w:rsidRDefault="00457FE5" w:rsidP="00457FE5">
      <w:pPr>
        <w:pStyle w:val="Code"/>
        <w:rPr>
          <w:rStyle w:val="CodeBold"/>
        </w:rPr>
      </w:pPr>
      <w:r w:rsidRPr="00457FE5">
        <w:t xml:space="preserve">    </w:t>
      </w:r>
      <w:bookmarkStart w:id="6" w:name="OLE_LINK9"/>
      <w:bookmarkStart w:id="7" w:name="OLE_LINK10"/>
      <w:r w:rsidRPr="00F04AF7">
        <w:rPr>
          <w:rStyle w:val="CodeBold"/>
        </w:rPr>
        <w:t>var userSession = WebContainerManager.Get&lt;IUserSession&gt;();</w:t>
      </w:r>
    </w:p>
    <w:p w14:paraId="4FC76B50" w14:textId="77777777" w:rsidR="00457FE5" w:rsidRPr="00457FE5" w:rsidRDefault="00457FE5" w:rsidP="00457FE5">
      <w:pPr>
        <w:pStyle w:val="Code"/>
      </w:pPr>
    </w:p>
    <w:bookmarkEnd w:id="6"/>
    <w:bookmarkEnd w:id="7"/>
    <w:p w14:paraId="306CBFB8" w14:textId="77777777" w:rsidR="00457FE5" w:rsidRPr="00457FE5" w:rsidRDefault="00457FE5" w:rsidP="00457FE5">
      <w:pPr>
        <w:pStyle w:val="Code"/>
      </w:pPr>
      <w:r w:rsidRPr="00457FE5">
        <w:t xml:space="preserve">    GlobalConfiguration.Configuration.MessageHandlers.Add(</w:t>
      </w:r>
    </w:p>
    <w:p w14:paraId="5703BFA6" w14:textId="77777777" w:rsidR="00457FE5" w:rsidRPr="00457FE5" w:rsidRDefault="00457FE5" w:rsidP="00457FE5">
      <w:pPr>
        <w:pStyle w:val="Code"/>
      </w:pPr>
      <w:r w:rsidRPr="00457FE5">
        <w:t xml:space="preserve">        new BasicAuthenticationMessageHandler(logManager,</w:t>
      </w:r>
    </w:p>
    <w:p w14:paraId="45DC19EC" w14:textId="77777777" w:rsidR="00457FE5" w:rsidRPr="00457FE5" w:rsidRDefault="00457FE5" w:rsidP="00457FE5">
      <w:pPr>
        <w:pStyle w:val="Code"/>
      </w:pPr>
      <w:r w:rsidRPr="00457FE5">
        <w:t xml:space="preserve">            WebContainerManager.Get&lt;IBasicSecurityService&gt;()));</w:t>
      </w:r>
    </w:p>
    <w:p w14:paraId="27DB4BAD" w14:textId="77777777" w:rsidR="00457FE5" w:rsidRPr="00457FE5" w:rsidRDefault="00457FE5" w:rsidP="00457FE5">
      <w:pPr>
        <w:pStyle w:val="Code"/>
      </w:pPr>
    </w:p>
    <w:p w14:paraId="22F2F6A1" w14:textId="77777777" w:rsidR="00457FE5" w:rsidRPr="000675CD" w:rsidRDefault="00457FE5" w:rsidP="00457FE5">
      <w:pPr>
        <w:pStyle w:val="Code"/>
        <w:rPr>
          <w:rStyle w:val="CodeBold"/>
        </w:rPr>
      </w:pPr>
      <w:r w:rsidRPr="00457FE5">
        <w:t xml:space="preserve">    </w:t>
      </w:r>
      <w:bookmarkStart w:id="8" w:name="OLE_LINK7"/>
      <w:bookmarkStart w:id="9" w:name="OLE_LINK8"/>
      <w:r w:rsidRPr="000675CD">
        <w:rPr>
          <w:rStyle w:val="CodeBold"/>
        </w:rPr>
        <w:t>GlobalConfiguration.Configuration.MessageHandlers.Add(</w:t>
      </w:r>
    </w:p>
    <w:p w14:paraId="5DEC3C9A" w14:textId="77777777" w:rsidR="00457FE5" w:rsidRPr="000675CD" w:rsidRDefault="00457FE5" w:rsidP="00457FE5">
      <w:pPr>
        <w:pStyle w:val="Code"/>
        <w:rPr>
          <w:rStyle w:val="CodeBold"/>
        </w:rPr>
      </w:pPr>
      <w:r w:rsidRPr="000675CD">
        <w:rPr>
          <w:rStyle w:val="CodeBold"/>
        </w:rPr>
        <w:t xml:space="preserve">        new TaskDataSecurityMessageHandler(logManager, userSession));</w:t>
      </w:r>
    </w:p>
    <w:bookmarkEnd w:id="8"/>
    <w:bookmarkEnd w:id="9"/>
    <w:p w14:paraId="228C326C" w14:textId="4ADDD00A" w:rsidR="00457FE5" w:rsidRDefault="00457FE5" w:rsidP="00457FE5">
      <w:pPr>
        <w:pStyle w:val="Code"/>
      </w:pPr>
      <w:r w:rsidRPr="00457FE5">
        <w:t>}</w:t>
      </w:r>
    </w:p>
    <w:p w14:paraId="5454BE9B" w14:textId="77777777" w:rsidR="00C6199C" w:rsidRDefault="00C6199C" w:rsidP="00457FE5">
      <w:pPr>
        <w:pStyle w:val="Code"/>
      </w:pPr>
    </w:p>
    <w:p w14:paraId="0260F705" w14:textId="7572FCF7" w:rsidR="00EC36F2" w:rsidRDefault="00FA0885" w:rsidP="00C94F58">
      <w:pPr>
        <w:pStyle w:val="BodyTextCont"/>
      </w:pPr>
      <w:r>
        <w:t>Looking</w:t>
      </w:r>
      <w:r w:rsidR="00457FE5">
        <w:t xml:space="preserve"> back</w:t>
      </w:r>
      <w:r>
        <w:t xml:space="preserve"> at</w:t>
      </w:r>
      <w:r w:rsidR="000675CD">
        <w:t xml:space="preserve"> the</w:t>
      </w:r>
      <w:r>
        <w:t xml:space="preserve"> </w:t>
      </w:r>
      <w:proofErr w:type="spellStart"/>
      <w:r w:rsidRPr="00FA0885">
        <w:rPr>
          <w:rStyle w:val="CodeInline"/>
        </w:rPr>
        <w:t>TaskDataSecurityMessageHandler</w:t>
      </w:r>
      <w:proofErr w:type="spellEnd"/>
      <w:r w:rsidR="000675CD">
        <w:t xml:space="preserve"> implementation,</w:t>
      </w:r>
      <w:r>
        <w:t xml:space="preserve"> we see that it, like </w:t>
      </w:r>
      <w:proofErr w:type="spellStart"/>
      <w:r w:rsidRPr="00FA0885">
        <w:rPr>
          <w:rStyle w:val="CodeInline"/>
        </w:rPr>
        <w:t>BasicAuthenticationMessageHandler</w:t>
      </w:r>
      <w:proofErr w:type="spellEnd"/>
      <w:r>
        <w:t xml:space="preserve">, derives from the ASP.NET Web API's </w:t>
      </w:r>
      <w:proofErr w:type="spellStart"/>
      <w:r w:rsidRPr="00FA0885">
        <w:rPr>
          <w:rStyle w:val="CodeInline"/>
        </w:rPr>
        <w:t>DelegatingHandler</w:t>
      </w:r>
      <w:proofErr w:type="spellEnd"/>
      <w:r>
        <w:t xml:space="preserve"> base class. As with </w:t>
      </w:r>
      <w:proofErr w:type="spellStart"/>
      <w:r w:rsidRPr="00FA0885">
        <w:rPr>
          <w:rStyle w:val="CodeInline"/>
        </w:rPr>
        <w:t>BasicAuthenticationMessageHandler</w:t>
      </w:r>
      <w:proofErr w:type="spellEnd"/>
      <w:r>
        <w:t xml:space="preserve">, it overrides </w:t>
      </w:r>
      <w:proofErr w:type="spellStart"/>
      <w:r w:rsidRPr="00FA0885">
        <w:rPr>
          <w:rStyle w:val="CodeInline"/>
        </w:rPr>
        <w:t>SendAsync</w:t>
      </w:r>
      <w:proofErr w:type="spellEnd"/>
      <w:r>
        <w:t xml:space="preserve">. However, this time the implementation passes the request on </w:t>
      </w:r>
      <w:r w:rsidR="00AA1EE4">
        <w:t>down</w:t>
      </w:r>
      <w:r>
        <w:t xml:space="preserve"> the chain with a call to </w:t>
      </w:r>
      <w:proofErr w:type="spellStart"/>
      <w:r w:rsidRPr="00FA0885">
        <w:rPr>
          <w:rStyle w:val="CodeInline"/>
        </w:rPr>
        <w:t>base.SendAsync</w:t>
      </w:r>
      <w:proofErr w:type="spellEnd"/>
      <w:r>
        <w:t xml:space="preserve"> without inspecting it first. </w:t>
      </w:r>
      <w:r>
        <w:lastRenderedPageBreak/>
        <w:t xml:space="preserve">That's because this handler is only interested in the response, and it's only going to act upon </w:t>
      </w:r>
      <w:r w:rsidR="00AA1EE4">
        <w:t>the response</w:t>
      </w:r>
      <w:r>
        <w:t xml:space="preserve"> if </w:t>
      </w:r>
      <w:proofErr w:type="spellStart"/>
      <w:r w:rsidRPr="00FA0885">
        <w:rPr>
          <w:rStyle w:val="CodeInline"/>
        </w:rPr>
        <w:t>CanHandleResponse</w:t>
      </w:r>
      <w:proofErr w:type="spellEnd"/>
      <w:r>
        <w:t xml:space="preserve"> returns </w:t>
      </w:r>
      <w:r w:rsidRPr="00FA0885">
        <w:rPr>
          <w:rStyle w:val="CodeInline"/>
        </w:rPr>
        <w:t>true</w:t>
      </w:r>
      <w:r>
        <w:t xml:space="preserve">, indicating that the response contains a </w:t>
      </w:r>
      <w:r w:rsidRPr="00FA0885">
        <w:rPr>
          <w:rStyle w:val="CodeInline"/>
        </w:rPr>
        <w:t>Task</w:t>
      </w:r>
      <w:r>
        <w:t xml:space="preserve"> service model object.</w:t>
      </w:r>
    </w:p>
    <w:p w14:paraId="41B65B5D" w14:textId="059ACA54" w:rsidR="00AA1EE4" w:rsidRDefault="00AA1EE4" w:rsidP="00C94F58">
      <w:pPr>
        <w:pStyle w:val="BodyTextCont"/>
      </w:pPr>
      <w:r>
        <w:t xml:space="preserve">If </w:t>
      </w:r>
      <w:proofErr w:type="spellStart"/>
      <w:r w:rsidRPr="00AA1EE4">
        <w:rPr>
          <w:rStyle w:val="CodeInline"/>
        </w:rPr>
        <w:t>CanHandleResponse</w:t>
      </w:r>
      <w:proofErr w:type="spellEnd"/>
      <w:r>
        <w:t xml:space="preserve"> indicates that the response contains task data, then </w:t>
      </w:r>
      <w:proofErr w:type="spellStart"/>
      <w:r w:rsidRPr="00AA1EE4">
        <w:rPr>
          <w:rStyle w:val="CodeInline"/>
        </w:rPr>
        <w:t>SendAsync</w:t>
      </w:r>
      <w:proofErr w:type="spellEnd"/>
      <w:r>
        <w:t xml:space="preserve"> invokes </w:t>
      </w:r>
      <w:proofErr w:type="spellStart"/>
      <w:r w:rsidRPr="00AA1EE4">
        <w:rPr>
          <w:rStyle w:val="CodeInline"/>
        </w:rPr>
        <w:t>ApplySecurityToResponseData</w:t>
      </w:r>
      <w:proofErr w:type="spellEnd"/>
      <w:r>
        <w:t xml:space="preserve">. It is here that the assignees are removed from the response if the user does not have a senior worker role. </w:t>
      </w:r>
      <w:proofErr w:type="spellStart"/>
      <w:r w:rsidR="00F92EC1" w:rsidRPr="00AA1EE4">
        <w:rPr>
          <w:rStyle w:val="CodeInline"/>
        </w:rPr>
        <w:t>ApplySecurityToResponseData</w:t>
      </w:r>
      <w:proofErr w:type="spellEnd"/>
      <w:r>
        <w:t xml:space="preserve"> </w:t>
      </w:r>
      <w:r w:rsidR="00F278DB">
        <w:t xml:space="preserve">also </w:t>
      </w:r>
      <w:r>
        <w:t>log</w:t>
      </w:r>
      <w:r w:rsidR="00F92EC1">
        <w:t>s</w:t>
      </w:r>
      <w:r>
        <w:t xml:space="preserve"> the removal, for debugging purposes.</w:t>
      </w:r>
    </w:p>
    <w:p w14:paraId="1040F6FF" w14:textId="338EE10D" w:rsidR="00F278DB" w:rsidRDefault="00A44DF0" w:rsidP="00C94F58">
      <w:pPr>
        <w:pStyle w:val="BodyTextCont"/>
      </w:pPr>
      <w:r>
        <w:t xml:space="preserve">With </w:t>
      </w:r>
      <w:r w:rsidR="00EC36F2">
        <w:t xml:space="preserve">this is in place, </w:t>
      </w:r>
      <w:r w:rsidR="00F278DB">
        <w:t xml:space="preserve">let's do a demo to make sure this </w:t>
      </w:r>
      <w:r w:rsidR="00A51034">
        <w:t xml:space="preserve">sensitive data removal </w:t>
      </w:r>
      <w:r w:rsidR="00EC36F2">
        <w:t>functionality</w:t>
      </w:r>
      <w:r w:rsidR="00F278DB">
        <w:t xml:space="preserve"> is working. The demo won't be terribly dramatic</w:t>
      </w:r>
      <w:r w:rsidR="00EC36F2">
        <w:t>, because at this point we haven't associated any users (or "assignees") with any tasks.</w:t>
      </w:r>
      <w:r w:rsidR="00AA1EE4">
        <w:t xml:space="preserve"> </w:t>
      </w:r>
      <w:r w:rsidR="00F278DB">
        <w:t>However, we can at least verify that the Assignees property is being removed from the response for users that lack a senior worker role.</w:t>
      </w:r>
    </w:p>
    <w:p w14:paraId="18C056FD" w14:textId="3C16E30B" w:rsidR="00F92EC1" w:rsidRDefault="00F92EC1" w:rsidP="00C94F58">
      <w:pPr>
        <w:pStyle w:val="BodyTextCont"/>
      </w:pPr>
      <w:r>
        <w:t xml:space="preserve">First, we'll test the functionality with </w:t>
      </w:r>
      <w:proofErr w:type="spellStart"/>
      <w:r>
        <w:t>bhogg's</w:t>
      </w:r>
      <w:proofErr w:type="spellEnd"/>
      <w:r>
        <w:t xml:space="preserve"> credentials. We can do this by repeating the request we sent at the beginning of this section. You should see something similar to the following:</w:t>
      </w:r>
    </w:p>
    <w:p w14:paraId="5C9F2EA9" w14:textId="77777777" w:rsidR="00F92EC1" w:rsidRDefault="00F92EC1" w:rsidP="00F92EC1">
      <w:pPr>
        <w:pStyle w:val="CodeCaption"/>
      </w:pPr>
      <w:r>
        <w:t>Get Task Request (abbreviated)</w:t>
      </w:r>
    </w:p>
    <w:p w14:paraId="61CDE4A8" w14:textId="77777777" w:rsidR="00F92EC1" w:rsidRPr="00AB008E" w:rsidRDefault="00F92EC1" w:rsidP="00F92EC1">
      <w:pPr>
        <w:pStyle w:val="Code"/>
      </w:pPr>
      <w:r w:rsidRPr="00AB008E">
        <w:t>GET http://localhost:61589/api/v1/tasks/17 HTTP/1.1</w:t>
      </w:r>
    </w:p>
    <w:p w14:paraId="32C9E403" w14:textId="77777777" w:rsidR="00F92EC1" w:rsidRPr="00AB008E" w:rsidRDefault="00F92EC1" w:rsidP="00F92EC1">
      <w:pPr>
        <w:pStyle w:val="Code"/>
      </w:pPr>
      <w:r w:rsidRPr="00AB008E">
        <w:t>Authorization: Basic YmhvZ2c6aWdub3JlZA==</w:t>
      </w:r>
    </w:p>
    <w:p w14:paraId="063D1EE9" w14:textId="77777777" w:rsidR="00F92EC1" w:rsidRDefault="00F92EC1" w:rsidP="00F92EC1">
      <w:pPr>
        <w:pStyle w:val="CodeCaption"/>
      </w:pPr>
      <w:r>
        <w:t>Get Task Response (abbreviated)</w:t>
      </w:r>
    </w:p>
    <w:p w14:paraId="71D77F9F" w14:textId="77777777" w:rsidR="00F92EC1" w:rsidRPr="00AB008E" w:rsidRDefault="00F92EC1" w:rsidP="00F92EC1">
      <w:pPr>
        <w:pStyle w:val="Code"/>
      </w:pPr>
      <w:r w:rsidRPr="00AB008E">
        <w:t>HTTP/1.1 200 OK</w:t>
      </w:r>
    </w:p>
    <w:p w14:paraId="7347F2B1" w14:textId="77777777" w:rsidR="00F92EC1" w:rsidRPr="00AB008E" w:rsidRDefault="00F92EC1" w:rsidP="00F92EC1">
      <w:pPr>
        <w:pStyle w:val="Code"/>
      </w:pPr>
      <w:r w:rsidRPr="00AB008E">
        <w:t>Content-Type: application/json; charset=utf-8</w:t>
      </w:r>
    </w:p>
    <w:p w14:paraId="2A365AED" w14:textId="77777777" w:rsidR="00F92EC1" w:rsidRPr="00AB008E" w:rsidRDefault="00F92EC1" w:rsidP="00F92EC1">
      <w:pPr>
        <w:pStyle w:val="Code"/>
      </w:pPr>
    </w:p>
    <w:p w14:paraId="024AFBDC" w14:textId="77777777" w:rsidR="00F92EC1" w:rsidRDefault="00F92EC1" w:rsidP="00F92EC1">
      <w:pPr>
        <w:pStyle w:val="Code"/>
      </w:pPr>
      <w:r w:rsidRPr="00AB008E">
        <w:t>{"TaskId":17,"Subject":"Fix something important","StartDate":"2014-05-13T00:52:34","DueDate":null,"CreatedDate":"2014-05-10T19:02:52","CompletedDate":null,"Status":{"StatusId":2,"Name":"In Progress","Ordinal":1},"Assignees":[],"Links":[]}</w:t>
      </w:r>
    </w:p>
    <w:p w14:paraId="1C6D272D" w14:textId="27F02C16" w:rsidR="00F92EC1" w:rsidRDefault="00F92EC1" w:rsidP="00C94F58">
      <w:pPr>
        <w:pStyle w:val="BodyTextCont"/>
      </w:pPr>
      <w:r>
        <w:t xml:space="preserve">Note that the </w:t>
      </w:r>
      <w:r w:rsidRPr="00F92EC1">
        <w:rPr>
          <w:rStyle w:val="CodeInline"/>
        </w:rPr>
        <w:t>Assignees</w:t>
      </w:r>
      <w:r>
        <w:t xml:space="preserve"> property appears in the response, as expected. Now repeat the test, this time with </w:t>
      </w:r>
      <w:proofErr w:type="spellStart"/>
      <w:r>
        <w:t>jdoe's</w:t>
      </w:r>
      <w:proofErr w:type="spellEnd"/>
      <w:r>
        <w:t xml:space="preserve"> credentials:</w:t>
      </w:r>
    </w:p>
    <w:p w14:paraId="6FCD0971" w14:textId="7C01431D" w:rsidR="00F92EC1" w:rsidRDefault="00F92EC1" w:rsidP="00F92EC1">
      <w:pPr>
        <w:pStyle w:val="CodeCaption"/>
      </w:pPr>
      <w:r>
        <w:t>Get Task Request (abbreviated)</w:t>
      </w:r>
    </w:p>
    <w:p w14:paraId="6AA3AF2C" w14:textId="77777777" w:rsidR="00F92EC1" w:rsidRPr="00F92EC1" w:rsidRDefault="00F92EC1" w:rsidP="00F92EC1">
      <w:pPr>
        <w:pStyle w:val="Code"/>
      </w:pPr>
      <w:r w:rsidRPr="00F92EC1">
        <w:t>GET http://localhost:61589/api/v1/tasks/17 HTTP/1.1</w:t>
      </w:r>
    </w:p>
    <w:p w14:paraId="4A32B25F" w14:textId="77777777" w:rsidR="00F92EC1" w:rsidRPr="00F92EC1" w:rsidRDefault="00F92EC1" w:rsidP="00F92EC1">
      <w:pPr>
        <w:pStyle w:val="Code"/>
      </w:pPr>
      <w:r w:rsidRPr="00F92EC1">
        <w:t>Authorization: Basic amRvZTppZ25vcmVk</w:t>
      </w:r>
    </w:p>
    <w:p w14:paraId="55320BF3" w14:textId="77F9BC84" w:rsidR="00F92EC1" w:rsidRDefault="00F92EC1" w:rsidP="00F92EC1">
      <w:pPr>
        <w:pStyle w:val="CodeCaption"/>
      </w:pPr>
      <w:r>
        <w:t>Get Task Response (abbreviated)</w:t>
      </w:r>
    </w:p>
    <w:p w14:paraId="30550690" w14:textId="77777777" w:rsidR="00F92EC1" w:rsidRPr="00F92EC1" w:rsidRDefault="00F92EC1" w:rsidP="00197ADF">
      <w:pPr>
        <w:pStyle w:val="Code"/>
      </w:pPr>
      <w:r w:rsidRPr="00F92EC1">
        <w:t>HTTP/1.1 200 OK</w:t>
      </w:r>
    </w:p>
    <w:p w14:paraId="57D3131D" w14:textId="77777777" w:rsidR="00F92EC1" w:rsidRPr="00F92EC1" w:rsidRDefault="00F92EC1" w:rsidP="00197ADF">
      <w:pPr>
        <w:pStyle w:val="Code"/>
      </w:pPr>
      <w:r w:rsidRPr="00F92EC1">
        <w:t>Content-Type: application/json; charset=utf-8</w:t>
      </w:r>
    </w:p>
    <w:p w14:paraId="65E681D6" w14:textId="77777777" w:rsidR="00F92EC1" w:rsidRPr="00F92EC1" w:rsidRDefault="00F92EC1" w:rsidP="00197ADF">
      <w:pPr>
        <w:pStyle w:val="Code"/>
      </w:pPr>
    </w:p>
    <w:p w14:paraId="15F1CAB2" w14:textId="570FEEF2" w:rsidR="00F92EC1" w:rsidRDefault="00F92EC1" w:rsidP="00197ADF">
      <w:pPr>
        <w:pStyle w:val="Code"/>
      </w:pPr>
      <w:r w:rsidRPr="00F92EC1">
        <w:t>{"TaskId":17,"Subject":"Fix something important","StartDate":"2014-05-13T00:52:34","DueDate":null,"CreatedDate":"2014-05-10T19:02:52","CompletedDate":null,"Status":{"StatusId":2,"Name":"In Progress","Ordinal":1},"Links":[]}</w:t>
      </w:r>
    </w:p>
    <w:p w14:paraId="2284B27B" w14:textId="501BF5BA" w:rsidR="00F92EC1" w:rsidRDefault="00197ADF" w:rsidP="00C94F58">
      <w:pPr>
        <w:pStyle w:val="BodyTextCont"/>
      </w:pPr>
      <w:r>
        <w:lastRenderedPageBreak/>
        <w:t xml:space="preserve">Correct! User </w:t>
      </w:r>
      <w:proofErr w:type="spellStart"/>
      <w:r>
        <w:t>jdoe</w:t>
      </w:r>
      <w:proofErr w:type="spellEnd"/>
      <w:r>
        <w:t xml:space="preserve"> is only a junior worker, so the handler stripped the Assignees property from the response. Our security is working perfectly!</w:t>
      </w:r>
    </w:p>
    <w:p w14:paraId="2A27B372" w14:textId="3720C654" w:rsidR="00197ADF" w:rsidRDefault="00197ADF" w:rsidP="00C94F58">
      <w:pPr>
        <w:pStyle w:val="BodyTextCont"/>
      </w:pPr>
      <w:r>
        <w:t>In the next section, we will bring token-based security into the picture and demonstrate how non-invasive the process of adding new authentication schemes can be with ASP.NET Web API.</w:t>
      </w:r>
    </w:p>
    <w:p w14:paraId="56632BEC" w14:textId="1A880CA4" w:rsidR="00C31E9A" w:rsidRDefault="00C31E9A" w:rsidP="00C31E9A">
      <w:pPr>
        <w:pStyle w:val="Heading1"/>
      </w:pPr>
      <w:r>
        <w:t>And Now With Token-Based Security…</w:t>
      </w:r>
    </w:p>
    <w:p w14:paraId="739FD64D" w14:textId="3243F151" w:rsidR="00335AC3" w:rsidRDefault="007707B2" w:rsidP="00487565">
      <w:pPr>
        <w:pStyle w:val="BodyTextFirst"/>
      </w:pPr>
      <w:r>
        <w:t>In the previous section we demonstrated two important concepts. One, utilizing the extensibility of ASP.NET Web API to build a message handler that deals with a service-level concern (i.e. authentication). And two, the simple strategy and mechanics behind HTTP Basic authentication.</w:t>
      </w:r>
      <w:r w:rsidR="00CC066D">
        <w:t xml:space="preserve"> Now we'd like to cover the basics of token-based security, as well as securing your ASP.NET Web API service with a token-based authentication library.</w:t>
      </w:r>
    </w:p>
    <w:p w14:paraId="5C086C47" w14:textId="7FE19302" w:rsidR="00CC066D" w:rsidRDefault="00CC066D" w:rsidP="00487565">
      <w:pPr>
        <w:pStyle w:val="Heading2"/>
      </w:pPr>
      <w:r>
        <w:t>Token Basics</w:t>
      </w:r>
    </w:p>
    <w:p w14:paraId="53C96616" w14:textId="50692C09" w:rsidR="00CC066D" w:rsidRDefault="00CC066D" w:rsidP="00487565">
      <w:pPr>
        <w:pStyle w:val="BodyTextFirst"/>
      </w:pPr>
      <w:r>
        <w:t xml:space="preserve">The most important concept to understand when it comes to token security is this: your service doesn't validate the </w:t>
      </w:r>
      <w:r w:rsidR="009310F3">
        <w:t xml:space="preserve">user's </w:t>
      </w:r>
      <w:r>
        <w:t xml:space="preserve">credentials. In fact, your service doesn't even receive the </w:t>
      </w:r>
      <w:r w:rsidR="009310F3">
        <w:t xml:space="preserve">user's </w:t>
      </w:r>
      <w:r>
        <w:t xml:space="preserve">credentials, at least in the traditional sense. In place of the </w:t>
      </w:r>
      <w:r w:rsidR="009310F3">
        <w:t xml:space="preserve">user's </w:t>
      </w:r>
      <w:r>
        <w:t>username and password, you receive a token that was created and signed by a trusted issuer. And because your service trusts the token issuer, you can merely accept the token as-is</w:t>
      </w:r>
      <w:r w:rsidR="009310F3">
        <w:t xml:space="preserve">, </w:t>
      </w:r>
      <w:r>
        <w:t>without having to separately validate any credentials from the caller.</w:t>
      </w:r>
      <w:r w:rsidR="006874F6">
        <w:t xml:space="preserve"> </w:t>
      </w:r>
      <w:r>
        <w:t>In the context of securing your service, a token:</w:t>
      </w:r>
    </w:p>
    <w:p w14:paraId="50205164" w14:textId="6DCB3A7F" w:rsidR="00CC066D" w:rsidRPr="00CC066D" w:rsidRDefault="006874F6" w:rsidP="00487565">
      <w:pPr>
        <w:pStyle w:val="Bullet"/>
      </w:pPr>
      <w:r>
        <w:t xml:space="preserve">Identifies the </w:t>
      </w:r>
      <w:r w:rsidR="009310F3">
        <w:t>user</w:t>
      </w:r>
    </w:p>
    <w:p w14:paraId="02DF571A" w14:textId="28900330" w:rsidR="00CC066D" w:rsidRPr="00CC066D" w:rsidRDefault="00CC066D" w:rsidP="00487565">
      <w:pPr>
        <w:pStyle w:val="Bullet"/>
      </w:pPr>
      <w:r w:rsidRPr="00CC066D">
        <w:t>C</w:t>
      </w:r>
      <w:r w:rsidR="009310F3">
        <w:t>ontains co</w:t>
      </w:r>
      <w:r w:rsidRPr="00CC066D">
        <w:t xml:space="preserve">ntents </w:t>
      </w:r>
      <w:r w:rsidR="009310F3">
        <w:t xml:space="preserve">that </w:t>
      </w:r>
      <w:r w:rsidRPr="00CC066D">
        <w:t>can be trusted (signed)</w:t>
      </w:r>
    </w:p>
    <w:p w14:paraId="4D1D37E4" w14:textId="37D71564" w:rsidR="00CC066D" w:rsidRPr="00CC066D" w:rsidRDefault="009310F3" w:rsidP="00487565">
      <w:pPr>
        <w:pStyle w:val="Bullet"/>
      </w:pPr>
      <w:r>
        <w:t>Can be u</w:t>
      </w:r>
      <w:r w:rsidR="00CC066D" w:rsidRPr="00CC066D">
        <w:t>sed in place of credentials</w:t>
      </w:r>
      <w:r w:rsidR="006874F6">
        <w:t xml:space="preserve"> (username and password)</w:t>
      </w:r>
    </w:p>
    <w:p w14:paraId="705E2D62" w14:textId="74F60F8D" w:rsidR="00CC066D" w:rsidRDefault="00CC066D" w:rsidP="00487565">
      <w:pPr>
        <w:pStyle w:val="Bullet"/>
      </w:pPr>
      <w:r w:rsidRPr="00CC066D">
        <w:t>Can contain other attributes</w:t>
      </w:r>
    </w:p>
    <w:p w14:paraId="6F9F3D5A" w14:textId="77777777" w:rsidR="006874F6" w:rsidRDefault="006874F6" w:rsidP="00487565">
      <w:pPr>
        <w:pStyle w:val="Bullet"/>
        <w:numPr>
          <w:ilvl w:val="0"/>
          <w:numId w:val="0"/>
        </w:numPr>
        <w:ind w:left="936"/>
      </w:pPr>
    </w:p>
    <w:p w14:paraId="4A29C06C" w14:textId="482CA89C" w:rsidR="006874F6" w:rsidRDefault="006874F6">
      <w:pPr>
        <w:pStyle w:val="BodyTextCont"/>
      </w:pPr>
      <w:r>
        <w:t xml:space="preserve">Your driver's license is an example of a "token" you use on a regular basis. </w:t>
      </w:r>
      <w:r w:rsidR="00997121">
        <w:t>Similar to the list above, a driver's license:</w:t>
      </w:r>
    </w:p>
    <w:p w14:paraId="77D7F40D" w14:textId="744D4C40" w:rsidR="009D580A" w:rsidRPr="00997121" w:rsidRDefault="00C34848" w:rsidP="00487565">
      <w:pPr>
        <w:pStyle w:val="Bullet"/>
      </w:pPr>
      <w:r w:rsidRPr="00997121">
        <w:t xml:space="preserve">Identifies </w:t>
      </w:r>
      <w:r w:rsidR="00997121">
        <w:t xml:space="preserve">the </w:t>
      </w:r>
      <w:r w:rsidRPr="00997121">
        <w:t>holder</w:t>
      </w:r>
    </w:p>
    <w:p w14:paraId="32BA859E" w14:textId="5F174284" w:rsidR="009D580A" w:rsidRPr="00997121" w:rsidRDefault="00997121" w:rsidP="00487565">
      <w:pPr>
        <w:pStyle w:val="Bullet"/>
      </w:pPr>
      <w:r>
        <w:t>Is g</w:t>
      </w:r>
      <w:r w:rsidR="00C34848" w:rsidRPr="00997121">
        <w:t>enerally trusted</w:t>
      </w:r>
    </w:p>
    <w:p w14:paraId="38A4D1A5" w14:textId="5D677C1C" w:rsidR="009D580A" w:rsidRPr="00997121" w:rsidRDefault="009310F3" w:rsidP="00487565">
      <w:pPr>
        <w:pStyle w:val="Bullet"/>
      </w:pPr>
      <w:r>
        <w:t>Requires n</w:t>
      </w:r>
      <w:r w:rsidR="00C34848" w:rsidRPr="00997121">
        <w:t xml:space="preserve">o other secrets </w:t>
      </w:r>
      <w:r w:rsidR="00997121">
        <w:t xml:space="preserve">or </w:t>
      </w:r>
      <w:r w:rsidR="007670BA">
        <w:t>proof</w:t>
      </w:r>
    </w:p>
    <w:p w14:paraId="260B7937" w14:textId="77777777" w:rsidR="009D580A" w:rsidRPr="00997121" w:rsidRDefault="00C34848" w:rsidP="00487565">
      <w:pPr>
        <w:pStyle w:val="Bullet"/>
      </w:pPr>
      <w:r w:rsidRPr="00997121">
        <w:t>Contains other attributes (or, “claims”) of the holder</w:t>
      </w:r>
    </w:p>
    <w:p w14:paraId="65A62451" w14:textId="77777777" w:rsidR="00855A7D" w:rsidRDefault="00855A7D">
      <w:pPr>
        <w:pStyle w:val="BodyTextCont"/>
      </w:pPr>
    </w:p>
    <w:p w14:paraId="6C6A088D" w14:textId="3B3FE0D4" w:rsidR="000C5BA3" w:rsidRDefault="00997121">
      <w:pPr>
        <w:pStyle w:val="BodyTextCont"/>
      </w:pPr>
      <w:r>
        <w:t xml:space="preserve">First, your driver's license is used to identify you. Pretty simple! Next, </w:t>
      </w:r>
      <w:r w:rsidR="009310F3">
        <w:t xml:space="preserve">most people </w:t>
      </w:r>
      <w:r>
        <w:t xml:space="preserve">checking </w:t>
      </w:r>
      <w:r w:rsidR="009310F3">
        <w:t xml:space="preserve">your </w:t>
      </w:r>
      <w:r>
        <w:t xml:space="preserve">driver's license will trust that it is valid. This is because the license is issued by a government entity, and </w:t>
      </w:r>
      <w:r w:rsidR="009310F3">
        <w:t xml:space="preserve">is </w:t>
      </w:r>
      <w:r>
        <w:t>usually signed in some fashion (e.g. water mark).</w:t>
      </w:r>
      <w:r w:rsidR="007670BA">
        <w:t xml:space="preserve"> And because it is trusted, the person checking your license doesn't need to ask for a password or PIN or any other proof of identity. </w:t>
      </w:r>
      <w:r w:rsidR="00E474BC">
        <w:t xml:space="preserve">And finally, your license includes other attributes - beyond just your identity. In </w:t>
      </w:r>
      <w:r w:rsidR="000C5BA3">
        <w:t xml:space="preserve">application </w:t>
      </w:r>
      <w:r w:rsidR="00E474BC">
        <w:t>security vernacular</w:t>
      </w:r>
      <w:r w:rsidR="000C5BA3">
        <w:t>, the identity and other attributes are often referred to as "claims"</w:t>
      </w:r>
      <w:r w:rsidR="005A3538">
        <w:t xml:space="preserve"> (as discussed at the beginning of this chapter)</w:t>
      </w:r>
      <w:r w:rsidR="000C5BA3">
        <w:t>. That is, you are claiming various things about yourself with your license. You can see a sample driver's license in Figure 6-1.</w:t>
      </w:r>
    </w:p>
    <w:p w14:paraId="672CA55C" w14:textId="77777777" w:rsidR="000C5BA3" w:rsidRDefault="000C5BA3">
      <w:pPr>
        <w:pStyle w:val="BodyTextCont"/>
      </w:pPr>
    </w:p>
    <w:p w14:paraId="1E404CDF" w14:textId="6B3F8615" w:rsidR="000C5BA3" w:rsidRDefault="000C5BA3" w:rsidP="00487565">
      <w:pPr>
        <w:pStyle w:val="Figure"/>
      </w:pPr>
      <w:r w:rsidRPr="00487565">
        <w:rPr>
          <w:noProof/>
        </w:rPr>
        <w:lastRenderedPageBreak/>
        <w:drawing>
          <wp:inline distT="0" distB="0" distL="0" distR="0" wp14:anchorId="0B215D1C" wp14:editId="3537A55F">
            <wp:extent cx="3273192" cy="2128723"/>
            <wp:effectExtent l="0" t="0" r="381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81277" cy="2133981"/>
                    </a:xfrm>
                    <a:prstGeom prst="rect">
                      <a:avLst/>
                    </a:prstGeom>
                    <a:noFill/>
                    <a:ln>
                      <a:noFill/>
                    </a:ln>
                  </pic:spPr>
                </pic:pic>
              </a:graphicData>
            </a:graphic>
          </wp:inline>
        </w:drawing>
      </w:r>
      <w:r>
        <w:t xml:space="preserve"> </w:t>
      </w:r>
    </w:p>
    <w:p w14:paraId="32D003C1" w14:textId="6189E9C9" w:rsidR="000C5BA3" w:rsidRDefault="000C5BA3" w:rsidP="00487565">
      <w:pPr>
        <w:pStyle w:val="FigureCaption"/>
      </w:pPr>
      <w:r>
        <w:t>Figure 6-1. Sample driver's license showing the holder's "claims"</w:t>
      </w:r>
    </w:p>
    <w:p w14:paraId="4480EA51" w14:textId="77777777" w:rsidR="000C5BA3" w:rsidRDefault="000C5BA3">
      <w:pPr>
        <w:pStyle w:val="BodyTextCont"/>
      </w:pPr>
    </w:p>
    <w:p w14:paraId="78A1A4F0" w14:textId="203D4431" w:rsidR="00997121" w:rsidRDefault="000C5BA3">
      <w:pPr>
        <w:pStyle w:val="BodyTextCont"/>
      </w:pPr>
      <w:r>
        <w:t>For example, your license shows your claims of name (identity), address, gender, weight, height, eye color, and more. And again, because your license is created and signed by your state of residence, anyone reading it will trust the claims to be valid.</w:t>
      </w:r>
    </w:p>
    <w:p w14:paraId="224B52EB" w14:textId="2633C3CE" w:rsidR="00855A7D" w:rsidRDefault="00855A7D">
      <w:pPr>
        <w:pStyle w:val="BodyTextCont"/>
      </w:pPr>
      <w:r>
        <w:t>In short, a token is just a pile of claims that happens to be signed by a trusted issuer - removing the need for your service to store usernames and passwords. This is huge, of course, as not having to store passwords greatly reduces the risk of your users' passwords being exposed.</w:t>
      </w:r>
    </w:p>
    <w:p w14:paraId="1553FCCA" w14:textId="52159D96" w:rsidR="00855A7D" w:rsidRDefault="00855A7D" w:rsidP="00487565">
      <w:pPr>
        <w:pStyle w:val="Heading2"/>
      </w:pPr>
      <w:r>
        <w:t>The JSON Web Token</w:t>
      </w:r>
    </w:p>
    <w:p w14:paraId="2B3EB89E" w14:textId="3B3696DA" w:rsidR="000C5BA3" w:rsidRDefault="00855A7D" w:rsidP="00487565">
      <w:pPr>
        <w:pStyle w:val="BodyTextFirst"/>
      </w:pPr>
      <w:r>
        <w:t xml:space="preserve">There are various formats of software security tokens available, and the current prevailing format is the JSON Web Token (JWT for short). </w:t>
      </w:r>
      <w:r w:rsidR="00AF68C6">
        <w:t xml:space="preserve">This format contains some header information, a signature, and the token's claims. In plain text, the token's claims might look </w:t>
      </w:r>
      <w:r w:rsidR="00B5066A">
        <w:t>like this:</w:t>
      </w:r>
    </w:p>
    <w:p w14:paraId="64450CC6" w14:textId="77777777" w:rsidR="00B5066A" w:rsidRDefault="00B5066A" w:rsidP="00487565">
      <w:pPr>
        <w:pStyle w:val="Code"/>
      </w:pPr>
      <w:r w:rsidRPr="00B5066A">
        <w:t>{</w:t>
      </w:r>
    </w:p>
    <w:p w14:paraId="5361BB4F" w14:textId="32345DF6" w:rsidR="00B5066A" w:rsidRPr="00B5066A" w:rsidRDefault="00B5066A" w:rsidP="00487565">
      <w:pPr>
        <w:pStyle w:val="Code"/>
      </w:pPr>
      <w:r>
        <w:t xml:space="preserve">    "Givenname":"Boss",</w:t>
      </w:r>
    </w:p>
    <w:p w14:paraId="4807E477" w14:textId="63F89B11" w:rsidR="00B5066A" w:rsidRDefault="00B5066A" w:rsidP="00487565">
      <w:pPr>
        <w:pStyle w:val="Code"/>
      </w:pPr>
      <w:r w:rsidRPr="00B5066A">
        <w:t xml:space="preserve">    "</w:t>
      </w:r>
      <w:r>
        <w:t>Surname":"</w:t>
      </w:r>
      <w:r w:rsidRPr="00B5066A">
        <w:t>Hogg",</w:t>
      </w:r>
    </w:p>
    <w:p w14:paraId="2F59C391" w14:textId="21B054E3" w:rsidR="001835AD" w:rsidRPr="00B5066A" w:rsidRDefault="001835AD" w:rsidP="00487565">
      <w:pPr>
        <w:pStyle w:val="Code"/>
      </w:pPr>
      <w:r>
        <w:t xml:space="preserve">    "UserId":"bhogg",</w:t>
      </w:r>
    </w:p>
    <w:p w14:paraId="71D48F94" w14:textId="5154029C" w:rsidR="00B5066A" w:rsidRPr="00B5066A" w:rsidRDefault="00B5066A" w:rsidP="00487565">
      <w:pPr>
        <w:pStyle w:val="Code"/>
      </w:pPr>
      <w:r>
        <w:t xml:space="preserve">    "E</w:t>
      </w:r>
      <w:r w:rsidRPr="00B5066A">
        <w:t>mail":"bhogg@example.com",</w:t>
      </w:r>
    </w:p>
    <w:p w14:paraId="0295259E" w14:textId="381862F5" w:rsidR="00B5066A" w:rsidRPr="00B5066A" w:rsidRDefault="00B5066A" w:rsidP="00487565">
      <w:pPr>
        <w:pStyle w:val="Code"/>
      </w:pPr>
      <w:r>
        <w:t xml:space="preserve">    "H</w:t>
      </w:r>
      <w:r w:rsidRPr="00B5066A">
        <w:t>eight":"180cm",</w:t>
      </w:r>
    </w:p>
    <w:p w14:paraId="2ED0D3D3" w14:textId="01C289FF" w:rsidR="00B5066A" w:rsidRPr="00B5066A" w:rsidRDefault="00B5066A" w:rsidP="00487565">
      <w:pPr>
        <w:pStyle w:val="Code"/>
      </w:pPr>
      <w:r>
        <w:t xml:space="preserve">    "R</w:t>
      </w:r>
      <w:r w:rsidRPr="00B5066A">
        <w:t>ole":"Manager"</w:t>
      </w:r>
    </w:p>
    <w:p w14:paraId="62F7103B" w14:textId="1C5B0CB0" w:rsidR="00B5066A" w:rsidRDefault="00B5066A" w:rsidP="00487565">
      <w:pPr>
        <w:pStyle w:val="Code"/>
      </w:pPr>
      <w:r w:rsidRPr="00B5066A">
        <w:t>}</w:t>
      </w:r>
    </w:p>
    <w:p w14:paraId="5749826B" w14:textId="45A1F78C" w:rsidR="00AF68C6" w:rsidRDefault="001835AD" w:rsidP="00487565">
      <w:pPr>
        <w:pStyle w:val="BodyTextFirst"/>
      </w:pPr>
      <w:r>
        <w:tab/>
        <w:t>The token's header is used to specify some other things like signature algorithm, expiration date, name of the issue, and a few other attributes.</w:t>
      </w:r>
    </w:p>
    <w:p w14:paraId="206108F9" w14:textId="1EE367C4" w:rsidR="001835AD" w:rsidRDefault="001835AD" w:rsidP="00487565">
      <w:pPr>
        <w:pStyle w:val="SideBarHead"/>
      </w:pPr>
      <w:r>
        <w:lastRenderedPageBreak/>
        <w:t>Tokens with OAuth2 and OpenId Connect</w:t>
      </w:r>
    </w:p>
    <w:p w14:paraId="00357C04" w14:textId="1CA0F69D" w:rsidR="001835AD" w:rsidRDefault="001835AD" w:rsidP="00487565">
      <w:pPr>
        <w:pStyle w:val="SideBarLast"/>
      </w:pPr>
      <w:r>
        <w:t xml:space="preserve">In this book, we aren't going to cover the implementation details of </w:t>
      </w:r>
      <w:proofErr w:type="spellStart"/>
      <w:r>
        <w:t>OAuth</w:t>
      </w:r>
      <w:proofErr w:type="spellEnd"/>
      <w:r>
        <w:t xml:space="preserve"> integration with identity providers such as Facebook, Twitter, and Google. However, the OAuth2 and </w:t>
      </w:r>
      <w:proofErr w:type="spellStart"/>
      <w:r>
        <w:t>OpenId</w:t>
      </w:r>
      <w:proofErr w:type="spellEnd"/>
      <w:r>
        <w:t xml:space="preserve"> Connect specifications utilize the JWT token format.</w:t>
      </w:r>
      <w:r w:rsidR="001D500D">
        <w:t xml:space="preserve"> So </w:t>
      </w:r>
      <w:r>
        <w:t xml:space="preserve">as long as you're accepting JWTs, </w:t>
      </w:r>
      <w:r w:rsidR="001D500D">
        <w:t xml:space="preserve">your service will easily accept access tokens generated and signed by these services. In fact, accepting these tokens is really all you need to do in order to support integration with such </w:t>
      </w:r>
      <w:proofErr w:type="spellStart"/>
      <w:r w:rsidR="001D500D">
        <w:t>OAuth</w:t>
      </w:r>
      <w:proofErr w:type="spellEnd"/>
      <w:r w:rsidR="001D500D">
        <w:t xml:space="preserve"> providers. Of course, we're skipping over some details, but that's essentially it. Most of the code required to support </w:t>
      </w:r>
      <w:proofErr w:type="spellStart"/>
      <w:r w:rsidR="001D500D">
        <w:t>OAuth</w:t>
      </w:r>
      <w:proofErr w:type="spellEnd"/>
      <w:r w:rsidR="001D500D">
        <w:t xml:space="preserve"> is actually found in the client or calling application, not the service.</w:t>
      </w:r>
    </w:p>
    <w:p w14:paraId="12365BE2" w14:textId="77777777" w:rsidR="001835AD" w:rsidRDefault="001835AD" w:rsidP="00487565">
      <w:pPr>
        <w:pStyle w:val="BodyTextFirst"/>
      </w:pPr>
    </w:p>
    <w:p w14:paraId="134E3A7F" w14:textId="1423D794" w:rsidR="006874F6" w:rsidRDefault="001835AD">
      <w:pPr>
        <w:pStyle w:val="BodyTextCont"/>
      </w:pPr>
      <w:r>
        <w:t xml:space="preserve">Since </w:t>
      </w:r>
      <w:r w:rsidR="00D954BF">
        <w:t>the information in the token</w:t>
      </w:r>
      <w:r>
        <w:t xml:space="preserve"> is really all we need in order to authorize the user </w:t>
      </w:r>
      <w:r w:rsidR="009310F3">
        <w:t>(</w:t>
      </w:r>
      <w:proofErr w:type="spellStart"/>
      <w:r w:rsidR="009310F3">
        <w:t>bhogg</w:t>
      </w:r>
      <w:proofErr w:type="spellEnd"/>
      <w:r w:rsidR="009310F3">
        <w:t xml:space="preserve"> is </w:t>
      </w:r>
      <w:r>
        <w:t>a Manager</w:t>
      </w:r>
      <w:r w:rsidR="009310F3">
        <w:t>, for example)</w:t>
      </w:r>
      <w:r>
        <w:t xml:space="preserve">, our main job here is to validate the token's signature and convert the JWT to a .NET </w:t>
      </w:r>
      <w:proofErr w:type="spellStart"/>
      <w:r w:rsidRPr="00BC26C4">
        <w:rPr>
          <w:rStyle w:val="CodeInline"/>
        </w:rPr>
        <w:t>IPrincipal</w:t>
      </w:r>
      <w:proofErr w:type="spellEnd"/>
      <w:r>
        <w:t xml:space="preserve"> object. As you recall from the section on HTTP Basic authentication, we can utilize a message handler to perform this work</w:t>
      </w:r>
      <w:r w:rsidR="00D954BF">
        <w:t xml:space="preserve">. Then, once the </w:t>
      </w:r>
      <w:proofErr w:type="spellStart"/>
      <w:r w:rsidR="00D954BF">
        <w:t>HttpContext's</w:t>
      </w:r>
      <w:proofErr w:type="spellEnd"/>
      <w:r w:rsidR="00D954BF">
        <w:t xml:space="preserve"> user is set, the Authorize attribute already on our controllers and methods will protect us.</w:t>
      </w:r>
    </w:p>
    <w:p w14:paraId="0CD3D0F6" w14:textId="4F7A4AA4" w:rsidR="0021548E" w:rsidRDefault="009310F3">
      <w:pPr>
        <w:pStyle w:val="BodyTextCont"/>
      </w:pPr>
      <w:r>
        <w:t>F</w:t>
      </w:r>
      <w:r w:rsidR="0021548E">
        <w:t xml:space="preserve">or this particular message handler, we're going to leverage an existing </w:t>
      </w:r>
      <w:proofErr w:type="spellStart"/>
      <w:r w:rsidR="0021548E">
        <w:t>NuGet</w:t>
      </w:r>
      <w:proofErr w:type="spellEnd"/>
      <w:r w:rsidR="0021548E">
        <w:t xml:space="preserve"> package</w:t>
      </w:r>
      <w:r>
        <w:t xml:space="preserve"> instead of implementing it ourselves</w:t>
      </w:r>
      <w:r w:rsidR="0021548E">
        <w:t xml:space="preserve">. You can read about the package here: </w:t>
      </w:r>
      <w:hyperlink r:id="rId13" w:history="1">
        <w:r w:rsidR="0021548E" w:rsidRPr="00D64B78">
          <w:t>https://www.nuget.org/packages/JwtAuthForWebAPI</w:t>
        </w:r>
      </w:hyperlink>
      <w:r w:rsidR="0021548E">
        <w:t xml:space="preserve">. </w:t>
      </w:r>
      <w:r>
        <w:t>L</w:t>
      </w:r>
      <w:r w:rsidR="0021548E">
        <w:t>et's dive into the code</w:t>
      </w:r>
      <w:r>
        <w:t xml:space="preserve"> that leverages this package for our task-management service</w:t>
      </w:r>
      <w:r w:rsidR="0021548E">
        <w:t>!</w:t>
      </w:r>
    </w:p>
    <w:p w14:paraId="43B0F042" w14:textId="77777777" w:rsidR="0021548E" w:rsidRDefault="0021548E" w:rsidP="00487565">
      <w:pPr>
        <w:pStyle w:val="Heading2"/>
      </w:pPr>
      <w:r>
        <w:t xml:space="preserve">Configuring the </w:t>
      </w:r>
      <w:proofErr w:type="spellStart"/>
      <w:r>
        <w:t>JwtAuthForWebAPI</w:t>
      </w:r>
      <w:proofErr w:type="spellEnd"/>
      <w:r>
        <w:t xml:space="preserve"> Package</w:t>
      </w:r>
    </w:p>
    <w:p w14:paraId="12A49C0E" w14:textId="0B32F4DB" w:rsidR="00D936C7" w:rsidRDefault="006874F6" w:rsidP="00487565">
      <w:pPr>
        <w:pStyle w:val="BodyTextFirst"/>
      </w:pPr>
      <w:r>
        <w:t xml:space="preserve"> </w:t>
      </w:r>
      <w:r w:rsidR="0021548E">
        <w:t xml:space="preserve">With the solution open, run the following </w:t>
      </w:r>
      <w:r w:rsidR="0029753C">
        <w:t>command in the Package Manager Console:</w:t>
      </w:r>
    </w:p>
    <w:p w14:paraId="338D9772" w14:textId="69E66038" w:rsidR="00D936C7" w:rsidRDefault="00D936C7" w:rsidP="00487565">
      <w:pPr>
        <w:pStyle w:val="Code"/>
      </w:pPr>
      <w:r w:rsidRPr="00D936C7">
        <w:rPr>
          <w:highlight w:val="white"/>
        </w:rPr>
        <w:t>install-package JwtAuthForWebAPI -Pre WebApi2Book.Web.Api</w:t>
      </w:r>
    </w:p>
    <w:p w14:paraId="67508884" w14:textId="218E5CD5" w:rsidR="0054042D" w:rsidRDefault="0029753C" w:rsidP="004E5B64">
      <w:pPr>
        <w:pStyle w:val="BodyTextCont"/>
      </w:pPr>
      <w:r>
        <w:t xml:space="preserve">This will install our JWT-based </w:t>
      </w:r>
      <w:proofErr w:type="spellStart"/>
      <w:r>
        <w:t>NuGet</w:t>
      </w:r>
      <w:proofErr w:type="spellEnd"/>
      <w:r>
        <w:t xml:space="preserve"> package into the web project. Note that we're using a pre-release version of the package. This is needed because at the time of this writing the underlying JWT library from Microsoft </w:t>
      </w:r>
      <w:r w:rsidR="009310F3">
        <w:t xml:space="preserve">is </w:t>
      </w:r>
      <w:r>
        <w:t xml:space="preserve">also still in pre-release. By the time you read this, though, you may need to remove the "-Pre" argument. The </w:t>
      </w:r>
      <w:proofErr w:type="spellStart"/>
      <w:r>
        <w:t>JwtAuthForWebAPI</w:t>
      </w:r>
      <w:proofErr w:type="spellEnd"/>
      <w:r>
        <w:t xml:space="preserve"> page on nuget.org will indicate the appropriate command to execute.</w:t>
      </w:r>
    </w:p>
    <w:p w14:paraId="5E5C9F8E" w14:textId="3F0FC046" w:rsidR="0054042D" w:rsidRDefault="0054042D" w:rsidP="004E5B64">
      <w:pPr>
        <w:pStyle w:val="BodyTextCont"/>
      </w:pPr>
      <w:r>
        <w:t xml:space="preserve">Once the package is installed, add the following to the </w:t>
      </w:r>
      <w:proofErr w:type="spellStart"/>
      <w:r>
        <w:t>configSections</w:t>
      </w:r>
      <w:proofErr w:type="spellEnd"/>
      <w:r>
        <w:t xml:space="preserve"> in the </w:t>
      </w:r>
      <w:proofErr w:type="spellStart"/>
      <w:r>
        <w:t>web.config</w:t>
      </w:r>
      <w:proofErr w:type="spellEnd"/>
      <w:r>
        <w:t xml:space="preserve"> file:</w:t>
      </w:r>
    </w:p>
    <w:p w14:paraId="46063470" w14:textId="4DAAC2F6" w:rsidR="00D936C7" w:rsidRDefault="0029753C" w:rsidP="00487565">
      <w:pPr>
        <w:pStyle w:val="Code"/>
      </w:pPr>
      <w:r>
        <w:t xml:space="preserve"> </w:t>
      </w:r>
      <w:r w:rsidR="0054042D" w:rsidRPr="0054042D">
        <w:rPr>
          <w:highlight w:val="white"/>
        </w:rPr>
        <w:t>&lt;section name="JwtAuthForWebAPI" type="JwtAuthForWebAPI.JwtAuthForWebApiConfigurationSection"/&gt;</w:t>
      </w:r>
    </w:p>
    <w:p w14:paraId="2B063E65" w14:textId="31CAE29A" w:rsidR="0054042D" w:rsidRDefault="0054042D" w:rsidP="004E5B64">
      <w:pPr>
        <w:pStyle w:val="BodyTextCont"/>
      </w:pPr>
      <w:r>
        <w:t xml:space="preserve">Then add the following section, below </w:t>
      </w:r>
      <w:proofErr w:type="spellStart"/>
      <w:r>
        <w:t>configSections</w:t>
      </w:r>
      <w:proofErr w:type="spellEnd"/>
      <w:r>
        <w:t>:</w:t>
      </w:r>
    </w:p>
    <w:p w14:paraId="70DBC681" w14:textId="77777777" w:rsidR="0054042D" w:rsidRPr="0054042D" w:rsidRDefault="0054042D" w:rsidP="00487565">
      <w:pPr>
        <w:pStyle w:val="Code"/>
      </w:pPr>
      <w:r w:rsidRPr="0054042D">
        <w:t>&lt;JwtAuthForWebAPI</w:t>
      </w:r>
    </w:p>
    <w:p w14:paraId="3A5B2FF6" w14:textId="77777777" w:rsidR="0054042D" w:rsidRPr="0054042D" w:rsidRDefault="0054042D" w:rsidP="00487565">
      <w:pPr>
        <w:pStyle w:val="Code"/>
      </w:pPr>
      <w:r w:rsidRPr="0054042D">
        <w:t xml:space="preserve">    AllowedAudience="http://www.example.com"</w:t>
      </w:r>
    </w:p>
    <w:p w14:paraId="574BB5D3" w14:textId="77777777" w:rsidR="0054042D" w:rsidRPr="0054042D" w:rsidRDefault="0054042D" w:rsidP="00487565">
      <w:pPr>
        <w:pStyle w:val="Code"/>
      </w:pPr>
      <w:r w:rsidRPr="0054042D">
        <w:t xml:space="preserve">    Issuer="corp"</w:t>
      </w:r>
    </w:p>
    <w:p w14:paraId="2994792B" w14:textId="0E8B481B" w:rsidR="0054042D" w:rsidRDefault="0054042D" w:rsidP="00487565">
      <w:pPr>
        <w:pStyle w:val="Code"/>
      </w:pPr>
      <w:r w:rsidRPr="0054042D">
        <w:t xml:space="preserve">    SymmetricKey="cXdlcnR5dWlvcGFzZGZnaGprbHp4Y3Zibm0xMjM0NTY=" /&gt;</w:t>
      </w:r>
    </w:p>
    <w:p w14:paraId="52E3BD52" w14:textId="1C0A7EC0" w:rsidR="0054042D" w:rsidRDefault="0054042D" w:rsidP="004E5B64">
      <w:pPr>
        <w:pStyle w:val="BodyTextCont"/>
      </w:pPr>
      <w:r>
        <w:t xml:space="preserve">In a minute we will add the code that reads these configuration values. But first, a few words about the </w:t>
      </w:r>
      <w:proofErr w:type="spellStart"/>
      <w:r>
        <w:t>SymmetricKey</w:t>
      </w:r>
      <w:proofErr w:type="spellEnd"/>
      <w:r>
        <w:t xml:space="preserve"> property.</w:t>
      </w:r>
    </w:p>
    <w:p w14:paraId="3D6663AB" w14:textId="6D8C1664" w:rsidR="0054042D" w:rsidRDefault="0054042D" w:rsidP="004E5B64">
      <w:pPr>
        <w:pStyle w:val="BodyTextCont"/>
      </w:pPr>
      <w:r>
        <w:t xml:space="preserve">You can sign JWTs by using either a private key (of a public/private key pair), or you can use a shared symmetric key. An example of using a public/private key pair would be utilizing an X.509 certificate. Certificates have been around for a number of years, and mechanisms are in place for ensuring their authenticity and for storing and </w:t>
      </w:r>
      <w:r>
        <w:lastRenderedPageBreak/>
        <w:t xml:space="preserve">managing them securely. In the configuration code above, if we wanted to use a certificate instead of a symmetric key, </w:t>
      </w:r>
      <w:r w:rsidR="009310F3">
        <w:t xml:space="preserve">we </w:t>
      </w:r>
      <w:r>
        <w:t xml:space="preserve">would use the </w:t>
      </w:r>
      <w:proofErr w:type="spellStart"/>
      <w:r>
        <w:t>SubjectCertificateName</w:t>
      </w:r>
      <w:proofErr w:type="spellEnd"/>
      <w:r>
        <w:t xml:space="preserve"> property instead</w:t>
      </w:r>
      <w:r w:rsidR="009310F3">
        <w:t>,</w:t>
      </w:r>
      <w:r>
        <w:t xml:space="preserve"> like this</w:t>
      </w:r>
      <w:r w:rsidR="00886A8C">
        <w:t xml:space="preserve"> (replacing the </w:t>
      </w:r>
      <w:proofErr w:type="spellStart"/>
      <w:r w:rsidR="00886A8C">
        <w:t>SymmetricKey</w:t>
      </w:r>
      <w:proofErr w:type="spellEnd"/>
      <w:r w:rsidR="00886A8C">
        <w:t xml:space="preserve"> property)</w:t>
      </w:r>
      <w:r>
        <w:t>:</w:t>
      </w:r>
    </w:p>
    <w:p w14:paraId="40CAB61B" w14:textId="77777777" w:rsidR="0054042D" w:rsidRPr="0054042D" w:rsidRDefault="0054042D" w:rsidP="00487565">
      <w:pPr>
        <w:pStyle w:val="Code"/>
      </w:pPr>
      <w:r w:rsidRPr="0054042D">
        <w:t>SubjectCertificateName="CN=JwtAuthForWebAPI Example"</w:t>
      </w:r>
    </w:p>
    <w:p w14:paraId="465D236B" w14:textId="77777777" w:rsidR="00886A8C" w:rsidRDefault="00886A8C" w:rsidP="004E5B64">
      <w:pPr>
        <w:pStyle w:val="BodyTextCont"/>
      </w:pPr>
      <w:r>
        <w:t>One could argue that using certificates for signing these tokens is more secure. Regardless, using a shared symmetric key is easier to demonstrate, so that's what we're doing here. You can create your own symmetric key by running the following statements within PowerShell:</w:t>
      </w:r>
    </w:p>
    <w:p w14:paraId="3555FCF0" w14:textId="305BF58F" w:rsidR="007F4354" w:rsidRDefault="007F4354" w:rsidP="00487565">
      <w:pPr>
        <w:pStyle w:val="Code"/>
      </w:pPr>
      <w:r w:rsidRPr="007F4354">
        <w:t>$keyBytes=[System.Text.Encoding]::UTF8.GetBytes("qwertyuiopasdfghjklzxcvbnm123456")</w:t>
      </w:r>
    </w:p>
    <w:p w14:paraId="52E84DA8" w14:textId="6257B098" w:rsidR="007F4354" w:rsidRDefault="007F4354" w:rsidP="00487565">
      <w:pPr>
        <w:pStyle w:val="Code"/>
      </w:pPr>
      <w:r w:rsidRPr="007F4354">
        <w:t>[System.Convert]::ToBase64String($keyBytes)</w:t>
      </w:r>
    </w:p>
    <w:p w14:paraId="462AA9F5" w14:textId="0F5E28A9" w:rsidR="00886A8C" w:rsidRDefault="00886A8C">
      <w:pPr>
        <w:pStyle w:val="BodyTextCont"/>
      </w:pPr>
      <w:r>
        <w:t xml:space="preserve">The first line creates a byte array from a 32 character string. The second line then converts the array to a base64 encoded string. This method of signing is called "shared key" because, unlike public/private key pairs, the issuer and the service must both have a copy of the same key (i.e. the base64 string). </w:t>
      </w:r>
    </w:p>
    <w:p w14:paraId="2A4A9278" w14:textId="621FEE1D" w:rsidR="00886A8C" w:rsidRDefault="00886A8C">
      <w:pPr>
        <w:pStyle w:val="BodyTextCont"/>
      </w:pPr>
      <w:r>
        <w:t xml:space="preserve">You are free to use the symmetric key shown above, or you can </w:t>
      </w:r>
      <w:r w:rsidR="00CC0F2C">
        <w:t>generate</w:t>
      </w:r>
      <w:r>
        <w:t xml:space="preserve"> your own.</w:t>
      </w:r>
      <w:bookmarkStart w:id="10" w:name="_GoBack"/>
      <w:ins w:id="11" w:author="Brian Wortman" w:date="2014-05-20T22:23:00Z">
        <w:r w:rsidR="00F04AF7">
          <w:t xml:space="preserve"> </w:t>
        </w:r>
        <w:r w:rsidR="00F04AF7" w:rsidRPr="00F04AF7">
          <w:t>You should definitely generate your own if you plan to use a symmetric key in a production environment</w:t>
        </w:r>
      </w:ins>
      <w:ins w:id="12" w:author="Brian Wortman" w:date="2014-05-20T22:24:00Z">
        <w:r w:rsidR="00F04AF7">
          <w:t>, though</w:t>
        </w:r>
      </w:ins>
      <w:ins w:id="13" w:author="Brian Wortman" w:date="2014-05-20T22:23:00Z">
        <w:r w:rsidR="00F04AF7" w:rsidRPr="00F04AF7">
          <w:t>!</w:t>
        </w:r>
      </w:ins>
      <w:bookmarkEnd w:id="10"/>
    </w:p>
    <w:p w14:paraId="08DD0E04" w14:textId="168755D0" w:rsidR="007F4354" w:rsidRDefault="00886A8C" w:rsidP="004E5B64">
      <w:pPr>
        <w:pStyle w:val="BodyTextCont"/>
      </w:pPr>
      <w:r>
        <w:t xml:space="preserve">Next we need to add the code that configures the associated message handler. Add the following to the bottom of the </w:t>
      </w:r>
      <w:proofErr w:type="spellStart"/>
      <w:r w:rsidRPr="00487565">
        <w:rPr>
          <w:rStyle w:val="CodeInline"/>
        </w:rPr>
        <w:t>RegisterHandlers</w:t>
      </w:r>
      <w:proofErr w:type="spellEnd"/>
      <w:r>
        <w:t xml:space="preserve"> method in the </w:t>
      </w:r>
      <w:proofErr w:type="spellStart"/>
      <w:r w:rsidRPr="00487565">
        <w:rPr>
          <w:rStyle w:val="CodeInline"/>
        </w:rPr>
        <w:t>WebApiApplication</w:t>
      </w:r>
      <w:proofErr w:type="spellEnd"/>
      <w:r>
        <w:t xml:space="preserve"> class:</w:t>
      </w:r>
    </w:p>
    <w:p w14:paraId="3AC6BF55" w14:textId="77777777" w:rsidR="00296B98" w:rsidRDefault="00296B98" w:rsidP="00487565">
      <w:pPr>
        <w:pStyle w:val="Code"/>
      </w:pPr>
    </w:p>
    <w:p w14:paraId="1AFFB796" w14:textId="77777777" w:rsidR="00296B98" w:rsidRPr="00296B98" w:rsidRDefault="00296B98" w:rsidP="00487565">
      <w:pPr>
        <w:pStyle w:val="Code"/>
        <w:rPr>
          <w:highlight w:val="white"/>
        </w:rPr>
      </w:pPr>
      <w:r w:rsidRPr="00296B98">
        <w:rPr>
          <w:highlight w:val="white"/>
        </w:rPr>
        <w:t>var builder = new SecurityTokenBuilder();</w:t>
      </w:r>
    </w:p>
    <w:p w14:paraId="5F32C391" w14:textId="77777777" w:rsidR="00296B98" w:rsidRPr="00296B98" w:rsidRDefault="00296B98" w:rsidP="00487565">
      <w:pPr>
        <w:pStyle w:val="Code"/>
        <w:rPr>
          <w:highlight w:val="white"/>
        </w:rPr>
      </w:pPr>
      <w:r w:rsidRPr="00296B98">
        <w:rPr>
          <w:highlight w:val="white"/>
        </w:rPr>
        <w:t>var reader = new ConfigurationReader();</w:t>
      </w:r>
    </w:p>
    <w:p w14:paraId="398575DB" w14:textId="77777777" w:rsidR="00296B98" w:rsidRPr="00296B98" w:rsidRDefault="00296B98" w:rsidP="00487565">
      <w:pPr>
        <w:pStyle w:val="Code"/>
        <w:rPr>
          <w:highlight w:val="white"/>
        </w:rPr>
      </w:pPr>
      <w:r w:rsidRPr="00296B98">
        <w:rPr>
          <w:highlight w:val="white"/>
        </w:rPr>
        <w:t>GlobalConfiguration.Configuration.MessageHandlers.Add(</w:t>
      </w:r>
    </w:p>
    <w:p w14:paraId="500726C7" w14:textId="77777777" w:rsidR="00296B98" w:rsidRPr="00296B98" w:rsidRDefault="00296B98" w:rsidP="00487565">
      <w:pPr>
        <w:pStyle w:val="Code"/>
        <w:rPr>
          <w:highlight w:val="white"/>
        </w:rPr>
      </w:pPr>
      <w:r w:rsidRPr="00296B98">
        <w:rPr>
          <w:highlight w:val="white"/>
        </w:rPr>
        <w:t xml:space="preserve">    new JwtAuthenticationMessageHandler</w:t>
      </w:r>
    </w:p>
    <w:p w14:paraId="3D67806D" w14:textId="77777777" w:rsidR="00296B98" w:rsidRPr="00296B98" w:rsidRDefault="00296B98" w:rsidP="00487565">
      <w:pPr>
        <w:pStyle w:val="Code"/>
        <w:rPr>
          <w:highlight w:val="white"/>
        </w:rPr>
      </w:pPr>
      <w:r w:rsidRPr="00296B98">
        <w:rPr>
          <w:highlight w:val="white"/>
        </w:rPr>
        <w:t xml:space="preserve">    {</w:t>
      </w:r>
    </w:p>
    <w:p w14:paraId="46B6B129" w14:textId="77777777" w:rsidR="00296B98" w:rsidRPr="00296B98" w:rsidRDefault="00296B98" w:rsidP="00487565">
      <w:pPr>
        <w:pStyle w:val="Code"/>
        <w:rPr>
          <w:highlight w:val="white"/>
        </w:rPr>
      </w:pPr>
      <w:r w:rsidRPr="00296B98">
        <w:rPr>
          <w:highlight w:val="white"/>
        </w:rPr>
        <w:t xml:space="preserve">        AllowedAudience = reader.AllowedAudience,</w:t>
      </w:r>
    </w:p>
    <w:p w14:paraId="69B74A62" w14:textId="77777777" w:rsidR="00296B98" w:rsidRPr="00296B98" w:rsidRDefault="00296B98" w:rsidP="00487565">
      <w:pPr>
        <w:pStyle w:val="Code"/>
        <w:rPr>
          <w:highlight w:val="white"/>
        </w:rPr>
      </w:pPr>
      <w:r w:rsidRPr="00296B98">
        <w:rPr>
          <w:highlight w:val="white"/>
        </w:rPr>
        <w:t xml:space="preserve">        Issuer = reader.Issuer,</w:t>
      </w:r>
    </w:p>
    <w:p w14:paraId="37AD7F4C" w14:textId="77777777" w:rsidR="00296B98" w:rsidRPr="00296B98" w:rsidRDefault="00296B98" w:rsidP="00487565">
      <w:pPr>
        <w:pStyle w:val="Code"/>
        <w:rPr>
          <w:highlight w:val="white"/>
        </w:rPr>
      </w:pPr>
      <w:r w:rsidRPr="00296B98">
        <w:rPr>
          <w:highlight w:val="white"/>
        </w:rPr>
        <w:t xml:space="preserve">        SigningToken = builder.CreateFromKey(reader.SymmetricKey)</w:t>
      </w:r>
    </w:p>
    <w:p w14:paraId="130C88F7" w14:textId="15F95D74" w:rsidR="00886A8C" w:rsidRDefault="00296B98" w:rsidP="00487565">
      <w:pPr>
        <w:pStyle w:val="Code"/>
      </w:pPr>
      <w:r w:rsidRPr="00296B98">
        <w:rPr>
          <w:highlight w:val="white"/>
        </w:rPr>
        <w:t xml:space="preserve">    });</w:t>
      </w:r>
    </w:p>
    <w:p w14:paraId="62EF336F" w14:textId="77777777" w:rsidR="00886A8C" w:rsidRDefault="00886A8C" w:rsidP="004E5B64">
      <w:pPr>
        <w:pStyle w:val="BodyTextCont"/>
      </w:pPr>
    </w:p>
    <w:p w14:paraId="18370D79" w14:textId="0333A95A" w:rsidR="00886A8C" w:rsidRDefault="00F26153" w:rsidP="004E5B64">
      <w:pPr>
        <w:pStyle w:val="BodyTextCont"/>
      </w:pPr>
      <w:commentRangeStart w:id="14"/>
      <w:r>
        <w:t>You will also need to add the following using statement:</w:t>
      </w:r>
    </w:p>
    <w:p w14:paraId="24D10EDB" w14:textId="1436D43B" w:rsidR="00F26153" w:rsidRDefault="00F26153" w:rsidP="00487565">
      <w:pPr>
        <w:pStyle w:val="Code"/>
      </w:pPr>
      <w:r w:rsidRPr="00F26153">
        <w:rPr>
          <w:highlight w:val="white"/>
        </w:rPr>
        <w:t>using JwtAuthForWebAPI;</w:t>
      </w:r>
      <w:commentRangeEnd w:id="14"/>
      <w:r w:rsidR="00F04AF7">
        <w:rPr>
          <w:rFonts w:asciiTheme="minorHAnsi" w:hAnsiTheme="minorHAnsi"/>
          <w:noProof w:val="0"/>
          <w:sz w:val="22"/>
        </w:rPr>
        <w:commentReference w:id="14"/>
      </w:r>
    </w:p>
    <w:p w14:paraId="1678A398" w14:textId="77777777" w:rsidR="00F26153" w:rsidRDefault="00F26153" w:rsidP="00487565">
      <w:pPr>
        <w:pStyle w:val="BodyTextCont"/>
        <w:ind w:firstLine="0"/>
      </w:pPr>
    </w:p>
    <w:p w14:paraId="2D28AEA0" w14:textId="71BFB3B1" w:rsidR="00F26153" w:rsidRDefault="00F26153">
      <w:pPr>
        <w:pStyle w:val="BodyTextCont"/>
      </w:pPr>
      <w:r>
        <w:t xml:space="preserve">The </w:t>
      </w:r>
      <w:proofErr w:type="spellStart"/>
      <w:r w:rsidRPr="00487565">
        <w:rPr>
          <w:rStyle w:val="CodeInline"/>
        </w:rPr>
        <w:t>SecurityTokenBuilder</w:t>
      </w:r>
      <w:proofErr w:type="spellEnd"/>
      <w:r>
        <w:t xml:space="preserve"> object is used to create a </w:t>
      </w:r>
      <w:proofErr w:type="spellStart"/>
      <w:r w:rsidRPr="00487565">
        <w:rPr>
          <w:rStyle w:val="CodeInline"/>
        </w:rPr>
        <w:t>SecurityToken</w:t>
      </w:r>
      <w:proofErr w:type="spellEnd"/>
      <w:r>
        <w:t xml:space="preserve"> from a symmetric key. </w:t>
      </w:r>
      <w:r w:rsidRPr="00487565">
        <w:rPr>
          <w:rStyle w:val="Emphasis"/>
        </w:rPr>
        <w:t xml:space="preserve">Note that you can use the same builder to create a </w:t>
      </w:r>
      <w:proofErr w:type="spellStart"/>
      <w:r w:rsidRPr="00487565">
        <w:rPr>
          <w:rStyle w:val="Emphasis"/>
        </w:rPr>
        <w:t>SecurityToken</w:t>
      </w:r>
      <w:proofErr w:type="spellEnd"/>
      <w:r w:rsidRPr="00487565">
        <w:rPr>
          <w:rStyle w:val="Emphasis"/>
        </w:rPr>
        <w:t xml:space="preserve"> from a certificate subject name.</w:t>
      </w:r>
      <w:r>
        <w:t xml:space="preserve"> </w:t>
      </w:r>
      <w:r w:rsidR="00EC4F17">
        <w:t xml:space="preserve">And the </w:t>
      </w:r>
      <w:proofErr w:type="spellStart"/>
      <w:r w:rsidR="00EC4F17" w:rsidRPr="00487565">
        <w:rPr>
          <w:rStyle w:val="CodeInline"/>
        </w:rPr>
        <w:t>ConfigurationReader</w:t>
      </w:r>
      <w:proofErr w:type="spellEnd"/>
      <w:r w:rsidR="00EC4F17">
        <w:t xml:space="preserve"> object is used to read the configuration values we added to the </w:t>
      </w:r>
      <w:proofErr w:type="spellStart"/>
      <w:r w:rsidR="00EC4F17">
        <w:t>web.config</w:t>
      </w:r>
      <w:proofErr w:type="spellEnd"/>
      <w:r w:rsidR="00EC4F17">
        <w:t xml:space="preserve"> file. </w:t>
      </w:r>
    </w:p>
    <w:p w14:paraId="77C0C233" w14:textId="09E37D69" w:rsidR="00EC4F17" w:rsidRDefault="00EC4F17">
      <w:pPr>
        <w:pStyle w:val="BodyTextCont"/>
      </w:pPr>
      <w:r>
        <w:t xml:space="preserve">And that's it! The JWT-based handler is now configured and added to the ASP.NET Web API message </w:t>
      </w:r>
      <w:proofErr w:type="gramStart"/>
      <w:r>
        <w:t>handlers</w:t>
      </w:r>
      <w:proofErr w:type="gramEnd"/>
      <w:r>
        <w:t xml:space="preserve"> collection. At this point, your service can accept JWTs that are signed with the specific symmetric key, intended for the specified audience, and issued by the specific issuer. The rest of the security-related code we've already added - i.e., the Authorize attribute and </w:t>
      </w:r>
      <w:proofErr w:type="spellStart"/>
      <w:r>
        <w:t>IUserSession</w:t>
      </w:r>
      <w:proofErr w:type="spellEnd"/>
      <w:r>
        <w:t xml:space="preserve"> - will work </w:t>
      </w:r>
      <w:proofErr w:type="spellStart"/>
      <w:r>
        <w:t>exaclty</w:t>
      </w:r>
      <w:proofErr w:type="spellEnd"/>
      <w:r>
        <w:t xml:space="preserve"> as they did before. And because we've added to the </w:t>
      </w:r>
      <w:proofErr w:type="gramStart"/>
      <w:r>
        <w:t>handlers</w:t>
      </w:r>
      <w:proofErr w:type="gramEnd"/>
      <w:r>
        <w:t xml:space="preserve"> collection, our service can now accept either HTTP Basic authentication or JWTs. </w:t>
      </w:r>
    </w:p>
    <w:p w14:paraId="14482C7B" w14:textId="7E700997" w:rsidR="00EC4F17" w:rsidRDefault="000E0344">
      <w:pPr>
        <w:pStyle w:val="BodyTextCont"/>
      </w:pPr>
      <w:r>
        <w:t>Let's make a few JWT-based calls to our service using Fiddler…</w:t>
      </w:r>
    </w:p>
    <w:p w14:paraId="2B2CF079" w14:textId="3B22D202" w:rsidR="000E0344" w:rsidRDefault="000E0344" w:rsidP="00487565">
      <w:pPr>
        <w:pStyle w:val="Heading2"/>
      </w:pPr>
      <w:r>
        <w:lastRenderedPageBreak/>
        <w:t>Getting a Task using a JWT</w:t>
      </w:r>
    </w:p>
    <w:p w14:paraId="625D8DCD" w14:textId="2913EA62" w:rsidR="00EC4F17" w:rsidRDefault="000E0344" w:rsidP="00487565">
      <w:pPr>
        <w:pStyle w:val="BodyTextFirst"/>
      </w:pPr>
      <w:r>
        <w:t xml:space="preserve">Before we can make a call with Fiddler, we need to first create a valid JWT. If you look in the code associated with this book, you will find a small Console application called </w:t>
      </w:r>
      <w:proofErr w:type="spellStart"/>
      <w:r>
        <w:t>CreateJwt</w:t>
      </w:r>
      <w:proofErr w:type="spellEnd"/>
      <w:r>
        <w:t>. The code is very simple, the guts of which look like this:</w:t>
      </w:r>
    </w:p>
    <w:p w14:paraId="24F7C16B" w14:textId="77777777" w:rsidR="000E0344" w:rsidRPr="00F26153" w:rsidRDefault="000E0344">
      <w:pPr>
        <w:pStyle w:val="BodyTextCont"/>
      </w:pPr>
    </w:p>
    <w:p w14:paraId="52B4EEF4" w14:textId="77777777" w:rsidR="00506961" w:rsidRPr="00506961" w:rsidRDefault="00506961" w:rsidP="00506961">
      <w:pPr>
        <w:pStyle w:val="Code"/>
        <w:rPr>
          <w:highlight w:val="white"/>
        </w:rPr>
      </w:pPr>
      <w:r w:rsidRPr="00506961">
        <w:rPr>
          <w:highlight w:val="white"/>
        </w:rPr>
        <w:t>using System;</w:t>
      </w:r>
    </w:p>
    <w:p w14:paraId="023FEF8B" w14:textId="77777777" w:rsidR="00506961" w:rsidRPr="00506961" w:rsidRDefault="00506961" w:rsidP="00506961">
      <w:pPr>
        <w:pStyle w:val="Code"/>
        <w:rPr>
          <w:highlight w:val="white"/>
        </w:rPr>
      </w:pPr>
      <w:r w:rsidRPr="00506961">
        <w:rPr>
          <w:highlight w:val="white"/>
        </w:rPr>
        <w:t>using System.Diagnostics;</w:t>
      </w:r>
    </w:p>
    <w:p w14:paraId="69D5665C" w14:textId="77777777" w:rsidR="00506961" w:rsidRPr="00506961" w:rsidRDefault="00506961" w:rsidP="00506961">
      <w:pPr>
        <w:pStyle w:val="Code"/>
        <w:rPr>
          <w:highlight w:val="white"/>
        </w:rPr>
      </w:pPr>
      <w:r w:rsidRPr="00506961">
        <w:rPr>
          <w:highlight w:val="white"/>
        </w:rPr>
        <w:t>using System.IdentityModel.Protocols.WSTrust;</w:t>
      </w:r>
    </w:p>
    <w:p w14:paraId="3AC4C079" w14:textId="77777777" w:rsidR="00506961" w:rsidRPr="00506961" w:rsidRDefault="00506961" w:rsidP="00506961">
      <w:pPr>
        <w:pStyle w:val="Code"/>
        <w:rPr>
          <w:highlight w:val="white"/>
        </w:rPr>
      </w:pPr>
      <w:r w:rsidRPr="00506961">
        <w:rPr>
          <w:highlight w:val="white"/>
        </w:rPr>
        <w:t>using System.IdentityModel.Tokens;</w:t>
      </w:r>
    </w:p>
    <w:p w14:paraId="2918C5C3" w14:textId="77777777" w:rsidR="00506961" w:rsidRPr="00506961" w:rsidRDefault="00506961" w:rsidP="00506961">
      <w:pPr>
        <w:pStyle w:val="Code"/>
        <w:rPr>
          <w:highlight w:val="white"/>
        </w:rPr>
      </w:pPr>
      <w:r w:rsidRPr="00506961">
        <w:rPr>
          <w:highlight w:val="white"/>
        </w:rPr>
        <w:t>using System.Security.Claims;</w:t>
      </w:r>
    </w:p>
    <w:p w14:paraId="3667A195" w14:textId="77777777" w:rsidR="00506961" w:rsidRPr="00506961" w:rsidRDefault="00506961" w:rsidP="00506961">
      <w:pPr>
        <w:pStyle w:val="Code"/>
        <w:rPr>
          <w:highlight w:val="white"/>
        </w:rPr>
      </w:pPr>
    </w:p>
    <w:p w14:paraId="40AE9F81" w14:textId="77777777" w:rsidR="00506961" w:rsidRPr="00506961" w:rsidRDefault="00506961" w:rsidP="00506961">
      <w:pPr>
        <w:pStyle w:val="Code"/>
        <w:rPr>
          <w:highlight w:val="white"/>
        </w:rPr>
      </w:pPr>
      <w:r w:rsidRPr="00506961">
        <w:rPr>
          <w:highlight w:val="white"/>
        </w:rPr>
        <w:t>namespace CreateJwt</w:t>
      </w:r>
    </w:p>
    <w:p w14:paraId="0629F18E" w14:textId="77777777" w:rsidR="00506961" w:rsidRPr="00506961" w:rsidRDefault="00506961" w:rsidP="00506961">
      <w:pPr>
        <w:pStyle w:val="Code"/>
        <w:rPr>
          <w:highlight w:val="white"/>
        </w:rPr>
      </w:pPr>
      <w:r w:rsidRPr="00506961">
        <w:rPr>
          <w:highlight w:val="white"/>
        </w:rPr>
        <w:t>{</w:t>
      </w:r>
    </w:p>
    <w:p w14:paraId="12249853" w14:textId="77777777" w:rsidR="00506961" w:rsidRPr="00506961" w:rsidRDefault="00506961" w:rsidP="00506961">
      <w:pPr>
        <w:pStyle w:val="Code"/>
        <w:rPr>
          <w:highlight w:val="white"/>
        </w:rPr>
      </w:pPr>
      <w:r w:rsidRPr="00506961">
        <w:rPr>
          <w:highlight w:val="white"/>
        </w:rPr>
        <w:t xml:space="preserve">    internal class Program</w:t>
      </w:r>
    </w:p>
    <w:p w14:paraId="20F4636C" w14:textId="77777777" w:rsidR="00506961" w:rsidRPr="00506961" w:rsidRDefault="00506961" w:rsidP="00506961">
      <w:pPr>
        <w:pStyle w:val="Code"/>
        <w:rPr>
          <w:highlight w:val="white"/>
        </w:rPr>
      </w:pPr>
      <w:r w:rsidRPr="00506961">
        <w:rPr>
          <w:highlight w:val="white"/>
        </w:rPr>
        <w:t xml:space="preserve">    {</w:t>
      </w:r>
    </w:p>
    <w:p w14:paraId="5A96F3B5" w14:textId="77777777" w:rsidR="00506961" w:rsidRPr="00506961" w:rsidRDefault="00506961" w:rsidP="00506961">
      <w:pPr>
        <w:pStyle w:val="Code"/>
        <w:rPr>
          <w:highlight w:val="white"/>
        </w:rPr>
      </w:pPr>
      <w:r w:rsidRPr="00506961">
        <w:rPr>
          <w:highlight w:val="white"/>
        </w:rPr>
        <w:t xml:space="preserve">        private const string SymmetricKey = "cXdlcnR5dWlvcGFzZGZnaGprbHp4Y3Zibm0xMjM0NTY=";</w:t>
      </w:r>
    </w:p>
    <w:p w14:paraId="6C105FE9" w14:textId="77777777" w:rsidR="00506961" w:rsidRPr="00506961" w:rsidRDefault="00506961" w:rsidP="00506961">
      <w:pPr>
        <w:pStyle w:val="Code"/>
        <w:rPr>
          <w:highlight w:val="white"/>
        </w:rPr>
      </w:pPr>
    </w:p>
    <w:p w14:paraId="4B3C62D5" w14:textId="77777777" w:rsidR="00506961" w:rsidRPr="00506961" w:rsidRDefault="00506961" w:rsidP="00506961">
      <w:pPr>
        <w:pStyle w:val="Code"/>
        <w:rPr>
          <w:highlight w:val="white"/>
        </w:rPr>
      </w:pPr>
      <w:r w:rsidRPr="00506961">
        <w:rPr>
          <w:highlight w:val="white"/>
        </w:rPr>
        <w:t xml:space="preserve">        private static void Main(string[] args)</w:t>
      </w:r>
    </w:p>
    <w:p w14:paraId="66A86283" w14:textId="77777777" w:rsidR="00506961" w:rsidRPr="00506961" w:rsidRDefault="00506961" w:rsidP="00506961">
      <w:pPr>
        <w:pStyle w:val="Code"/>
        <w:rPr>
          <w:highlight w:val="white"/>
        </w:rPr>
      </w:pPr>
      <w:r w:rsidRPr="00506961">
        <w:rPr>
          <w:highlight w:val="white"/>
        </w:rPr>
        <w:t xml:space="preserve">        {</w:t>
      </w:r>
    </w:p>
    <w:p w14:paraId="64D83353" w14:textId="77777777" w:rsidR="00506961" w:rsidRPr="00506961" w:rsidRDefault="00506961" w:rsidP="00506961">
      <w:pPr>
        <w:pStyle w:val="Code"/>
        <w:rPr>
          <w:highlight w:val="white"/>
        </w:rPr>
      </w:pPr>
      <w:r w:rsidRPr="00506961">
        <w:rPr>
          <w:highlight w:val="white"/>
        </w:rPr>
        <w:t xml:space="preserve">            var key = Convert.FromBase64String(SymmetricKey);</w:t>
      </w:r>
    </w:p>
    <w:p w14:paraId="5535DB08" w14:textId="77777777" w:rsidR="00506961" w:rsidRPr="00506961" w:rsidRDefault="00506961" w:rsidP="00506961">
      <w:pPr>
        <w:pStyle w:val="Code"/>
        <w:rPr>
          <w:highlight w:val="white"/>
        </w:rPr>
      </w:pPr>
      <w:r w:rsidRPr="00506961">
        <w:rPr>
          <w:highlight w:val="white"/>
        </w:rPr>
        <w:t xml:space="preserve">            var credentials = new SigningCredentials(</w:t>
      </w:r>
    </w:p>
    <w:p w14:paraId="0E20A09E" w14:textId="77777777" w:rsidR="00506961" w:rsidRPr="00506961" w:rsidRDefault="00506961" w:rsidP="00506961">
      <w:pPr>
        <w:pStyle w:val="Code"/>
        <w:rPr>
          <w:highlight w:val="white"/>
        </w:rPr>
      </w:pPr>
      <w:r w:rsidRPr="00506961">
        <w:rPr>
          <w:highlight w:val="white"/>
        </w:rPr>
        <w:t xml:space="preserve">                new InMemorySymmetricSecurityKey(key),</w:t>
      </w:r>
    </w:p>
    <w:p w14:paraId="14BE97A8" w14:textId="77777777" w:rsidR="00506961" w:rsidRPr="00506961" w:rsidRDefault="00506961" w:rsidP="00506961">
      <w:pPr>
        <w:pStyle w:val="Code"/>
        <w:rPr>
          <w:highlight w:val="white"/>
        </w:rPr>
      </w:pPr>
      <w:r w:rsidRPr="00506961">
        <w:rPr>
          <w:highlight w:val="white"/>
        </w:rPr>
        <w:t xml:space="preserve">                "http://www.w3.org/2001/04/xmldsig-more#hmac-sha256",</w:t>
      </w:r>
    </w:p>
    <w:p w14:paraId="6ECCBBBB" w14:textId="77777777" w:rsidR="00506961" w:rsidRPr="00506961" w:rsidRDefault="00506961" w:rsidP="00506961">
      <w:pPr>
        <w:pStyle w:val="Code"/>
        <w:rPr>
          <w:highlight w:val="white"/>
        </w:rPr>
      </w:pPr>
      <w:r w:rsidRPr="00506961">
        <w:rPr>
          <w:highlight w:val="white"/>
        </w:rPr>
        <w:t xml:space="preserve">                "http://www.w3.org/2001/04/xmlenc#sha256");</w:t>
      </w:r>
    </w:p>
    <w:p w14:paraId="3F4ADB83" w14:textId="77777777" w:rsidR="00506961" w:rsidRPr="00506961" w:rsidRDefault="00506961" w:rsidP="00506961">
      <w:pPr>
        <w:pStyle w:val="Code"/>
        <w:rPr>
          <w:highlight w:val="white"/>
        </w:rPr>
      </w:pPr>
    </w:p>
    <w:p w14:paraId="35D3FDB1" w14:textId="77777777" w:rsidR="00506961" w:rsidRPr="00506961" w:rsidRDefault="00506961" w:rsidP="00506961">
      <w:pPr>
        <w:pStyle w:val="Code"/>
        <w:rPr>
          <w:highlight w:val="white"/>
        </w:rPr>
      </w:pPr>
      <w:r w:rsidRPr="00506961">
        <w:rPr>
          <w:highlight w:val="white"/>
        </w:rPr>
        <w:t xml:space="preserve">            var tokenDescriptor = new SecurityTokenDescriptor</w:t>
      </w:r>
    </w:p>
    <w:p w14:paraId="20B8459F" w14:textId="77777777" w:rsidR="00506961" w:rsidRPr="00506961" w:rsidRDefault="00506961" w:rsidP="00506961">
      <w:pPr>
        <w:pStyle w:val="Code"/>
        <w:rPr>
          <w:highlight w:val="white"/>
        </w:rPr>
      </w:pPr>
      <w:r w:rsidRPr="00506961">
        <w:rPr>
          <w:highlight w:val="white"/>
        </w:rPr>
        <w:t xml:space="preserve">            {</w:t>
      </w:r>
    </w:p>
    <w:p w14:paraId="5853A1D4" w14:textId="77777777" w:rsidR="00506961" w:rsidRPr="00506961" w:rsidRDefault="00506961" w:rsidP="00506961">
      <w:pPr>
        <w:pStyle w:val="Code"/>
        <w:rPr>
          <w:highlight w:val="white"/>
        </w:rPr>
      </w:pPr>
      <w:r w:rsidRPr="00506961">
        <w:rPr>
          <w:highlight w:val="white"/>
        </w:rPr>
        <w:t xml:space="preserve">                Subject = new ClaimsIdentity(new[]</w:t>
      </w:r>
    </w:p>
    <w:p w14:paraId="1B741D48" w14:textId="77777777" w:rsidR="00506961" w:rsidRPr="00506961" w:rsidRDefault="00506961" w:rsidP="00506961">
      <w:pPr>
        <w:pStyle w:val="Code"/>
        <w:rPr>
          <w:highlight w:val="white"/>
        </w:rPr>
      </w:pPr>
      <w:r w:rsidRPr="00506961">
        <w:rPr>
          <w:highlight w:val="white"/>
        </w:rPr>
        <w:t xml:space="preserve">                {</w:t>
      </w:r>
    </w:p>
    <w:p w14:paraId="50940FC6" w14:textId="77777777" w:rsidR="00506961" w:rsidRPr="00506961" w:rsidRDefault="00506961" w:rsidP="00506961">
      <w:pPr>
        <w:pStyle w:val="Code"/>
        <w:rPr>
          <w:highlight w:val="white"/>
        </w:rPr>
      </w:pPr>
      <w:r w:rsidRPr="00506961">
        <w:rPr>
          <w:highlight w:val="white"/>
        </w:rPr>
        <w:t xml:space="preserve">                    new Claim(ClaimTypes.Name, "bhogg"),</w:t>
      </w:r>
    </w:p>
    <w:p w14:paraId="5B2DF6BF" w14:textId="77777777" w:rsidR="00506961" w:rsidRPr="00506961" w:rsidRDefault="00506961" w:rsidP="00506961">
      <w:pPr>
        <w:pStyle w:val="Code"/>
        <w:rPr>
          <w:highlight w:val="white"/>
        </w:rPr>
      </w:pPr>
      <w:r w:rsidRPr="00506961">
        <w:rPr>
          <w:highlight w:val="white"/>
        </w:rPr>
        <w:t xml:space="preserve">                    new Claim(ClaimTypes.GivenName, "Boss"),</w:t>
      </w:r>
    </w:p>
    <w:p w14:paraId="0D5FD2BC" w14:textId="77777777" w:rsidR="00506961" w:rsidRPr="00506961" w:rsidRDefault="00506961" w:rsidP="00506961">
      <w:pPr>
        <w:pStyle w:val="Code"/>
        <w:rPr>
          <w:highlight w:val="white"/>
        </w:rPr>
      </w:pPr>
      <w:r w:rsidRPr="00506961">
        <w:rPr>
          <w:highlight w:val="white"/>
        </w:rPr>
        <w:t xml:space="preserve">                    new Claim(ClaimTypes.Surname, "Hogg"),</w:t>
      </w:r>
    </w:p>
    <w:p w14:paraId="30242581" w14:textId="77777777" w:rsidR="00506961" w:rsidRDefault="00506961" w:rsidP="00506961">
      <w:pPr>
        <w:pStyle w:val="Code"/>
        <w:rPr>
          <w:ins w:id="15" w:author="Brian Wortman" w:date="2014-05-20T22:24:00Z"/>
          <w:highlight w:val="white"/>
        </w:rPr>
      </w:pPr>
      <w:r w:rsidRPr="00506961">
        <w:rPr>
          <w:highlight w:val="white"/>
        </w:rPr>
        <w:t xml:space="preserve">                    new Claim(ClaimTypes.Role, "Manager"),</w:t>
      </w:r>
    </w:p>
    <w:p w14:paraId="797678BC" w14:textId="5102CCE4" w:rsidR="00F04AF7" w:rsidRPr="00506961" w:rsidRDefault="00F04AF7" w:rsidP="00506961">
      <w:pPr>
        <w:pStyle w:val="Code"/>
        <w:rPr>
          <w:highlight w:val="white"/>
        </w:rPr>
      </w:pPr>
      <w:ins w:id="16" w:author="Brian Wortman" w:date="2014-05-20T22:24:00Z">
        <w:r>
          <w:rPr>
            <w:highlight w:val="white"/>
          </w:rPr>
          <w:t xml:space="preserve">                    new Claim(ClaimTypes.Role, "SeniorWorker"),</w:t>
        </w:r>
      </w:ins>
    </w:p>
    <w:p w14:paraId="75BF89F8" w14:textId="77777777" w:rsidR="00506961" w:rsidRPr="00506961" w:rsidRDefault="00506961" w:rsidP="00506961">
      <w:pPr>
        <w:pStyle w:val="Code"/>
        <w:rPr>
          <w:highlight w:val="white"/>
        </w:rPr>
      </w:pPr>
      <w:r w:rsidRPr="00506961">
        <w:rPr>
          <w:highlight w:val="white"/>
        </w:rPr>
        <w:t xml:space="preserve">                    new Claim(ClaimTypes.Role, "JuniorWorker")</w:t>
      </w:r>
    </w:p>
    <w:p w14:paraId="501CF391" w14:textId="77777777" w:rsidR="00506961" w:rsidRPr="00506961" w:rsidRDefault="00506961" w:rsidP="00506961">
      <w:pPr>
        <w:pStyle w:val="Code"/>
        <w:rPr>
          <w:highlight w:val="white"/>
        </w:rPr>
      </w:pPr>
      <w:r w:rsidRPr="00506961">
        <w:rPr>
          <w:highlight w:val="white"/>
        </w:rPr>
        <w:t xml:space="preserve">                }),</w:t>
      </w:r>
    </w:p>
    <w:p w14:paraId="01B8E0EA" w14:textId="77777777" w:rsidR="00506961" w:rsidRPr="00506961" w:rsidRDefault="00506961" w:rsidP="00506961">
      <w:pPr>
        <w:pStyle w:val="Code"/>
        <w:rPr>
          <w:highlight w:val="white"/>
        </w:rPr>
      </w:pPr>
      <w:r w:rsidRPr="00506961">
        <w:rPr>
          <w:highlight w:val="white"/>
        </w:rPr>
        <w:t xml:space="preserve">                TokenIssuerName = "corp",</w:t>
      </w:r>
    </w:p>
    <w:p w14:paraId="2C991F51" w14:textId="77777777" w:rsidR="00506961" w:rsidRPr="00506961" w:rsidRDefault="00506961" w:rsidP="00506961">
      <w:pPr>
        <w:pStyle w:val="Code"/>
        <w:rPr>
          <w:highlight w:val="white"/>
        </w:rPr>
      </w:pPr>
      <w:r w:rsidRPr="00506961">
        <w:rPr>
          <w:highlight w:val="white"/>
        </w:rPr>
        <w:t xml:space="preserve">                AppliesToAddress = "http://www.example.com",</w:t>
      </w:r>
    </w:p>
    <w:p w14:paraId="095323A6" w14:textId="77777777" w:rsidR="00506961" w:rsidRPr="00506961" w:rsidRDefault="00506961" w:rsidP="00506961">
      <w:pPr>
        <w:pStyle w:val="Code"/>
        <w:rPr>
          <w:highlight w:val="white"/>
        </w:rPr>
      </w:pPr>
      <w:r w:rsidRPr="00506961">
        <w:rPr>
          <w:highlight w:val="white"/>
        </w:rPr>
        <w:t xml:space="preserve">                SigningCredentials = credentials,</w:t>
      </w:r>
    </w:p>
    <w:p w14:paraId="558B4AC8" w14:textId="77777777" w:rsidR="00506961" w:rsidRPr="00506961" w:rsidRDefault="00506961" w:rsidP="00506961">
      <w:pPr>
        <w:pStyle w:val="Code"/>
        <w:rPr>
          <w:highlight w:val="white"/>
        </w:rPr>
      </w:pPr>
      <w:r w:rsidRPr="00506961">
        <w:rPr>
          <w:highlight w:val="white"/>
        </w:rPr>
        <w:t xml:space="preserve">                Lifetime = new Lifetime(DateTime.UtcNow, DateTime.UtcNow.AddYears(10))</w:t>
      </w:r>
    </w:p>
    <w:p w14:paraId="5BC0AC54" w14:textId="77777777" w:rsidR="00506961" w:rsidRPr="00506961" w:rsidRDefault="00506961" w:rsidP="00506961">
      <w:pPr>
        <w:pStyle w:val="Code"/>
        <w:rPr>
          <w:highlight w:val="white"/>
        </w:rPr>
      </w:pPr>
      <w:r w:rsidRPr="00506961">
        <w:rPr>
          <w:highlight w:val="white"/>
        </w:rPr>
        <w:t xml:space="preserve">            };</w:t>
      </w:r>
    </w:p>
    <w:p w14:paraId="099FEBE9" w14:textId="77777777" w:rsidR="00506961" w:rsidRPr="00506961" w:rsidRDefault="00506961" w:rsidP="00506961">
      <w:pPr>
        <w:pStyle w:val="Code"/>
        <w:rPr>
          <w:highlight w:val="white"/>
        </w:rPr>
      </w:pPr>
    </w:p>
    <w:p w14:paraId="5729F181" w14:textId="77777777" w:rsidR="00506961" w:rsidRPr="00506961" w:rsidRDefault="00506961" w:rsidP="00506961">
      <w:pPr>
        <w:pStyle w:val="Code"/>
        <w:rPr>
          <w:highlight w:val="white"/>
        </w:rPr>
      </w:pPr>
      <w:r w:rsidRPr="00506961">
        <w:rPr>
          <w:highlight w:val="white"/>
        </w:rPr>
        <w:t xml:space="preserve">            var tokenHandler = new JwtSecurityTokenHandler();</w:t>
      </w:r>
    </w:p>
    <w:p w14:paraId="7F22D3FA" w14:textId="77777777" w:rsidR="00506961" w:rsidRPr="00506961" w:rsidRDefault="00506961" w:rsidP="00506961">
      <w:pPr>
        <w:pStyle w:val="Code"/>
        <w:rPr>
          <w:highlight w:val="white"/>
        </w:rPr>
      </w:pPr>
      <w:r w:rsidRPr="00506961">
        <w:rPr>
          <w:highlight w:val="white"/>
        </w:rPr>
        <w:t xml:space="preserve">            var token = tokenHandler.CreateToken(tokenDescriptor);</w:t>
      </w:r>
    </w:p>
    <w:p w14:paraId="762B1028" w14:textId="77777777" w:rsidR="00506961" w:rsidRPr="00506961" w:rsidRDefault="00506961" w:rsidP="00506961">
      <w:pPr>
        <w:pStyle w:val="Code"/>
        <w:rPr>
          <w:highlight w:val="white"/>
        </w:rPr>
      </w:pPr>
      <w:r w:rsidRPr="00506961">
        <w:rPr>
          <w:highlight w:val="white"/>
        </w:rPr>
        <w:t xml:space="preserve">            var tokenString = tokenHandler.WriteToken(token);</w:t>
      </w:r>
    </w:p>
    <w:p w14:paraId="6D17D5ED" w14:textId="77777777" w:rsidR="00506961" w:rsidRPr="00506961" w:rsidRDefault="00506961" w:rsidP="00506961">
      <w:pPr>
        <w:pStyle w:val="Code"/>
        <w:rPr>
          <w:highlight w:val="white"/>
        </w:rPr>
      </w:pPr>
    </w:p>
    <w:p w14:paraId="4676C7A1" w14:textId="77777777" w:rsidR="00506961" w:rsidRPr="00506961" w:rsidRDefault="00506961" w:rsidP="00506961">
      <w:pPr>
        <w:pStyle w:val="Code"/>
        <w:rPr>
          <w:highlight w:val="white"/>
        </w:rPr>
      </w:pPr>
      <w:r w:rsidRPr="00506961">
        <w:rPr>
          <w:highlight w:val="white"/>
        </w:rPr>
        <w:t xml:space="preserve">            Console.WriteLine(tokenString);</w:t>
      </w:r>
    </w:p>
    <w:p w14:paraId="55D53FEE" w14:textId="77777777" w:rsidR="00506961" w:rsidRPr="00506961" w:rsidRDefault="00506961" w:rsidP="00506961">
      <w:pPr>
        <w:pStyle w:val="Code"/>
        <w:rPr>
          <w:highlight w:val="white"/>
        </w:rPr>
      </w:pPr>
      <w:r w:rsidRPr="00506961">
        <w:rPr>
          <w:highlight w:val="white"/>
        </w:rPr>
        <w:t xml:space="preserve">            Debug.WriteLine(tokenString);</w:t>
      </w:r>
    </w:p>
    <w:p w14:paraId="7102827F" w14:textId="77777777" w:rsidR="00506961" w:rsidRPr="00506961" w:rsidRDefault="00506961" w:rsidP="00506961">
      <w:pPr>
        <w:pStyle w:val="Code"/>
        <w:rPr>
          <w:highlight w:val="white"/>
        </w:rPr>
      </w:pPr>
    </w:p>
    <w:p w14:paraId="085537B4" w14:textId="77777777" w:rsidR="00506961" w:rsidRPr="00506961" w:rsidRDefault="00506961" w:rsidP="00506961">
      <w:pPr>
        <w:pStyle w:val="Code"/>
        <w:rPr>
          <w:highlight w:val="white"/>
        </w:rPr>
      </w:pPr>
      <w:r w:rsidRPr="00506961">
        <w:rPr>
          <w:highlight w:val="white"/>
        </w:rPr>
        <w:t xml:space="preserve">            Console.ReadLine();</w:t>
      </w:r>
    </w:p>
    <w:p w14:paraId="4846A7B7" w14:textId="77777777" w:rsidR="00506961" w:rsidRPr="00506961" w:rsidRDefault="00506961" w:rsidP="00506961">
      <w:pPr>
        <w:pStyle w:val="Code"/>
        <w:rPr>
          <w:highlight w:val="white"/>
        </w:rPr>
      </w:pPr>
      <w:r w:rsidRPr="00506961">
        <w:rPr>
          <w:highlight w:val="white"/>
        </w:rPr>
        <w:t xml:space="preserve">        }</w:t>
      </w:r>
    </w:p>
    <w:p w14:paraId="599D0194" w14:textId="77777777" w:rsidR="00506961" w:rsidRPr="00506961" w:rsidRDefault="00506961" w:rsidP="00506961">
      <w:pPr>
        <w:pStyle w:val="Code"/>
        <w:rPr>
          <w:highlight w:val="white"/>
        </w:rPr>
      </w:pPr>
      <w:r w:rsidRPr="00506961">
        <w:rPr>
          <w:highlight w:val="white"/>
        </w:rPr>
        <w:t xml:space="preserve">    }</w:t>
      </w:r>
    </w:p>
    <w:p w14:paraId="1A82F2A0" w14:textId="77526C65" w:rsidR="00296B98" w:rsidRDefault="00506961" w:rsidP="00487565">
      <w:pPr>
        <w:pStyle w:val="Code"/>
      </w:pPr>
      <w:r w:rsidRPr="00506961">
        <w:rPr>
          <w:highlight w:val="white"/>
        </w:rPr>
        <w:t>}</w:t>
      </w:r>
    </w:p>
    <w:p w14:paraId="79066D72" w14:textId="77777777" w:rsidR="00506961" w:rsidRDefault="00506961" w:rsidP="00487565">
      <w:pPr>
        <w:pStyle w:val="BodyTextCont"/>
        <w:ind w:firstLine="0"/>
      </w:pPr>
    </w:p>
    <w:p w14:paraId="28E69120" w14:textId="77777777" w:rsidR="009C2E24" w:rsidRDefault="00506961">
      <w:pPr>
        <w:pStyle w:val="BodyTextCont"/>
      </w:pPr>
      <w:r>
        <w:t xml:space="preserve">Note first that the symmetric key matches that which we placed in the </w:t>
      </w:r>
      <w:proofErr w:type="spellStart"/>
      <w:r>
        <w:t>web.config</w:t>
      </w:r>
      <w:proofErr w:type="spellEnd"/>
      <w:r>
        <w:t xml:space="preserve"> file in the previous section. Second, we are </w:t>
      </w:r>
      <w:r w:rsidR="009C2E24">
        <w:t>specifying a few claims, the roles being the most relevant for our discussion at this point. And third, we are setting the expiration date to 10 years from the current date. Obviously, a production-ready lifetime might be a little shorter!</w:t>
      </w:r>
    </w:p>
    <w:p w14:paraId="66C3FCB7" w14:textId="5A449751" w:rsidR="00E140E1" w:rsidRDefault="00E140E1">
      <w:pPr>
        <w:pStyle w:val="BodyTextCont"/>
      </w:pPr>
      <w:r>
        <w:t>And finally, the console app writes the generated JWT to the console (and debug window).</w:t>
      </w:r>
      <w:r w:rsidR="009C2E24">
        <w:t xml:space="preserve"> </w:t>
      </w:r>
      <w:r>
        <w:t>The token generated when writing this book was:</w:t>
      </w:r>
    </w:p>
    <w:p w14:paraId="711E36B3" w14:textId="3CE82F1B" w:rsidR="002B567F" w:rsidRDefault="00E140E1" w:rsidP="00487565">
      <w:pPr>
        <w:pStyle w:val="Code"/>
      </w:pPr>
      <w:r w:rsidRPr="00E140E1">
        <w:t>eyJ0eXAiOiJKV1QiLCJhbGciOiJIUzI1NiJ9.eyJpc3MiOiJjb3JwIiwiYXVkIjoiaHR0cDovL3d3dy5leGFtcGxlLmNvbSIsIm5iZiI6MTQwMDU1Mzc1NywiZXhwIjoxNzE2MTcyOTU3LCJ1bmlxdWVfbmFtZSI6ImJob2dnIiwiZ2l2ZW5fbmFtZSI6IkJvc3MiLCJmYW1pbHlfbmFtZSI6IkhvZ2ciLCJyb2xlIjpbIk1hbmFnZXIiLCJKdW5pb3JXb3JrZXIiXX0.Ls73kz80rCaCNqzc3K32BVO9_LnJDL8c1g5AXKIzn8w</w:t>
      </w:r>
    </w:p>
    <w:p w14:paraId="483C8FC9" w14:textId="308D9E48" w:rsidR="002B567F" w:rsidRDefault="00E140E1" w:rsidP="004E5B64">
      <w:pPr>
        <w:pStyle w:val="BodyTextCont"/>
      </w:pPr>
      <w:r>
        <w:t xml:space="preserve">We </w:t>
      </w:r>
      <w:del w:id="17" w:author="Brian Wortman" w:date="2014-05-20T22:25:00Z">
        <w:r w:rsidDel="00F04AF7">
          <w:delText xml:space="preserve">can </w:delText>
        </w:r>
      </w:del>
      <w:ins w:id="18" w:author="Brian Wortman" w:date="2014-05-20T22:25:00Z">
        <w:r w:rsidR="00F04AF7">
          <w:t>will need to</w:t>
        </w:r>
        <w:r w:rsidR="00F04AF7">
          <w:t xml:space="preserve"> </w:t>
        </w:r>
      </w:ins>
      <w:r>
        <w:t xml:space="preserve">alter our API call by changing the Authorization header a bit. First, change the </w:t>
      </w:r>
      <w:r w:rsidR="007755C2">
        <w:t xml:space="preserve">authorization </w:t>
      </w:r>
      <w:r>
        <w:t>scheme to Bearer. And then replace the base64 encoded username and password with the g</w:t>
      </w:r>
      <w:ins w:id="19" w:author="Brian Wortman" w:date="2014-05-20T22:26:00Z">
        <w:r w:rsidR="00F04AF7">
          <w:t>e</w:t>
        </w:r>
      </w:ins>
      <w:r>
        <w:t>nerated JWT string.</w:t>
      </w:r>
      <w:r w:rsidR="008D7FB2">
        <w:t xml:space="preserve"> The resulting request looks like this:</w:t>
      </w:r>
    </w:p>
    <w:p w14:paraId="31DC2BBB" w14:textId="77777777" w:rsidR="008D7FB2" w:rsidRDefault="008D7FB2" w:rsidP="00487565">
      <w:pPr>
        <w:pStyle w:val="BodyTextCont"/>
        <w:ind w:firstLine="0"/>
      </w:pPr>
    </w:p>
    <w:p w14:paraId="0F3DFEED" w14:textId="77777777" w:rsidR="008D7FB2" w:rsidRPr="008D7FB2" w:rsidRDefault="008D7FB2" w:rsidP="00487565">
      <w:pPr>
        <w:pStyle w:val="Code"/>
      </w:pPr>
      <w:r w:rsidRPr="008D7FB2">
        <w:t>GET http://localhost:52975/api/v1/tasks/2 HTTP/1.1</w:t>
      </w:r>
    </w:p>
    <w:p w14:paraId="3AD50342" w14:textId="5869722F" w:rsidR="008D7FB2" w:rsidRDefault="008D7FB2" w:rsidP="00487565">
      <w:pPr>
        <w:pStyle w:val="Code"/>
      </w:pPr>
      <w:r w:rsidRPr="008D7FB2">
        <w:t>Authorization: Bearer eyJ0eXAiOiJKV1QiLCJhbGciOiJIUzI1NiJ9.eyJpc3MiOiJjb3JwIiwiYXVkIjoiaHR0cDovL3d3dy5leGFtcGxlLmNvbSIsIm5iZiI6MTQwMDU1Mzc1NywiZXhwIjoxNzE2MTcyOTU3LCJ1bmlxdWVfbmFtZSI6ImJob2dnIiwiZ2l2ZW5fbmFtZSI6IkJvc3MiLCJmYW1pbHlfbmFtZSI6IkhvZ2ciLCJyb2xlIjpbIk1hbmFnZXIiLCJKdW5pb3JXb3JrZXIiXX0.Ls73kz80rCaCNqzc3K32BVO9_LnJDL8c1g5AXKIzn8w</w:t>
      </w:r>
    </w:p>
    <w:p w14:paraId="4CBAF1A4" w14:textId="3C4B51CB" w:rsidR="008D7FB2" w:rsidRPr="00487565" w:rsidRDefault="008D7FB2" w:rsidP="004E5B64">
      <w:pPr>
        <w:pStyle w:val="BodyTextCont"/>
        <w:rPr>
          <w:rStyle w:val="Emphasis"/>
        </w:rPr>
      </w:pPr>
      <w:r w:rsidRPr="00487565">
        <w:rPr>
          <w:rStyle w:val="Emphasis"/>
        </w:rPr>
        <w:t>(</w:t>
      </w:r>
      <w:del w:id="20" w:author="Brian Wortman" w:date="2014-05-20T22:26:00Z">
        <w:r w:rsidRPr="00487565" w:rsidDel="00F04AF7">
          <w:rPr>
            <w:rStyle w:val="Emphasis"/>
          </w:rPr>
          <w:delText xml:space="preserve">the </w:delText>
        </w:r>
      </w:del>
      <w:ins w:id="21" w:author="Brian Wortman" w:date="2014-05-20T22:26:00Z">
        <w:r w:rsidR="00F04AF7">
          <w:rPr>
            <w:rStyle w:val="Emphasis"/>
          </w:rPr>
          <w:t>T</w:t>
        </w:r>
        <w:r w:rsidR="00F04AF7" w:rsidRPr="00487565">
          <w:rPr>
            <w:rStyle w:val="Emphasis"/>
          </w:rPr>
          <w:t xml:space="preserve">he </w:t>
        </w:r>
      </w:ins>
      <w:r w:rsidRPr="00487565">
        <w:rPr>
          <w:rStyle w:val="Emphasis"/>
        </w:rPr>
        <w:t>formatting here is placing the JWT on a separate line, but in reality there is only a space between Bearer and the JWT value - not a new line)</w:t>
      </w:r>
    </w:p>
    <w:p w14:paraId="403B84FB" w14:textId="77BF6177" w:rsidR="007755C2" w:rsidRDefault="007755C2" w:rsidP="004E5B64">
      <w:pPr>
        <w:pStyle w:val="BodyTextCont"/>
      </w:pPr>
      <w:r>
        <w:t>You can experiment with the token generation</w:t>
      </w:r>
      <w:r w:rsidR="00132F29">
        <w:t xml:space="preserve"> code in the </w:t>
      </w:r>
      <w:proofErr w:type="spellStart"/>
      <w:r w:rsidR="00132F29">
        <w:t>CreateJwt</w:t>
      </w:r>
      <w:proofErr w:type="spellEnd"/>
      <w:r w:rsidR="00132F29">
        <w:t xml:space="preserve"> console application</w:t>
      </w:r>
      <w:r>
        <w:t>, removing a role or two. In doing so you will get the same unauthorized responses that we had earlier in this chapter.</w:t>
      </w:r>
    </w:p>
    <w:p w14:paraId="383BCCE9" w14:textId="4669646E" w:rsidR="008D7FB2" w:rsidRDefault="007755C2" w:rsidP="004E5B64">
      <w:pPr>
        <w:pStyle w:val="BodyTextCont"/>
      </w:pPr>
      <w:r>
        <w:t xml:space="preserve"> </w:t>
      </w:r>
    </w:p>
    <w:p w14:paraId="21F61494" w14:textId="0D3FEF11" w:rsidR="0074605D" w:rsidRDefault="0074605D" w:rsidP="00F04AF7">
      <w:pPr>
        <w:pStyle w:val="Heading1"/>
      </w:pPr>
      <w:r>
        <w:t>SSL, XSS, CORS, and CSRF</w:t>
      </w:r>
    </w:p>
    <w:p w14:paraId="597BDC12" w14:textId="43FDF936" w:rsidR="00C31E9A" w:rsidRDefault="0074605D" w:rsidP="004E5B64">
      <w:pPr>
        <w:pStyle w:val="BodyTextCont"/>
      </w:pPr>
      <w:r>
        <w:t>We would be remis</w:t>
      </w:r>
      <w:ins w:id="22" w:author="Brian Wortman" w:date="2014-05-20T22:27:00Z">
        <w:r w:rsidR="00F04AF7">
          <w:t>s</w:t>
        </w:r>
      </w:ins>
      <w:r>
        <w:t xml:space="preserve"> if we didn't at least acknowledge some of the security concerns within web applications today. Vulnerabilities dealing with cross-site scripting and cross-site request forgery, and supporting things like cross-origin requests and SSL are most certainly at the top of web site architecture concerns. But given that we're talking about a REST service in this book, these concerns take on a slightly different meaning. In truth, most of them are more related to HTTP requests coming from web pages (i.e. web forms and AJAX calls) than they are API calls originating from non-web clients.</w:t>
      </w:r>
    </w:p>
    <w:p w14:paraId="76FE2568" w14:textId="014E6A48" w:rsidR="0074605D" w:rsidRDefault="0074605D" w:rsidP="0074605D">
      <w:pPr>
        <w:pStyle w:val="BodyTextCont"/>
      </w:pPr>
      <w:r>
        <w:t>As such, we will cover topics like these in Chapter 9, when we demonstrate the consumption of our new Task Management service by a couple different web pages.</w:t>
      </w:r>
    </w:p>
    <w:p w14:paraId="3B3D6616" w14:textId="6F5ADC70" w:rsidR="00C503D6" w:rsidRDefault="00C503D6" w:rsidP="00487565">
      <w:pPr>
        <w:pStyle w:val="BodyTextCont"/>
        <w:ind w:firstLine="0"/>
      </w:pPr>
      <w:r>
        <w:fldChar w:fldCharType="begin"/>
      </w:r>
      <w:r>
        <w:instrText xml:space="preserve"> XE "</w:instrText>
      </w:r>
      <w:r w:rsidRPr="00A573BD">
        <w:instrText>Message handler:NinjectWebCommon class</w:instrText>
      </w:r>
      <w:r>
        <w:instrText xml:space="preserve">" </w:instrText>
      </w:r>
      <w:r>
        <w:fldChar w:fldCharType="end"/>
      </w:r>
    </w:p>
    <w:p w14:paraId="4FA264C0" w14:textId="04EB66FC" w:rsidR="00101DB9" w:rsidRDefault="00C503D6" w:rsidP="00487565">
      <w:pPr>
        <w:pStyle w:val="Heading1"/>
      </w:pPr>
      <w:r>
        <w:lastRenderedPageBreak/>
        <w:t>Summary</w:t>
      </w:r>
    </w:p>
    <w:p w14:paraId="040B1A9B" w14:textId="066187C7" w:rsidR="00132F29" w:rsidRDefault="00132F29" w:rsidP="00487565">
      <w:pPr>
        <w:pStyle w:val="BodyTextFirst"/>
      </w:pPr>
      <w:r>
        <w:t xml:space="preserve">In this chapter you learned how to leverage the power of ASP.NET Web API message handlers to implement a service-wide feature: authentication. You built a handler for supporting HTTP Basic authentication by hand. And then, with just a few lines of code, you configured a </w:t>
      </w:r>
      <w:proofErr w:type="spellStart"/>
      <w:r>
        <w:t>NuGet</w:t>
      </w:r>
      <w:proofErr w:type="spellEnd"/>
      <w:r>
        <w:t xml:space="preserve"> package to provide support for JSON Web Token based security.</w:t>
      </w:r>
      <w:r w:rsidR="002F35F1">
        <w:t xml:space="preserve"> Then you utilized the Authorize attribute at both the controller and controller action level to protect your service.</w:t>
      </w:r>
    </w:p>
    <w:p w14:paraId="2C770717" w14:textId="7D96DAD1" w:rsidR="002F35F1" w:rsidRDefault="002F35F1" w:rsidP="00487565">
      <w:pPr>
        <w:pStyle w:val="BodyTextCont"/>
      </w:pPr>
      <w:r>
        <w:t xml:space="preserve">You also learned how to implement auditing using the new ASP.NET Web API </w:t>
      </w:r>
      <w:proofErr w:type="spellStart"/>
      <w:r>
        <w:t>async</w:t>
      </w:r>
      <w:proofErr w:type="spellEnd"/>
      <w:r>
        <w:t xml:space="preserve"> filter feature, as well as global handling of our own custom exceptions.</w:t>
      </w:r>
    </w:p>
    <w:p w14:paraId="58C82470" w14:textId="55DA877F" w:rsidR="00876E72" w:rsidRPr="00C503D6" w:rsidRDefault="00132F29" w:rsidP="00487565">
      <w:pPr>
        <w:pStyle w:val="BodyTextCont"/>
      </w:pPr>
      <w:r>
        <w:t xml:space="preserve">In the next chapter we will </w:t>
      </w:r>
      <w:r w:rsidR="002F35F1">
        <w:t xml:space="preserve">explore how to support some </w:t>
      </w:r>
      <w:r w:rsidR="002F35F1" w:rsidRPr="002F35F1">
        <w:t>miscellaneous</w:t>
      </w:r>
      <w:r w:rsidR="002F35F1">
        <w:t xml:space="preserve"> service features like partial resource updates, resource relationships, and a few others.</w:t>
      </w:r>
    </w:p>
    <w:sectPr w:rsidR="00876E72" w:rsidRPr="00C503D6" w:rsidSect="003173BC">
      <w:headerReference w:type="even" r:id="rId16"/>
      <w:headerReference w:type="default" r:id="rId17"/>
      <w:footerReference w:type="even" r:id="rId18"/>
      <w:footerReference w:type="default" r:id="rId19"/>
      <w:headerReference w:type="first" r:id="rId20"/>
      <w:footerReference w:type="first" r:id="rId21"/>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4" w:author="Brian Wortman" w:date="2014-05-20T22:24:00Z" w:initials="BW">
    <w:p w14:paraId="7DFEC822" w14:textId="7B72AD7C" w:rsidR="00F04AF7" w:rsidRDefault="00F04AF7">
      <w:r>
        <w:annotationRef/>
      </w:r>
      <w:r w:rsidRPr="00F04AF7">
        <w:t>I haven't been adding this sort of detail. We should be consistent. Either cut it here, or add it everywhere</w:t>
      </w:r>
      <w:r>
        <w:t xml:space="preserve"> (ouch)</w:t>
      </w:r>
      <w:r w:rsidRPr="00F04AF7">
        <w:t>.</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DFEC82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0CA385" w14:textId="77777777" w:rsidR="007A7394" w:rsidRDefault="007A7394">
      <w:r>
        <w:separator/>
      </w:r>
    </w:p>
  </w:endnote>
  <w:endnote w:type="continuationSeparator" w:id="0">
    <w:p w14:paraId="7CB5214C" w14:textId="77777777" w:rsidR="007A7394" w:rsidRDefault="007A73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358D590E-1139-4ECE-8D90-54E3FA4C23B3}"/>
    <w:embedBold r:id="rId2" w:fontKey="{D4BB5636-06FA-402D-B6D9-A27960E8FE09}"/>
    <w:embedItalic r:id="rId3" w:fontKey="{18603D05-F2F3-468E-B4DB-B381B9FD08B0}"/>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39470569-85B5-444A-BBDB-A4AE7E950E99}"/>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413446E5-3C85-4737-A29D-F773C1089369}"/>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A62F4339-3AE9-4124-A647-8E8E000F99F2}"/>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8BAA2AB1-EBCD-4F79-AEEB-AE3E7A0CA651}"/>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F8CFDF46-574D-4B0A-990A-F21F60C0DEEF}"/>
  </w:font>
  <w:font w:name="ZapfDingbats">
    <w:panose1 w:val="00000000000000000000"/>
    <w:charset w:val="00"/>
    <w:family w:val="decorative"/>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embedRegular r:id="rId9" w:fontKey="{07210C0E-F1F6-4E52-9C93-2439F2ED2F48}"/>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907B5" w14:textId="77777777" w:rsidR="007D78A7" w:rsidRPr="00222F70" w:rsidRDefault="007D78A7">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F04AF7">
      <w:rPr>
        <w:rStyle w:val="PageNumber"/>
        <w:noProof/>
      </w:rPr>
      <w:t>42</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42988" w14:textId="77777777" w:rsidR="007D78A7" w:rsidRPr="00222F70" w:rsidRDefault="007D78A7"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F04AF7">
      <w:rPr>
        <w:rStyle w:val="PageNumber"/>
        <w:noProof/>
      </w:rPr>
      <w:t>41</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54D06851" w14:textId="77777777" w:rsidR="007D78A7" w:rsidRDefault="007D78A7"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F04AF7">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4CD0B5D" w14:textId="77777777" w:rsidR="007A7394" w:rsidRDefault="007A7394">
      <w:r>
        <w:separator/>
      </w:r>
    </w:p>
  </w:footnote>
  <w:footnote w:type="continuationSeparator" w:id="0">
    <w:p w14:paraId="76DE4A4C" w14:textId="77777777" w:rsidR="007A7394" w:rsidRDefault="007A739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F84AB" w14:textId="77777777" w:rsidR="007D78A7" w:rsidRPr="003C7D0E" w:rsidRDefault="007D78A7" w:rsidP="00F62E97">
    <w:pPr>
      <w:pStyle w:val="Header"/>
      <w:rPr>
        <w:sz w:val="14"/>
        <w:szCs w:val="16"/>
      </w:rPr>
    </w:pPr>
    <w:r w:rsidRPr="00225E9A">
      <w:t xml:space="preserve">CHAPTER </w:t>
    </w:r>
    <w:r>
      <w:t>6</w:t>
    </w:r>
    <w:r w:rsidRPr="003C7D0E">
      <w:t xml:space="preserve"> </w:t>
    </w:r>
    <w:proofErr w:type="spellStart"/>
    <w:r w:rsidRPr="00EB773D">
      <w:rPr>
        <w:rStyle w:val="GrayDingbat"/>
      </w:rPr>
      <w:t>n</w:t>
    </w:r>
    <w:proofErr w:type="spellEnd"/>
    <w:r w:rsidRPr="00225E9A">
      <w:t xml:space="preserve"> </w:t>
    </w:r>
    <w:r w:rsidRPr="000F29E1">
      <w:t>Securing the Service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079D0" w14:textId="77777777" w:rsidR="007D78A7" w:rsidRPr="002A45BE" w:rsidRDefault="007D78A7" w:rsidP="00463BAE">
    <w:pPr>
      <w:pStyle w:val="Header"/>
      <w:ind w:left="-450"/>
      <w:jc w:val="right"/>
      <w:rPr>
        <w:sz w:val="16"/>
        <w:szCs w:val="16"/>
      </w:rPr>
    </w:pPr>
    <w:r>
      <w:t>CHAPTER 6</w:t>
    </w:r>
    <w:r>
      <w:rPr>
        <w:color w:val="BFBFBF"/>
        <w:szCs w:val="16"/>
      </w:rPr>
      <w:t xml:space="preserve"> </w:t>
    </w:r>
    <w:proofErr w:type="spellStart"/>
    <w:r w:rsidRPr="00EB773D">
      <w:rPr>
        <w:rStyle w:val="GrayDingbat"/>
      </w:rPr>
      <w:t>n</w:t>
    </w:r>
    <w:proofErr w:type="spellEnd"/>
    <w:r>
      <w:rPr>
        <w:color w:val="BFBFBF"/>
        <w:sz w:val="16"/>
        <w:szCs w:val="16"/>
      </w:rPr>
      <w:t xml:space="preserve"> </w:t>
    </w:r>
    <w:r w:rsidRPr="000F29E1">
      <w:t>Securing the Service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EFD404" w14:textId="77777777" w:rsidR="007D78A7" w:rsidRDefault="007D78A7" w:rsidP="007C48CB">
    <w:pPr>
      <w:pStyle w:val="ChapterNumber"/>
    </w:pPr>
    <w:r>
      <w:rPr>
        <w:noProof/>
      </w:rPr>
      <mc:AlternateContent>
        <mc:Choice Requires="wps">
          <w:drawing>
            <wp:anchor distT="0" distB="0" distL="114300" distR="114300" simplePos="0" relativeHeight="251657728" behindDoc="1" locked="0" layoutInCell="1" allowOverlap="1" wp14:anchorId="476412F4" wp14:editId="65380556">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094A68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6</w:t>
    </w:r>
  </w:p>
  <w:p w14:paraId="55A58A19" w14:textId="77777777" w:rsidR="007D78A7" w:rsidRPr="00B44665" w:rsidRDefault="007D78A7"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27785476"/>
    <w:multiLevelType w:val="hybridMultilevel"/>
    <w:tmpl w:val="EAA45944"/>
    <w:lvl w:ilvl="0" w:tplc="E6FE3858">
      <w:start w:val="1"/>
      <w:numFmt w:val="bullet"/>
      <w:lvlText w:val=""/>
      <w:lvlJc w:val="left"/>
      <w:pPr>
        <w:tabs>
          <w:tab w:val="num" w:pos="720"/>
        </w:tabs>
        <w:ind w:left="720" w:hanging="360"/>
      </w:pPr>
      <w:rPr>
        <w:rFonts w:ascii="Wingdings" w:hAnsi="Wingdings" w:hint="default"/>
      </w:rPr>
    </w:lvl>
    <w:lvl w:ilvl="1" w:tplc="0F883638">
      <w:start w:val="1"/>
      <w:numFmt w:val="bullet"/>
      <w:lvlText w:val=""/>
      <w:lvlJc w:val="left"/>
      <w:pPr>
        <w:tabs>
          <w:tab w:val="num" w:pos="1440"/>
        </w:tabs>
        <w:ind w:left="1440" w:hanging="360"/>
      </w:pPr>
      <w:rPr>
        <w:rFonts w:ascii="Wingdings" w:hAnsi="Wingdings" w:hint="default"/>
      </w:rPr>
    </w:lvl>
    <w:lvl w:ilvl="2" w:tplc="92B0DAA4" w:tentative="1">
      <w:start w:val="1"/>
      <w:numFmt w:val="bullet"/>
      <w:lvlText w:val=""/>
      <w:lvlJc w:val="left"/>
      <w:pPr>
        <w:tabs>
          <w:tab w:val="num" w:pos="2160"/>
        </w:tabs>
        <w:ind w:left="2160" w:hanging="360"/>
      </w:pPr>
      <w:rPr>
        <w:rFonts w:ascii="Wingdings" w:hAnsi="Wingdings" w:hint="default"/>
      </w:rPr>
    </w:lvl>
    <w:lvl w:ilvl="3" w:tplc="7452F6F8" w:tentative="1">
      <w:start w:val="1"/>
      <w:numFmt w:val="bullet"/>
      <w:lvlText w:val=""/>
      <w:lvlJc w:val="left"/>
      <w:pPr>
        <w:tabs>
          <w:tab w:val="num" w:pos="2880"/>
        </w:tabs>
        <w:ind w:left="2880" w:hanging="360"/>
      </w:pPr>
      <w:rPr>
        <w:rFonts w:ascii="Wingdings" w:hAnsi="Wingdings" w:hint="default"/>
      </w:rPr>
    </w:lvl>
    <w:lvl w:ilvl="4" w:tplc="51D6DF9A" w:tentative="1">
      <w:start w:val="1"/>
      <w:numFmt w:val="bullet"/>
      <w:lvlText w:val=""/>
      <w:lvlJc w:val="left"/>
      <w:pPr>
        <w:tabs>
          <w:tab w:val="num" w:pos="3600"/>
        </w:tabs>
        <w:ind w:left="3600" w:hanging="360"/>
      </w:pPr>
      <w:rPr>
        <w:rFonts w:ascii="Wingdings" w:hAnsi="Wingdings" w:hint="default"/>
      </w:rPr>
    </w:lvl>
    <w:lvl w:ilvl="5" w:tplc="936618A0" w:tentative="1">
      <w:start w:val="1"/>
      <w:numFmt w:val="bullet"/>
      <w:lvlText w:val=""/>
      <w:lvlJc w:val="left"/>
      <w:pPr>
        <w:tabs>
          <w:tab w:val="num" w:pos="4320"/>
        </w:tabs>
        <w:ind w:left="4320" w:hanging="360"/>
      </w:pPr>
      <w:rPr>
        <w:rFonts w:ascii="Wingdings" w:hAnsi="Wingdings" w:hint="default"/>
      </w:rPr>
    </w:lvl>
    <w:lvl w:ilvl="6" w:tplc="0FC2D21C" w:tentative="1">
      <w:start w:val="1"/>
      <w:numFmt w:val="bullet"/>
      <w:lvlText w:val=""/>
      <w:lvlJc w:val="left"/>
      <w:pPr>
        <w:tabs>
          <w:tab w:val="num" w:pos="5040"/>
        </w:tabs>
        <w:ind w:left="5040" w:hanging="360"/>
      </w:pPr>
      <w:rPr>
        <w:rFonts w:ascii="Wingdings" w:hAnsi="Wingdings" w:hint="default"/>
      </w:rPr>
    </w:lvl>
    <w:lvl w:ilvl="7" w:tplc="3446F11E" w:tentative="1">
      <w:start w:val="1"/>
      <w:numFmt w:val="bullet"/>
      <w:lvlText w:val=""/>
      <w:lvlJc w:val="left"/>
      <w:pPr>
        <w:tabs>
          <w:tab w:val="num" w:pos="5760"/>
        </w:tabs>
        <w:ind w:left="5760" w:hanging="360"/>
      </w:pPr>
      <w:rPr>
        <w:rFonts w:ascii="Wingdings" w:hAnsi="Wingdings" w:hint="default"/>
      </w:rPr>
    </w:lvl>
    <w:lvl w:ilvl="8" w:tplc="D48EE78A" w:tentative="1">
      <w:start w:val="1"/>
      <w:numFmt w:val="bullet"/>
      <w:lvlText w:val=""/>
      <w:lvlJc w:val="left"/>
      <w:pPr>
        <w:tabs>
          <w:tab w:val="num" w:pos="6480"/>
        </w:tabs>
        <w:ind w:left="6480" w:hanging="360"/>
      </w:pPr>
      <w:rPr>
        <w:rFonts w:ascii="Wingdings" w:hAnsi="Wingdings" w:hint="default"/>
      </w:rPr>
    </w:lvl>
  </w:abstractNum>
  <w:abstractNum w:abstractNumId="22">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7">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3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1">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7"/>
  </w:num>
  <w:num w:numId="2">
    <w:abstractNumId w:val="13"/>
  </w:num>
  <w:num w:numId="3">
    <w:abstractNumId w:val="30"/>
  </w:num>
  <w:num w:numId="4">
    <w:abstractNumId w:val="20"/>
  </w:num>
  <w:num w:numId="5">
    <w:abstractNumId w:val="24"/>
  </w:num>
  <w:num w:numId="6">
    <w:abstractNumId w:val="17"/>
  </w:num>
  <w:num w:numId="7">
    <w:abstractNumId w:val="22"/>
  </w:num>
  <w:num w:numId="8">
    <w:abstractNumId w:val="8"/>
  </w:num>
  <w:num w:numId="9">
    <w:abstractNumId w:val="2"/>
  </w:num>
  <w:num w:numId="10">
    <w:abstractNumId w:val="23"/>
  </w:num>
  <w:num w:numId="11">
    <w:abstractNumId w:val="16"/>
  </w:num>
  <w:num w:numId="12">
    <w:abstractNumId w:val="25"/>
  </w:num>
  <w:num w:numId="13">
    <w:abstractNumId w:val="28"/>
  </w:num>
  <w:num w:numId="14">
    <w:abstractNumId w:val="29"/>
  </w:num>
  <w:num w:numId="15">
    <w:abstractNumId w:val="14"/>
  </w:num>
  <w:num w:numId="16">
    <w:abstractNumId w:val="9"/>
  </w:num>
  <w:num w:numId="17">
    <w:abstractNumId w:val="7"/>
  </w:num>
  <w:num w:numId="18">
    <w:abstractNumId w:val="6"/>
  </w:num>
  <w:num w:numId="19">
    <w:abstractNumId w:val="5"/>
  </w:num>
  <w:num w:numId="20">
    <w:abstractNumId w:val="4"/>
  </w:num>
  <w:num w:numId="21">
    <w:abstractNumId w:val="3"/>
  </w:num>
  <w:num w:numId="22">
    <w:abstractNumId w:val="1"/>
  </w:num>
  <w:num w:numId="23">
    <w:abstractNumId w:val="0"/>
  </w:num>
  <w:num w:numId="24">
    <w:abstractNumId w:val="12"/>
  </w:num>
  <w:num w:numId="25">
    <w:abstractNumId w:val="10"/>
  </w:num>
  <w:num w:numId="26">
    <w:abstractNumId w:val="31"/>
  </w:num>
  <w:num w:numId="27">
    <w:abstractNumId w:val="11"/>
  </w:num>
  <w:num w:numId="28">
    <w:abstractNumId w:val="26"/>
  </w:num>
  <w:num w:numId="29">
    <w:abstractNumId w:val="10"/>
    <w:lvlOverride w:ilvl="0">
      <w:startOverride w:val="1"/>
    </w:lvlOverride>
  </w:num>
  <w:num w:numId="30">
    <w:abstractNumId w:val="18"/>
  </w:num>
  <w:num w:numId="31">
    <w:abstractNumId w:val="22"/>
    <w:lvlOverride w:ilvl="0">
      <w:startOverride w:val="1"/>
    </w:lvlOverride>
  </w:num>
  <w:num w:numId="32">
    <w:abstractNumId w:val="22"/>
    <w:lvlOverride w:ilvl="0">
      <w:startOverride w:val="1"/>
    </w:lvlOverride>
  </w:num>
  <w:num w:numId="33">
    <w:abstractNumId w:val="22"/>
    <w:lvlOverride w:ilvl="0">
      <w:startOverride w:val="1"/>
    </w:lvlOverride>
  </w:num>
  <w:num w:numId="34">
    <w:abstractNumId w:val="22"/>
    <w:lvlOverride w:ilvl="0">
      <w:startOverride w:val="1"/>
    </w:lvlOverride>
  </w:num>
  <w:num w:numId="35">
    <w:abstractNumId w:val="25"/>
    <w:lvlOverride w:ilvl="0">
      <w:startOverride w:val="1"/>
    </w:lvlOverride>
  </w:num>
  <w:num w:numId="36">
    <w:abstractNumId w:val="22"/>
    <w:lvlOverride w:ilvl="0">
      <w:startOverride w:val="1"/>
    </w:lvlOverride>
  </w:num>
  <w:num w:numId="37">
    <w:abstractNumId w:val="22"/>
    <w:lvlOverride w:ilvl="0">
      <w:startOverride w:val="1"/>
    </w:lvlOverride>
  </w:num>
  <w:num w:numId="38">
    <w:abstractNumId w:val="22"/>
    <w:lvlOverride w:ilvl="0">
      <w:startOverride w:val="1"/>
    </w:lvlOverride>
  </w:num>
  <w:num w:numId="39">
    <w:abstractNumId w:val="22"/>
    <w:lvlOverride w:ilvl="0">
      <w:startOverride w:val="1"/>
    </w:lvlOverride>
  </w:num>
  <w:num w:numId="40">
    <w:abstractNumId w:val="22"/>
    <w:lvlOverride w:ilvl="0">
      <w:startOverride w:val="1"/>
    </w:lvlOverride>
  </w:num>
  <w:num w:numId="41">
    <w:abstractNumId w:val="22"/>
    <w:lvlOverride w:ilvl="0">
      <w:startOverride w:val="1"/>
    </w:lvlOverride>
  </w:num>
  <w:num w:numId="42">
    <w:abstractNumId w:val="19"/>
  </w:num>
  <w:num w:numId="43">
    <w:abstractNumId w:val="22"/>
    <w:lvlOverride w:ilvl="0">
      <w:startOverride w:val="1"/>
    </w:lvlOverride>
  </w:num>
  <w:num w:numId="44">
    <w:abstractNumId w:val="22"/>
    <w:lvlOverride w:ilvl="0">
      <w:startOverride w:val="1"/>
    </w:lvlOverride>
  </w:num>
  <w:num w:numId="45">
    <w:abstractNumId w:val="22"/>
    <w:lvlOverride w:ilvl="0">
      <w:startOverride w:val="1"/>
    </w:lvlOverride>
  </w:num>
  <w:num w:numId="46">
    <w:abstractNumId w:val="22"/>
    <w:lvlOverride w:ilvl="0">
      <w:startOverride w:val="1"/>
    </w:lvlOverride>
  </w:num>
  <w:num w:numId="47">
    <w:abstractNumId w:val="22"/>
    <w:lvlOverride w:ilvl="0">
      <w:startOverride w:val="1"/>
    </w:lvlOverride>
  </w:num>
  <w:num w:numId="48">
    <w:abstractNumId w:val="15"/>
  </w:num>
  <w:num w:numId="49">
    <w:abstractNumId w:val="21"/>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oNotDisplayPageBoundaries/>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3D6"/>
    <w:rsid w:val="00000C0F"/>
    <w:rsid w:val="00002570"/>
    <w:rsid w:val="000040C7"/>
    <w:rsid w:val="00004EDA"/>
    <w:rsid w:val="0000546D"/>
    <w:rsid w:val="00005973"/>
    <w:rsid w:val="00006EC0"/>
    <w:rsid w:val="00007991"/>
    <w:rsid w:val="00010427"/>
    <w:rsid w:val="00010FBF"/>
    <w:rsid w:val="00011461"/>
    <w:rsid w:val="00013C3D"/>
    <w:rsid w:val="0001506D"/>
    <w:rsid w:val="00021A6B"/>
    <w:rsid w:val="000239A1"/>
    <w:rsid w:val="00023EBE"/>
    <w:rsid w:val="000259EC"/>
    <w:rsid w:val="000265B8"/>
    <w:rsid w:val="00031178"/>
    <w:rsid w:val="00031D66"/>
    <w:rsid w:val="00033AEB"/>
    <w:rsid w:val="000345ED"/>
    <w:rsid w:val="000345FB"/>
    <w:rsid w:val="000406D2"/>
    <w:rsid w:val="00041B40"/>
    <w:rsid w:val="00042176"/>
    <w:rsid w:val="000442E8"/>
    <w:rsid w:val="0005135B"/>
    <w:rsid w:val="00055E71"/>
    <w:rsid w:val="00061D2C"/>
    <w:rsid w:val="00064306"/>
    <w:rsid w:val="000644A7"/>
    <w:rsid w:val="000654FD"/>
    <w:rsid w:val="000675CD"/>
    <w:rsid w:val="00074D79"/>
    <w:rsid w:val="00082B8F"/>
    <w:rsid w:val="000847CC"/>
    <w:rsid w:val="00086F89"/>
    <w:rsid w:val="000911BB"/>
    <w:rsid w:val="000912A2"/>
    <w:rsid w:val="0009547A"/>
    <w:rsid w:val="00096521"/>
    <w:rsid w:val="000A09A7"/>
    <w:rsid w:val="000A0F0B"/>
    <w:rsid w:val="000A6731"/>
    <w:rsid w:val="000B0E13"/>
    <w:rsid w:val="000B11E6"/>
    <w:rsid w:val="000B18A4"/>
    <w:rsid w:val="000B202B"/>
    <w:rsid w:val="000B50EE"/>
    <w:rsid w:val="000B5475"/>
    <w:rsid w:val="000C0458"/>
    <w:rsid w:val="000C3E09"/>
    <w:rsid w:val="000C59CA"/>
    <w:rsid w:val="000C5BA3"/>
    <w:rsid w:val="000C6E91"/>
    <w:rsid w:val="000C7418"/>
    <w:rsid w:val="000D5E2C"/>
    <w:rsid w:val="000D620C"/>
    <w:rsid w:val="000D725C"/>
    <w:rsid w:val="000E01AB"/>
    <w:rsid w:val="000E0344"/>
    <w:rsid w:val="000E1D25"/>
    <w:rsid w:val="000E3A99"/>
    <w:rsid w:val="000F29E1"/>
    <w:rsid w:val="000F2A76"/>
    <w:rsid w:val="000F32AF"/>
    <w:rsid w:val="000F7DF4"/>
    <w:rsid w:val="00100B19"/>
    <w:rsid w:val="00101DB9"/>
    <w:rsid w:val="00102A9A"/>
    <w:rsid w:val="0010365F"/>
    <w:rsid w:val="00104E86"/>
    <w:rsid w:val="0010511B"/>
    <w:rsid w:val="00106531"/>
    <w:rsid w:val="001107FE"/>
    <w:rsid w:val="00110A08"/>
    <w:rsid w:val="00111A42"/>
    <w:rsid w:val="00113CD3"/>
    <w:rsid w:val="00114845"/>
    <w:rsid w:val="001176CB"/>
    <w:rsid w:val="001208AB"/>
    <w:rsid w:val="0012387C"/>
    <w:rsid w:val="00125CC5"/>
    <w:rsid w:val="00130520"/>
    <w:rsid w:val="00130F30"/>
    <w:rsid w:val="00131826"/>
    <w:rsid w:val="00131858"/>
    <w:rsid w:val="00132F29"/>
    <w:rsid w:val="00135785"/>
    <w:rsid w:val="00135EE6"/>
    <w:rsid w:val="0013691A"/>
    <w:rsid w:val="00143798"/>
    <w:rsid w:val="001442B5"/>
    <w:rsid w:val="001504F6"/>
    <w:rsid w:val="001508DE"/>
    <w:rsid w:val="00150B91"/>
    <w:rsid w:val="00150DAA"/>
    <w:rsid w:val="001550D3"/>
    <w:rsid w:val="00160653"/>
    <w:rsid w:val="001623DA"/>
    <w:rsid w:val="00165CDB"/>
    <w:rsid w:val="00166548"/>
    <w:rsid w:val="001724C1"/>
    <w:rsid w:val="00173C8B"/>
    <w:rsid w:val="001749F0"/>
    <w:rsid w:val="00174FD7"/>
    <w:rsid w:val="00175017"/>
    <w:rsid w:val="001757D0"/>
    <w:rsid w:val="001757EE"/>
    <w:rsid w:val="001770CD"/>
    <w:rsid w:val="0017725E"/>
    <w:rsid w:val="0017784C"/>
    <w:rsid w:val="0017785E"/>
    <w:rsid w:val="00177B3B"/>
    <w:rsid w:val="001835AD"/>
    <w:rsid w:val="00184D83"/>
    <w:rsid w:val="00186BEC"/>
    <w:rsid w:val="00192A8B"/>
    <w:rsid w:val="00192F92"/>
    <w:rsid w:val="00193DF1"/>
    <w:rsid w:val="0019452D"/>
    <w:rsid w:val="00195810"/>
    <w:rsid w:val="001958D6"/>
    <w:rsid w:val="0019783E"/>
    <w:rsid w:val="00197ADF"/>
    <w:rsid w:val="001A05D6"/>
    <w:rsid w:val="001A072C"/>
    <w:rsid w:val="001A13D9"/>
    <w:rsid w:val="001A214F"/>
    <w:rsid w:val="001A2DD2"/>
    <w:rsid w:val="001A348E"/>
    <w:rsid w:val="001A57A5"/>
    <w:rsid w:val="001A57E0"/>
    <w:rsid w:val="001B0BF7"/>
    <w:rsid w:val="001B1D98"/>
    <w:rsid w:val="001B2458"/>
    <w:rsid w:val="001B28D0"/>
    <w:rsid w:val="001B4BB4"/>
    <w:rsid w:val="001B5784"/>
    <w:rsid w:val="001C06DF"/>
    <w:rsid w:val="001C314C"/>
    <w:rsid w:val="001C43DD"/>
    <w:rsid w:val="001C5451"/>
    <w:rsid w:val="001C64A5"/>
    <w:rsid w:val="001C7D13"/>
    <w:rsid w:val="001D12E2"/>
    <w:rsid w:val="001D37CE"/>
    <w:rsid w:val="001D4B3F"/>
    <w:rsid w:val="001D4DF3"/>
    <w:rsid w:val="001D500D"/>
    <w:rsid w:val="001E317E"/>
    <w:rsid w:val="001E4425"/>
    <w:rsid w:val="001E561E"/>
    <w:rsid w:val="001E636A"/>
    <w:rsid w:val="001E7AF5"/>
    <w:rsid w:val="001F0AEC"/>
    <w:rsid w:val="001F0E09"/>
    <w:rsid w:val="001F46C2"/>
    <w:rsid w:val="001F4B5D"/>
    <w:rsid w:val="00202B5E"/>
    <w:rsid w:val="00203D69"/>
    <w:rsid w:val="00203F38"/>
    <w:rsid w:val="0020588C"/>
    <w:rsid w:val="002058F5"/>
    <w:rsid w:val="002108D2"/>
    <w:rsid w:val="002151B9"/>
    <w:rsid w:val="0021548E"/>
    <w:rsid w:val="00216981"/>
    <w:rsid w:val="002213E2"/>
    <w:rsid w:val="00222109"/>
    <w:rsid w:val="00222F70"/>
    <w:rsid w:val="002242CF"/>
    <w:rsid w:val="00225E9A"/>
    <w:rsid w:val="00226774"/>
    <w:rsid w:val="00226D92"/>
    <w:rsid w:val="0022786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300B"/>
    <w:rsid w:val="00274CEE"/>
    <w:rsid w:val="00276249"/>
    <w:rsid w:val="00280077"/>
    <w:rsid w:val="0028311F"/>
    <w:rsid w:val="00283215"/>
    <w:rsid w:val="00285A1A"/>
    <w:rsid w:val="00286880"/>
    <w:rsid w:val="00291480"/>
    <w:rsid w:val="002945EA"/>
    <w:rsid w:val="0029478E"/>
    <w:rsid w:val="002954BE"/>
    <w:rsid w:val="00296B98"/>
    <w:rsid w:val="002972EC"/>
    <w:rsid w:val="0029753C"/>
    <w:rsid w:val="00297C33"/>
    <w:rsid w:val="00297E79"/>
    <w:rsid w:val="002A2369"/>
    <w:rsid w:val="002A2819"/>
    <w:rsid w:val="002A3080"/>
    <w:rsid w:val="002A337D"/>
    <w:rsid w:val="002A45BE"/>
    <w:rsid w:val="002A4FAE"/>
    <w:rsid w:val="002A7121"/>
    <w:rsid w:val="002A72D9"/>
    <w:rsid w:val="002A731E"/>
    <w:rsid w:val="002A7A22"/>
    <w:rsid w:val="002B0F69"/>
    <w:rsid w:val="002B30DB"/>
    <w:rsid w:val="002B4303"/>
    <w:rsid w:val="002B567F"/>
    <w:rsid w:val="002C1AA4"/>
    <w:rsid w:val="002C2B5B"/>
    <w:rsid w:val="002C3EE6"/>
    <w:rsid w:val="002C4DC1"/>
    <w:rsid w:val="002C54C2"/>
    <w:rsid w:val="002C55CF"/>
    <w:rsid w:val="002C70EB"/>
    <w:rsid w:val="002D03B5"/>
    <w:rsid w:val="002D1119"/>
    <w:rsid w:val="002E1850"/>
    <w:rsid w:val="002E1AAB"/>
    <w:rsid w:val="002E3EC2"/>
    <w:rsid w:val="002E4ACA"/>
    <w:rsid w:val="002E66FE"/>
    <w:rsid w:val="002E753B"/>
    <w:rsid w:val="002F130F"/>
    <w:rsid w:val="002F35F1"/>
    <w:rsid w:val="002F499B"/>
    <w:rsid w:val="002F52EF"/>
    <w:rsid w:val="002F5EC7"/>
    <w:rsid w:val="002F6183"/>
    <w:rsid w:val="002F699D"/>
    <w:rsid w:val="002F69D4"/>
    <w:rsid w:val="0030021E"/>
    <w:rsid w:val="003009E7"/>
    <w:rsid w:val="003038F1"/>
    <w:rsid w:val="00305357"/>
    <w:rsid w:val="003112C8"/>
    <w:rsid w:val="00314AE6"/>
    <w:rsid w:val="00315E06"/>
    <w:rsid w:val="003173BC"/>
    <w:rsid w:val="00320981"/>
    <w:rsid w:val="00320A3C"/>
    <w:rsid w:val="0032195F"/>
    <w:rsid w:val="0032277C"/>
    <w:rsid w:val="0032358D"/>
    <w:rsid w:val="0032369B"/>
    <w:rsid w:val="00331966"/>
    <w:rsid w:val="0033208D"/>
    <w:rsid w:val="00332FB0"/>
    <w:rsid w:val="00333269"/>
    <w:rsid w:val="00333954"/>
    <w:rsid w:val="00335AC3"/>
    <w:rsid w:val="0033797F"/>
    <w:rsid w:val="00342FBD"/>
    <w:rsid w:val="003605C3"/>
    <w:rsid w:val="00362F56"/>
    <w:rsid w:val="00364665"/>
    <w:rsid w:val="003656A8"/>
    <w:rsid w:val="0037161C"/>
    <w:rsid w:val="00373B8A"/>
    <w:rsid w:val="003753A9"/>
    <w:rsid w:val="00375A75"/>
    <w:rsid w:val="00376E76"/>
    <w:rsid w:val="003772CD"/>
    <w:rsid w:val="00384E5F"/>
    <w:rsid w:val="00386612"/>
    <w:rsid w:val="0038668A"/>
    <w:rsid w:val="00386CDD"/>
    <w:rsid w:val="00391D22"/>
    <w:rsid w:val="00392B2A"/>
    <w:rsid w:val="00395577"/>
    <w:rsid w:val="0039662C"/>
    <w:rsid w:val="00397CE8"/>
    <w:rsid w:val="003A49F4"/>
    <w:rsid w:val="003A5FCF"/>
    <w:rsid w:val="003A63E2"/>
    <w:rsid w:val="003A7043"/>
    <w:rsid w:val="003A7DD3"/>
    <w:rsid w:val="003B44EB"/>
    <w:rsid w:val="003B5643"/>
    <w:rsid w:val="003C0B77"/>
    <w:rsid w:val="003C29C7"/>
    <w:rsid w:val="003C5AA3"/>
    <w:rsid w:val="003C63DA"/>
    <w:rsid w:val="003C700B"/>
    <w:rsid w:val="003C7D0E"/>
    <w:rsid w:val="003D2445"/>
    <w:rsid w:val="003D3182"/>
    <w:rsid w:val="003E13D2"/>
    <w:rsid w:val="003E1B62"/>
    <w:rsid w:val="003E371C"/>
    <w:rsid w:val="003E4FE3"/>
    <w:rsid w:val="003E635C"/>
    <w:rsid w:val="003E6AA1"/>
    <w:rsid w:val="003E7D81"/>
    <w:rsid w:val="003F147C"/>
    <w:rsid w:val="003F1F39"/>
    <w:rsid w:val="003F6F94"/>
    <w:rsid w:val="00404202"/>
    <w:rsid w:val="00404F85"/>
    <w:rsid w:val="00406240"/>
    <w:rsid w:val="00406E5D"/>
    <w:rsid w:val="00410582"/>
    <w:rsid w:val="00410D2C"/>
    <w:rsid w:val="004111AA"/>
    <w:rsid w:val="00413271"/>
    <w:rsid w:val="004136DA"/>
    <w:rsid w:val="004211F2"/>
    <w:rsid w:val="00421C44"/>
    <w:rsid w:val="00425FCB"/>
    <w:rsid w:val="00427AE3"/>
    <w:rsid w:val="0043083A"/>
    <w:rsid w:val="004311A1"/>
    <w:rsid w:val="0043620B"/>
    <w:rsid w:val="004417FC"/>
    <w:rsid w:val="00443636"/>
    <w:rsid w:val="00443B77"/>
    <w:rsid w:val="00443B8F"/>
    <w:rsid w:val="0044656B"/>
    <w:rsid w:val="00446E3D"/>
    <w:rsid w:val="004472EE"/>
    <w:rsid w:val="004479EB"/>
    <w:rsid w:val="00452173"/>
    <w:rsid w:val="004524A9"/>
    <w:rsid w:val="00455930"/>
    <w:rsid w:val="00457123"/>
    <w:rsid w:val="00457FE5"/>
    <w:rsid w:val="00460161"/>
    <w:rsid w:val="00460223"/>
    <w:rsid w:val="0046039E"/>
    <w:rsid w:val="004632CD"/>
    <w:rsid w:val="00463BAE"/>
    <w:rsid w:val="00464170"/>
    <w:rsid w:val="004710D4"/>
    <w:rsid w:val="0047409C"/>
    <w:rsid w:val="004740F9"/>
    <w:rsid w:val="00476566"/>
    <w:rsid w:val="0048129C"/>
    <w:rsid w:val="00482FAE"/>
    <w:rsid w:val="00482FE8"/>
    <w:rsid w:val="004833B9"/>
    <w:rsid w:val="00485A74"/>
    <w:rsid w:val="0048663D"/>
    <w:rsid w:val="00487565"/>
    <w:rsid w:val="00490F32"/>
    <w:rsid w:val="00491C0A"/>
    <w:rsid w:val="004940D0"/>
    <w:rsid w:val="00496522"/>
    <w:rsid w:val="0049757A"/>
    <w:rsid w:val="004A3D15"/>
    <w:rsid w:val="004A5621"/>
    <w:rsid w:val="004A6112"/>
    <w:rsid w:val="004A6E34"/>
    <w:rsid w:val="004A7381"/>
    <w:rsid w:val="004A73A7"/>
    <w:rsid w:val="004A73DB"/>
    <w:rsid w:val="004B3C4D"/>
    <w:rsid w:val="004B44A7"/>
    <w:rsid w:val="004B4991"/>
    <w:rsid w:val="004B49C8"/>
    <w:rsid w:val="004B5B88"/>
    <w:rsid w:val="004B64A1"/>
    <w:rsid w:val="004C0C48"/>
    <w:rsid w:val="004C2935"/>
    <w:rsid w:val="004D1789"/>
    <w:rsid w:val="004D3B62"/>
    <w:rsid w:val="004D4E0A"/>
    <w:rsid w:val="004D63A6"/>
    <w:rsid w:val="004E453F"/>
    <w:rsid w:val="004E5B64"/>
    <w:rsid w:val="004E7B53"/>
    <w:rsid w:val="004F0203"/>
    <w:rsid w:val="004F16A1"/>
    <w:rsid w:val="004F2DBD"/>
    <w:rsid w:val="004F2EB5"/>
    <w:rsid w:val="004F3E98"/>
    <w:rsid w:val="004F58A5"/>
    <w:rsid w:val="004F5D33"/>
    <w:rsid w:val="004F70F2"/>
    <w:rsid w:val="00500E7E"/>
    <w:rsid w:val="00501098"/>
    <w:rsid w:val="005014AC"/>
    <w:rsid w:val="0050239F"/>
    <w:rsid w:val="00503D81"/>
    <w:rsid w:val="00504C1F"/>
    <w:rsid w:val="00505501"/>
    <w:rsid w:val="00506961"/>
    <w:rsid w:val="00513167"/>
    <w:rsid w:val="0051722F"/>
    <w:rsid w:val="00517ED2"/>
    <w:rsid w:val="005211CC"/>
    <w:rsid w:val="00521A2D"/>
    <w:rsid w:val="00525BDC"/>
    <w:rsid w:val="00526A58"/>
    <w:rsid w:val="00530390"/>
    <w:rsid w:val="00532571"/>
    <w:rsid w:val="005341CA"/>
    <w:rsid w:val="0054042D"/>
    <w:rsid w:val="005409CE"/>
    <w:rsid w:val="00544D61"/>
    <w:rsid w:val="00546287"/>
    <w:rsid w:val="00550937"/>
    <w:rsid w:val="00552476"/>
    <w:rsid w:val="00553A64"/>
    <w:rsid w:val="00555135"/>
    <w:rsid w:val="00556BD1"/>
    <w:rsid w:val="00562486"/>
    <w:rsid w:val="00566F48"/>
    <w:rsid w:val="00566F68"/>
    <w:rsid w:val="00570213"/>
    <w:rsid w:val="00570574"/>
    <w:rsid w:val="0057079B"/>
    <w:rsid w:val="005746AF"/>
    <w:rsid w:val="00574DE6"/>
    <w:rsid w:val="00575C9A"/>
    <w:rsid w:val="00577A7F"/>
    <w:rsid w:val="0058270C"/>
    <w:rsid w:val="005856B4"/>
    <w:rsid w:val="005862A4"/>
    <w:rsid w:val="005902C5"/>
    <w:rsid w:val="005937AD"/>
    <w:rsid w:val="00594087"/>
    <w:rsid w:val="005957E5"/>
    <w:rsid w:val="005A0499"/>
    <w:rsid w:val="005A055B"/>
    <w:rsid w:val="005A3538"/>
    <w:rsid w:val="005B20ED"/>
    <w:rsid w:val="005B300D"/>
    <w:rsid w:val="005B64FF"/>
    <w:rsid w:val="005C35C4"/>
    <w:rsid w:val="005C3EAB"/>
    <w:rsid w:val="005C40BF"/>
    <w:rsid w:val="005C44C7"/>
    <w:rsid w:val="005D030C"/>
    <w:rsid w:val="005D500D"/>
    <w:rsid w:val="005D5C62"/>
    <w:rsid w:val="005D6BB5"/>
    <w:rsid w:val="005E1983"/>
    <w:rsid w:val="005E22AF"/>
    <w:rsid w:val="005E3D28"/>
    <w:rsid w:val="005E3FBB"/>
    <w:rsid w:val="005E4591"/>
    <w:rsid w:val="005F2464"/>
    <w:rsid w:val="005F2534"/>
    <w:rsid w:val="005F5464"/>
    <w:rsid w:val="005F7510"/>
    <w:rsid w:val="005F7F62"/>
    <w:rsid w:val="00600037"/>
    <w:rsid w:val="00601222"/>
    <w:rsid w:val="00602133"/>
    <w:rsid w:val="006059D8"/>
    <w:rsid w:val="00606A22"/>
    <w:rsid w:val="00606ED2"/>
    <w:rsid w:val="006110B2"/>
    <w:rsid w:val="0061116E"/>
    <w:rsid w:val="00611638"/>
    <w:rsid w:val="00617E8D"/>
    <w:rsid w:val="00620030"/>
    <w:rsid w:val="00620892"/>
    <w:rsid w:val="006228F4"/>
    <w:rsid w:val="0063593F"/>
    <w:rsid w:val="00636410"/>
    <w:rsid w:val="006401CD"/>
    <w:rsid w:val="00640817"/>
    <w:rsid w:val="00640A38"/>
    <w:rsid w:val="006435CF"/>
    <w:rsid w:val="0064610E"/>
    <w:rsid w:val="00646FDB"/>
    <w:rsid w:val="00655908"/>
    <w:rsid w:val="00657A60"/>
    <w:rsid w:val="0066017D"/>
    <w:rsid w:val="00667ECD"/>
    <w:rsid w:val="0067172E"/>
    <w:rsid w:val="00672BDB"/>
    <w:rsid w:val="00673283"/>
    <w:rsid w:val="00675C0E"/>
    <w:rsid w:val="00676CC9"/>
    <w:rsid w:val="00677123"/>
    <w:rsid w:val="0068050F"/>
    <w:rsid w:val="00680CA1"/>
    <w:rsid w:val="00684573"/>
    <w:rsid w:val="00684A46"/>
    <w:rsid w:val="00686711"/>
    <w:rsid w:val="006874F6"/>
    <w:rsid w:val="00691813"/>
    <w:rsid w:val="006929E5"/>
    <w:rsid w:val="006940AA"/>
    <w:rsid w:val="006968ED"/>
    <w:rsid w:val="006975A2"/>
    <w:rsid w:val="006A1E23"/>
    <w:rsid w:val="006A2A95"/>
    <w:rsid w:val="006A4B5F"/>
    <w:rsid w:val="006B2177"/>
    <w:rsid w:val="006B2188"/>
    <w:rsid w:val="006B5972"/>
    <w:rsid w:val="006C4383"/>
    <w:rsid w:val="006C4BF3"/>
    <w:rsid w:val="006C6578"/>
    <w:rsid w:val="006C7C1F"/>
    <w:rsid w:val="006D0313"/>
    <w:rsid w:val="006D106B"/>
    <w:rsid w:val="006D16E6"/>
    <w:rsid w:val="006D183D"/>
    <w:rsid w:val="006D360C"/>
    <w:rsid w:val="006D776F"/>
    <w:rsid w:val="006D7F10"/>
    <w:rsid w:val="006E0374"/>
    <w:rsid w:val="006E0F50"/>
    <w:rsid w:val="006E1BE6"/>
    <w:rsid w:val="006E4651"/>
    <w:rsid w:val="006E5ECB"/>
    <w:rsid w:val="006F2A37"/>
    <w:rsid w:val="006F3923"/>
    <w:rsid w:val="006F47DB"/>
    <w:rsid w:val="006F66A5"/>
    <w:rsid w:val="006F7A11"/>
    <w:rsid w:val="007008F2"/>
    <w:rsid w:val="0070157A"/>
    <w:rsid w:val="007020D2"/>
    <w:rsid w:val="007032C6"/>
    <w:rsid w:val="007040B8"/>
    <w:rsid w:val="007048E8"/>
    <w:rsid w:val="00706E79"/>
    <w:rsid w:val="00710053"/>
    <w:rsid w:val="00711209"/>
    <w:rsid w:val="00713420"/>
    <w:rsid w:val="0072015B"/>
    <w:rsid w:val="0072182A"/>
    <w:rsid w:val="007228DB"/>
    <w:rsid w:val="00722D66"/>
    <w:rsid w:val="00725DD8"/>
    <w:rsid w:val="00733E5F"/>
    <w:rsid w:val="00737547"/>
    <w:rsid w:val="00737623"/>
    <w:rsid w:val="007422CC"/>
    <w:rsid w:val="0074605D"/>
    <w:rsid w:val="00746246"/>
    <w:rsid w:val="00750B64"/>
    <w:rsid w:val="00750BFB"/>
    <w:rsid w:val="007513AC"/>
    <w:rsid w:val="00751A8C"/>
    <w:rsid w:val="00751D62"/>
    <w:rsid w:val="007550CE"/>
    <w:rsid w:val="0075627A"/>
    <w:rsid w:val="0075694A"/>
    <w:rsid w:val="00756DF5"/>
    <w:rsid w:val="00761097"/>
    <w:rsid w:val="00762C22"/>
    <w:rsid w:val="007643BC"/>
    <w:rsid w:val="00765265"/>
    <w:rsid w:val="0076560E"/>
    <w:rsid w:val="007670BA"/>
    <w:rsid w:val="007707B2"/>
    <w:rsid w:val="007710CE"/>
    <w:rsid w:val="00771182"/>
    <w:rsid w:val="00773E24"/>
    <w:rsid w:val="00774EC5"/>
    <w:rsid w:val="00774F26"/>
    <w:rsid w:val="00775392"/>
    <w:rsid w:val="007755C2"/>
    <w:rsid w:val="007757E7"/>
    <w:rsid w:val="0078024F"/>
    <w:rsid w:val="00781206"/>
    <w:rsid w:val="00782496"/>
    <w:rsid w:val="00784799"/>
    <w:rsid w:val="0078486E"/>
    <w:rsid w:val="007872AA"/>
    <w:rsid w:val="00787C30"/>
    <w:rsid w:val="00791357"/>
    <w:rsid w:val="00791D8E"/>
    <w:rsid w:val="00791EDE"/>
    <w:rsid w:val="007921F8"/>
    <w:rsid w:val="00793799"/>
    <w:rsid w:val="00793F9E"/>
    <w:rsid w:val="00795795"/>
    <w:rsid w:val="007964ED"/>
    <w:rsid w:val="00796812"/>
    <w:rsid w:val="007A0F7B"/>
    <w:rsid w:val="007A1D5F"/>
    <w:rsid w:val="007A45FC"/>
    <w:rsid w:val="007A7394"/>
    <w:rsid w:val="007B1B33"/>
    <w:rsid w:val="007B5258"/>
    <w:rsid w:val="007B6661"/>
    <w:rsid w:val="007C0564"/>
    <w:rsid w:val="007C2764"/>
    <w:rsid w:val="007C377A"/>
    <w:rsid w:val="007C48CB"/>
    <w:rsid w:val="007C78A7"/>
    <w:rsid w:val="007D0BC3"/>
    <w:rsid w:val="007D0D6D"/>
    <w:rsid w:val="007D252A"/>
    <w:rsid w:val="007D2B10"/>
    <w:rsid w:val="007D78A7"/>
    <w:rsid w:val="007E11AC"/>
    <w:rsid w:val="007E22B0"/>
    <w:rsid w:val="007E2359"/>
    <w:rsid w:val="007E2BFB"/>
    <w:rsid w:val="007E5956"/>
    <w:rsid w:val="007E5F6F"/>
    <w:rsid w:val="007E6C58"/>
    <w:rsid w:val="007E7262"/>
    <w:rsid w:val="007F07EF"/>
    <w:rsid w:val="007F0CA0"/>
    <w:rsid w:val="007F3E5F"/>
    <w:rsid w:val="007F4354"/>
    <w:rsid w:val="007F49A9"/>
    <w:rsid w:val="007F5FAE"/>
    <w:rsid w:val="007F791A"/>
    <w:rsid w:val="0080064E"/>
    <w:rsid w:val="00803173"/>
    <w:rsid w:val="008074D7"/>
    <w:rsid w:val="0081408F"/>
    <w:rsid w:val="00815D99"/>
    <w:rsid w:val="00816E6C"/>
    <w:rsid w:val="008203A5"/>
    <w:rsid w:val="00820F26"/>
    <w:rsid w:val="0082176D"/>
    <w:rsid w:val="00825B28"/>
    <w:rsid w:val="008268BF"/>
    <w:rsid w:val="00830029"/>
    <w:rsid w:val="008310D6"/>
    <w:rsid w:val="00836373"/>
    <w:rsid w:val="008372FD"/>
    <w:rsid w:val="0083785D"/>
    <w:rsid w:val="008400B9"/>
    <w:rsid w:val="00840CCF"/>
    <w:rsid w:val="008426DE"/>
    <w:rsid w:val="00846DC2"/>
    <w:rsid w:val="0085090A"/>
    <w:rsid w:val="008518C6"/>
    <w:rsid w:val="00851DE0"/>
    <w:rsid w:val="00855359"/>
    <w:rsid w:val="00855A7D"/>
    <w:rsid w:val="00857164"/>
    <w:rsid w:val="00862E8C"/>
    <w:rsid w:val="008649B2"/>
    <w:rsid w:val="00870670"/>
    <w:rsid w:val="00871D19"/>
    <w:rsid w:val="00872127"/>
    <w:rsid w:val="0087215E"/>
    <w:rsid w:val="00872ADC"/>
    <w:rsid w:val="00872CB8"/>
    <w:rsid w:val="0087482B"/>
    <w:rsid w:val="00876398"/>
    <w:rsid w:val="00876E72"/>
    <w:rsid w:val="00880459"/>
    <w:rsid w:val="00886615"/>
    <w:rsid w:val="00886653"/>
    <w:rsid w:val="00886A8C"/>
    <w:rsid w:val="00892FC6"/>
    <w:rsid w:val="00894821"/>
    <w:rsid w:val="008A0899"/>
    <w:rsid w:val="008A116C"/>
    <w:rsid w:val="008A1EC2"/>
    <w:rsid w:val="008A22B4"/>
    <w:rsid w:val="008A5609"/>
    <w:rsid w:val="008A7258"/>
    <w:rsid w:val="008A78BA"/>
    <w:rsid w:val="008B054C"/>
    <w:rsid w:val="008B0594"/>
    <w:rsid w:val="008B1729"/>
    <w:rsid w:val="008B2A5E"/>
    <w:rsid w:val="008B368C"/>
    <w:rsid w:val="008B6A06"/>
    <w:rsid w:val="008B6EE0"/>
    <w:rsid w:val="008B7FE5"/>
    <w:rsid w:val="008C1563"/>
    <w:rsid w:val="008C3800"/>
    <w:rsid w:val="008C56E7"/>
    <w:rsid w:val="008D4691"/>
    <w:rsid w:val="008D5B25"/>
    <w:rsid w:val="008D5C58"/>
    <w:rsid w:val="008D7FB2"/>
    <w:rsid w:val="008E382E"/>
    <w:rsid w:val="008E429D"/>
    <w:rsid w:val="008E467B"/>
    <w:rsid w:val="008E4B66"/>
    <w:rsid w:val="008E653C"/>
    <w:rsid w:val="008E7F9D"/>
    <w:rsid w:val="008F06DC"/>
    <w:rsid w:val="008F182A"/>
    <w:rsid w:val="008F1A20"/>
    <w:rsid w:val="008F3609"/>
    <w:rsid w:val="008F4F9E"/>
    <w:rsid w:val="00902422"/>
    <w:rsid w:val="00905BD3"/>
    <w:rsid w:val="0091197D"/>
    <w:rsid w:val="0091457F"/>
    <w:rsid w:val="009202D6"/>
    <w:rsid w:val="00920825"/>
    <w:rsid w:val="00920874"/>
    <w:rsid w:val="009221A9"/>
    <w:rsid w:val="009228E2"/>
    <w:rsid w:val="00923EF4"/>
    <w:rsid w:val="0093035B"/>
    <w:rsid w:val="0093084E"/>
    <w:rsid w:val="00930EE0"/>
    <w:rsid w:val="00930FCA"/>
    <w:rsid w:val="009310F3"/>
    <w:rsid w:val="00931925"/>
    <w:rsid w:val="0093218D"/>
    <w:rsid w:val="00935FDF"/>
    <w:rsid w:val="009448E5"/>
    <w:rsid w:val="00945E1D"/>
    <w:rsid w:val="009528C1"/>
    <w:rsid w:val="009537A3"/>
    <w:rsid w:val="009550D6"/>
    <w:rsid w:val="00960C66"/>
    <w:rsid w:val="0096431A"/>
    <w:rsid w:val="009670D3"/>
    <w:rsid w:val="00970914"/>
    <w:rsid w:val="009724A9"/>
    <w:rsid w:val="0097431C"/>
    <w:rsid w:val="00976A29"/>
    <w:rsid w:val="009829F1"/>
    <w:rsid w:val="00982C29"/>
    <w:rsid w:val="00984691"/>
    <w:rsid w:val="00985C7D"/>
    <w:rsid w:val="00986445"/>
    <w:rsid w:val="00986E76"/>
    <w:rsid w:val="00991644"/>
    <w:rsid w:val="00991674"/>
    <w:rsid w:val="00992731"/>
    <w:rsid w:val="009935D7"/>
    <w:rsid w:val="009940F2"/>
    <w:rsid w:val="00994841"/>
    <w:rsid w:val="00995F2F"/>
    <w:rsid w:val="00996B42"/>
    <w:rsid w:val="00997121"/>
    <w:rsid w:val="009A0C00"/>
    <w:rsid w:val="009A2B34"/>
    <w:rsid w:val="009A3656"/>
    <w:rsid w:val="009A4879"/>
    <w:rsid w:val="009A4AF5"/>
    <w:rsid w:val="009A501F"/>
    <w:rsid w:val="009B00AB"/>
    <w:rsid w:val="009B094C"/>
    <w:rsid w:val="009B2239"/>
    <w:rsid w:val="009B4A21"/>
    <w:rsid w:val="009B4DE1"/>
    <w:rsid w:val="009B7E75"/>
    <w:rsid w:val="009B7F49"/>
    <w:rsid w:val="009C2E24"/>
    <w:rsid w:val="009C41A5"/>
    <w:rsid w:val="009C4AF0"/>
    <w:rsid w:val="009C5680"/>
    <w:rsid w:val="009C6F5B"/>
    <w:rsid w:val="009D0233"/>
    <w:rsid w:val="009D04EF"/>
    <w:rsid w:val="009D0E71"/>
    <w:rsid w:val="009D580A"/>
    <w:rsid w:val="009E071F"/>
    <w:rsid w:val="009E161B"/>
    <w:rsid w:val="009F24B5"/>
    <w:rsid w:val="009F789C"/>
    <w:rsid w:val="009F7910"/>
    <w:rsid w:val="00A012BB"/>
    <w:rsid w:val="00A0272F"/>
    <w:rsid w:val="00A037C0"/>
    <w:rsid w:val="00A0412C"/>
    <w:rsid w:val="00A05029"/>
    <w:rsid w:val="00A05111"/>
    <w:rsid w:val="00A053AA"/>
    <w:rsid w:val="00A05A33"/>
    <w:rsid w:val="00A06DA0"/>
    <w:rsid w:val="00A06DF9"/>
    <w:rsid w:val="00A10ADC"/>
    <w:rsid w:val="00A157E3"/>
    <w:rsid w:val="00A16795"/>
    <w:rsid w:val="00A16881"/>
    <w:rsid w:val="00A1759E"/>
    <w:rsid w:val="00A2141D"/>
    <w:rsid w:val="00A22926"/>
    <w:rsid w:val="00A23E1B"/>
    <w:rsid w:val="00A241A4"/>
    <w:rsid w:val="00A24CEF"/>
    <w:rsid w:val="00A25560"/>
    <w:rsid w:val="00A2592C"/>
    <w:rsid w:val="00A261DE"/>
    <w:rsid w:val="00A26FA8"/>
    <w:rsid w:val="00A340F4"/>
    <w:rsid w:val="00A401D6"/>
    <w:rsid w:val="00A426E6"/>
    <w:rsid w:val="00A43023"/>
    <w:rsid w:val="00A44D2A"/>
    <w:rsid w:val="00A44DF0"/>
    <w:rsid w:val="00A5023D"/>
    <w:rsid w:val="00A51034"/>
    <w:rsid w:val="00A511AB"/>
    <w:rsid w:val="00A5164C"/>
    <w:rsid w:val="00A51FD5"/>
    <w:rsid w:val="00A53A3B"/>
    <w:rsid w:val="00A544F2"/>
    <w:rsid w:val="00A642AC"/>
    <w:rsid w:val="00A6708A"/>
    <w:rsid w:val="00A7151D"/>
    <w:rsid w:val="00A7161C"/>
    <w:rsid w:val="00A724E1"/>
    <w:rsid w:val="00A725EC"/>
    <w:rsid w:val="00A739DF"/>
    <w:rsid w:val="00A778B4"/>
    <w:rsid w:val="00A81026"/>
    <w:rsid w:val="00A82F6A"/>
    <w:rsid w:val="00A8351E"/>
    <w:rsid w:val="00A84890"/>
    <w:rsid w:val="00A86C97"/>
    <w:rsid w:val="00A921B5"/>
    <w:rsid w:val="00A9353D"/>
    <w:rsid w:val="00A95C77"/>
    <w:rsid w:val="00AA1ECE"/>
    <w:rsid w:val="00AA1EE4"/>
    <w:rsid w:val="00AA2CCB"/>
    <w:rsid w:val="00AA3225"/>
    <w:rsid w:val="00AA59AC"/>
    <w:rsid w:val="00AA5FB8"/>
    <w:rsid w:val="00AA72CC"/>
    <w:rsid w:val="00AA7385"/>
    <w:rsid w:val="00AA7DD1"/>
    <w:rsid w:val="00AB008E"/>
    <w:rsid w:val="00AB10F4"/>
    <w:rsid w:val="00AB2343"/>
    <w:rsid w:val="00AB2D62"/>
    <w:rsid w:val="00AB2E5E"/>
    <w:rsid w:val="00AB37DD"/>
    <w:rsid w:val="00AB4F2B"/>
    <w:rsid w:val="00AC069C"/>
    <w:rsid w:val="00AC1727"/>
    <w:rsid w:val="00AC2116"/>
    <w:rsid w:val="00AC427A"/>
    <w:rsid w:val="00AD3471"/>
    <w:rsid w:val="00AD3769"/>
    <w:rsid w:val="00AD3A0F"/>
    <w:rsid w:val="00AD48F0"/>
    <w:rsid w:val="00AD5253"/>
    <w:rsid w:val="00AE0FB5"/>
    <w:rsid w:val="00AE1D0F"/>
    <w:rsid w:val="00AF0E23"/>
    <w:rsid w:val="00AF409C"/>
    <w:rsid w:val="00AF68C6"/>
    <w:rsid w:val="00AF6B31"/>
    <w:rsid w:val="00B01715"/>
    <w:rsid w:val="00B01A3D"/>
    <w:rsid w:val="00B01E6E"/>
    <w:rsid w:val="00B032B1"/>
    <w:rsid w:val="00B04967"/>
    <w:rsid w:val="00B06F2C"/>
    <w:rsid w:val="00B10189"/>
    <w:rsid w:val="00B116CC"/>
    <w:rsid w:val="00B14E66"/>
    <w:rsid w:val="00B16D8D"/>
    <w:rsid w:val="00B16DEE"/>
    <w:rsid w:val="00B179A0"/>
    <w:rsid w:val="00B17FE6"/>
    <w:rsid w:val="00B203F1"/>
    <w:rsid w:val="00B20D55"/>
    <w:rsid w:val="00B248B3"/>
    <w:rsid w:val="00B2523B"/>
    <w:rsid w:val="00B3039C"/>
    <w:rsid w:val="00B30B8A"/>
    <w:rsid w:val="00B32235"/>
    <w:rsid w:val="00B32559"/>
    <w:rsid w:val="00B32E58"/>
    <w:rsid w:val="00B33183"/>
    <w:rsid w:val="00B3338D"/>
    <w:rsid w:val="00B42560"/>
    <w:rsid w:val="00B44665"/>
    <w:rsid w:val="00B5066A"/>
    <w:rsid w:val="00B50B14"/>
    <w:rsid w:val="00B52038"/>
    <w:rsid w:val="00B52589"/>
    <w:rsid w:val="00B540AD"/>
    <w:rsid w:val="00B578BA"/>
    <w:rsid w:val="00B61616"/>
    <w:rsid w:val="00B623DD"/>
    <w:rsid w:val="00B63657"/>
    <w:rsid w:val="00B63FFE"/>
    <w:rsid w:val="00B64DC8"/>
    <w:rsid w:val="00B65059"/>
    <w:rsid w:val="00B657FB"/>
    <w:rsid w:val="00B66266"/>
    <w:rsid w:val="00B66E32"/>
    <w:rsid w:val="00B678F8"/>
    <w:rsid w:val="00B70A00"/>
    <w:rsid w:val="00B72653"/>
    <w:rsid w:val="00B72B53"/>
    <w:rsid w:val="00B75EDD"/>
    <w:rsid w:val="00B76AD2"/>
    <w:rsid w:val="00B77AE0"/>
    <w:rsid w:val="00B77B07"/>
    <w:rsid w:val="00B77FB8"/>
    <w:rsid w:val="00B81173"/>
    <w:rsid w:val="00B811C7"/>
    <w:rsid w:val="00B8148D"/>
    <w:rsid w:val="00B81D92"/>
    <w:rsid w:val="00B82894"/>
    <w:rsid w:val="00B90572"/>
    <w:rsid w:val="00B92412"/>
    <w:rsid w:val="00B925C9"/>
    <w:rsid w:val="00B93B6A"/>
    <w:rsid w:val="00B94B59"/>
    <w:rsid w:val="00B9594E"/>
    <w:rsid w:val="00B97190"/>
    <w:rsid w:val="00BA0674"/>
    <w:rsid w:val="00BA0C6F"/>
    <w:rsid w:val="00BA1F50"/>
    <w:rsid w:val="00BA316C"/>
    <w:rsid w:val="00BB0A51"/>
    <w:rsid w:val="00BB3359"/>
    <w:rsid w:val="00BB3373"/>
    <w:rsid w:val="00BB69D9"/>
    <w:rsid w:val="00BB6C29"/>
    <w:rsid w:val="00BC26C4"/>
    <w:rsid w:val="00BC4331"/>
    <w:rsid w:val="00BC5060"/>
    <w:rsid w:val="00BC6DE3"/>
    <w:rsid w:val="00BD0832"/>
    <w:rsid w:val="00BD1EB4"/>
    <w:rsid w:val="00BD26D6"/>
    <w:rsid w:val="00BD5585"/>
    <w:rsid w:val="00BD5C3C"/>
    <w:rsid w:val="00BD5DBB"/>
    <w:rsid w:val="00BE38DD"/>
    <w:rsid w:val="00BE6A3B"/>
    <w:rsid w:val="00BE7CD8"/>
    <w:rsid w:val="00BF1E23"/>
    <w:rsid w:val="00BF32F9"/>
    <w:rsid w:val="00BF4A28"/>
    <w:rsid w:val="00C004DC"/>
    <w:rsid w:val="00C0081E"/>
    <w:rsid w:val="00C02CDA"/>
    <w:rsid w:val="00C02DC5"/>
    <w:rsid w:val="00C038F1"/>
    <w:rsid w:val="00C04309"/>
    <w:rsid w:val="00C10794"/>
    <w:rsid w:val="00C10F64"/>
    <w:rsid w:val="00C10FAD"/>
    <w:rsid w:val="00C113D2"/>
    <w:rsid w:val="00C128CF"/>
    <w:rsid w:val="00C151CE"/>
    <w:rsid w:val="00C1561C"/>
    <w:rsid w:val="00C16CBF"/>
    <w:rsid w:val="00C20438"/>
    <w:rsid w:val="00C213CA"/>
    <w:rsid w:val="00C2235D"/>
    <w:rsid w:val="00C25367"/>
    <w:rsid w:val="00C258E7"/>
    <w:rsid w:val="00C25FAE"/>
    <w:rsid w:val="00C31E9A"/>
    <w:rsid w:val="00C330FF"/>
    <w:rsid w:val="00C332FD"/>
    <w:rsid w:val="00C33B02"/>
    <w:rsid w:val="00C34848"/>
    <w:rsid w:val="00C37490"/>
    <w:rsid w:val="00C40754"/>
    <w:rsid w:val="00C4186C"/>
    <w:rsid w:val="00C42BE8"/>
    <w:rsid w:val="00C437AB"/>
    <w:rsid w:val="00C441C9"/>
    <w:rsid w:val="00C4458D"/>
    <w:rsid w:val="00C448FC"/>
    <w:rsid w:val="00C456A1"/>
    <w:rsid w:val="00C47A19"/>
    <w:rsid w:val="00C503D6"/>
    <w:rsid w:val="00C5159F"/>
    <w:rsid w:val="00C52124"/>
    <w:rsid w:val="00C54EAA"/>
    <w:rsid w:val="00C564E3"/>
    <w:rsid w:val="00C5712D"/>
    <w:rsid w:val="00C6199C"/>
    <w:rsid w:val="00C63D1F"/>
    <w:rsid w:val="00C71F4F"/>
    <w:rsid w:val="00C73297"/>
    <w:rsid w:val="00C7374E"/>
    <w:rsid w:val="00C74889"/>
    <w:rsid w:val="00C7732B"/>
    <w:rsid w:val="00C81D7B"/>
    <w:rsid w:val="00C911EE"/>
    <w:rsid w:val="00C949A3"/>
    <w:rsid w:val="00C94F58"/>
    <w:rsid w:val="00C951D2"/>
    <w:rsid w:val="00C95940"/>
    <w:rsid w:val="00C96771"/>
    <w:rsid w:val="00C96D09"/>
    <w:rsid w:val="00CA0239"/>
    <w:rsid w:val="00CA1DC3"/>
    <w:rsid w:val="00CA23EE"/>
    <w:rsid w:val="00CA3DCC"/>
    <w:rsid w:val="00CA42F3"/>
    <w:rsid w:val="00CA4649"/>
    <w:rsid w:val="00CA4AFB"/>
    <w:rsid w:val="00CA5C8E"/>
    <w:rsid w:val="00CA60FB"/>
    <w:rsid w:val="00CA6E6E"/>
    <w:rsid w:val="00CB0A19"/>
    <w:rsid w:val="00CB0D65"/>
    <w:rsid w:val="00CB2FBF"/>
    <w:rsid w:val="00CB47A6"/>
    <w:rsid w:val="00CB491B"/>
    <w:rsid w:val="00CB5F5D"/>
    <w:rsid w:val="00CC066D"/>
    <w:rsid w:val="00CC0F2C"/>
    <w:rsid w:val="00CC2E60"/>
    <w:rsid w:val="00CC7BC5"/>
    <w:rsid w:val="00CD1F53"/>
    <w:rsid w:val="00CD2FF9"/>
    <w:rsid w:val="00CD37A1"/>
    <w:rsid w:val="00CD3EBE"/>
    <w:rsid w:val="00CD77C9"/>
    <w:rsid w:val="00CE2806"/>
    <w:rsid w:val="00CE28C2"/>
    <w:rsid w:val="00CE448C"/>
    <w:rsid w:val="00CE65B2"/>
    <w:rsid w:val="00CE7B99"/>
    <w:rsid w:val="00CF2379"/>
    <w:rsid w:val="00CF2453"/>
    <w:rsid w:val="00CF568D"/>
    <w:rsid w:val="00D00EF5"/>
    <w:rsid w:val="00D054FE"/>
    <w:rsid w:val="00D069B7"/>
    <w:rsid w:val="00D071E5"/>
    <w:rsid w:val="00D11F66"/>
    <w:rsid w:val="00D1212D"/>
    <w:rsid w:val="00D12D77"/>
    <w:rsid w:val="00D1427B"/>
    <w:rsid w:val="00D159F8"/>
    <w:rsid w:val="00D1669C"/>
    <w:rsid w:val="00D16E96"/>
    <w:rsid w:val="00D21FA0"/>
    <w:rsid w:val="00D2564E"/>
    <w:rsid w:val="00D265F1"/>
    <w:rsid w:val="00D26A1B"/>
    <w:rsid w:val="00D30931"/>
    <w:rsid w:val="00D37F25"/>
    <w:rsid w:val="00D410D6"/>
    <w:rsid w:val="00D45FCB"/>
    <w:rsid w:val="00D46E41"/>
    <w:rsid w:val="00D5240C"/>
    <w:rsid w:val="00D531AD"/>
    <w:rsid w:val="00D53B4F"/>
    <w:rsid w:val="00D53EFA"/>
    <w:rsid w:val="00D57E64"/>
    <w:rsid w:val="00D63207"/>
    <w:rsid w:val="00D63908"/>
    <w:rsid w:val="00D63B54"/>
    <w:rsid w:val="00D64B48"/>
    <w:rsid w:val="00D64F74"/>
    <w:rsid w:val="00D65B63"/>
    <w:rsid w:val="00D70FE9"/>
    <w:rsid w:val="00D74D68"/>
    <w:rsid w:val="00D77159"/>
    <w:rsid w:val="00D80366"/>
    <w:rsid w:val="00D80D85"/>
    <w:rsid w:val="00D821E9"/>
    <w:rsid w:val="00D83D1F"/>
    <w:rsid w:val="00D847F8"/>
    <w:rsid w:val="00D84E02"/>
    <w:rsid w:val="00D8657E"/>
    <w:rsid w:val="00D90FE9"/>
    <w:rsid w:val="00D921B2"/>
    <w:rsid w:val="00D922CD"/>
    <w:rsid w:val="00D936C7"/>
    <w:rsid w:val="00D951E7"/>
    <w:rsid w:val="00D954BF"/>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46DC"/>
    <w:rsid w:val="00DE503F"/>
    <w:rsid w:val="00DF05C5"/>
    <w:rsid w:val="00DF10DD"/>
    <w:rsid w:val="00DF3AB3"/>
    <w:rsid w:val="00DF48AC"/>
    <w:rsid w:val="00DF5243"/>
    <w:rsid w:val="00DF66CE"/>
    <w:rsid w:val="00E023C9"/>
    <w:rsid w:val="00E12A94"/>
    <w:rsid w:val="00E1398F"/>
    <w:rsid w:val="00E140E1"/>
    <w:rsid w:val="00E17AE0"/>
    <w:rsid w:val="00E20C9E"/>
    <w:rsid w:val="00E2145B"/>
    <w:rsid w:val="00E223FA"/>
    <w:rsid w:val="00E23341"/>
    <w:rsid w:val="00E2362C"/>
    <w:rsid w:val="00E31FD8"/>
    <w:rsid w:val="00E349C4"/>
    <w:rsid w:val="00E352B6"/>
    <w:rsid w:val="00E3592E"/>
    <w:rsid w:val="00E423F5"/>
    <w:rsid w:val="00E42641"/>
    <w:rsid w:val="00E434D9"/>
    <w:rsid w:val="00E4435F"/>
    <w:rsid w:val="00E468FC"/>
    <w:rsid w:val="00E474BC"/>
    <w:rsid w:val="00E50540"/>
    <w:rsid w:val="00E5119A"/>
    <w:rsid w:val="00E527EF"/>
    <w:rsid w:val="00E54184"/>
    <w:rsid w:val="00E55003"/>
    <w:rsid w:val="00E56F99"/>
    <w:rsid w:val="00E627C9"/>
    <w:rsid w:val="00E70B2F"/>
    <w:rsid w:val="00E72C09"/>
    <w:rsid w:val="00E7633E"/>
    <w:rsid w:val="00E77615"/>
    <w:rsid w:val="00E8137B"/>
    <w:rsid w:val="00E8370C"/>
    <w:rsid w:val="00E8387D"/>
    <w:rsid w:val="00E8444B"/>
    <w:rsid w:val="00E90C32"/>
    <w:rsid w:val="00E9108C"/>
    <w:rsid w:val="00E918EF"/>
    <w:rsid w:val="00E95D36"/>
    <w:rsid w:val="00E97353"/>
    <w:rsid w:val="00E979F1"/>
    <w:rsid w:val="00EA077F"/>
    <w:rsid w:val="00EA1F3F"/>
    <w:rsid w:val="00EA3AE7"/>
    <w:rsid w:val="00EA4849"/>
    <w:rsid w:val="00EA640B"/>
    <w:rsid w:val="00EA6608"/>
    <w:rsid w:val="00EA773B"/>
    <w:rsid w:val="00EB1D04"/>
    <w:rsid w:val="00EB4EB9"/>
    <w:rsid w:val="00EB564F"/>
    <w:rsid w:val="00EB773D"/>
    <w:rsid w:val="00EC2A38"/>
    <w:rsid w:val="00EC36F2"/>
    <w:rsid w:val="00EC4F17"/>
    <w:rsid w:val="00ED0529"/>
    <w:rsid w:val="00ED7B4E"/>
    <w:rsid w:val="00EE2A9F"/>
    <w:rsid w:val="00EE41BE"/>
    <w:rsid w:val="00EE7386"/>
    <w:rsid w:val="00EE7B41"/>
    <w:rsid w:val="00EF20D2"/>
    <w:rsid w:val="00F0170C"/>
    <w:rsid w:val="00F042D6"/>
    <w:rsid w:val="00F04AF7"/>
    <w:rsid w:val="00F074B0"/>
    <w:rsid w:val="00F10361"/>
    <w:rsid w:val="00F128F9"/>
    <w:rsid w:val="00F13B57"/>
    <w:rsid w:val="00F158BE"/>
    <w:rsid w:val="00F17080"/>
    <w:rsid w:val="00F20FBB"/>
    <w:rsid w:val="00F21A1D"/>
    <w:rsid w:val="00F224C2"/>
    <w:rsid w:val="00F232E2"/>
    <w:rsid w:val="00F247F5"/>
    <w:rsid w:val="00F26153"/>
    <w:rsid w:val="00F26624"/>
    <w:rsid w:val="00F278DB"/>
    <w:rsid w:val="00F324C8"/>
    <w:rsid w:val="00F33689"/>
    <w:rsid w:val="00F401F9"/>
    <w:rsid w:val="00F45CBC"/>
    <w:rsid w:val="00F45D59"/>
    <w:rsid w:val="00F46BAE"/>
    <w:rsid w:val="00F5058F"/>
    <w:rsid w:val="00F53945"/>
    <w:rsid w:val="00F568F9"/>
    <w:rsid w:val="00F56FF5"/>
    <w:rsid w:val="00F62B11"/>
    <w:rsid w:val="00F62E97"/>
    <w:rsid w:val="00F70DCC"/>
    <w:rsid w:val="00F82EBD"/>
    <w:rsid w:val="00F86EC4"/>
    <w:rsid w:val="00F91973"/>
    <w:rsid w:val="00F92EC1"/>
    <w:rsid w:val="00F9344C"/>
    <w:rsid w:val="00F93774"/>
    <w:rsid w:val="00F94992"/>
    <w:rsid w:val="00FA02AF"/>
    <w:rsid w:val="00FA0885"/>
    <w:rsid w:val="00FA18E5"/>
    <w:rsid w:val="00FA5FAA"/>
    <w:rsid w:val="00FA70A1"/>
    <w:rsid w:val="00FB2985"/>
    <w:rsid w:val="00FB3145"/>
    <w:rsid w:val="00FB3450"/>
    <w:rsid w:val="00FB3DD7"/>
    <w:rsid w:val="00FC1789"/>
    <w:rsid w:val="00FC5245"/>
    <w:rsid w:val="00FC648F"/>
    <w:rsid w:val="00FC69EC"/>
    <w:rsid w:val="00FD343E"/>
    <w:rsid w:val="00FD446F"/>
    <w:rsid w:val="00FD5693"/>
    <w:rsid w:val="00FD638A"/>
    <w:rsid w:val="00FE311C"/>
    <w:rsid w:val="00FE62D7"/>
    <w:rsid w:val="00FE6D44"/>
    <w:rsid w:val="00FF03E1"/>
    <w:rsid w:val="00FF1C4D"/>
    <w:rsid w:val="00FF1EB6"/>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9DAE23"/>
  <w15:docId w15:val="{DCE584D1-C765-42F7-8086-141F29F3F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7D78A7"/>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7D78A7"/>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7D78A7"/>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7D78A7"/>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7D78A7"/>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7D78A7"/>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7D78A7"/>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D78A7"/>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7D78A7"/>
    <w:pPr>
      <w:keepLines/>
      <w:numPr>
        <w:numId w:val="4"/>
      </w:numPr>
      <w:spacing w:before="120" w:after="120" w:line="240" w:lineRule="auto"/>
      <w:ind w:right="864"/>
    </w:pPr>
    <w:rPr>
      <w:rFonts w:ascii="Utopia" w:hAnsi="Utopia"/>
      <w:sz w:val="18"/>
    </w:rPr>
  </w:style>
  <w:style w:type="character" w:customStyle="1" w:styleId="CodeBold">
    <w:name w:val="Code Bold"/>
    <w:rsid w:val="007D78A7"/>
    <w:rPr>
      <w:rFonts w:ascii="TheSansMonoConBlack" w:hAnsi="TheSansMonoConBlack"/>
      <w:sz w:val="18"/>
    </w:rPr>
  </w:style>
  <w:style w:type="paragraph" w:customStyle="1" w:styleId="ChapterNumber">
    <w:name w:val="Chapter Number"/>
    <w:next w:val="Normal"/>
    <w:autoRedefine/>
    <w:qFormat/>
    <w:rsid w:val="007D78A7"/>
    <w:pPr>
      <w:keepNext/>
      <w:spacing w:after="240"/>
    </w:pPr>
    <w:rPr>
      <w:rFonts w:ascii="Arial" w:hAnsi="Arial"/>
      <w:b/>
      <w:caps/>
      <w:sz w:val="28"/>
      <w:szCs w:val="28"/>
    </w:rPr>
  </w:style>
  <w:style w:type="paragraph" w:customStyle="1" w:styleId="ChapterTitle">
    <w:name w:val="Chapter Title"/>
    <w:next w:val="Normal"/>
    <w:rsid w:val="007D78A7"/>
    <w:pPr>
      <w:spacing w:before="240" w:after="1200"/>
    </w:pPr>
    <w:rPr>
      <w:rFonts w:ascii="Arial Narrow" w:hAnsi="Arial Narrow"/>
      <w:b/>
      <w:sz w:val="60"/>
      <w:szCs w:val="48"/>
    </w:rPr>
  </w:style>
  <w:style w:type="paragraph" w:customStyle="1" w:styleId="FigureCaption">
    <w:name w:val="Figure Caption"/>
    <w:next w:val="Normal"/>
    <w:qFormat/>
    <w:rsid w:val="007D78A7"/>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7D78A7"/>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7D78A7"/>
    <w:pPr>
      <w:numPr>
        <w:numId w:val="10"/>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7D78A7"/>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7D78A7"/>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7D78A7"/>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7D78A7"/>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7D78A7"/>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7D78A7"/>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7D78A7"/>
    <w:pPr>
      <w:spacing w:before="120" w:after="120"/>
      <w:contextualSpacing/>
    </w:pPr>
    <w:rPr>
      <w:rFonts w:ascii="Utopia" w:hAnsi="Utopia"/>
      <w:sz w:val="18"/>
    </w:rPr>
  </w:style>
  <w:style w:type="paragraph" w:customStyle="1" w:styleId="TableCaption">
    <w:name w:val="Table Caption"/>
    <w:basedOn w:val="FigureCaption"/>
    <w:next w:val="Normal"/>
    <w:qFormat/>
    <w:rsid w:val="007D78A7"/>
    <w:pPr>
      <w:spacing w:after="120"/>
    </w:pPr>
  </w:style>
  <w:style w:type="paragraph" w:customStyle="1" w:styleId="TableHead">
    <w:name w:val="Table Head"/>
    <w:next w:val="Normal"/>
    <w:rsid w:val="007D78A7"/>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7D78A7"/>
    <w:pPr>
      <w:spacing w:before="60" w:after="240"/>
      <w:contextualSpacing/>
    </w:pPr>
    <w:rPr>
      <w:rFonts w:ascii="Utopia" w:hAnsi="Utopia"/>
      <w:i/>
      <w:sz w:val="18"/>
    </w:rPr>
  </w:style>
  <w:style w:type="table" w:styleId="TableGrid">
    <w:name w:val="Table Grid"/>
    <w:basedOn w:val="TableNormal"/>
    <w:rsid w:val="007D78A7"/>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7D78A7"/>
    <w:pPr>
      <w:numPr>
        <w:numId w:val="0"/>
      </w:numPr>
      <w:ind w:left="864"/>
    </w:pPr>
  </w:style>
  <w:style w:type="paragraph" w:customStyle="1" w:styleId="NumList">
    <w:name w:val="Num List"/>
    <w:basedOn w:val="Normal"/>
    <w:rsid w:val="007D78A7"/>
    <w:pPr>
      <w:keepLines/>
      <w:numPr>
        <w:numId w:val="31"/>
      </w:numPr>
      <w:spacing w:before="120"/>
      <w:ind w:right="1152"/>
    </w:pPr>
    <w:rPr>
      <w:rFonts w:ascii="Utopia" w:hAnsi="Utopia"/>
      <w:sz w:val="18"/>
    </w:rPr>
  </w:style>
  <w:style w:type="paragraph" w:customStyle="1" w:styleId="QuoteSource">
    <w:name w:val="Quote Source"/>
    <w:basedOn w:val="Quote"/>
    <w:next w:val="Normal"/>
    <w:qFormat/>
    <w:rsid w:val="007D78A7"/>
    <w:pPr>
      <w:spacing w:before="0"/>
      <w:ind w:left="0" w:right="0"/>
      <w:jc w:val="right"/>
    </w:pPr>
    <w:rPr>
      <w:i w:val="0"/>
    </w:rPr>
  </w:style>
  <w:style w:type="paragraph" w:customStyle="1" w:styleId="ExerciseHead">
    <w:name w:val="Exercise Head"/>
    <w:basedOn w:val="Normal"/>
    <w:next w:val="Normal"/>
    <w:rsid w:val="007D78A7"/>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7D78A7"/>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7D78A7"/>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7D78A7"/>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7D78A7"/>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7D78A7"/>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7D78A7"/>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7D78A7"/>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7D78A7"/>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7D78A7"/>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7D78A7"/>
  </w:style>
  <w:style w:type="paragraph" w:customStyle="1" w:styleId="SideBarSubhead">
    <w:name w:val="Side Bar Subhead"/>
    <w:basedOn w:val="Normal"/>
    <w:rsid w:val="007D78A7"/>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7D78A7"/>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7D78A7"/>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7D78A7"/>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7D78A7"/>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7D78A7"/>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7D78A7"/>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7D78A7"/>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7D78A7"/>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7D78A7"/>
    <w:pPr>
      <w:spacing w:before="120" w:after="120"/>
    </w:pPr>
    <w:rPr>
      <w:rFonts w:ascii="Arial" w:hAnsi="Arial"/>
      <w:sz w:val="18"/>
    </w:rPr>
  </w:style>
  <w:style w:type="paragraph" w:styleId="Revision">
    <w:name w:val="Revision"/>
    <w:hidden/>
    <w:uiPriority w:val="99"/>
    <w:semiHidden/>
    <w:rsid w:val="007D78A7"/>
    <w:rPr>
      <w:rFonts w:ascii="Calibri" w:eastAsia="Calibri" w:hAnsi="Calibri"/>
      <w:sz w:val="22"/>
      <w:szCs w:val="22"/>
    </w:rPr>
  </w:style>
  <w:style w:type="character" w:styleId="IntenseEmphasis">
    <w:name w:val="Intense Emphasis"/>
    <w:basedOn w:val="DefaultParagraphFont"/>
    <w:uiPriority w:val="21"/>
    <w:qFormat/>
    <w:rsid w:val="007D78A7"/>
    <w:rPr>
      <w:b/>
      <w:bCs/>
      <w:i/>
      <w:iCs/>
      <w:color w:val="auto"/>
    </w:rPr>
  </w:style>
  <w:style w:type="character" w:styleId="Emphasis">
    <w:name w:val="Emphasis"/>
    <w:basedOn w:val="DefaultParagraphFont"/>
    <w:qFormat/>
    <w:rsid w:val="007D78A7"/>
    <w:rPr>
      <w:i/>
      <w:iCs/>
    </w:rPr>
  </w:style>
  <w:style w:type="character" w:styleId="Strong">
    <w:name w:val="Strong"/>
    <w:basedOn w:val="DefaultParagraphFont"/>
    <w:qFormat/>
    <w:rsid w:val="007D78A7"/>
    <w:rPr>
      <w:b/>
      <w:bCs/>
    </w:rPr>
  </w:style>
  <w:style w:type="paragraph" w:styleId="Subtitle">
    <w:name w:val="Subtitle"/>
    <w:basedOn w:val="Normal"/>
    <w:next w:val="Normal"/>
    <w:link w:val="SubtitleChar"/>
    <w:qFormat/>
    <w:rsid w:val="007D78A7"/>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7D78A7"/>
    <w:rPr>
      <w:rFonts w:ascii="ZapfDingbats" w:hAnsi="ZapfDingbats"/>
      <w:color w:val="auto"/>
      <w:szCs w:val="24"/>
    </w:rPr>
  </w:style>
  <w:style w:type="paragraph" w:customStyle="1" w:styleId="Code">
    <w:name w:val="Code"/>
    <w:basedOn w:val="Normal"/>
    <w:link w:val="CodeChar"/>
    <w:qFormat/>
    <w:rsid w:val="007D78A7"/>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7D78A7"/>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paragraph" w:styleId="Bibliography">
    <w:name w:val="Bibliography"/>
    <w:basedOn w:val="Normal"/>
    <w:next w:val="Normal"/>
    <w:uiPriority w:val="37"/>
    <w:semiHidden/>
    <w:unhideWhenUsed/>
    <w:locked/>
    <w:rsid w:val="00C503D6"/>
  </w:style>
  <w:style w:type="character" w:styleId="FootnoteReference">
    <w:name w:val="footnote reference"/>
    <w:basedOn w:val="DefaultParagraphFont"/>
    <w:semiHidden/>
    <w:unhideWhenUsed/>
    <w:locked/>
    <w:rsid w:val="00C503D6"/>
    <w:rPr>
      <w:vertAlign w:val="superscript"/>
    </w:rPr>
  </w:style>
  <w:style w:type="paragraph" w:styleId="TOC3">
    <w:name w:val="toc 3"/>
    <w:basedOn w:val="Normal"/>
    <w:next w:val="Normal"/>
    <w:autoRedefine/>
    <w:semiHidden/>
    <w:unhideWhenUsed/>
    <w:locked/>
    <w:rsid w:val="00C503D6"/>
    <w:pPr>
      <w:spacing w:after="100"/>
      <w:ind w:left="480"/>
    </w:pPr>
  </w:style>
  <w:style w:type="paragraph" w:styleId="TOC4">
    <w:name w:val="toc 4"/>
    <w:basedOn w:val="Normal"/>
    <w:next w:val="Normal"/>
    <w:autoRedefine/>
    <w:semiHidden/>
    <w:unhideWhenUsed/>
    <w:locked/>
    <w:rsid w:val="00C503D6"/>
    <w:pPr>
      <w:spacing w:after="100"/>
      <w:ind w:left="720"/>
    </w:pPr>
  </w:style>
  <w:style w:type="paragraph" w:styleId="TOC5">
    <w:name w:val="toc 5"/>
    <w:basedOn w:val="Normal"/>
    <w:next w:val="Normal"/>
    <w:autoRedefine/>
    <w:semiHidden/>
    <w:unhideWhenUsed/>
    <w:locked/>
    <w:rsid w:val="00C503D6"/>
    <w:pPr>
      <w:spacing w:after="100"/>
      <w:ind w:left="960"/>
    </w:pPr>
  </w:style>
  <w:style w:type="paragraph" w:styleId="TOC6">
    <w:name w:val="toc 6"/>
    <w:basedOn w:val="Normal"/>
    <w:next w:val="Normal"/>
    <w:autoRedefine/>
    <w:semiHidden/>
    <w:unhideWhenUsed/>
    <w:locked/>
    <w:rsid w:val="00C503D6"/>
    <w:pPr>
      <w:spacing w:after="100"/>
      <w:ind w:left="1200"/>
    </w:pPr>
  </w:style>
  <w:style w:type="paragraph" w:styleId="TOC7">
    <w:name w:val="toc 7"/>
    <w:basedOn w:val="Normal"/>
    <w:next w:val="Normal"/>
    <w:autoRedefine/>
    <w:semiHidden/>
    <w:unhideWhenUsed/>
    <w:locked/>
    <w:rsid w:val="00C503D6"/>
    <w:pPr>
      <w:spacing w:after="100"/>
      <w:ind w:left="1440"/>
    </w:pPr>
  </w:style>
  <w:style w:type="paragraph" w:styleId="TOC8">
    <w:name w:val="toc 8"/>
    <w:basedOn w:val="Normal"/>
    <w:next w:val="Normal"/>
    <w:autoRedefine/>
    <w:semiHidden/>
    <w:unhideWhenUsed/>
    <w:locked/>
    <w:rsid w:val="00C503D6"/>
    <w:pPr>
      <w:spacing w:after="100"/>
      <w:ind w:left="1680"/>
    </w:pPr>
  </w:style>
  <w:style w:type="paragraph" w:styleId="TOC9">
    <w:name w:val="toc 9"/>
    <w:basedOn w:val="Normal"/>
    <w:next w:val="Normal"/>
    <w:autoRedefine/>
    <w:semiHidden/>
    <w:unhideWhenUsed/>
    <w:locked/>
    <w:rsid w:val="00C503D6"/>
    <w:pPr>
      <w:spacing w:after="100"/>
      <w:ind w:left="1920"/>
    </w:pPr>
  </w:style>
  <w:style w:type="paragraph" w:styleId="ListNumber">
    <w:name w:val="List Number"/>
    <w:basedOn w:val="Normal"/>
    <w:locked/>
    <w:rsid w:val="00C503D6"/>
    <w:pPr>
      <w:tabs>
        <w:tab w:val="num" w:pos="360"/>
      </w:tabs>
      <w:ind w:left="360" w:hanging="360"/>
      <w:contextualSpacing/>
    </w:pPr>
  </w:style>
  <w:style w:type="character" w:styleId="LineNumber">
    <w:name w:val="line number"/>
    <w:basedOn w:val="DefaultParagraphFont"/>
    <w:semiHidden/>
    <w:unhideWhenUsed/>
    <w:locked/>
    <w:rsid w:val="00C503D6"/>
  </w:style>
  <w:style w:type="paragraph" w:styleId="ListNumber3">
    <w:name w:val="List Number 3"/>
    <w:basedOn w:val="Normal"/>
    <w:semiHidden/>
    <w:unhideWhenUsed/>
    <w:locked/>
    <w:rsid w:val="00C503D6"/>
    <w:pPr>
      <w:tabs>
        <w:tab w:val="num" w:pos="1080"/>
      </w:tabs>
      <w:ind w:left="1080" w:hanging="360"/>
      <w:contextualSpacing/>
    </w:pPr>
  </w:style>
  <w:style w:type="character" w:styleId="CommentReference">
    <w:name w:val="annotation reference"/>
    <w:basedOn w:val="DefaultParagraphFont"/>
    <w:semiHidden/>
    <w:unhideWhenUsed/>
    <w:locked/>
    <w:rsid w:val="00C503D6"/>
    <w:rPr>
      <w:sz w:val="16"/>
      <w:szCs w:val="16"/>
    </w:rPr>
  </w:style>
  <w:style w:type="paragraph" w:styleId="CommentText">
    <w:name w:val="annotation text"/>
    <w:basedOn w:val="Normal"/>
    <w:link w:val="CommentTextChar"/>
    <w:semiHidden/>
    <w:unhideWhenUsed/>
    <w:locked/>
    <w:rsid w:val="00C503D6"/>
    <w:rPr>
      <w:sz w:val="20"/>
    </w:rPr>
  </w:style>
  <w:style w:type="character" w:customStyle="1" w:styleId="CommentTextChar">
    <w:name w:val="Comment Text Char"/>
    <w:basedOn w:val="DefaultParagraphFont"/>
    <w:link w:val="CommentText"/>
    <w:semiHidden/>
    <w:rsid w:val="00C503D6"/>
  </w:style>
  <w:style w:type="paragraph" w:styleId="CommentSubject">
    <w:name w:val="annotation subject"/>
    <w:basedOn w:val="CommentText"/>
    <w:next w:val="CommentText"/>
    <w:link w:val="CommentSubjectChar"/>
    <w:semiHidden/>
    <w:unhideWhenUsed/>
    <w:locked/>
    <w:rsid w:val="00C503D6"/>
    <w:rPr>
      <w:b/>
      <w:bCs/>
    </w:rPr>
  </w:style>
  <w:style w:type="character" w:customStyle="1" w:styleId="CommentSubjectChar">
    <w:name w:val="Comment Subject Char"/>
    <w:basedOn w:val="CommentTextChar"/>
    <w:link w:val="CommentSubject"/>
    <w:semiHidden/>
    <w:rsid w:val="00C503D6"/>
    <w:rPr>
      <w:b/>
      <w:bCs/>
    </w:rPr>
  </w:style>
  <w:style w:type="paragraph" w:styleId="ListParagraph">
    <w:name w:val="List Paragraph"/>
    <w:basedOn w:val="Normal"/>
    <w:uiPriority w:val="34"/>
    <w:qFormat/>
    <w:locked/>
    <w:rsid w:val="005D6BB5"/>
    <w:pPr>
      <w:ind w:left="720"/>
      <w:contextualSpacing/>
    </w:pPr>
  </w:style>
  <w:style w:type="table" w:styleId="TableGridLight">
    <w:name w:val="Grid Table Light"/>
    <w:basedOn w:val="TableNormal"/>
    <w:uiPriority w:val="40"/>
    <w:rsid w:val="003E6AA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styleId="HTMLPreformatted">
    <w:name w:val="HTML Preformatted"/>
    <w:basedOn w:val="Normal"/>
    <w:link w:val="HTMLPreformattedChar"/>
    <w:semiHidden/>
    <w:unhideWhenUsed/>
    <w:locked/>
    <w:rsid w:val="0054042D"/>
    <w:pPr>
      <w:spacing w:after="0"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semiHidden/>
    <w:rsid w:val="0054042D"/>
    <w:rPr>
      <w:rFonts w:ascii="Consolas" w:eastAsiaTheme="minorHAnsi" w:hAnsi="Consolas" w:cs="Consolas"/>
    </w:rPr>
  </w:style>
  <w:style w:type="character" w:styleId="HTMLCode">
    <w:name w:val="HTML Code"/>
    <w:basedOn w:val="DefaultParagraphFont"/>
    <w:semiHidden/>
    <w:unhideWhenUsed/>
    <w:locked/>
    <w:rsid w:val="0054042D"/>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5640916">
      <w:bodyDiv w:val="1"/>
      <w:marLeft w:val="0"/>
      <w:marRight w:val="0"/>
      <w:marTop w:val="0"/>
      <w:marBottom w:val="0"/>
      <w:divBdr>
        <w:top w:val="none" w:sz="0" w:space="0" w:color="auto"/>
        <w:left w:val="none" w:sz="0" w:space="0" w:color="auto"/>
        <w:bottom w:val="none" w:sz="0" w:space="0" w:color="auto"/>
        <w:right w:val="none" w:sz="0" w:space="0" w:color="auto"/>
      </w:divBdr>
      <w:divsChild>
        <w:div w:id="21714023">
          <w:marLeft w:val="1166"/>
          <w:marRight w:val="0"/>
          <w:marTop w:val="86"/>
          <w:marBottom w:val="0"/>
          <w:divBdr>
            <w:top w:val="none" w:sz="0" w:space="0" w:color="auto"/>
            <w:left w:val="none" w:sz="0" w:space="0" w:color="auto"/>
            <w:bottom w:val="none" w:sz="0" w:space="0" w:color="auto"/>
            <w:right w:val="none" w:sz="0" w:space="0" w:color="auto"/>
          </w:divBdr>
        </w:div>
        <w:div w:id="1865242153">
          <w:marLeft w:val="1166"/>
          <w:marRight w:val="0"/>
          <w:marTop w:val="86"/>
          <w:marBottom w:val="0"/>
          <w:divBdr>
            <w:top w:val="none" w:sz="0" w:space="0" w:color="auto"/>
            <w:left w:val="none" w:sz="0" w:space="0" w:color="auto"/>
            <w:bottom w:val="none" w:sz="0" w:space="0" w:color="auto"/>
            <w:right w:val="none" w:sz="0" w:space="0" w:color="auto"/>
          </w:divBdr>
        </w:div>
        <w:div w:id="1456406826">
          <w:marLeft w:val="1166"/>
          <w:marRight w:val="0"/>
          <w:marTop w:val="86"/>
          <w:marBottom w:val="0"/>
          <w:divBdr>
            <w:top w:val="none" w:sz="0" w:space="0" w:color="auto"/>
            <w:left w:val="none" w:sz="0" w:space="0" w:color="auto"/>
            <w:bottom w:val="none" w:sz="0" w:space="0" w:color="auto"/>
            <w:right w:val="none" w:sz="0" w:space="0" w:color="auto"/>
          </w:divBdr>
        </w:div>
        <w:div w:id="2022319737">
          <w:marLeft w:val="1166"/>
          <w:marRight w:val="0"/>
          <w:marTop w:val="86"/>
          <w:marBottom w:val="0"/>
          <w:divBdr>
            <w:top w:val="none" w:sz="0" w:space="0" w:color="auto"/>
            <w:left w:val="none" w:sz="0" w:space="0" w:color="auto"/>
            <w:bottom w:val="none" w:sz="0" w:space="0" w:color="auto"/>
            <w:right w:val="none" w:sz="0" w:space="0" w:color="auto"/>
          </w:divBdr>
        </w:div>
      </w:divsChild>
    </w:div>
    <w:div w:id="742215768">
      <w:bodyDiv w:val="1"/>
      <w:marLeft w:val="0"/>
      <w:marRight w:val="0"/>
      <w:marTop w:val="0"/>
      <w:marBottom w:val="0"/>
      <w:divBdr>
        <w:top w:val="none" w:sz="0" w:space="0" w:color="auto"/>
        <w:left w:val="none" w:sz="0" w:space="0" w:color="auto"/>
        <w:bottom w:val="none" w:sz="0" w:space="0" w:color="auto"/>
        <w:right w:val="none" w:sz="0" w:space="0" w:color="auto"/>
      </w:divBdr>
      <w:divsChild>
        <w:div w:id="2062896034">
          <w:marLeft w:val="1166"/>
          <w:marRight w:val="0"/>
          <w:marTop w:val="86"/>
          <w:marBottom w:val="0"/>
          <w:divBdr>
            <w:top w:val="none" w:sz="0" w:space="0" w:color="auto"/>
            <w:left w:val="none" w:sz="0" w:space="0" w:color="auto"/>
            <w:bottom w:val="none" w:sz="0" w:space="0" w:color="auto"/>
            <w:right w:val="none" w:sz="0" w:space="0" w:color="auto"/>
          </w:divBdr>
        </w:div>
        <w:div w:id="428430830">
          <w:marLeft w:val="1166"/>
          <w:marRight w:val="0"/>
          <w:marTop w:val="86"/>
          <w:marBottom w:val="0"/>
          <w:divBdr>
            <w:top w:val="none" w:sz="0" w:space="0" w:color="auto"/>
            <w:left w:val="none" w:sz="0" w:space="0" w:color="auto"/>
            <w:bottom w:val="none" w:sz="0" w:space="0" w:color="auto"/>
            <w:right w:val="none" w:sz="0" w:space="0" w:color="auto"/>
          </w:divBdr>
        </w:div>
        <w:div w:id="621031722">
          <w:marLeft w:val="1166"/>
          <w:marRight w:val="0"/>
          <w:marTop w:val="86"/>
          <w:marBottom w:val="0"/>
          <w:divBdr>
            <w:top w:val="none" w:sz="0" w:space="0" w:color="auto"/>
            <w:left w:val="none" w:sz="0" w:space="0" w:color="auto"/>
            <w:bottom w:val="none" w:sz="0" w:space="0" w:color="auto"/>
            <w:right w:val="none" w:sz="0" w:space="0" w:color="auto"/>
          </w:divBdr>
        </w:div>
        <w:div w:id="1330406792">
          <w:marLeft w:val="1166"/>
          <w:marRight w:val="0"/>
          <w:marTop w:val="86"/>
          <w:marBottom w:val="0"/>
          <w:divBdr>
            <w:top w:val="none" w:sz="0" w:space="0" w:color="auto"/>
            <w:left w:val="none" w:sz="0" w:space="0" w:color="auto"/>
            <w:bottom w:val="none" w:sz="0" w:space="0" w:color="auto"/>
            <w:right w:val="none" w:sz="0" w:space="0" w:color="auto"/>
          </w:divBdr>
        </w:div>
      </w:divsChild>
    </w:div>
    <w:div w:id="1703902217">
      <w:bodyDiv w:val="1"/>
      <w:marLeft w:val="0"/>
      <w:marRight w:val="0"/>
      <w:marTop w:val="0"/>
      <w:marBottom w:val="0"/>
      <w:divBdr>
        <w:top w:val="none" w:sz="0" w:space="0" w:color="auto"/>
        <w:left w:val="none" w:sz="0" w:space="0" w:color="auto"/>
        <w:bottom w:val="none" w:sz="0" w:space="0" w:color="auto"/>
        <w:right w:val="none" w:sz="0" w:space="0" w:color="auto"/>
      </w:divBdr>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www.nuget.org/packages/JwtAuthForWebAPI" TargetMode="External"/><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bob@gmail.com" TargetMode="External"/><Relationship Id="rId24" Type="http://schemas.openxmlformats.org/officeDocument/2006/relationships/theme" Target="theme/theme1.xml"/><Relationship Id="rId5" Type="http://schemas.openxmlformats.org/officeDocument/2006/relationships/numbering" Target="numbering.xml"/><Relationship Id="rId15" Type="http://schemas.microsoft.com/office/2011/relationships/commentsExtended" Target="commentsExtended.xm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omments" Target="comments.xm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2.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3.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D89E445F-0C2D-47DE-9CB6-881EBE56A8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128</TotalTime>
  <Pages>42</Pages>
  <Words>12601</Words>
  <Characters>71831</Characters>
  <Application>Microsoft Office Word</Application>
  <DocSecurity>0</DocSecurity>
  <Lines>598</Lines>
  <Paragraphs>168</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84264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15</cp:revision>
  <cp:lastPrinted>2012-09-27T18:23:00Z</cp:lastPrinted>
  <dcterms:created xsi:type="dcterms:W3CDTF">2014-05-20T03:45:00Z</dcterms:created>
  <dcterms:modified xsi:type="dcterms:W3CDTF">2014-05-21T02:28:00Z</dcterms:modified>
</cp:coreProperties>
</file>