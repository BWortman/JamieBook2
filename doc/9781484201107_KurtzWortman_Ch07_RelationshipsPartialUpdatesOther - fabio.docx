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E516C" w14:textId="77777777" w:rsidR="001C1553" w:rsidRDefault="001C1553" w:rsidP="001C1553">
      <w:pPr>
        <w:pStyle w:val="ChapterTitle"/>
      </w:pPr>
      <w:commentRangeStart w:id="0"/>
      <w:r>
        <w:t>Dealing</w:t>
      </w:r>
      <w:commentRangeEnd w:id="0"/>
      <w:r w:rsidR="00BD0A06" w:rsidRPr="00DC7A54">
        <w:rPr>
          <w:rStyle w:val="CommentReference"/>
          <w:rFonts w:ascii="Times" w:eastAsia="Calibri" w:hAnsi="Times"/>
          <w:b w:val="0"/>
        </w:rPr>
        <w:commentReference w:id="0"/>
      </w:r>
      <w:r>
        <w:t xml:space="preserve"> with Relationships, Partial Updates, and Other Complexities</w:t>
      </w:r>
    </w:p>
    <w:p w14:paraId="64F674A6" w14:textId="77777777" w:rsidR="00AB36B2" w:rsidRDefault="00AB36B2" w:rsidP="005411F0">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r w:rsidRPr="00314E71">
        <w:rPr>
          <w:rStyle w:val="CodeInline"/>
        </w:rPr>
        <w:t>AddTask</w:t>
      </w:r>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t>
      </w:r>
    </w:p>
    <w:p w14:paraId="5DE5EB08" w14:textId="77777777" w:rsidR="00AB36B2" w:rsidRPr="00130755" w:rsidRDefault="00AB36B2" w:rsidP="003435C7">
      <w:pPr>
        <w:pStyle w:val="BodyText"/>
      </w:pPr>
      <w:r>
        <w:t>In this chapter we will continue building out the RESTful API we designed in Chapter 3.We will deal with:</w:t>
      </w:r>
    </w:p>
    <w:p w14:paraId="58766CDE" w14:textId="77777777" w:rsidR="00AB36B2" w:rsidRDefault="00AB36B2" w:rsidP="005411F0">
      <w:pPr>
        <w:pStyle w:val="Bullet"/>
      </w:pPr>
      <w:r>
        <w:t>Relationships - we'll manage task assignees</w:t>
      </w:r>
    </w:p>
    <w:p w14:paraId="523B6E1E" w14:textId="77777777" w:rsidR="00AB36B2" w:rsidRDefault="00AB36B2" w:rsidP="005411F0">
      <w:pPr>
        <w:pStyle w:val="Bullet"/>
      </w:pPr>
      <w:r>
        <w:t>Partial updates - we'll update an existing task</w:t>
      </w:r>
    </w:p>
    <w:p w14:paraId="4CFC5D33" w14:textId="77777777" w:rsidR="00AB36B2" w:rsidRPr="00130755" w:rsidRDefault="00AB36B2" w:rsidP="005411F0">
      <w:pPr>
        <w:pStyle w:val="Bullet"/>
      </w:pPr>
      <w:r>
        <w:t>Input validation - we'll validate the request to update an existing task</w:t>
      </w:r>
    </w:p>
    <w:p w14:paraId="08904160" w14:textId="77777777" w:rsidR="00AB36B2" w:rsidRDefault="00AB36B2" w:rsidP="005411F0">
      <w:pPr>
        <w:pStyle w:val="Bullet"/>
      </w:pPr>
      <w:r>
        <w:t>Paging of results - we'll get all tasks, and use a query string to control paging of results</w:t>
      </w:r>
    </w:p>
    <w:p w14:paraId="2128BD2B" w14:textId="77777777" w:rsidR="00AB36B2" w:rsidRDefault="00AB36B2" w:rsidP="005411F0">
      <w:pPr>
        <w:pStyle w:val="Bullet"/>
      </w:pPr>
      <w:r>
        <w:t>Context-sensitive hypermedia - we'll add links to the response</w:t>
      </w:r>
    </w:p>
    <w:p w14:paraId="32EDE46D" w14:textId="77777777" w:rsidR="00AB36B2" w:rsidRDefault="00AB36B2" w:rsidP="003435C7">
      <w:pPr>
        <w:pStyle w:val="BodyText"/>
      </w:pPr>
      <w:r>
        <w:t>And, naturally, we will highlight several great</w:t>
      </w:r>
      <w:r w:rsidRPr="006A567E">
        <w:t xml:space="preserve"> ASP.NET Web API</w:t>
      </w:r>
      <w:r>
        <w:t xml:space="preserve"> </w:t>
      </w:r>
      <w:r w:rsidRPr="006A567E">
        <w:t>features</w:t>
      </w:r>
      <w:r>
        <w:t xml:space="preserve"> along the way. Now let's get started…</w:t>
      </w:r>
    </w:p>
    <w:p w14:paraId="6B610036" w14:textId="77777777" w:rsidR="00AB36B2" w:rsidRDefault="00AB36B2" w:rsidP="005411F0">
      <w:pPr>
        <w:pStyle w:val="Heading1"/>
      </w:pPr>
      <w:r>
        <w:t>Relationships</w:t>
      </w:r>
    </w:p>
    <w:p w14:paraId="035216ED" w14:textId="77777777" w:rsidR="00AB36B2" w:rsidRDefault="00AB36B2" w:rsidP="005411F0">
      <w:pPr>
        <w:pStyle w:val="BodyTextFirst"/>
      </w:pPr>
      <w:r>
        <w:t xml:space="preserve">We dealt with a simple relationship in the </w:t>
      </w:r>
      <w:r w:rsidRPr="001D64E9">
        <w:rPr>
          <w:rStyle w:val="Emphasis"/>
        </w:rPr>
        <w:t>Securing Non-Resource API Operations</w:t>
      </w:r>
      <w:r>
        <w:t xml:space="preserve"> section of Chapter 6; namely, the relationship between </w:t>
      </w:r>
      <w:r w:rsidRPr="001D64E9">
        <w:rPr>
          <w:rStyle w:val="CodeInline"/>
        </w:rPr>
        <w:t>Task</w:t>
      </w:r>
      <w:r>
        <w:t xml:space="preserve"> and </w:t>
      </w:r>
      <w:r w:rsidRPr="001D64E9">
        <w:rPr>
          <w:rStyle w:val="CodeInline"/>
        </w:rPr>
        <w:t>Status</w:t>
      </w:r>
      <w:r>
        <w:t>. Now we will add support for a more complicated relationship; namely, the relationship between Task and User. Table 7-1, which is excerpted from Table 3-3, summarizes what we will implement in this section.</w:t>
      </w:r>
    </w:p>
    <w:p w14:paraId="7F462696" w14:textId="77777777" w:rsidR="00AB36B2" w:rsidRDefault="00AB36B2" w:rsidP="005411F0">
      <w:pPr>
        <w:pStyle w:val="TableCaption"/>
      </w:pPr>
      <w:r>
        <w:t>Table 7-1. A List of Task Operations</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0B23553D" w14:textId="77777777" w:rsidTr="00181072">
        <w:tc>
          <w:tcPr>
            <w:tcW w:w="3235" w:type="dxa"/>
          </w:tcPr>
          <w:p w14:paraId="414333F1" w14:textId="77777777" w:rsidR="00AB36B2" w:rsidRPr="001E2E80" w:rsidRDefault="00AB36B2" w:rsidP="005411F0">
            <w:pPr>
              <w:pStyle w:val="TableHead"/>
            </w:pPr>
            <w:r>
              <w:lastRenderedPageBreak/>
              <w:t>URI</w:t>
            </w:r>
          </w:p>
        </w:tc>
        <w:tc>
          <w:tcPr>
            <w:tcW w:w="1080" w:type="dxa"/>
          </w:tcPr>
          <w:p w14:paraId="4A2C813D" w14:textId="77777777" w:rsidR="00AB36B2" w:rsidRPr="001E2E80" w:rsidRDefault="00AB36B2" w:rsidP="005411F0">
            <w:pPr>
              <w:pStyle w:val="TableHead"/>
            </w:pPr>
            <w:r>
              <w:t>Verb</w:t>
            </w:r>
          </w:p>
        </w:tc>
        <w:tc>
          <w:tcPr>
            <w:tcW w:w="4410" w:type="dxa"/>
          </w:tcPr>
          <w:p w14:paraId="2866CF16" w14:textId="77777777" w:rsidR="00AB36B2" w:rsidRPr="001E2E80" w:rsidRDefault="00AB36B2" w:rsidP="005411F0">
            <w:pPr>
              <w:pStyle w:val="TableHead"/>
            </w:pPr>
            <w:r>
              <w:t>Description</w:t>
            </w:r>
          </w:p>
        </w:tc>
      </w:tr>
      <w:tr w:rsidR="00AB36B2" w:rsidRPr="00D32C7F" w14:paraId="2FE525E2" w14:textId="77777777" w:rsidTr="00181072">
        <w:tc>
          <w:tcPr>
            <w:tcW w:w="3235" w:type="dxa"/>
          </w:tcPr>
          <w:p w14:paraId="6589BB42" w14:textId="77777777" w:rsidR="00AB36B2" w:rsidRPr="001E2E80" w:rsidRDefault="00AB36B2" w:rsidP="005411F0">
            <w:pPr>
              <w:pStyle w:val="TableText"/>
              <w:rPr>
                <w:rStyle w:val="CodeInline"/>
              </w:rPr>
            </w:pPr>
            <w:r w:rsidRPr="00D020A5">
              <w:rPr>
                <w:rStyle w:val="CodeInline"/>
              </w:rPr>
              <w:t>/api/tasks/123/users</w:t>
            </w:r>
          </w:p>
        </w:tc>
        <w:tc>
          <w:tcPr>
            <w:tcW w:w="1080" w:type="dxa"/>
          </w:tcPr>
          <w:p w14:paraId="6FE1B25C" w14:textId="77777777" w:rsidR="00AB36B2" w:rsidRPr="001E2E80" w:rsidRDefault="00AB36B2" w:rsidP="005411F0">
            <w:pPr>
              <w:pStyle w:val="TableText"/>
            </w:pPr>
            <w:r>
              <w:t>PUT</w:t>
            </w:r>
          </w:p>
        </w:tc>
        <w:tc>
          <w:tcPr>
            <w:tcW w:w="4410" w:type="dxa"/>
          </w:tcPr>
          <w:p w14:paraId="40845607" w14:textId="77777777" w:rsidR="00AB36B2" w:rsidRPr="001E2E80" w:rsidRDefault="00AB36B2" w:rsidP="005411F0">
            <w:pPr>
              <w:pStyle w:val="TableText"/>
            </w:pPr>
            <w:r>
              <w:t>Replaces all users on the specified task</w:t>
            </w:r>
            <w:r w:rsidRPr="001E2E80">
              <w:t>; returns the updated task in the response</w:t>
            </w:r>
          </w:p>
        </w:tc>
      </w:tr>
      <w:tr w:rsidR="00AB36B2" w:rsidRPr="00D32C7F" w14:paraId="5DDB4416" w14:textId="77777777" w:rsidTr="00181072">
        <w:tc>
          <w:tcPr>
            <w:tcW w:w="3235" w:type="dxa"/>
          </w:tcPr>
          <w:p w14:paraId="04EB12B1" w14:textId="77777777" w:rsidR="00AB36B2" w:rsidRPr="001E2E80" w:rsidRDefault="00AB36B2" w:rsidP="005411F0">
            <w:pPr>
              <w:pStyle w:val="TableText"/>
              <w:rPr>
                <w:rStyle w:val="CodeInline"/>
              </w:rPr>
            </w:pPr>
            <w:r w:rsidRPr="00D020A5">
              <w:rPr>
                <w:rStyle w:val="CodeInline"/>
              </w:rPr>
              <w:t>/api/tasks/123/users</w:t>
            </w:r>
          </w:p>
        </w:tc>
        <w:tc>
          <w:tcPr>
            <w:tcW w:w="1080" w:type="dxa"/>
          </w:tcPr>
          <w:p w14:paraId="4938BDA2" w14:textId="77777777" w:rsidR="00AB36B2" w:rsidRPr="001E2E80" w:rsidRDefault="00AB36B2" w:rsidP="005411F0">
            <w:pPr>
              <w:pStyle w:val="TableText"/>
            </w:pPr>
            <w:r>
              <w:t>DELETE</w:t>
            </w:r>
          </w:p>
        </w:tc>
        <w:tc>
          <w:tcPr>
            <w:tcW w:w="4410" w:type="dxa"/>
          </w:tcPr>
          <w:p w14:paraId="20CFC592" w14:textId="77777777" w:rsidR="00AB36B2" w:rsidRPr="001E2E80" w:rsidRDefault="00AB36B2" w:rsidP="005411F0">
            <w:pPr>
              <w:pStyle w:val="TableText"/>
            </w:pPr>
            <w:r>
              <w:t>Deletes all users from the specified task</w:t>
            </w:r>
            <w:r w:rsidRPr="001E2E80">
              <w:t>; returns the updated task in the response</w:t>
            </w:r>
          </w:p>
        </w:tc>
      </w:tr>
      <w:tr w:rsidR="00AB36B2" w:rsidRPr="00D32C7F" w14:paraId="4F2D4A03" w14:textId="77777777" w:rsidTr="00181072">
        <w:tc>
          <w:tcPr>
            <w:tcW w:w="3235" w:type="dxa"/>
          </w:tcPr>
          <w:p w14:paraId="3FCFD5DC" w14:textId="77777777" w:rsidR="00AB36B2" w:rsidRPr="001E2E80" w:rsidRDefault="00AB36B2" w:rsidP="005411F0">
            <w:pPr>
              <w:pStyle w:val="TableText"/>
              <w:rPr>
                <w:rStyle w:val="CodeInline"/>
              </w:rPr>
            </w:pPr>
            <w:r w:rsidRPr="00D020A5">
              <w:rPr>
                <w:rStyle w:val="CodeInline"/>
              </w:rPr>
              <w:t>/api/tasks/123/users/456</w:t>
            </w:r>
          </w:p>
        </w:tc>
        <w:tc>
          <w:tcPr>
            <w:tcW w:w="1080" w:type="dxa"/>
          </w:tcPr>
          <w:p w14:paraId="234C38E8" w14:textId="77777777" w:rsidR="00AB36B2" w:rsidRPr="001E2E80" w:rsidRDefault="00AB36B2" w:rsidP="005411F0">
            <w:pPr>
              <w:pStyle w:val="TableText"/>
            </w:pPr>
            <w:r>
              <w:t>PUT</w:t>
            </w:r>
          </w:p>
        </w:tc>
        <w:tc>
          <w:tcPr>
            <w:tcW w:w="4410" w:type="dxa"/>
          </w:tcPr>
          <w:p w14:paraId="3E2FE9E8" w14:textId="77777777" w:rsidR="00AB36B2" w:rsidRPr="001E2E80" w:rsidRDefault="00AB36B2" w:rsidP="005411F0">
            <w:pPr>
              <w:pStyle w:val="TableText"/>
            </w:pPr>
            <w:r>
              <w:t xml:space="preserve">Adds the </w:t>
            </w:r>
            <w:r w:rsidRPr="001E2E80">
              <w:t>specified user (e.g., 456) as an assignee on the task; returns the updated task in the response</w:t>
            </w:r>
          </w:p>
        </w:tc>
      </w:tr>
      <w:tr w:rsidR="00AB36B2" w:rsidRPr="00D32C7F" w14:paraId="3776F9F4" w14:textId="77777777" w:rsidTr="00181072">
        <w:tc>
          <w:tcPr>
            <w:tcW w:w="3235" w:type="dxa"/>
          </w:tcPr>
          <w:p w14:paraId="177D420A" w14:textId="77777777" w:rsidR="00AB36B2" w:rsidRPr="001E2E80" w:rsidRDefault="00AB36B2" w:rsidP="005411F0">
            <w:pPr>
              <w:pStyle w:val="TableText"/>
              <w:rPr>
                <w:rStyle w:val="CodeInline"/>
              </w:rPr>
            </w:pPr>
            <w:r w:rsidRPr="00D020A5">
              <w:rPr>
                <w:rStyle w:val="CodeInline"/>
              </w:rPr>
              <w:t>/api/tasks/123/users/456</w:t>
            </w:r>
          </w:p>
        </w:tc>
        <w:tc>
          <w:tcPr>
            <w:tcW w:w="1080" w:type="dxa"/>
          </w:tcPr>
          <w:p w14:paraId="3B5B3128" w14:textId="77777777" w:rsidR="00AB36B2" w:rsidRPr="001E2E80" w:rsidRDefault="00AB36B2" w:rsidP="005411F0">
            <w:pPr>
              <w:pStyle w:val="TableText"/>
            </w:pPr>
            <w:r>
              <w:t>DELETE</w:t>
            </w:r>
          </w:p>
        </w:tc>
        <w:tc>
          <w:tcPr>
            <w:tcW w:w="4410" w:type="dxa"/>
          </w:tcPr>
          <w:p w14:paraId="347995DC" w14:textId="77777777" w:rsidR="00AB36B2" w:rsidRPr="001E2E80" w:rsidRDefault="00AB36B2" w:rsidP="005411F0">
            <w:pPr>
              <w:pStyle w:val="TableText"/>
            </w:pPr>
            <w:r>
              <w:t>Deletes the specified user from the assignee list</w:t>
            </w:r>
            <w:r w:rsidRPr="001E2E80">
              <w:t>; returns the updated task in the response</w:t>
            </w:r>
          </w:p>
        </w:tc>
      </w:tr>
    </w:tbl>
    <w:p w14:paraId="6A5FE818" w14:textId="77777777" w:rsidR="00AB36B2" w:rsidRDefault="00AB36B2" w:rsidP="003435C7">
      <w:pPr>
        <w:pStyle w:val="BodyText"/>
      </w:pPr>
    </w:p>
    <w:p w14:paraId="7C57D47B" w14:textId="77777777" w:rsidR="00AB36B2" w:rsidRDefault="00AB36B2" w:rsidP="003435C7">
      <w:pPr>
        <w:pStyle w:val="BodyText"/>
      </w:pPr>
      <w:r>
        <w:t>We'll stick with our bottom-up approach of adding dependencies first, and the first dependency we'll implement is a query processor (implement as follows):</w:t>
      </w:r>
    </w:p>
    <w:p w14:paraId="507F64E0" w14:textId="77777777" w:rsidR="00AB36B2" w:rsidRDefault="00AB36B2" w:rsidP="005411F0">
      <w:pPr>
        <w:pStyle w:val="CodeCaption"/>
      </w:pPr>
      <w:r>
        <w:t>IUpdateTaskQueryProcessor Interface</w:t>
      </w:r>
    </w:p>
    <w:p w14:paraId="424DB852" w14:textId="77777777" w:rsidR="00AB36B2" w:rsidRPr="003D2BBB" w:rsidRDefault="00AB36B2" w:rsidP="005411F0">
      <w:pPr>
        <w:pStyle w:val="Code"/>
      </w:pPr>
      <w:bookmarkStart w:id="2" w:name="OLE_LINK113"/>
      <w:bookmarkStart w:id="3" w:name="OLE_LINK114"/>
      <w:bookmarkStart w:id="4" w:name="OLE_LINK202"/>
      <w:bookmarkStart w:id="5" w:name="OLE_LINK5"/>
      <w:bookmarkStart w:id="6" w:name="OLE_LINK6"/>
      <w:r w:rsidRPr="003D2BBB">
        <w:t>using System.Collections.Generic;</w:t>
      </w:r>
    </w:p>
    <w:p w14:paraId="3AA4FE8D" w14:textId="77777777" w:rsidR="00AB36B2" w:rsidRPr="003D2BBB" w:rsidRDefault="00AB36B2" w:rsidP="005411F0">
      <w:pPr>
        <w:pStyle w:val="Code"/>
      </w:pPr>
      <w:r w:rsidRPr="003D2BBB">
        <w:t>using WebApi2Book.Data.Entities;</w:t>
      </w:r>
    </w:p>
    <w:p w14:paraId="66C63C1D" w14:textId="77777777" w:rsidR="00AB36B2" w:rsidRPr="003D2BBB" w:rsidRDefault="00AB36B2" w:rsidP="005411F0">
      <w:pPr>
        <w:pStyle w:val="Code"/>
      </w:pPr>
    </w:p>
    <w:p w14:paraId="5DFD1D05" w14:textId="77777777" w:rsidR="00AB36B2" w:rsidRPr="003D2BBB" w:rsidRDefault="00AB36B2" w:rsidP="005411F0">
      <w:pPr>
        <w:pStyle w:val="Code"/>
      </w:pPr>
      <w:r>
        <w:t xml:space="preserve">namespace </w:t>
      </w:r>
      <w:commentRangeStart w:id="7"/>
      <w:r>
        <w:t>WebApi2Book.Data</w:t>
      </w:r>
      <w:commentRangeEnd w:id="7"/>
      <w:r w:rsidR="003F33C1">
        <w:rPr>
          <w:rStyle w:val="CommentReference"/>
          <w:rFonts w:ascii="Times" w:hAnsi="Times"/>
          <w:noProof w:val="0"/>
        </w:rPr>
        <w:commentReference w:id="7"/>
      </w:r>
    </w:p>
    <w:p w14:paraId="524F25A7" w14:textId="77777777" w:rsidR="00AB36B2" w:rsidRPr="003D2BBB" w:rsidRDefault="00AB36B2" w:rsidP="005411F0">
      <w:pPr>
        <w:pStyle w:val="Code"/>
      </w:pPr>
      <w:r w:rsidRPr="003D2BBB">
        <w:t>{</w:t>
      </w:r>
    </w:p>
    <w:p w14:paraId="41645388" w14:textId="77777777" w:rsidR="00AB36B2" w:rsidRPr="003D2BBB" w:rsidRDefault="00AB36B2" w:rsidP="005411F0">
      <w:pPr>
        <w:pStyle w:val="Code"/>
      </w:pPr>
      <w:r w:rsidRPr="003D2BBB">
        <w:t xml:space="preserve">    public interface IUpdateTaskQueryProcessor</w:t>
      </w:r>
    </w:p>
    <w:p w14:paraId="40E55668" w14:textId="77777777" w:rsidR="00AB36B2" w:rsidRPr="003D2BBB" w:rsidRDefault="00AB36B2" w:rsidP="005411F0">
      <w:pPr>
        <w:pStyle w:val="Code"/>
      </w:pPr>
      <w:r w:rsidRPr="003D2BBB">
        <w:t xml:space="preserve">    {</w:t>
      </w:r>
    </w:p>
    <w:p w14:paraId="3930B0FE" w14:textId="77777777" w:rsidR="00AB36B2" w:rsidRPr="003D2BBB" w:rsidRDefault="00AB36B2" w:rsidP="005411F0">
      <w:pPr>
        <w:pStyle w:val="Code"/>
      </w:pPr>
      <w:r w:rsidRPr="003D2BBB">
        <w:t xml:space="preserve">        Task ReplaceTaskUsers(long taskId, IEnumerable&lt;long&gt; userIds);</w:t>
      </w:r>
    </w:p>
    <w:p w14:paraId="1C02D89E" w14:textId="77777777" w:rsidR="00AB36B2" w:rsidRPr="003D2BBB" w:rsidRDefault="00AB36B2" w:rsidP="005411F0">
      <w:pPr>
        <w:pStyle w:val="Code"/>
      </w:pPr>
      <w:r w:rsidRPr="003D2BBB">
        <w:t xml:space="preserve">        Task DeleteTaskUsers(long taskId);</w:t>
      </w:r>
    </w:p>
    <w:p w14:paraId="343CDECB" w14:textId="77777777" w:rsidR="00AB36B2" w:rsidRPr="003D2BBB" w:rsidRDefault="00AB36B2" w:rsidP="005411F0">
      <w:pPr>
        <w:pStyle w:val="Code"/>
      </w:pPr>
      <w:r w:rsidRPr="003D2BBB">
        <w:t xml:space="preserve">        Task AddTaskUser(long taskId, long userId);</w:t>
      </w:r>
    </w:p>
    <w:p w14:paraId="1E3BF0D5" w14:textId="77777777" w:rsidR="00AB36B2" w:rsidRPr="003D2BBB" w:rsidRDefault="00AB36B2" w:rsidP="005411F0">
      <w:pPr>
        <w:pStyle w:val="Code"/>
      </w:pPr>
      <w:r w:rsidRPr="003D2BBB">
        <w:t xml:space="preserve">        Task DeleteTaskUser(long taskId, long userId);</w:t>
      </w:r>
    </w:p>
    <w:p w14:paraId="7C92E21C" w14:textId="77777777" w:rsidR="00AB36B2" w:rsidRPr="003D2BBB" w:rsidRDefault="00AB36B2" w:rsidP="005411F0">
      <w:pPr>
        <w:pStyle w:val="Code"/>
      </w:pPr>
      <w:r w:rsidRPr="003D2BBB">
        <w:t xml:space="preserve">    }</w:t>
      </w:r>
    </w:p>
    <w:p w14:paraId="29F937FF" w14:textId="77777777" w:rsidR="00AB36B2" w:rsidRDefault="00AB36B2" w:rsidP="005411F0">
      <w:pPr>
        <w:pStyle w:val="Code"/>
      </w:pPr>
      <w:r w:rsidRPr="003D2BBB">
        <w:t>}</w:t>
      </w:r>
      <w:bookmarkEnd w:id="2"/>
      <w:bookmarkEnd w:id="3"/>
      <w:bookmarkEnd w:id="4"/>
    </w:p>
    <w:bookmarkEnd w:id="5"/>
    <w:bookmarkEnd w:id="6"/>
    <w:p w14:paraId="58E5F3CC" w14:textId="77777777" w:rsidR="00AB36B2" w:rsidRDefault="00AB36B2" w:rsidP="005411F0">
      <w:pPr>
        <w:pStyle w:val="CodeCaption"/>
      </w:pPr>
      <w:r w:rsidRPr="003D2BBB">
        <w:t>UpdateTaskQueryProcessor</w:t>
      </w:r>
      <w:r>
        <w:t xml:space="preserve"> Class</w:t>
      </w:r>
    </w:p>
    <w:p w14:paraId="08C6C1DD" w14:textId="77777777" w:rsidR="00AB36B2" w:rsidRPr="003D2BBB" w:rsidRDefault="00AB36B2" w:rsidP="005411F0">
      <w:pPr>
        <w:pStyle w:val="Code"/>
      </w:pPr>
      <w:bookmarkStart w:id="8" w:name="OLE_LINK7"/>
      <w:bookmarkStart w:id="9" w:name="OLE_LINK8"/>
      <w:bookmarkStart w:id="10" w:name="OLE_LINK115"/>
      <w:bookmarkStart w:id="11" w:name="OLE_LINK205"/>
      <w:commentRangeStart w:id="12"/>
      <w:r w:rsidRPr="003D2BBB">
        <w:t>using System.Collections.Generic;</w:t>
      </w:r>
    </w:p>
    <w:p w14:paraId="4C07EC37" w14:textId="77777777" w:rsidR="00AB36B2" w:rsidRPr="003D2BBB" w:rsidRDefault="00AB36B2" w:rsidP="005411F0">
      <w:pPr>
        <w:pStyle w:val="Code"/>
      </w:pPr>
      <w:r w:rsidRPr="003D2BBB">
        <w:t>using System.Linq;</w:t>
      </w:r>
    </w:p>
    <w:p w14:paraId="66FDC4E8" w14:textId="77777777" w:rsidR="00AB36B2" w:rsidRPr="003D2BBB" w:rsidRDefault="00AB36B2" w:rsidP="005411F0">
      <w:pPr>
        <w:pStyle w:val="Code"/>
      </w:pPr>
      <w:r w:rsidRPr="003D2BBB">
        <w:t>using NHibernate;</w:t>
      </w:r>
    </w:p>
    <w:p w14:paraId="3077EAB3" w14:textId="77777777" w:rsidR="00AB36B2" w:rsidRPr="003D2BBB" w:rsidRDefault="00AB36B2" w:rsidP="005411F0">
      <w:pPr>
        <w:pStyle w:val="Code"/>
      </w:pPr>
      <w:r w:rsidRPr="003D2BBB">
        <w:t>using WebApi2Book.Data.Entities;</w:t>
      </w:r>
    </w:p>
    <w:p w14:paraId="03739685" w14:textId="77777777" w:rsidR="00AB36B2" w:rsidRPr="003D2BBB" w:rsidRDefault="00AB36B2" w:rsidP="005411F0">
      <w:pPr>
        <w:pStyle w:val="Code"/>
      </w:pPr>
      <w:r w:rsidRPr="003D2BBB">
        <w:t>using WebApi2Book.Data.Exceptions;</w:t>
      </w:r>
      <w:commentRangeEnd w:id="12"/>
      <w:r w:rsidR="003F33C1">
        <w:rPr>
          <w:rStyle w:val="CommentReference"/>
          <w:rFonts w:ascii="Times" w:hAnsi="Times"/>
          <w:noProof w:val="0"/>
        </w:rPr>
        <w:commentReference w:id="12"/>
      </w:r>
    </w:p>
    <w:p w14:paraId="0462165B" w14:textId="77777777" w:rsidR="00AB36B2" w:rsidRPr="003D2BBB" w:rsidRDefault="00AB36B2" w:rsidP="005411F0">
      <w:pPr>
        <w:pStyle w:val="Code"/>
      </w:pPr>
    </w:p>
    <w:p w14:paraId="420050B7" w14:textId="77777777" w:rsidR="00AB36B2" w:rsidRPr="003D2BBB" w:rsidRDefault="00AB36B2" w:rsidP="005411F0">
      <w:pPr>
        <w:pStyle w:val="Code"/>
      </w:pPr>
      <w:r w:rsidRPr="003D2BBB">
        <w:t>namespace WebApi2Book.Data.SqlServer.QueryProcessors</w:t>
      </w:r>
    </w:p>
    <w:p w14:paraId="2125440A" w14:textId="77777777" w:rsidR="00AB36B2" w:rsidRPr="003D2BBB" w:rsidRDefault="00AB36B2" w:rsidP="005411F0">
      <w:pPr>
        <w:pStyle w:val="Code"/>
      </w:pPr>
      <w:r w:rsidRPr="003D2BBB">
        <w:t>{</w:t>
      </w:r>
    </w:p>
    <w:p w14:paraId="2DAFF905" w14:textId="77777777" w:rsidR="00AB36B2" w:rsidRPr="003D2BBB" w:rsidRDefault="00AB36B2" w:rsidP="005411F0">
      <w:pPr>
        <w:pStyle w:val="Code"/>
      </w:pPr>
      <w:r w:rsidRPr="003D2BBB">
        <w:t xml:space="preserve">    public class UpdateTaskQueryProcessor : IUpdateTaskQueryProcessor</w:t>
      </w:r>
    </w:p>
    <w:p w14:paraId="52F0EFEF" w14:textId="77777777" w:rsidR="00AB36B2" w:rsidRPr="003D2BBB" w:rsidRDefault="00AB36B2" w:rsidP="005411F0">
      <w:pPr>
        <w:pStyle w:val="Code"/>
      </w:pPr>
      <w:r w:rsidRPr="003D2BBB">
        <w:t xml:space="preserve">    {</w:t>
      </w:r>
    </w:p>
    <w:p w14:paraId="003189BB" w14:textId="77777777" w:rsidR="00AB36B2" w:rsidRPr="003D2BBB" w:rsidRDefault="00AB36B2" w:rsidP="005411F0">
      <w:pPr>
        <w:pStyle w:val="Code"/>
      </w:pPr>
      <w:r w:rsidRPr="003D2BBB">
        <w:t xml:space="preserve">        private readonly ISession _session;</w:t>
      </w:r>
    </w:p>
    <w:p w14:paraId="077D7F9D" w14:textId="77777777" w:rsidR="00AB36B2" w:rsidRPr="003D2BBB" w:rsidRDefault="00AB36B2" w:rsidP="005411F0">
      <w:pPr>
        <w:pStyle w:val="Code"/>
      </w:pPr>
    </w:p>
    <w:p w14:paraId="749551BF" w14:textId="77777777" w:rsidR="00AB36B2" w:rsidRPr="003D2BBB" w:rsidRDefault="00AB36B2" w:rsidP="005411F0">
      <w:pPr>
        <w:pStyle w:val="Code"/>
      </w:pPr>
      <w:r w:rsidRPr="003D2BBB">
        <w:t xml:space="preserve">        public UpdateTaskQueryProcessor(ISession session)</w:t>
      </w:r>
    </w:p>
    <w:p w14:paraId="1F6DFEF2" w14:textId="77777777" w:rsidR="00AB36B2" w:rsidRPr="003D2BBB" w:rsidRDefault="00AB36B2" w:rsidP="005411F0">
      <w:pPr>
        <w:pStyle w:val="Code"/>
      </w:pPr>
      <w:r w:rsidRPr="003D2BBB">
        <w:t xml:space="preserve">        {</w:t>
      </w:r>
    </w:p>
    <w:p w14:paraId="59DA4A20" w14:textId="77777777" w:rsidR="00AB36B2" w:rsidRPr="003D2BBB" w:rsidRDefault="00AB36B2" w:rsidP="005411F0">
      <w:pPr>
        <w:pStyle w:val="Code"/>
      </w:pPr>
      <w:r w:rsidRPr="003D2BBB">
        <w:t xml:space="preserve">            _session = session;</w:t>
      </w:r>
    </w:p>
    <w:p w14:paraId="265AA104" w14:textId="77777777" w:rsidR="00AB36B2" w:rsidRPr="003D2BBB" w:rsidRDefault="00AB36B2" w:rsidP="005411F0">
      <w:pPr>
        <w:pStyle w:val="Code"/>
      </w:pPr>
      <w:r w:rsidRPr="003D2BBB">
        <w:t xml:space="preserve">        }</w:t>
      </w:r>
    </w:p>
    <w:p w14:paraId="7DDFE5CC" w14:textId="77777777" w:rsidR="00AB36B2" w:rsidRPr="003D2BBB" w:rsidRDefault="00AB36B2" w:rsidP="005411F0">
      <w:pPr>
        <w:pStyle w:val="Code"/>
      </w:pPr>
    </w:p>
    <w:p w14:paraId="117FD107" w14:textId="77777777" w:rsidR="00AB36B2" w:rsidRPr="003D2BBB" w:rsidRDefault="00AB36B2" w:rsidP="005411F0">
      <w:pPr>
        <w:pStyle w:val="Code"/>
      </w:pPr>
      <w:r w:rsidRPr="003D2BBB">
        <w:t xml:space="preserve">        public Task ReplaceTaskUsers(long taskId, IEnumerable&lt;long&gt; userIds)</w:t>
      </w:r>
    </w:p>
    <w:p w14:paraId="6F82AE37" w14:textId="77777777" w:rsidR="00AB36B2" w:rsidRPr="003D2BBB" w:rsidRDefault="00AB36B2" w:rsidP="005411F0">
      <w:pPr>
        <w:pStyle w:val="Code"/>
      </w:pPr>
      <w:r w:rsidRPr="003D2BBB">
        <w:t xml:space="preserve">        {</w:t>
      </w:r>
    </w:p>
    <w:p w14:paraId="0362686C" w14:textId="77777777" w:rsidR="00AB36B2" w:rsidRPr="003D2BBB" w:rsidRDefault="00AB36B2" w:rsidP="005411F0">
      <w:pPr>
        <w:pStyle w:val="Code"/>
      </w:pPr>
      <w:r w:rsidRPr="003D2BBB">
        <w:t xml:space="preserve">            var task = GetValidTask(taskId);</w:t>
      </w:r>
    </w:p>
    <w:p w14:paraId="714CB533" w14:textId="77777777" w:rsidR="00AB36B2" w:rsidRPr="003D2BBB" w:rsidRDefault="00AB36B2" w:rsidP="005411F0">
      <w:pPr>
        <w:pStyle w:val="Code"/>
      </w:pPr>
    </w:p>
    <w:p w14:paraId="26D047AF" w14:textId="77777777" w:rsidR="00AB36B2" w:rsidRPr="003D2BBB" w:rsidRDefault="00AB36B2" w:rsidP="005411F0">
      <w:pPr>
        <w:pStyle w:val="Code"/>
      </w:pPr>
      <w:r w:rsidRPr="003D2BBB">
        <w:t xml:space="preserve">            UpdateTaskUsers(task, userIds, false);</w:t>
      </w:r>
    </w:p>
    <w:p w14:paraId="1F5ADC9E" w14:textId="77777777" w:rsidR="00AB36B2" w:rsidRPr="003D2BBB" w:rsidRDefault="00AB36B2" w:rsidP="005411F0">
      <w:pPr>
        <w:pStyle w:val="Code"/>
      </w:pPr>
    </w:p>
    <w:p w14:paraId="7BCE5D48" w14:textId="77777777" w:rsidR="00AB36B2" w:rsidRPr="003D2BBB" w:rsidRDefault="00AB36B2" w:rsidP="005411F0">
      <w:pPr>
        <w:pStyle w:val="Code"/>
      </w:pPr>
      <w:r w:rsidRPr="003D2BBB">
        <w:t xml:space="preserve">            _session.SaveOrUpdate(task);</w:t>
      </w:r>
    </w:p>
    <w:p w14:paraId="36DD82BA" w14:textId="77777777" w:rsidR="00AB36B2" w:rsidRPr="003D2BBB" w:rsidRDefault="00AB36B2" w:rsidP="005411F0">
      <w:pPr>
        <w:pStyle w:val="Code"/>
      </w:pPr>
    </w:p>
    <w:p w14:paraId="6AECDEE0" w14:textId="77777777" w:rsidR="00AB36B2" w:rsidRPr="003D2BBB" w:rsidRDefault="00AB36B2" w:rsidP="005411F0">
      <w:pPr>
        <w:pStyle w:val="Code"/>
      </w:pPr>
      <w:r w:rsidRPr="003D2BBB">
        <w:t xml:space="preserve">            return task;</w:t>
      </w:r>
    </w:p>
    <w:p w14:paraId="1C2F3841" w14:textId="77777777" w:rsidR="00AB36B2" w:rsidRPr="003D2BBB" w:rsidRDefault="00AB36B2" w:rsidP="005411F0">
      <w:pPr>
        <w:pStyle w:val="Code"/>
      </w:pPr>
      <w:r w:rsidRPr="003D2BBB">
        <w:t xml:space="preserve">        }</w:t>
      </w:r>
    </w:p>
    <w:p w14:paraId="5A8DD946" w14:textId="77777777" w:rsidR="00AB36B2" w:rsidRPr="003D2BBB" w:rsidRDefault="00AB36B2" w:rsidP="005411F0">
      <w:pPr>
        <w:pStyle w:val="Code"/>
      </w:pPr>
    </w:p>
    <w:p w14:paraId="0ED52D19" w14:textId="77777777" w:rsidR="00AB36B2" w:rsidRPr="003D2BBB" w:rsidRDefault="00AB36B2" w:rsidP="005411F0">
      <w:pPr>
        <w:pStyle w:val="Code"/>
      </w:pPr>
      <w:r w:rsidRPr="003D2BBB">
        <w:t xml:space="preserve">        public Task DeleteTaskUsers(long taskId)</w:t>
      </w:r>
    </w:p>
    <w:p w14:paraId="232FC351" w14:textId="77777777" w:rsidR="00AB36B2" w:rsidRPr="003D2BBB" w:rsidRDefault="00AB36B2" w:rsidP="005411F0">
      <w:pPr>
        <w:pStyle w:val="Code"/>
      </w:pPr>
      <w:r w:rsidRPr="003D2BBB">
        <w:t xml:space="preserve">        {</w:t>
      </w:r>
    </w:p>
    <w:p w14:paraId="7A64CCD8" w14:textId="77777777" w:rsidR="00AB36B2" w:rsidRPr="003D2BBB" w:rsidRDefault="00AB36B2" w:rsidP="005411F0">
      <w:pPr>
        <w:pStyle w:val="Code"/>
      </w:pPr>
      <w:r w:rsidRPr="003D2BBB">
        <w:t xml:space="preserve">            var task = GetValidTask(taskId);</w:t>
      </w:r>
    </w:p>
    <w:p w14:paraId="0813732F" w14:textId="77777777" w:rsidR="00AB36B2" w:rsidRPr="003D2BBB" w:rsidRDefault="00AB36B2" w:rsidP="005411F0">
      <w:pPr>
        <w:pStyle w:val="Code"/>
      </w:pPr>
    </w:p>
    <w:p w14:paraId="6D367729" w14:textId="77777777" w:rsidR="00AB36B2" w:rsidRPr="003D2BBB" w:rsidRDefault="00AB36B2" w:rsidP="005411F0">
      <w:pPr>
        <w:pStyle w:val="Code"/>
      </w:pPr>
      <w:r w:rsidRPr="003D2BBB">
        <w:t xml:space="preserve">            UpdateTaskUsers(task, null, false);</w:t>
      </w:r>
    </w:p>
    <w:p w14:paraId="5D865CB9" w14:textId="77777777" w:rsidR="00AB36B2" w:rsidRPr="003D2BBB" w:rsidRDefault="00AB36B2" w:rsidP="005411F0">
      <w:pPr>
        <w:pStyle w:val="Code"/>
      </w:pPr>
    </w:p>
    <w:p w14:paraId="06A016BA" w14:textId="77777777" w:rsidR="00AB36B2" w:rsidRPr="003D2BBB" w:rsidRDefault="00AB36B2" w:rsidP="005411F0">
      <w:pPr>
        <w:pStyle w:val="Code"/>
      </w:pPr>
      <w:r w:rsidRPr="003D2BBB">
        <w:t xml:space="preserve">            _session.SaveOrUpdate(task);</w:t>
      </w:r>
    </w:p>
    <w:p w14:paraId="4694982A" w14:textId="77777777" w:rsidR="00AB36B2" w:rsidRPr="003D2BBB" w:rsidRDefault="00AB36B2" w:rsidP="005411F0">
      <w:pPr>
        <w:pStyle w:val="Code"/>
      </w:pPr>
    </w:p>
    <w:p w14:paraId="4D9E5EBF" w14:textId="77777777" w:rsidR="00AB36B2" w:rsidRPr="003D2BBB" w:rsidRDefault="00AB36B2" w:rsidP="005411F0">
      <w:pPr>
        <w:pStyle w:val="Code"/>
      </w:pPr>
      <w:r w:rsidRPr="003D2BBB">
        <w:t xml:space="preserve">            return task;</w:t>
      </w:r>
    </w:p>
    <w:p w14:paraId="4FA596E8" w14:textId="77777777" w:rsidR="00AB36B2" w:rsidRPr="003D2BBB" w:rsidRDefault="00AB36B2" w:rsidP="005411F0">
      <w:pPr>
        <w:pStyle w:val="Code"/>
      </w:pPr>
      <w:r w:rsidRPr="003D2BBB">
        <w:t xml:space="preserve">        }</w:t>
      </w:r>
    </w:p>
    <w:p w14:paraId="1E9B341A" w14:textId="77777777" w:rsidR="00AB36B2" w:rsidRPr="003D2BBB" w:rsidRDefault="00AB36B2" w:rsidP="005411F0">
      <w:pPr>
        <w:pStyle w:val="Code"/>
      </w:pPr>
    </w:p>
    <w:p w14:paraId="432A798D" w14:textId="77777777" w:rsidR="00AB36B2" w:rsidRPr="003D2BBB" w:rsidRDefault="00AB36B2" w:rsidP="005411F0">
      <w:pPr>
        <w:pStyle w:val="Code"/>
      </w:pPr>
      <w:r w:rsidRPr="003D2BBB">
        <w:t xml:space="preserve">        public Task AddTaskUser(long taskId, long userId)</w:t>
      </w:r>
    </w:p>
    <w:p w14:paraId="4F85E13A" w14:textId="77777777" w:rsidR="00AB36B2" w:rsidRPr="003D2BBB" w:rsidRDefault="00AB36B2" w:rsidP="005411F0">
      <w:pPr>
        <w:pStyle w:val="Code"/>
      </w:pPr>
      <w:r w:rsidRPr="003D2BBB">
        <w:t xml:space="preserve">        {</w:t>
      </w:r>
    </w:p>
    <w:p w14:paraId="5E1E4117" w14:textId="77777777" w:rsidR="00AB36B2" w:rsidRPr="003D2BBB" w:rsidRDefault="00AB36B2" w:rsidP="005411F0">
      <w:pPr>
        <w:pStyle w:val="Code"/>
      </w:pPr>
      <w:r w:rsidRPr="003D2BBB">
        <w:t xml:space="preserve">            var task = GetValidTask(taskId);</w:t>
      </w:r>
    </w:p>
    <w:p w14:paraId="49B3F316" w14:textId="77777777" w:rsidR="00AB36B2" w:rsidRPr="003D2BBB" w:rsidRDefault="00AB36B2" w:rsidP="005411F0">
      <w:pPr>
        <w:pStyle w:val="Code"/>
      </w:pPr>
    </w:p>
    <w:p w14:paraId="178163C5" w14:textId="77777777" w:rsidR="00AB36B2" w:rsidRPr="003D2BBB" w:rsidRDefault="00AB36B2" w:rsidP="005411F0">
      <w:pPr>
        <w:pStyle w:val="Code"/>
      </w:pPr>
      <w:r w:rsidRPr="003D2BBB">
        <w:t xml:space="preserve">            UpdateTaskUsers(task, new[] {userId}, true);</w:t>
      </w:r>
    </w:p>
    <w:p w14:paraId="59DD28B3" w14:textId="77777777" w:rsidR="00AB36B2" w:rsidRPr="003D2BBB" w:rsidRDefault="00AB36B2" w:rsidP="005411F0">
      <w:pPr>
        <w:pStyle w:val="Code"/>
      </w:pPr>
    </w:p>
    <w:p w14:paraId="146F3458" w14:textId="77777777" w:rsidR="00AB36B2" w:rsidRPr="003D2BBB" w:rsidRDefault="00AB36B2" w:rsidP="005411F0">
      <w:pPr>
        <w:pStyle w:val="Code"/>
      </w:pPr>
      <w:r w:rsidRPr="003D2BBB">
        <w:t xml:space="preserve">            _session.SaveOrUpdate(task);</w:t>
      </w:r>
    </w:p>
    <w:p w14:paraId="0937DB3B" w14:textId="77777777" w:rsidR="00AB36B2" w:rsidRPr="003D2BBB" w:rsidRDefault="00AB36B2" w:rsidP="005411F0">
      <w:pPr>
        <w:pStyle w:val="Code"/>
      </w:pPr>
    </w:p>
    <w:p w14:paraId="3EE20FF2" w14:textId="77777777" w:rsidR="00AB36B2" w:rsidRPr="003D2BBB" w:rsidRDefault="00AB36B2" w:rsidP="005411F0">
      <w:pPr>
        <w:pStyle w:val="Code"/>
      </w:pPr>
      <w:r w:rsidRPr="003D2BBB">
        <w:t xml:space="preserve">            return task;</w:t>
      </w:r>
    </w:p>
    <w:p w14:paraId="018A8285" w14:textId="77777777" w:rsidR="00AB36B2" w:rsidRPr="003D2BBB" w:rsidRDefault="00AB36B2" w:rsidP="005411F0">
      <w:pPr>
        <w:pStyle w:val="Code"/>
      </w:pPr>
      <w:r w:rsidRPr="003D2BBB">
        <w:t xml:space="preserve">        }</w:t>
      </w:r>
    </w:p>
    <w:p w14:paraId="39BDE65C" w14:textId="77777777" w:rsidR="00AB36B2" w:rsidRPr="003D2BBB" w:rsidRDefault="00AB36B2" w:rsidP="005411F0">
      <w:pPr>
        <w:pStyle w:val="Code"/>
      </w:pPr>
    </w:p>
    <w:p w14:paraId="453B1A2F" w14:textId="77777777" w:rsidR="00AB36B2" w:rsidRPr="003D2BBB" w:rsidRDefault="00AB36B2" w:rsidP="005411F0">
      <w:pPr>
        <w:pStyle w:val="Code"/>
      </w:pPr>
      <w:r w:rsidRPr="003D2BBB">
        <w:t xml:space="preserve">        public Task DeleteTaskUser(long taskId, long userId)</w:t>
      </w:r>
    </w:p>
    <w:p w14:paraId="07685C50" w14:textId="77777777" w:rsidR="00AB36B2" w:rsidRPr="003D2BBB" w:rsidRDefault="00AB36B2" w:rsidP="005411F0">
      <w:pPr>
        <w:pStyle w:val="Code"/>
      </w:pPr>
      <w:r w:rsidRPr="003D2BBB">
        <w:t xml:space="preserve">        {</w:t>
      </w:r>
    </w:p>
    <w:p w14:paraId="49AA175E" w14:textId="77777777" w:rsidR="00AB36B2" w:rsidRPr="003D2BBB" w:rsidRDefault="00AB36B2" w:rsidP="005411F0">
      <w:pPr>
        <w:pStyle w:val="Code"/>
      </w:pPr>
      <w:r w:rsidRPr="003D2BBB">
        <w:t xml:space="preserve">            var task = GetValidTask(taskId);</w:t>
      </w:r>
    </w:p>
    <w:p w14:paraId="1D4F54BB" w14:textId="77777777" w:rsidR="00AB36B2" w:rsidRPr="003D2BBB" w:rsidRDefault="00AB36B2" w:rsidP="005411F0">
      <w:pPr>
        <w:pStyle w:val="Code"/>
      </w:pPr>
    </w:p>
    <w:p w14:paraId="07724CC6" w14:textId="77777777" w:rsidR="00AB36B2" w:rsidRPr="003D2BBB" w:rsidRDefault="00AB36B2" w:rsidP="005411F0">
      <w:pPr>
        <w:pStyle w:val="Code"/>
      </w:pPr>
      <w:r w:rsidRPr="003D2BBB">
        <w:t xml:space="preserve">            var user = task.Users.FirstOrDefault(x =&gt; x.UserId == userId);</w:t>
      </w:r>
    </w:p>
    <w:p w14:paraId="46F7FC4E" w14:textId="77777777" w:rsidR="00AB36B2" w:rsidRPr="003D2BBB" w:rsidRDefault="00AB36B2" w:rsidP="005411F0">
      <w:pPr>
        <w:pStyle w:val="Code"/>
      </w:pPr>
      <w:r w:rsidRPr="003D2BBB">
        <w:t xml:space="preserve">            if (user != null)</w:t>
      </w:r>
    </w:p>
    <w:p w14:paraId="329714E7" w14:textId="77777777" w:rsidR="00AB36B2" w:rsidRPr="003D2BBB" w:rsidRDefault="00AB36B2" w:rsidP="005411F0">
      <w:pPr>
        <w:pStyle w:val="Code"/>
      </w:pPr>
      <w:r w:rsidRPr="003D2BBB">
        <w:t xml:space="preserve">            {</w:t>
      </w:r>
    </w:p>
    <w:p w14:paraId="6909B037" w14:textId="77777777" w:rsidR="00AB36B2" w:rsidRPr="003D2BBB" w:rsidRDefault="00AB36B2" w:rsidP="005411F0">
      <w:pPr>
        <w:pStyle w:val="Code"/>
      </w:pPr>
      <w:r w:rsidRPr="003D2BBB">
        <w:t xml:space="preserve">                task.Users.Remove(user);</w:t>
      </w:r>
    </w:p>
    <w:p w14:paraId="33BA2711" w14:textId="77777777" w:rsidR="00AB36B2" w:rsidRPr="003D2BBB" w:rsidRDefault="00AB36B2" w:rsidP="005411F0">
      <w:pPr>
        <w:pStyle w:val="Code"/>
      </w:pPr>
      <w:r w:rsidRPr="003D2BBB">
        <w:t xml:space="preserve">                _session.SaveOrUpdate(task);</w:t>
      </w:r>
    </w:p>
    <w:p w14:paraId="07797F09" w14:textId="77777777" w:rsidR="00AB36B2" w:rsidRPr="003D2BBB" w:rsidRDefault="00AB36B2" w:rsidP="005411F0">
      <w:pPr>
        <w:pStyle w:val="Code"/>
      </w:pPr>
      <w:r w:rsidRPr="003D2BBB">
        <w:t xml:space="preserve">            }</w:t>
      </w:r>
    </w:p>
    <w:p w14:paraId="5B0B3729" w14:textId="77777777" w:rsidR="00AB36B2" w:rsidRPr="003D2BBB" w:rsidRDefault="00AB36B2" w:rsidP="005411F0">
      <w:pPr>
        <w:pStyle w:val="Code"/>
      </w:pPr>
    </w:p>
    <w:p w14:paraId="58501741" w14:textId="77777777" w:rsidR="00AB36B2" w:rsidRPr="003D2BBB" w:rsidRDefault="00AB36B2" w:rsidP="005411F0">
      <w:pPr>
        <w:pStyle w:val="Code"/>
      </w:pPr>
      <w:r w:rsidRPr="003D2BBB">
        <w:t xml:space="preserve">            return task;</w:t>
      </w:r>
    </w:p>
    <w:p w14:paraId="13990004" w14:textId="77777777" w:rsidR="00AB36B2" w:rsidRPr="003D2BBB" w:rsidRDefault="00AB36B2" w:rsidP="005411F0">
      <w:pPr>
        <w:pStyle w:val="Code"/>
      </w:pPr>
      <w:r w:rsidRPr="003D2BBB">
        <w:t xml:space="preserve">        }</w:t>
      </w:r>
    </w:p>
    <w:p w14:paraId="6FA26667" w14:textId="77777777" w:rsidR="00AB36B2" w:rsidRPr="003D2BBB" w:rsidRDefault="00AB36B2" w:rsidP="005411F0">
      <w:pPr>
        <w:pStyle w:val="Code"/>
      </w:pPr>
    </w:p>
    <w:p w14:paraId="443F6C29" w14:textId="77777777" w:rsidR="00AB36B2" w:rsidRPr="003D2BBB" w:rsidRDefault="00AB36B2" w:rsidP="005411F0">
      <w:pPr>
        <w:pStyle w:val="Code"/>
      </w:pPr>
      <w:r w:rsidRPr="003D2BBB">
        <w:t xml:space="preserve">        public virtual Task GetValidTask(long taskId)</w:t>
      </w:r>
    </w:p>
    <w:p w14:paraId="50254CB7" w14:textId="77777777" w:rsidR="00AB36B2" w:rsidRPr="003D2BBB" w:rsidRDefault="00AB36B2" w:rsidP="005411F0">
      <w:pPr>
        <w:pStyle w:val="Code"/>
      </w:pPr>
      <w:r w:rsidRPr="003D2BBB">
        <w:t xml:space="preserve">        {</w:t>
      </w:r>
    </w:p>
    <w:p w14:paraId="41FCF0EE" w14:textId="77777777" w:rsidR="00AB36B2" w:rsidRPr="003D2BBB" w:rsidRDefault="00AB36B2" w:rsidP="005411F0">
      <w:pPr>
        <w:pStyle w:val="Code"/>
      </w:pPr>
      <w:r w:rsidRPr="003D2BBB">
        <w:t xml:space="preserve">            var task = _session.Get&lt;Task&gt;(taskId);</w:t>
      </w:r>
    </w:p>
    <w:p w14:paraId="1FB3BC3F" w14:textId="77777777" w:rsidR="00AB36B2" w:rsidRPr="003D2BBB" w:rsidRDefault="00AB36B2" w:rsidP="005411F0">
      <w:pPr>
        <w:pStyle w:val="Code"/>
      </w:pPr>
      <w:r w:rsidRPr="003D2BBB">
        <w:t xml:space="preserve">            if (task == null)</w:t>
      </w:r>
    </w:p>
    <w:p w14:paraId="4D4971EF" w14:textId="77777777" w:rsidR="00AB36B2" w:rsidRPr="003D2BBB" w:rsidRDefault="00AB36B2" w:rsidP="005411F0">
      <w:pPr>
        <w:pStyle w:val="Code"/>
      </w:pPr>
      <w:r w:rsidRPr="003D2BBB">
        <w:t xml:space="preserve">            {</w:t>
      </w:r>
    </w:p>
    <w:p w14:paraId="15A4CEBE" w14:textId="77777777" w:rsidR="00AB36B2" w:rsidRPr="003D2BBB" w:rsidRDefault="00AB36B2" w:rsidP="005411F0">
      <w:pPr>
        <w:pStyle w:val="Code"/>
      </w:pPr>
      <w:r w:rsidRPr="003D2BBB">
        <w:t xml:space="preserve">                throw new RootObjectNotFoundException("Task not found");</w:t>
      </w:r>
    </w:p>
    <w:p w14:paraId="6E9C1E98" w14:textId="77777777" w:rsidR="00AB36B2" w:rsidRPr="003D2BBB" w:rsidRDefault="00AB36B2" w:rsidP="005411F0">
      <w:pPr>
        <w:pStyle w:val="Code"/>
      </w:pPr>
      <w:r w:rsidRPr="003D2BBB">
        <w:t xml:space="preserve">            }</w:t>
      </w:r>
    </w:p>
    <w:p w14:paraId="764EA9AC" w14:textId="77777777" w:rsidR="00AB36B2" w:rsidRPr="003D2BBB" w:rsidRDefault="00AB36B2" w:rsidP="005411F0">
      <w:pPr>
        <w:pStyle w:val="Code"/>
      </w:pPr>
    </w:p>
    <w:p w14:paraId="42D02073" w14:textId="77777777" w:rsidR="00AB36B2" w:rsidRPr="003D2BBB" w:rsidRDefault="00AB36B2" w:rsidP="005411F0">
      <w:pPr>
        <w:pStyle w:val="Code"/>
      </w:pPr>
      <w:r w:rsidRPr="003D2BBB">
        <w:t xml:space="preserve">            return task;</w:t>
      </w:r>
    </w:p>
    <w:p w14:paraId="4579A415" w14:textId="77777777" w:rsidR="00AB36B2" w:rsidRPr="003D2BBB" w:rsidRDefault="00AB36B2" w:rsidP="005411F0">
      <w:pPr>
        <w:pStyle w:val="Code"/>
      </w:pPr>
      <w:r w:rsidRPr="003D2BBB">
        <w:t xml:space="preserve">        }</w:t>
      </w:r>
    </w:p>
    <w:p w14:paraId="66989E55" w14:textId="77777777" w:rsidR="00AB36B2" w:rsidRPr="003D2BBB" w:rsidRDefault="00AB36B2" w:rsidP="005411F0">
      <w:pPr>
        <w:pStyle w:val="Code"/>
      </w:pPr>
    </w:p>
    <w:p w14:paraId="07FF0184" w14:textId="77777777" w:rsidR="00AB36B2" w:rsidRPr="003D2BBB" w:rsidRDefault="00AB36B2" w:rsidP="005411F0">
      <w:pPr>
        <w:pStyle w:val="Code"/>
      </w:pPr>
      <w:r w:rsidRPr="003D2BBB">
        <w:t xml:space="preserve">        public virtual User GetValidUser(long userId)</w:t>
      </w:r>
    </w:p>
    <w:p w14:paraId="5CE9E83D" w14:textId="77777777" w:rsidR="00AB36B2" w:rsidRPr="003D2BBB" w:rsidRDefault="00AB36B2" w:rsidP="005411F0">
      <w:pPr>
        <w:pStyle w:val="Code"/>
      </w:pPr>
      <w:r w:rsidRPr="003D2BBB">
        <w:t xml:space="preserve">        {</w:t>
      </w:r>
    </w:p>
    <w:p w14:paraId="147F4A59" w14:textId="77777777" w:rsidR="00AB36B2" w:rsidRPr="003D2BBB" w:rsidRDefault="00AB36B2" w:rsidP="005411F0">
      <w:pPr>
        <w:pStyle w:val="Code"/>
      </w:pPr>
      <w:r w:rsidRPr="003D2BBB">
        <w:t xml:space="preserve">            var user = _session.Get&lt;User&gt;(userId);</w:t>
      </w:r>
    </w:p>
    <w:p w14:paraId="7253F82B" w14:textId="77777777" w:rsidR="00AB36B2" w:rsidRPr="003D2BBB" w:rsidRDefault="00AB36B2" w:rsidP="005411F0">
      <w:pPr>
        <w:pStyle w:val="Code"/>
      </w:pPr>
      <w:r w:rsidRPr="003D2BBB">
        <w:t xml:space="preserve">            if (user == null)</w:t>
      </w:r>
    </w:p>
    <w:p w14:paraId="1A648089" w14:textId="77777777" w:rsidR="00AB36B2" w:rsidRPr="003D2BBB" w:rsidRDefault="00AB36B2" w:rsidP="005411F0">
      <w:pPr>
        <w:pStyle w:val="Code"/>
      </w:pPr>
      <w:r w:rsidRPr="003D2BBB">
        <w:t xml:space="preserve">            {</w:t>
      </w:r>
    </w:p>
    <w:p w14:paraId="1CA3C570" w14:textId="77777777" w:rsidR="00AB36B2" w:rsidRPr="003D2BBB" w:rsidRDefault="00AB36B2" w:rsidP="005411F0">
      <w:pPr>
        <w:pStyle w:val="Code"/>
      </w:pPr>
      <w:r w:rsidRPr="003D2BBB">
        <w:t xml:space="preserve">                throw new ChildObjectNotFoundException("User not found");</w:t>
      </w:r>
    </w:p>
    <w:p w14:paraId="51DA1FF8" w14:textId="77777777" w:rsidR="00AB36B2" w:rsidRPr="003D2BBB" w:rsidRDefault="00AB36B2" w:rsidP="005411F0">
      <w:pPr>
        <w:pStyle w:val="Code"/>
      </w:pPr>
      <w:r w:rsidRPr="003D2BBB">
        <w:t xml:space="preserve">            }</w:t>
      </w:r>
    </w:p>
    <w:p w14:paraId="38095578" w14:textId="77777777" w:rsidR="00AB36B2" w:rsidRPr="003D2BBB" w:rsidRDefault="00AB36B2" w:rsidP="005411F0">
      <w:pPr>
        <w:pStyle w:val="Code"/>
      </w:pPr>
    </w:p>
    <w:p w14:paraId="5920B768" w14:textId="77777777" w:rsidR="00AB36B2" w:rsidRPr="003D2BBB" w:rsidRDefault="00AB36B2" w:rsidP="005411F0">
      <w:pPr>
        <w:pStyle w:val="Code"/>
      </w:pPr>
      <w:r w:rsidRPr="003D2BBB">
        <w:t xml:space="preserve">            return user;</w:t>
      </w:r>
    </w:p>
    <w:p w14:paraId="5728F050" w14:textId="77777777" w:rsidR="00AB36B2" w:rsidRPr="003D2BBB" w:rsidRDefault="00AB36B2" w:rsidP="005411F0">
      <w:pPr>
        <w:pStyle w:val="Code"/>
      </w:pPr>
      <w:r w:rsidRPr="003D2BBB">
        <w:t xml:space="preserve">        }</w:t>
      </w:r>
    </w:p>
    <w:p w14:paraId="58981D9B" w14:textId="77777777" w:rsidR="00AB36B2" w:rsidRPr="003D2BBB" w:rsidRDefault="00AB36B2" w:rsidP="005411F0">
      <w:pPr>
        <w:pStyle w:val="Code"/>
      </w:pPr>
    </w:p>
    <w:p w14:paraId="5EB49667" w14:textId="77777777" w:rsidR="00AB36B2" w:rsidRPr="003D2BBB" w:rsidRDefault="00AB36B2" w:rsidP="005411F0">
      <w:pPr>
        <w:pStyle w:val="Code"/>
      </w:pPr>
      <w:r w:rsidRPr="003D2BBB">
        <w:t xml:space="preserve">        public virtual void UpdateTaskUsers(Task task, IEnumerable&lt;long&gt; userIds, bool appendToExisting)</w:t>
      </w:r>
    </w:p>
    <w:p w14:paraId="50FAD81D" w14:textId="77777777" w:rsidR="00AB36B2" w:rsidRPr="003D2BBB" w:rsidRDefault="00AB36B2" w:rsidP="005411F0">
      <w:pPr>
        <w:pStyle w:val="Code"/>
      </w:pPr>
      <w:r w:rsidRPr="003D2BBB">
        <w:t xml:space="preserve">        {</w:t>
      </w:r>
    </w:p>
    <w:p w14:paraId="4241C38D" w14:textId="77777777" w:rsidR="00AB36B2" w:rsidRPr="003D2BBB" w:rsidRDefault="00AB36B2" w:rsidP="005411F0">
      <w:pPr>
        <w:pStyle w:val="Code"/>
      </w:pPr>
      <w:r w:rsidRPr="003D2BBB">
        <w:t xml:space="preserve">            if (!appendToExisting)</w:t>
      </w:r>
    </w:p>
    <w:p w14:paraId="6FF7CB17" w14:textId="77777777" w:rsidR="00AB36B2" w:rsidRPr="003D2BBB" w:rsidRDefault="00AB36B2" w:rsidP="005411F0">
      <w:pPr>
        <w:pStyle w:val="Code"/>
      </w:pPr>
      <w:r w:rsidRPr="003D2BBB">
        <w:t xml:space="preserve">            {</w:t>
      </w:r>
    </w:p>
    <w:p w14:paraId="10372D84" w14:textId="77777777" w:rsidR="00AB36B2" w:rsidRPr="003D2BBB" w:rsidRDefault="00AB36B2" w:rsidP="005411F0">
      <w:pPr>
        <w:pStyle w:val="Code"/>
      </w:pPr>
      <w:r w:rsidRPr="003D2BBB">
        <w:t xml:space="preserve">                task.Users.Clear();</w:t>
      </w:r>
    </w:p>
    <w:p w14:paraId="2FD9D3AE" w14:textId="77777777" w:rsidR="00AB36B2" w:rsidRPr="003D2BBB" w:rsidRDefault="00AB36B2" w:rsidP="005411F0">
      <w:pPr>
        <w:pStyle w:val="Code"/>
      </w:pPr>
      <w:r w:rsidRPr="003D2BBB">
        <w:t xml:space="preserve">            }</w:t>
      </w:r>
    </w:p>
    <w:p w14:paraId="529A92ED" w14:textId="77777777" w:rsidR="00AB36B2" w:rsidRPr="003D2BBB" w:rsidRDefault="00AB36B2" w:rsidP="005411F0">
      <w:pPr>
        <w:pStyle w:val="Code"/>
      </w:pPr>
    </w:p>
    <w:p w14:paraId="0F036A56" w14:textId="77777777" w:rsidR="00AB36B2" w:rsidRPr="003D2BBB" w:rsidRDefault="00AB36B2" w:rsidP="005411F0">
      <w:pPr>
        <w:pStyle w:val="Code"/>
      </w:pPr>
      <w:r w:rsidRPr="003D2BBB">
        <w:t xml:space="preserve">            if (userIds != null)</w:t>
      </w:r>
    </w:p>
    <w:p w14:paraId="11132FB9" w14:textId="77777777" w:rsidR="00AB36B2" w:rsidRPr="003D2BBB" w:rsidRDefault="00AB36B2" w:rsidP="005411F0">
      <w:pPr>
        <w:pStyle w:val="Code"/>
      </w:pPr>
      <w:r w:rsidRPr="003D2BBB">
        <w:t xml:space="preserve">            {</w:t>
      </w:r>
    </w:p>
    <w:p w14:paraId="281A94D0" w14:textId="77777777" w:rsidR="00AB36B2" w:rsidRPr="003D2BBB" w:rsidRDefault="00AB36B2" w:rsidP="005411F0">
      <w:pPr>
        <w:pStyle w:val="Code"/>
      </w:pPr>
      <w:r w:rsidRPr="003D2BBB">
        <w:t xml:space="preserve">                foreach (var user in userIds.Select(GetValidUser))</w:t>
      </w:r>
    </w:p>
    <w:p w14:paraId="1ECBC9C7" w14:textId="77777777" w:rsidR="00AB36B2" w:rsidRPr="003D2BBB" w:rsidRDefault="00AB36B2" w:rsidP="005411F0">
      <w:pPr>
        <w:pStyle w:val="Code"/>
      </w:pPr>
      <w:r w:rsidRPr="003D2BBB">
        <w:t xml:space="preserve">                {</w:t>
      </w:r>
    </w:p>
    <w:p w14:paraId="0B08A572" w14:textId="77777777" w:rsidR="00AB36B2" w:rsidRPr="003D2BBB" w:rsidRDefault="00AB36B2" w:rsidP="005411F0">
      <w:pPr>
        <w:pStyle w:val="Code"/>
      </w:pPr>
      <w:r w:rsidRPr="003D2BBB">
        <w:t xml:space="preserve">                    if (!task.Users.Contains(user))</w:t>
      </w:r>
    </w:p>
    <w:p w14:paraId="65BFCB32" w14:textId="77777777" w:rsidR="00AB36B2" w:rsidRPr="003D2BBB" w:rsidRDefault="00AB36B2" w:rsidP="005411F0">
      <w:pPr>
        <w:pStyle w:val="Code"/>
      </w:pPr>
      <w:r w:rsidRPr="003D2BBB">
        <w:t xml:space="preserve">                    {</w:t>
      </w:r>
    </w:p>
    <w:p w14:paraId="09E333A1" w14:textId="77777777" w:rsidR="00AB36B2" w:rsidRPr="003D2BBB" w:rsidRDefault="00AB36B2" w:rsidP="005411F0">
      <w:pPr>
        <w:pStyle w:val="Code"/>
      </w:pPr>
      <w:r w:rsidRPr="003D2BBB">
        <w:t xml:space="preserve">                        task.Users.Add(user);</w:t>
      </w:r>
    </w:p>
    <w:p w14:paraId="6C4061A1" w14:textId="77777777" w:rsidR="00AB36B2" w:rsidRPr="003D2BBB" w:rsidRDefault="00AB36B2" w:rsidP="005411F0">
      <w:pPr>
        <w:pStyle w:val="Code"/>
      </w:pPr>
      <w:r w:rsidRPr="003D2BBB">
        <w:t xml:space="preserve">                    }</w:t>
      </w:r>
    </w:p>
    <w:p w14:paraId="7CEE5BE4" w14:textId="77777777" w:rsidR="00AB36B2" w:rsidRPr="003D2BBB" w:rsidRDefault="00AB36B2" w:rsidP="005411F0">
      <w:pPr>
        <w:pStyle w:val="Code"/>
      </w:pPr>
      <w:r w:rsidRPr="003D2BBB">
        <w:t xml:space="preserve">                }</w:t>
      </w:r>
    </w:p>
    <w:p w14:paraId="5F482426" w14:textId="77777777" w:rsidR="00AB36B2" w:rsidRPr="003D2BBB" w:rsidRDefault="00AB36B2" w:rsidP="005411F0">
      <w:pPr>
        <w:pStyle w:val="Code"/>
      </w:pPr>
      <w:r w:rsidRPr="003D2BBB">
        <w:t xml:space="preserve">            }</w:t>
      </w:r>
    </w:p>
    <w:p w14:paraId="6D9FBC6A" w14:textId="77777777" w:rsidR="00AB36B2" w:rsidRPr="003D2BBB" w:rsidRDefault="00AB36B2" w:rsidP="005411F0">
      <w:pPr>
        <w:pStyle w:val="Code"/>
      </w:pPr>
      <w:r w:rsidRPr="003D2BBB">
        <w:t xml:space="preserve">        }</w:t>
      </w:r>
    </w:p>
    <w:p w14:paraId="240C1CF4" w14:textId="77777777" w:rsidR="00AB36B2" w:rsidRPr="003D2BBB" w:rsidRDefault="00AB36B2" w:rsidP="005411F0">
      <w:pPr>
        <w:pStyle w:val="Code"/>
      </w:pPr>
      <w:r w:rsidRPr="003D2BBB">
        <w:t xml:space="preserve">    }</w:t>
      </w:r>
    </w:p>
    <w:p w14:paraId="7FBF8C96" w14:textId="77777777" w:rsidR="00AB36B2" w:rsidRDefault="00AB36B2" w:rsidP="005411F0">
      <w:pPr>
        <w:pStyle w:val="Code"/>
      </w:pPr>
      <w:commentRangeStart w:id="15"/>
      <w:r w:rsidRPr="003D2BBB">
        <w:t>}</w:t>
      </w:r>
      <w:commentRangeEnd w:id="15"/>
      <w:r w:rsidR="001435DB">
        <w:rPr>
          <w:rStyle w:val="CommentReference"/>
          <w:rFonts w:ascii="Times" w:hAnsi="Times"/>
          <w:noProof w:val="0"/>
        </w:rPr>
        <w:commentReference w:id="15"/>
      </w:r>
    </w:p>
    <w:bookmarkEnd w:id="8"/>
    <w:bookmarkEnd w:id="9"/>
    <w:bookmarkEnd w:id="10"/>
    <w:bookmarkEnd w:id="11"/>
    <w:p w14:paraId="72814F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5D0E907" w14:textId="77777777" w:rsidR="00AB36B2" w:rsidRDefault="00AB36B2" w:rsidP="005411F0">
      <w:pPr>
        <w:pStyle w:val="Code"/>
      </w:pPr>
      <w:bookmarkStart w:id="16" w:name="OLE_LINK1"/>
      <w:bookmarkStart w:id="17" w:name="OLE_LINK2"/>
      <w:bookmarkStart w:id="18" w:name="OLE_LINK116"/>
      <w:bookmarkStart w:id="19" w:name="OLE_LINK9"/>
      <w:bookmarkStart w:id="20" w:name="OLE_LINK10"/>
      <w:bookmarkStart w:id="21" w:name="OLE_LINK206"/>
      <w:r w:rsidRPr="003D2BBB">
        <w:t>container.Bind&lt;IUpdateTaskQueryProcessor&gt;().To&lt;UpdateTaskQueryProcessor&gt;().InRequestScope();</w:t>
      </w:r>
      <w:bookmarkEnd w:id="16"/>
      <w:bookmarkEnd w:id="17"/>
      <w:bookmarkEnd w:id="18"/>
    </w:p>
    <w:bookmarkEnd w:id="19"/>
    <w:bookmarkEnd w:id="20"/>
    <w:bookmarkEnd w:id="21"/>
    <w:p w14:paraId="1A88A90E" w14:textId="77777777" w:rsidR="00AB36B2" w:rsidRDefault="00AB36B2" w:rsidP="003435C7">
      <w:pPr>
        <w:pStyle w:val="BodyText"/>
      </w:pPr>
      <w:r>
        <w:lastRenderedPageBreak/>
        <w:t>Note that three of the four interface methods (</w:t>
      </w:r>
      <w:r w:rsidRPr="006460F9">
        <w:rPr>
          <w:rStyle w:val="CodeInline"/>
        </w:rPr>
        <w:t>ReplaceTaskUsers</w:t>
      </w:r>
      <w:r>
        <w:t xml:space="preserve">, </w:t>
      </w:r>
      <w:r w:rsidRPr="006460F9">
        <w:rPr>
          <w:rStyle w:val="CodeInline"/>
        </w:rPr>
        <w:t>DeleteTaskUsers</w:t>
      </w:r>
      <w:r>
        <w:t xml:space="preserve">, and </w:t>
      </w:r>
      <w:r w:rsidRPr="006460F9">
        <w:rPr>
          <w:rStyle w:val="CodeInline"/>
        </w:rPr>
        <w:t>AddTaskUser</w:t>
      </w:r>
      <w:r>
        <w:t xml:space="preserve">) 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 via the </w:t>
      </w:r>
      <w:r w:rsidRPr="006460F9">
        <w:rPr>
          <w:rStyle w:val="CodeInline"/>
        </w:rPr>
        <w:t>UpdateTaskUsers</w:t>
      </w:r>
      <w:r>
        <w:t xml:space="preserve"> method. Finally, the updated </w:t>
      </w:r>
      <w:r w:rsidRPr="006460F9">
        <w:rPr>
          <w:rStyle w:val="CodeInline"/>
        </w:rPr>
        <w:t>Task</w:t>
      </w:r>
      <w:r>
        <w:t xml:space="preserve"> is persisted back to the database with its updated Users associations.</w:t>
      </w:r>
    </w:p>
    <w:p w14:paraId="07CA4D10" w14:textId="77777777" w:rsidR="00AB36B2" w:rsidRDefault="00AB36B2" w:rsidP="003435C7">
      <w:pPr>
        <w:pStyle w:val="BodyTex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 as directed by the calling method to produce the desired result.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(remember that term from Chapter 2?) of the operations that rely upon this method.</w:t>
      </w:r>
    </w:p>
    <w:p w14:paraId="76FB2385" w14:textId="77777777" w:rsidR="00AB36B2" w:rsidRDefault="00AB36B2" w:rsidP="003435C7">
      <w:pPr>
        <w:pStyle w:val="BodyText"/>
      </w:pPr>
      <w:r>
        <w:t xml:space="preserve">The only other non-trivial method is </w:t>
      </w:r>
      <w:r w:rsidRPr="00561D41">
        <w:rPr>
          <w:rStyle w:val="CodeInline"/>
        </w:rPr>
        <w:t>DeleteTaskUser</w:t>
      </w:r>
      <w:r>
        <w:t>. This method supports the idempotence of the "remove the user from the task" operation by first ensuring that the specified user is still associated with the task before trying to break the association.</w:t>
      </w:r>
    </w:p>
    <w:p w14:paraId="1B8E94D0" w14:textId="77777777" w:rsidR="00AB36B2" w:rsidRDefault="00AB36B2" w:rsidP="003435C7">
      <w:pPr>
        <w:pStyle w:val="BodyText"/>
      </w:pPr>
      <w:r>
        <w:t>The next dependency to implement is also simple; in fact, simpler than the query processor we just discussed. Implement it as follows:</w:t>
      </w:r>
    </w:p>
    <w:p w14:paraId="47EFADD4" w14:textId="77777777" w:rsidR="00AB36B2" w:rsidRDefault="00AB36B2" w:rsidP="005411F0">
      <w:pPr>
        <w:pStyle w:val="CodeCaption"/>
      </w:pPr>
      <w:r w:rsidRPr="0099344D">
        <w:t>ITaskUsersMaintenanceProcessor</w:t>
      </w:r>
      <w:r>
        <w:t xml:space="preserve"> Interface</w:t>
      </w:r>
    </w:p>
    <w:p w14:paraId="50EC75AE" w14:textId="77777777" w:rsidR="00AB36B2" w:rsidRPr="00F269BA" w:rsidRDefault="00AB36B2" w:rsidP="005411F0">
      <w:pPr>
        <w:pStyle w:val="Code"/>
      </w:pPr>
      <w:bookmarkStart w:id="22" w:name="OLE_LINK117"/>
      <w:bookmarkStart w:id="23" w:name="OLE_LINK118"/>
      <w:bookmarkStart w:id="24" w:name="OLE_LINK207"/>
      <w:bookmarkStart w:id="25" w:name="OLE_LINK11"/>
      <w:bookmarkStart w:id="26" w:name="OLE_LINK12"/>
      <w:r w:rsidRPr="00F269BA">
        <w:t>using System.Collections.Generic;</w:t>
      </w:r>
    </w:p>
    <w:p w14:paraId="1A6B81FC" w14:textId="77777777" w:rsidR="00AB36B2" w:rsidRPr="00F269BA" w:rsidRDefault="00AB36B2" w:rsidP="005411F0">
      <w:pPr>
        <w:pStyle w:val="Code"/>
      </w:pPr>
      <w:r w:rsidRPr="00F269BA">
        <w:t>using WebApi2Book.Web.Api.Models;</w:t>
      </w:r>
    </w:p>
    <w:p w14:paraId="296657FF" w14:textId="77777777" w:rsidR="00AB36B2" w:rsidRPr="00F269BA" w:rsidRDefault="00AB36B2" w:rsidP="005411F0">
      <w:pPr>
        <w:pStyle w:val="Code"/>
      </w:pPr>
    </w:p>
    <w:p w14:paraId="564A94FF" w14:textId="77777777" w:rsidR="00AB36B2" w:rsidRPr="00F269BA" w:rsidRDefault="00AB36B2" w:rsidP="005411F0">
      <w:pPr>
        <w:pStyle w:val="Code"/>
      </w:pPr>
      <w:r w:rsidRPr="00F269BA">
        <w:t>namespace WebApi2Book.Web.Api.MaintenanceProcessing</w:t>
      </w:r>
    </w:p>
    <w:p w14:paraId="0642DFCB" w14:textId="77777777" w:rsidR="00AB36B2" w:rsidRPr="00F269BA" w:rsidRDefault="00AB36B2" w:rsidP="005411F0">
      <w:pPr>
        <w:pStyle w:val="Code"/>
      </w:pPr>
      <w:r w:rsidRPr="00F269BA">
        <w:t>{</w:t>
      </w:r>
    </w:p>
    <w:p w14:paraId="4E902A77" w14:textId="77777777" w:rsidR="00AB36B2" w:rsidRPr="00F269BA" w:rsidRDefault="00AB36B2" w:rsidP="005411F0">
      <w:pPr>
        <w:pStyle w:val="Code"/>
      </w:pPr>
      <w:r w:rsidRPr="00F269BA">
        <w:t xml:space="preserve">    public interface ITaskUsersMaintenanceProcessor</w:t>
      </w:r>
    </w:p>
    <w:p w14:paraId="0BB9E828" w14:textId="77777777" w:rsidR="00AB36B2" w:rsidRPr="00F269BA" w:rsidRDefault="00AB36B2" w:rsidP="005411F0">
      <w:pPr>
        <w:pStyle w:val="Code"/>
      </w:pPr>
      <w:r w:rsidRPr="00F269BA">
        <w:t xml:space="preserve">    {</w:t>
      </w:r>
    </w:p>
    <w:p w14:paraId="760C0099" w14:textId="77777777" w:rsidR="00AB36B2" w:rsidRPr="00F269BA" w:rsidRDefault="00AB36B2" w:rsidP="005411F0">
      <w:pPr>
        <w:pStyle w:val="Code"/>
      </w:pPr>
      <w:r w:rsidRPr="00F269BA">
        <w:t xml:space="preserve">        Task ReplaceTaskUsers(long taskId, IEnumerable&lt;long&gt; userIds);</w:t>
      </w:r>
    </w:p>
    <w:p w14:paraId="457FE505" w14:textId="77777777" w:rsidR="00AB36B2" w:rsidRPr="00F269BA" w:rsidRDefault="00AB36B2" w:rsidP="005411F0">
      <w:pPr>
        <w:pStyle w:val="Code"/>
      </w:pPr>
      <w:r w:rsidRPr="00F269BA">
        <w:t xml:space="preserve">        Task DeleteTaskUsers(long taskId);</w:t>
      </w:r>
    </w:p>
    <w:p w14:paraId="5681B8F9" w14:textId="77777777" w:rsidR="00AB36B2" w:rsidRPr="00F269BA" w:rsidRDefault="00AB36B2" w:rsidP="005411F0">
      <w:pPr>
        <w:pStyle w:val="Code"/>
      </w:pPr>
      <w:r w:rsidRPr="00F269BA">
        <w:t xml:space="preserve">        Task AddTaskUser(long taskId, long userId);</w:t>
      </w:r>
    </w:p>
    <w:p w14:paraId="49A1FF39" w14:textId="77777777" w:rsidR="00AB36B2" w:rsidRPr="00F269BA" w:rsidRDefault="00AB36B2" w:rsidP="005411F0">
      <w:pPr>
        <w:pStyle w:val="Code"/>
      </w:pPr>
      <w:r w:rsidRPr="00F269BA">
        <w:t xml:space="preserve">        Task DeleteTaskUser(long taskId, long userId);</w:t>
      </w:r>
    </w:p>
    <w:p w14:paraId="66C91495" w14:textId="77777777" w:rsidR="00AB36B2" w:rsidRPr="00F269BA" w:rsidRDefault="00AB36B2" w:rsidP="005411F0">
      <w:pPr>
        <w:pStyle w:val="Code"/>
      </w:pPr>
      <w:r w:rsidRPr="00F269BA">
        <w:t xml:space="preserve">    }</w:t>
      </w:r>
    </w:p>
    <w:p w14:paraId="4B278107" w14:textId="77777777" w:rsidR="00AB36B2" w:rsidRDefault="00AB36B2" w:rsidP="005411F0">
      <w:pPr>
        <w:pStyle w:val="Code"/>
      </w:pPr>
      <w:r w:rsidRPr="00F269BA">
        <w:t>}</w:t>
      </w:r>
      <w:bookmarkEnd w:id="22"/>
      <w:bookmarkEnd w:id="23"/>
      <w:bookmarkEnd w:id="24"/>
    </w:p>
    <w:bookmarkEnd w:id="25"/>
    <w:bookmarkEnd w:id="26"/>
    <w:p w14:paraId="458DCEC5" w14:textId="77777777" w:rsidR="00AB36B2" w:rsidRDefault="00AB36B2" w:rsidP="005411F0">
      <w:pPr>
        <w:pStyle w:val="CodeCaption"/>
      </w:pPr>
      <w:r w:rsidRPr="00F269BA">
        <w:t>TaskUsersMaintenanceProcessor</w:t>
      </w:r>
      <w:r>
        <w:t xml:space="preserve"> Class</w:t>
      </w:r>
    </w:p>
    <w:p w14:paraId="6C42449D" w14:textId="77777777" w:rsidR="00AB36B2" w:rsidRPr="00F269BA" w:rsidRDefault="00AB36B2" w:rsidP="005411F0">
      <w:pPr>
        <w:pStyle w:val="Code"/>
      </w:pPr>
      <w:bookmarkStart w:id="27" w:name="OLE_LINK13"/>
      <w:bookmarkStart w:id="28" w:name="OLE_LINK14"/>
      <w:bookmarkStart w:id="29" w:name="OLE_LINK119"/>
      <w:bookmarkStart w:id="30" w:name="OLE_LINK210"/>
      <w:r w:rsidRPr="00F269BA">
        <w:t>using System.Collections.Generic;</w:t>
      </w:r>
    </w:p>
    <w:p w14:paraId="454F2E33" w14:textId="77777777" w:rsidR="00AB36B2" w:rsidRPr="00F269BA" w:rsidRDefault="00AB36B2" w:rsidP="005411F0">
      <w:pPr>
        <w:pStyle w:val="Code"/>
      </w:pPr>
      <w:r w:rsidRPr="00F269BA">
        <w:t>using WebApi2Book.Common.TypeMapping;</w:t>
      </w:r>
    </w:p>
    <w:p w14:paraId="09AC3B6A" w14:textId="77777777" w:rsidR="00AB36B2" w:rsidRPr="00F269BA" w:rsidRDefault="00AB36B2" w:rsidP="005411F0">
      <w:pPr>
        <w:pStyle w:val="Code"/>
      </w:pPr>
      <w:commentRangeStart w:id="31"/>
      <w:r w:rsidRPr="00F269BA">
        <w:t>using WebApi2Book.Data;</w:t>
      </w:r>
      <w:commentRangeEnd w:id="31"/>
      <w:r w:rsidR="003F33C1">
        <w:rPr>
          <w:rStyle w:val="CommentReference"/>
          <w:rFonts w:ascii="Times" w:hAnsi="Times"/>
          <w:noProof w:val="0"/>
        </w:rPr>
        <w:commentReference w:id="31"/>
      </w:r>
    </w:p>
    <w:p w14:paraId="2F6FFFAA" w14:textId="77777777" w:rsidR="00AB36B2" w:rsidRPr="00F269BA" w:rsidRDefault="00AB36B2" w:rsidP="005411F0">
      <w:pPr>
        <w:pStyle w:val="Code"/>
      </w:pPr>
      <w:r w:rsidRPr="00F269BA">
        <w:t>using WebApi2Book.Web.Api.Models;</w:t>
      </w:r>
    </w:p>
    <w:p w14:paraId="76AFF266" w14:textId="77777777" w:rsidR="00AB36B2" w:rsidRPr="00F269BA" w:rsidRDefault="00AB36B2" w:rsidP="005411F0">
      <w:pPr>
        <w:pStyle w:val="Code"/>
      </w:pPr>
    </w:p>
    <w:p w14:paraId="56F3247F" w14:textId="77777777" w:rsidR="00AB36B2" w:rsidRPr="00F269BA" w:rsidRDefault="00AB36B2" w:rsidP="005411F0">
      <w:pPr>
        <w:pStyle w:val="Code"/>
      </w:pPr>
      <w:r w:rsidRPr="00F269BA">
        <w:t>namespace WebApi2Book.Web.Api.MaintenanceProcessing</w:t>
      </w:r>
    </w:p>
    <w:p w14:paraId="48CBF646" w14:textId="77777777" w:rsidR="00AB36B2" w:rsidRPr="00F269BA" w:rsidRDefault="00AB36B2" w:rsidP="005411F0">
      <w:pPr>
        <w:pStyle w:val="Code"/>
      </w:pPr>
      <w:r w:rsidRPr="00F269BA">
        <w:t>{</w:t>
      </w:r>
    </w:p>
    <w:p w14:paraId="53B3C8F9" w14:textId="77777777" w:rsidR="00AB36B2" w:rsidRPr="00F269BA" w:rsidRDefault="00AB36B2" w:rsidP="005411F0">
      <w:pPr>
        <w:pStyle w:val="Code"/>
      </w:pPr>
      <w:r w:rsidRPr="00F269BA">
        <w:t xml:space="preserve">    public class TaskUsersMaintenanceProcessor : ITaskUsersMaintenanceProcessor</w:t>
      </w:r>
    </w:p>
    <w:p w14:paraId="3331E7BA" w14:textId="77777777" w:rsidR="00AB36B2" w:rsidRPr="00F269BA" w:rsidRDefault="00AB36B2" w:rsidP="005411F0">
      <w:pPr>
        <w:pStyle w:val="Code"/>
      </w:pPr>
      <w:r w:rsidRPr="00F269BA">
        <w:t xml:space="preserve">    {</w:t>
      </w:r>
    </w:p>
    <w:p w14:paraId="1C939A4C" w14:textId="77777777" w:rsidR="00AB36B2" w:rsidRPr="00F269BA" w:rsidRDefault="00AB36B2" w:rsidP="005411F0">
      <w:pPr>
        <w:pStyle w:val="Code"/>
      </w:pPr>
      <w:r w:rsidRPr="00F269BA">
        <w:t xml:space="preserve">        private readonly IAutoMapper _autoMapper;</w:t>
      </w:r>
    </w:p>
    <w:p w14:paraId="65931346" w14:textId="77777777" w:rsidR="00AB36B2" w:rsidRPr="00F269BA" w:rsidRDefault="00AB36B2" w:rsidP="005411F0">
      <w:pPr>
        <w:pStyle w:val="Code"/>
      </w:pPr>
      <w:r w:rsidRPr="00F269BA">
        <w:t xml:space="preserve">        private readonly IUpdateTaskQueryProcessor _queryProcessor;</w:t>
      </w:r>
    </w:p>
    <w:p w14:paraId="56575113" w14:textId="77777777" w:rsidR="00AB36B2" w:rsidRPr="00F269BA" w:rsidRDefault="00AB36B2" w:rsidP="005411F0">
      <w:pPr>
        <w:pStyle w:val="Code"/>
      </w:pPr>
    </w:p>
    <w:p w14:paraId="6ECE2E46" w14:textId="77777777" w:rsidR="00AB36B2" w:rsidRPr="00F269BA" w:rsidRDefault="00AB36B2" w:rsidP="005411F0">
      <w:pPr>
        <w:pStyle w:val="Code"/>
      </w:pPr>
      <w:r w:rsidRPr="00F269BA">
        <w:lastRenderedPageBreak/>
        <w:t xml:space="preserve">        public TaskUsersMaintenanceProcessor(IUpdateTaskQueryProcessor queryProcessor, IAutoMapper autoMapper)</w:t>
      </w:r>
    </w:p>
    <w:p w14:paraId="76D2349A" w14:textId="77777777" w:rsidR="00AB36B2" w:rsidRPr="00F269BA" w:rsidRDefault="00AB36B2" w:rsidP="005411F0">
      <w:pPr>
        <w:pStyle w:val="Code"/>
      </w:pPr>
      <w:r w:rsidRPr="00F269BA">
        <w:t xml:space="preserve">        {</w:t>
      </w:r>
    </w:p>
    <w:p w14:paraId="7938FDD7" w14:textId="77777777" w:rsidR="00AB36B2" w:rsidRPr="00F269BA" w:rsidRDefault="00AB36B2" w:rsidP="005411F0">
      <w:pPr>
        <w:pStyle w:val="Code"/>
      </w:pPr>
      <w:r w:rsidRPr="00F269BA">
        <w:t xml:space="preserve">            _queryProcessor = queryProcessor;</w:t>
      </w:r>
    </w:p>
    <w:p w14:paraId="1A6F11BA" w14:textId="77777777" w:rsidR="00AB36B2" w:rsidRPr="00F269BA" w:rsidRDefault="00AB36B2" w:rsidP="005411F0">
      <w:pPr>
        <w:pStyle w:val="Code"/>
      </w:pPr>
      <w:r w:rsidRPr="00F269BA">
        <w:t xml:space="preserve">            _autoMapper = autoMapper;</w:t>
      </w:r>
    </w:p>
    <w:p w14:paraId="3207C059" w14:textId="77777777" w:rsidR="00AB36B2" w:rsidRPr="00F269BA" w:rsidRDefault="00AB36B2" w:rsidP="005411F0">
      <w:pPr>
        <w:pStyle w:val="Code"/>
      </w:pPr>
      <w:r w:rsidRPr="00F269BA">
        <w:t xml:space="preserve">        }</w:t>
      </w:r>
    </w:p>
    <w:p w14:paraId="6E6ADD83" w14:textId="77777777" w:rsidR="00AB36B2" w:rsidRPr="00F269BA" w:rsidRDefault="00AB36B2" w:rsidP="005411F0">
      <w:pPr>
        <w:pStyle w:val="Code"/>
      </w:pPr>
    </w:p>
    <w:p w14:paraId="14C0D9DC" w14:textId="77777777" w:rsidR="00AB36B2" w:rsidRPr="00F269BA" w:rsidRDefault="00AB36B2" w:rsidP="005411F0">
      <w:pPr>
        <w:pStyle w:val="Code"/>
      </w:pPr>
      <w:r w:rsidRPr="00F269BA">
        <w:t xml:space="preserve">        public Task ReplaceTaskUsers(long taskId, IEnumerable&lt;long&gt; userIds)</w:t>
      </w:r>
    </w:p>
    <w:p w14:paraId="45729CB8" w14:textId="77777777" w:rsidR="00AB36B2" w:rsidRPr="00F269BA" w:rsidRDefault="00AB36B2" w:rsidP="005411F0">
      <w:pPr>
        <w:pStyle w:val="Code"/>
      </w:pPr>
      <w:r w:rsidRPr="00F269BA">
        <w:t xml:space="preserve">        {</w:t>
      </w:r>
    </w:p>
    <w:p w14:paraId="58F329D7" w14:textId="77777777" w:rsidR="00AB36B2" w:rsidRPr="00F269BA" w:rsidRDefault="00AB36B2" w:rsidP="005411F0">
      <w:pPr>
        <w:pStyle w:val="Code"/>
      </w:pPr>
      <w:r w:rsidRPr="00F269BA">
        <w:t xml:space="preserve">            var taskEntity = _queryProcessor.ReplaceTaskUsers(taskId, userIds);</w:t>
      </w:r>
    </w:p>
    <w:p w14:paraId="039905A2" w14:textId="77777777" w:rsidR="00AB36B2" w:rsidRPr="00F269BA" w:rsidRDefault="00AB36B2" w:rsidP="005411F0">
      <w:pPr>
        <w:pStyle w:val="Code"/>
      </w:pPr>
      <w:r w:rsidRPr="00F269BA">
        <w:t xml:space="preserve">            return CreateTaskResponse(taskEntity);</w:t>
      </w:r>
    </w:p>
    <w:p w14:paraId="2079DA3E" w14:textId="77777777" w:rsidR="00AB36B2" w:rsidRPr="00F269BA" w:rsidRDefault="00AB36B2" w:rsidP="005411F0">
      <w:pPr>
        <w:pStyle w:val="Code"/>
      </w:pPr>
      <w:r w:rsidRPr="00F269BA">
        <w:t xml:space="preserve">        }</w:t>
      </w:r>
    </w:p>
    <w:p w14:paraId="7DB62D73" w14:textId="77777777" w:rsidR="00AB36B2" w:rsidRPr="00F269BA" w:rsidRDefault="00AB36B2" w:rsidP="005411F0">
      <w:pPr>
        <w:pStyle w:val="Code"/>
      </w:pPr>
    </w:p>
    <w:p w14:paraId="50FA8611" w14:textId="77777777" w:rsidR="00AB36B2" w:rsidRPr="00F269BA" w:rsidRDefault="00AB36B2" w:rsidP="005411F0">
      <w:pPr>
        <w:pStyle w:val="Code"/>
      </w:pPr>
      <w:r w:rsidRPr="00F269BA">
        <w:t xml:space="preserve">        public Task DeleteTaskUsers(long taskId)</w:t>
      </w:r>
    </w:p>
    <w:p w14:paraId="35F62C98" w14:textId="77777777" w:rsidR="00AB36B2" w:rsidRPr="00F269BA" w:rsidRDefault="00AB36B2" w:rsidP="005411F0">
      <w:pPr>
        <w:pStyle w:val="Code"/>
      </w:pPr>
      <w:r w:rsidRPr="00F269BA">
        <w:t xml:space="preserve">        {</w:t>
      </w:r>
    </w:p>
    <w:p w14:paraId="401984B5" w14:textId="77777777" w:rsidR="00AB36B2" w:rsidRPr="00F269BA" w:rsidRDefault="00AB36B2" w:rsidP="005411F0">
      <w:pPr>
        <w:pStyle w:val="Code"/>
      </w:pPr>
      <w:r w:rsidRPr="00F269BA">
        <w:t xml:space="preserve">            var taskEntity = _queryProcessor.DeleteTaskUsers(taskId);</w:t>
      </w:r>
    </w:p>
    <w:p w14:paraId="2E04E427" w14:textId="77777777" w:rsidR="00AB36B2" w:rsidRPr="00F269BA" w:rsidRDefault="00AB36B2" w:rsidP="005411F0">
      <w:pPr>
        <w:pStyle w:val="Code"/>
      </w:pPr>
      <w:r w:rsidRPr="00F269BA">
        <w:t xml:space="preserve">            return CreateTaskResponse(taskEntity);</w:t>
      </w:r>
    </w:p>
    <w:p w14:paraId="0CB18230" w14:textId="77777777" w:rsidR="00AB36B2" w:rsidRPr="00F269BA" w:rsidRDefault="00AB36B2" w:rsidP="005411F0">
      <w:pPr>
        <w:pStyle w:val="Code"/>
      </w:pPr>
      <w:r w:rsidRPr="00F269BA">
        <w:t xml:space="preserve">        }</w:t>
      </w:r>
    </w:p>
    <w:p w14:paraId="10DC32FF" w14:textId="77777777" w:rsidR="00AB36B2" w:rsidRPr="00F269BA" w:rsidRDefault="00AB36B2" w:rsidP="005411F0">
      <w:pPr>
        <w:pStyle w:val="Code"/>
      </w:pPr>
    </w:p>
    <w:p w14:paraId="6A9D2605" w14:textId="77777777" w:rsidR="00AB36B2" w:rsidRPr="00F269BA" w:rsidRDefault="00AB36B2" w:rsidP="005411F0">
      <w:pPr>
        <w:pStyle w:val="Code"/>
      </w:pPr>
      <w:r w:rsidRPr="00F269BA">
        <w:t xml:space="preserve">        public Task AddTaskUser(long taskId, long userId)</w:t>
      </w:r>
    </w:p>
    <w:p w14:paraId="29C86F4D" w14:textId="77777777" w:rsidR="00AB36B2" w:rsidRPr="00F269BA" w:rsidRDefault="00AB36B2" w:rsidP="005411F0">
      <w:pPr>
        <w:pStyle w:val="Code"/>
      </w:pPr>
      <w:r w:rsidRPr="00F269BA">
        <w:t xml:space="preserve">        {</w:t>
      </w:r>
    </w:p>
    <w:p w14:paraId="09629C84" w14:textId="77777777" w:rsidR="00AB36B2" w:rsidRPr="00F269BA" w:rsidRDefault="00AB36B2" w:rsidP="005411F0">
      <w:pPr>
        <w:pStyle w:val="Code"/>
      </w:pPr>
      <w:r w:rsidRPr="00F269BA">
        <w:t xml:space="preserve">            var taskEntity = _queryProcessor.AddTaskUser(taskId, userId);</w:t>
      </w:r>
    </w:p>
    <w:p w14:paraId="271B28A1" w14:textId="77777777" w:rsidR="00AB36B2" w:rsidRPr="00F269BA" w:rsidRDefault="00AB36B2" w:rsidP="005411F0">
      <w:pPr>
        <w:pStyle w:val="Code"/>
      </w:pPr>
      <w:r w:rsidRPr="00F269BA">
        <w:t xml:space="preserve">            return CreateTaskResponse(taskEntity);</w:t>
      </w:r>
    </w:p>
    <w:p w14:paraId="57F27690" w14:textId="77777777" w:rsidR="00AB36B2" w:rsidRPr="00F269BA" w:rsidRDefault="00AB36B2" w:rsidP="005411F0">
      <w:pPr>
        <w:pStyle w:val="Code"/>
      </w:pPr>
      <w:r w:rsidRPr="00F269BA">
        <w:t xml:space="preserve">        }</w:t>
      </w:r>
    </w:p>
    <w:p w14:paraId="0BBB567F" w14:textId="77777777" w:rsidR="00AB36B2" w:rsidRPr="00F269BA" w:rsidRDefault="00AB36B2" w:rsidP="005411F0">
      <w:pPr>
        <w:pStyle w:val="Code"/>
      </w:pPr>
    </w:p>
    <w:p w14:paraId="2CF1F3FF" w14:textId="77777777" w:rsidR="00AB36B2" w:rsidRPr="00F269BA" w:rsidRDefault="00AB36B2" w:rsidP="005411F0">
      <w:pPr>
        <w:pStyle w:val="Code"/>
      </w:pPr>
      <w:r w:rsidRPr="00F269BA">
        <w:t xml:space="preserve">        public Task DeleteTaskUser(long taskId, long userId)</w:t>
      </w:r>
    </w:p>
    <w:p w14:paraId="592A3768" w14:textId="77777777" w:rsidR="00AB36B2" w:rsidRPr="00F269BA" w:rsidRDefault="00AB36B2" w:rsidP="005411F0">
      <w:pPr>
        <w:pStyle w:val="Code"/>
      </w:pPr>
      <w:r w:rsidRPr="00F269BA">
        <w:t xml:space="preserve">        {</w:t>
      </w:r>
    </w:p>
    <w:p w14:paraId="439C6C58" w14:textId="77777777" w:rsidR="00AB36B2" w:rsidRPr="00F269BA" w:rsidRDefault="00AB36B2" w:rsidP="005411F0">
      <w:pPr>
        <w:pStyle w:val="Code"/>
      </w:pPr>
      <w:r w:rsidRPr="00F269BA">
        <w:t xml:space="preserve">            var taskEntity = _queryProcessor.DeleteTaskUser(taskId, userId);</w:t>
      </w:r>
    </w:p>
    <w:p w14:paraId="62F54475" w14:textId="77777777" w:rsidR="00AB36B2" w:rsidRPr="00F269BA" w:rsidRDefault="00AB36B2" w:rsidP="005411F0">
      <w:pPr>
        <w:pStyle w:val="Code"/>
      </w:pPr>
      <w:r w:rsidRPr="00F269BA">
        <w:t xml:space="preserve">            return CreateTaskResponse(taskEntity);</w:t>
      </w:r>
    </w:p>
    <w:p w14:paraId="76502A32" w14:textId="77777777" w:rsidR="00AB36B2" w:rsidRPr="00F269BA" w:rsidRDefault="00AB36B2" w:rsidP="005411F0">
      <w:pPr>
        <w:pStyle w:val="Code"/>
      </w:pPr>
      <w:r w:rsidRPr="00F269BA">
        <w:t xml:space="preserve">        }</w:t>
      </w:r>
    </w:p>
    <w:p w14:paraId="7C6FBD5E" w14:textId="77777777" w:rsidR="00AB36B2" w:rsidRPr="00F269BA" w:rsidRDefault="00AB36B2" w:rsidP="005411F0">
      <w:pPr>
        <w:pStyle w:val="Code"/>
      </w:pPr>
    </w:p>
    <w:p w14:paraId="65C0AD11" w14:textId="77777777" w:rsidR="00AB36B2" w:rsidRPr="00F269BA" w:rsidRDefault="00AB36B2" w:rsidP="005411F0">
      <w:pPr>
        <w:pStyle w:val="Code"/>
      </w:pPr>
      <w:r w:rsidRPr="00F269BA">
        <w:t xml:space="preserve">        public virtual Task CreateTaskResponse(Data.Entities.Task taskEntity)</w:t>
      </w:r>
    </w:p>
    <w:p w14:paraId="2BBC5100" w14:textId="77777777" w:rsidR="00AB36B2" w:rsidRPr="00F269BA" w:rsidRDefault="00AB36B2" w:rsidP="005411F0">
      <w:pPr>
        <w:pStyle w:val="Code"/>
      </w:pPr>
      <w:r w:rsidRPr="00F269BA">
        <w:t xml:space="preserve">        {</w:t>
      </w:r>
    </w:p>
    <w:p w14:paraId="727C2F16" w14:textId="77777777" w:rsidR="00AB36B2" w:rsidRPr="00F269BA" w:rsidRDefault="00AB36B2" w:rsidP="005411F0">
      <w:pPr>
        <w:pStyle w:val="Code"/>
      </w:pPr>
      <w:r w:rsidRPr="00F269BA">
        <w:t xml:space="preserve">            var task = _autoMapper.Map&lt;Task&gt;(taskEntity);</w:t>
      </w:r>
    </w:p>
    <w:p w14:paraId="212740C7" w14:textId="77777777" w:rsidR="00AB36B2" w:rsidRPr="00F269BA" w:rsidRDefault="00AB36B2" w:rsidP="005411F0">
      <w:pPr>
        <w:pStyle w:val="Code"/>
      </w:pPr>
      <w:r w:rsidRPr="00F269BA">
        <w:t xml:space="preserve">            return task;</w:t>
      </w:r>
    </w:p>
    <w:p w14:paraId="79ECC76A" w14:textId="77777777" w:rsidR="00AB36B2" w:rsidRPr="00F269BA" w:rsidRDefault="00AB36B2" w:rsidP="005411F0">
      <w:pPr>
        <w:pStyle w:val="Code"/>
      </w:pPr>
      <w:r w:rsidRPr="00F269BA">
        <w:t xml:space="preserve">        }</w:t>
      </w:r>
    </w:p>
    <w:p w14:paraId="0BAB2566" w14:textId="77777777" w:rsidR="00AB36B2" w:rsidRPr="00F269BA" w:rsidRDefault="00AB36B2" w:rsidP="005411F0">
      <w:pPr>
        <w:pStyle w:val="Code"/>
      </w:pPr>
      <w:r w:rsidRPr="00F269BA">
        <w:t xml:space="preserve">    }</w:t>
      </w:r>
    </w:p>
    <w:p w14:paraId="3FC65F25" w14:textId="77777777" w:rsidR="00AB36B2" w:rsidRDefault="00AB36B2" w:rsidP="005411F0">
      <w:pPr>
        <w:pStyle w:val="Code"/>
      </w:pPr>
      <w:r w:rsidRPr="00F269BA">
        <w:t>}</w:t>
      </w:r>
      <w:bookmarkEnd w:id="27"/>
      <w:bookmarkEnd w:id="28"/>
      <w:bookmarkEnd w:id="29"/>
      <w:bookmarkEnd w:id="30"/>
    </w:p>
    <w:p w14:paraId="383CE4E9"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132689A7" w14:textId="77777777" w:rsidR="00AB36B2" w:rsidRDefault="00AB36B2" w:rsidP="005411F0">
      <w:pPr>
        <w:pStyle w:val="Code"/>
      </w:pPr>
      <w:bookmarkStart w:id="34" w:name="OLE_LINK120"/>
      <w:bookmarkStart w:id="35" w:name="OLE_LINK121"/>
      <w:bookmarkStart w:id="36" w:name="OLE_LINK15"/>
      <w:bookmarkStart w:id="37" w:name="OLE_LINK16"/>
      <w:bookmarkStart w:id="38" w:name="OLE_LINK211"/>
      <w:r w:rsidRPr="00185550">
        <w:t>container.Bind&lt;ITaskUsersMaintenanceProcessor&gt;().To&lt;TaskUsersMaintenanceProcessor&gt;().InRequestScope();</w:t>
      </w:r>
      <w:bookmarkEnd w:id="34"/>
      <w:bookmarkEnd w:id="35"/>
    </w:p>
    <w:bookmarkEnd w:id="36"/>
    <w:bookmarkEnd w:id="37"/>
    <w:bookmarkEnd w:id="38"/>
    <w:p w14:paraId="487B7853" w14:textId="77777777" w:rsidR="00AB36B2" w:rsidRDefault="00AB36B2" w:rsidP="003435C7">
      <w:pPr>
        <w:pStyle w:val="BodyText"/>
      </w:pPr>
      <w:r w:rsidRPr="006353BD">
        <w:rPr>
          <w:rStyle w:val="CodeInline"/>
        </w:rPr>
        <w:t>TaskUsersMaintenanceProcessor</w:t>
      </w:r>
      <w:r>
        <w:t xml:space="preserve"> is so trivial that it requires little discussion. Some items to note before moving on:</w:t>
      </w:r>
    </w:p>
    <w:p w14:paraId="43C3EBE2" w14:textId="77777777" w:rsidR="00AB36B2" w:rsidRDefault="00AB36B2" w:rsidP="005411F0">
      <w:pPr>
        <w:pStyle w:val="Bullet"/>
      </w:pPr>
      <w:r>
        <w:lastRenderedPageBreak/>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its logic down into the query processor, which should have no knowledge of </w:t>
      </w:r>
      <w:r w:rsidRPr="0080232D">
        <w:rPr>
          <w:rStyle w:val="CodeInline"/>
        </w:rPr>
        <w:t>WebApi2Book.Web.Api.Models</w:t>
      </w:r>
      <w:r>
        <w:t>.</w:t>
      </w:r>
    </w:p>
    <w:p w14:paraId="4E3D0DE0" w14:textId="77777777" w:rsidR="00AB36B2" w:rsidRDefault="00AB36B2" w:rsidP="005411F0">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 later in the chapter.</w:t>
      </w:r>
    </w:p>
    <w:p w14:paraId="174A1CE0" w14:textId="77777777" w:rsidR="00AB36B2" w:rsidRDefault="00AB36B2" w:rsidP="003435C7">
      <w:pPr>
        <w:pStyle w:val="BodyText"/>
      </w:pPr>
      <w:r>
        <w:t xml:space="preserve">And now to bring it all together, the </w:t>
      </w:r>
      <w:r w:rsidRPr="00785A42">
        <w:rPr>
          <w:rStyle w:val="CodeInline"/>
        </w:rPr>
        <w:t>TaskUsersController</w:t>
      </w:r>
      <w:r>
        <w:t xml:space="preserve"> class (implement as follows):</w:t>
      </w:r>
    </w:p>
    <w:p w14:paraId="11427054" w14:textId="77777777" w:rsidR="00AB36B2" w:rsidRDefault="00AB36B2" w:rsidP="003435C7">
      <w:pPr>
        <w:pStyle w:val="Code"/>
      </w:pPr>
    </w:p>
    <w:p w14:paraId="3CDC0DC6" w14:textId="77777777" w:rsidR="00AB36B2" w:rsidRPr="00785A42" w:rsidRDefault="00AB36B2" w:rsidP="005411F0">
      <w:pPr>
        <w:pStyle w:val="Code"/>
      </w:pPr>
      <w:bookmarkStart w:id="39" w:name="OLE_LINK122"/>
      <w:bookmarkStart w:id="40" w:name="OLE_LINK123"/>
      <w:bookmarkStart w:id="41" w:name="OLE_LINK212"/>
      <w:bookmarkStart w:id="42" w:name="OLE_LINK17"/>
      <w:bookmarkStart w:id="43" w:name="OLE_LINK18"/>
      <w:r w:rsidRPr="00785A42">
        <w:t>using System.Collections.Generic;</w:t>
      </w:r>
    </w:p>
    <w:p w14:paraId="610934CD" w14:textId="77777777" w:rsidR="00AB36B2" w:rsidRPr="00785A42" w:rsidRDefault="00AB36B2" w:rsidP="005411F0">
      <w:pPr>
        <w:pStyle w:val="Code"/>
      </w:pPr>
      <w:r w:rsidRPr="00785A42">
        <w:t>using System.Web.Http;</w:t>
      </w:r>
    </w:p>
    <w:p w14:paraId="393B8E70" w14:textId="77777777" w:rsidR="00AB36B2" w:rsidRPr="00785A42" w:rsidRDefault="00AB36B2" w:rsidP="005411F0">
      <w:pPr>
        <w:pStyle w:val="Code"/>
      </w:pPr>
      <w:r w:rsidRPr="00785A42">
        <w:t>using WebApi2Book.Common;</w:t>
      </w:r>
    </w:p>
    <w:p w14:paraId="3CD44318" w14:textId="77777777" w:rsidR="00AB36B2" w:rsidRPr="00785A42" w:rsidRDefault="00AB36B2" w:rsidP="005411F0">
      <w:pPr>
        <w:pStyle w:val="Code"/>
      </w:pPr>
      <w:r w:rsidRPr="00785A42">
        <w:t>using WebApi2Book.Web.Api.MaintenanceProcessing;</w:t>
      </w:r>
    </w:p>
    <w:p w14:paraId="361EB27B" w14:textId="77777777" w:rsidR="00AB36B2" w:rsidRPr="00785A42" w:rsidRDefault="00AB36B2" w:rsidP="005411F0">
      <w:pPr>
        <w:pStyle w:val="Code"/>
      </w:pPr>
      <w:r w:rsidRPr="00785A42">
        <w:t>using WebApi2Book.Web.Api.Models;</w:t>
      </w:r>
    </w:p>
    <w:p w14:paraId="52B1EC74" w14:textId="77777777" w:rsidR="00AB36B2" w:rsidRPr="00785A42" w:rsidRDefault="00AB36B2" w:rsidP="005411F0">
      <w:pPr>
        <w:pStyle w:val="Code"/>
      </w:pPr>
      <w:r w:rsidRPr="00785A42">
        <w:t>using WebApi2Book.Web.Common;</w:t>
      </w:r>
    </w:p>
    <w:p w14:paraId="0EC8FAD5" w14:textId="77777777" w:rsidR="00AB36B2" w:rsidRPr="00785A42" w:rsidRDefault="00AB36B2" w:rsidP="005411F0">
      <w:pPr>
        <w:pStyle w:val="Code"/>
      </w:pPr>
      <w:r w:rsidRPr="00785A42">
        <w:t>using WebApi2Book.Web.Common.Routing;</w:t>
      </w:r>
    </w:p>
    <w:p w14:paraId="4F4B64F1" w14:textId="77777777" w:rsidR="00AB36B2" w:rsidRPr="00785A42" w:rsidRDefault="00AB36B2" w:rsidP="005411F0">
      <w:pPr>
        <w:pStyle w:val="Code"/>
      </w:pPr>
    </w:p>
    <w:p w14:paraId="1A6C47CC" w14:textId="77777777" w:rsidR="00AB36B2" w:rsidRPr="00785A42" w:rsidRDefault="00AB36B2" w:rsidP="005411F0">
      <w:pPr>
        <w:pStyle w:val="Code"/>
      </w:pPr>
      <w:r w:rsidRPr="00785A42">
        <w:t>namespace WebApi2Book.Web.Api.Controllers.V1</w:t>
      </w:r>
    </w:p>
    <w:p w14:paraId="470B1335" w14:textId="77777777" w:rsidR="00AB36B2" w:rsidRPr="00785A42" w:rsidRDefault="00AB36B2" w:rsidP="005411F0">
      <w:pPr>
        <w:pStyle w:val="Code"/>
      </w:pPr>
      <w:r w:rsidRPr="00785A42">
        <w:t>{</w:t>
      </w:r>
    </w:p>
    <w:p w14:paraId="0EECB7A4" w14:textId="77777777" w:rsidR="00AB36B2" w:rsidRPr="00785A42" w:rsidRDefault="00AB36B2" w:rsidP="005411F0">
      <w:pPr>
        <w:pStyle w:val="Code"/>
      </w:pPr>
      <w:r w:rsidRPr="00785A42">
        <w:t xml:space="preserve">    [ApiVersion1RoutePrefix("tasks")]</w:t>
      </w:r>
    </w:p>
    <w:p w14:paraId="2A4DCAD2" w14:textId="77777777" w:rsidR="00AB36B2" w:rsidRPr="00785A42" w:rsidRDefault="00AB36B2" w:rsidP="005411F0">
      <w:pPr>
        <w:pStyle w:val="Code"/>
      </w:pPr>
      <w:r w:rsidRPr="00785A42">
        <w:t xml:space="preserve">    [UnitOfWorkActionFilter]</w:t>
      </w:r>
    </w:p>
    <w:p w14:paraId="056AB5A1" w14:textId="77777777" w:rsidR="00AB36B2" w:rsidRPr="00785A42" w:rsidRDefault="00AB36B2" w:rsidP="005411F0">
      <w:pPr>
        <w:pStyle w:val="Code"/>
      </w:pPr>
      <w:r w:rsidRPr="00785A42">
        <w:t xml:space="preserve">    [Authorize(Roles = Constants.RoleNames.SeniorWorker)]</w:t>
      </w:r>
    </w:p>
    <w:p w14:paraId="69C6A512" w14:textId="77777777" w:rsidR="00AB36B2" w:rsidRPr="00785A42" w:rsidRDefault="00AB36B2" w:rsidP="005411F0">
      <w:pPr>
        <w:pStyle w:val="Code"/>
      </w:pPr>
      <w:r w:rsidRPr="00785A42">
        <w:t xml:space="preserve">    public class TaskUsersController : ApiController</w:t>
      </w:r>
    </w:p>
    <w:p w14:paraId="04B79D9A" w14:textId="77777777" w:rsidR="00AB36B2" w:rsidRPr="00785A42" w:rsidRDefault="00AB36B2" w:rsidP="005411F0">
      <w:pPr>
        <w:pStyle w:val="Code"/>
      </w:pPr>
      <w:r w:rsidRPr="00785A42">
        <w:t xml:space="preserve">    {</w:t>
      </w:r>
    </w:p>
    <w:p w14:paraId="1325CC4E" w14:textId="77777777" w:rsidR="00AB36B2" w:rsidRPr="00785A42" w:rsidRDefault="00AB36B2" w:rsidP="005411F0">
      <w:pPr>
        <w:pStyle w:val="Code"/>
      </w:pPr>
      <w:r w:rsidRPr="00785A42">
        <w:t xml:space="preserve">        private readonly ITaskUsersMaintenanceProcessor _taskUsersMaintenanceProcessor;</w:t>
      </w:r>
    </w:p>
    <w:p w14:paraId="2C1B7805" w14:textId="77777777" w:rsidR="00AB36B2" w:rsidRPr="00785A42" w:rsidRDefault="00AB36B2" w:rsidP="005411F0">
      <w:pPr>
        <w:pStyle w:val="Code"/>
      </w:pPr>
    </w:p>
    <w:p w14:paraId="34D82DAF" w14:textId="77777777" w:rsidR="00AB36B2" w:rsidRPr="00785A42" w:rsidRDefault="00AB36B2" w:rsidP="005411F0">
      <w:pPr>
        <w:pStyle w:val="Code"/>
      </w:pPr>
      <w:r w:rsidRPr="00785A42">
        <w:t xml:space="preserve">        public TaskUsersController(ITaskUsersMaintenanceProcessor taskUsersMaintenanceProcessor)</w:t>
      </w:r>
    </w:p>
    <w:p w14:paraId="645D728E" w14:textId="77777777" w:rsidR="00AB36B2" w:rsidRPr="00785A42" w:rsidRDefault="00AB36B2" w:rsidP="005411F0">
      <w:pPr>
        <w:pStyle w:val="Code"/>
      </w:pPr>
      <w:r w:rsidRPr="00785A42">
        <w:t xml:space="preserve">        {</w:t>
      </w:r>
    </w:p>
    <w:p w14:paraId="7000A593" w14:textId="77777777" w:rsidR="00AB36B2" w:rsidRPr="00785A42" w:rsidRDefault="00AB36B2" w:rsidP="005411F0">
      <w:pPr>
        <w:pStyle w:val="Code"/>
      </w:pPr>
      <w:r w:rsidRPr="00785A42">
        <w:t xml:space="preserve">            _taskUsersMaintenanceProcessor = taskUsersMaintenanceProcessor;</w:t>
      </w:r>
    </w:p>
    <w:p w14:paraId="63DCD922" w14:textId="77777777" w:rsidR="00AB36B2" w:rsidRPr="00785A42" w:rsidRDefault="00AB36B2" w:rsidP="005411F0">
      <w:pPr>
        <w:pStyle w:val="Code"/>
      </w:pPr>
      <w:r w:rsidRPr="00785A42">
        <w:t xml:space="preserve">        }</w:t>
      </w:r>
    </w:p>
    <w:p w14:paraId="2A82DA60" w14:textId="77777777" w:rsidR="00AB36B2" w:rsidRPr="00785A42" w:rsidRDefault="00AB36B2" w:rsidP="005411F0">
      <w:pPr>
        <w:pStyle w:val="Code"/>
      </w:pPr>
    </w:p>
    <w:p w14:paraId="7900535D" w14:textId="77777777" w:rsidR="00AB36B2" w:rsidRPr="00785A42" w:rsidRDefault="00AB36B2" w:rsidP="005411F0">
      <w:pPr>
        <w:pStyle w:val="Code"/>
      </w:pPr>
      <w:r w:rsidRPr="00785A42">
        <w:t xml:space="preserve">        [Route("{taskId:long}/users", Name = "ReplaceTaskUsersRoute")]</w:t>
      </w:r>
    </w:p>
    <w:p w14:paraId="1C8B035C" w14:textId="77777777" w:rsidR="00AB36B2" w:rsidRPr="00785A42" w:rsidRDefault="00AB36B2" w:rsidP="005411F0">
      <w:pPr>
        <w:pStyle w:val="Code"/>
      </w:pPr>
      <w:r w:rsidRPr="00785A42">
        <w:t xml:space="preserve">        [HttpPut]</w:t>
      </w:r>
    </w:p>
    <w:p w14:paraId="1C0C9B8B" w14:textId="77777777" w:rsidR="00AB36B2" w:rsidRPr="00785A42" w:rsidRDefault="00AB36B2" w:rsidP="005411F0">
      <w:pPr>
        <w:pStyle w:val="Code"/>
      </w:pPr>
      <w:r w:rsidRPr="00785A42">
        <w:t xml:space="preserve">        public Task ReplaceTaskUsers(long taskId, [FromBody] IEnumerable&lt;long&gt; userIds)</w:t>
      </w:r>
    </w:p>
    <w:p w14:paraId="2AB7E309" w14:textId="77777777" w:rsidR="00AB36B2" w:rsidRPr="00785A42" w:rsidRDefault="00AB36B2" w:rsidP="005411F0">
      <w:pPr>
        <w:pStyle w:val="Code"/>
      </w:pPr>
      <w:r w:rsidRPr="00785A42">
        <w:t xml:space="preserve">        {</w:t>
      </w:r>
    </w:p>
    <w:p w14:paraId="6B8DAB4E" w14:textId="77777777" w:rsidR="00AB36B2" w:rsidRPr="00785A42" w:rsidRDefault="00AB36B2" w:rsidP="005411F0">
      <w:pPr>
        <w:pStyle w:val="Code"/>
      </w:pPr>
      <w:r w:rsidRPr="00785A42">
        <w:t xml:space="preserve">            var task = _taskUsersMaintenanceProcessor.ReplaceTaskUsers(taskId, userIds);</w:t>
      </w:r>
    </w:p>
    <w:p w14:paraId="34F1C3C7" w14:textId="77777777" w:rsidR="00AB36B2" w:rsidRPr="00785A42" w:rsidRDefault="00AB36B2" w:rsidP="005411F0">
      <w:pPr>
        <w:pStyle w:val="Code"/>
      </w:pPr>
      <w:r w:rsidRPr="00785A42">
        <w:t xml:space="preserve">            return task;</w:t>
      </w:r>
    </w:p>
    <w:p w14:paraId="39F06742" w14:textId="77777777" w:rsidR="00AB36B2" w:rsidRPr="00785A42" w:rsidRDefault="00AB36B2" w:rsidP="005411F0">
      <w:pPr>
        <w:pStyle w:val="Code"/>
      </w:pPr>
      <w:r w:rsidRPr="00785A42">
        <w:t xml:space="preserve">        }</w:t>
      </w:r>
    </w:p>
    <w:p w14:paraId="56B63122" w14:textId="77777777" w:rsidR="00AB36B2" w:rsidRPr="00785A42" w:rsidRDefault="00AB36B2" w:rsidP="005411F0">
      <w:pPr>
        <w:pStyle w:val="Code"/>
      </w:pPr>
    </w:p>
    <w:p w14:paraId="2687BD3F" w14:textId="77777777" w:rsidR="00AB36B2" w:rsidRPr="00785A42" w:rsidRDefault="00AB36B2" w:rsidP="005411F0">
      <w:pPr>
        <w:pStyle w:val="Code"/>
      </w:pPr>
      <w:r w:rsidRPr="00785A42">
        <w:t xml:space="preserve">        [Route("{taskId:long}/users", Name = "DeleteTaskUsersRoute")]</w:t>
      </w:r>
    </w:p>
    <w:p w14:paraId="4073CFD6" w14:textId="77777777" w:rsidR="00AB36B2" w:rsidRPr="00785A42" w:rsidRDefault="00AB36B2" w:rsidP="005411F0">
      <w:pPr>
        <w:pStyle w:val="Code"/>
      </w:pPr>
      <w:r w:rsidRPr="00785A42">
        <w:t xml:space="preserve">        [HttpDelete]</w:t>
      </w:r>
    </w:p>
    <w:p w14:paraId="35F91631" w14:textId="77777777" w:rsidR="00AB36B2" w:rsidRPr="00785A42" w:rsidRDefault="00AB36B2" w:rsidP="005411F0">
      <w:pPr>
        <w:pStyle w:val="Code"/>
      </w:pPr>
      <w:r w:rsidRPr="00785A42">
        <w:t xml:space="preserve">        public Task DeleteTaskUsers(long taskId)</w:t>
      </w:r>
    </w:p>
    <w:p w14:paraId="2FD51A49" w14:textId="77777777" w:rsidR="00AB36B2" w:rsidRPr="00785A42" w:rsidRDefault="00AB36B2" w:rsidP="005411F0">
      <w:pPr>
        <w:pStyle w:val="Code"/>
      </w:pPr>
      <w:r w:rsidRPr="00785A42">
        <w:lastRenderedPageBreak/>
        <w:t xml:space="preserve">        {</w:t>
      </w:r>
    </w:p>
    <w:p w14:paraId="1D5E3D1C" w14:textId="77777777" w:rsidR="00AB36B2" w:rsidRPr="00785A42" w:rsidRDefault="00AB36B2" w:rsidP="005411F0">
      <w:pPr>
        <w:pStyle w:val="Code"/>
      </w:pPr>
      <w:r w:rsidRPr="00785A42">
        <w:t xml:space="preserve">            var task = _taskUsersMaintenanceProcessor.DeleteTaskUsers(taskId);</w:t>
      </w:r>
    </w:p>
    <w:p w14:paraId="435B25CD" w14:textId="77777777" w:rsidR="00AB36B2" w:rsidRPr="00785A42" w:rsidRDefault="00AB36B2" w:rsidP="005411F0">
      <w:pPr>
        <w:pStyle w:val="Code"/>
      </w:pPr>
      <w:r w:rsidRPr="00785A42">
        <w:t xml:space="preserve">            return task;</w:t>
      </w:r>
    </w:p>
    <w:p w14:paraId="1AC60004" w14:textId="77777777" w:rsidR="00AB36B2" w:rsidRPr="00785A42" w:rsidRDefault="00AB36B2" w:rsidP="005411F0">
      <w:pPr>
        <w:pStyle w:val="Code"/>
      </w:pPr>
      <w:r w:rsidRPr="00785A42">
        <w:t xml:space="preserve">        }</w:t>
      </w:r>
    </w:p>
    <w:p w14:paraId="38FB6B6D" w14:textId="77777777" w:rsidR="00AB36B2" w:rsidRPr="00785A42" w:rsidRDefault="00AB36B2" w:rsidP="005411F0">
      <w:pPr>
        <w:pStyle w:val="Code"/>
      </w:pPr>
    </w:p>
    <w:p w14:paraId="20550380" w14:textId="77777777" w:rsidR="00AB36B2" w:rsidRPr="00785A42" w:rsidRDefault="00AB36B2" w:rsidP="005411F0">
      <w:pPr>
        <w:pStyle w:val="Code"/>
      </w:pPr>
      <w:r w:rsidRPr="00785A42">
        <w:t xml:space="preserve">        [Route("{taskId:long}/users/{userId:long}", Name = "AddTaskUserRoute")]</w:t>
      </w:r>
    </w:p>
    <w:p w14:paraId="7874033D" w14:textId="77777777" w:rsidR="00AB36B2" w:rsidRPr="00785A42" w:rsidRDefault="00AB36B2" w:rsidP="005411F0">
      <w:pPr>
        <w:pStyle w:val="Code"/>
      </w:pPr>
      <w:r w:rsidRPr="00785A42">
        <w:t xml:space="preserve">        [HttpPut]</w:t>
      </w:r>
    </w:p>
    <w:p w14:paraId="15AD2EC7" w14:textId="77777777" w:rsidR="00AB36B2" w:rsidRPr="00785A42" w:rsidRDefault="00AB36B2" w:rsidP="005411F0">
      <w:pPr>
        <w:pStyle w:val="Code"/>
      </w:pPr>
      <w:r w:rsidRPr="00785A42">
        <w:t xml:space="preserve">        public Task AddTaskUser(long taskId, long userId)</w:t>
      </w:r>
    </w:p>
    <w:p w14:paraId="2FE84643" w14:textId="77777777" w:rsidR="00AB36B2" w:rsidRPr="00785A42" w:rsidRDefault="00AB36B2" w:rsidP="005411F0">
      <w:pPr>
        <w:pStyle w:val="Code"/>
      </w:pPr>
      <w:r w:rsidRPr="00785A42">
        <w:t xml:space="preserve">        {</w:t>
      </w:r>
    </w:p>
    <w:p w14:paraId="7CDC3421" w14:textId="77777777" w:rsidR="00AB36B2" w:rsidRPr="00785A42" w:rsidRDefault="00AB36B2" w:rsidP="005411F0">
      <w:pPr>
        <w:pStyle w:val="Code"/>
      </w:pPr>
      <w:r w:rsidRPr="00785A42">
        <w:t xml:space="preserve">            var task = _taskUsersMaintenanceProcessor.AddTaskUser(taskId, userId);</w:t>
      </w:r>
    </w:p>
    <w:p w14:paraId="26C8D43F" w14:textId="77777777" w:rsidR="00AB36B2" w:rsidRPr="00785A42" w:rsidRDefault="00AB36B2" w:rsidP="005411F0">
      <w:pPr>
        <w:pStyle w:val="Code"/>
      </w:pPr>
      <w:r w:rsidRPr="00785A42">
        <w:t xml:space="preserve">            return task;</w:t>
      </w:r>
    </w:p>
    <w:p w14:paraId="01832AEA" w14:textId="77777777" w:rsidR="00AB36B2" w:rsidRPr="00785A42" w:rsidRDefault="00AB36B2" w:rsidP="005411F0">
      <w:pPr>
        <w:pStyle w:val="Code"/>
      </w:pPr>
      <w:r w:rsidRPr="00785A42">
        <w:t xml:space="preserve">        }</w:t>
      </w:r>
    </w:p>
    <w:p w14:paraId="20120510" w14:textId="77777777" w:rsidR="00AB36B2" w:rsidRPr="00785A42" w:rsidRDefault="00AB36B2" w:rsidP="005411F0">
      <w:pPr>
        <w:pStyle w:val="Code"/>
      </w:pPr>
    </w:p>
    <w:p w14:paraId="6E58F72D" w14:textId="77777777" w:rsidR="00AB36B2" w:rsidRPr="00785A42" w:rsidRDefault="00AB36B2" w:rsidP="005411F0">
      <w:pPr>
        <w:pStyle w:val="Code"/>
      </w:pPr>
      <w:r w:rsidRPr="00785A42">
        <w:t xml:space="preserve">        [Route("{taskId:long}/users/{userId:long}", Name = "DeleteTaskUserRoute")]</w:t>
      </w:r>
    </w:p>
    <w:p w14:paraId="660F5FCF" w14:textId="77777777" w:rsidR="00AB36B2" w:rsidRPr="00785A42" w:rsidRDefault="00AB36B2" w:rsidP="005411F0">
      <w:pPr>
        <w:pStyle w:val="Code"/>
      </w:pPr>
      <w:r w:rsidRPr="00785A42">
        <w:t xml:space="preserve">        [HttpDelete]</w:t>
      </w:r>
    </w:p>
    <w:p w14:paraId="76DB845A" w14:textId="77777777" w:rsidR="00AB36B2" w:rsidRPr="00785A42" w:rsidRDefault="00AB36B2" w:rsidP="005411F0">
      <w:pPr>
        <w:pStyle w:val="Code"/>
      </w:pPr>
      <w:r w:rsidRPr="00785A42">
        <w:t xml:space="preserve">        public Task DeleteTaskUser(long taskId, long userId)</w:t>
      </w:r>
    </w:p>
    <w:p w14:paraId="5E717012" w14:textId="77777777" w:rsidR="00AB36B2" w:rsidRPr="00785A42" w:rsidRDefault="00AB36B2" w:rsidP="005411F0">
      <w:pPr>
        <w:pStyle w:val="Code"/>
      </w:pPr>
      <w:r w:rsidRPr="00785A42">
        <w:t xml:space="preserve">        {</w:t>
      </w:r>
    </w:p>
    <w:p w14:paraId="40E55AA6" w14:textId="77777777" w:rsidR="00AB36B2" w:rsidRPr="00785A42" w:rsidRDefault="00AB36B2" w:rsidP="005411F0">
      <w:pPr>
        <w:pStyle w:val="Code"/>
      </w:pPr>
      <w:r w:rsidRPr="00785A42">
        <w:t xml:space="preserve">            var task = _taskUsersMaintenanceProcessor.DeleteTaskUser(taskId, userId);</w:t>
      </w:r>
    </w:p>
    <w:p w14:paraId="39D372AA" w14:textId="77777777" w:rsidR="00AB36B2" w:rsidRPr="00785A42" w:rsidRDefault="00AB36B2" w:rsidP="005411F0">
      <w:pPr>
        <w:pStyle w:val="Code"/>
      </w:pPr>
      <w:r w:rsidRPr="00785A42">
        <w:t xml:space="preserve">            return task;</w:t>
      </w:r>
    </w:p>
    <w:p w14:paraId="7FE2ADDC" w14:textId="77777777" w:rsidR="00AB36B2" w:rsidRPr="00785A42" w:rsidRDefault="00AB36B2" w:rsidP="005411F0">
      <w:pPr>
        <w:pStyle w:val="Code"/>
      </w:pPr>
      <w:r w:rsidRPr="00785A42">
        <w:t xml:space="preserve">        }</w:t>
      </w:r>
    </w:p>
    <w:p w14:paraId="3634C36A" w14:textId="77777777" w:rsidR="00AB36B2" w:rsidRPr="00785A42" w:rsidRDefault="00AB36B2" w:rsidP="005411F0">
      <w:pPr>
        <w:pStyle w:val="Code"/>
      </w:pPr>
      <w:r w:rsidRPr="00785A42">
        <w:t xml:space="preserve">    }</w:t>
      </w:r>
    </w:p>
    <w:p w14:paraId="213981F7" w14:textId="77777777" w:rsidR="00AB36B2" w:rsidRDefault="00AB36B2" w:rsidP="005411F0">
      <w:pPr>
        <w:pStyle w:val="Code"/>
      </w:pPr>
      <w:r w:rsidRPr="00785A42">
        <w:t>}</w:t>
      </w:r>
      <w:bookmarkEnd w:id="39"/>
      <w:bookmarkEnd w:id="40"/>
      <w:bookmarkEnd w:id="41"/>
    </w:p>
    <w:bookmarkEnd w:id="42"/>
    <w:bookmarkEnd w:id="43"/>
    <w:p w14:paraId="363BAD02" w14:textId="77777777" w:rsidR="00AB36B2" w:rsidRDefault="00AB36B2" w:rsidP="005411F0">
      <w:pPr>
        <w:pStyle w:val="Code"/>
      </w:pPr>
    </w:p>
    <w:p w14:paraId="2A68FC1F" w14:textId="77777777" w:rsidR="00AB36B2" w:rsidRDefault="00AB36B2" w:rsidP="003435C7">
      <w:pPr>
        <w:pStyle w:val="BodyText"/>
      </w:pPr>
      <w:r>
        <w:t xml:space="preserve">Again, another very simple class, at least at first glance. However, note the route prefix attribute, the various route </w:t>
      </w:r>
      <w:r w:rsidRPr="00185550">
        <w:t xml:space="preserve">attributes, </w:t>
      </w:r>
      <w:r>
        <w:t xml:space="preserve">the </w:t>
      </w:r>
      <w:r w:rsidRPr="00185550">
        <w:rPr>
          <w:rStyle w:val="CodeInline"/>
        </w:rPr>
        <w:t>HttpPut</w:t>
      </w:r>
      <w:r w:rsidRPr="00185550">
        <w:t xml:space="preserve"> and </w:t>
      </w:r>
      <w:r w:rsidRPr="00185550">
        <w:rPr>
          <w:rStyle w:val="CodeInline"/>
        </w:rPr>
        <w:t>HttpDelete</w:t>
      </w:r>
      <w:r w:rsidRPr="00185550">
        <w:t xml:space="preserve"> attributes</w:t>
      </w:r>
      <w:r>
        <w:t>,</w:t>
      </w:r>
      <w:r w:rsidRPr="00185550">
        <w:t xml:space="preserve"> </w:t>
      </w:r>
      <w:r>
        <w:t xml:space="preserve">the authorization filter, and </w:t>
      </w:r>
      <w:r w:rsidRPr="00185550">
        <w:t>the unit of work attribute</w:t>
      </w:r>
      <w:r>
        <w:t>. Through the use of these declarative attributes (which we've discussed in previous chapters), a lot of cross-cutting concerns are taken care of for us so that we don't need to clutter the controller code with them. These ensure that the request gets routed to the correct controller and action method, is restricted to users with the required role, and is processed in the context of a unit of work to ensure database updates are handled properly. It turns that there's a lot more going on in here than one would think by a simple line count!</w:t>
      </w:r>
    </w:p>
    <w:p w14:paraId="189CF54D" w14:textId="77777777" w:rsidR="00AB36B2" w:rsidRDefault="00AB36B2" w:rsidP="003435C7">
      <w:pPr>
        <w:pStyle w:val="BodyText"/>
      </w:pPr>
      <w:r>
        <w:t>Let's test it out to ensure it's working properly. We'll follow the order of operations listed in Table 7-1, so let's start by assigning a couple of users to a task. We'll use our favorite task (#17), and we'll use bhogg's credentials because we know he's authorized (he's a senior worker):</w:t>
      </w:r>
    </w:p>
    <w:p w14:paraId="587B3BC0" w14:textId="77777777" w:rsidR="00AB36B2" w:rsidRDefault="00AB36B2" w:rsidP="005411F0">
      <w:pPr>
        <w:pStyle w:val="CodeCaption"/>
      </w:pPr>
      <w:r>
        <w:t>Replace Task Users Request (abbreviated)</w:t>
      </w:r>
    </w:p>
    <w:p w14:paraId="0AB0181C" w14:textId="77777777" w:rsidR="00AB36B2" w:rsidRPr="009E328D" w:rsidRDefault="00AB36B2" w:rsidP="005411F0">
      <w:pPr>
        <w:pStyle w:val="Code"/>
      </w:pPr>
      <w:r w:rsidRPr="009E328D">
        <w:t>PUT http://localhost:61589/api/v1/tasks/17/users/ HTTP/1.1</w:t>
      </w:r>
    </w:p>
    <w:p w14:paraId="2099981B" w14:textId="77777777" w:rsidR="00AB36B2" w:rsidRPr="009E328D" w:rsidRDefault="00AB36B2" w:rsidP="005411F0">
      <w:pPr>
        <w:pStyle w:val="Code"/>
      </w:pPr>
      <w:r w:rsidRPr="009E328D">
        <w:t>Content-Type: application/json; charset=utf-8</w:t>
      </w:r>
    </w:p>
    <w:p w14:paraId="3F6D048C" w14:textId="77777777" w:rsidR="00AB36B2" w:rsidRPr="009E328D" w:rsidRDefault="00AB36B2" w:rsidP="005411F0">
      <w:pPr>
        <w:pStyle w:val="Code"/>
      </w:pPr>
      <w:r w:rsidRPr="009E328D">
        <w:t>Authorization: Basic YmhvZ2c6aWdub3JlZA==</w:t>
      </w:r>
    </w:p>
    <w:p w14:paraId="5454464D" w14:textId="77777777" w:rsidR="00AB36B2" w:rsidRPr="009E328D" w:rsidRDefault="00AB36B2" w:rsidP="005411F0">
      <w:pPr>
        <w:pStyle w:val="Code"/>
      </w:pPr>
    </w:p>
    <w:p w14:paraId="4019D0D7" w14:textId="77777777" w:rsidR="00AB36B2" w:rsidRDefault="00AB36B2" w:rsidP="005411F0">
      <w:pPr>
        <w:pStyle w:val="Code"/>
      </w:pPr>
      <w:r w:rsidRPr="009E328D">
        <w:t>[2,3]</w:t>
      </w:r>
    </w:p>
    <w:p w14:paraId="396D8BEB" w14:textId="77777777" w:rsidR="00AB36B2" w:rsidRDefault="00AB36B2" w:rsidP="003435C7">
      <w:pPr>
        <w:pStyle w:val="BodyText"/>
      </w:pPr>
      <w:r>
        <w:t>Note how we only need to specify the user IDs, not entire users, in the request message body to add them as assignees. And now for the response…</w:t>
      </w:r>
    </w:p>
    <w:p w14:paraId="3A9D789C" w14:textId="77777777" w:rsidR="00AB36B2" w:rsidRDefault="00AB36B2" w:rsidP="005411F0">
      <w:pPr>
        <w:pStyle w:val="CodeCaption"/>
      </w:pPr>
      <w:r>
        <w:lastRenderedPageBreak/>
        <w:t>Replace Task Users Response (abbreviated)</w:t>
      </w:r>
    </w:p>
    <w:p w14:paraId="4628C207" w14:textId="77777777" w:rsidR="00AB36B2" w:rsidRPr="009E328D" w:rsidRDefault="00AB36B2" w:rsidP="005411F0">
      <w:pPr>
        <w:pStyle w:val="Code"/>
      </w:pPr>
      <w:r w:rsidRPr="009E328D">
        <w:t>HTTP/1.1 200 OK</w:t>
      </w:r>
    </w:p>
    <w:p w14:paraId="24A859B7" w14:textId="77777777" w:rsidR="00AB36B2" w:rsidRPr="009E328D" w:rsidRDefault="00AB36B2" w:rsidP="005411F0">
      <w:pPr>
        <w:pStyle w:val="Code"/>
      </w:pPr>
      <w:r w:rsidRPr="009E328D">
        <w:t>Content-Type: application/json; charset=utf-8</w:t>
      </w:r>
    </w:p>
    <w:p w14:paraId="69868CC8" w14:textId="77777777" w:rsidR="00AB36B2" w:rsidRPr="009E328D" w:rsidRDefault="00AB36B2" w:rsidP="005411F0">
      <w:pPr>
        <w:pStyle w:val="Code"/>
      </w:pPr>
    </w:p>
    <w:p w14:paraId="69D3C38C"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7C01CB77" w14:textId="77777777" w:rsidR="00AB36B2" w:rsidRDefault="00AB36B2" w:rsidP="003435C7">
      <w:pPr>
        <w:pStyle w:val="BodyTex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 in fact, this applies to all operations in this section.</w:t>
      </w:r>
    </w:p>
    <w:p w14:paraId="6BE78CDD" w14:textId="77777777" w:rsidR="00AB36B2" w:rsidRDefault="00AB36B2" w:rsidP="003435C7">
      <w:pPr>
        <w:pStyle w:val="BodyText"/>
      </w:pPr>
      <w:r>
        <w:t>Now let's remove all assignees from the task:</w:t>
      </w:r>
    </w:p>
    <w:p w14:paraId="2D13E536" w14:textId="77777777" w:rsidR="00AB36B2" w:rsidRDefault="00AB36B2" w:rsidP="005411F0">
      <w:pPr>
        <w:pStyle w:val="CodeCaption"/>
      </w:pPr>
      <w:r>
        <w:t>Remove Task Users Request (abbreviated)</w:t>
      </w:r>
    </w:p>
    <w:p w14:paraId="6F4D03E2" w14:textId="77777777" w:rsidR="00AB36B2" w:rsidRPr="009E328D" w:rsidRDefault="00AB36B2" w:rsidP="005411F0">
      <w:pPr>
        <w:pStyle w:val="Code"/>
      </w:pPr>
      <w:r w:rsidRPr="009E328D">
        <w:t>DELETE http://localhost:61589/api/v1/tasks/17/users HTTP/1.1</w:t>
      </w:r>
    </w:p>
    <w:p w14:paraId="789AE8F0" w14:textId="77777777" w:rsidR="00AB36B2" w:rsidRPr="009E328D" w:rsidRDefault="00AB36B2" w:rsidP="005411F0">
      <w:pPr>
        <w:pStyle w:val="Code"/>
      </w:pPr>
      <w:r w:rsidRPr="009E328D">
        <w:t>Content-Type: application/json; charset=utf-8</w:t>
      </w:r>
    </w:p>
    <w:p w14:paraId="69E7387F" w14:textId="77777777" w:rsidR="00AB36B2" w:rsidRPr="009E328D" w:rsidRDefault="00AB36B2" w:rsidP="005411F0">
      <w:pPr>
        <w:pStyle w:val="Code"/>
      </w:pPr>
      <w:r w:rsidRPr="009E328D">
        <w:t>Authorization: Basic YmhvZ2c6aWdub3JlZA==</w:t>
      </w:r>
    </w:p>
    <w:p w14:paraId="666F3CF9" w14:textId="77777777" w:rsidR="00AB36B2" w:rsidRDefault="00AB36B2" w:rsidP="005411F0">
      <w:pPr>
        <w:pStyle w:val="CodeCaption"/>
      </w:pPr>
      <w:r>
        <w:t>Remove Task Users Response (abbreviated)</w:t>
      </w:r>
    </w:p>
    <w:p w14:paraId="5482F851" w14:textId="77777777" w:rsidR="00AB36B2" w:rsidRPr="009E328D" w:rsidRDefault="00AB36B2" w:rsidP="005411F0">
      <w:pPr>
        <w:pStyle w:val="Code"/>
      </w:pPr>
      <w:r w:rsidRPr="009E328D">
        <w:t>HTTP/1.1 200 OK</w:t>
      </w:r>
    </w:p>
    <w:p w14:paraId="3F7D2FCA" w14:textId="77777777" w:rsidR="00AB36B2" w:rsidRPr="009E328D" w:rsidRDefault="00AB36B2" w:rsidP="005411F0">
      <w:pPr>
        <w:pStyle w:val="Code"/>
      </w:pPr>
      <w:r w:rsidRPr="009E328D">
        <w:t>Content-Type: application/json; charset=utf-8</w:t>
      </w:r>
    </w:p>
    <w:p w14:paraId="409F3598" w14:textId="77777777" w:rsidR="00AB36B2" w:rsidRPr="009E328D" w:rsidRDefault="00AB36B2" w:rsidP="005411F0">
      <w:pPr>
        <w:pStyle w:val="Code"/>
      </w:pPr>
    </w:p>
    <w:p w14:paraId="36D7E08F"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Progress","Ordinal":1},"Assignees":[],"Links":[]}</w:t>
      </w:r>
    </w:p>
    <w:p w14:paraId="12CEADB6" w14:textId="77777777" w:rsidR="00AB36B2" w:rsidRDefault="00AB36B2" w:rsidP="003435C7">
      <w:pPr>
        <w:pStyle w:val="BodyText"/>
      </w:pPr>
      <w:r>
        <w:t>As expected, we're back to the situation where task #17 has no assignees. Next, let's assign a single user to the task. Note the assignee's ID is in the URL instead of the message body this time:</w:t>
      </w:r>
    </w:p>
    <w:p w14:paraId="1DEAD7D7" w14:textId="77777777" w:rsidR="00AB36B2" w:rsidRDefault="00AB36B2" w:rsidP="005411F0">
      <w:pPr>
        <w:pStyle w:val="CodeCaption"/>
      </w:pPr>
      <w:r>
        <w:t>Add Task User Request (abbreviated)</w:t>
      </w:r>
    </w:p>
    <w:p w14:paraId="556719D6" w14:textId="77777777" w:rsidR="00AB36B2" w:rsidRPr="00493541" w:rsidRDefault="00AB36B2" w:rsidP="005411F0">
      <w:pPr>
        <w:pStyle w:val="Code"/>
      </w:pPr>
      <w:r w:rsidRPr="00493541">
        <w:t>PUT http://localhost:61589/api/v1/tasks/17/users/2 HTTP/1.1</w:t>
      </w:r>
    </w:p>
    <w:p w14:paraId="6F571290" w14:textId="77777777" w:rsidR="00AB36B2" w:rsidRPr="00493541" w:rsidRDefault="00AB36B2" w:rsidP="005411F0">
      <w:pPr>
        <w:pStyle w:val="Code"/>
      </w:pPr>
      <w:r w:rsidRPr="00493541">
        <w:t>Content-Type: application/json; charset=utf-8</w:t>
      </w:r>
    </w:p>
    <w:p w14:paraId="7A7006C2" w14:textId="77777777" w:rsidR="00AB36B2" w:rsidRDefault="00AB36B2" w:rsidP="005411F0">
      <w:pPr>
        <w:pStyle w:val="Code"/>
      </w:pPr>
      <w:r w:rsidRPr="00493541">
        <w:t>Authorization: Basic YmhvZ2c6aWdub3JlZA==</w:t>
      </w:r>
    </w:p>
    <w:p w14:paraId="36C048C6" w14:textId="77777777" w:rsidR="00AB36B2" w:rsidRDefault="00AB36B2" w:rsidP="005411F0">
      <w:pPr>
        <w:pStyle w:val="CodeCaption"/>
      </w:pPr>
      <w:r>
        <w:t>Add Task User Response (abbreviated)</w:t>
      </w:r>
    </w:p>
    <w:p w14:paraId="09B496FF" w14:textId="77777777" w:rsidR="00AB36B2" w:rsidRPr="00493541" w:rsidRDefault="00AB36B2" w:rsidP="005411F0">
      <w:pPr>
        <w:pStyle w:val="Code"/>
      </w:pPr>
      <w:r w:rsidRPr="00493541">
        <w:t>HTTP/1.1 200 OK</w:t>
      </w:r>
    </w:p>
    <w:p w14:paraId="7011578D" w14:textId="77777777" w:rsidR="00AB36B2" w:rsidRPr="00493541" w:rsidRDefault="00AB36B2" w:rsidP="005411F0">
      <w:pPr>
        <w:pStyle w:val="Code"/>
      </w:pPr>
      <w:r w:rsidRPr="00493541">
        <w:t>Content-Type: application/json; charset=utf-8</w:t>
      </w:r>
    </w:p>
    <w:p w14:paraId="6458AEC9" w14:textId="77777777" w:rsidR="00AB36B2" w:rsidRPr="00493541" w:rsidRDefault="00AB36B2" w:rsidP="005411F0">
      <w:pPr>
        <w:pStyle w:val="Code"/>
      </w:pPr>
    </w:p>
    <w:p w14:paraId="39364AE2" w14:textId="77777777" w:rsidR="00AB36B2" w:rsidRDefault="00AB36B2" w:rsidP="005411F0">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72E38F39" w14:textId="77777777" w:rsidR="00AB36B2" w:rsidRDefault="00AB36B2" w:rsidP="003435C7">
      <w:pPr>
        <w:pStyle w:val="BodyText"/>
      </w:pPr>
      <w:r>
        <w:t>This looks good; user #2 (Jim Bob) is back on the task. However, to complete our testing, go ahead and remove him as follows by specifying his ID in the URL:</w:t>
      </w:r>
    </w:p>
    <w:p w14:paraId="1EFA76B8" w14:textId="77777777" w:rsidR="00AB36B2" w:rsidRDefault="00AB36B2" w:rsidP="005411F0">
      <w:pPr>
        <w:pStyle w:val="CodeCaption"/>
      </w:pPr>
      <w:r>
        <w:t>Remove Task User Request (abbreviated)</w:t>
      </w:r>
    </w:p>
    <w:p w14:paraId="09A931CF" w14:textId="77777777" w:rsidR="00AB36B2" w:rsidRPr="00805556" w:rsidRDefault="00AB36B2" w:rsidP="005411F0">
      <w:pPr>
        <w:pStyle w:val="Code"/>
      </w:pPr>
      <w:r w:rsidRPr="00805556">
        <w:t>DELETE http://localhost:61589/api/v1/tasks/17/users/2 HTTP/1.1</w:t>
      </w:r>
    </w:p>
    <w:p w14:paraId="3AE8982F" w14:textId="77777777" w:rsidR="00AB36B2" w:rsidRPr="00805556" w:rsidRDefault="00AB36B2" w:rsidP="005411F0">
      <w:pPr>
        <w:pStyle w:val="Code"/>
      </w:pPr>
      <w:r w:rsidRPr="00805556">
        <w:t>Content-Type: application/json; charset=utf-8</w:t>
      </w:r>
    </w:p>
    <w:p w14:paraId="08230F94" w14:textId="77777777" w:rsidR="00AB36B2" w:rsidRPr="00805556" w:rsidRDefault="00AB36B2" w:rsidP="005411F0">
      <w:pPr>
        <w:pStyle w:val="Code"/>
      </w:pPr>
      <w:r w:rsidRPr="00805556">
        <w:t>Authorization: Basic YmhvZ2c6aWdub3JlZA==</w:t>
      </w:r>
    </w:p>
    <w:p w14:paraId="441965B3" w14:textId="77777777" w:rsidR="00AB36B2" w:rsidRDefault="00AB36B2" w:rsidP="005411F0">
      <w:pPr>
        <w:pStyle w:val="CodeCaption"/>
      </w:pPr>
      <w:r>
        <w:t>Remove Task User Response (abbreviated)</w:t>
      </w:r>
    </w:p>
    <w:p w14:paraId="1D5F6211" w14:textId="77777777" w:rsidR="00AB36B2" w:rsidRPr="00835A30" w:rsidRDefault="00AB36B2" w:rsidP="005411F0">
      <w:pPr>
        <w:pStyle w:val="Code"/>
      </w:pPr>
      <w:r w:rsidRPr="00835A30">
        <w:t>HTTP/1.1 200 OK</w:t>
      </w:r>
    </w:p>
    <w:p w14:paraId="6F41D813" w14:textId="77777777" w:rsidR="00AB36B2" w:rsidRPr="00835A30" w:rsidRDefault="00AB36B2" w:rsidP="005411F0">
      <w:pPr>
        <w:pStyle w:val="Code"/>
      </w:pPr>
      <w:r w:rsidRPr="00835A30">
        <w:t>Content-Type: application/json; charset=utf-8</w:t>
      </w:r>
    </w:p>
    <w:p w14:paraId="4C0B500E" w14:textId="77777777" w:rsidR="00AB36B2" w:rsidRPr="00835A30" w:rsidRDefault="00AB36B2" w:rsidP="005411F0">
      <w:pPr>
        <w:pStyle w:val="Code"/>
      </w:pPr>
    </w:p>
    <w:p w14:paraId="690B0C5D" w14:textId="77777777" w:rsidR="00AB36B2" w:rsidRDefault="00AB36B2" w:rsidP="005411F0">
      <w:pPr>
        <w:pStyle w:val="Code"/>
      </w:pPr>
      <w:r w:rsidRPr="00835A30">
        <w:t>{"TaskId":17,"Subject":"Fix something important","StartDate":"2014-05-13T00:52:34","DueDate":null,"CreatedDate":"2014-05-10T19:02:52","CompletedDate":null,"Status":{"StatusId":2,"Name":"In Progress","Ordinal":1},"Assignees":[],"Links":[]}</w:t>
      </w:r>
    </w:p>
    <w:p w14:paraId="67E63F79" w14:textId="77777777" w:rsidR="00AB36B2" w:rsidRDefault="00AB36B2" w:rsidP="003435C7">
      <w:pPr>
        <w:pStyle w:val="BodyText"/>
      </w:pPr>
      <w:r>
        <w:t>And it looks like everything is working properly. Jim Bob is no longer assigned to the task.</w:t>
      </w:r>
    </w:p>
    <w:p w14:paraId="071DF02F" w14:textId="77777777" w:rsidR="00AB36B2" w:rsidRDefault="00AB36B2" w:rsidP="003435C7">
      <w:pPr>
        <w:pStyle w:val="BodyText"/>
      </w:pPr>
      <w:r>
        <w:t>We're ready to move on to the topic of partial updates, but before we do, please re-send the "Replace Task Users" request so that the Task data is a little bit more interesting going forward!</w:t>
      </w:r>
    </w:p>
    <w:p w14:paraId="2293EBC8" w14:textId="77777777" w:rsidR="00AB36B2" w:rsidRDefault="00AB36B2" w:rsidP="005411F0">
      <w:pPr>
        <w:pStyle w:val="Heading1"/>
      </w:pPr>
      <w:r>
        <w:t>Partial Update of a Task Using PUT/PATCH</w:t>
      </w:r>
    </w:p>
    <w:p w14:paraId="1FC90DAF" w14:textId="77777777" w:rsidR="00AB36B2" w:rsidRDefault="00AB36B2" w:rsidP="005411F0">
      <w:pPr>
        <w:pStyle w:val="BodyTextFirst"/>
      </w:pPr>
      <w:r>
        <w:t>Recalling our discussion of HTTP verbs from Chapter 2, we know that, by convention, a PUT operation is used to replace the corresponding resource in its entirety. This is why we designed our operation to update a task as follows in Chapter 3 (excerpted from Table 3-3):</w:t>
      </w:r>
    </w:p>
    <w:p w14:paraId="7F1EA49F" w14:textId="77777777" w:rsidR="00AB36B2" w:rsidRDefault="00AB36B2" w:rsidP="003435C7">
      <w:pPr>
        <w:pStyle w:val="BodyText"/>
      </w:pPr>
    </w:p>
    <w:p w14:paraId="559E74DA" w14:textId="77777777" w:rsidR="00AB36B2" w:rsidRDefault="00AB36B2" w:rsidP="003435C7">
      <w:pPr>
        <w:pStyle w:val="TableCaption"/>
      </w:pPr>
      <w:r>
        <w:t>Table 7-2. Update a Task</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5C389418" w14:textId="77777777" w:rsidTr="00181072">
        <w:tc>
          <w:tcPr>
            <w:tcW w:w="3235" w:type="dxa"/>
          </w:tcPr>
          <w:p w14:paraId="3AF5AA3C" w14:textId="77777777" w:rsidR="00AB36B2" w:rsidRPr="00A96826" w:rsidRDefault="00AB36B2" w:rsidP="005411F0">
            <w:pPr>
              <w:pStyle w:val="TableHead"/>
            </w:pPr>
            <w:r>
              <w:t>URI</w:t>
            </w:r>
          </w:p>
        </w:tc>
        <w:tc>
          <w:tcPr>
            <w:tcW w:w="1080" w:type="dxa"/>
          </w:tcPr>
          <w:p w14:paraId="7D908DDE" w14:textId="77777777" w:rsidR="00AB36B2" w:rsidRPr="00A96826" w:rsidRDefault="00AB36B2" w:rsidP="005411F0">
            <w:pPr>
              <w:pStyle w:val="TableHead"/>
            </w:pPr>
            <w:r>
              <w:t>Verb</w:t>
            </w:r>
          </w:p>
        </w:tc>
        <w:tc>
          <w:tcPr>
            <w:tcW w:w="4410" w:type="dxa"/>
          </w:tcPr>
          <w:p w14:paraId="2D9F8831" w14:textId="77777777" w:rsidR="00AB36B2" w:rsidRPr="00A96826" w:rsidRDefault="00AB36B2" w:rsidP="005411F0">
            <w:pPr>
              <w:pStyle w:val="TableHead"/>
            </w:pPr>
            <w:r>
              <w:t>Description</w:t>
            </w:r>
          </w:p>
        </w:tc>
      </w:tr>
      <w:tr w:rsidR="00AB36B2" w:rsidRPr="00D32C7F" w14:paraId="2C5C83D3" w14:textId="77777777" w:rsidTr="00181072">
        <w:tc>
          <w:tcPr>
            <w:tcW w:w="3235" w:type="dxa"/>
          </w:tcPr>
          <w:p w14:paraId="019643D3" w14:textId="77777777" w:rsidR="00AB36B2" w:rsidRPr="00A96826" w:rsidRDefault="00AB36B2" w:rsidP="005411F0">
            <w:pPr>
              <w:pStyle w:val="TableText"/>
              <w:rPr>
                <w:rStyle w:val="CodeInline"/>
              </w:rPr>
            </w:pPr>
            <w:r>
              <w:rPr>
                <w:rStyle w:val="CodeInline"/>
              </w:rPr>
              <w:t>/api/tasks/123</w:t>
            </w:r>
          </w:p>
        </w:tc>
        <w:tc>
          <w:tcPr>
            <w:tcW w:w="1080" w:type="dxa"/>
          </w:tcPr>
          <w:p w14:paraId="7CB4A6BA" w14:textId="77777777" w:rsidR="00AB36B2" w:rsidRPr="00A96826" w:rsidRDefault="00AB36B2" w:rsidP="005411F0">
            <w:pPr>
              <w:pStyle w:val="TableText"/>
            </w:pPr>
            <w:r>
              <w:t>PUT</w:t>
            </w:r>
          </w:p>
        </w:tc>
        <w:tc>
          <w:tcPr>
            <w:tcW w:w="4410" w:type="dxa"/>
          </w:tcPr>
          <w:p w14:paraId="396D2CCD" w14:textId="77777777" w:rsidR="00AB36B2" w:rsidRPr="00A96826" w:rsidRDefault="00AB36B2" w:rsidP="005411F0">
            <w:pPr>
              <w:pStyle w:val="TableText"/>
            </w:pPr>
            <w:r>
              <w:t>Updates the specified task</w:t>
            </w:r>
            <w:r w:rsidRPr="00A96826">
              <w:t>; returns the updated task in the response</w:t>
            </w:r>
          </w:p>
        </w:tc>
      </w:tr>
    </w:tbl>
    <w:p w14:paraId="7439F6D6" w14:textId="77777777" w:rsidR="00AB36B2" w:rsidRDefault="00AB36B2" w:rsidP="003435C7">
      <w:pPr>
        <w:pStyle w:val="BodyText"/>
      </w:pPr>
    </w:p>
    <w:p w14:paraId="6EBF70FE" w14:textId="77777777" w:rsidR="00AB36B2" w:rsidRDefault="00AB36B2" w:rsidP="003435C7">
      <w:pPr>
        <w:pStyle w:val="BodyText"/>
      </w:pPr>
      <w:r>
        <w:t>However, often there are often times when it is more desirable to apply a partial modification to a resource rather than replace the entire resource. It is for this reason the PATCH method was created, and in this section we will implement the ability to partially (or fully, as it turns out) update a task.</w:t>
      </w:r>
    </w:p>
    <w:p w14:paraId="415EA6DA" w14:textId="77777777" w:rsidR="00AB36B2" w:rsidRDefault="00AB36B2" w:rsidP="003435C7">
      <w:pPr>
        <w:pStyle w:val="BodyText"/>
      </w:pPr>
      <w:r>
        <w:t xml:space="preserve">Let's begin with the query processor, and this one should look familiar; it's the </w:t>
      </w:r>
      <w:r w:rsidRPr="00B87E7F">
        <w:rPr>
          <w:rStyle w:val="CodeInline"/>
        </w:rPr>
        <w:t>UpdateTaskQueryProcessor</w:t>
      </w:r>
      <w:r>
        <w:t>. Add the highlighted lines to the interface and class, as shown:</w:t>
      </w:r>
    </w:p>
    <w:p w14:paraId="6733C64B" w14:textId="77777777" w:rsidR="00AB36B2" w:rsidRDefault="00AB36B2" w:rsidP="005411F0">
      <w:pPr>
        <w:pStyle w:val="CodeCaption"/>
      </w:pPr>
      <w:r>
        <w:t>IUpdateTaskQueryProcessor Interface Modifications</w:t>
      </w:r>
    </w:p>
    <w:p w14:paraId="484B27ED" w14:textId="77777777" w:rsidR="00AB36B2" w:rsidRPr="002F2370" w:rsidRDefault="00AB36B2" w:rsidP="005411F0">
      <w:pPr>
        <w:pStyle w:val="Code"/>
      </w:pPr>
      <w:r w:rsidRPr="002F2370">
        <w:t>using System.Collections.Generic;</w:t>
      </w:r>
    </w:p>
    <w:p w14:paraId="06479288" w14:textId="77777777" w:rsidR="00AB36B2" w:rsidRPr="002F2370" w:rsidRDefault="00AB36B2" w:rsidP="005411F0">
      <w:pPr>
        <w:pStyle w:val="Code"/>
      </w:pPr>
      <w:r w:rsidRPr="002F2370">
        <w:t>using WebApi2Book.Data.Entities;</w:t>
      </w:r>
    </w:p>
    <w:p w14:paraId="02CD204F" w14:textId="77777777" w:rsidR="00AB36B2" w:rsidRPr="002F2370" w:rsidRDefault="00AB36B2" w:rsidP="005411F0">
      <w:pPr>
        <w:pStyle w:val="Code"/>
        <w:rPr>
          <w:rStyle w:val="CodeBold"/>
        </w:rPr>
      </w:pPr>
      <w:bookmarkStart w:id="44" w:name="OLE_LINK124"/>
      <w:bookmarkStart w:id="45" w:name="OLE_LINK125"/>
      <w:bookmarkStart w:id="46" w:name="OLE_LINK3"/>
      <w:bookmarkStart w:id="47" w:name="OLE_LINK4"/>
      <w:bookmarkStart w:id="48" w:name="OLE_LINK19"/>
      <w:bookmarkStart w:id="49" w:name="OLE_LINK213"/>
      <w:r w:rsidRPr="002F2370">
        <w:rPr>
          <w:rStyle w:val="CodeBold"/>
        </w:rPr>
        <w:t>using PropertyValueMapType = System.Collections.Generic.Dictionary&lt;string, object&gt;;</w:t>
      </w:r>
      <w:bookmarkEnd w:id="44"/>
      <w:bookmarkEnd w:id="45"/>
    </w:p>
    <w:bookmarkEnd w:id="46"/>
    <w:bookmarkEnd w:id="47"/>
    <w:bookmarkEnd w:id="48"/>
    <w:bookmarkEnd w:id="49"/>
    <w:p w14:paraId="125D3352" w14:textId="77777777" w:rsidR="00AB36B2" w:rsidRPr="002F2370" w:rsidRDefault="00AB36B2" w:rsidP="005411F0">
      <w:pPr>
        <w:pStyle w:val="Code"/>
      </w:pPr>
    </w:p>
    <w:p w14:paraId="1C86823F" w14:textId="77777777" w:rsidR="00AB36B2" w:rsidRPr="002F2370" w:rsidRDefault="00AB36B2" w:rsidP="005411F0">
      <w:pPr>
        <w:pStyle w:val="Code"/>
      </w:pPr>
      <w:r w:rsidRPr="002F2370">
        <w:t xml:space="preserve">namespace </w:t>
      </w:r>
      <w:commentRangeStart w:id="50"/>
      <w:r w:rsidRPr="002F2370">
        <w:t>WebApi2Book.Data.SqlServer.QueryProcessors</w:t>
      </w:r>
      <w:commentRangeEnd w:id="50"/>
      <w:r w:rsidR="00694247">
        <w:rPr>
          <w:rStyle w:val="CommentReference"/>
          <w:rFonts w:ascii="Times" w:hAnsi="Times"/>
          <w:noProof w:val="0"/>
        </w:rPr>
        <w:commentReference w:id="50"/>
      </w:r>
    </w:p>
    <w:p w14:paraId="6F3F70DE" w14:textId="77777777" w:rsidR="00AB36B2" w:rsidRPr="002F2370" w:rsidRDefault="00AB36B2" w:rsidP="005411F0">
      <w:pPr>
        <w:pStyle w:val="Code"/>
      </w:pPr>
      <w:r w:rsidRPr="002F2370">
        <w:t>{</w:t>
      </w:r>
    </w:p>
    <w:p w14:paraId="6FD9E783" w14:textId="77777777" w:rsidR="00AB36B2" w:rsidRPr="002F2370" w:rsidRDefault="00AB36B2" w:rsidP="005411F0">
      <w:pPr>
        <w:pStyle w:val="Code"/>
      </w:pPr>
      <w:r w:rsidRPr="002F2370">
        <w:t xml:space="preserve">    public interface IUpdateTaskQueryProcessor</w:t>
      </w:r>
    </w:p>
    <w:p w14:paraId="159377F7" w14:textId="77777777" w:rsidR="00AB36B2" w:rsidRPr="002F2370" w:rsidRDefault="00AB36B2" w:rsidP="005411F0">
      <w:pPr>
        <w:pStyle w:val="Code"/>
      </w:pPr>
      <w:r w:rsidRPr="002F2370">
        <w:t xml:space="preserve">    {</w:t>
      </w:r>
    </w:p>
    <w:p w14:paraId="556DFD72" w14:textId="77777777" w:rsidR="00AB36B2" w:rsidRPr="002F2370" w:rsidRDefault="00AB36B2" w:rsidP="005411F0">
      <w:pPr>
        <w:pStyle w:val="Code"/>
        <w:rPr>
          <w:rStyle w:val="CodeBold"/>
        </w:rPr>
      </w:pPr>
      <w:r w:rsidRPr="002F2370">
        <w:rPr>
          <w:rStyle w:val="CodeBold"/>
        </w:rPr>
        <w:t xml:space="preserve">        </w:t>
      </w:r>
      <w:bookmarkStart w:id="51" w:name="OLE_LINK20"/>
      <w:bookmarkStart w:id="52" w:name="OLE_LINK126"/>
      <w:bookmarkStart w:id="53" w:name="OLE_LINK214"/>
      <w:bookmarkStart w:id="54" w:name="OLE_LINK215"/>
      <w:r w:rsidRPr="002F2370">
        <w:rPr>
          <w:rStyle w:val="CodeBold"/>
        </w:rPr>
        <w:t>Task GetUpdatedTask(long taskId, PropertyValueMapType updatedPropertyValueMap);</w:t>
      </w:r>
      <w:bookmarkEnd w:id="51"/>
      <w:bookmarkEnd w:id="52"/>
    </w:p>
    <w:bookmarkEnd w:id="53"/>
    <w:bookmarkEnd w:id="54"/>
    <w:p w14:paraId="77A0D986" w14:textId="77777777" w:rsidR="00AB36B2" w:rsidRDefault="00AB36B2" w:rsidP="005411F0">
      <w:pPr>
        <w:pStyle w:val="Code"/>
      </w:pPr>
      <w:r>
        <w:t>…</w:t>
      </w:r>
    </w:p>
    <w:p w14:paraId="70C5E515" w14:textId="77777777" w:rsidR="00AB36B2" w:rsidRDefault="00AB36B2" w:rsidP="005411F0">
      <w:pPr>
        <w:pStyle w:val="CodeCaption"/>
      </w:pPr>
      <w:r w:rsidRPr="002F2370">
        <w:t>UpdateTaskQueryProcessor</w:t>
      </w:r>
      <w:r>
        <w:t xml:space="preserve"> Class Modifications</w:t>
      </w:r>
    </w:p>
    <w:p w14:paraId="72F25D1F" w14:textId="77777777" w:rsidR="00AB36B2" w:rsidRPr="002F2370" w:rsidRDefault="00AB36B2" w:rsidP="005411F0">
      <w:pPr>
        <w:pStyle w:val="Code"/>
      </w:pPr>
      <w:commentRangeStart w:id="55"/>
      <w:r w:rsidRPr="002F2370">
        <w:t>using System.Collections.Generic;</w:t>
      </w:r>
    </w:p>
    <w:p w14:paraId="56EB7043" w14:textId="77777777" w:rsidR="00AB36B2" w:rsidRPr="002F2370" w:rsidRDefault="00AB36B2" w:rsidP="005411F0">
      <w:pPr>
        <w:pStyle w:val="Code"/>
      </w:pPr>
      <w:r w:rsidRPr="002F2370">
        <w:t>using System.Linq;</w:t>
      </w:r>
    </w:p>
    <w:p w14:paraId="213E99E0" w14:textId="77777777" w:rsidR="00AB36B2" w:rsidRPr="002F2370" w:rsidRDefault="00AB36B2" w:rsidP="005411F0">
      <w:pPr>
        <w:pStyle w:val="Code"/>
      </w:pPr>
      <w:r w:rsidRPr="002F2370">
        <w:t>using NHibernate;</w:t>
      </w:r>
    </w:p>
    <w:p w14:paraId="79A1F08D" w14:textId="77777777" w:rsidR="00AB36B2" w:rsidRPr="002F2370" w:rsidRDefault="00AB36B2" w:rsidP="005411F0">
      <w:pPr>
        <w:pStyle w:val="Code"/>
      </w:pPr>
      <w:r w:rsidRPr="002F2370">
        <w:t>using WebApi2Book.Data.Entities;</w:t>
      </w:r>
    </w:p>
    <w:p w14:paraId="54964AAE" w14:textId="77777777" w:rsidR="00AB36B2" w:rsidRPr="002F2370" w:rsidRDefault="00AB36B2" w:rsidP="005411F0">
      <w:pPr>
        <w:pStyle w:val="Code"/>
      </w:pPr>
      <w:r w:rsidRPr="002F2370">
        <w:t>using WebApi2Book.Data.Exceptions;</w:t>
      </w:r>
    </w:p>
    <w:p w14:paraId="24BBDFFC" w14:textId="77777777" w:rsidR="00AB36B2" w:rsidRPr="002F2370" w:rsidRDefault="00AB36B2" w:rsidP="005411F0">
      <w:pPr>
        <w:pStyle w:val="Code"/>
        <w:rPr>
          <w:rStyle w:val="CodeBold"/>
        </w:rPr>
      </w:pPr>
      <w:bookmarkStart w:id="56" w:name="OLE_LINK21"/>
      <w:bookmarkStart w:id="57" w:name="OLE_LINK22"/>
      <w:bookmarkStart w:id="58" w:name="OLE_LINK127"/>
      <w:r w:rsidRPr="002F2370">
        <w:rPr>
          <w:rStyle w:val="CodeBold"/>
        </w:rPr>
        <w:t>using PropertyValueMapType = System.Collections.Generic.Dictionary&lt;string, object&gt;;</w:t>
      </w:r>
      <w:commentRangeEnd w:id="55"/>
      <w:r w:rsidR="00694247">
        <w:rPr>
          <w:rStyle w:val="CommentReference"/>
          <w:rFonts w:ascii="Times" w:hAnsi="Times"/>
          <w:noProof w:val="0"/>
        </w:rPr>
        <w:commentReference w:id="55"/>
      </w:r>
    </w:p>
    <w:bookmarkEnd w:id="56"/>
    <w:bookmarkEnd w:id="57"/>
    <w:bookmarkEnd w:id="58"/>
    <w:p w14:paraId="568C9A2A" w14:textId="77777777" w:rsidR="00AB36B2" w:rsidRPr="002F2370" w:rsidRDefault="00AB36B2" w:rsidP="005411F0">
      <w:pPr>
        <w:pStyle w:val="Code"/>
      </w:pPr>
    </w:p>
    <w:p w14:paraId="6B03325E" w14:textId="77777777" w:rsidR="00AB36B2" w:rsidRPr="002F2370" w:rsidRDefault="00AB36B2" w:rsidP="005411F0">
      <w:pPr>
        <w:pStyle w:val="Code"/>
      </w:pPr>
      <w:r w:rsidRPr="002F2370">
        <w:t>namespace WebApi2Book.Data.SqlServer.QueryProcessors</w:t>
      </w:r>
    </w:p>
    <w:p w14:paraId="74B03CAD" w14:textId="77777777" w:rsidR="00AB36B2" w:rsidRPr="002F2370" w:rsidRDefault="00AB36B2" w:rsidP="005411F0">
      <w:pPr>
        <w:pStyle w:val="Code"/>
      </w:pPr>
      <w:r w:rsidRPr="002F2370">
        <w:t>{</w:t>
      </w:r>
    </w:p>
    <w:p w14:paraId="2814B4DB" w14:textId="77777777" w:rsidR="00AB36B2" w:rsidRPr="002F2370" w:rsidRDefault="00AB36B2" w:rsidP="005411F0">
      <w:pPr>
        <w:pStyle w:val="Code"/>
      </w:pPr>
      <w:r w:rsidRPr="002F2370">
        <w:t xml:space="preserve">    public class UpdateTaskQueryProcessor : IUpdateTaskQueryProcessor</w:t>
      </w:r>
    </w:p>
    <w:p w14:paraId="3D6B00B6" w14:textId="77777777" w:rsidR="00AB36B2" w:rsidRPr="002F2370" w:rsidRDefault="00AB36B2" w:rsidP="005411F0">
      <w:pPr>
        <w:pStyle w:val="Code"/>
      </w:pPr>
      <w:r w:rsidRPr="002F2370">
        <w:t xml:space="preserve">    {</w:t>
      </w:r>
    </w:p>
    <w:p w14:paraId="4D072713" w14:textId="77777777" w:rsidR="00AB36B2" w:rsidRPr="002F2370" w:rsidRDefault="00AB36B2" w:rsidP="005411F0">
      <w:pPr>
        <w:pStyle w:val="Code"/>
      </w:pPr>
      <w:r w:rsidRPr="002F2370">
        <w:t xml:space="preserve">        private readonly ISession _session;</w:t>
      </w:r>
    </w:p>
    <w:p w14:paraId="2672DF64" w14:textId="77777777" w:rsidR="00AB36B2" w:rsidRPr="002F2370" w:rsidRDefault="00AB36B2" w:rsidP="005411F0">
      <w:pPr>
        <w:pStyle w:val="Code"/>
      </w:pPr>
    </w:p>
    <w:p w14:paraId="1FF0D0DA" w14:textId="77777777" w:rsidR="00AB36B2" w:rsidRPr="002F2370" w:rsidRDefault="00AB36B2" w:rsidP="005411F0">
      <w:pPr>
        <w:pStyle w:val="Code"/>
      </w:pPr>
      <w:r w:rsidRPr="002F2370">
        <w:t xml:space="preserve">        public UpdateTaskQueryProcessor(ISession session)</w:t>
      </w:r>
    </w:p>
    <w:p w14:paraId="748906A5" w14:textId="77777777" w:rsidR="00AB36B2" w:rsidRPr="002F2370" w:rsidRDefault="00AB36B2" w:rsidP="005411F0">
      <w:pPr>
        <w:pStyle w:val="Code"/>
      </w:pPr>
      <w:r w:rsidRPr="002F2370">
        <w:t xml:space="preserve">        {</w:t>
      </w:r>
    </w:p>
    <w:p w14:paraId="47D0E4C6" w14:textId="77777777" w:rsidR="00AB36B2" w:rsidRPr="002F2370" w:rsidRDefault="00AB36B2" w:rsidP="005411F0">
      <w:pPr>
        <w:pStyle w:val="Code"/>
      </w:pPr>
      <w:r w:rsidRPr="002F2370">
        <w:t xml:space="preserve">            _session = session;</w:t>
      </w:r>
    </w:p>
    <w:p w14:paraId="33E54B15" w14:textId="77777777" w:rsidR="00AB36B2" w:rsidRPr="002F2370" w:rsidRDefault="00AB36B2" w:rsidP="005411F0">
      <w:pPr>
        <w:pStyle w:val="Code"/>
      </w:pPr>
      <w:r w:rsidRPr="002F2370">
        <w:t xml:space="preserve">        }</w:t>
      </w:r>
    </w:p>
    <w:p w14:paraId="7E7E4595" w14:textId="77777777" w:rsidR="00AB36B2" w:rsidRPr="002F2370" w:rsidRDefault="00AB36B2" w:rsidP="005411F0">
      <w:pPr>
        <w:pStyle w:val="Code"/>
      </w:pPr>
    </w:p>
    <w:p w14:paraId="4D4066FB" w14:textId="77777777" w:rsidR="00AB36B2" w:rsidRPr="002F2370" w:rsidRDefault="00AB36B2" w:rsidP="005411F0">
      <w:pPr>
        <w:pStyle w:val="Code"/>
        <w:rPr>
          <w:rStyle w:val="CodeBold"/>
        </w:rPr>
      </w:pPr>
      <w:bookmarkStart w:id="61" w:name="OLE_LINK23"/>
      <w:bookmarkStart w:id="62" w:name="OLE_LINK24"/>
      <w:bookmarkStart w:id="63" w:name="OLE_LINK128"/>
      <w:r w:rsidRPr="002F2370">
        <w:rPr>
          <w:rStyle w:val="CodeBold"/>
        </w:rPr>
        <w:t xml:space="preserve">        </w:t>
      </w:r>
      <w:bookmarkStart w:id="64" w:name="OLE_LINK218"/>
      <w:r w:rsidRPr="002F2370">
        <w:rPr>
          <w:rStyle w:val="CodeBold"/>
        </w:rPr>
        <w:t>public Task GetUpdatedTask(long taskId, PropertyValueMapType updatedPropertyValueMap)</w:t>
      </w:r>
    </w:p>
    <w:p w14:paraId="3ABB7CC8" w14:textId="77777777" w:rsidR="00AB36B2" w:rsidRPr="002F2370" w:rsidRDefault="00AB36B2" w:rsidP="005411F0">
      <w:pPr>
        <w:pStyle w:val="Code"/>
        <w:rPr>
          <w:rStyle w:val="CodeBold"/>
        </w:rPr>
      </w:pPr>
      <w:r w:rsidRPr="002F2370">
        <w:rPr>
          <w:rStyle w:val="CodeBold"/>
        </w:rPr>
        <w:t xml:space="preserve">        {</w:t>
      </w:r>
    </w:p>
    <w:p w14:paraId="45AED714" w14:textId="77777777" w:rsidR="00AB36B2" w:rsidRPr="002F2370" w:rsidRDefault="00AB36B2" w:rsidP="005411F0">
      <w:pPr>
        <w:pStyle w:val="Code"/>
        <w:rPr>
          <w:rStyle w:val="CodeBold"/>
        </w:rPr>
      </w:pPr>
      <w:r w:rsidRPr="002F2370">
        <w:rPr>
          <w:rStyle w:val="CodeBold"/>
        </w:rPr>
        <w:t xml:space="preserve">            var task = GetValidTask(taskId);</w:t>
      </w:r>
    </w:p>
    <w:p w14:paraId="5F7DEC9C" w14:textId="77777777" w:rsidR="00AB36B2" w:rsidRPr="002F2370" w:rsidRDefault="00AB36B2" w:rsidP="005411F0">
      <w:pPr>
        <w:pStyle w:val="Code"/>
        <w:rPr>
          <w:rStyle w:val="CodeBold"/>
        </w:rPr>
      </w:pPr>
    </w:p>
    <w:p w14:paraId="7CEB0E69" w14:textId="77777777" w:rsidR="00AB36B2" w:rsidRPr="002F2370" w:rsidRDefault="00AB36B2" w:rsidP="005411F0">
      <w:pPr>
        <w:pStyle w:val="Code"/>
        <w:rPr>
          <w:rStyle w:val="CodeBold"/>
        </w:rPr>
      </w:pPr>
      <w:r w:rsidRPr="002F2370">
        <w:rPr>
          <w:rStyle w:val="CodeBold"/>
        </w:rPr>
        <w:t xml:space="preserve">            var propertyInfos = typeof(Task).GetProperties();</w:t>
      </w:r>
    </w:p>
    <w:p w14:paraId="6094C801" w14:textId="77777777" w:rsidR="00AB36B2" w:rsidRPr="002F2370" w:rsidRDefault="00AB36B2" w:rsidP="005411F0">
      <w:pPr>
        <w:pStyle w:val="Code"/>
        <w:rPr>
          <w:rStyle w:val="CodeBold"/>
        </w:rPr>
      </w:pPr>
      <w:r w:rsidRPr="002F2370">
        <w:rPr>
          <w:rStyle w:val="CodeBold"/>
        </w:rPr>
        <w:t xml:space="preserve">            foreach (var propertyValuePair in updatedPropertyValueMap)</w:t>
      </w:r>
    </w:p>
    <w:p w14:paraId="46C9C3ED" w14:textId="77777777" w:rsidR="00AB36B2" w:rsidRPr="002F2370" w:rsidRDefault="00AB36B2" w:rsidP="005411F0">
      <w:pPr>
        <w:pStyle w:val="Code"/>
        <w:rPr>
          <w:rStyle w:val="CodeBold"/>
        </w:rPr>
      </w:pPr>
      <w:r w:rsidRPr="002F2370">
        <w:rPr>
          <w:rStyle w:val="CodeBold"/>
        </w:rPr>
        <w:t xml:space="preserve">            {</w:t>
      </w:r>
    </w:p>
    <w:p w14:paraId="456E34B6" w14:textId="77777777" w:rsidR="00AB36B2" w:rsidRPr="002F2370" w:rsidRDefault="00AB36B2" w:rsidP="005411F0">
      <w:pPr>
        <w:pStyle w:val="Code"/>
        <w:rPr>
          <w:rStyle w:val="CodeBold"/>
        </w:rPr>
      </w:pPr>
      <w:r w:rsidRPr="002F2370">
        <w:rPr>
          <w:rStyle w:val="CodeBold"/>
        </w:rPr>
        <w:lastRenderedPageBreak/>
        <w:t xml:space="preserve">                propertyInfos.Single(x =&gt; x.Name == propertyValuePair.Key)</w:t>
      </w:r>
    </w:p>
    <w:p w14:paraId="2FE90D40" w14:textId="77777777" w:rsidR="00AB36B2" w:rsidRPr="002F2370" w:rsidRDefault="00AB36B2" w:rsidP="005411F0">
      <w:pPr>
        <w:pStyle w:val="Code"/>
        <w:rPr>
          <w:rStyle w:val="CodeBold"/>
        </w:rPr>
      </w:pPr>
      <w:r w:rsidRPr="002F2370">
        <w:rPr>
          <w:rStyle w:val="CodeBold"/>
        </w:rPr>
        <w:t xml:space="preserve">                    .SetValue(task, propertyValuePair.Value);</w:t>
      </w:r>
    </w:p>
    <w:p w14:paraId="1AAE0FA4" w14:textId="77777777" w:rsidR="00AB36B2" w:rsidRPr="002F2370" w:rsidRDefault="00AB36B2" w:rsidP="005411F0">
      <w:pPr>
        <w:pStyle w:val="Code"/>
        <w:rPr>
          <w:rStyle w:val="CodeBold"/>
        </w:rPr>
      </w:pPr>
      <w:r w:rsidRPr="002F2370">
        <w:rPr>
          <w:rStyle w:val="CodeBold"/>
        </w:rPr>
        <w:t xml:space="preserve">            }</w:t>
      </w:r>
    </w:p>
    <w:p w14:paraId="229AD3AE" w14:textId="77777777" w:rsidR="00AB36B2" w:rsidRPr="002F2370" w:rsidRDefault="00AB36B2" w:rsidP="005411F0">
      <w:pPr>
        <w:pStyle w:val="Code"/>
        <w:rPr>
          <w:rStyle w:val="CodeBold"/>
        </w:rPr>
      </w:pPr>
    </w:p>
    <w:p w14:paraId="28B79088" w14:textId="77777777" w:rsidR="00AB36B2" w:rsidRPr="002F2370" w:rsidRDefault="00AB36B2" w:rsidP="005411F0">
      <w:pPr>
        <w:pStyle w:val="Code"/>
        <w:rPr>
          <w:rStyle w:val="CodeBold"/>
        </w:rPr>
      </w:pPr>
      <w:r w:rsidRPr="002F2370">
        <w:rPr>
          <w:rStyle w:val="CodeBold"/>
        </w:rPr>
        <w:t xml:space="preserve">            _session.SaveOrUpdate(task);</w:t>
      </w:r>
    </w:p>
    <w:p w14:paraId="25306E7A" w14:textId="77777777" w:rsidR="00AB36B2" w:rsidRPr="002F2370" w:rsidRDefault="00AB36B2" w:rsidP="005411F0">
      <w:pPr>
        <w:pStyle w:val="Code"/>
        <w:rPr>
          <w:rStyle w:val="CodeBold"/>
        </w:rPr>
      </w:pPr>
    </w:p>
    <w:p w14:paraId="4E0AF338" w14:textId="77777777" w:rsidR="00AB36B2" w:rsidRPr="002F2370" w:rsidRDefault="00AB36B2" w:rsidP="005411F0">
      <w:pPr>
        <w:pStyle w:val="Code"/>
        <w:rPr>
          <w:rStyle w:val="CodeBold"/>
        </w:rPr>
      </w:pPr>
      <w:r w:rsidRPr="002F2370">
        <w:rPr>
          <w:rStyle w:val="CodeBold"/>
        </w:rPr>
        <w:t xml:space="preserve">            return task;</w:t>
      </w:r>
    </w:p>
    <w:p w14:paraId="15218E54" w14:textId="77777777" w:rsidR="00AB36B2" w:rsidRDefault="00AB36B2" w:rsidP="005411F0">
      <w:pPr>
        <w:pStyle w:val="Code"/>
        <w:rPr>
          <w:rStyle w:val="CodeBold"/>
        </w:rPr>
      </w:pPr>
      <w:r w:rsidRPr="002F2370">
        <w:rPr>
          <w:rStyle w:val="CodeBold"/>
        </w:rPr>
        <w:t xml:space="preserve">        }</w:t>
      </w:r>
    </w:p>
    <w:bookmarkEnd w:id="61"/>
    <w:bookmarkEnd w:id="62"/>
    <w:bookmarkEnd w:id="63"/>
    <w:bookmarkEnd w:id="64"/>
    <w:p w14:paraId="435DDDF8" w14:textId="77777777" w:rsidR="00AB36B2" w:rsidRPr="002F2370" w:rsidRDefault="00AB36B2" w:rsidP="005411F0">
      <w:pPr>
        <w:pStyle w:val="Code"/>
      </w:pPr>
      <w:r>
        <w:t>…</w:t>
      </w:r>
    </w:p>
    <w:p w14:paraId="03194871" w14:textId="77777777" w:rsidR="00AB36B2" w:rsidRDefault="00AB36B2" w:rsidP="003435C7">
      <w:pPr>
        <w:pStyle w:val="BodyText"/>
      </w:pPr>
      <w:r>
        <w:t xml:space="preserve">The </w:t>
      </w:r>
      <w:r w:rsidRPr="002F2370">
        <w:rPr>
          <w:rStyle w:val="CodeInline"/>
        </w:rPr>
        <w:t>using</w:t>
      </w:r>
      <w:r>
        <w:t xml:space="preserve"> directive is used to define an alias to the </w:t>
      </w:r>
      <w:r w:rsidRPr="00D8405F">
        <w:rPr>
          <w:rStyle w:val="CodeInline"/>
        </w:rPr>
        <w:t>Dictionary&lt;string,object&gt;</w:t>
      </w:r>
      <w:r>
        <w:t xml:space="preserve"> type. It is </w:t>
      </w:r>
      <w:r w:rsidRPr="00D8405F">
        <w:t>syntactic sugar</w:t>
      </w:r>
      <w:r>
        <w:t>, and nothing more. Each element in an instance of the PropertyValueMapType is used to map a property name (</w:t>
      </w:r>
      <w:r w:rsidRPr="00AD7520">
        <w:rPr>
          <w:rStyle w:val="CodeInline"/>
        </w:rPr>
        <w:t>string</w:t>
      </w:r>
      <w:r>
        <w:t>) to a corresponding property value (</w:t>
      </w:r>
      <w:r w:rsidRPr="00AD7520">
        <w:rPr>
          <w:rStyle w:val="CodeInline"/>
        </w:rPr>
        <w:t>object</w:t>
      </w:r>
      <w:r>
        <w:t>). Note that t</w:t>
      </w:r>
      <w:r w:rsidRPr="00D8405F">
        <w:t xml:space="preserve">he scope of a </w:t>
      </w:r>
      <w:r w:rsidRPr="00D8405F">
        <w:rPr>
          <w:rStyle w:val="CodeInline"/>
        </w:rPr>
        <w:t>using</w:t>
      </w:r>
      <w:r w:rsidRPr="00D8405F">
        <w:t xml:space="preserve"> directive is limited to the file in which it appears, which is why it appers in both files.</w:t>
      </w:r>
    </w:p>
    <w:p w14:paraId="7BFCC641" w14:textId="77777777" w:rsidR="00AB36B2" w:rsidRDefault="00AB36B2" w:rsidP="003435C7">
      <w:pPr>
        <w:pStyle w:val="BodyText"/>
      </w:pPr>
      <w:r>
        <w:t xml:space="preserve">The real work is done in the </w:t>
      </w:r>
      <w:r w:rsidRPr="00AD7520">
        <w:rPr>
          <w:rStyle w:val="CodeInline"/>
        </w:rPr>
        <w:t>GetUpdatedTask</w:t>
      </w:r>
      <w:r>
        <w:t xml:space="preserve"> method. This method accepts two parameters: </w:t>
      </w:r>
      <w:r w:rsidRPr="00D8405F">
        <w:rPr>
          <w:rStyle w:val="CodeInline"/>
        </w:rPr>
        <w:t>taskId</w:t>
      </w:r>
      <w:r>
        <w:t xml:space="preserve">, which uniquely identifies the </w:t>
      </w:r>
      <w:r w:rsidRPr="00D8405F">
        <w:rPr>
          <w:rStyle w:val="CodeInline"/>
        </w:rPr>
        <w:t>Task</w:t>
      </w:r>
      <w:r>
        <w:t xml:space="preserve"> to update, and </w:t>
      </w:r>
      <w:r w:rsidRPr="00D8405F">
        <w:rPr>
          <w:rStyle w:val="CodeInline"/>
        </w:rPr>
        <w:t>updatedPropertyValueMap</w:t>
      </w:r>
      <w:r>
        <w:t xml:space="preserve">, which contains one element per property to be modified. Note that in an extreme case, the </w:t>
      </w:r>
      <w:r w:rsidRPr="00D8405F">
        <w:rPr>
          <w:rStyle w:val="CodeInline"/>
        </w:rPr>
        <w:t>updatedPropertyValueMap</w:t>
      </w:r>
      <w:r w:rsidRPr="00D8405F">
        <w:t xml:space="preserve"> </w:t>
      </w:r>
      <w:r>
        <w:t xml:space="preserve">could contain an element for every updateable </w:t>
      </w:r>
      <w:r w:rsidRPr="00694989">
        <w:rPr>
          <w:rStyle w:val="CodeInline"/>
        </w:rPr>
        <w:t>Task</w:t>
      </w:r>
      <w:r>
        <w:t xml:space="preserve"> property, and in this case the operation would function more like a PUT than a PATCH. Keep this in mind; we'll revisit it once we get to the controller.</w:t>
      </w:r>
    </w:p>
    <w:p w14:paraId="2B4E9617" w14:textId="77777777" w:rsidR="00AB36B2" w:rsidRDefault="00AB36B2" w:rsidP="003435C7">
      <w:pPr>
        <w:pStyle w:val="BodyText"/>
      </w:pPr>
      <w:r>
        <w:t xml:space="preserve">Now let's analyze the </w:t>
      </w:r>
      <w:r w:rsidRPr="00694989">
        <w:rPr>
          <w:rStyle w:val="CodeInline"/>
        </w:rPr>
        <w:t>GetUpdatedTask</w:t>
      </w:r>
      <w:r w:rsidRPr="00694989">
        <w:t xml:space="preserve"> </w:t>
      </w:r>
      <w:r>
        <w:t xml:space="preserve">logic. First, the </w:t>
      </w:r>
      <w:r w:rsidRPr="00AD7520">
        <w:rPr>
          <w:rStyle w:val="CodeInline"/>
        </w:rPr>
        <w:t>Task</w:t>
      </w:r>
      <w:r>
        <w:t xml:space="preserve"> is fetched from the database. Next, each property on the </w:t>
      </w:r>
      <w:r w:rsidRPr="00694989">
        <w:rPr>
          <w:rStyle w:val="CodeInline"/>
        </w:rPr>
        <w:t>Task</w:t>
      </w:r>
      <w:r>
        <w:t xml:space="preserve"> that is represented by an element in the </w:t>
      </w:r>
      <w:r w:rsidRPr="00AD7520">
        <w:rPr>
          <w:rStyle w:val="CodeInline"/>
        </w:rPr>
        <w:t>updatedPropertyValueMap</w:t>
      </w:r>
      <w:r w:rsidRPr="00AD7520">
        <w:t xml:space="preserve"> </w:t>
      </w:r>
      <w:r>
        <w:t xml:space="preserve">is updated using reflection. Finally, the updated </w:t>
      </w:r>
      <w:r w:rsidRPr="00AD7520">
        <w:rPr>
          <w:rStyle w:val="CodeInline"/>
        </w:rPr>
        <w:t>Task</w:t>
      </w:r>
      <w:r>
        <w:t xml:space="preserve"> is persisted.</w:t>
      </w:r>
    </w:p>
    <w:p w14:paraId="00E0BF1C" w14:textId="77777777" w:rsidR="00AB36B2" w:rsidRDefault="00AB36B2" w:rsidP="003435C7">
      <w:pPr>
        <w:pStyle w:val="BodyText"/>
      </w:pPr>
      <w:r>
        <w:t xml:space="preserve">Gee, that was fairly easy. It seems like the hard part would be computing the </w:t>
      </w:r>
      <w:r w:rsidRPr="009974A8">
        <w:rPr>
          <w:rStyle w:val="CodeInline"/>
        </w:rPr>
        <w:t>updatedPropertyValueMap</w:t>
      </w:r>
      <w:r>
        <w:rPr>
          <w:rStyle w:val="CodeInline"/>
        </w:rPr>
        <w:t>,</w:t>
      </w:r>
      <w:r>
        <w:t xml:space="preserve"> so where does that logic appear? Well, we'll get to that in a little while. First, we're going to deviate from our usual bottom-up approach and implement the controller. The code will be in a non-compilable state for a while because we will be referencing an undefined dependency, but this approach will make things easier to explain in the long run. Go ahead and add the following method to </w:t>
      </w:r>
      <w:r w:rsidRPr="00803D57">
        <w:rPr>
          <w:rStyle w:val="CodeInline"/>
        </w:rPr>
        <w:t>TasksController</w:t>
      </w:r>
      <w:r>
        <w:t>…</w:t>
      </w:r>
    </w:p>
    <w:p w14:paraId="491044FA" w14:textId="77777777" w:rsidR="00AB36B2" w:rsidRDefault="00AB36B2" w:rsidP="003435C7">
      <w:pPr>
        <w:pStyle w:val="Code"/>
      </w:pPr>
    </w:p>
    <w:p w14:paraId="10330051" w14:textId="77777777" w:rsidR="00AB36B2" w:rsidRPr="00803D57" w:rsidRDefault="00AB36B2" w:rsidP="005411F0">
      <w:pPr>
        <w:pStyle w:val="Code"/>
      </w:pPr>
      <w:bookmarkStart w:id="65" w:name="OLE_LINK129"/>
      <w:bookmarkStart w:id="66" w:name="OLE_LINK130"/>
      <w:bookmarkStart w:id="67" w:name="OLE_LINK25"/>
      <w:bookmarkStart w:id="68" w:name="OLE_LINK26"/>
      <w:bookmarkStart w:id="69" w:name="OLE_LINK219"/>
      <w:r w:rsidRPr="00803D57">
        <w:t>[Route("{id:long}", Name = "UpdateTaskRoute")]</w:t>
      </w:r>
    </w:p>
    <w:p w14:paraId="0F9FEC09" w14:textId="77777777" w:rsidR="00AB36B2" w:rsidRPr="00803D57" w:rsidRDefault="00AB36B2" w:rsidP="005411F0">
      <w:pPr>
        <w:pStyle w:val="Code"/>
      </w:pPr>
      <w:r w:rsidRPr="00803D57">
        <w:t>[HttpPut]</w:t>
      </w:r>
    </w:p>
    <w:p w14:paraId="052EC920" w14:textId="77777777" w:rsidR="00AB36B2" w:rsidRPr="00803D57" w:rsidRDefault="00AB36B2" w:rsidP="005411F0">
      <w:pPr>
        <w:pStyle w:val="Code"/>
      </w:pPr>
      <w:r w:rsidRPr="00803D57">
        <w:t>[HttpPatch]</w:t>
      </w:r>
    </w:p>
    <w:p w14:paraId="6EE67869" w14:textId="77777777" w:rsidR="00AB36B2" w:rsidRPr="00803D57" w:rsidRDefault="00AB36B2" w:rsidP="005411F0">
      <w:pPr>
        <w:pStyle w:val="Code"/>
      </w:pPr>
      <w:r w:rsidRPr="00803D57">
        <w:t>[Authorize(Roles = Constants.RoleNames.SeniorWorker)]</w:t>
      </w:r>
    </w:p>
    <w:p w14:paraId="1AA63F4B" w14:textId="77777777" w:rsidR="00AB36B2" w:rsidRPr="00803D57" w:rsidRDefault="00AB36B2" w:rsidP="005411F0">
      <w:pPr>
        <w:pStyle w:val="Code"/>
      </w:pPr>
      <w:r w:rsidRPr="00803D57">
        <w:t>public Task UpdateTask(long id, [FromBody] object updatedTask)</w:t>
      </w:r>
    </w:p>
    <w:p w14:paraId="76D6F07E" w14:textId="77777777" w:rsidR="00AB36B2" w:rsidRPr="00803D57" w:rsidRDefault="00AB36B2" w:rsidP="005411F0">
      <w:pPr>
        <w:pStyle w:val="Code"/>
      </w:pPr>
      <w:r w:rsidRPr="00803D57">
        <w:t>{</w:t>
      </w:r>
    </w:p>
    <w:p w14:paraId="2ED50038" w14:textId="77777777" w:rsidR="00AB36B2" w:rsidRPr="00803D57" w:rsidRDefault="00AB36B2" w:rsidP="005411F0">
      <w:pPr>
        <w:pStyle w:val="Code"/>
      </w:pPr>
      <w:r w:rsidRPr="00803D57">
        <w:t xml:space="preserve">    var task = _updateTaskMaintenanceProcessor.UpdateTask(id, updatedTask);</w:t>
      </w:r>
    </w:p>
    <w:p w14:paraId="3C76344B" w14:textId="77777777" w:rsidR="00AB36B2" w:rsidRPr="00803D57" w:rsidRDefault="00AB36B2" w:rsidP="005411F0">
      <w:pPr>
        <w:pStyle w:val="Code"/>
      </w:pPr>
      <w:r w:rsidRPr="00803D57">
        <w:t xml:space="preserve">    return task;</w:t>
      </w:r>
    </w:p>
    <w:p w14:paraId="1DC0F3D2" w14:textId="77777777" w:rsidR="00AB36B2" w:rsidRDefault="00AB36B2" w:rsidP="005411F0">
      <w:pPr>
        <w:pStyle w:val="Code"/>
      </w:pPr>
      <w:r w:rsidRPr="00803D57">
        <w:t>}</w:t>
      </w:r>
      <w:bookmarkEnd w:id="65"/>
      <w:bookmarkEnd w:id="66"/>
    </w:p>
    <w:bookmarkEnd w:id="67"/>
    <w:bookmarkEnd w:id="68"/>
    <w:bookmarkEnd w:id="69"/>
    <w:p w14:paraId="0E567936" w14:textId="77777777" w:rsidR="00AB36B2" w:rsidRDefault="00AB36B2" w:rsidP="003435C7">
      <w:pPr>
        <w:pStyle w:val="BodyText"/>
      </w:pPr>
      <w:r>
        <w:t>… and then modify the constructor to accept a new (currently undefined) dependency, as shown in the highlighted code:</w:t>
      </w:r>
    </w:p>
    <w:p w14:paraId="2674CFC1" w14:textId="77777777" w:rsidR="00AB36B2" w:rsidRDefault="00AB36B2" w:rsidP="005411F0">
      <w:pPr>
        <w:pStyle w:val="Code"/>
        <w:rPr>
          <w:rStyle w:val="CodeInline"/>
        </w:rPr>
      </w:pPr>
      <w:r>
        <w:rPr>
          <w:rStyle w:val="CodeInline"/>
        </w:rPr>
        <w:t>…</w:t>
      </w:r>
    </w:p>
    <w:p w14:paraId="6A52EF5C" w14:textId="77777777" w:rsidR="00AB36B2" w:rsidRPr="00803D57" w:rsidRDefault="00AB36B2" w:rsidP="005411F0">
      <w:pPr>
        <w:pStyle w:val="Code"/>
        <w:rPr>
          <w:rStyle w:val="CodeInline"/>
        </w:rPr>
      </w:pPr>
      <w:bookmarkStart w:id="70" w:name="OLE_LINK27"/>
      <w:bookmarkStart w:id="71" w:name="OLE_LINK28"/>
      <w:r w:rsidRPr="00803D57">
        <w:rPr>
          <w:rStyle w:val="CodeInline"/>
        </w:rPr>
        <w:t>private readonly ITaskByIdInquiryProcessor _taskByIdInquiryProcessor;</w:t>
      </w:r>
    </w:p>
    <w:p w14:paraId="0AB58ADF" w14:textId="77777777" w:rsidR="00AB36B2" w:rsidRPr="00803D57" w:rsidRDefault="00AB36B2" w:rsidP="005411F0">
      <w:pPr>
        <w:pStyle w:val="Code"/>
        <w:rPr>
          <w:rStyle w:val="CodeBold"/>
        </w:rPr>
      </w:pPr>
      <w:bookmarkStart w:id="72" w:name="OLE_LINK131"/>
      <w:bookmarkStart w:id="73" w:name="OLE_LINK132"/>
      <w:bookmarkStart w:id="74" w:name="OLE_LINK220"/>
      <w:r w:rsidRPr="00803D57">
        <w:rPr>
          <w:rStyle w:val="CodeBold"/>
        </w:rPr>
        <w:t xml:space="preserve">private readonly </w:t>
      </w:r>
      <w:commentRangeStart w:id="75"/>
      <w:r w:rsidRPr="00803D57">
        <w:rPr>
          <w:rStyle w:val="CodeBold"/>
        </w:rPr>
        <w:t>IUpdateTaskMaintenanceProcessor</w:t>
      </w:r>
      <w:commentRangeEnd w:id="75"/>
      <w:r w:rsidR="00D328AE">
        <w:rPr>
          <w:rStyle w:val="CommentReference"/>
          <w:rFonts w:ascii="Times" w:hAnsi="Times"/>
          <w:noProof w:val="0"/>
        </w:rPr>
        <w:commentReference w:id="75"/>
      </w:r>
      <w:r w:rsidRPr="00803D57">
        <w:rPr>
          <w:rStyle w:val="CodeBold"/>
        </w:rPr>
        <w:t xml:space="preserve"> _updateTaskMaintenanceProcessor;</w:t>
      </w:r>
      <w:bookmarkEnd w:id="72"/>
      <w:bookmarkEnd w:id="73"/>
    </w:p>
    <w:p w14:paraId="719D3672" w14:textId="77777777" w:rsidR="00AB36B2" w:rsidRPr="00803D57" w:rsidRDefault="00AB36B2" w:rsidP="005411F0">
      <w:pPr>
        <w:pStyle w:val="Code"/>
        <w:rPr>
          <w:rStyle w:val="CodeInline"/>
        </w:rPr>
      </w:pPr>
    </w:p>
    <w:bookmarkEnd w:id="74"/>
    <w:p w14:paraId="373E9E6A" w14:textId="77777777" w:rsidR="00AB36B2" w:rsidRPr="00803D57" w:rsidRDefault="00AB36B2" w:rsidP="005411F0">
      <w:pPr>
        <w:pStyle w:val="Code"/>
        <w:rPr>
          <w:rStyle w:val="CodeInline"/>
        </w:rPr>
      </w:pPr>
      <w:r w:rsidRPr="00803D57">
        <w:rPr>
          <w:rStyle w:val="CodeInline"/>
        </w:rPr>
        <w:lastRenderedPageBreak/>
        <w:t>public TasksController(IAddTaskMaintenanceProcessor addTaskMaintenanceProcessor,</w:t>
      </w:r>
    </w:p>
    <w:p w14:paraId="78500AAB" w14:textId="77777777" w:rsidR="00AB36B2" w:rsidRPr="00803D57" w:rsidRDefault="00AB36B2" w:rsidP="005411F0">
      <w:pPr>
        <w:pStyle w:val="Code"/>
        <w:rPr>
          <w:rStyle w:val="CodeInline"/>
        </w:rPr>
      </w:pPr>
      <w:r w:rsidRPr="00803D57">
        <w:rPr>
          <w:rStyle w:val="CodeInline"/>
        </w:rPr>
        <w:t xml:space="preserve">    ITaskByIdInquiryProcessor taskByIdInquiryProcessor</w:t>
      </w:r>
      <w:bookmarkStart w:id="76" w:name="OLE_LINK221"/>
      <w:bookmarkStart w:id="77" w:name="OLE_LINK222"/>
      <w:r w:rsidRPr="00803D57">
        <w:rPr>
          <w:rStyle w:val="CodeInline"/>
        </w:rPr>
        <w:t>,</w:t>
      </w:r>
    </w:p>
    <w:p w14:paraId="31B62ADF" w14:textId="77777777" w:rsidR="00AB36B2" w:rsidRPr="00803D57" w:rsidRDefault="00AB36B2" w:rsidP="005411F0">
      <w:pPr>
        <w:pStyle w:val="Code"/>
        <w:rPr>
          <w:rStyle w:val="CodeInline"/>
        </w:rPr>
      </w:pPr>
      <w:bookmarkStart w:id="78" w:name="OLE_LINK133"/>
      <w:bookmarkStart w:id="79" w:name="OLE_LINK134"/>
      <w:r w:rsidRPr="00803D57">
        <w:rPr>
          <w:rStyle w:val="CodeInline"/>
        </w:rPr>
        <w:t xml:space="preserve">    </w:t>
      </w:r>
      <w:r w:rsidRPr="00803D57">
        <w:rPr>
          <w:rStyle w:val="CodeBold"/>
        </w:rPr>
        <w:t>IUpdateTaskMaintenanceProcessor updateTaskMaintenanceProcessor</w:t>
      </w:r>
      <w:bookmarkEnd w:id="76"/>
      <w:bookmarkEnd w:id="77"/>
      <w:bookmarkEnd w:id="78"/>
      <w:bookmarkEnd w:id="79"/>
      <w:r w:rsidRPr="00803D57">
        <w:rPr>
          <w:rStyle w:val="CodeInline"/>
        </w:rPr>
        <w:t>)</w:t>
      </w:r>
    </w:p>
    <w:p w14:paraId="34978474" w14:textId="77777777" w:rsidR="00AB36B2" w:rsidRPr="00803D57" w:rsidRDefault="00AB36B2" w:rsidP="005411F0">
      <w:pPr>
        <w:pStyle w:val="Code"/>
        <w:rPr>
          <w:rStyle w:val="CodeInline"/>
        </w:rPr>
      </w:pPr>
      <w:r w:rsidRPr="00803D57">
        <w:rPr>
          <w:rStyle w:val="CodeInline"/>
        </w:rPr>
        <w:t>{</w:t>
      </w:r>
    </w:p>
    <w:p w14:paraId="33C12F02" w14:textId="77777777" w:rsidR="00AB36B2" w:rsidRPr="00803D57" w:rsidRDefault="00AB36B2" w:rsidP="005411F0">
      <w:pPr>
        <w:pStyle w:val="Code"/>
        <w:rPr>
          <w:rStyle w:val="CodeInline"/>
        </w:rPr>
      </w:pPr>
      <w:r w:rsidRPr="00803D57">
        <w:rPr>
          <w:rStyle w:val="CodeInline"/>
        </w:rPr>
        <w:t xml:space="preserve">    _addTaskMaintenanceProcessor = addTaskMaintenanceProcessor;</w:t>
      </w:r>
    </w:p>
    <w:p w14:paraId="1535238A" w14:textId="77777777" w:rsidR="00AB36B2" w:rsidRPr="00803D57" w:rsidRDefault="00AB36B2" w:rsidP="005411F0">
      <w:pPr>
        <w:pStyle w:val="Code"/>
        <w:rPr>
          <w:rStyle w:val="CodeInline"/>
        </w:rPr>
      </w:pPr>
      <w:r w:rsidRPr="00803D57">
        <w:rPr>
          <w:rStyle w:val="CodeInline"/>
        </w:rPr>
        <w:t xml:space="preserve">    _taskByIdInquiryProcessor = taskByIdInquiryProcessor;</w:t>
      </w:r>
    </w:p>
    <w:p w14:paraId="32A1275F" w14:textId="77777777" w:rsidR="00AB36B2" w:rsidRPr="00803D57" w:rsidRDefault="00AB36B2" w:rsidP="005411F0">
      <w:pPr>
        <w:pStyle w:val="Code"/>
        <w:rPr>
          <w:rStyle w:val="CodeBold"/>
        </w:rPr>
      </w:pPr>
      <w:bookmarkStart w:id="80" w:name="OLE_LINK135"/>
      <w:bookmarkStart w:id="81" w:name="OLE_LINK223"/>
      <w:r w:rsidRPr="00803D57">
        <w:rPr>
          <w:rStyle w:val="CodeInline"/>
        </w:rPr>
        <w:t xml:space="preserve">    </w:t>
      </w:r>
      <w:r w:rsidRPr="00803D57">
        <w:rPr>
          <w:rStyle w:val="CodeBold"/>
        </w:rPr>
        <w:t>_updateTaskMaintenanceProcessor = updateTaskMaintenanceProcessor;</w:t>
      </w:r>
    </w:p>
    <w:bookmarkEnd w:id="80"/>
    <w:bookmarkEnd w:id="81"/>
    <w:p w14:paraId="6B7030DD" w14:textId="77777777" w:rsidR="00AB36B2" w:rsidRDefault="00AB36B2" w:rsidP="005411F0">
      <w:pPr>
        <w:pStyle w:val="Code"/>
        <w:rPr>
          <w:rStyle w:val="CodeInline"/>
        </w:rPr>
      </w:pPr>
      <w:r w:rsidRPr="00803D57">
        <w:rPr>
          <w:rStyle w:val="CodeInline"/>
        </w:rPr>
        <w:t>}</w:t>
      </w:r>
    </w:p>
    <w:bookmarkEnd w:id="70"/>
    <w:bookmarkEnd w:id="71"/>
    <w:p w14:paraId="4A0F87D2" w14:textId="77777777" w:rsidR="00AB36B2" w:rsidRPr="00803D57" w:rsidRDefault="00AB36B2" w:rsidP="005411F0">
      <w:pPr>
        <w:pStyle w:val="Code"/>
        <w:rPr>
          <w:rStyle w:val="CodeInline"/>
        </w:rPr>
      </w:pPr>
      <w:r>
        <w:rPr>
          <w:rStyle w:val="CodeInline"/>
        </w:rPr>
        <w:t>…</w:t>
      </w:r>
    </w:p>
    <w:p w14:paraId="50DA4EBE" w14:textId="77777777" w:rsidR="00AB36B2" w:rsidRDefault="00AB36B2" w:rsidP="003435C7">
      <w:pPr>
        <w:pStyle w:val="Code"/>
      </w:pPr>
    </w:p>
    <w:p w14:paraId="620BA57D" w14:textId="77777777" w:rsidR="00AB36B2" w:rsidRDefault="00AB36B2" w:rsidP="003435C7">
      <w:pPr>
        <w:pStyle w:val="BodyText"/>
      </w:pPr>
      <w:r>
        <w:t xml:space="preserve">The UpdateTask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an entirely new representation. Also, some callers are not even able to send a request containing the PATCH verb (e.g., Flash-based callers have this restriction). So, even though we're blurring the lines somewhat between PUT and PATCH, this is one of those cases where a bit of pragmatism, rather than stubbon adherence to every detail of the HTTP specification, will make things more usable for the callers.</w:t>
      </w:r>
    </w:p>
    <w:p w14:paraId="73D89DC6" w14:textId="77777777" w:rsidR="00AB36B2" w:rsidRDefault="00AB36B2" w:rsidP="003435C7">
      <w:pPr>
        <w:pStyle w:val="BodyText"/>
      </w:pPr>
      <w:r>
        <w:t xml:space="preserve">Another thing to note is that the </w:t>
      </w:r>
      <w:r w:rsidRPr="004342A1">
        <w:rPr>
          <w:rStyle w:val="CodeInline"/>
        </w:rPr>
        <w:t>updatedTask</w:t>
      </w:r>
      <w:r>
        <w:t xml:space="preserve"> parameter is of type </w:t>
      </w:r>
      <w:r w:rsidRPr="004342A1">
        <w:rPr>
          <w:rStyle w:val="CodeInline"/>
        </w:rPr>
        <w:t>object</w:t>
      </w:r>
      <w:r>
        <w:t xml:space="preserve">. With the model binding capabilities of ASP.NET Web API available, why would we want the method to accept the parsed request body as an </w:t>
      </w:r>
      <w:r w:rsidRPr="000D5030">
        <w:rPr>
          <w:rStyle w:val="CodeInline"/>
        </w:rPr>
        <w:t>object</w:t>
      </w:r>
      <w:r>
        <w:t xml:space="preserve">? For one thing, this makes partial updates possible. If the method accepted a </w:t>
      </w:r>
      <w:r w:rsidRPr="000D5030">
        <w:rPr>
          <w:rStyle w:val="CodeInline"/>
        </w:rPr>
        <w:t>Task</w:t>
      </w:r>
      <w:r>
        <w:t xml:space="preserve"> containing data that the user wanted to </w:t>
      </w:r>
      <w:r w:rsidRPr="00550895">
        <w:rPr>
          <w:rStyle w:val="Emphasis"/>
        </w:rPr>
        <w:t>partially</w:t>
      </w:r>
      <w:r>
        <w:t xml:space="preserve"> update, it would also have to accept a list of property names to update. Otherwise, for example, how would the application know how to interpret a null </w:t>
      </w:r>
      <w:r>
        <w:rPr>
          <w:rStyle w:val="CodeInline"/>
        </w:rPr>
        <w:t>Subject</w:t>
      </w:r>
      <w:r>
        <w:t xml:space="preserve"> property? Would null indicate that the user desires to clear the subject, or would it indicate that he simply doesn't want to modify it? So, rather than requiring the caller to also provide a list of property names, the implementation accepts a potentially sparse representation of the </w:t>
      </w:r>
      <w:r w:rsidRPr="00550895">
        <w:rPr>
          <w:rStyle w:val="CodeInline"/>
        </w:rPr>
        <w:t>Task</w:t>
      </w:r>
      <w:r>
        <w:rPr>
          <w:rStyle w:val="CodeInline"/>
        </w:rPr>
        <w:t>.</w:t>
      </w:r>
    </w:p>
    <w:p w14:paraId="5829AE50" w14:textId="77777777" w:rsidR="00AB36B2" w:rsidRDefault="00AB36B2" w:rsidP="003435C7">
      <w:pPr>
        <w:pStyle w:val="BodyText"/>
      </w:pPr>
      <w:r>
        <w:t xml:space="preserve">Another reason for the </w:t>
      </w:r>
      <w:r w:rsidRPr="00D05330">
        <w:rPr>
          <w:rStyle w:val="CodeInline"/>
        </w:rPr>
        <w:t>updatedTask</w:t>
      </w:r>
      <w:r>
        <w:t xml:space="preserve"> parameter's </w:t>
      </w:r>
      <w:r w:rsidRPr="00D05330">
        <w:rPr>
          <w:rStyle w:val="CodeInline"/>
        </w:rPr>
        <w:t>object</w:t>
      </w:r>
      <w:r>
        <w:t xml:space="preserve"> type is that the framework will parse the task data from the message body and deliver it to </w:t>
      </w:r>
      <w:r w:rsidRPr="00D05330">
        <w:rPr>
          <w:rStyle w:val="CodeInline"/>
        </w:rPr>
        <w:t>UpdateTask</w:t>
      </w:r>
      <w:r>
        <w:t xml:space="preserve"> in the form of JSON or XML, as determined by the request message's </w:t>
      </w:r>
      <w:r w:rsidRPr="00E20600">
        <w:rPr>
          <w:rStyle w:val="CodeInline"/>
        </w:rPr>
        <w:t>Content-Type</w:t>
      </w:r>
      <w:r>
        <w:t xml:space="preserve"> header. The common type between these two representations is object; hence, the current signature.</w:t>
      </w:r>
    </w:p>
    <w:p w14:paraId="521116CB" w14:textId="77777777" w:rsidR="00AB36B2" w:rsidRDefault="00AB36B2" w:rsidP="003435C7">
      <w:pPr>
        <w:pStyle w:val="BodyText"/>
      </w:pPr>
      <w:r>
        <w:t xml:space="preserve">At this point we're ready to move on to implementing the </w:t>
      </w:r>
      <w:r w:rsidRPr="002D6B58">
        <w:rPr>
          <w:rStyle w:val="CodeInline"/>
        </w:rPr>
        <w:t>IUpdateTaskMaintenanceProcessor</w:t>
      </w:r>
      <w:r>
        <w:t xml:space="preserve"> and one of its dependencies, </w:t>
      </w:r>
      <w:r w:rsidRPr="00D53248">
        <w:rPr>
          <w:rStyle w:val="CodeInline"/>
        </w:rPr>
        <w:t>IUpdateablePropertyDetector</w:t>
      </w:r>
      <w:r>
        <w:t xml:space="preserve">. This pair of dependencies works together to compute the </w:t>
      </w:r>
      <w:r w:rsidRPr="009974A8">
        <w:rPr>
          <w:rStyle w:val="CodeInline"/>
        </w:rPr>
        <w:t>updatedPropertyValueMap</w:t>
      </w:r>
      <w:r>
        <w:t xml:space="preserve"> that we discussed earlier.  </w:t>
      </w:r>
      <w:r w:rsidRPr="00D53248">
        <w:rPr>
          <w:rStyle w:val="CodeInline"/>
        </w:rPr>
        <w:t>IUpdateablePropertyDetector</w:t>
      </w:r>
      <w:r>
        <w:t xml:space="preserve"> determines which properties to update, and </w:t>
      </w:r>
      <w:r w:rsidRPr="00D0722D">
        <w:rPr>
          <w:rStyle w:val="CodeInline"/>
        </w:rPr>
        <w:t>IUpdateTaskMaintenanceProcessor</w:t>
      </w:r>
      <w:r>
        <w:t xml:space="preserve"> uses this information to populate the </w:t>
      </w:r>
      <w:r w:rsidRPr="009974A8">
        <w:rPr>
          <w:rStyle w:val="CodeInline"/>
        </w:rPr>
        <w:t>updatedPropertyValueMap</w:t>
      </w:r>
      <w:r>
        <w:t xml:space="preserve">. We'll also need to modify the </w:t>
      </w:r>
      <w:r w:rsidRPr="00EC0DBE">
        <w:rPr>
          <w:rStyle w:val="CodeInline"/>
        </w:rPr>
        <w:t>Task</w:t>
      </w:r>
      <w:r>
        <w:t xml:space="preserve"> service model class so that it can be inspected by the </w:t>
      </w:r>
      <w:r w:rsidRPr="00D53248">
        <w:rPr>
          <w:rStyle w:val="CodeInline"/>
        </w:rPr>
        <w:t>IUpdateablePropertyDetector</w:t>
      </w:r>
      <w:r>
        <w:t xml:space="preserve">. So much to do! Let's start by adding the </w:t>
      </w:r>
      <w:r w:rsidRPr="00D53248">
        <w:rPr>
          <w:rStyle w:val="CodeInline"/>
        </w:rPr>
        <w:t>IUpdateablePropertyDetector</w:t>
      </w:r>
      <w:r>
        <w:t xml:space="preserve"> as follows:</w:t>
      </w:r>
    </w:p>
    <w:p w14:paraId="74A43A84" w14:textId="77777777" w:rsidR="00AB36B2" w:rsidRDefault="00AB36B2" w:rsidP="005411F0">
      <w:pPr>
        <w:pStyle w:val="CodeCaption"/>
      </w:pPr>
      <w:r>
        <w:t>IUpdateablePropertyDetector Interface</w:t>
      </w:r>
    </w:p>
    <w:p w14:paraId="5B65D2D0" w14:textId="77777777" w:rsidR="00AB36B2" w:rsidRPr="00E20600" w:rsidRDefault="00AB36B2" w:rsidP="005411F0">
      <w:pPr>
        <w:pStyle w:val="Code"/>
      </w:pPr>
      <w:bookmarkStart w:id="82" w:name="OLE_LINK136"/>
      <w:bookmarkStart w:id="83" w:name="OLE_LINK137"/>
      <w:bookmarkStart w:id="84" w:name="OLE_LINK224"/>
      <w:bookmarkStart w:id="85" w:name="OLE_LINK29"/>
      <w:bookmarkStart w:id="86" w:name="OLE_LINK30"/>
      <w:r w:rsidRPr="00E20600">
        <w:t>using System.Collections.Generic;</w:t>
      </w:r>
    </w:p>
    <w:p w14:paraId="6C554EF3" w14:textId="77777777" w:rsidR="00AB36B2" w:rsidRPr="00E20600" w:rsidRDefault="00AB36B2" w:rsidP="005411F0">
      <w:pPr>
        <w:pStyle w:val="Code"/>
      </w:pPr>
    </w:p>
    <w:p w14:paraId="1FC2B4DE" w14:textId="77777777" w:rsidR="00AB36B2" w:rsidRPr="00E20600" w:rsidRDefault="00AB36B2" w:rsidP="005411F0">
      <w:pPr>
        <w:pStyle w:val="Code"/>
      </w:pPr>
      <w:r w:rsidRPr="00E20600">
        <w:t>namespace WebApi2Book.Web.Common</w:t>
      </w:r>
    </w:p>
    <w:p w14:paraId="0BA17468" w14:textId="77777777" w:rsidR="00AB36B2" w:rsidRPr="00E20600" w:rsidRDefault="00AB36B2" w:rsidP="005411F0">
      <w:pPr>
        <w:pStyle w:val="Code"/>
      </w:pPr>
      <w:r w:rsidRPr="00E20600">
        <w:t>{</w:t>
      </w:r>
    </w:p>
    <w:p w14:paraId="4BFB5F65" w14:textId="77777777" w:rsidR="00AB36B2" w:rsidRPr="00E20600" w:rsidRDefault="00AB36B2" w:rsidP="005411F0">
      <w:pPr>
        <w:pStyle w:val="Code"/>
      </w:pPr>
      <w:r w:rsidRPr="00E20600">
        <w:t xml:space="preserve">    public interface IUpdateablePropertyDetector</w:t>
      </w:r>
    </w:p>
    <w:p w14:paraId="05878694" w14:textId="77777777" w:rsidR="00AB36B2" w:rsidRPr="00E20600" w:rsidRDefault="00AB36B2" w:rsidP="005411F0">
      <w:pPr>
        <w:pStyle w:val="Code"/>
      </w:pPr>
      <w:r w:rsidRPr="00E20600">
        <w:lastRenderedPageBreak/>
        <w:t xml:space="preserve">    {</w:t>
      </w:r>
    </w:p>
    <w:p w14:paraId="3B4289EC" w14:textId="77777777" w:rsidR="00AB36B2" w:rsidRPr="00E20600" w:rsidRDefault="00AB36B2" w:rsidP="005411F0">
      <w:pPr>
        <w:pStyle w:val="Code"/>
      </w:pPr>
      <w:r w:rsidRPr="00E20600">
        <w:t xml:space="preserve">        IEnumerable&lt;string&gt; GetNamesOfPropertiesToUpdate&lt;TTargetType&gt;(object objectContainingUpdatedData);</w:t>
      </w:r>
    </w:p>
    <w:p w14:paraId="02B1F862" w14:textId="77777777" w:rsidR="00AB36B2" w:rsidRPr="00E20600" w:rsidRDefault="00AB36B2" w:rsidP="005411F0">
      <w:pPr>
        <w:pStyle w:val="Code"/>
      </w:pPr>
      <w:r w:rsidRPr="00E20600">
        <w:t xml:space="preserve">    }</w:t>
      </w:r>
    </w:p>
    <w:p w14:paraId="00926C52" w14:textId="77777777" w:rsidR="00AB36B2" w:rsidRDefault="00AB36B2" w:rsidP="005411F0">
      <w:pPr>
        <w:pStyle w:val="Code"/>
      </w:pPr>
      <w:r w:rsidRPr="00E20600">
        <w:t>}</w:t>
      </w:r>
      <w:bookmarkEnd w:id="82"/>
      <w:bookmarkEnd w:id="83"/>
      <w:bookmarkEnd w:id="84"/>
    </w:p>
    <w:bookmarkEnd w:id="85"/>
    <w:bookmarkEnd w:id="86"/>
    <w:p w14:paraId="0C52396C" w14:textId="77777777" w:rsidR="00AB36B2" w:rsidRDefault="00AB36B2" w:rsidP="005411F0">
      <w:pPr>
        <w:pStyle w:val="CodeCaption"/>
      </w:pPr>
      <w:r w:rsidRPr="0058099B">
        <w:t>JObjectUpdateablePropertyDetector</w:t>
      </w:r>
      <w:r>
        <w:t xml:space="preserve"> Class</w:t>
      </w:r>
    </w:p>
    <w:p w14:paraId="49718E1D" w14:textId="77777777" w:rsidR="00AB36B2" w:rsidRPr="00E20600" w:rsidRDefault="00AB36B2" w:rsidP="005411F0">
      <w:pPr>
        <w:pStyle w:val="Code"/>
      </w:pPr>
      <w:bookmarkStart w:id="87" w:name="OLE_LINK31"/>
      <w:bookmarkStart w:id="88" w:name="OLE_LINK32"/>
      <w:bookmarkStart w:id="89" w:name="OLE_LINK138"/>
      <w:bookmarkStart w:id="90" w:name="OLE_LINK225"/>
      <w:bookmarkStart w:id="91" w:name="OLE_LINK226"/>
      <w:r w:rsidRPr="00E20600">
        <w:t>using System;</w:t>
      </w:r>
    </w:p>
    <w:p w14:paraId="2465C9DB" w14:textId="77777777" w:rsidR="00AB36B2" w:rsidRPr="00E20600" w:rsidRDefault="00AB36B2" w:rsidP="005411F0">
      <w:pPr>
        <w:pStyle w:val="Code"/>
      </w:pPr>
      <w:r w:rsidRPr="00E20600">
        <w:t>using System.Collections.Generic;</w:t>
      </w:r>
    </w:p>
    <w:p w14:paraId="6FFDA202" w14:textId="77777777" w:rsidR="00AB36B2" w:rsidRPr="00E20600" w:rsidRDefault="00AB36B2" w:rsidP="005411F0">
      <w:pPr>
        <w:pStyle w:val="Code"/>
      </w:pPr>
      <w:r w:rsidRPr="00E20600">
        <w:t>using System.ComponentModel.DataAnnotations;</w:t>
      </w:r>
    </w:p>
    <w:p w14:paraId="703D238E" w14:textId="77777777" w:rsidR="00AB36B2" w:rsidRPr="00E20600" w:rsidRDefault="00AB36B2" w:rsidP="005411F0">
      <w:pPr>
        <w:pStyle w:val="Code"/>
      </w:pPr>
      <w:r w:rsidRPr="00E20600">
        <w:t>using System.Linq;</w:t>
      </w:r>
    </w:p>
    <w:p w14:paraId="7489F019" w14:textId="77777777" w:rsidR="00AB36B2" w:rsidRPr="00E20600" w:rsidRDefault="00AB36B2" w:rsidP="005411F0">
      <w:pPr>
        <w:pStyle w:val="Code"/>
      </w:pPr>
      <w:r w:rsidRPr="00E20600">
        <w:t>using System.Reflection;</w:t>
      </w:r>
    </w:p>
    <w:p w14:paraId="6ACCF67A" w14:textId="77777777" w:rsidR="00AB36B2" w:rsidRPr="00E20600" w:rsidRDefault="00AB36B2" w:rsidP="005411F0">
      <w:pPr>
        <w:pStyle w:val="Code"/>
      </w:pPr>
      <w:r w:rsidRPr="00E20600">
        <w:t>using Newtonsoft.Json.Linq;</w:t>
      </w:r>
    </w:p>
    <w:p w14:paraId="541888DA" w14:textId="77777777" w:rsidR="00AB36B2" w:rsidRPr="00E20600" w:rsidRDefault="00AB36B2" w:rsidP="005411F0">
      <w:pPr>
        <w:pStyle w:val="Code"/>
      </w:pPr>
    </w:p>
    <w:p w14:paraId="4C46E7A4" w14:textId="77777777" w:rsidR="00AB36B2" w:rsidRPr="00E20600" w:rsidRDefault="00AB36B2" w:rsidP="005411F0">
      <w:pPr>
        <w:pStyle w:val="Code"/>
      </w:pPr>
      <w:r w:rsidRPr="00E20600">
        <w:t>namespace WebApi2Book.Web.Common</w:t>
      </w:r>
    </w:p>
    <w:p w14:paraId="57314D40" w14:textId="77777777" w:rsidR="00AB36B2" w:rsidRPr="00E20600" w:rsidRDefault="00AB36B2" w:rsidP="005411F0">
      <w:pPr>
        <w:pStyle w:val="Code"/>
      </w:pPr>
      <w:r w:rsidRPr="00E20600">
        <w:t>{</w:t>
      </w:r>
    </w:p>
    <w:p w14:paraId="196D85D1" w14:textId="77777777" w:rsidR="00AB36B2" w:rsidRPr="00E20600" w:rsidRDefault="00AB36B2" w:rsidP="005411F0">
      <w:pPr>
        <w:pStyle w:val="Code"/>
      </w:pPr>
      <w:r w:rsidRPr="00E20600">
        <w:t xml:space="preserve">    public class JObjectUpdateablePropertyDetector : IUpdateablePropertyDetector</w:t>
      </w:r>
    </w:p>
    <w:p w14:paraId="19B3562E" w14:textId="77777777" w:rsidR="00AB36B2" w:rsidRPr="00E20600" w:rsidRDefault="00AB36B2" w:rsidP="005411F0">
      <w:pPr>
        <w:pStyle w:val="Code"/>
      </w:pPr>
      <w:r w:rsidRPr="00E20600">
        <w:t xml:space="preserve">    {</w:t>
      </w:r>
    </w:p>
    <w:p w14:paraId="0FFDDF7B" w14:textId="77777777" w:rsidR="00AB36B2" w:rsidRPr="00E20600" w:rsidRDefault="00AB36B2" w:rsidP="005411F0">
      <w:pPr>
        <w:pStyle w:val="Code"/>
      </w:pPr>
      <w:r w:rsidRPr="00E20600">
        <w:t xml:space="preserve">        public IEnumerable&lt;string&gt; GetNamesOfPropertiesToUpdate&lt;TTargetType&gt;(object objectContainingUpdatedData)</w:t>
      </w:r>
    </w:p>
    <w:p w14:paraId="19733113" w14:textId="77777777" w:rsidR="00AB36B2" w:rsidRPr="00E20600" w:rsidRDefault="00AB36B2" w:rsidP="005411F0">
      <w:pPr>
        <w:pStyle w:val="Code"/>
      </w:pPr>
      <w:r w:rsidRPr="00E20600">
        <w:t xml:space="preserve">        {</w:t>
      </w:r>
    </w:p>
    <w:p w14:paraId="732E7300" w14:textId="77777777" w:rsidR="00AB36B2" w:rsidRPr="00E20600" w:rsidRDefault="00AB36B2" w:rsidP="005411F0">
      <w:pPr>
        <w:pStyle w:val="Code"/>
      </w:pPr>
      <w:r w:rsidRPr="00E20600">
        <w:t xml:space="preserve">            var objectDataAsJObject = (JObject)objectContainingUpdatedData;</w:t>
      </w:r>
    </w:p>
    <w:p w14:paraId="57FEC3AE" w14:textId="77777777" w:rsidR="00AB36B2" w:rsidRPr="00E20600" w:rsidRDefault="00AB36B2" w:rsidP="005411F0">
      <w:pPr>
        <w:pStyle w:val="Code"/>
      </w:pPr>
    </w:p>
    <w:p w14:paraId="63A5CDA4" w14:textId="77777777" w:rsidR="00AB36B2" w:rsidRPr="00E20600" w:rsidRDefault="00AB36B2" w:rsidP="005411F0">
      <w:pPr>
        <w:pStyle w:val="Code"/>
      </w:pPr>
      <w:r w:rsidRPr="00E20600">
        <w:t xml:space="preserve">            var propertyInfos = typeof(TTargetType).GetProperties();</w:t>
      </w:r>
    </w:p>
    <w:p w14:paraId="6ACEE7D7" w14:textId="77777777" w:rsidR="00AB36B2" w:rsidRPr="00E20600" w:rsidRDefault="00AB36B2" w:rsidP="005411F0">
      <w:pPr>
        <w:pStyle w:val="Code"/>
      </w:pPr>
    </w:p>
    <w:p w14:paraId="1EA10617" w14:textId="77777777" w:rsidR="00AB36B2" w:rsidRPr="00E20600" w:rsidRDefault="00AB36B2" w:rsidP="005411F0">
      <w:pPr>
        <w:pStyle w:val="Code"/>
      </w:pPr>
      <w:r w:rsidRPr="00E20600">
        <w:t xml:space="preserve">            var modifiablePropertyInfos = propertyInfos</w:t>
      </w:r>
    </w:p>
    <w:p w14:paraId="227351E3" w14:textId="77777777" w:rsidR="00AB36B2" w:rsidRPr="00E20600" w:rsidRDefault="00AB36B2" w:rsidP="005411F0">
      <w:pPr>
        <w:pStyle w:val="Code"/>
      </w:pPr>
      <w:r w:rsidRPr="00E20600">
        <w:t xml:space="preserve">                .Where(x =&gt;</w:t>
      </w:r>
    </w:p>
    <w:p w14:paraId="3D19276A" w14:textId="77777777" w:rsidR="00AB36B2" w:rsidRPr="00E20600" w:rsidRDefault="00AB36B2" w:rsidP="005411F0">
      <w:pPr>
        <w:pStyle w:val="Code"/>
      </w:pPr>
      <w:r w:rsidRPr="00E20600">
        <w:t xml:space="preserve">                {</w:t>
      </w:r>
    </w:p>
    <w:p w14:paraId="0909DEF5" w14:textId="77777777" w:rsidR="00AB36B2" w:rsidRPr="00E20600" w:rsidRDefault="00AB36B2" w:rsidP="005411F0">
      <w:pPr>
        <w:pStyle w:val="Code"/>
      </w:pPr>
      <w:r w:rsidRPr="00E20600">
        <w:t xml:space="preserve">                    var editableAttribute =</w:t>
      </w:r>
    </w:p>
    <w:p w14:paraId="5ABB217D" w14:textId="77777777" w:rsidR="00AB36B2" w:rsidRPr="00E20600" w:rsidRDefault="00AB36B2" w:rsidP="005411F0">
      <w:pPr>
        <w:pStyle w:val="Code"/>
      </w:pPr>
      <w:r w:rsidRPr="00E20600">
        <w:t xml:space="preserve">                        x.GetCustomAttributes(typeof(EditableAttribute)).FirstOrDefault() as EditableAttribute;</w:t>
      </w:r>
    </w:p>
    <w:p w14:paraId="580092FF" w14:textId="77777777" w:rsidR="00AB36B2" w:rsidRPr="00E20600" w:rsidRDefault="00AB36B2" w:rsidP="005411F0">
      <w:pPr>
        <w:pStyle w:val="Code"/>
      </w:pPr>
      <w:r w:rsidRPr="00E20600">
        <w:t xml:space="preserve">                    return editableAttribute != null &amp;&amp; editableAttribute.AllowEdit;</w:t>
      </w:r>
    </w:p>
    <w:p w14:paraId="291431A1" w14:textId="77777777" w:rsidR="00AB36B2" w:rsidRPr="00E20600" w:rsidRDefault="00AB36B2" w:rsidP="005411F0">
      <w:pPr>
        <w:pStyle w:val="Code"/>
      </w:pPr>
      <w:r w:rsidRPr="00E20600">
        <w:t xml:space="preserve">                }</w:t>
      </w:r>
    </w:p>
    <w:p w14:paraId="06C0C409" w14:textId="77777777" w:rsidR="00AB36B2" w:rsidRPr="00E20600" w:rsidRDefault="00AB36B2" w:rsidP="005411F0">
      <w:pPr>
        <w:pStyle w:val="Code"/>
      </w:pPr>
      <w:r w:rsidRPr="00E20600">
        <w:t xml:space="preserve">                );</w:t>
      </w:r>
    </w:p>
    <w:p w14:paraId="2C2D38E1" w14:textId="77777777" w:rsidR="00AB36B2" w:rsidRPr="00E20600" w:rsidRDefault="00AB36B2" w:rsidP="005411F0">
      <w:pPr>
        <w:pStyle w:val="Code"/>
      </w:pPr>
    </w:p>
    <w:p w14:paraId="5DEBDEA3" w14:textId="77777777" w:rsidR="00AB36B2" w:rsidRPr="00E20600" w:rsidRDefault="00AB36B2" w:rsidP="005411F0">
      <w:pPr>
        <w:pStyle w:val="Code"/>
      </w:pPr>
      <w:r w:rsidRPr="00E20600">
        <w:t xml:space="preserve">            var namesOfSuppliedProperties =</w:t>
      </w:r>
    </w:p>
    <w:p w14:paraId="3CC8F752" w14:textId="77777777" w:rsidR="00AB36B2" w:rsidRPr="00E20600" w:rsidRDefault="00AB36B2" w:rsidP="005411F0">
      <w:pPr>
        <w:pStyle w:val="Code"/>
      </w:pPr>
      <w:r w:rsidRPr="00E20600">
        <w:t xml:space="preserve">                objectDataAsJObject.Properties().Select(x =&gt; x.Name);</w:t>
      </w:r>
    </w:p>
    <w:p w14:paraId="04C4D20B" w14:textId="77777777" w:rsidR="00AB36B2" w:rsidRPr="00E20600" w:rsidRDefault="00AB36B2" w:rsidP="005411F0">
      <w:pPr>
        <w:pStyle w:val="Code"/>
      </w:pPr>
    </w:p>
    <w:p w14:paraId="0DBAADE4" w14:textId="77777777" w:rsidR="00AB36B2" w:rsidRPr="00E20600" w:rsidRDefault="00AB36B2" w:rsidP="005411F0">
      <w:pPr>
        <w:pStyle w:val="Code"/>
      </w:pPr>
      <w:r w:rsidRPr="00E20600">
        <w:t xml:space="preserve">            return</w:t>
      </w:r>
    </w:p>
    <w:p w14:paraId="4DADB8A7" w14:textId="77777777" w:rsidR="00AB36B2" w:rsidRPr="00E20600" w:rsidRDefault="00AB36B2" w:rsidP="005411F0">
      <w:pPr>
        <w:pStyle w:val="Code"/>
      </w:pPr>
      <w:r w:rsidRPr="00E20600">
        <w:t xml:space="preserve">                modifiablePropertyInfos.Select(x =&gt; x.Name)</w:t>
      </w:r>
    </w:p>
    <w:p w14:paraId="1C91BAAF" w14:textId="77777777" w:rsidR="00AB36B2" w:rsidRPr="00E20600" w:rsidRDefault="00AB36B2" w:rsidP="005411F0">
      <w:pPr>
        <w:pStyle w:val="Code"/>
      </w:pPr>
      <w:r w:rsidRPr="00E20600">
        <w:t xml:space="preserve">                    .Where(x =&gt; namesOfSuppliedProperties.Contains(x, StringComparer.InvariantCultureIgnoreCase));</w:t>
      </w:r>
    </w:p>
    <w:p w14:paraId="1DB38126" w14:textId="77777777" w:rsidR="00AB36B2" w:rsidRPr="00E20600" w:rsidRDefault="00AB36B2" w:rsidP="005411F0">
      <w:pPr>
        <w:pStyle w:val="Code"/>
      </w:pPr>
      <w:r w:rsidRPr="00E20600">
        <w:t xml:space="preserve">        }</w:t>
      </w:r>
    </w:p>
    <w:p w14:paraId="0A6E63C7" w14:textId="77777777" w:rsidR="00AB36B2" w:rsidRPr="00E20600" w:rsidRDefault="00AB36B2" w:rsidP="005411F0">
      <w:pPr>
        <w:pStyle w:val="Code"/>
      </w:pPr>
      <w:r w:rsidRPr="00E20600">
        <w:t xml:space="preserve">    }</w:t>
      </w:r>
    </w:p>
    <w:p w14:paraId="47F67C05" w14:textId="77777777" w:rsidR="00AB36B2" w:rsidRDefault="00AB36B2" w:rsidP="005411F0">
      <w:pPr>
        <w:pStyle w:val="Code"/>
      </w:pPr>
      <w:r w:rsidRPr="00E20600">
        <w:t>}</w:t>
      </w:r>
      <w:bookmarkEnd w:id="87"/>
      <w:bookmarkEnd w:id="88"/>
      <w:bookmarkEnd w:id="89"/>
    </w:p>
    <w:bookmarkEnd w:id="90"/>
    <w:bookmarkEnd w:id="91"/>
    <w:p w14:paraId="5600A488" w14:textId="77777777" w:rsidR="00AB36B2" w:rsidRDefault="00AB36B2" w:rsidP="005411F0">
      <w:pPr>
        <w:pStyle w:val="Code"/>
      </w:pPr>
    </w:p>
    <w:p w14:paraId="71B4D1A4" w14:textId="77777777" w:rsidR="00AB36B2" w:rsidRDefault="00AB36B2" w:rsidP="003435C7">
      <w:pPr>
        <w:pStyle w:val="BodyText"/>
      </w:pPr>
      <w:r>
        <w:lastRenderedPageBreak/>
        <w:t xml:space="preserve">Note that you will need to reference </w:t>
      </w:r>
      <w:r w:rsidRPr="00CC3195">
        <w:rPr>
          <w:rStyle w:val="CodeInline"/>
          <w:highlight w:val="white"/>
        </w:rPr>
        <w:t>System.ComponentModel.DataAnnotations</w:t>
      </w:r>
      <w:r>
        <w:t xml:space="preserve"> in the </w:t>
      </w:r>
      <w:r w:rsidRPr="00CC3195">
        <w:rPr>
          <w:rStyle w:val="CodeInline"/>
        </w:rPr>
        <w:t>WebApi2Book.Web.Common</w:t>
      </w:r>
      <w:r>
        <w:t xml:space="preserve"> project after implementing the above class.</w:t>
      </w:r>
    </w:p>
    <w:p w14:paraId="40DB71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3D9B04FD" w14:textId="77777777" w:rsidR="00AB36B2" w:rsidRDefault="00AB36B2" w:rsidP="005411F0">
      <w:pPr>
        <w:pStyle w:val="Code"/>
      </w:pPr>
      <w:bookmarkStart w:id="92" w:name="OLE_LINK227"/>
      <w:bookmarkStart w:id="93" w:name="OLE_LINK228"/>
      <w:bookmarkStart w:id="94" w:name="OLE_LINK33"/>
      <w:bookmarkStart w:id="95" w:name="OLE_LINK34"/>
      <w:bookmarkStart w:id="96" w:name="OLE_LINK139"/>
      <w:r w:rsidRPr="00096E80">
        <w:t>container.Bind&lt;IUpdateablePropertyDetector&gt;().To&lt;JObjectUpdateablePropertyDetector&gt;().InSingletonScope();</w:t>
      </w:r>
      <w:bookmarkEnd w:id="92"/>
      <w:bookmarkEnd w:id="93"/>
    </w:p>
    <w:bookmarkEnd w:id="94"/>
    <w:bookmarkEnd w:id="95"/>
    <w:bookmarkEnd w:id="96"/>
    <w:p w14:paraId="7F1B460F" w14:textId="77777777" w:rsidR="00AB36B2" w:rsidRDefault="00AB36B2" w:rsidP="003435C7">
      <w:pPr>
        <w:pStyle w:val="BodyText"/>
      </w:pPr>
      <w:r>
        <w:t xml:space="preserve">The first thing you may have noted, from the class name if nothing else, is that some of this implementation is JSON-specific. We could have provided an implementation to handle both JSON and XML (hint: by examining the </w:t>
      </w:r>
      <w:r w:rsidRPr="00E20600">
        <w:rPr>
          <w:rStyle w:val="CodeInline"/>
        </w:rPr>
        <w:t>Content-Type</w:t>
      </w:r>
      <w:r>
        <w:t xml:space="preserve"> header of the request message and delegating to the appropriate code), but we figured it would be a better use of our time together to try to keep the focus on ASP.NET Web API and avoid getting bogged down in those sorts of details. Besides, the basic algorithms are the same regardless of content type.</w:t>
      </w:r>
    </w:p>
    <w:p w14:paraId="545B99B8" w14:textId="77777777" w:rsidR="00AB36B2" w:rsidRDefault="00AB36B2" w:rsidP="003435C7">
      <w:pPr>
        <w:pStyle w:val="BodyText"/>
      </w:pPr>
      <w:r>
        <w:t xml:space="preserve">As you can see, the parsed task object enters the </w:t>
      </w:r>
      <w:r w:rsidRPr="00E931D5">
        <w:rPr>
          <w:rStyle w:val="CodeInline"/>
        </w:rPr>
        <w:t>GetNamesOfPropertiesToUpdate</w:t>
      </w:r>
      <w:r>
        <w:t xml:space="preserve"> method and is immediately cast to a </w:t>
      </w:r>
      <w:r w:rsidRPr="00E931D5">
        <w:rPr>
          <w:rStyle w:val="CodeInline"/>
        </w:rPr>
        <w:t>JObject</w:t>
      </w:r>
      <w:r>
        <w:t>, one of the many useful types in the powerful Json.NET package - which, by the way, was automatically added when you created the project back in Chapter 4. We'll return to it in a minute.</w:t>
      </w:r>
    </w:p>
    <w:p w14:paraId="592513D0" w14:textId="77777777" w:rsidR="00AB36B2" w:rsidRDefault="00AB36B2" w:rsidP="003435C7">
      <w:pPr>
        <w:pStyle w:val="BodyText"/>
      </w:pPr>
      <w:r>
        <w:t xml:space="preserve">The next thing that happens is the property metadata is calculated based on the generic parameter type (which, in this scenario </w:t>
      </w:r>
      <w:r w:rsidRPr="00EC0DBE">
        <w:rPr>
          <w:rStyle w:val="CodeInline"/>
        </w:rPr>
        <w:t>TTargetType</w:t>
      </w:r>
      <w:r>
        <w:t xml:space="preserve"> is going to arrive as </w:t>
      </w:r>
      <w:r w:rsidRPr="00EC0DBE">
        <w:rPr>
          <w:rStyle w:val="CodeInline"/>
        </w:rPr>
        <w:t>Task</w:t>
      </w:r>
      <w:r>
        <w:t xml:space="preserve">). Then, inspecting this property metadata one property at a time, we build a list of </w:t>
      </w:r>
      <w:r w:rsidRPr="001C5E70">
        <w:rPr>
          <w:rStyle w:val="CodeInline"/>
        </w:rPr>
        <w:t>PropertyInfo</w:t>
      </w:r>
      <w:r>
        <w:t xml:space="preserve"> instances. Each element in the list corresponds to a property in the target class decorated with an </w:t>
      </w:r>
      <w:r w:rsidRPr="001C5E70">
        <w:rPr>
          <w:rStyle w:val="CodeInline"/>
        </w:rPr>
        <w:t>EditableAttribute</w:t>
      </w:r>
      <w:r>
        <w:t xml:space="preserve"> and having an </w:t>
      </w:r>
      <w:r w:rsidRPr="001C5E70">
        <w:rPr>
          <w:rStyle w:val="CodeInline"/>
        </w:rPr>
        <w:t>AllowEdit</w:t>
      </w:r>
      <w:r>
        <w:t xml:space="preserve"> value of </w:t>
      </w:r>
      <w:r w:rsidRPr="001C5E70">
        <w:rPr>
          <w:rStyle w:val="CodeInline"/>
        </w:rPr>
        <w:t>true</w:t>
      </w:r>
      <w:r>
        <w:t>. This is important, because we only want the user to be able to update editable properties (this as a guard against overposting).</w:t>
      </w:r>
    </w:p>
    <w:p w14:paraId="7E7608F2" w14:textId="77777777" w:rsidR="00AB36B2" w:rsidRDefault="00AB36B2" w:rsidP="003435C7">
      <w:pPr>
        <w:pStyle w:val="BodyText"/>
      </w:pPr>
      <w:r>
        <w:t xml:space="preserve">Next, we return to the </w:t>
      </w:r>
      <w:r w:rsidRPr="001C5E70">
        <w:rPr>
          <w:rStyle w:val="CodeInline"/>
        </w:rPr>
        <w:t>JObject</w:t>
      </w:r>
      <w:r>
        <w:t>, from which we extracted the names of the properties represented in the task fragment. We then filter this list (</w:t>
      </w:r>
      <w:r w:rsidRPr="008322A3">
        <w:rPr>
          <w:rStyle w:val="CodeInline"/>
        </w:rPr>
        <w:t>namesOfSuppliedProperties</w:t>
      </w:r>
      <w:r>
        <w:t>) against the list of modifiable properties (</w:t>
      </w:r>
      <w:r w:rsidRPr="00B15DF0">
        <w:rPr>
          <w:rStyle w:val="CodeInline"/>
        </w:rPr>
        <w:t>modifiablePropertyInfos</w:t>
      </w:r>
      <w:r>
        <w:t>) and return the result as a list of names of the properties to update. In this way, we have provided a flexible mechanism that can support full or partial updates in a way that is not vulnerable to overposting attacks.</w:t>
      </w:r>
    </w:p>
    <w:p w14:paraId="11422BD2" w14:textId="77777777" w:rsidR="00AB36B2" w:rsidRDefault="00AB36B2" w:rsidP="003435C7">
      <w:pPr>
        <w:pStyle w:val="BodyText"/>
      </w:pPr>
      <w:r>
        <w:t xml:space="preserve">Now let's decorate </w:t>
      </w:r>
      <w:r w:rsidRPr="004C4D3D">
        <w:rPr>
          <w:rStyle w:val="CodeInline"/>
        </w:rPr>
        <w:t>Task</w:t>
      </w:r>
      <w:r>
        <w:t xml:space="preserve"> with attributes to indicate which properties are modifiable. The class should appear as follows:</w:t>
      </w:r>
    </w:p>
    <w:p w14:paraId="3297CD2A" w14:textId="77777777" w:rsidR="00AB36B2" w:rsidRPr="004C4D3D" w:rsidRDefault="00AB36B2" w:rsidP="005411F0">
      <w:pPr>
        <w:pStyle w:val="Code"/>
        <w:rPr>
          <w:rStyle w:val="CodeInline"/>
        </w:rPr>
      </w:pPr>
      <w:bookmarkStart w:id="97" w:name="OLE_LINK35"/>
      <w:bookmarkStart w:id="98" w:name="OLE_LINK36"/>
      <w:bookmarkStart w:id="99" w:name="OLE_LINK140"/>
      <w:bookmarkStart w:id="100" w:name="OLE_LINK229"/>
      <w:r w:rsidRPr="004C4D3D">
        <w:rPr>
          <w:rStyle w:val="CodeInline"/>
        </w:rPr>
        <w:t>using System;</w:t>
      </w:r>
    </w:p>
    <w:p w14:paraId="04A68EBE" w14:textId="77777777" w:rsidR="00AB36B2" w:rsidRPr="004C4D3D" w:rsidRDefault="00AB36B2" w:rsidP="005411F0">
      <w:pPr>
        <w:pStyle w:val="Code"/>
        <w:rPr>
          <w:rStyle w:val="CodeInline"/>
        </w:rPr>
      </w:pPr>
      <w:r w:rsidRPr="004C4D3D">
        <w:rPr>
          <w:rStyle w:val="CodeInline"/>
        </w:rPr>
        <w:t>using System.Collections.Generic;</w:t>
      </w:r>
    </w:p>
    <w:p w14:paraId="04BEB145" w14:textId="77777777" w:rsidR="00AB36B2" w:rsidRPr="004C4D3D" w:rsidRDefault="00AB36B2" w:rsidP="005411F0">
      <w:pPr>
        <w:pStyle w:val="Code"/>
        <w:rPr>
          <w:rStyle w:val="CodeInline"/>
        </w:rPr>
      </w:pPr>
      <w:r w:rsidRPr="004C4D3D">
        <w:rPr>
          <w:rStyle w:val="CodeInline"/>
        </w:rPr>
        <w:t>using System.ComponentModel.DataAnnotations;</w:t>
      </w:r>
    </w:p>
    <w:p w14:paraId="22A357EB" w14:textId="77777777" w:rsidR="00AB36B2" w:rsidRPr="004C4D3D" w:rsidRDefault="00AB36B2" w:rsidP="005411F0">
      <w:pPr>
        <w:pStyle w:val="Code"/>
        <w:rPr>
          <w:rStyle w:val="CodeInline"/>
        </w:rPr>
      </w:pPr>
    </w:p>
    <w:p w14:paraId="6F70A085" w14:textId="77777777" w:rsidR="00AB36B2" w:rsidRPr="004C4D3D" w:rsidRDefault="00AB36B2" w:rsidP="005411F0">
      <w:pPr>
        <w:pStyle w:val="Code"/>
        <w:rPr>
          <w:rStyle w:val="CodeInline"/>
        </w:rPr>
      </w:pPr>
      <w:r w:rsidRPr="004C4D3D">
        <w:rPr>
          <w:rStyle w:val="CodeInline"/>
        </w:rPr>
        <w:t>namespace WebApi2Book.Web.Api.Models</w:t>
      </w:r>
    </w:p>
    <w:p w14:paraId="4ECAF977" w14:textId="77777777" w:rsidR="00AB36B2" w:rsidRPr="004C4D3D" w:rsidRDefault="00AB36B2" w:rsidP="005411F0">
      <w:pPr>
        <w:pStyle w:val="Code"/>
        <w:rPr>
          <w:rStyle w:val="CodeInline"/>
        </w:rPr>
      </w:pPr>
      <w:r w:rsidRPr="004C4D3D">
        <w:rPr>
          <w:rStyle w:val="CodeInline"/>
        </w:rPr>
        <w:t>{</w:t>
      </w:r>
    </w:p>
    <w:p w14:paraId="5BD11A7A" w14:textId="77777777" w:rsidR="00AB36B2" w:rsidRPr="004C4D3D" w:rsidRDefault="00AB36B2" w:rsidP="005411F0">
      <w:pPr>
        <w:pStyle w:val="Code"/>
        <w:rPr>
          <w:rStyle w:val="CodeInline"/>
        </w:rPr>
      </w:pPr>
      <w:r w:rsidRPr="004C4D3D">
        <w:rPr>
          <w:rStyle w:val="CodeInline"/>
        </w:rPr>
        <w:t xml:space="preserve">    public class Task : ILinkContaining</w:t>
      </w:r>
    </w:p>
    <w:p w14:paraId="7FF1A8C3" w14:textId="77777777" w:rsidR="00AB36B2" w:rsidRPr="004C4D3D" w:rsidRDefault="00AB36B2" w:rsidP="005411F0">
      <w:pPr>
        <w:pStyle w:val="Code"/>
        <w:rPr>
          <w:rStyle w:val="CodeInline"/>
        </w:rPr>
      </w:pPr>
      <w:r w:rsidRPr="004C4D3D">
        <w:rPr>
          <w:rStyle w:val="CodeInline"/>
        </w:rPr>
        <w:t xml:space="preserve">    {</w:t>
      </w:r>
    </w:p>
    <w:p w14:paraId="74E43700" w14:textId="77777777" w:rsidR="00AB36B2" w:rsidRPr="004C4D3D" w:rsidRDefault="00AB36B2" w:rsidP="005411F0">
      <w:pPr>
        <w:pStyle w:val="Code"/>
        <w:rPr>
          <w:rStyle w:val="CodeInline"/>
        </w:rPr>
      </w:pPr>
      <w:r w:rsidRPr="004C4D3D">
        <w:rPr>
          <w:rStyle w:val="CodeInline"/>
        </w:rPr>
        <w:t xml:space="preserve">        private List&lt;Link&gt; _links;</w:t>
      </w:r>
    </w:p>
    <w:p w14:paraId="721EE612" w14:textId="77777777" w:rsidR="00AB36B2" w:rsidRPr="004C4D3D" w:rsidRDefault="00AB36B2" w:rsidP="005411F0">
      <w:pPr>
        <w:pStyle w:val="Code"/>
        <w:rPr>
          <w:rStyle w:val="CodeInline"/>
        </w:rPr>
      </w:pPr>
      <w:r w:rsidRPr="004C4D3D">
        <w:rPr>
          <w:rStyle w:val="CodeInline"/>
        </w:rPr>
        <w:t xml:space="preserve">        private bool _shouldSerializeAssignees;</w:t>
      </w:r>
    </w:p>
    <w:p w14:paraId="266D301C" w14:textId="77777777" w:rsidR="00AB36B2" w:rsidRPr="004C4D3D" w:rsidRDefault="00AB36B2" w:rsidP="005411F0">
      <w:pPr>
        <w:pStyle w:val="Code"/>
        <w:rPr>
          <w:rStyle w:val="CodeInline"/>
        </w:rPr>
      </w:pPr>
    </w:p>
    <w:p w14:paraId="45DB677B" w14:textId="77777777" w:rsidR="00AB36B2" w:rsidRPr="004C4D3D" w:rsidRDefault="00AB36B2" w:rsidP="005411F0">
      <w:pPr>
        <w:pStyle w:val="Code"/>
        <w:rPr>
          <w:rStyle w:val="CodeInline"/>
        </w:rPr>
      </w:pPr>
      <w:r w:rsidRPr="004C4D3D">
        <w:rPr>
          <w:rStyle w:val="CodeInline"/>
        </w:rPr>
        <w:t xml:space="preserve">        [Key]</w:t>
      </w:r>
    </w:p>
    <w:p w14:paraId="0D1DB433" w14:textId="77777777" w:rsidR="00AB36B2" w:rsidRPr="004C4D3D" w:rsidRDefault="00AB36B2" w:rsidP="005411F0">
      <w:pPr>
        <w:pStyle w:val="Code"/>
        <w:rPr>
          <w:rStyle w:val="CodeInline"/>
        </w:rPr>
      </w:pPr>
      <w:r w:rsidRPr="004C4D3D">
        <w:rPr>
          <w:rStyle w:val="CodeInline"/>
        </w:rPr>
        <w:t xml:space="preserve">        public long? TaskId { get; set; }</w:t>
      </w:r>
    </w:p>
    <w:p w14:paraId="4796CC30" w14:textId="77777777" w:rsidR="00AB36B2" w:rsidRPr="004C4D3D" w:rsidRDefault="00AB36B2" w:rsidP="005411F0">
      <w:pPr>
        <w:pStyle w:val="Code"/>
        <w:rPr>
          <w:rStyle w:val="CodeInline"/>
        </w:rPr>
      </w:pPr>
    </w:p>
    <w:p w14:paraId="7F242819" w14:textId="77777777" w:rsidR="00AB36B2" w:rsidRPr="004C4D3D" w:rsidRDefault="00AB36B2" w:rsidP="005411F0">
      <w:pPr>
        <w:pStyle w:val="Code"/>
        <w:rPr>
          <w:rStyle w:val="CodeInline"/>
        </w:rPr>
      </w:pPr>
      <w:r w:rsidRPr="004C4D3D">
        <w:rPr>
          <w:rStyle w:val="CodeInline"/>
        </w:rPr>
        <w:t xml:space="preserve">        [Editable(true)]</w:t>
      </w:r>
    </w:p>
    <w:p w14:paraId="29233F0B" w14:textId="77777777" w:rsidR="00AB36B2" w:rsidRPr="004C4D3D" w:rsidRDefault="00AB36B2" w:rsidP="005411F0">
      <w:pPr>
        <w:pStyle w:val="Code"/>
        <w:rPr>
          <w:rStyle w:val="CodeInline"/>
        </w:rPr>
      </w:pPr>
      <w:r w:rsidRPr="004C4D3D">
        <w:rPr>
          <w:rStyle w:val="CodeInline"/>
        </w:rPr>
        <w:t xml:space="preserve">        public string Subject { get; set; }</w:t>
      </w:r>
    </w:p>
    <w:p w14:paraId="48365B7E" w14:textId="77777777" w:rsidR="00AB36B2" w:rsidRPr="004C4D3D" w:rsidRDefault="00AB36B2" w:rsidP="005411F0">
      <w:pPr>
        <w:pStyle w:val="Code"/>
        <w:rPr>
          <w:rStyle w:val="CodeInline"/>
        </w:rPr>
      </w:pPr>
    </w:p>
    <w:p w14:paraId="6860CA16" w14:textId="77777777" w:rsidR="00AB36B2" w:rsidRPr="004C4D3D" w:rsidRDefault="00AB36B2" w:rsidP="005411F0">
      <w:pPr>
        <w:pStyle w:val="Code"/>
        <w:rPr>
          <w:rStyle w:val="CodeInline"/>
        </w:rPr>
      </w:pPr>
      <w:r w:rsidRPr="004C4D3D">
        <w:rPr>
          <w:rStyle w:val="CodeInline"/>
        </w:rPr>
        <w:t xml:space="preserve">        [Editable(true)]</w:t>
      </w:r>
    </w:p>
    <w:p w14:paraId="64359B9C" w14:textId="77777777" w:rsidR="00AB36B2" w:rsidRPr="004C4D3D" w:rsidRDefault="00AB36B2" w:rsidP="005411F0">
      <w:pPr>
        <w:pStyle w:val="Code"/>
        <w:rPr>
          <w:rStyle w:val="CodeInline"/>
        </w:rPr>
      </w:pPr>
      <w:r w:rsidRPr="004C4D3D">
        <w:rPr>
          <w:rStyle w:val="CodeInline"/>
        </w:rPr>
        <w:t xml:space="preserve">        public DateTime? StartDate { get; set; }</w:t>
      </w:r>
    </w:p>
    <w:p w14:paraId="779FA5E8" w14:textId="77777777" w:rsidR="00AB36B2" w:rsidRPr="004C4D3D" w:rsidRDefault="00AB36B2" w:rsidP="005411F0">
      <w:pPr>
        <w:pStyle w:val="Code"/>
        <w:rPr>
          <w:rStyle w:val="CodeInline"/>
        </w:rPr>
      </w:pPr>
    </w:p>
    <w:p w14:paraId="42ACA73F" w14:textId="77777777" w:rsidR="00AB36B2" w:rsidRPr="004C4D3D" w:rsidRDefault="00AB36B2" w:rsidP="005411F0">
      <w:pPr>
        <w:pStyle w:val="Code"/>
        <w:rPr>
          <w:rStyle w:val="CodeInline"/>
        </w:rPr>
      </w:pPr>
      <w:r w:rsidRPr="004C4D3D">
        <w:rPr>
          <w:rStyle w:val="CodeInline"/>
        </w:rPr>
        <w:t xml:space="preserve">        [Editable(true)]</w:t>
      </w:r>
    </w:p>
    <w:p w14:paraId="7499005D" w14:textId="77777777" w:rsidR="00AB36B2" w:rsidRPr="004C4D3D" w:rsidRDefault="00AB36B2" w:rsidP="005411F0">
      <w:pPr>
        <w:pStyle w:val="Code"/>
        <w:rPr>
          <w:rStyle w:val="CodeInline"/>
        </w:rPr>
      </w:pPr>
      <w:r w:rsidRPr="004C4D3D">
        <w:rPr>
          <w:rStyle w:val="CodeInline"/>
        </w:rPr>
        <w:t xml:space="preserve">        public DateTime? DueDate { get; set; }</w:t>
      </w:r>
    </w:p>
    <w:p w14:paraId="2CAFDFE1" w14:textId="77777777" w:rsidR="00AB36B2" w:rsidRPr="004C4D3D" w:rsidRDefault="00AB36B2" w:rsidP="005411F0">
      <w:pPr>
        <w:pStyle w:val="Code"/>
        <w:rPr>
          <w:rStyle w:val="CodeInline"/>
        </w:rPr>
      </w:pPr>
    </w:p>
    <w:p w14:paraId="722C8A62" w14:textId="77777777" w:rsidR="00AB36B2" w:rsidRPr="004C4D3D" w:rsidRDefault="00AB36B2" w:rsidP="005411F0">
      <w:pPr>
        <w:pStyle w:val="Code"/>
        <w:rPr>
          <w:rStyle w:val="CodeInline"/>
        </w:rPr>
      </w:pPr>
      <w:r w:rsidRPr="004C4D3D">
        <w:rPr>
          <w:rStyle w:val="CodeInline"/>
        </w:rPr>
        <w:t xml:space="preserve">        [Editable(false)]</w:t>
      </w:r>
    </w:p>
    <w:p w14:paraId="31C5D507" w14:textId="77777777" w:rsidR="00AB36B2" w:rsidRPr="004C4D3D" w:rsidRDefault="00AB36B2" w:rsidP="005411F0">
      <w:pPr>
        <w:pStyle w:val="Code"/>
        <w:rPr>
          <w:rStyle w:val="CodeInline"/>
        </w:rPr>
      </w:pPr>
      <w:r w:rsidRPr="004C4D3D">
        <w:rPr>
          <w:rStyle w:val="CodeInline"/>
        </w:rPr>
        <w:t xml:space="preserve">        public DateTime? CreatedDate { get; set; }</w:t>
      </w:r>
    </w:p>
    <w:p w14:paraId="0D8A381A" w14:textId="77777777" w:rsidR="00AB36B2" w:rsidRPr="004C4D3D" w:rsidRDefault="00AB36B2" w:rsidP="005411F0">
      <w:pPr>
        <w:pStyle w:val="Code"/>
        <w:rPr>
          <w:rStyle w:val="CodeInline"/>
        </w:rPr>
      </w:pPr>
    </w:p>
    <w:p w14:paraId="0A96E6A9" w14:textId="77777777" w:rsidR="00AB36B2" w:rsidRPr="004C4D3D" w:rsidRDefault="00AB36B2" w:rsidP="005411F0">
      <w:pPr>
        <w:pStyle w:val="Code"/>
        <w:rPr>
          <w:rStyle w:val="CodeInline"/>
        </w:rPr>
      </w:pPr>
      <w:r w:rsidRPr="004C4D3D">
        <w:rPr>
          <w:rStyle w:val="CodeInline"/>
        </w:rPr>
        <w:t xml:space="preserve">        [Editable(false)]</w:t>
      </w:r>
    </w:p>
    <w:p w14:paraId="5A1B911F" w14:textId="77777777" w:rsidR="00AB36B2" w:rsidRPr="004C4D3D" w:rsidRDefault="00AB36B2" w:rsidP="005411F0">
      <w:pPr>
        <w:pStyle w:val="Code"/>
        <w:rPr>
          <w:rStyle w:val="CodeInline"/>
        </w:rPr>
      </w:pPr>
      <w:r w:rsidRPr="004C4D3D">
        <w:rPr>
          <w:rStyle w:val="CodeInline"/>
        </w:rPr>
        <w:t xml:space="preserve">        public DateTime? CompletedDate { get; set; }</w:t>
      </w:r>
    </w:p>
    <w:p w14:paraId="6E9B4726" w14:textId="77777777" w:rsidR="00AB36B2" w:rsidRPr="004C4D3D" w:rsidRDefault="00AB36B2" w:rsidP="005411F0">
      <w:pPr>
        <w:pStyle w:val="Code"/>
        <w:rPr>
          <w:rStyle w:val="CodeInline"/>
        </w:rPr>
      </w:pPr>
    </w:p>
    <w:p w14:paraId="5605646E" w14:textId="77777777" w:rsidR="00AB36B2" w:rsidRPr="004C4D3D" w:rsidRDefault="00AB36B2" w:rsidP="005411F0">
      <w:pPr>
        <w:pStyle w:val="Code"/>
        <w:rPr>
          <w:rStyle w:val="CodeInline"/>
        </w:rPr>
      </w:pPr>
      <w:r w:rsidRPr="004C4D3D">
        <w:rPr>
          <w:rStyle w:val="CodeInline"/>
        </w:rPr>
        <w:t xml:space="preserve">        [Editable(false)]</w:t>
      </w:r>
    </w:p>
    <w:p w14:paraId="27EAB1E5" w14:textId="77777777" w:rsidR="00AB36B2" w:rsidRPr="004C4D3D" w:rsidRDefault="00AB36B2" w:rsidP="005411F0">
      <w:pPr>
        <w:pStyle w:val="Code"/>
        <w:rPr>
          <w:rStyle w:val="CodeInline"/>
        </w:rPr>
      </w:pPr>
      <w:r w:rsidRPr="004C4D3D">
        <w:rPr>
          <w:rStyle w:val="CodeInline"/>
        </w:rPr>
        <w:t xml:space="preserve">        public Status Status { get; set; }</w:t>
      </w:r>
    </w:p>
    <w:p w14:paraId="71B7612D" w14:textId="77777777" w:rsidR="00AB36B2" w:rsidRPr="004C4D3D" w:rsidRDefault="00AB36B2" w:rsidP="005411F0">
      <w:pPr>
        <w:pStyle w:val="Code"/>
        <w:rPr>
          <w:rStyle w:val="CodeInline"/>
        </w:rPr>
      </w:pPr>
    </w:p>
    <w:p w14:paraId="2317E406" w14:textId="77777777" w:rsidR="00AB36B2" w:rsidRPr="004C4D3D" w:rsidRDefault="00AB36B2" w:rsidP="005411F0">
      <w:pPr>
        <w:pStyle w:val="Code"/>
        <w:rPr>
          <w:rStyle w:val="CodeInline"/>
        </w:rPr>
      </w:pPr>
      <w:r w:rsidRPr="004C4D3D">
        <w:rPr>
          <w:rStyle w:val="CodeInline"/>
        </w:rPr>
        <w:t xml:space="preserve">        [Editable(false)]</w:t>
      </w:r>
    </w:p>
    <w:p w14:paraId="66938A93" w14:textId="77777777" w:rsidR="00AB36B2" w:rsidRPr="004C4D3D" w:rsidRDefault="00AB36B2" w:rsidP="005411F0">
      <w:pPr>
        <w:pStyle w:val="Code"/>
        <w:rPr>
          <w:rStyle w:val="CodeInline"/>
        </w:rPr>
      </w:pPr>
      <w:r w:rsidRPr="004C4D3D">
        <w:rPr>
          <w:rStyle w:val="CodeInline"/>
        </w:rPr>
        <w:t xml:space="preserve">        public List&lt;User&gt; Assignees { get; set; }</w:t>
      </w:r>
    </w:p>
    <w:p w14:paraId="453825C9" w14:textId="77777777" w:rsidR="00AB36B2" w:rsidRPr="004C4D3D" w:rsidRDefault="00AB36B2" w:rsidP="005411F0">
      <w:pPr>
        <w:pStyle w:val="Code"/>
        <w:rPr>
          <w:rStyle w:val="CodeInline"/>
        </w:rPr>
      </w:pPr>
    </w:p>
    <w:p w14:paraId="160E5794" w14:textId="77777777" w:rsidR="00AB36B2" w:rsidRPr="004C4D3D" w:rsidRDefault="00AB36B2" w:rsidP="005411F0">
      <w:pPr>
        <w:pStyle w:val="Code"/>
        <w:rPr>
          <w:rStyle w:val="CodeInline"/>
        </w:rPr>
      </w:pPr>
      <w:r w:rsidRPr="004C4D3D">
        <w:rPr>
          <w:rStyle w:val="CodeInline"/>
        </w:rPr>
        <w:t xml:space="preserve">        [Editable(false)]</w:t>
      </w:r>
    </w:p>
    <w:p w14:paraId="3F428E26" w14:textId="77777777" w:rsidR="00AB36B2" w:rsidRPr="004C4D3D" w:rsidRDefault="00AB36B2" w:rsidP="005411F0">
      <w:pPr>
        <w:pStyle w:val="Code"/>
        <w:rPr>
          <w:rStyle w:val="CodeInline"/>
        </w:rPr>
      </w:pPr>
      <w:r w:rsidRPr="004C4D3D">
        <w:rPr>
          <w:rStyle w:val="CodeInline"/>
        </w:rPr>
        <w:t xml:space="preserve">        public List&lt;Link&gt; Links</w:t>
      </w:r>
    </w:p>
    <w:p w14:paraId="77542949" w14:textId="77777777" w:rsidR="00AB36B2" w:rsidRPr="004C4D3D" w:rsidRDefault="00AB36B2" w:rsidP="005411F0">
      <w:pPr>
        <w:pStyle w:val="Code"/>
        <w:rPr>
          <w:rStyle w:val="CodeInline"/>
        </w:rPr>
      </w:pPr>
      <w:r w:rsidRPr="004C4D3D">
        <w:rPr>
          <w:rStyle w:val="CodeInline"/>
        </w:rPr>
        <w:t xml:space="preserve">        {</w:t>
      </w:r>
    </w:p>
    <w:p w14:paraId="72C0BB6B" w14:textId="77777777" w:rsidR="00AB36B2" w:rsidRPr="004C4D3D" w:rsidRDefault="00AB36B2" w:rsidP="005411F0">
      <w:pPr>
        <w:pStyle w:val="Code"/>
        <w:rPr>
          <w:rStyle w:val="CodeInline"/>
        </w:rPr>
      </w:pPr>
      <w:r w:rsidRPr="004C4D3D">
        <w:rPr>
          <w:rStyle w:val="CodeInline"/>
        </w:rPr>
        <w:t xml:space="preserve">            get { return _links ?? (_links = new List&lt;Link&gt;()); }</w:t>
      </w:r>
    </w:p>
    <w:p w14:paraId="66E2F945" w14:textId="77777777" w:rsidR="00AB36B2" w:rsidRPr="004C4D3D" w:rsidRDefault="00AB36B2" w:rsidP="005411F0">
      <w:pPr>
        <w:pStyle w:val="Code"/>
        <w:rPr>
          <w:rStyle w:val="CodeInline"/>
        </w:rPr>
      </w:pPr>
      <w:r w:rsidRPr="004C4D3D">
        <w:rPr>
          <w:rStyle w:val="CodeInline"/>
        </w:rPr>
        <w:t xml:space="preserve">            set { _links = value; }</w:t>
      </w:r>
    </w:p>
    <w:p w14:paraId="2C81C095" w14:textId="77777777" w:rsidR="00AB36B2" w:rsidRPr="004C4D3D" w:rsidRDefault="00AB36B2" w:rsidP="005411F0">
      <w:pPr>
        <w:pStyle w:val="Code"/>
        <w:rPr>
          <w:rStyle w:val="CodeInline"/>
        </w:rPr>
      </w:pPr>
      <w:r w:rsidRPr="004C4D3D">
        <w:rPr>
          <w:rStyle w:val="CodeInline"/>
        </w:rPr>
        <w:t xml:space="preserve">        }</w:t>
      </w:r>
    </w:p>
    <w:p w14:paraId="08C5D8EB" w14:textId="77777777" w:rsidR="00AB36B2" w:rsidRPr="004C4D3D" w:rsidRDefault="00AB36B2" w:rsidP="005411F0">
      <w:pPr>
        <w:pStyle w:val="Code"/>
        <w:rPr>
          <w:rStyle w:val="CodeInline"/>
        </w:rPr>
      </w:pPr>
    </w:p>
    <w:p w14:paraId="291F591C" w14:textId="77777777" w:rsidR="00AB36B2" w:rsidRPr="004C4D3D" w:rsidRDefault="00AB36B2" w:rsidP="005411F0">
      <w:pPr>
        <w:pStyle w:val="Code"/>
        <w:rPr>
          <w:rStyle w:val="CodeInline"/>
        </w:rPr>
      </w:pPr>
      <w:r w:rsidRPr="004C4D3D">
        <w:rPr>
          <w:rStyle w:val="CodeInline"/>
        </w:rPr>
        <w:t xml:space="preserve">        public void AddLink(Link link)</w:t>
      </w:r>
    </w:p>
    <w:p w14:paraId="32AA4151" w14:textId="77777777" w:rsidR="00AB36B2" w:rsidRPr="004C4D3D" w:rsidRDefault="00AB36B2" w:rsidP="005411F0">
      <w:pPr>
        <w:pStyle w:val="Code"/>
        <w:rPr>
          <w:rStyle w:val="CodeInline"/>
        </w:rPr>
      </w:pPr>
      <w:r w:rsidRPr="004C4D3D">
        <w:rPr>
          <w:rStyle w:val="CodeInline"/>
        </w:rPr>
        <w:t xml:space="preserve">        {</w:t>
      </w:r>
    </w:p>
    <w:p w14:paraId="48989877" w14:textId="77777777" w:rsidR="00AB36B2" w:rsidRPr="004C4D3D" w:rsidRDefault="00AB36B2" w:rsidP="005411F0">
      <w:pPr>
        <w:pStyle w:val="Code"/>
        <w:rPr>
          <w:rStyle w:val="CodeInline"/>
        </w:rPr>
      </w:pPr>
      <w:r w:rsidRPr="004C4D3D">
        <w:rPr>
          <w:rStyle w:val="CodeInline"/>
        </w:rPr>
        <w:t xml:space="preserve">            Links.Add(link);</w:t>
      </w:r>
    </w:p>
    <w:p w14:paraId="211DF77B" w14:textId="77777777" w:rsidR="00AB36B2" w:rsidRPr="004C4D3D" w:rsidRDefault="00AB36B2" w:rsidP="005411F0">
      <w:pPr>
        <w:pStyle w:val="Code"/>
        <w:rPr>
          <w:rStyle w:val="CodeInline"/>
        </w:rPr>
      </w:pPr>
      <w:r w:rsidRPr="004C4D3D">
        <w:rPr>
          <w:rStyle w:val="CodeInline"/>
        </w:rPr>
        <w:t xml:space="preserve">        }</w:t>
      </w:r>
    </w:p>
    <w:p w14:paraId="15ABF2E4" w14:textId="77777777" w:rsidR="00AB36B2" w:rsidRPr="004C4D3D" w:rsidRDefault="00AB36B2" w:rsidP="005411F0">
      <w:pPr>
        <w:pStyle w:val="Code"/>
        <w:rPr>
          <w:rStyle w:val="CodeInline"/>
        </w:rPr>
      </w:pPr>
    </w:p>
    <w:p w14:paraId="0091DA11" w14:textId="77777777" w:rsidR="00AB36B2" w:rsidRPr="004C4D3D" w:rsidRDefault="00AB36B2" w:rsidP="005411F0">
      <w:pPr>
        <w:pStyle w:val="Code"/>
        <w:rPr>
          <w:rStyle w:val="CodeInline"/>
        </w:rPr>
      </w:pPr>
      <w:r w:rsidRPr="004C4D3D">
        <w:rPr>
          <w:rStyle w:val="CodeInline"/>
        </w:rPr>
        <w:t xml:space="preserve">        public void SetShouldSerializeAssignees(bool shouldSerialize)</w:t>
      </w:r>
    </w:p>
    <w:p w14:paraId="76676B5B" w14:textId="77777777" w:rsidR="00AB36B2" w:rsidRPr="004C4D3D" w:rsidRDefault="00AB36B2" w:rsidP="005411F0">
      <w:pPr>
        <w:pStyle w:val="Code"/>
        <w:rPr>
          <w:rStyle w:val="CodeInline"/>
        </w:rPr>
      </w:pPr>
      <w:r w:rsidRPr="004C4D3D">
        <w:rPr>
          <w:rStyle w:val="CodeInline"/>
        </w:rPr>
        <w:t xml:space="preserve">        {</w:t>
      </w:r>
    </w:p>
    <w:p w14:paraId="788E7034" w14:textId="77777777" w:rsidR="00AB36B2" w:rsidRPr="004C4D3D" w:rsidRDefault="00AB36B2" w:rsidP="005411F0">
      <w:pPr>
        <w:pStyle w:val="Code"/>
        <w:rPr>
          <w:rStyle w:val="CodeInline"/>
        </w:rPr>
      </w:pPr>
      <w:r w:rsidRPr="004C4D3D">
        <w:rPr>
          <w:rStyle w:val="CodeInline"/>
        </w:rPr>
        <w:t xml:space="preserve">            _shouldSerializeAssignees = shouldSerialize;</w:t>
      </w:r>
    </w:p>
    <w:p w14:paraId="0B7360B9" w14:textId="77777777" w:rsidR="00AB36B2" w:rsidRPr="004C4D3D" w:rsidRDefault="00AB36B2" w:rsidP="005411F0">
      <w:pPr>
        <w:pStyle w:val="Code"/>
        <w:rPr>
          <w:rStyle w:val="CodeInline"/>
        </w:rPr>
      </w:pPr>
      <w:r w:rsidRPr="004C4D3D">
        <w:rPr>
          <w:rStyle w:val="CodeInline"/>
        </w:rPr>
        <w:t xml:space="preserve">        }</w:t>
      </w:r>
    </w:p>
    <w:p w14:paraId="645246FD" w14:textId="77777777" w:rsidR="00AB36B2" w:rsidRPr="004C4D3D" w:rsidRDefault="00AB36B2" w:rsidP="005411F0">
      <w:pPr>
        <w:pStyle w:val="Code"/>
        <w:rPr>
          <w:rStyle w:val="CodeInline"/>
        </w:rPr>
      </w:pPr>
    </w:p>
    <w:p w14:paraId="437A3113" w14:textId="77777777" w:rsidR="00AB36B2" w:rsidRPr="004C4D3D" w:rsidRDefault="00AB36B2" w:rsidP="005411F0">
      <w:pPr>
        <w:pStyle w:val="Code"/>
        <w:rPr>
          <w:rStyle w:val="CodeInline"/>
        </w:rPr>
      </w:pPr>
      <w:r w:rsidRPr="004C4D3D">
        <w:rPr>
          <w:rStyle w:val="CodeInline"/>
        </w:rPr>
        <w:t xml:space="preserve">        public bool ShouldSerializeAssignees()</w:t>
      </w:r>
    </w:p>
    <w:p w14:paraId="41B98596" w14:textId="77777777" w:rsidR="00AB36B2" w:rsidRPr="004C4D3D" w:rsidRDefault="00AB36B2" w:rsidP="005411F0">
      <w:pPr>
        <w:pStyle w:val="Code"/>
        <w:rPr>
          <w:rStyle w:val="CodeInline"/>
        </w:rPr>
      </w:pPr>
      <w:r w:rsidRPr="004C4D3D">
        <w:rPr>
          <w:rStyle w:val="CodeInline"/>
        </w:rPr>
        <w:t xml:space="preserve">        {</w:t>
      </w:r>
    </w:p>
    <w:p w14:paraId="0546A39D" w14:textId="77777777" w:rsidR="00AB36B2" w:rsidRPr="004C4D3D" w:rsidRDefault="00AB36B2" w:rsidP="005411F0">
      <w:pPr>
        <w:pStyle w:val="Code"/>
        <w:rPr>
          <w:rStyle w:val="CodeInline"/>
        </w:rPr>
      </w:pPr>
      <w:r w:rsidRPr="004C4D3D">
        <w:rPr>
          <w:rStyle w:val="CodeInline"/>
        </w:rPr>
        <w:t xml:space="preserve">            return _shouldSerializeAssignees;</w:t>
      </w:r>
    </w:p>
    <w:p w14:paraId="01FF6288" w14:textId="77777777" w:rsidR="00AB36B2" w:rsidRPr="004C4D3D" w:rsidRDefault="00AB36B2" w:rsidP="005411F0">
      <w:pPr>
        <w:pStyle w:val="Code"/>
        <w:rPr>
          <w:rStyle w:val="CodeInline"/>
        </w:rPr>
      </w:pPr>
      <w:r w:rsidRPr="004C4D3D">
        <w:rPr>
          <w:rStyle w:val="CodeInline"/>
        </w:rPr>
        <w:t xml:space="preserve">        }</w:t>
      </w:r>
    </w:p>
    <w:p w14:paraId="3D739A21" w14:textId="77777777" w:rsidR="00AB36B2" w:rsidRPr="004C4D3D" w:rsidRDefault="00AB36B2" w:rsidP="005411F0">
      <w:pPr>
        <w:pStyle w:val="Code"/>
        <w:rPr>
          <w:rStyle w:val="CodeInline"/>
        </w:rPr>
      </w:pPr>
      <w:r w:rsidRPr="004C4D3D">
        <w:rPr>
          <w:rStyle w:val="CodeInline"/>
        </w:rPr>
        <w:t xml:space="preserve">    }</w:t>
      </w:r>
    </w:p>
    <w:p w14:paraId="16ECA99A" w14:textId="77777777" w:rsidR="00AB36B2" w:rsidRPr="004C4D3D" w:rsidRDefault="00AB36B2" w:rsidP="005411F0">
      <w:pPr>
        <w:pStyle w:val="Code"/>
        <w:rPr>
          <w:rStyle w:val="CodeInline"/>
        </w:rPr>
      </w:pPr>
      <w:commentRangeStart w:id="101"/>
      <w:commentRangeStart w:id="102"/>
      <w:r w:rsidRPr="004C4D3D">
        <w:rPr>
          <w:rStyle w:val="CodeInline"/>
        </w:rPr>
        <w:t>}</w:t>
      </w:r>
      <w:commentRangeEnd w:id="101"/>
      <w:r w:rsidR="00537CEB">
        <w:rPr>
          <w:rStyle w:val="CommentReference"/>
          <w:rFonts w:ascii="Times" w:hAnsi="Times"/>
          <w:noProof w:val="0"/>
        </w:rPr>
        <w:commentReference w:id="101"/>
      </w:r>
      <w:commentRangeEnd w:id="102"/>
      <w:r w:rsidR="00F84B24">
        <w:rPr>
          <w:rStyle w:val="CommentReference"/>
          <w:rFonts w:ascii="Times" w:hAnsi="Times"/>
          <w:noProof w:val="0"/>
        </w:rPr>
        <w:commentReference w:id="102"/>
      </w:r>
    </w:p>
    <w:bookmarkEnd w:id="97"/>
    <w:bookmarkEnd w:id="98"/>
    <w:bookmarkEnd w:id="99"/>
    <w:bookmarkEnd w:id="100"/>
    <w:p w14:paraId="1033399D" w14:textId="77777777" w:rsidR="00AB36B2" w:rsidRDefault="00AB36B2" w:rsidP="003435C7">
      <w:pPr>
        <w:pStyle w:val="BodyText"/>
      </w:pPr>
      <w:r>
        <w:t xml:space="preserve">Note the </w:t>
      </w:r>
      <w:r w:rsidRPr="004C4D3D">
        <w:rPr>
          <w:rStyle w:val="CodeInline"/>
        </w:rPr>
        <w:t>Key</w:t>
      </w:r>
      <w:r>
        <w:t xml:space="preserve"> attribute, which identifies the property that uniquely identifies each instance. Also, note that certain properies are not user-editable. For example, </w:t>
      </w:r>
      <w:r w:rsidRPr="004C4D3D">
        <w:rPr>
          <w:rStyle w:val="CodeInline"/>
        </w:rPr>
        <w:t>CreatedDate</w:t>
      </w:r>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1835E626" w14:textId="77777777" w:rsidR="00AB36B2" w:rsidRDefault="00AB36B2" w:rsidP="003435C7">
      <w:pPr>
        <w:pStyle w:val="BodyText"/>
      </w:pPr>
      <w:r>
        <w:t xml:space="preserve">Now we are ready to add the missing piece that sits between the controller and the query processor: the </w:t>
      </w:r>
      <w:r w:rsidRPr="00A36B91">
        <w:rPr>
          <w:rStyle w:val="CodeInline"/>
        </w:rPr>
        <w:t>IUpdateTaskMaintenanceProcessor</w:t>
      </w:r>
      <w:r>
        <w:t>. Implement as follows:</w:t>
      </w:r>
    </w:p>
    <w:p w14:paraId="66CAF66D" w14:textId="77777777" w:rsidR="00AB36B2" w:rsidRDefault="00AB36B2" w:rsidP="005411F0">
      <w:pPr>
        <w:pStyle w:val="CodeCaption"/>
      </w:pPr>
      <w:r w:rsidRPr="00A36B91">
        <w:lastRenderedPageBreak/>
        <w:t>IUpdateTaskMaintenanceProcessor</w:t>
      </w:r>
      <w:r>
        <w:t xml:space="preserve"> Interface</w:t>
      </w:r>
    </w:p>
    <w:p w14:paraId="135C9D66" w14:textId="77777777" w:rsidR="00AB36B2" w:rsidRPr="00A36B91" w:rsidRDefault="00AB36B2" w:rsidP="005411F0">
      <w:pPr>
        <w:pStyle w:val="Code"/>
      </w:pPr>
      <w:bookmarkStart w:id="103" w:name="OLE_LINK37"/>
      <w:bookmarkStart w:id="104" w:name="OLE_LINK38"/>
      <w:bookmarkStart w:id="105" w:name="OLE_LINK141"/>
      <w:bookmarkStart w:id="106" w:name="OLE_LINK142"/>
      <w:bookmarkStart w:id="107" w:name="OLE_LINK230"/>
      <w:r w:rsidRPr="00A36B91">
        <w:t>using WebApi2Book.Web.Api.Models;</w:t>
      </w:r>
    </w:p>
    <w:p w14:paraId="630F17D0" w14:textId="77777777" w:rsidR="00AB36B2" w:rsidRPr="00A36B91" w:rsidRDefault="00AB36B2" w:rsidP="005411F0">
      <w:pPr>
        <w:pStyle w:val="Code"/>
      </w:pPr>
    </w:p>
    <w:p w14:paraId="55116486" w14:textId="77777777" w:rsidR="00AB36B2" w:rsidRPr="00A36B91" w:rsidRDefault="00AB36B2" w:rsidP="005411F0">
      <w:pPr>
        <w:pStyle w:val="Code"/>
      </w:pPr>
      <w:r w:rsidRPr="00A36B91">
        <w:t>namespace WebApi2Book.Web.Api.MaintenanceProcessing</w:t>
      </w:r>
    </w:p>
    <w:p w14:paraId="174A39FB" w14:textId="77777777" w:rsidR="00AB36B2" w:rsidRPr="00A36B91" w:rsidRDefault="00AB36B2" w:rsidP="005411F0">
      <w:pPr>
        <w:pStyle w:val="Code"/>
      </w:pPr>
      <w:r w:rsidRPr="00A36B91">
        <w:t>{</w:t>
      </w:r>
    </w:p>
    <w:p w14:paraId="159F08BC" w14:textId="77777777" w:rsidR="00AB36B2" w:rsidRPr="00A36B91" w:rsidRDefault="00AB36B2" w:rsidP="005411F0">
      <w:pPr>
        <w:pStyle w:val="Code"/>
      </w:pPr>
      <w:r w:rsidRPr="00A36B91">
        <w:t xml:space="preserve">    public interface IUpdateTaskMaintenanceProcessor</w:t>
      </w:r>
    </w:p>
    <w:p w14:paraId="111ED0C4" w14:textId="77777777" w:rsidR="00AB36B2" w:rsidRPr="00A36B91" w:rsidRDefault="00AB36B2" w:rsidP="005411F0">
      <w:pPr>
        <w:pStyle w:val="Code"/>
      </w:pPr>
      <w:r w:rsidRPr="00A36B91">
        <w:t xml:space="preserve">    {</w:t>
      </w:r>
    </w:p>
    <w:p w14:paraId="663BB915" w14:textId="77777777" w:rsidR="00AB36B2" w:rsidRPr="00A36B91" w:rsidRDefault="00AB36B2" w:rsidP="005411F0">
      <w:pPr>
        <w:pStyle w:val="Code"/>
      </w:pPr>
      <w:r w:rsidRPr="00A36B91">
        <w:t xml:space="preserve">        Task UpdateTask(long taskId, object taskFragment);</w:t>
      </w:r>
    </w:p>
    <w:p w14:paraId="1C383838" w14:textId="77777777" w:rsidR="00AB36B2" w:rsidRPr="00A36B91" w:rsidRDefault="00AB36B2" w:rsidP="005411F0">
      <w:pPr>
        <w:pStyle w:val="Code"/>
      </w:pPr>
      <w:r w:rsidRPr="00A36B91">
        <w:t xml:space="preserve">    }</w:t>
      </w:r>
    </w:p>
    <w:bookmarkEnd w:id="103"/>
    <w:bookmarkEnd w:id="104"/>
    <w:p w14:paraId="33D16ACD" w14:textId="77777777" w:rsidR="00AB36B2" w:rsidRDefault="00AB36B2" w:rsidP="005411F0">
      <w:pPr>
        <w:pStyle w:val="Code"/>
      </w:pPr>
      <w:r w:rsidRPr="00A36B91">
        <w:t>}</w:t>
      </w:r>
      <w:bookmarkEnd w:id="105"/>
      <w:bookmarkEnd w:id="106"/>
      <w:bookmarkEnd w:id="107"/>
    </w:p>
    <w:p w14:paraId="03FB05A1" w14:textId="77777777" w:rsidR="00AB36B2" w:rsidRDefault="00AB36B2" w:rsidP="005411F0">
      <w:pPr>
        <w:pStyle w:val="CodeCaption"/>
      </w:pPr>
      <w:r w:rsidRPr="00A36B91">
        <w:t>UpdateTaskMaintenanceProcessor</w:t>
      </w:r>
      <w:r>
        <w:t xml:space="preserve"> Class</w:t>
      </w:r>
    </w:p>
    <w:p w14:paraId="5013AC15" w14:textId="77777777" w:rsidR="00AB36B2" w:rsidRPr="00A36B91" w:rsidRDefault="00AB36B2" w:rsidP="005411F0">
      <w:pPr>
        <w:pStyle w:val="Code"/>
      </w:pPr>
      <w:bookmarkStart w:id="108" w:name="OLE_LINK143"/>
      <w:bookmarkStart w:id="109" w:name="OLE_LINK144"/>
      <w:bookmarkStart w:id="110" w:name="OLE_LINK231"/>
      <w:bookmarkStart w:id="111" w:name="OLE_LINK39"/>
      <w:bookmarkStart w:id="112" w:name="OLE_LINK40"/>
      <w:r w:rsidRPr="00A36B91">
        <w:t>using System.Linq;</w:t>
      </w:r>
    </w:p>
    <w:p w14:paraId="1DBD7D1E" w14:textId="77777777" w:rsidR="00AB36B2" w:rsidRPr="00A36B91" w:rsidRDefault="00AB36B2" w:rsidP="005411F0">
      <w:pPr>
        <w:pStyle w:val="Code"/>
      </w:pPr>
      <w:r w:rsidRPr="00A36B91">
        <w:t>using Newtonsoft.Json.Linq;</w:t>
      </w:r>
    </w:p>
    <w:p w14:paraId="0975B96D" w14:textId="77777777" w:rsidR="00AB36B2" w:rsidRPr="00A36B91" w:rsidRDefault="00AB36B2" w:rsidP="005411F0">
      <w:pPr>
        <w:pStyle w:val="Code"/>
      </w:pPr>
      <w:r w:rsidRPr="00A36B91">
        <w:t>using WebApi2Book.Common.TypeMapping;</w:t>
      </w:r>
    </w:p>
    <w:p w14:paraId="04572FB1" w14:textId="77777777" w:rsidR="00AB36B2" w:rsidRPr="00A36B91" w:rsidRDefault="00AB36B2" w:rsidP="005411F0">
      <w:pPr>
        <w:pStyle w:val="Code"/>
      </w:pPr>
      <w:commentRangeStart w:id="113"/>
      <w:r w:rsidRPr="00A36B91">
        <w:t>using WebApi2Book.Data;</w:t>
      </w:r>
      <w:commentRangeEnd w:id="113"/>
      <w:r w:rsidR="00F84B24">
        <w:rPr>
          <w:rStyle w:val="CommentReference"/>
          <w:rFonts w:ascii="Times" w:hAnsi="Times"/>
          <w:noProof w:val="0"/>
        </w:rPr>
        <w:commentReference w:id="113"/>
      </w:r>
    </w:p>
    <w:p w14:paraId="1FCD4968" w14:textId="77777777" w:rsidR="00AB36B2" w:rsidRPr="00A36B91" w:rsidRDefault="00AB36B2" w:rsidP="005411F0">
      <w:pPr>
        <w:pStyle w:val="Code"/>
      </w:pPr>
      <w:r w:rsidRPr="00A36B91">
        <w:t>using WebApi2Book.Web.Api.Models;</w:t>
      </w:r>
    </w:p>
    <w:p w14:paraId="2185E5C9" w14:textId="77777777" w:rsidR="00AB36B2" w:rsidRPr="00A36B91" w:rsidRDefault="00AB36B2" w:rsidP="005411F0">
      <w:pPr>
        <w:pStyle w:val="Code"/>
      </w:pPr>
      <w:r w:rsidRPr="00A36B91">
        <w:t>using WebApi2Book.Web.Common;</w:t>
      </w:r>
    </w:p>
    <w:p w14:paraId="28CD230B" w14:textId="77777777" w:rsidR="00AB36B2" w:rsidRPr="00A36B91" w:rsidRDefault="00AB36B2" w:rsidP="005411F0">
      <w:pPr>
        <w:pStyle w:val="Code"/>
      </w:pPr>
      <w:r w:rsidRPr="00A36B91">
        <w:t>using PropertyValueMapType = System.Collections.Generic.Dictionary&lt;string, object&gt;;</w:t>
      </w:r>
    </w:p>
    <w:p w14:paraId="60C61A5C" w14:textId="77777777" w:rsidR="00AB36B2" w:rsidRPr="00A36B91" w:rsidRDefault="00AB36B2" w:rsidP="005411F0">
      <w:pPr>
        <w:pStyle w:val="Code"/>
      </w:pPr>
    </w:p>
    <w:p w14:paraId="2AEE328F" w14:textId="77777777" w:rsidR="00AB36B2" w:rsidRPr="00A36B91" w:rsidRDefault="00AB36B2" w:rsidP="005411F0">
      <w:pPr>
        <w:pStyle w:val="Code"/>
      </w:pPr>
      <w:r w:rsidRPr="00A36B91">
        <w:t>namespace WebApi2Book.Web.Api.MaintenanceProcessing</w:t>
      </w:r>
    </w:p>
    <w:p w14:paraId="0F166A73" w14:textId="77777777" w:rsidR="00AB36B2" w:rsidRPr="00A36B91" w:rsidRDefault="00AB36B2" w:rsidP="005411F0">
      <w:pPr>
        <w:pStyle w:val="Code"/>
      </w:pPr>
      <w:r w:rsidRPr="00A36B91">
        <w:t>{</w:t>
      </w:r>
    </w:p>
    <w:p w14:paraId="69FE70BA" w14:textId="77777777" w:rsidR="00AB36B2" w:rsidRPr="00A36B91" w:rsidRDefault="00AB36B2" w:rsidP="005411F0">
      <w:pPr>
        <w:pStyle w:val="Code"/>
      </w:pPr>
      <w:r w:rsidRPr="00A36B91">
        <w:t xml:space="preserve">    public class UpdateTaskMaintenanceProcessor : IUpdateTaskMaintenanceProcessor</w:t>
      </w:r>
    </w:p>
    <w:p w14:paraId="61377D30" w14:textId="77777777" w:rsidR="00AB36B2" w:rsidRPr="00A36B91" w:rsidRDefault="00AB36B2" w:rsidP="005411F0">
      <w:pPr>
        <w:pStyle w:val="Code"/>
      </w:pPr>
      <w:r w:rsidRPr="00A36B91">
        <w:t xml:space="preserve">    {</w:t>
      </w:r>
    </w:p>
    <w:p w14:paraId="28CA90AD" w14:textId="77777777" w:rsidR="00AB36B2" w:rsidRPr="00A36B91" w:rsidRDefault="00AB36B2" w:rsidP="005411F0">
      <w:pPr>
        <w:pStyle w:val="Code"/>
      </w:pPr>
      <w:r w:rsidRPr="00A36B91">
        <w:t xml:space="preserve">        private readonly IAutoMapper _autoMapper;</w:t>
      </w:r>
    </w:p>
    <w:p w14:paraId="7E1D0872" w14:textId="77777777" w:rsidR="00AB36B2" w:rsidRPr="00A36B91" w:rsidRDefault="00AB36B2" w:rsidP="005411F0">
      <w:pPr>
        <w:pStyle w:val="Code"/>
      </w:pPr>
      <w:r w:rsidRPr="00A36B91">
        <w:t xml:space="preserve">        private readonly IUpdateTaskQueryProcessor _queryProcessor;</w:t>
      </w:r>
    </w:p>
    <w:p w14:paraId="3ADA082F" w14:textId="77777777" w:rsidR="00AB36B2" w:rsidRPr="00A36B91" w:rsidRDefault="00AB36B2" w:rsidP="005411F0">
      <w:pPr>
        <w:pStyle w:val="Code"/>
      </w:pPr>
      <w:r w:rsidRPr="00A36B91">
        <w:t xml:space="preserve">        private readonly IUpdateablePropertyDetector _updateablePropertyDetector;</w:t>
      </w:r>
    </w:p>
    <w:p w14:paraId="5978B5D6" w14:textId="77777777" w:rsidR="00AB36B2" w:rsidRPr="00A36B91" w:rsidRDefault="00AB36B2" w:rsidP="005411F0">
      <w:pPr>
        <w:pStyle w:val="Code"/>
      </w:pPr>
    </w:p>
    <w:p w14:paraId="06E4A684" w14:textId="77777777" w:rsidR="00AB36B2" w:rsidRPr="00A36B91" w:rsidRDefault="00AB36B2" w:rsidP="005411F0">
      <w:pPr>
        <w:pStyle w:val="Code"/>
      </w:pPr>
      <w:r w:rsidRPr="00A36B91">
        <w:t xml:space="preserve">        public UpdateTaskMaintenanceProcessor(IUpdateTaskQueryProcessor queryProcessor, IAutoMapper autoMapper,</w:t>
      </w:r>
    </w:p>
    <w:p w14:paraId="0CD4CC48" w14:textId="77777777" w:rsidR="00AB36B2" w:rsidRPr="00A36B91" w:rsidRDefault="00AB36B2" w:rsidP="005411F0">
      <w:pPr>
        <w:pStyle w:val="Code"/>
      </w:pPr>
      <w:r w:rsidRPr="00A36B91">
        <w:t xml:space="preserve">            IUpdateablePropertyDetector updateablePropertyDetector)</w:t>
      </w:r>
    </w:p>
    <w:p w14:paraId="5AAD8DB8" w14:textId="77777777" w:rsidR="00AB36B2" w:rsidRPr="00A36B91" w:rsidRDefault="00AB36B2" w:rsidP="005411F0">
      <w:pPr>
        <w:pStyle w:val="Code"/>
      </w:pPr>
      <w:r w:rsidRPr="00A36B91">
        <w:t xml:space="preserve">        {</w:t>
      </w:r>
    </w:p>
    <w:p w14:paraId="4F22A216" w14:textId="77777777" w:rsidR="00AB36B2" w:rsidRPr="00A36B91" w:rsidRDefault="00AB36B2" w:rsidP="005411F0">
      <w:pPr>
        <w:pStyle w:val="Code"/>
      </w:pPr>
      <w:r w:rsidRPr="00A36B91">
        <w:t xml:space="preserve">            _queryProcessor = queryProcessor;</w:t>
      </w:r>
    </w:p>
    <w:p w14:paraId="7EB10273" w14:textId="77777777" w:rsidR="00AB36B2" w:rsidRPr="00A36B91" w:rsidRDefault="00AB36B2" w:rsidP="005411F0">
      <w:pPr>
        <w:pStyle w:val="Code"/>
      </w:pPr>
      <w:r w:rsidRPr="00A36B91">
        <w:t xml:space="preserve">            _autoMapper = autoMapper;</w:t>
      </w:r>
    </w:p>
    <w:p w14:paraId="67B7FB86" w14:textId="77777777" w:rsidR="00AB36B2" w:rsidRPr="00A36B91" w:rsidRDefault="00AB36B2" w:rsidP="005411F0">
      <w:pPr>
        <w:pStyle w:val="Code"/>
      </w:pPr>
      <w:r w:rsidRPr="00A36B91">
        <w:t xml:space="preserve">            _updateablePropertyDetector = updateablePropertyDetector;</w:t>
      </w:r>
    </w:p>
    <w:p w14:paraId="1839265D" w14:textId="77777777" w:rsidR="00AB36B2" w:rsidRPr="00A36B91" w:rsidRDefault="00AB36B2" w:rsidP="005411F0">
      <w:pPr>
        <w:pStyle w:val="Code"/>
      </w:pPr>
      <w:r w:rsidRPr="00A36B91">
        <w:t xml:space="preserve">        }</w:t>
      </w:r>
    </w:p>
    <w:p w14:paraId="638179BA" w14:textId="77777777" w:rsidR="00AB36B2" w:rsidRPr="00A36B91" w:rsidRDefault="00AB36B2" w:rsidP="005411F0">
      <w:pPr>
        <w:pStyle w:val="Code"/>
      </w:pPr>
    </w:p>
    <w:p w14:paraId="7927BA65" w14:textId="77777777" w:rsidR="00AB36B2" w:rsidRPr="00A36B91" w:rsidRDefault="00AB36B2" w:rsidP="005411F0">
      <w:pPr>
        <w:pStyle w:val="Code"/>
      </w:pPr>
      <w:r w:rsidRPr="00A36B91">
        <w:t xml:space="preserve">        public Task UpdateTask(long taskId, object taskFragment)</w:t>
      </w:r>
    </w:p>
    <w:p w14:paraId="0426AF21" w14:textId="77777777" w:rsidR="00AB36B2" w:rsidRPr="00A36B91" w:rsidRDefault="00AB36B2" w:rsidP="005411F0">
      <w:pPr>
        <w:pStyle w:val="Code"/>
      </w:pPr>
      <w:r w:rsidRPr="00A36B91">
        <w:t xml:space="preserve">        {</w:t>
      </w:r>
    </w:p>
    <w:p w14:paraId="5B1930F8" w14:textId="77777777" w:rsidR="00AB36B2" w:rsidRPr="00A36B91" w:rsidRDefault="00AB36B2" w:rsidP="005411F0">
      <w:pPr>
        <w:pStyle w:val="Code"/>
      </w:pPr>
      <w:r w:rsidRPr="00A36B91">
        <w:t xml:space="preserve">            var taskFragmentAsJObject = (JObject) taskFragment;</w:t>
      </w:r>
    </w:p>
    <w:p w14:paraId="70788BD5" w14:textId="77777777" w:rsidR="00AB36B2" w:rsidRPr="00A36B91" w:rsidRDefault="00AB36B2" w:rsidP="005411F0">
      <w:pPr>
        <w:pStyle w:val="Code"/>
      </w:pPr>
      <w:r w:rsidRPr="00A36B91">
        <w:t xml:space="preserve">            var taskContainingUpdateData = taskFragmentAsJObject.ToObject&lt;Task&gt;();</w:t>
      </w:r>
    </w:p>
    <w:p w14:paraId="5B99603D" w14:textId="77777777" w:rsidR="00AB36B2" w:rsidRPr="00A36B91" w:rsidRDefault="00AB36B2" w:rsidP="005411F0">
      <w:pPr>
        <w:pStyle w:val="Code"/>
      </w:pPr>
    </w:p>
    <w:p w14:paraId="260DF9B9" w14:textId="77777777" w:rsidR="00AB36B2" w:rsidRPr="00A36B91" w:rsidRDefault="00AB36B2" w:rsidP="005411F0">
      <w:pPr>
        <w:pStyle w:val="Code"/>
      </w:pPr>
      <w:r w:rsidRPr="00A36B91">
        <w:t xml:space="preserve">            var updatedPropertyValueMap = GetPropertyValueMap(taskFragmentAsJObject, taskContainingUpdateData);</w:t>
      </w:r>
    </w:p>
    <w:p w14:paraId="013207D3" w14:textId="77777777" w:rsidR="00AB36B2" w:rsidRPr="00A36B91" w:rsidRDefault="00AB36B2" w:rsidP="005411F0">
      <w:pPr>
        <w:pStyle w:val="Code"/>
      </w:pPr>
    </w:p>
    <w:p w14:paraId="7762E66B" w14:textId="77777777" w:rsidR="00AB36B2" w:rsidRPr="00A36B91" w:rsidRDefault="00AB36B2" w:rsidP="005411F0">
      <w:pPr>
        <w:pStyle w:val="Code"/>
      </w:pPr>
      <w:r w:rsidRPr="00A36B91">
        <w:lastRenderedPageBreak/>
        <w:t xml:space="preserve">            var updatedTaskEntity = _queryProcessor.GetUpdatedTask(taskId, updatedPropertyValueMap);</w:t>
      </w:r>
    </w:p>
    <w:p w14:paraId="282E7CA0" w14:textId="77777777" w:rsidR="00AB36B2" w:rsidRPr="00A36B91" w:rsidRDefault="00AB36B2" w:rsidP="005411F0">
      <w:pPr>
        <w:pStyle w:val="Code"/>
      </w:pPr>
    </w:p>
    <w:p w14:paraId="1A6FDEC5" w14:textId="77777777" w:rsidR="00AB36B2" w:rsidRPr="00A36B91" w:rsidRDefault="00AB36B2" w:rsidP="005411F0">
      <w:pPr>
        <w:pStyle w:val="Code"/>
      </w:pPr>
      <w:r w:rsidRPr="00A36B91">
        <w:t xml:space="preserve">            var task = _autoMapper.Map&lt;Task&gt;(updatedTaskEntity);</w:t>
      </w:r>
    </w:p>
    <w:p w14:paraId="50C1DA79" w14:textId="77777777" w:rsidR="00AB36B2" w:rsidRPr="00A36B91" w:rsidRDefault="00AB36B2" w:rsidP="005411F0">
      <w:pPr>
        <w:pStyle w:val="Code"/>
      </w:pPr>
    </w:p>
    <w:p w14:paraId="37E7228F" w14:textId="77777777" w:rsidR="00AB36B2" w:rsidRPr="00A36B91" w:rsidRDefault="00AB36B2" w:rsidP="005411F0">
      <w:pPr>
        <w:pStyle w:val="Code"/>
      </w:pPr>
      <w:r w:rsidRPr="00A36B91">
        <w:t xml:space="preserve">            return task;</w:t>
      </w:r>
    </w:p>
    <w:p w14:paraId="3925902E" w14:textId="77777777" w:rsidR="00AB36B2" w:rsidRPr="00A36B91" w:rsidRDefault="00AB36B2" w:rsidP="005411F0">
      <w:pPr>
        <w:pStyle w:val="Code"/>
      </w:pPr>
      <w:r w:rsidRPr="00A36B91">
        <w:t xml:space="preserve">        }</w:t>
      </w:r>
    </w:p>
    <w:p w14:paraId="71191272" w14:textId="77777777" w:rsidR="00AB36B2" w:rsidRPr="00A36B91" w:rsidRDefault="00AB36B2" w:rsidP="005411F0">
      <w:pPr>
        <w:pStyle w:val="Code"/>
      </w:pPr>
    </w:p>
    <w:p w14:paraId="69E5822B" w14:textId="77777777" w:rsidR="00AB36B2" w:rsidRPr="00A36B91" w:rsidRDefault="00AB36B2" w:rsidP="005411F0">
      <w:pPr>
        <w:pStyle w:val="Code"/>
      </w:pPr>
      <w:r w:rsidRPr="00A36B91">
        <w:t xml:space="preserve">        public virtual PropertyValueMapType GetPropertyValueMap(JObject taskFragment, Task taskContainingUpdateData)</w:t>
      </w:r>
    </w:p>
    <w:p w14:paraId="24BF950C" w14:textId="77777777" w:rsidR="00AB36B2" w:rsidRPr="00A36B91" w:rsidRDefault="00AB36B2" w:rsidP="005411F0">
      <w:pPr>
        <w:pStyle w:val="Code"/>
      </w:pPr>
      <w:r w:rsidRPr="00A36B91">
        <w:t xml:space="preserve">        {</w:t>
      </w:r>
    </w:p>
    <w:p w14:paraId="64C5B6A3" w14:textId="77777777" w:rsidR="00AB36B2" w:rsidRPr="00A36B91" w:rsidRDefault="00AB36B2" w:rsidP="005411F0">
      <w:pPr>
        <w:pStyle w:val="Code"/>
      </w:pPr>
      <w:r w:rsidRPr="00A36B91">
        <w:t xml:space="preserve">            var namesOfModifiedProperties = _updateablePropertyDetector.GetNamesOfPropertiesToUpdate&lt;Task&gt;(taskFragment).ToList();</w:t>
      </w:r>
    </w:p>
    <w:p w14:paraId="0FFC7DC9" w14:textId="77777777" w:rsidR="00AB36B2" w:rsidRPr="00A36B91" w:rsidRDefault="00AB36B2" w:rsidP="005411F0">
      <w:pPr>
        <w:pStyle w:val="Code"/>
      </w:pPr>
    </w:p>
    <w:p w14:paraId="64723114" w14:textId="77777777" w:rsidR="00AB36B2" w:rsidRPr="00A36B91" w:rsidRDefault="00AB36B2" w:rsidP="005411F0">
      <w:pPr>
        <w:pStyle w:val="Code"/>
      </w:pPr>
      <w:r w:rsidRPr="00A36B91">
        <w:t xml:space="preserve">            var propertyInfos = typeof (Task).GetProperties();</w:t>
      </w:r>
    </w:p>
    <w:p w14:paraId="0BD1BACA" w14:textId="77777777" w:rsidR="00AB36B2" w:rsidRPr="00A36B91" w:rsidRDefault="00AB36B2" w:rsidP="005411F0">
      <w:pPr>
        <w:pStyle w:val="Code"/>
      </w:pPr>
      <w:r w:rsidRPr="00A36B91">
        <w:t xml:space="preserve">            var updatedPropertyValueMap = new PropertyValueMapType();</w:t>
      </w:r>
    </w:p>
    <w:p w14:paraId="07F787CA" w14:textId="77777777" w:rsidR="00AB36B2" w:rsidRPr="00A36B91" w:rsidRDefault="00AB36B2" w:rsidP="005411F0">
      <w:pPr>
        <w:pStyle w:val="Code"/>
      </w:pPr>
      <w:r w:rsidRPr="00A36B91">
        <w:t xml:space="preserve">            foreach (var propertyName in namesOfModifiedProperties)</w:t>
      </w:r>
    </w:p>
    <w:p w14:paraId="3E2110E6" w14:textId="77777777" w:rsidR="00AB36B2" w:rsidRPr="00A36B91" w:rsidRDefault="00AB36B2" w:rsidP="005411F0">
      <w:pPr>
        <w:pStyle w:val="Code"/>
      </w:pPr>
      <w:r w:rsidRPr="00A36B91">
        <w:t xml:space="preserve">            {</w:t>
      </w:r>
    </w:p>
    <w:p w14:paraId="15920A18" w14:textId="77777777" w:rsidR="00AB36B2" w:rsidRPr="00A36B91" w:rsidRDefault="00AB36B2" w:rsidP="005411F0">
      <w:pPr>
        <w:pStyle w:val="Code"/>
      </w:pPr>
      <w:r w:rsidRPr="00A36B91">
        <w:t xml:space="preserve">                var propertyValue = propertyInfos.Single(x =&gt; x.Name == propertyName).GetValue(taskContainingUpdateData);</w:t>
      </w:r>
    </w:p>
    <w:p w14:paraId="1E99F996" w14:textId="77777777" w:rsidR="00AB36B2" w:rsidRPr="00A36B91" w:rsidRDefault="00AB36B2" w:rsidP="005411F0">
      <w:pPr>
        <w:pStyle w:val="Code"/>
      </w:pPr>
      <w:r w:rsidRPr="00A36B91">
        <w:t xml:space="preserve">                updatedPropertyValueMap.Add(propertyName, propertyValue);</w:t>
      </w:r>
    </w:p>
    <w:p w14:paraId="1408B22E" w14:textId="77777777" w:rsidR="00AB36B2" w:rsidRPr="00A36B91" w:rsidRDefault="00AB36B2" w:rsidP="005411F0">
      <w:pPr>
        <w:pStyle w:val="Code"/>
      </w:pPr>
      <w:r w:rsidRPr="00A36B91">
        <w:t xml:space="preserve">            }</w:t>
      </w:r>
    </w:p>
    <w:p w14:paraId="2CA85B84" w14:textId="77777777" w:rsidR="00AB36B2" w:rsidRPr="00A36B91" w:rsidRDefault="00AB36B2" w:rsidP="005411F0">
      <w:pPr>
        <w:pStyle w:val="Code"/>
      </w:pPr>
    </w:p>
    <w:p w14:paraId="51CB9165" w14:textId="77777777" w:rsidR="00AB36B2" w:rsidRPr="00A36B91" w:rsidRDefault="00AB36B2" w:rsidP="005411F0">
      <w:pPr>
        <w:pStyle w:val="Code"/>
      </w:pPr>
      <w:r w:rsidRPr="00A36B91">
        <w:t xml:space="preserve">            return updatedPropertyValueMap;</w:t>
      </w:r>
    </w:p>
    <w:p w14:paraId="0995C39C" w14:textId="77777777" w:rsidR="00AB36B2" w:rsidRPr="00A36B91" w:rsidRDefault="00AB36B2" w:rsidP="005411F0">
      <w:pPr>
        <w:pStyle w:val="Code"/>
      </w:pPr>
      <w:r w:rsidRPr="00A36B91">
        <w:t xml:space="preserve">        }</w:t>
      </w:r>
    </w:p>
    <w:p w14:paraId="517DEB12" w14:textId="77777777" w:rsidR="00AB36B2" w:rsidRPr="00A36B91" w:rsidRDefault="00AB36B2" w:rsidP="005411F0">
      <w:pPr>
        <w:pStyle w:val="Code"/>
      </w:pPr>
      <w:r w:rsidRPr="00A36B91">
        <w:t xml:space="preserve">    }</w:t>
      </w:r>
    </w:p>
    <w:p w14:paraId="66B0029B" w14:textId="77777777" w:rsidR="00AB36B2" w:rsidRDefault="00AB36B2" w:rsidP="005411F0">
      <w:pPr>
        <w:pStyle w:val="Code"/>
      </w:pPr>
      <w:r w:rsidRPr="00A36B91">
        <w:t>}</w:t>
      </w:r>
      <w:bookmarkEnd w:id="108"/>
      <w:bookmarkEnd w:id="109"/>
      <w:bookmarkEnd w:id="110"/>
    </w:p>
    <w:bookmarkEnd w:id="111"/>
    <w:bookmarkEnd w:id="112"/>
    <w:p w14:paraId="0960D1D3"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25E3323" w14:textId="77777777" w:rsidR="00AB36B2" w:rsidRDefault="00AB36B2" w:rsidP="005411F0">
      <w:pPr>
        <w:pStyle w:val="Code"/>
      </w:pPr>
      <w:bookmarkStart w:id="114" w:name="OLE_LINK41"/>
      <w:bookmarkStart w:id="115" w:name="OLE_LINK42"/>
      <w:bookmarkStart w:id="116" w:name="OLE_LINK145"/>
      <w:bookmarkStart w:id="117" w:name="OLE_LINK232"/>
      <w:r w:rsidRPr="00096E80">
        <w:t>container.Bind&lt;IUpdateTaskMaintenanceProcessor&gt;().To&lt;UpdateTaskMaintenanceProcessor&gt;().InRequestScope();</w:t>
      </w:r>
    </w:p>
    <w:bookmarkEnd w:id="114"/>
    <w:bookmarkEnd w:id="115"/>
    <w:bookmarkEnd w:id="116"/>
    <w:bookmarkEnd w:id="117"/>
    <w:p w14:paraId="52DCBB5A" w14:textId="77777777" w:rsidR="00AB36B2" w:rsidRDefault="00AB36B2" w:rsidP="003435C7">
      <w:pPr>
        <w:pStyle w:val="BodyText"/>
      </w:pPr>
      <w:r>
        <w:t xml:space="preserve">As with </w:t>
      </w:r>
      <w:r w:rsidRPr="0083657F">
        <w:rPr>
          <w:rStyle w:val="CodeInline"/>
        </w:rPr>
        <w:t>JObjectUpdateablePropertyDetector</w:t>
      </w:r>
      <w:r>
        <w:t>, you can see that parts of this implementation are JSON-specific. As with</w:t>
      </w:r>
      <w:r w:rsidRPr="007C6AE0">
        <w:t xml:space="preserve"> </w:t>
      </w:r>
      <w:r w:rsidRPr="007C6AE0">
        <w:rPr>
          <w:rStyle w:val="CodeInline"/>
        </w:rPr>
        <w:t>JObjectUpdateablePropertyDetector</w:t>
      </w:r>
      <w:r>
        <w:t>, we could have also supported XML; however, for similar reasons as stated previously, we chose to leave that as en exercise for the motivated reader.</w:t>
      </w:r>
    </w:p>
    <w:p w14:paraId="790C4C46" w14:textId="77777777" w:rsidR="00AB36B2" w:rsidRDefault="00AB36B2" w:rsidP="003435C7">
      <w:pPr>
        <w:pStyle w:val="BodyText"/>
      </w:pPr>
      <w:r>
        <w:t xml:space="preserve">Let's analyze the current implementation, starting with </w:t>
      </w:r>
      <w:r w:rsidRPr="0083657F">
        <w:rPr>
          <w:rStyle w:val="CodeInline"/>
        </w:rPr>
        <w:t>UpdateTask</w:t>
      </w:r>
      <w:r>
        <w:t xml:space="preserve">. </w:t>
      </w:r>
      <w:r w:rsidRPr="00DE77DA">
        <w:rPr>
          <w:rStyle w:val="CodeInline"/>
        </w:rPr>
        <w:t>UpdateTask</w:t>
      </w:r>
      <w:r>
        <w:t xml:space="preserve"> begins by using </w:t>
      </w:r>
      <w:r w:rsidRPr="00DE77DA">
        <w:rPr>
          <w:rStyle w:val="CodeInline"/>
        </w:rPr>
        <w:t>JObject</w:t>
      </w:r>
      <w:r>
        <w:t xml:space="preserve"> to parse the task fragment into an actual </w:t>
      </w:r>
      <w:r w:rsidRPr="00DE77DA">
        <w:rPr>
          <w:rStyle w:val="CodeInline"/>
        </w:rPr>
        <w:t>Task</w:t>
      </w:r>
      <w:r>
        <w:t xml:space="preserve"> instance. Next, it invokes </w:t>
      </w:r>
      <w:r w:rsidRPr="00DE77DA">
        <w:rPr>
          <w:rStyle w:val="CodeInline"/>
        </w:rPr>
        <w:t>GetPropertyValueMap</w:t>
      </w:r>
      <w:r>
        <w:t xml:space="preserve">, which uses the task fragment and the parsed </w:t>
      </w:r>
      <w:r w:rsidRPr="00DE77DA">
        <w:rPr>
          <w:rStyle w:val="CodeInline"/>
        </w:rPr>
        <w:t>Task</w:t>
      </w:r>
      <w:r>
        <w:t xml:space="preserve"> instance to compute the </w:t>
      </w:r>
      <w:r w:rsidRPr="00DE77DA">
        <w:rPr>
          <w:rStyle w:val="CodeInline"/>
        </w:rPr>
        <w:t>updatedPropertyValueMap</w:t>
      </w:r>
      <w:r>
        <w:t xml:space="preserve"> that gets passed to the query processor. As we discussed earlier, the updates actually get applied in the query processor. Finally, the automapper maps the task entity returned by the query processor into a service model object, which is then returned to the method caller (which is, in this case, the controller).</w:t>
      </w:r>
    </w:p>
    <w:p w14:paraId="67D71ECD" w14:textId="77777777" w:rsidR="00AB36B2" w:rsidRDefault="00AB36B2" w:rsidP="003435C7">
      <w:pPr>
        <w:pStyle w:val="BodyText"/>
      </w:pPr>
      <w:r>
        <w:t xml:space="preserve">Diving down into </w:t>
      </w:r>
      <w:r w:rsidRPr="00004E1C">
        <w:rPr>
          <w:rStyle w:val="CodeInline"/>
        </w:rPr>
        <w:t>GetPropertyValueMap</w:t>
      </w:r>
      <w:r>
        <w:t xml:space="preserve">, we see it first uses the </w:t>
      </w:r>
      <w:r w:rsidRPr="00004E1C">
        <w:rPr>
          <w:rStyle w:val="CodeInline"/>
        </w:rPr>
        <w:t>IUpdateablePropertyDetector</w:t>
      </w:r>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it returns the map to the method caller.</w:t>
      </w:r>
    </w:p>
    <w:p w14:paraId="42C5849A" w14:textId="77777777" w:rsidR="00AB36B2" w:rsidRDefault="00AB36B2" w:rsidP="003435C7">
      <w:pPr>
        <w:pStyle w:val="BodyText"/>
      </w:pPr>
      <w:r>
        <w:lastRenderedPageBreak/>
        <w:t xml:space="preserve">Now that we've completed the implementation, and answered the question about the origin of the </w:t>
      </w:r>
      <w:r w:rsidRPr="009974A8">
        <w:rPr>
          <w:rStyle w:val="CodeInline"/>
        </w:rPr>
        <w:t>updatedPropertyValueMap</w:t>
      </w:r>
      <w:r>
        <w:t xml:space="preserve"> (which was asked when we were discussing </w:t>
      </w:r>
      <w:r w:rsidRPr="00BD44B4">
        <w:rPr>
          <w:rStyle w:val="CodeInline"/>
        </w:rPr>
        <w:t>UpdateTaskQueryProcessor</w:t>
      </w:r>
      <w:r>
        <w:rPr>
          <w:rStyle w:val="CodeInline"/>
        </w:rPr>
        <w:t>)</w:t>
      </w:r>
      <w:r>
        <w:t>, it's time to prove that this actually works</w:t>
      </w:r>
      <w:commentRangeStart w:id="118"/>
      <w:commentRangeStart w:id="119"/>
      <w:r>
        <w:t>!</w:t>
      </w:r>
      <w:commentRangeEnd w:id="118"/>
      <w:r w:rsidR="001D0D00" w:rsidRPr="00DC7A54">
        <w:rPr>
          <w:rStyle w:val="CommentReference"/>
          <w:rFonts w:ascii="Times" w:eastAsia="Calibri" w:hAnsi="Times"/>
        </w:rPr>
        <w:commentReference w:id="118"/>
      </w:r>
      <w:commentRangeEnd w:id="119"/>
      <w:r w:rsidR="00D2639F">
        <w:rPr>
          <w:rStyle w:val="CommentReference"/>
          <w:rFonts w:ascii="Times" w:hAnsi="Times"/>
        </w:rPr>
        <w:commentReference w:id="119"/>
      </w:r>
      <w:r>
        <w:t xml:space="preserve"> We'll start with a PUT, using bhogg's credentials (he's a senior worker, so he's authorized) and our favorite task (#17):</w:t>
      </w:r>
    </w:p>
    <w:p w14:paraId="2E7CD187" w14:textId="77777777" w:rsidR="00AB36B2" w:rsidRDefault="00AB36B2" w:rsidP="005411F0">
      <w:pPr>
        <w:pStyle w:val="CodeCaption"/>
      </w:pPr>
      <w:r>
        <w:t>Update Task Request - PUT (abbreviated)</w:t>
      </w:r>
    </w:p>
    <w:p w14:paraId="057EE9C2" w14:textId="77777777" w:rsidR="00AB36B2" w:rsidRPr="00891583" w:rsidRDefault="00AB36B2" w:rsidP="005411F0">
      <w:pPr>
        <w:pStyle w:val="Code"/>
      </w:pPr>
      <w:r w:rsidRPr="00891583">
        <w:t>PUT http://localhost:61589/api/v1/tasks/17 HTTP/1.1</w:t>
      </w:r>
    </w:p>
    <w:p w14:paraId="70DA766A" w14:textId="77777777" w:rsidR="00AB36B2" w:rsidRPr="00891583" w:rsidRDefault="00AB36B2" w:rsidP="005411F0">
      <w:pPr>
        <w:pStyle w:val="Code"/>
      </w:pPr>
      <w:r w:rsidRPr="00891583">
        <w:t>Content-Type: application/json; charset=utf-8</w:t>
      </w:r>
    </w:p>
    <w:p w14:paraId="07FDB088" w14:textId="77777777" w:rsidR="00AB36B2" w:rsidRPr="00891583" w:rsidRDefault="00AB36B2" w:rsidP="005411F0">
      <w:pPr>
        <w:pStyle w:val="Code"/>
      </w:pPr>
      <w:r w:rsidRPr="00891583">
        <w:t>Authorization: Basic YmhvZ2c6aWdub3JlZA==</w:t>
      </w:r>
    </w:p>
    <w:p w14:paraId="2A69F3CD" w14:textId="77777777" w:rsidR="00AB36B2" w:rsidRPr="00891583" w:rsidRDefault="00AB36B2" w:rsidP="005411F0">
      <w:pPr>
        <w:pStyle w:val="Code"/>
      </w:pPr>
    </w:p>
    <w:p w14:paraId="3DBAC143" w14:textId="77777777" w:rsidR="00AB36B2" w:rsidRPr="00891583" w:rsidRDefault="00AB36B2" w:rsidP="005411F0">
      <w:pPr>
        <w:pStyle w:val="Code"/>
      </w:pPr>
      <w:r w:rsidRPr="00891583">
        <w:t>{"Subject":"Get a new HDMI cable",</w:t>
      </w:r>
    </w:p>
    <w:p w14:paraId="4094ED40" w14:textId="77777777" w:rsidR="00AB36B2" w:rsidRPr="00891583" w:rsidRDefault="00AB36B2" w:rsidP="005411F0">
      <w:pPr>
        <w:pStyle w:val="Code"/>
      </w:pPr>
      <w:r w:rsidRPr="00891583">
        <w:t xml:space="preserve">  "CreatedDate":"2011-01-01"</w:t>
      </w:r>
    </w:p>
    <w:p w14:paraId="2C5E75C9" w14:textId="77777777" w:rsidR="00AB36B2" w:rsidRDefault="00AB36B2" w:rsidP="005411F0">
      <w:pPr>
        <w:pStyle w:val="Code"/>
      </w:pPr>
      <w:r w:rsidRPr="00891583">
        <w:t>}</w:t>
      </w:r>
    </w:p>
    <w:p w14:paraId="3ED96913" w14:textId="77777777" w:rsidR="00AB36B2" w:rsidRDefault="00AB36B2" w:rsidP="005411F0">
      <w:pPr>
        <w:pStyle w:val="CodeCaption"/>
      </w:pPr>
      <w:r>
        <w:t>Update Task Response - PUT (abbreviated)</w:t>
      </w:r>
    </w:p>
    <w:p w14:paraId="35A0DB90" w14:textId="77777777" w:rsidR="00AB36B2" w:rsidRPr="00891583" w:rsidRDefault="00AB36B2" w:rsidP="005411F0">
      <w:pPr>
        <w:pStyle w:val="Code"/>
      </w:pPr>
      <w:r w:rsidRPr="00891583">
        <w:t>HTTP/1.1 200 OK</w:t>
      </w:r>
    </w:p>
    <w:p w14:paraId="7713FF19" w14:textId="77777777" w:rsidR="00AB36B2" w:rsidRPr="00891583" w:rsidRDefault="00AB36B2" w:rsidP="005411F0">
      <w:pPr>
        <w:pStyle w:val="Code"/>
      </w:pPr>
      <w:r w:rsidRPr="00891583">
        <w:t>Content-Type: application/json; charset=utf-8</w:t>
      </w:r>
    </w:p>
    <w:p w14:paraId="552E4F7A" w14:textId="77777777" w:rsidR="00AB36B2" w:rsidRPr="00891583" w:rsidRDefault="00AB36B2" w:rsidP="005411F0">
      <w:pPr>
        <w:pStyle w:val="Code"/>
      </w:pPr>
    </w:p>
    <w:p w14:paraId="6CABDCA6" w14:textId="77777777" w:rsidR="00AB36B2" w:rsidRDefault="00AB36B2" w:rsidP="005411F0">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183CCAA3" w14:textId="77777777" w:rsidR="00AB36B2" w:rsidRDefault="00AB36B2" w:rsidP="003435C7">
      <w:pPr>
        <w:pStyle w:val="BodyText"/>
      </w:pPr>
      <w:r>
        <w:t xml:space="preserve">Very nice! Notice how the </w:t>
      </w:r>
      <w:r w:rsidRPr="003D2D14">
        <w:rPr>
          <w:rStyle w:val="CodeInline"/>
        </w:rPr>
        <w:t>Subject</w:t>
      </w:r>
      <w:r>
        <w:t xml:space="preserve"> was updated but the </w:t>
      </w:r>
      <w:r w:rsidRPr="003D2D14">
        <w:rPr>
          <w:rStyle w:val="CodeInline"/>
        </w:rPr>
        <w:t>CreatedDate</w:t>
      </w:r>
      <w:r>
        <w:t xml:space="preserve"> was not. It looks like our overpost-proof update functionality is working correctly. We'll conclude by doing something similar, only this time with a PATCH:</w:t>
      </w:r>
    </w:p>
    <w:p w14:paraId="6F368C47" w14:textId="77777777" w:rsidR="00AB36B2" w:rsidRDefault="00AB36B2" w:rsidP="005411F0">
      <w:pPr>
        <w:pStyle w:val="CodeCaption"/>
      </w:pPr>
      <w:r>
        <w:t>Update Task Request - PATCH (abbreviated)</w:t>
      </w:r>
    </w:p>
    <w:p w14:paraId="1AB0816C" w14:textId="77777777" w:rsidR="00AB36B2" w:rsidRPr="00CC4221" w:rsidRDefault="00AB36B2" w:rsidP="005411F0">
      <w:pPr>
        <w:pStyle w:val="Code"/>
      </w:pPr>
      <w:r w:rsidRPr="00CC4221">
        <w:t>PATCH http://localhost:61589/api/v1/tasks/17 HTTP/1.1</w:t>
      </w:r>
    </w:p>
    <w:p w14:paraId="0061C901" w14:textId="77777777" w:rsidR="00AB36B2" w:rsidRPr="00CC4221" w:rsidRDefault="00AB36B2" w:rsidP="005411F0">
      <w:pPr>
        <w:pStyle w:val="Code"/>
      </w:pPr>
      <w:r w:rsidRPr="00CC4221">
        <w:t>Content-Type: application/json; charset=utf-8</w:t>
      </w:r>
    </w:p>
    <w:p w14:paraId="4268EAC1" w14:textId="77777777" w:rsidR="00AB36B2" w:rsidRPr="00CC4221" w:rsidRDefault="00AB36B2" w:rsidP="005411F0">
      <w:pPr>
        <w:pStyle w:val="Code"/>
      </w:pPr>
      <w:r w:rsidRPr="00CC4221">
        <w:t>Authorization: Basic YmhvZ2c6aWdub3JlZA==</w:t>
      </w:r>
    </w:p>
    <w:p w14:paraId="4E02BB37" w14:textId="77777777" w:rsidR="00AB36B2" w:rsidRPr="00CC4221" w:rsidRDefault="00AB36B2" w:rsidP="005411F0">
      <w:pPr>
        <w:pStyle w:val="Code"/>
      </w:pPr>
    </w:p>
    <w:p w14:paraId="59D511AF" w14:textId="77777777" w:rsidR="00AB36B2" w:rsidRPr="00CC4221" w:rsidRDefault="00AB36B2" w:rsidP="005411F0">
      <w:pPr>
        <w:pStyle w:val="Code"/>
      </w:pPr>
      <w:r w:rsidRPr="00CC4221">
        <w:t>{"Subject":"Fix the compile error that broke the build",</w:t>
      </w:r>
    </w:p>
    <w:p w14:paraId="5E144535" w14:textId="77777777" w:rsidR="00AB36B2" w:rsidRPr="00CC4221" w:rsidRDefault="00AB36B2" w:rsidP="005411F0">
      <w:pPr>
        <w:pStyle w:val="Code"/>
      </w:pPr>
      <w:r w:rsidRPr="00CC4221">
        <w:t xml:space="preserve">  "CompletedDate":"2011-01-01"</w:t>
      </w:r>
    </w:p>
    <w:p w14:paraId="4AAFEBE7" w14:textId="77777777" w:rsidR="00AB36B2" w:rsidRDefault="00AB36B2" w:rsidP="005411F0">
      <w:pPr>
        <w:pStyle w:val="Code"/>
      </w:pPr>
      <w:r w:rsidRPr="00CC4221">
        <w:t>}</w:t>
      </w:r>
    </w:p>
    <w:p w14:paraId="59F9DB1A" w14:textId="77777777" w:rsidR="00AB36B2" w:rsidRDefault="00AB36B2" w:rsidP="005411F0">
      <w:pPr>
        <w:pStyle w:val="CodeCaption"/>
      </w:pPr>
      <w:r>
        <w:t>Update Task Response - PATCH (abbreviated)</w:t>
      </w:r>
    </w:p>
    <w:p w14:paraId="61575AA5" w14:textId="77777777" w:rsidR="00AB36B2" w:rsidRPr="00CC4221" w:rsidRDefault="00AB36B2" w:rsidP="005411F0">
      <w:pPr>
        <w:pStyle w:val="Code"/>
      </w:pPr>
      <w:r w:rsidRPr="00CC4221">
        <w:t>HTTP/1.1 200 OK</w:t>
      </w:r>
    </w:p>
    <w:p w14:paraId="6F3D62DA" w14:textId="77777777" w:rsidR="00AB36B2" w:rsidRPr="00CC4221" w:rsidRDefault="00AB36B2" w:rsidP="005411F0">
      <w:pPr>
        <w:pStyle w:val="Code"/>
      </w:pPr>
      <w:r w:rsidRPr="00CC4221">
        <w:t>Content-Type: application/json; charset=utf-8</w:t>
      </w:r>
    </w:p>
    <w:p w14:paraId="21062927" w14:textId="77777777" w:rsidR="00AB36B2" w:rsidRPr="00CC4221" w:rsidRDefault="00AB36B2" w:rsidP="005411F0">
      <w:pPr>
        <w:pStyle w:val="Code"/>
      </w:pPr>
    </w:p>
    <w:p w14:paraId="04657CA3" w14:textId="77777777" w:rsidR="00AB36B2" w:rsidRPr="00891583" w:rsidRDefault="00AB36B2" w:rsidP="005411F0">
      <w:pPr>
        <w:pStyle w:val="Code"/>
      </w:pPr>
      <w:r w:rsidRPr="00CC4221">
        <w:t>{"TaskId":17,"Subject":"Fix the compile error that broke the build","StartDate":"2014-05-13T00:52:34","DueDate":null,"CreatedDate":"2014-05-</w:t>
      </w:r>
      <w:r w:rsidRPr="00CC4221">
        <w:lastRenderedPageBreak/>
        <w:t>10T19:02:52","CompletedDate":null,"Status":{"StatusId":2,"Name":"In Progress","Ordinal":1},"Assignees":[{"UserId":2,"Username":"jbob","Firstname":"Jim","Lastname":"Bob","Links":[]},{"UserId":3,"Username":"jdoe","Firstname":"John","Lastname":"Doe","Links":[]}],"Links":[]}</w:t>
      </w:r>
    </w:p>
    <w:p w14:paraId="446B26EC" w14:textId="77777777" w:rsidR="00AB36B2" w:rsidRDefault="00AB36B2" w:rsidP="003435C7">
      <w:pPr>
        <w:pStyle w:val="BodyText"/>
      </w:pPr>
      <w:r>
        <w:t xml:space="preserve">Great, it's working perfectly; </w:t>
      </w:r>
      <w:r w:rsidRPr="00AA4AB4">
        <w:rPr>
          <w:rStyle w:val="CodeInline"/>
        </w:rPr>
        <w:t>Subject</w:t>
      </w:r>
      <w:r>
        <w:t xml:space="preserve"> was updated but </w:t>
      </w:r>
      <w:r w:rsidRPr="00AA4AB4">
        <w:rPr>
          <w:rStyle w:val="CodeInline"/>
        </w:rPr>
        <w:t>CompletedDate</w:t>
      </w:r>
      <w:r>
        <w:t xml:space="preserve"> was not. But how do we guard against callers passing in garbage via the message body? As a matter of fact, that's our next topic!</w:t>
      </w:r>
    </w:p>
    <w:p w14:paraId="5DC0FDEE" w14:textId="77777777" w:rsidR="00AB36B2" w:rsidRDefault="00AB36B2" w:rsidP="005411F0">
      <w:pPr>
        <w:pStyle w:val="Heading1"/>
      </w:pPr>
      <w:r>
        <w:t>Validation Using an Action Filter</w:t>
      </w:r>
    </w:p>
    <w:p w14:paraId="4FDA7744" w14:textId="77777777" w:rsidR="00AB36B2" w:rsidRDefault="00AB36B2" w:rsidP="005411F0">
      <w:pPr>
        <w:pStyle w:val="BodyTextFirst"/>
      </w:pPr>
      <w:r>
        <w:t xml:space="preserve">We've made great progress, but we're still lacking input validation. What if the contents of </w:t>
      </w:r>
      <w:r w:rsidRPr="00BB623E">
        <w:rPr>
          <w:rStyle w:val="CodeInline"/>
        </w:rPr>
        <w:t>updatedTask</w:t>
      </w:r>
      <w:r>
        <w:t xml:space="preserve"> parameter in the </w:t>
      </w:r>
      <w:r w:rsidRPr="00BB623E">
        <w:rPr>
          <w:rStyle w:val="CodeInline"/>
        </w:rPr>
        <w:t>TasksController</w:t>
      </w:r>
      <w:r>
        <w:t xml:space="preserve"> class' </w:t>
      </w:r>
      <w:r w:rsidRPr="00BB623E">
        <w:rPr>
          <w:rStyle w:val="CodeInline"/>
        </w:rPr>
        <w:t>UpdateTask</w:t>
      </w:r>
      <w:r>
        <w:t xml:space="preserve"> method were gibberish, having nothing to do with a task? We'd be w</w:t>
      </w:r>
      <w:r w:rsidRPr="00AA4AB4">
        <w:t xml:space="preserve">asting valuable server resources by </w:t>
      </w:r>
      <w:r>
        <w:t>beginning to process such a request, only to have it fail with an exception</w:t>
      </w:r>
      <w:r w:rsidRPr="00AA4AB4">
        <w:t>.</w:t>
      </w:r>
      <w:r>
        <w:t xml:space="preserve"> What we need is a way to validate the request before it even gets to the action method. Fortunately, ASP.NET Web API provides support for such validation, through the use of custom action filters.</w:t>
      </w:r>
    </w:p>
    <w:p w14:paraId="0B1E4373" w14:textId="77777777" w:rsidR="00AB36B2" w:rsidRDefault="00AB36B2" w:rsidP="005411F0">
      <w:pPr>
        <w:pStyle w:val="Heading2"/>
      </w:pPr>
      <w:r>
        <w:t>Specialized Action Filter to Validate Task Updates</w:t>
      </w:r>
    </w:p>
    <w:p w14:paraId="230E3ACB" w14:textId="77777777" w:rsidR="00AB36B2" w:rsidRDefault="00AB36B2" w:rsidP="005411F0">
      <w:pPr>
        <w:pStyle w:val="BodyTextFirst"/>
      </w:pPr>
      <w:r>
        <w:t xml:space="preserve">We've implemented action filters before (e.g., the </w:t>
      </w:r>
      <w:r w:rsidRPr="00BB623E">
        <w:rPr>
          <w:rStyle w:val="CodeInline"/>
        </w:rPr>
        <w:t>UnitOfWorkActionFilterAttribute</w:t>
      </w:r>
      <w:r w:rsidRPr="00BB623E">
        <w:t xml:space="preserve"> and </w:t>
      </w:r>
      <w:r w:rsidRPr="00BB623E">
        <w:rPr>
          <w:rStyle w:val="CodeInline"/>
        </w:rPr>
        <w:t>UserAuditAttribute</w:t>
      </w:r>
      <w:r w:rsidRPr="00BB623E">
        <w:t xml:space="preserve"> classes</w:t>
      </w:r>
      <w:r>
        <w:t xml:space="preserve">), so some of this should look familiar. Let's begin by implementing the attribute (add it as follows), and then we'll analyze it and apply it to the </w:t>
      </w:r>
      <w:r w:rsidRPr="00560A46">
        <w:rPr>
          <w:rStyle w:val="CodeInline"/>
        </w:rPr>
        <w:t>UpdateTask</w:t>
      </w:r>
      <w:r>
        <w:t xml:space="preserve"> action method:</w:t>
      </w:r>
    </w:p>
    <w:p w14:paraId="73F23112" w14:textId="77777777" w:rsidR="00AB36B2" w:rsidRDefault="00AB36B2" w:rsidP="003435C7">
      <w:pPr>
        <w:pStyle w:val="Code"/>
      </w:pPr>
    </w:p>
    <w:p w14:paraId="2D5169A4" w14:textId="77777777" w:rsidR="00AB36B2" w:rsidRPr="00D07884" w:rsidRDefault="00AB36B2" w:rsidP="005411F0">
      <w:pPr>
        <w:pStyle w:val="Code"/>
      </w:pPr>
      <w:bookmarkStart w:id="120" w:name="OLE_LINK43"/>
      <w:bookmarkStart w:id="121" w:name="OLE_LINK44"/>
      <w:bookmarkStart w:id="122" w:name="OLE_LINK146"/>
      <w:bookmarkStart w:id="123" w:name="OLE_LINK233"/>
      <w:r w:rsidRPr="00D07884">
        <w:t>using System.Net;</w:t>
      </w:r>
    </w:p>
    <w:p w14:paraId="274E73D9" w14:textId="77777777" w:rsidR="00AB36B2" w:rsidRPr="00D07884" w:rsidRDefault="00AB36B2" w:rsidP="005411F0">
      <w:pPr>
        <w:pStyle w:val="Code"/>
      </w:pPr>
      <w:r w:rsidRPr="00D07884">
        <w:t>using System.Net.Http;</w:t>
      </w:r>
    </w:p>
    <w:p w14:paraId="07BF1950" w14:textId="77777777" w:rsidR="00AB36B2" w:rsidRPr="00D07884" w:rsidRDefault="00AB36B2" w:rsidP="005411F0">
      <w:pPr>
        <w:pStyle w:val="Code"/>
      </w:pPr>
      <w:r w:rsidRPr="00D07884">
        <w:t>using System.Web.Http.Controllers;</w:t>
      </w:r>
    </w:p>
    <w:p w14:paraId="493ABE7F" w14:textId="77777777" w:rsidR="00AB36B2" w:rsidRPr="00D07884" w:rsidRDefault="00AB36B2" w:rsidP="005411F0">
      <w:pPr>
        <w:pStyle w:val="Code"/>
      </w:pPr>
      <w:r w:rsidRPr="00D07884">
        <w:t>using System.Web.Http.Filters;</w:t>
      </w:r>
    </w:p>
    <w:p w14:paraId="6DAADCF5" w14:textId="77777777" w:rsidR="00AB36B2" w:rsidRPr="00D07884" w:rsidRDefault="00AB36B2" w:rsidP="005411F0">
      <w:pPr>
        <w:pStyle w:val="Code"/>
      </w:pPr>
      <w:r w:rsidRPr="00D07884">
        <w:t>using log4net;</w:t>
      </w:r>
    </w:p>
    <w:p w14:paraId="4EEBA681" w14:textId="77777777" w:rsidR="00AB36B2" w:rsidRPr="00D07884" w:rsidRDefault="00AB36B2" w:rsidP="005411F0">
      <w:pPr>
        <w:pStyle w:val="Code"/>
      </w:pPr>
      <w:r w:rsidRPr="00D07884">
        <w:t>using Newtonsoft.Json;</w:t>
      </w:r>
    </w:p>
    <w:p w14:paraId="415F7450" w14:textId="77777777" w:rsidR="00AB36B2" w:rsidRPr="00D07884" w:rsidRDefault="00AB36B2" w:rsidP="005411F0">
      <w:pPr>
        <w:pStyle w:val="Code"/>
      </w:pPr>
      <w:r w:rsidRPr="00D07884">
        <w:t>using Newtonsoft.Json.Linq;</w:t>
      </w:r>
    </w:p>
    <w:p w14:paraId="05FDE58D" w14:textId="77777777" w:rsidR="00AB36B2" w:rsidRPr="00D07884" w:rsidRDefault="00AB36B2" w:rsidP="005411F0">
      <w:pPr>
        <w:pStyle w:val="Code"/>
      </w:pPr>
      <w:r w:rsidRPr="00D07884">
        <w:t>using WebApi2Book.Common.Logging;</w:t>
      </w:r>
    </w:p>
    <w:p w14:paraId="785C0672" w14:textId="77777777" w:rsidR="00AB36B2" w:rsidRPr="00D07884" w:rsidRDefault="00AB36B2" w:rsidP="005411F0">
      <w:pPr>
        <w:pStyle w:val="Code"/>
      </w:pPr>
      <w:r w:rsidRPr="00D07884">
        <w:t>using WebApi2Book.Web.Api.Models;</w:t>
      </w:r>
    </w:p>
    <w:p w14:paraId="7D703467" w14:textId="77777777" w:rsidR="00AB36B2" w:rsidRPr="00D07884" w:rsidRDefault="00AB36B2" w:rsidP="005411F0">
      <w:pPr>
        <w:pStyle w:val="Code"/>
      </w:pPr>
      <w:r w:rsidRPr="00D07884">
        <w:t>using WebApi2Book.Web.Common;</w:t>
      </w:r>
    </w:p>
    <w:p w14:paraId="54975053" w14:textId="77777777" w:rsidR="00AB36B2" w:rsidRPr="00D07884" w:rsidRDefault="00AB36B2" w:rsidP="005411F0">
      <w:pPr>
        <w:pStyle w:val="Code"/>
      </w:pPr>
    </w:p>
    <w:p w14:paraId="4BF15233" w14:textId="77777777" w:rsidR="00AB36B2" w:rsidRPr="00D07884" w:rsidRDefault="00AB36B2" w:rsidP="005411F0">
      <w:pPr>
        <w:pStyle w:val="Code"/>
      </w:pPr>
      <w:r w:rsidRPr="00D07884">
        <w:t>namespace WebApi2Book.Web.Api.MaintenanceProcessing</w:t>
      </w:r>
    </w:p>
    <w:p w14:paraId="03EB4466" w14:textId="77777777" w:rsidR="00AB36B2" w:rsidRPr="00D07884" w:rsidRDefault="00AB36B2" w:rsidP="005411F0">
      <w:pPr>
        <w:pStyle w:val="Code"/>
      </w:pPr>
      <w:r w:rsidRPr="00D07884">
        <w:t>{</w:t>
      </w:r>
    </w:p>
    <w:p w14:paraId="73ABB6AC" w14:textId="77777777" w:rsidR="00AB36B2" w:rsidRPr="00D07884" w:rsidRDefault="00AB36B2" w:rsidP="005411F0">
      <w:pPr>
        <w:pStyle w:val="Code"/>
      </w:pPr>
      <w:r w:rsidRPr="00D07884">
        <w:t xml:space="preserve">    public class ValidateTaskUpdateRequestAttribute : ActionFilterAttribute</w:t>
      </w:r>
    </w:p>
    <w:p w14:paraId="1D8BD87A" w14:textId="77777777" w:rsidR="00AB36B2" w:rsidRPr="00D07884" w:rsidRDefault="00AB36B2" w:rsidP="005411F0">
      <w:pPr>
        <w:pStyle w:val="Code"/>
      </w:pPr>
      <w:r w:rsidRPr="00D07884">
        <w:t xml:space="preserve">    {</w:t>
      </w:r>
    </w:p>
    <w:p w14:paraId="18FC7AB1" w14:textId="77777777" w:rsidR="00AB36B2" w:rsidRPr="00D07884" w:rsidRDefault="00AB36B2" w:rsidP="005411F0">
      <w:pPr>
        <w:pStyle w:val="Code"/>
      </w:pPr>
      <w:r w:rsidRPr="00D07884">
        <w:t xml:space="preserve">        private readonly ILog _log;</w:t>
      </w:r>
    </w:p>
    <w:p w14:paraId="28FB9EE3" w14:textId="77777777" w:rsidR="00AB36B2" w:rsidRPr="00D07884" w:rsidRDefault="00AB36B2" w:rsidP="005411F0">
      <w:pPr>
        <w:pStyle w:val="Code"/>
      </w:pPr>
    </w:p>
    <w:p w14:paraId="580B21FC" w14:textId="77777777" w:rsidR="00AB36B2" w:rsidRPr="00D07884" w:rsidRDefault="00AB36B2" w:rsidP="005411F0">
      <w:pPr>
        <w:pStyle w:val="Code"/>
      </w:pPr>
      <w:r w:rsidRPr="00D07884">
        <w:t xml:space="preserve">        public ValidateTaskUpdateRequestAttribute()</w:t>
      </w:r>
    </w:p>
    <w:p w14:paraId="3E23B13D" w14:textId="77777777" w:rsidR="00AB36B2" w:rsidRPr="00D07884" w:rsidRDefault="00AB36B2" w:rsidP="005411F0">
      <w:pPr>
        <w:pStyle w:val="Code"/>
      </w:pPr>
      <w:r w:rsidRPr="00D07884">
        <w:t xml:space="preserve">            : this(WebContainerManager.Get&lt;ILogManager&gt;())</w:t>
      </w:r>
    </w:p>
    <w:p w14:paraId="7A535230" w14:textId="77777777" w:rsidR="00AB36B2" w:rsidRPr="00D07884" w:rsidRDefault="00AB36B2" w:rsidP="005411F0">
      <w:pPr>
        <w:pStyle w:val="Code"/>
      </w:pPr>
      <w:r w:rsidRPr="00D07884">
        <w:t xml:space="preserve">        {</w:t>
      </w:r>
    </w:p>
    <w:p w14:paraId="69850441" w14:textId="77777777" w:rsidR="00AB36B2" w:rsidRPr="00D07884" w:rsidRDefault="00AB36B2" w:rsidP="005411F0">
      <w:pPr>
        <w:pStyle w:val="Code"/>
      </w:pPr>
      <w:r w:rsidRPr="00D07884">
        <w:t xml:space="preserve">        }</w:t>
      </w:r>
    </w:p>
    <w:p w14:paraId="2F012587" w14:textId="77777777" w:rsidR="00AB36B2" w:rsidRPr="00D07884" w:rsidRDefault="00AB36B2" w:rsidP="005411F0">
      <w:pPr>
        <w:pStyle w:val="Code"/>
      </w:pPr>
    </w:p>
    <w:p w14:paraId="5A0985CE" w14:textId="77777777" w:rsidR="00AB36B2" w:rsidRPr="00D07884" w:rsidRDefault="00AB36B2" w:rsidP="005411F0">
      <w:pPr>
        <w:pStyle w:val="Code"/>
      </w:pPr>
      <w:r w:rsidRPr="00D07884">
        <w:t xml:space="preserve">        public ValidateTaskUpdateRequestAttribute(ILogManager logManager)</w:t>
      </w:r>
    </w:p>
    <w:p w14:paraId="3A5F20E7" w14:textId="77777777" w:rsidR="00AB36B2" w:rsidRPr="00D07884" w:rsidRDefault="00AB36B2" w:rsidP="005411F0">
      <w:pPr>
        <w:pStyle w:val="Code"/>
      </w:pPr>
      <w:r w:rsidRPr="00D07884">
        <w:t xml:space="preserve">        {</w:t>
      </w:r>
    </w:p>
    <w:p w14:paraId="6E7E1B6D" w14:textId="77777777" w:rsidR="00AB36B2" w:rsidRPr="00D07884" w:rsidRDefault="00AB36B2" w:rsidP="005411F0">
      <w:pPr>
        <w:pStyle w:val="Code"/>
      </w:pPr>
      <w:r w:rsidRPr="00D07884">
        <w:lastRenderedPageBreak/>
        <w:t xml:space="preserve">            _log = logManager.GetLog(typeof (ValidateTaskUpdateRequestAttribute));</w:t>
      </w:r>
    </w:p>
    <w:p w14:paraId="76EF18CF" w14:textId="77777777" w:rsidR="00AB36B2" w:rsidRPr="00D07884" w:rsidRDefault="00AB36B2" w:rsidP="005411F0">
      <w:pPr>
        <w:pStyle w:val="Code"/>
      </w:pPr>
      <w:r w:rsidRPr="00D07884">
        <w:t xml:space="preserve">        }</w:t>
      </w:r>
    </w:p>
    <w:p w14:paraId="4D97B2E9" w14:textId="77777777" w:rsidR="00AB36B2" w:rsidRPr="00D07884" w:rsidRDefault="00AB36B2" w:rsidP="005411F0">
      <w:pPr>
        <w:pStyle w:val="Code"/>
      </w:pPr>
    </w:p>
    <w:p w14:paraId="4FB77C45" w14:textId="77777777" w:rsidR="00AB36B2" w:rsidRPr="00D07884" w:rsidRDefault="00AB36B2" w:rsidP="005411F0">
      <w:pPr>
        <w:pStyle w:val="Code"/>
      </w:pPr>
      <w:r w:rsidRPr="00D07884">
        <w:t xml:space="preserve">        public override bool AllowMultiple</w:t>
      </w:r>
    </w:p>
    <w:p w14:paraId="4D2744EC" w14:textId="77777777" w:rsidR="00AB36B2" w:rsidRPr="00D07884" w:rsidRDefault="00AB36B2" w:rsidP="005411F0">
      <w:pPr>
        <w:pStyle w:val="Code"/>
      </w:pPr>
      <w:r w:rsidRPr="00D07884">
        <w:t xml:space="preserve">        {</w:t>
      </w:r>
    </w:p>
    <w:p w14:paraId="768BF41D" w14:textId="77777777" w:rsidR="00AB36B2" w:rsidRPr="00D07884" w:rsidRDefault="00AB36B2" w:rsidP="005411F0">
      <w:pPr>
        <w:pStyle w:val="Code"/>
      </w:pPr>
      <w:r w:rsidRPr="00D07884">
        <w:t xml:space="preserve">            get { return false; }</w:t>
      </w:r>
    </w:p>
    <w:p w14:paraId="7220E954" w14:textId="77777777" w:rsidR="00AB36B2" w:rsidRPr="00D07884" w:rsidRDefault="00AB36B2" w:rsidP="005411F0">
      <w:pPr>
        <w:pStyle w:val="Code"/>
      </w:pPr>
      <w:r w:rsidRPr="00D07884">
        <w:t xml:space="preserve">        }</w:t>
      </w:r>
    </w:p>
    <w:p w14:paraId="73A431D3" w14:textId="77777777" w:rsidR="00AB36B2" w:rsidRPr="00D07884" w:rsidRDefault="00AB36B2" w:rsidP="005411F0">
      <w:pPr>
        <w:pStyle w:val="Code"/>
      </w:pPr>
    </w:p>
    <w:p w14:paraId="7D1864A8" w14:textId="77777777" w:rsidR="00AB36B2" w:rsidRPr="00D07884" w:rsidRDefault="00AB36B2" w:rsidP="005411F0">
      <w:pPr>
        <w:pStyle w:val="Code"/>
      </w:pPr>
      <w:r w:rsidRPr="00D07884">
        <w:t xml:space="preserve">        public override void OnActionExecuting(HttpActionContext actionContext)</w:t>
      </w:r>
    </w:p>
    <w:p w14:paraId="2BDA8EB9" w14:textId="77777777" w:rsidR="00AB36B2" w:rsidRPr="00D07884" w:rsidRDefault="00AB36B2" w:rsidP="005411F0">
      <w:pPr>
        <w:pStyle w:val="Code"/>
      </w:pPr>
      <w:r w:rsidRPr="00D07884">
        <w:t xml:space="preserve">        {</w:t>
      </w:r>
    </w:p>
    <w:p w14:paraId="7AA21543" w14:textId="77777777" w:rsidR="00AB36B2" w:rsidRPr="00D07884" w:rsidRDefault="00AB36B2" w:rsidP="005411F0">
      <w:pPr>
        <w:pStyle w:val="Code"/>
      </w:pPr>
      <w:r w:rsidRPr="00D07884">
        <w:t xml:space="preserve">            var taskId = (long) actionContext.ActionArguments[ActionParameterNames.TaskId];</w:t>
      </w:r>
    </w:p>
    <w:p w14:paraId="3716A52D" w14:textId="77777777" w:rsidR="00AB36B2" w:rsidRPr="00D07884" w:rsidRDefault="00AB36B2" w:rsidP="005411F0">
      <w:pPr>
        <w:pStyle w:val="Code"/>
      </w:pPr>
      <w:r w:rsidRPr="00D07884">
        <w:t xml:space="preserve">            var taskFragment =</w:t>
      </w:r>
    </w:p>
    <w:p w14:paraId="7ACB704F" w14:textId="77777777" w:rsidR="00AB36B2" w:rsidRPr="00D07884" w:rsidRDefault="00AB36B2" w:rsidP="005411F0">
      <w:pPr>
        <w:pStyle w:val="Code"/>
      </w:pPr>
      <w:r w:rsidRPr="00D07884">
        <w:t xml:space="preserve">                (JObject) actionContext.ActionArguments[ActionParameterNames.TaskFragment];</w:t>
      </w:r>
    </w:p>
    <w:p w14:paraId="69A0730B" w14:textId="77777777" w:rsidR="00AB36B2" w:rsidRPr="00D07884" w:rsidRDefault="00AB36B2" w:rsidP="005411F0">
      <w:pPr>
        <w:pStyle w:val="Code"/>
      </w:pPr>
      <w:r w:rsidRPr="00D07884">
        <w:t xml:space="preserve">            _log.DebugFormat("{0} = {1}", ActionParameterNames.TaskFragment, taskFragment);</w:t>
      </w:r>
    </w:p>
    <w:p w14:paraId="4B6A6003" w14:textId="77777777" w:rsidR="00AB36B2" w:rsidRPr="00D07884" w:rsidRDefault="00AB36B2" w:rsidP="005411F0">
      <w:pPr>
        <w:pStyle w:val="Code"/>
      </w:pPr>
    </w:p>
    <w:p w14:paraId="4AF225F6" w14:textId="77777777" w:rsidR="00AB36B2" w:rsidRPr="00D07884" w:rsidRDefault="00AB36B2" w:rsidP="005411F0">
      <w:pPr>
        <w:pStyle w:val="Code"/>
      </w:pPr>
      <w:r w:rsidRPr="00D07884">
        <w:t xml:space="preserve">            if (taskFragment == null)</w:t>
      </w:r>
    </w:p>
    <w:p w14:paraId="46A72429" w14:textId="77777777" w:rsidR="00AB36B2" w:rsidRPr="00D07884" w:rsidRDefault="00AB36B2" w:rsidP="005411F0">
      <w:pPr>
        <w:pStyle w:val="Code"/>
      </w:pPr>
      <w:r w:rsidRPr="00D07884">
        <w:t xml:space="preserve">            {</w:t>
      </w:r>
    </w:p>
    <w:p w14:paraId="152311EA" w14:textId="77777777" w:rsidR="00AB36B2" w:rsidRPr="00D07884" w:rsidRDefault="00AB36B2" w:rsidP="005411F0">
      <w:pPr>
        <w:pStyle w:val="Code"/>
      </w:pPr>
      <w:r w:rsidRPr="00D07884">
        <w:t xml:space="preserve">                const string errorMessage = "Malformed or null request.";</w:t>
      </w:r>
    </w:p>
    <w:p w14:paraId="7D72E963" w14:textId="77777777" w:rsidR="00AB36B2" w:rsidRPr="00D07884" w:rsidRDefault="00AB36B2" w:rsidP="005411F0">
      <w:pPr>
        <w:pStyle w:val="Code"/>
      </w:pPr>
      <w:r w:rsidRPr="00D07884">
        <w:t xml:space="preserve">                _log.Debug(errorMessage);</w:t>
      </w:r>
    </w:p>
    <w:p w14:paraId="3C7081B0" w14:textId="77777777" w:rsidR="00AB36B2" w:rsidRPr="00D07884" w:rsidRDefault="00AB36B2" w:rsidP="005411F0">
      <w:pPr>
        <w:pStyle w:val="Code"/>
      </w:pPr>
      <w:r w:rsidRPr="00D07884">
        <w:t xml:space="preserve">                actionContext.Response = actionContext.Request.CreateErrorResponse(</w:t>
      </w:r>
    </w:p>
    <w:p w14:paraId="432C0731" w14:textId="77777777" w:rsidR="00AB36B2" w:rsidRPr="00D07884" w:rsidRDefault="00AB36B2" w:rsidP="005411F0">
      <w:pPr>
        <w:pStyle w:val="Code"/>
      </w:pPr>
      <w:r w:rsidRPr="00D07884">
        <w:t xml:space="preserve">                    HttpStatusCode.BadRequest, errorMessage);</w:t>
      </w:r>
    </w:p>
    <w:p w14:paraId="0B1CBCDE" w14:textId="77777777" w:rsidR="00AB36B2" w:rsidRPr="00D07884" w:rsidRDefault="00AB36B2" w:rsidP="005411F0">
      <w:pPr>
        <w:pStyle w:val="Code"/>
      </w:pPr>
      <w:r w:rsidRPr="00D07884">
        <w:t xml:space="preserve">                return;</w:t>
      </w:r>
    </w:p>
    <w:p w14:paraId="688650DC" w14:textId="77777777" w:rsidR="00AB36B2" w:rsidRPr="00D07884" w:rsidRDefault="00AB36B2" w:rsidP="005411F0">
      <w:pPr>
        <w:pStyle w:val="Code"/>
      </w:pPr>
      <w:r w:rsidRPr="00D07884">
        <w:t xml:space="preserve">            }</w:t>
      </w:r>
    </w:p>
    <w:p w14:paraId="03D8FB51" w14:textId="77777777" w:rsidR="00AB36B2" w:rsidRPr="00D07884" w:rsidRDefault="00AB36B2" w:rsidP="005411F0">
      <w:pPr>
        <w:pStyle w:val="Code"/>
      </w:pPr>
    </w:p>
    <w:p w14:paraId="362DFB6A" w14:textId="77777777" w:rsidR="00AB36B2" w:rsidRPr="00D07884" w:rsidRDefault="00AB36B2" w:rsidP="005411F0">
      <w:pPr>
        <w:pStyle w:val="Code"/>
      </w:pPr>
      <w:r w:rsidRPr="00D07884">
        <w:t xml:space="preserve">            try</w:t>
      </w:r>
    </w:p>
    <w:p w14:paraId="1D12D2B3" w14:textId="77777777" w:rsidR="00AB36B2" w:rsidRPr="00D07884" w:rsidRDefault="00AB36B2" w:rsidP="005411F0">
      <w:pPr>
        <w:pStyle w:val="Code"/>
      </w:pPr>
      <w:r w:rsidRPr="00D07884">
        <w:t xml:space="preserve">            {</w:t>
      </w:r>
    </w:p>
    <w:p w14:paraId="7629D18D" w14:textId="77777777" w:rsidR="00AB36B2" w:rsidRPr="00D07884" w:rsidRDefault="00AB36B2" w:rsidP="005411F0">
      <w:pPr>
        <w:pStyle w:val="Code"/>
      </w:pPr>
      <w:r w:rsidRPr="00D07884">
        <w:t xml:space="preserve">                var task = taskFragment.ToObject&lt;Task&gt;();</w:t>
      </w:r>
    </w:p>
    <w:p w14:paraId="3D58F4BA" w14:textId="77777777" w:rsidR="00AB36B2" w:rsidRPr="00D07884" w:rsidRDefault="00AB36B2" w:rsidP="005411F0">
      <w:pPr>
        <w:pStyle w:val="Code"/>
      </w:pPr>
      <w:r w:rsidRPr="00D07884">
        <w:t xml:space="preserve">                if (task.TaskId.HasValue &amp;&amp; task.TaskId != taskId)</w:t>
      </w:r>
    </w:p>
    <w:p w14:paraId="18B149A2" w14:textId="77777777" w:rsidR="00AB36B2" w:rsidRPr="00D07884" w:rsidRDefault="00AB36B2" w:rsidP="005411F0">
      <w:pPr>
        <w:pStyle w:val="Code"/>
      </w:pPr>
      <w:r w:rsidRPr="00D07884">
        <w:t xml:space="preserve">                {</w:t>
      </w:r>
    </w:p>
    <w:p w14:paraId="646278F5" w14:textId="77777777" w:rsidR="00AB36B2" w:rsidRPr="00D07884" w:rsidRDefault="00AB36B2" w:rsidP="005411F0">
      <w:pPr>
        <w:pStyle w:val="Code"/>
      </w:pPr>
      <w:r w:rsidRPr="00D07884">
        <w:t xml:space="preserve">                    const string errorMessage = "Task ids do not match.";</w:t>
      </w:r>
    </w:p>
    <w:p w14:paraId="30C7362E" w14:textId="77777777" w:rsidR="00AB36B2" w:rsidRPr="00D07884" w:rsidRDefault="00AB36B2" w:rsidP="005411F0">
      <w:pPr>
        <w:pStyle w:val="Code"/>
      </w:pPr>
      <w:r w:rsidRPr="00D07884">
        <w:t xml:space="preserve">                    _log.Debug(errorMessage);</w:t>
      </w:r>
    </w:p>
    <w:p w14:paraId="6576611E" w14:textId="77777777" w:rsidR="00AB36B2" w:rsidRPr="00D07884" w:rsidRDefault="00AB36B2" w:rsidP="005411F0">
      <w:pPr>
        <w:pStyle w:val="Code"/>
      </w:pPr>
      <w:r w:rsidRPr="00D07884">
        <w:t xml:space="preserve">                    actionContext.Response = actionContext.Request.CreateErrorResponse(</w:t>
      </w:r>
    </w:p>
    <w:p w14:paraId="0978B702" w14:textId="77777777" w:rsidR="00AB36B2" w:rsidRPr="00D07884" w:rsidRDefault="00AB36B2" w:rsidP="005411F0">
      <w:pPr>
        <w:pStyle w:val="Code"/>
      </w:pPr>
      <w:r w:rsidRPr="00D07884">
        <w:t xml:space="preserve">                        HttpStatusCode.BadRequest, errorMessage);</w:t>
      </w:r>
    </w:p>
    <w:p w14:paraId="77118BE9" w14:textId="77777777" w:rsidR="00AB36B2" w:rsidRPr="00D07884" w:rsidRDefault="00AB36B2" w:rsidP="005411F0">
      <w:pPr>
        <w:pStyle w:val="Code"/>
      </w:pPr>
      <w:r w:rsidRPr="00D07884">
        <w:t xml:space="preserve">                }</w:t>
      </w:r>
    </w:p>
    <w:p w14:paraId="77314EB8" w14:textId="77777777" w:rsidR="00AB36B2" w:rsidRPr="00D07884" w:rsidRDefault="00AB36B2" w:rsidP="005411F0">
      <w:pPr>
        <w:pStyle w:val="Code"/>
      </w:pPr>
      <w:r w:rsidRPr="00D07884">
        <w:t xml:space="preserve">            }</w:t>
      </w:r>
    </w:p>
    <w:p w14:paraId="39A5EA65" w14:textId="77777777" w:rsidR="00AB36B2" w:rsidRPr="00D07884" w:rsidRDefault="00AB36B2" w:rsidP="005411F0">
      <w:pPr>
        <w:pStyle w:val="Code"/>
      </w:pPr>
      <w:r w:rsidRPr="00D07884">
        <w:t xml:space="preserve">            catch (JsonException ex)</w:t>
      </w:r>
    </w:p>
    <w:p w14:paraId="2D1E00C8" w14:textId="77777777" w:rsidR="00AB36B2" w:rsidRPr="00D07884" w:rsidRDefault="00AB36B2" w:rsidP="005411F0">
      <w:pPr>
        <w:pStyle w:val="Code"/>
      </w:pPr>
      <w:r w:rsidRPr="00D07884">
        <w:t xml:space="preserve">            {</w:t>
      </w:r>
    </w:p>
    <w:p w14:paraId="7310B532" w14:textId="77777777" w:rsidR="00AB36B2" w:rsidRPr="00D07884" w:rsidRDefault="00AB36B2" w:rsidP="005411F0">
      <w:pPr>
        <w:pStyle w:val="Code"/>
      </w:pPr>
      <w:r w:rsidRPr="00D07884">
        <w:t xml:space="preserve">                _log.Debug(ex.Message);</w:t>
      </w:r>
    </w:p>
    <w:p w14:paraId="63043660" w14:textId="77777777" w:rsidR="00AB36B2" w:rsidRPr="00D07884" w:rsidRDefault="00AB36B2" w:rsidP="005411F0">
      <w:pPr>
        <w:pStyle w:val="Code"/>
      </w:pPr>
      <w:r w:rsidRPr="00D07884">
        <w:t xml:space="preserve">                actionContext.Response = actionContext.Request.CreateErrorResponse(</w:t>
      </w:r>
    </w:p>
    <w:p w14:paraId="33A6DA6A" w14:textId="77777777" w:rsidR="00AB36B2" w:rsidRPr="00D07884" w:rsidRDefault="00AB36B2" w:rsidP="005411F0">
      <w:pPr>
        <w:pStyle w:val="Code"/>
      </w:pPr>
      <w:r w:rsidRPr="00D07884">
        <w:t xml:space="preserve">                    HttpStatusCode.BadRequest, ex.Message);</w:t>
      </w:r>
    </w:p>
    <w:p w14:paraId="2315F0AC" w14:textId="77777777" w:rsidR="00AB36B2" w:rsidRPr="00D07884" w:rsidRDefault="00AB36B2" w:rsidP="005411F0">
      <w:pPr>
        <w:pStyle w:val="Code"/>
      </w:pPr>
      <w:r w:rsidRPr="00D07884">
        <w:t xml:space="preserve">            }</w:t>
      </w:r>
    </w:p>
    <w:p w14:paraId="1BBEB9FF" w14:textId="77777777" w:rsidR="00AB36B2" w:rsidRPr="00D07884" w:rsidRDefault="00AB36B2" w:rsidP="005411F0">
      <w:pPr>
        <w:pStyle w:val="Code"/>
      </w:pPr>
      <w:r w:rsidRPr="00D07884">
        <w:t xml:space="preserve">        }</w:t>
      </w:r>
    </w:p>
    <w:p w14:paraId="7EF2385C" w14:textId="77777777" w:rsidR="00AB36B2" w:rsidRPr="00D07884" w:rsidRDefault="00AB36B2" w:rsidP="005411F0">
      <w:pPr>
        <w:pStyle w:val="Code"/>
      </w:pPr>
    </w:p>
    <w:p w14:paraId="2D6921A0" w14:textId="77777777" w:rsidR="00AB36B2" w:rsidRPr="00D07884" w:rsidRDefault="00AB36B2" w:rsidP="005411F0">
      <w:pPr>
        <w:pStyle w:val="Code"/>
      </w:pPr>
      <w:r w:rsidRPr="00D07884">
        <w:t xml:space="preserve">        public static class ActionParameterNames</w:t>
      </w:r>
    </w:p>
    <w:p w14:paraId="353BC8DF" w14:textId="77777777" w:rsidR="00AB36B2" w:rsidRPr="00D07884" w:rsidRDefault="00AB36B2" w:rsidP="005411F0">
      <w:pPr>
        <w:pStyle w:val="Code"/>
      </w:pPr>
      <w:r w:rsidRPr="00D07884">
        <w:t xml:space="preserve">        {</w:t>
      </w:r>
    </w:p>
    <w:p w14:paraId="5195F35E" w14:textId="77777777" w:rsidR="00AB36B2" w:rsidRPr="00D07884" w:rsidRDefault="00AB36B2" w:rsidP="005411F0">
      <w:pPr>
        <w:pStyle w:val="Code"/>
      </w:pPr>
      <w:r w:rsidRPr="00D07884">
        <w:lastRenderedPageBreak/>
        <w:t xml:space="preserve">            public const string TaskFragment = "updatedTask";</w:t>
      </w:r>
    </w:p>
    <w:p w14:paraId="00A64D9F" w14:textId="77777777" w:rsidR="00AB36B2" w:rsidRPr="00D07884" w:rsidRDefault="00AB36B2" w:rsidP="005411F0">
      <w:pPr>
        <w:pStyle w:val="Code"/>
      </w:pPr>
      <w:r w:rsidRPr="00D07884">
        <w:t xml:space="preserve">            public const string TaskId = "id";</w:t>
      </w:r>
    </w:p>
    <w:p w14:paraId="06FC7288" w14:textId="77777777" w:rsidR="00AB36B2" w:rsidRPr="00D07884" w:rsidRDefault="00AB36B2" w:rsidP="005411F0">
      <w:pPr>
        <w:pStyle w:val="Code"/>
      </w:pPr>
      <w:r w:rsidRPr="00D07884">
        <w:t xml:space="preserve">        }</w:t>
      </w:r>
    </w:p>
    <w:p w14:paraId="1DC26D81" w14:textId="77777777" w:rsidR="00AB36B2" w:rsidRPr="00D07884" w:rsidRDefault="00AB36B2" w:rsidP="005411F0">
      <w:pPr>
        <w:pStyle w:val="Code"/>
      </w:pPr>
      <w:r w:rsidRPr="00D07884">
        <w:t xml:space="preserve">    }</w:t>
      </w:r>
    </w:p>
    <w:p w14:paraId="46EF9F47" w14:textId="77777777" w:rsidR="00AB36B2" w:rsidRDefault="00AB36B2" w:rsidP="005411F0">
      <w:pPr>
        <w:pStyle w:val="Code"/>
      </w:pPr>
      <w:r w:rsidRPr="00D07884">
        <w:t>}</w:t>
      </w:r>
      <w:bookmarkEnd w:id="120"/>
      <w:bookmarkEnd w:id="121"/>
      <w:bookmarkEnd w:id="122"/>
      <w:bookmarkEnd w:id="123"/>
    </w:p>
    <w:p w14:paraId="71BE4BD5" w14:textId="77777777" w:rsidR="00AB36B2" w:rsidRDefault="00AB36B2" w:rsidP="003435C7">
      <w:pPr>
        <w:pStyle w:val="BodyText"/>
      </w:pPr>
      <w:r>
        <w:t xml:space="preserve">Only the </w:t>
      </w:r>
      <w:r w:rsidRPr="009600DD">
        <w:rPr>
          <w:rStyle w:val="CodeInline"/>
        </w:rPr>
        <w:t>OnActionExecuting</w:t>
      </w:r>
      <w:r>
        <w:t xml:space="preserve"> method contains logic that we haven't explained previously when analyzing other action filters, so we'll focus on it. It begins by accessing the task's id from the </w:t>
      </w:r>
      <w:r w:rsidRPr="00F820E2">
        <w:rPr>
          <w:rStyle w:val="CodeInline"/>
        </w:rPr>
        <w:t>HttpActionContext</w:t>
      </w:r>
      <w:r>
        <w:t xml:space="preserve">. We know this is safe to do because by this point in the request processing pipeline the controller's </w:t>
      </w:r>
      <w:r w:rsidRPr="00BB623E">
        <w:rPr>
          <w:rStyle w:val="CodeInline"/>
        </w:rPr>
        <w:t>UpdateTask</w:t>
      </w:r>
      <w:r>
        <w:t xml:space="preserve"> action method has already been selected by ASP.NET Web API as the target of the request, and </w:t>
      </w:r>
      <w:r w:rsidRPr="00BB623E">
        <w:rPr>
          <w:rStyle w:val="CodeInline"/>
        </w:rPr>
        <w:t>UpdateTask</w:t>
      </w:r>
      <w:r>
        <w:t xml:space="preserve"> has a route constraint requiring a parameter named </w:t>
      </w:r>
      <w:r w:rsidRPr="00F820E2">
        <w:rPr>
          <w:rStyle w:val="CodeInline"/>
        </w:rPr>
        <w:t>id</w:t>
      </w:r>
      <w:r>
        <w:t xml:space="preserve"> of type </w:t>
      </w:r>
      <w:r w:rsidRPr="00F820E2">
        <w:rPr>
          <w:rStyle w:val="CodeInline"/>
        </w:rPr>
        <w:t>long</w:t>
      </w:r>
      <w:r>
        <w:t xml:space="preserve">. ASP.NET Web API uses routing information, including constraints, to automatically populate the </w:t>
      </w:r>
      <w:r w:rsidRPr="003C5E6C">
        <w:rPr>
          <w:rStyle w:val="CodeInline"/>
        </w:rPr>
        <w:t>HttpActionContext</w:t>
      </w:r>
      <w:r>
        <w:t xml:space="preserve">, so we can therefore be certain that an action argument named </w:t>
      </w:r>
      <w:r w:rsidRPr="00A72037">
        <w:rPr>
          <w:rStyle w:val="CodeInline"/>
        </w:rPr>
        <w:t>id</w:t>
      </w:r>
      <w:r>
        <w:t xml:space="preserve"> of type </w:t>
      </w:r>
      <w:r w:rsidRPr="00A72037">
        <w:rPr>
          <w:rStyle w:val="CodeInline"/>
        </w:rPr>
        <w:t>long</w:t>
      </w:r>
      <w:r>
        <w:t xml:space="preserve"> is available for us in </w:t>
      </w:r>
      <w:r w:rsidRPr="00A72037">
        <w:rPr>
          <w:rStyle w:val="CodeInline"/>
        </w:rPr>
        <w:t>actionContext</w:t>
      </w:r>
      <w:r>
        <w:t>.</w:t>
      </w:r>
    </w:p>
    <w:p w14:paraId="2C70153A" w14:textId="77777777" w:rsidR="00AB36B2" w:rsidRDefault="00AB36B2" w:rsidP="003435C7">
      <w:pPr>
        <w:pStyle w:val="BodyText"/>
      </w:pPr>
      <w:r>
        <w:t xml:space="preserve">Next, the data to be bound to the </w:t>
      </w:r>
      <w:r w:rsidRPr="00F636B1">
        <w:rPr>
          <w:rStyle w:val="CodeInline"/>
        </w:rPr>
        <w:t>updatedTask</w:t>
      </w:r>
      <w:r>
        <w:t xml:space="preserve"> parameter (i.e., </w:t>
      </w:r>
      <w:r w:rsidRPr="00F636B1">
        <w:rPr>
          <w:rStyle w:val="CodeInline"/>
        </w:rPr>
        <w:t>taskFragment</w:t>
      </w:r>
      <w:r>
        <w:t xml:space="preserve">) is examined. If no JSON-compatible data is available, then we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2EB2CCF" w14:textId="77777777" w:rsidR="00AB36B2" w:rsidRDefault="00AB36B2" w:rsidP="003435C7">
      <w:pPr>
        <w:pStyle w:val="BodyText"/>
      </w:pPr>
      <w:r>
        <w:t xml:space="preserve">After that, </w:t>
      </w:r>
      <w:r w:rsidRPr="00F636B1">
        <w:rPr>
          <w:rStyle w:val="CodeInline"/>
        </w:rPr>
        <w:t>taskFragment</w:t>
      </w:r>
      <w:r>
        <w:t xml:space="preserve">, a </w:t>
      </w:r>
      <w:r w:rsidRPr="00F636B1">
        <w:rPr>
          <w:rStyle w:val="CodeInline"/>
        </w:rPr>
        <w:t>JObject</w:t>
      </w:r>
      <w:r>
        <w:t xml:space="preserve"> instance, is parsed into an actual </w:t>
      </w:r>
      <w:r w:rsidRPr="00F636B1">
        <w:rPr>
          <w:rStyle w:val="CodeInline"/>
        </w:rPr>
        <w:t>Task</w:t>
      </w:r>
      <w:r>
        <w:t xml:space="preserve">. If this parsing fails (resulting in an exception), then, again, we create an error response and assign it to the action context's </w:t>
      </w:r>
      <w:r w:rsidRPr="00D07884">
        <w:rPr>
          <w:rStyle w:val="CodeInline"/>
        </w:rPr>
        <w:t>Response</w:t>
      </w:r>
      <w:r>
        <w:t xml:space="preserve"> property to prevent processing from reaching the controller method.</w:t>
      </w:r>
    </w:p>
    <w:p w14:paraId="7322D9C3" w14:textId="77777777" w:rsidR="00AB36B2" w:rsidRDefault="00AB36B2" w:rsidP="003435C7">
      <w:pPr>
        <w:pStyle w:val="BodyText"/>
      </w:pPr>
      <w:r>
        <w:t xml:space="preserve">Finally, the task identifiers from the URL and the message body are compared. If they differ, then again - you guessed it - we create an error response and assign it to the action context's </w:t>
      </w:r>
      <w:r w:rsidRPr="00D07884">
        <w:rPr>
          <w:rStyle w:val="CodeInline"/>
        </w:rPr>
        <w:t>Response</w:t>
      </w:r>
      <w:r>
        <w:t xml:space="preserve"> property to prevent processing from reaching the controller method</w:t>
      </w:r>
      <w:r w:rsidRPr="00D40A74">
        <w:t>.</w:t>
      </w:r>
      <w:r>
        <w:t xml:space="preserve"> The request is considered valid if the action context has not been assigned a response by the time </w:t>
      </w:r>
      <w:r w:rsidRPr="007E3906">
        <w:rPr>
          <w:rStyle w:val="CodeInline"/>
        </w:rPr>
        <w:t>OnActionExecuting</w:t>
      </w:r>
      <w:r>
        <w:t xml:space="preserve"> ends, and ASP.NET Web API will invoke the controller action method. </w:t>
      </w:r>
    </w:p>
    <w:p w14:paraId="1B090281" w14:textId="77777777" w:rsidR="00AB36B2" w:rsidRDefault="00AB36B2" w:rsidP="003435C7">
      <w:pPr>
        <w:pStyle w:val="BodyText"/>
      </w:pPr>
      <w:r>
        <w:t xml:space="preserve">Note that this is again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have been provided (hint: by examining the </w:t>
      </w:r>
      <w:r w:rsidRPr="00D40A74">
        <w:t>(</w:t>
      </w:r>
      <w:r w:rsidRPr="00D40A74">
        <w:rPr>
          <w:rStyle w:val="CodeInline"/>
        </w:rPr>
        <w:t>actionContext.Request.Content).Headers.ContentType</w:t>
      </w:r>
      <w:r>
        <w:t>); however, for reasons stated previously, we decided to forgo that exercise.</w:t>
      </w:r>
    </w:p>
    <w:p w14:paraId="43B1E1A9" w14:textId="77777777" w:rsidR="00AB36B2" w:rsidRDefault="00AB36B2" w:rsidP="003435C7">
      <w:pPr>
        <w:pStyle w:val="BodyText"/>
      </w:pPr>
      <w:r>
        <w:t xml:space="preserve">At this point we've implemented the action filter, but for this to be effective, we need to apply the attribute to the controller method. Therefore, update the </w:t>
      </w:r>
      <w:r w:rsidRPr="00EC509C">
        <w:rPr>
          <w:rStyle w:val="CodeInline"/>
        </w:rPr>
        <w:t>UpdateTask</w:t>
      </w:r>
      <w:r>
        <w:t xml:space="preserve"> method so it appears as follows:</w:t>
      </w:r>
    </w:p>
    <w:p w14:paraId="1A2ADF39" w14:textId="77777777" w:rsidR="00AB36B2" w:rsidRDefault="00AB36B2" w:rsidP="003435C7">
      <w:pPr>
        <w:pStyle w:val="Code"/>
      </w:pPr>
    </w:p>
    <w:p w14:paraId="79C2447A" w14:textId="77777777" w:rsidR="00AB36B2" w:rsidRPr="009600DD" w:rsidRDefault="00AB36B2" w:rsidP="005411F0">
      <w:pPr>
        <w:pStyle w:val="Code"/>
      </w:pPr>
      <w:bookmarkStart w:id="124" w:name="OLE_LINK147"/>
      <w:r w:rsidRPr="009600DD">
        <w:t>[Route("{id:long}", Name = "UpdateTaskRoute")]</w:t>
      </w:r>
    </w:p>
    <w:p w14:paraId="2CC9F40F" w14:textId="77777777" w:rsidR="00AB36B2" w:rsidRPr="009600DD" w:rsidRDefault="00AB36B2" w:rsidP="005411F0">
      <w:pPr>
        <w:pStyle w:val="Code"/>
      </w:pPr>
      <w:r w:rsidRPr="009600DD">
        <w:t>[HttpPut]</w:t>
      </w:r>
    </w:p>
    <w:p w14:paraId="5AA4A11D" w14:textId="77777777" w:rsidR="00AB36B2" w:rsidRPr="009600DD" w:rsidRDefault="00AB36B2" w:rsidP="005411F0">
      <w:pPr>
        <w:pStyle w:val="Code"/>
      </w:pPr>
      <w:r w:rsidRPr="009600DD">
        <w:t>[HttpPatch]</w:t>
      </w:r>
    </w:p>
    <w:p w14:paraId="78C5C22E" w14:textId="77777777" w:rsidR="00AB36B2" w:rsidRPr="00EC509C" w:rsidRDefault="00AB36B2" w:rsidP="005411F0">
      <w:pPr>
        <w:pStyle w:val="Code"/>
        <w:rPr>
          <w:rStyle w:val="CodeBold"/>
        </w:rPr>
      </w:pPr>
      <w:bookmarkStart w:id="125" w:name="OLE_LINK45"/>
      <w:bookmarkStart w:id="126" w:name="OLE_LINK46"/>
      <w:r w:rsidRPr="00EC509C">
        <w:rPr>
          <w:rStyle w:val="CodeBold"/>
        </w:rPr>
        <w:t>[</w:t>
      </w:r>
      <w:bookmarkStart w:id="127" w:name="OLE_LINK234"/>
      <w:bookmarkStart w:id="128" w:name="OLE_LINK235"/>
      <w:r w:rsidRPr="00EC509C">
        <w:rPr>
          <w:rStyle w:val="CodeBold"/>
        </w:rPr>
        <w:t>ValidateTaskUpdateRequest</w:t>
      </w:r>
      <w:bookmarkEnd w:id="127"/>
      <w:bookmarkEnd w:id="128"/>
      <w:r w:rsidRPr="00EC509C">
        <w:rPr>
          <w:rStyle w:val="CodeBold"/>
        </w:rPr>
        <w:t>]</w:t>
      </w:r>
    </w:p>
    <w:bookmarkEnd w:id="125"/>
    <w:bookmarkEnd w:id="126"/>
    <w:p w14:paraId="55B74716" w14:textId="77777777" w:rsidR="00AB36B2" w:rsidRPr="009600DD" w:rsidRDefault="00AB36B2" w:rsidP="005411F0">
      <w:pPr>
        <w:pStyle w:val="Code"/>
      </w:pPr>
      <w:r w:rsidRPr="009600DD">
        <w:t>[Authorize(Roles = Constants.RoleNames.SeniorWorker)]</w:t>
      </w:r>
    </w:p>
    <w:p w14:paraId="732EF1E1" w14:textId="77777777" w:rsidR="00AB36B2" w:rsidRPr="009600DD" w:rsidRDefault="00AB36B2" w:rsidP="005411F0">
      <w:pPr>
        <w:pStyle w:val="Code"/>
      </w:pPr>
      <w:r w:rsidRPr="009600DD">
        <w:t>public Task UpdateTask(long id, [FromBody] object updatedTask)</w:t>
      </w:r>
    </w:p>
    <w:p w14:paraId="6B022B3D" w14:textId="77777777" w:rsidR="00AB36B2" w:rsidRPr="009600DD" w:rsidRDefault="00AB36B2" w:rsidP="005411F0">
      <w:pPr>
        <w:pStyle w:val="Code"/>
      </w:pPr>
      <w:r w:rsidRPr="009600DD">
        <w:t>{</w:t>
      </w:r>
    </w:p>
    <w:p w14:paraId="4D41AF95" w14:textId="77777777" w:rsidR="00AB36B2" w:rsidRPr="009600DD" w:rsidRDefault="00AB36B2" w:rsidP="005411F0">
      <w:pPr>
        <w:pStyle w:val="Code"/>
      </w:pPr>
      <w:r w:rsidRPr="009600DD">
        <w:t xml:space="preserve">    var task = _updateTaskMaintenanceProcessor.UpdateTask(id, updatedTask);</w:t>
      </w:r>
    </w:p>
    <w:p w14:paraId="6BF9BAAC" w14:textId="77777777" w:rsidR="00AB36B2" w:rsidRPr="009600DD" w:rsidRDefault="00AB36B2" w:rsidP="005411F0">
      <w:pPr>
        <w:pStyle w:val="Code"/>
      </w:pPr>
      <w:r w:rsidRPr="009600DD">
        <w:t xml:space="preserve">    return task;</w:t>
      </w:r>
    </w:p>
    <w:p w14:paraId="667B46A1" w14:textId="77777777" w:rsidR="00AB36B2" w:rsidRDefault="00AB36B2" w:rsidP="005411F0">
      <w:pPr>
        <w:pStyle w:val="Code"/>
      </w:pPr>
      <w:r w:rsidRPr="009600DD">
        <w:t>}</w:t>
      </w:r>
    </w:p>
    <w:bookmarkEnd w:id="124"/>
    <w:p w14:paraId="225168EE" w14:textId="77777777" w:rsidR="00AB36B2" w:rsidRDefault="00AB36B2" w:rsidP="003435C7">
      <w:pPr>
        <w:pStyle w:val="BodyText"/>
      </w:pPr>
      <w:r>
        <w:lastRenderedPageBreak/>
        <w:t>Now let's see this in action. First send a valid request (using senior worker bhogg's credentials) to ensure we didn't break any of the update functionality we implemented previously:</w:t>
      </w:r>
    </w:p>
    <w:p w14:paraId="28332F28" w14:textId="77777777" w:rsidR="00AB36B2" w:rsidRDefault="00AB36B2" w:rsidP="005411F0">
      <w:pPr>
        <w:pStyle w:val="CodeCaption"/>
      </w:pPr>
      <w:r>
        <w:t>Update Task Request (abbreviated)</w:t>
      </w:r>
    </w:p>
    <w:p w14:paraId="4EA4C9F4" w14:textId="77777777" w:rsidR="00AB36B2" w:rsidRPr="004A504B" w:rsidRDefault="00AB36B2" w:rsidP="005411F0">
      <w:pPr>
        <w:pStyle w:val="Code"/>
      </w:pPr>
      <w:r w:rsidRPr="004A504B">
        <w:t>PATCH http://localhost:61589/api/v1/tasks/17 HTTP/1.1</w:t>
      </w:r>
    </w:p>
    <w:p w14:paraId="22E466DD" w14:textId="77777777" w:rsidR="00AB36B2" w:rsidRPr="004A504B" w:rsidRDefault="00AB36B2" w:rsidP="005411F0">
      <w:pPr>
        <w:pStyle w:val="Code"/>
      </w:pPr>
      <w:r w:rsidRPr="004A504B">
        <w:t>Content-Type: application/json; charset=utf-8</w:t>
      </w:r>
    </w:p>
    <w:p w14:paraId="2F4B023B" w14:textId="77777777" w:rsidR="00AB36B2" w:rsidRPr="004A504B" w:rsidRDefault="00AB36B2" w:rsidP="005411F0">
      <w:pPr>
        <w:pStyle w:val="Code"/>
      </w:pPr>
      <w:r w:rsidRPr="004A504B">
        <w:t>Authorization: Basic YmhvZ2c6aWdub3JlZA==</w:t>
      </w:r>
    </w:p>
    <w:p w14:paraId="6BA15205" w14:textId="77777777" w:rsidR="00AB36B2" w:rsidRPr="004A504B" w:rsidRDefault="00AB36B2" w:rsidP="005411F0">
      <w:pPr>
        <w:pStyle w:val="Code"/>
      </w:pPr>
    </w:p>
    <w:p w14:paraId="26D479B0" w14:textId="77777777" w:rsidR="00AB36B2" w:rsidRDefault="00AB36B2" w:rsidP="005411F0">
      <w:pPr>
        <w:pStyle w:val="Code"/>
      </w:pPr>
      <w:r w:rsidRPr="004A504B">
        <w:t>{"DueDate":"2014-05-20"}</w:t>
      </w:r>
    </w:p>
    <w:p w14:paraId="404D0FC2" w14:textId="77777777" w:rsidR="00AB36B2" w:rsidRDefault="00AB36B2" w:rsidP="005411F0">
      <w:pPr>
        <w:pStyle w:val="CodeCaption"/>
      </w:pPr>
      <w:r>
        <w:t>Update Task Response (abbreviated)</w:t>
      </w:r>
    </w:p>
    <w:p w14:paraId="67624F81" w14:textId="77777777" w:rsidR="00AB36B2" w:rsidRPr="0039765A" w:rsidRDefault="00AB36B2" w:rsidP="005411F0">
      <w:pPr>
        <w:pStyle w:val="Code"/>
      </w:pPr>
      <w:r w:rsidRPr="0039765A">
        <w:t>HTTP/1.1 200 OK</w:t>
      </w:r>
    </w:p>
    <w:p w14:paraId="4190F363" w14:textId="77777777" w:rsidR="00AB36B2" w:rsidRPr="0039765A" w:rsidRDefault="00AB36B2" w:rsidP="005411F0">
      <w:pPr>
        <w:pStyle w:val="Code"/>
      </w:pPr>
      <w:r w:rsidRPr="0039765A">
        <w:t>Content-Type: application/json; charset=utf-8</w:t>
      </w:r>
    </w:p>
    <w:p w14:paraId="70D5E98A" w14:textId="77777777" w:rsidR="00AB36B2" w:rsidRPr="0039765A" w:rsidRDefault="00AB36B2" w:rsidP="005411F0">
      <w:pPr>
        <w:pStyle w:val="Code"/>
      </w:pPr>
    </w:p>
    <w:p w14:paraId="596D4566" w14:textId="77777777" w:rsidR="00AB36B2" w:rsidRPr="00891583" w:rsidRDefault="00AB36B2" w:rsidP="005411F0">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500C340B" w14:textId="77777777" w:rsidR="00AB36B2" w:rsidRDefault="00AB36B2" w:rsidP="003435C7">
      <w:pPr>
        <w:pStyle w:val="BodyText"/>
      </w:pPr>
      <w:r>
        <w:t xml:space="preserve">Looks good. We successfully updated the due date. Next, let's send an invalid request (note the invalid </w:t>
      </w:r>
      <w:r w:rsidRPr="00AC1A84">
        <w:rPr>
          <w:rStyle w:val="CodeInline"/>
        </w:rPr>
        <w:t>DueDate</w:t>
      </w:r>
      <w:r>
        <w:t>) to ensure we're getting the proper response:</w:t>
      </w:r>
    </w:p>
    <w:p w14:paraId="7F35699A" w14:textId="77777777" w:rsidR="00AB36B2" w:rsidRDefault="00AB36B2" w:rsidP="005411F0">
      <w:pPr>
        <w:pStyle w:val="CodeCaption"/>
      </w:pPr>
      <w:r>
        <w:t>Update Task Request (abbreviated)</w:t>
      </w:r>
    </w:p>
    <w:p w14:paraId="3F213075" w14:textId="77777777" w:rsidR="00AB36B2" w:rsidRPr="0039765A" w:rsidRDefault="00AB36B2" w:rsidP="005411F0">
      <w:pPr>
        <w:pStyle w:val="Code"/>
      </w:pPr>
      <w:r w:rsidRPr="0039765A">
        <w:t>PATCH http://localhost:61589/api/v1/tasks/17 HTTP/1.1</w:t>
      </w:r>
    </w:p>
    <w:p w14:paraId="774CC78D" w14:textId="77777777" w:rsidR="00AB36B2" w:rsidRPr="0039765A" w:rsidRDefault="00AB36B2" w:rsidP="005411F0">
      <w:pPr>
        <w:pStyle w:val="Code"/>
      </w:pPr>
      <w:r w:rsidRPr="0039765A">
        <w:t>Content-Type: application/json; charset=utf-8</w:t>
      </w:r>
    </w:p>
    <w:p w14:paraId="57905E43" w14:textId="77777777" w:rsidR="00AB36B2" w:rsidRPr="0039765A" w:rsidRDefault="00AB36B2" w:rsidP="005411F0">
      <w:pPr>
        <w:pStyle w:val="Code"/>
      </w:pPr>
      <w:r w:rsidRPr="0039765A">
        <w:t>Authorization: Basic YmhvZ2c6aWdub3JlZA==</w:t>
      </w:r>
    </w:p>
    <w:p w14:paraId="587D1BDC" w14:textId="77777777" w:rsidR="00AB36B2" w:rsidRPr="0039765A" w:rsidRDefault="00AB36B2" w:rsidP="005411F0">
      <w:pPr>
        <w:pStyle w:val="Code"/>
      </w:pPr>
    </w:p>
    <w:p w14:paraId="52A2B9DC" w14:textId="77777777" w:rsidR="00AB36B2" w:rsidRDefault="00AB36B2" w:rsidP="005411F0">
      <w:pPr>
        <w:pStyle w:val="Code"/>
      </w:pPr>
      <w:r w:rsidRPr="0039765A">
        <w:t>{"DueDate":"2015-02-30"}</w:t>
      </w:r>
    </w:p>
    <w:p w14:paraId="47C11F30" w14:textId="77777777" w:rsidR="00AB36B2" w:rsidRDefault="00AB36B2" w:rsidP="005411F0">
      <w:pPr>
        <w:pStyle w:val="CodeCaption"/>
      </w:pPr>
      <w:r>
        <w:t>Update Task Response (abbreviated)</w:t>
      </w:r>
    </w:p>
    <w:p w14:paraId="56D64E5A" w14:textId="77777777" w:rsidR="00AB36B2" w:rsidRPr="007E3906" w:rsidRDefault="00AB36B2" w:rsidP="005411F0">
      <w:pPr>
        <w:pStyle w:val="Code"/>
      </w:pPr>
      <w:r w:rsidRPr="007E3906">
        <w:t>HTTP/1.1 400 Bad Request</w:t>
      </w:r>
    </w:p>
    <w:p w14:paraId="7688AB55" w14:textId="77777777" w:rsidR="00AB36B2" w:rsidRPr="007E3906" w:rsidRDefault="00AB36B2" w:rsidP="005411F0">
      <w:pPr>
        <w:pStyle w:val="Code"/>
      </w:pPr>
      <w:r w:rsidRPr="007E3906">
        <w:t>Content-Type: application/json; charset=utf-8</w:t>
      </w:r>
    </w:p>
    <w:p w14:paraId="7421D782" w14:textId="77777777" w:rsidR="00AB36B2" w:rsidRPr="007E3906" w:rsidRDefault="00AB36B2" w:rsidP="005411F0">
      <w:pPr>
        <w:pStyle w:val="Code"/>
      </w:pPr>
    </w:p>
    <w:p w14:paraId="51558B57" w14:textId="77777777" w:rsidR="00AB36B2" w:rsidRDefault="00AB36B2" w:rsidP="005411F0">
      <w:pPr>
        <w:pStyle w:val="Code"/>
      </w:pPr>
      <w:r w:rsidRPr="007E3906">
        <w:t>{"Message":"Could not convert string to DateTime: 2015-02-30. Path 'DueDate'."}</w:t>
      </w:r>
    </w:p>
    <w:p w14:paraId="59CF5ED9" w14:textId="77777777" w:rsidR="00AB36B2" w:rsidRDefault="00AB36B2" w:rsidP="003435C7">
      <w:pPr>
        <w:pStyle w:val="BodyText"/>
      </w:pPr>
      <w:r>
        <w:t xml:space="preserve">This is exactly what we wanted to see. Our implementation filtered out the bad request before it ever reached the controller action method, and returned an appropriate response by means of the </w:t>
      </w:r>
      <w:r w:rsidRPr="009F3A12">
        <w:rPr>
          <w:rStyle w:val="CodeInline"/>
        </w:rPr>
        <w:t>HttpResponseException</w:t>
      </w:r>
      <w:r>
        <w:t xml:space="preserve">. There are some gaps in this implementation (for example, the action filter is not requiring a non-empty subject, and </w:t>
      </w:r>
      <w:r w:rsidRPr="009F3A12">
        <w:rPr>
          <w:rStyle w:val="CodeInline"/>
        </w:rPr>
        <w:t>Subject</w:t>
      </w:r>
      <w:r>
        <w:t xml:space="preserve"> is a required field in the database), but we trust we've provided a sufficient foundation for you to build upon </w:t>
      </w:r>
      <w:r>
        <w:lastRenderedPageBreak/>
        <w:t>as you add validation to your own projects. Therefore, instead of continuing to dwell on this very specialized action filter example, let's implement another action filter… one that is more general purpose.</w:t>
      </w:r>
    </w:p>
    <w:p w14:paraId="0376874C" w14:textId="77777777" w:rsidR="00AB36B2" w:rsidRDefault="00AB36B2" w:rsidP="005411F0">
      <w:pPr>
        <w:pStyle w:val="Heading2"/>
      </w:pPr>
      <w:r>
        <w:t>Generalized Action Filter to Validate New Tasks</w:t>
      </w:r>
    </w:p>
    <w:p w14:paraId="753127A0" w14:textId="77777777" w:rsidR="00AB36B2" w:rsidRDefault="00AB36B2" w:rsidP="005411F0">
      <w:pPr>
        <w:pStyle w:val="BodyTextFirst"/>
      </w:pPr>
      <w:r>
        <w:t xml:space="preserve">The action filter we built in the last section is only suited for the </w:t>
      </w:r>
      <w:r w:rsidRPr="006D7E14">
        <w:rPr>
          <w:rStyle w:val="CodeInline"/>
        </w:rPr>
        <w:t>TaskController</w:t>
      </w:r>
      <w:r>
        <w:t xml:space="preserve"> class' </w:t>
      </w:r>
      <w:r w:rsidRPr="006D7E14">
        <w:rPr>
          <w:rStyle w:val="CodeInline"/>
        </w:rPr>
        <w:t>UpdateTask</w:t>
      </w:r>
      <w:r>
        <w:t xml:space="preserve"> action method. Though it removes the cross-cutting concern of validation from the method, which is good, it is not suited for general use.</w:t>
      </w:r>
    </w:p>
    <w:p w14:paraId="79CA2E17" w14:textId="77777777" w:rsidR="00AB36B2" w:rsidRDefault="00AB36B2" w:rsidP="003435C7">
      <w:pPr>
        <w:pStyle w:val="BodyText"/>
      </w:pPr>
      <w:r>
        <w:t xml:space="preserve">In this section, however, we will implement an action filter that may be used to decorate virtually any controller action method. There are three things required to make </w:t>
      </w:r>
      <w:del w:id="129" w:author="Fabio Claudio Ferracchiati" w:date="2014-06-11T14:33:00Z">
        <w:r w:rsidDel="001D0D00">
          <w:delText xml:space="preserve">make </w:delText>
        </w:r>
      </w:del>
      <w:r>
        <w:t>this particular approach effective:</w:t>
      </w:r>
    </w:p>
    <w:p w14:paraId="5C572A0E" w14:textId="77777777" w:rsidR="00AB36B2" w:rsidRDefault="00AB36B2" w:rsidP="00AB36B2">
      <w:pPr>
        <w:pStyle w:val="NumList"/>
        <w:numPr>
          <w:ilvl w:val="0"/>
          <w:numId w:val="30"/>
        </w:numPr>
      </w:pPr>
      <w:r>
        <w:t>Implement the action filter.</w:t>
      </w:r>
    </w:p>
    <w:p w14:paraId="16F5451D" w14:textId="77777777" w:rsidR="00AB36B2" w:rsidRDefault="00AB36B2" w:rsidP="00AB36B2">
      <w:pPr>
        <w:pStyle w:val="NumList"/>
        <w:numPr>
          <w:ilvl w:val="0"/>
          <w:numId w:val="30"/>
        </w:numPr>
      </w:pPr>
      <w:r>
        <w:t>Use standard .NET data annotations to decorate the validation target class(s).</w:t>
      </w:r>
    </w:p>
    <w:p w14:paraId="5A691DD5" w14:textId="77777777" w:rsidR="00AB36B2" w:rsidRDefault="00AB36B2" w:rsidP="00AB36B2">
      <w:pPr>
        <w:pStyle w:val="NumList"/>
        <w:numPr>
          <w:ilvl w:val="0"/>
          <w:numId w:val="30"/>
        </w:numPr>
      </w:pPr>
      <w:r>
        <w:t>Apply the action filter attribute to the appropriate controller action method(s).</w:t>
      </w:r>
    </w:p>
    <w:p w14:paraId="0DAA6C58" w14:textId="77777777" w:rsidR="00AB36B2" w:rsidRDefault="00AB36B2" w:rsidP="003435C7">
      <w:pPr>
        <w:pStyle w:val="BodyText"/>
      </w:pPr>
      <w:r>
        <w:t xml:space="preserve">The action filter and the overall approach we are going to implement are general; however, our example will be to enforce a non-empty </w:t>
      </w:r>
      <w:r w:rsidRPr="007E3906">
        <w:rPr>
          <w:rStyle w:val="CodeInline"/>
        </w:rPr>
        <w:t>Subject</w:t>
      </w:r>
      <w:r>
        <w:t xml:space="preserve"> for new tasks.</w:t>
      </w:r>
    </w:p>
    <w:p w14:paraId="5E0B1806" w14:textId="77777777" w:rsidR="00AB36B2" w:rsidRDefault="00AB36B2" w:rsidP="003435C7">
      <w:pPr>
        <w:pStyle w:val="BodyText"/>
      </w:pPr>
      <w:r>
        <w:t xml:space="preserve">Let's get started by implementing the action filter </w:t>
      </w:r>
      <w:commentRangeStart w:id="130"/>
      <w:r>
        <w:t xml:space="preserve">(add it as follows, in a new </w:t>
      </w:r>
      <w:r w:rsidRPr="00CC3195">
        <w:rPr>
          <w:rStyle w:val="CodeInline"/>
        </w:rPr>
        <w:t>Validation</w:t>
      </w:r>
      <w:r>
        <w:t xml:space="preserve"> folder in </w:t>
      </w:r>
      <w:r w:rsidRPr="00CC3195">
        <w:rPr>
          <w:rStyle w:val="CodeInline"/>
        </w:rPr>
        <w:t>WebApi2Book.Web.Common</w:t>
      </w:r>
      <w:r>
        <w:t>):</w:t>
      </w:r>
      <w:commentRangeEnd w:id="130"/>
      <w:r w:rsidR="00982C9E">
        <w:rPr>
          <w:rStyle w:val="CommentReference"/>
          <w:rFonts w:ascii="Times" w:hAnsi="Times"/>
        </w:rPr>
        <w:commentReference w:id="130"/>
      </w:r>
    </w:p>
    <w:p w14:paraId="6AA596E3" w14:textId="77777777" w:rsidR="00AB36B2" w:rsidRDefault="00AB36B2" w:rsidP="003435C7">
      <w:pPr>
        <w:pStyle w:val="Code"/>
      </w:pPr>
    </w:p>
    <w:p w14:paraId="6D9A7434" w14:textId="77777777" w:rsidR="00AB36B2" w:rsidRPr="00121B39" w:rsidRDefault="00AB36B2" w:rsidP="005411F0">
      <w:pPr>
        <w:pStyle w:val="Code"/>
      </w:pPr>
      <w:bookmarkStart w:id="131" w:name="OLE_LINK148"/>
      <w:bookmarkStart w:id="132" w:name="OLE_LINK47"/>
      <w:bookmarkStart w:id="133" w:name="OLE_LINK48"/>
      <w:bookmarkStart w:id="134" w:name="OLE_LINK236"/>
      <w:r w:rsidRPr="00121B39">
        <w:t>using System.Net;</w:t>
      </w:r>
    </w:p>
    <w:p w14:paraId="5968E4C0" w14:textId="77777777" w:rsidR="00AB36B2" w:rsidRPr="00121B39" w:rsidRDefault="00AB36B2" w:rsidP="005411F0">
      <w:pPr>
        <w:pStyle w:val="Code"/>
      </w:pPr>
      <w:r w:rsidRPr="00121B39">
        <w:t>using System.Net.Http;</w:t>
      </w:r>
    </w:p>
    <w:p w14:paraId="281C8F50" w14:textId="77777777" w:rsidR="00AB36B2" w:rsidRPr="00121B39" w:rsidRDefault="00AB36B2" w:rsidP="005411F0">
      <w:pPr>
        <w:pStyle w:val="Code"/>
      </w:pPr>
      <w:r w:rsidRPr="00121B39">
        <w:t>using System.Web.Http.Controllers;</w:t>
      </w:r>
    </w:p>
    <w:p w14:paraId="6AB2C9AD" w14:textId="77777777" w:rsidR="00AB36B2" w:rsidRPr="00121B39" w:rsidRDefault="00AB36B2" w:rsidP="005411F0">
      <w:pPr>
        <w:pStyle w:val="Code"/>
      </w:pPr>
      <w:r w:rsidRPr="00121B39">
        <w:t>using System.Web.Http.Filters;</w:t>
      </w:r>
    </w:p>
    <w:p w14:paraId="67EFD4FA" w14:textId="77777777" w:rsidR="00AB36B2" w:rsidRPr="00121B39" w:rsidRDefault="00AB36B2" w:rsidP="005411F0">
      <w:pPr>
        <w:pStyle w:val="Code"/>
      </w:pPr>
    </w:p>
    <w:p w14:paraId="76CA6092" w14:textId="77777777" w:rsidR="00AB36B2" w:rsidRPr="00121B39" w:rsidRDefault="00AB36B2" w:rsidP="005411F0">
      <w:pPr>
        <w:pStyle w:val="Code"/>
      </w:pPr>
      <w:r w:rsidRPr="00121B39">
        <w:t>namespace WebApi2Book.Web.Common.Validation</w:t>
      </w:r>
    </w:p>
    <w:p w14:paraId="4CE7B481" w14:textId="77777777" w:rsidR="00AB36B2" w:rsidRPr="00121B39" w:rsidRDefault="00AB36B2" w:rsidP="005411F0">
      <w:pPr>
        <w:pStyle w:val="Code"/>
      </w:pPr>
      <w:r w:rsidRPr="00121B39">
        <w:t>{</w:t>
      </w:r>
    </w:p>
    <w:p w14:paraId="70048F41" w14:textId="77777777" w:rsidR="00AB36B2" w:rsidRPr="00121B39" w:rsidRDefault="00AB36B2" w:rsidP="005411F0">
      <w:pPr>
        <w:pStyle w:val="Code"/>
      </w:pPr>
      <w:r w:rsidRPr="00121B39">
        <w:t xml:space="preserve">    public class ValidateModelAttribute : ActionFilterAttribute</w:t>
      </w:r>
    </w:p>
    <w:p w14:paraId="79F89B02" w14:textId="77777777" w:rsidR="00AB36B2" w:rsidRPr="00121B39" w:rsidRDefault="00AB36B2" w:rsidP="005411F0">
      <w:pPr>
        <w:pStyle w:val="Code"/>
      </w:pPr>
      <w:r w:rsidRPr="00121B39">
        <w:t xml:space="preserve">    {</w:t>
      </w:r>
    </w:p>
    <w:p w14:paraId="515F993B" w14:textId="77777777" w:rsidR="00AB36B2" w:rsidRPr="00121B39" w:rsidRDefault="00AB36B2" w:rsidP="005411F0">
      <w:pPr>
        <w:pStyle w:val="Code"/>
      </w:pPr>
      <w:r w:rsidRPr="00121B39">
        <w:t xml:space="preserve">        public override void OnActionExecuting(HttpActionContext actionContext)</w:t>
      </w:r>
    </w:p>
    <w:p w14:paraId="5B864FDD" w14:textId="77777777" w:rsidR="00AB36B2" w:rsidRPr="00121B39" w:rsidRDefault="00AB36B2" w:rsidP="005411F0">
      <w:pPr>
        <w:pStyle w:val="Code"/>
      </w:pPr>
      <w:r w:rsidRPr="00121B39">
        <w:t xml:space="preserve">        {</w:t>
      </w:r>
    </w:p>
    <w:p w14:paraId="4AB2AC8C" w14:textId="77777777" w:rsidR="00AB36B2" w:rsidRPr="00121B39" w:rsidRDefault="00AB36B2" w:rsidP="005411F0">
      <w:pPr>
        <w:pStyle w:val="Code"/>
      </w:pPr>
      <w:r w:rsidRPr="00121B39">
        <w:t xml:space="preserve">            if (actionContext.ModelState.IsValid == false)</w:t>
      </w:r>
    </w:p>
    <w:p w14:paraId="439259D7" w14:textId="77777777" w:rsidR="00AB36B2" w:rsidRPr="00121B39" w:rsidRDefault="00AB36B2" w:rsidP="005411F0">
      <w:pPr>
        <w:pStyle w:val="Code"/>
      </w:pPr>
      <w:r w:rsidRPr="00121B39">
        <w:t xml:space="preserve">            {</w:t>
      </w:r>
    </w:p>
    <w:p w14:paraId="608D64EB" w14:textId="77777777" w:rsidR="00AB36B2" w:rsidRPr="00121B39" w:rsidRDefault="00AB36B2" w:rsidP="005411F0">
      <w:pPr>
        <w:pStyle w:val="Code"/>
      </w:pPr>
      <w:r w:rsidRPr="00121B39">
        <w:t xml:space="preserve">                actionContext.Response = actionContext.Request.CreateErrorResponse(</w:t>
      </w:r>
    </w:p>
    <w:p w14:paraId="2B658714" w14:textId="77777777" w:rsidR="00AB36B2" w:rsidRPr="00121B39" w:rsidRDefault="00AB36B2" w:rsidP="005411F0">
      <w:pPr>
        <w:pStyle w:val="Code"/>
      </w:pPr>
      <w:r w:rsidRPr="00121B39">
        <w:t xml:space="preserve">                    HttpStatusCode.BadRequest, actionContext.ModelState);</w:t>
      </w:r>
    </w:p>
    <w:p w14:paraId="70FBDFD5" w14:textId="77777777" w:rsidR="00AB36B2" w:rsidRPr="00121B39" w:rsidRDefault="00AB36B2" w:rsidP="005411F0">
      <w:pPr>
        <w:pStyle w:val="Code"/>
      </w:pPr>
      <w:r w:rsidRPr="00121B39">
        <w:t xml:space="preserve">            }</w:t>
      </w:r>
    </w:p>
    <w:p w14:paraId="09C6D8DB" w14:textId="77777777" w:rsidR="00AB36B2" w:rsidRPr="00121B39" w:rsidRDefault="00AB36B2" w:rsidP="005411F0">
      <w:pPr>
        <w:pStyle w:val="Code"/>
      </w:pPr>
      <w:r w:rsidRPr="00121B39">
        <w:t xml:space="preserve">        }</w:t>
      </w:r>
    </w:p>
    <w:p w14:paraId="2C7A0162" w14:textId="77777777" w:rsidR="00AB36B2" w:rsidRPr="00121B39" w:rsidRDefault="00AB36B2" w:rsidP="005411F0">
      <w:pPr>
        <w:pStyle w:val="Code"/>
      </w:pPr>
    </w:p>
    <w:p w14:paraId="5F93CC70" w14:textId="77777777" w:rsidR="00AB36B2" w:rsidRPr="00121B39" w:rsidRDefault="00AB36B2" w:rsidP="005411F0">
      <w:pPr>
        <w:pStyle w:val="Code"/>
      </w:pPr>
      <w:r w:rsidRPr="00121B39">
        <w:t xml:space="preserve">        public override bool AllowMultiple</w:t>
      </w:r>
    </w:p>
    <w:p w14:paraId="4416DB99" w14:textId="77777777" w:rsidR="00AB36B2" w:rsidRPr="00121B39" w:rsidRDefault="00AB36B2" w:rsidP="005411F0">
      <w:pPr>
        <w:pStyle w:val="Code"/>
      </w:pPr>
      <w:r w:rsidRPr="00121B39">
        <w:t xml:space="preserve">        {</w:t>
      </w:r>
    </w:p>
    <w:p w14:paraId="3BF36089" w14:textId="77777777" w:rsidR="00AB36B2" w:rsidRPr="00121B39" w:rsidRDefault="00AB36B2" w:rsidP="005411F0">
      <w:pPr>
        <w:pStyle w:val="Code"/>
      </w:pPr>
      <w:r w:rsidRPr="00121B39">
        <w:t xml:space="preserve">            get { return false; }</w:t>
      </w:r>
    </w:p>
    <w:p w14:paraId="02CB4D74" w14:textId="77777777" w:rsidR="00AB36B2" w:rsidRPr="00121B39" w:rsidRDefault="00AB36B2" w:rsidP="005411F0">
      <w:pPr>
        <w:pStyle w:val="Code"/>
      </w:pPr>
      <w:r w:rsidRPr="00121B39">
        <w:t xml:space="preserve">        }</w:t>
      </w:r>
    </w:p>
    <w:p w14:paraId="4C66FAE9" w14:textId="77777777" w:rsidR="00AB36B2" w:rsidRPr="00121B39" w:rsidRDefault="00AB36B2" w:rsidP="005411F0">
      <w:pPr>
        <w:pStyle w:val="Code"/>
      </w:pPr>
      <w:r w:rsidRPr="00121B39">
        <w:t xml:space="preserve">    }</w:t>
      </w:r>
    </w:p>
    <w:p w14:paraId="25B49716" w14:textId="77777777" w:rsidR="00AB36B2" w:rsidRDefault="00AB36B2" w:rsidP="005411F0">
      <w:pPr>
        <w:pStyle w:val="Code"/>
      </w:pPr>
      <w:r w:rsidRPr="00121B39">
        <w:t>}</w:t>
      </w:r>
      <w:bookmarkEnd w:id="131"/>
    </w:p>
    <w:bookmarkEnd w:id="132"/>
    <w:bookmarkEnd w:id="133"/>
    <w:bookmarkEnd w:id="134"/>
    <w:p w14:paraId="1C14FAB1" w14:textId="77777777" w:rsidR="00AB36B2" w:rsidRDefault="00AB36B2" w:rsidP="003435C7">
      <w:pPr>
        <w:pStyle w:val="BodyText"/>
      </w:pPr>
      <w:r>
        <w:lastRenderedPageBreak/>
        <w:t xml:space="preserve">As with </w:t>
      </w:r>
      <w:r w:rsidRPr="00121B39">
        <w:rPr>
          <w:rStyle w:val="CodeInline"/>
        </w:rPr>
        <w:t>ValidateTaskUpdateRequestAttribute</w:t>
      </w:r>
      <w:r>
        <w:t xml:space="preserve">, the only logic we need to discuss is in </w:t>
      </w:r>
      <w:r w:rsidRPr="00121B39">
        <w:rPr>
          <w:rStyle w:val="CodeInline"/>
        </w:rPr>
        <w:t>OnActionExecuting</w:t>
      </w:r>
      <w:r>
        <w:t xml:space="preserve">. This override leverages ASP.NET Web API's model binding process, which performs validation, so we essentially get validation for free! By the time this method is invoked, the framework has performed the model binding and validation, and the results are available in the </w:t>
      </w:r>
      <w:r w:rsidRPr="00121B39">
        <w:rPr>
          <w:rStyle w:val="CodeInline"/>
        </w:rPr>
        <w:t>HttpActionContext</w:t>
      </w:r>
      <w:r>
        <w:t xml:space="preserve">. All we need to do is examine the action context's </w:t>
      </w:r>
      <w:r w:rsidRPr="007E3906">
        <w:rPr>
          <w:rStyle w:val="CodeInline"/>
        </w:rPr>
        <w:t>ModelState</w:t>
      </w:r>
      <w:r>
        <w:t xml:space="preserve"> property, and if it returns </w:t>
      </w:r>
      <w:r w:rsidRPr="007E3906">
        <w:rPr>
          <w:rStyle w:val="CodeInline"/>
        </w:rPr>
        <w:t>false</w:t>
      </w:r>
      <w:r>
        <w:rPr>
          <w:rStyle w:val="CodeInline"/>
        </w:rPr>
        <w:t>,</w:t>
      </w:r>
      <w:r>
        <w:t xml:space="preserv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BE207A7" w14:textId="77777777" w:rsidR="00AB36B2" w:rsidRDefault="00AB36B2" w:rsidP="003435C7">
      <w:pPr>
        <w:pStyle w:val="BodyText"/>
      </w:pPr>
      <w:r>
        <w:t xml:space="preserve">Next, we need to decorate a class that will be the validation target. We'll use the </w:t>
      </w:r>
      <w:r w:rsidRPr="00B8598C">
        <w:rPr>
          <w:rStyle w:val="CodeInline"/>
        </w:rPr>
        <w:t>NewTask</w:t>
      </w:r>
      <w:r>
        <w:t xml:space="preserve"> service model class that is used to add new tasks. Modify it by decorating the </w:t>
      </w:r>
      <w:r w:rsidRPr="00B8598C">
        <w:rPr>
          <w:rStyle w:val="CodeInline"/>
        </w:rPr>
        <w:t>Subject</w:t>
      </w:r>
      <w:r>
        <w:t xml:space="preserve"> property so that it apperes as follows:</w:t>
      </w:r>
    </w:p>
    <w:p w14:paraId="594C8A14" w14:textId="77777777" w:rsidR="00AB36B2" w:rsidRDefault="00AB36B2" w:rsidP="003435C7">
      <w:pPr>
        <w:pStyle w:val="Code"/>
      </w:pPr>
    </w:p>
    <w:p w14:paraId="6859F735" w14:textId="77777777" w:rsidR="00AB36B2" w:rsidRPr="00B8598C" w:rsidRDefault="00AB36B2" w:rsidP="005411F0">
      <w:pPr>
        <w:pStyle w:val="Code"/>
      </w:pPr>
      <w:bookmarkStart w:id="135" w:name="OLE_LINK238"/>
      <w:bookmarkStart w:id="136" w:name="OLE_LINK239"/>
      <w:bookmarkStart w:id="137" w:name="OLE_LINK149"/>
      <w:bookmarkStart w:id="138" w:name="OLE_LINK150"/>
      <w:r w:rsidRPr="00B8598C">
        <w:t>using System;</w:t>
      </w:r>
    </w:p>
    <w:p w14:paraId="5E6D9334" w14:textId="77777777" w:rsidR="00AB36B2" w:rsidRPr="00B8598C" w:rsidRDefault="00AB36B2" w:rsidP="005411F0">
      <w:pPr>
        <w:pStyle w:val="Code"/>
      </w:pPr>
      <w:r w:rsidRPr="00B8598C">
        <w:t>using System.Collections.Generic;</w:t>
      </w:r>
    </w:p>
    <w:p w14:paraId="2CB521C3" w14:textId="77777777" w:rsidR="00AB36B2" w:rsidRPr="00B8598C" w:rsidRDefault="00AB36B2" w:rsidP="005411F0">
      <w:pPr>
        <w:pStyle w:val="Code"/>
      </w:pPr>
      <w:r w:rsidRPr="00B8598C">
        <w:t>using System.ComponentModel.DataAnnotations;</w:t>
      </w:r>
    </w:p>
    <w:p w14:paraId="3BDCF096" w14:textId="77777777" w:rsidR="00AB36B2" w:rsidRPr="00B8598C" w:rsidRDefault="00AB36B2" w:rsidP="005411F0">
      <w:pPr>
        <w:pStyle w:val="Code"/>
      </w:pPr>
    </w:p>
    <w:p w14:paraId="26066D8E" w14:textId="77777777" w:rsidR="00AB36B2" w:rsidRPr="00B8598C" w:rsidRDefault="00AB36B2" w:rsidP="005411F0">
      <w:pPr>
        <w:pStyle w:val="Code"/>
      </w:pPr>
      <w:r w:rsidRPr="00B8598C">
        <w:t>namespace WebApi2Book.Web.Api.Models</w:t>
      </w:r>
    </w:p>
    <w:p w14:paraId="5FA5A9DD" w14:textId="77777777" w:rsidR="00AB36B2" w:rsidRPr="00B8598C" w:rsidRDefault="00AB36B2" w:rsidP="005411F0">
      <w:pPr>
        <w:pStyle w:val="Code"/>
      </w:pPr>
      <w:r w:rsidRPr="00B8598C">
        <w:t>{</w:t>
      </w:r>
    </w:p>
    <w:p w14:paraId="717275D9" w14:textId="77777777" w:rsidR="00AB36B2" w:rsidRPr="00B8598C" w:rsidRDefault="00AB36B2" w:rsidP="005411F0">
      <w:pPr>
        <w:pStyle w:val="Code"/>
      </w:pPr>
      <w:r w:rsidRPr="00B8598C">
        <w:t xml:space="preserve">    public class NewTask</w:t>
      </w:r>
    </w:p>
    <w:p w14:paraId="4F1FFB9E" w14:textId="77777777" w:rsidR="00AB36B2" w:rsidRPr="00B8598C" w:rsidRDefault="00AB36B2" w:rsidP="005411F0">
      <w:pPr>
        <w:pStyle w:val="Code"/>
      </w:pPr>
      <w:r w:rsidRPr="00B8598C">
        <w:t xml:space="preserve">    {</w:t>
      </w:r>
    </w:p>
    <w:p w14:paraId="1904CAEC" w14:textId="77777777" w:rsidR="00AB36B2" w:rsidRPr="00FC64BA" w:rsidRDefault="00AB36B2" w:rsidP="005411F0">
      <w:pPr>
        <w:pStyle w:val="Code"/>
        <w:rPr>
          <w:rStyle w:val="CodeBold"/>
        </w:rPr>
      </w:pPr>
      <w:r w:rsidRPr="00B8598C">
        <w:t xml:space="preserve">       </w:t>
      </w:r>
      <w:r>
        <w:t xml:space="preserve"> </w:t>
      </w:r>
      <w:bookmarkStart w:id="139" w:name="OLE_LINK49"/>
      <w:bookmarkStart w:id="140" w:name="OLE_LINK50"/>
      <w:bookmarkStart w:id="141" w:name="OLE_LINK237"/>
      <w:r w:rsidRPr="00FC64BA">
        <w:rPr>
          <w:rStyle w:val="CodeBold"/>
        </w:rPr>
        <w:t>[Required(AllowEmptyStrings = false)]</w:t>
      </w:r>
      <w:bookmarkEnd w:id="139"/>
      <w:bookmarkEnd w:id="140"/>
      <w:bookmarkEnd w:id="141"/>
    </w:p>
    <w:p w14:paraId="67E97023" w14:textId="77777777" w:rsidR="00AB36B2" w:rsidRPr="00B8598C" w:rsidRDefault="00AB36B2" w:rsidP="005411F0">
      <w:pPr>
        <w:pStyle w:val="Code"/>
      </w:pPr>
      <w:r w:rsidRPr="00B8598C">
        <w:t xml:space="preserve">        public string Subject { get; set; }</w:t>
      </w:r>
    </w:p>
    <w:p w14:paraId="017FD598" w14:textId="77777777" w:rsidR="00AB36B2" w:rsidRPr="00B8598C" w:rsidRDefault="00AB36B2" w:rsidP="005411F0">
      <w:pPr>
        <w:pStyle w:val="Code"/>
      </w:pPr>
    </w:p>
    <w:p w14:paraId="2031EAC2" w14:textId="77777777" w:rsidR="00AB36B2" w:rsidRPr="00B8598C" w:rsidRDefault="00AB36B2" w:rsidP="005411F0">
      <w:pPr>
        <w:pStyle w:val="Code"/>
      </w:pPr>
      <w:r w:rsidRPr="00B8598C">
        <w:t xml:space="preserve">        public DateTime? StartDate { get; set; }</w:t>
      </w:r>
    </w:p>
    <w:p w14:paraId="3607D358" w14:textId="77777777" w:rsidR="00AB36B2" w:rsidRPr="00B8598C" w:rsidRDefault="00AB36B2" w:rsidP="005411F0">
      <w:pPr>
        <w:pStyle w:val="Code"/>
      </w:pPr>
    </w:p>
    <w:p w14:paraId="6543A528" w14:textId="77777777" w:rsidR="00AB36B2" w:rsidRPr="00B8598C" w:rsidRDefault="00AB36B2" w:rsidP="005411F0">
      <w:pPr>
        <w:pStyle w:val="Code"/>
      </w:pPr>
      <w:r w:rsidRPr="00B8598C">
        <w:t xml:space="preserve">        public DateTime? DueDate { get; set; }</w:t>
      </w:r>
    </w:p>
    <w:p w14:paraId="6F23CAF1" w14:textId="77777777" w:rsidR="00AB36B2" w:rsidRPr="00B8598C" w:rsidRDefault="00AB36B2" w:rsidP="005411F0">
      <w:pPr>
        <w:pStyle w:val="Code"/>
      </w:pPr>
    </w:p>
    <w:p w14:paraId="4B2D7078" w14:textId="77777777" w:rsidR="00AB36B2" w:rsidRPr="00B8598C" w:rsidRDefault="00AB36B2" w:rsidP="005411F0">
      <w:pPr>
        <w:pStyle w:val="Code"/>
      </w:pPr>
      <w:r w:rsidRPr="00B8598C">
        <w:t xml:space="preserve">        public List&lt;User&gt; Assignees { get; set; }</w:t>
      </w:r>
    </w:p>
    <w:p w14:paraId="29407B3F" w14:textId="77777777" w:rsidR="00AB36B2" w:rsidRPr="00B8598C" w:rsidRDefault="00AB36B2" w:rsidP="005411F0">
      <w:pPr>
        <w:pStyle w:val="Code"/>
      </w:pPr>
      <w:r w:rsidRPr="00B8598C">
        <w:t xml:space="preserve">    }</w:t>
      </w:r>
    </w:p>
    <w:p w14:paraId="29C4D696" w14:textId="77777777" w:rsidR="00AB36B2" w:rsidRDefault="00AB36B2" w:rsidP="005411F0">
      <w:pPr>
        <w:pStyle w:val="Code"/>
      </w:pPr>
      <w:r w:rsidRPr="00B8598C">
        <w:t>}</w:t>
      </w:r>
      <w:bookmarkEnd w:id="135"/>
      <w:bookmarkEnd w:id="136"/>
    </w:p>
    <w:bookmarkEnd w:id="137"/>
    <w:bookmarkEnd w:id="138"/>
    <w:p w14:paraId="7F6902E4" w14:textId="77777777" w:rsidR="00AB36B2" w:rsidRDefault="00AB36B2" w:rsidP="003435C7">
      <w:pPr>
        <w:pStyle w:val="BodyText"/>
      </w:pPr>
      <w:r>
        <w:t xml:space="preserve">Finally, we need to apply the action filter attribute to the appropriate controller action method; therefore, modify the </w:t>
      </w:r>
      <w:r w:rsidRPr="00FC64BA">
        <w:rPr>
          <w:rStyle w:val="CodeInline"/>
        </w:rPr>
        <w:t>TasksController</w:t>
      </w:r>
      <w:r>
        <w:t xml:space="preserve"> class' </w:t>
      </w:r>
      <w:r w:rsidRPr="00FC64BA">
        <w:rPr>
          <w:rStyle w:val="CodeInline"/>
        </w:rPr>
        <w:t>AddTask</w:t>
      </w:r>
      <w:r>
        <w:t xml:space="preserve"> method so that it appers as follows:</w:t>
      </w:r>
    </w:p>
    <w:p w14:paraId="7AA0F330" w14:textId="77777777" w:rsidR="00AB36B2" w:rsidRPr="00B8598C" w:rsidRDefault="00AB36B2" w:rsidP="005411F0">
      <w:pPr>
        <w:pStyle w:val="Code"/>
      </w:pPr>
      <w:bookmarkStart w:id="142" w:name="OLE_LINK151"/>
      <w:bookmarkStart w:id="143" w:name="OLE_LINK152"/>
      <w:r w:rsidRPr="00B8598C">
        <w:t>[Route("", Name = "AddTaskRoute")]</w:t>
      </w:r>
    </w:p>
    <w:p w14:paraId="0B9E7D24" w14:textId="77777777" w:rsidR="00AB36B2" w:rsidRPr="00B8598C" w:rsidRDefault="00AB36B2" w:rsidP="005411F0">
      <w:pPr>
        <w:pStyle w:val="Code"/>
      </w:pPr>
      <w:r w:rsidRPr="00B8598C">
        <w:t>[HttpPost]</w:t>
      </w:r>
    </w:p>
    <w:p w14:paraId="5A337590" w14:textId="77777777" w:rsidR="00AB36B2" w:rsidRPr="00FC64BA" w:rsidRDefault="00AB36B2" w:rsidP="005411F0">
      <w:pPr>
        <w:pStyle w:val="Code"/>
        <w:rPr>
          <w:rStyle w:val="CodeBold"/>
        </w:rPr>
      </w:pPr>
      <w:bookmarkStart w:id="144" w:name="OLE_LINK51"/>
      <w:bookmarkStart w:id="145" w:name="OLE_LINK52"/>
      <w:r w:rsidRPr="00FC64BA">
        <w:rPr>
          <w:rStyle w:val="CodeBold"/>
        </w:rPr>
        <w:t>[</w:t>
      </w:r>
      <w:commentRangeStart w:id="146"/>
      <w:r w:rsidRPr="00FC64BA">
        <w:rPr>
          <w:rStyle w:val="CodeBold"/>
        </w:rPr>
        <w:t>ValidateModel</w:t>
      </w:r>
      <w:commentRangeEnd w:id="146"/>
      <w:r w:rsidR="00982C9E">
        <w:rPr>
          <w:rStyle w:val="CommentReference"/>
          <w:rFonts w:ascii="Times" w:hAnsi="Times"/>
          <w:noProof w:val="0"/>
        </w:rPr>
        <w:commentReference w:id="146"/>
      </w:r>
      <w:r w:rsidRPr="00FC64BA">
        <w:rPr>
          <w:rStyle w:val="CodeBold"/>
        </w:rPr>
        <w:t>]</w:t>
      </w:r>
    </w:p>
    <w:bookmarkEnd w:id="144"/>
    <w:bookmarkEnd w:id="145"/>
    <w:p w14:paraId="03320AF4" w14:textId="77777777" w:rsidR="00AB36B2" w:rsidRPr="00B8598C" w:rsidRDefault="00AB36B2" w:rsidP="005411F0">
      <w:pPr>
        <w:pStyle w:val="Code"/>
      </w:pPr>
      <w:r w:rsidRPr="00B8598C">
        <w:t>[Authorize(Roles = Constants.RoleNames.Manager)]</w:t>
      </w:r>
    </w:p>
    <w:p w14:paraId="31DAECDC" w14:textId="77777777" w:rsidR="00AB36B2" w:rsidRPr="00B8598C" w:rsidRDefault="00AB36B2" w:rsidP="005411F0">
      <w:pPr>
        <w:pStyle w:val="Code"/>
      </w:pPr>
      <w:r w:rsidRPr="00B8598C">
        <w:t>public IHttpActionResult AddTask(HttpRequestMessage requestMessage, NewTask newTask)</w:t>
      </w:r>
    </w:p>
    <w:p w14:paraId="36BD92EF" w14:textId="77777777" w:rsidR="00AB36B2" w:rsidRPr="00B8598C" w:rsidRDefault="00AB36B2" w:rsidP="005411F0">
      <w:pPr>
        <w:pStyle w:val="Code"/>
      </w:pPr>
      <w:r w:rsidRPr="00B8598C">
        <w:t>{</w:t>
      </w:r>
    </w:p>
    <w:p w14:paraId="21BAB198" w14:textId="77777777" w:rsidR="00AB36B2" w:rsidRPr="00B8598C" w:rsidRDefault="00AB36B2" w:rsidP="005411F0">
      <w:pPr>
        <w:pStyle w:val="Code"/>
      </w:pPr>
      <w:r w:rsidRPr="00B8598C">
        <w:t xml:space="preserve">    var task = _addTaskMaintenanceProcessor.AddTask(newTask);</w:t>
      </w:r>
    </w:p>
    <w:p w14:paraId="123BD4BC" w14:textId="77777777" w:rsidR="00AB36B2" w:rsidRPr="00B8598C" w:rsidRDefault="00AB36B2" w:rsidP="005411F0">
      <w:pPr>
        <w:pStyle w:val="Code"/>
      </w:pPr>
      <w:r w:rsidRPr="00B8598C">
        <w:t xml:space="preserve">    var result = new TaskCreatedActionResult(requestMessage, task);</w:t>
      </w:r>
    </w:p>
    <w:p w14:paraId="1C5CF2D6" w14:textId="77777777" w:rsidR="00AB36B2" w:rsidRPr="00B8598C" w:rsidRDefault="00AB36B2" w:rsidP="005411F0">
      <w:pPr>
        <w:pStyle w:val="Code"/>
      </w:pPr>
      <w:r w:rsidRPr="00B8598C">
        <w:t xml:space="preserve">    return result;</w:t>
      </w:r>
    </w:p>
    <w:p w14:paraId="34DCBA9C" w14:textId="77777777" w:rsidR="00AB36B2" w:rsidRDefault="00AB36B2" w:rsidP="005411F0">
      <w:pPr>
        <w:pStyle w:val="Code"/>
      </w:pPr>
      <w:r w:rsidRPr="00B8598C">
        <w:t>}</w:t>
      </w:r>
    </w:p>
    <w:bookmarkEnd w:id="142"/>
    <w:bookmarkEnd w:id="143"/>
    <w:p w14:paraId="12EFB55C" w14:textId="77777777" w:rsidR="00AB36B2" w:rsidRDefault="00AB36B2" w:rsidP="003435C7">
      <w:pPr>
        <w:pStyle w:val="BodyText"/>
      </w:pPr>
      <w:r>
        <w:t>And now it's demo time. We'll begin by submitting a vaild request to demonstrate that we haven't broken anything (using bhogg's credentials, as usual):</w:t>
      </w:r>
    </w:p>
    <w:p w14:paraId="110D573A" w14:textId="77777777" w:rsidR="00AB36B2" w:rsidRDefault="00AB36B2" w:rsidP="005411F0">
      <w:pPr>
        <w:pStyle w:val="CodeCaption"/>
      </w:pPr>
      <w:r>
        <w:t>Create Task Request (abbreviated)</w:t>
      </w:r>
    </w:p>
    <w:p w14:paraId="47D80684" w14:textId="77777777" w:rsidR="00AB36B2" w:rsidRPr="00CE7DB6" w:rsidRDefault="00AB36B2" w:rsidP="005411F0">
      <w:pPr>
        <w:pStyle w:val="Code"/>
      </w:pPr>
      <w:r w:rsidRPr="00CE7DB6">
        <w:lastRenderedPageBreak/>
        <w:t>POST http://localhost:61589/api/v1/tasks HTTP/1.1</w:t>
      </w:r>
    </w:p>
    <w:p w14:paraId="457EC381" w14:textId="77777777" w:rsidR="00AB36B2" w:rsidRPr="00CE7DB6" w:rsidRDefault="00AB36B2" w:rsidP="005411F0">
      <w:pPr>
        <w:pStyle w:val="Code"/>
      </w:pPr>
      <w:r w:rsidRPr="00CE7DB6">
        <w:t>Authorization: Basic YmhvZ2c6aWdub3JlZA==</w:t>
      </w:r>
    </w:p>
    <w:p w14:paraId="2B1F05A1" w14:textId="77777777" w:rsidR="00AB36B2" w:rsidRPr="00CE7DB6" w:rsidRDefault="00AB36B2" w:rsidP="005411F0">
      <w:pPr>
        <w:pStyle w:val="Code"/>
      </w:pPr>
      <w:r w:rsidRPr="00CE7DB6">
        <w:t>Content-Type: text/json</w:t>
      </w:r>
    </w:p>
    <w:p w14:paraId="6027BC31" w14:textId="77777777" w:rsidR="00AB36B2" w:rsidRPr="00CE7DB6" w:rsidRDefault="00AB36B2" w:rsidP="005411F0">
      <w:pPr>
        <w:pStyle w:val="Code"/>
      </w:pPr>
    </w:p>
    <w:p w14:paraId="6F6B814F" w14:textId="77777777" w:rsidR="00AB36B2" w:rsidRPr="00CE7DB6" w:rsidRDefault="00AB36B2" w:rsidP="005411F0">
      <w:pPr>
        <w:pStyle w:val="Code"/>
      </w:pPr>
      <w:r w:rsidRPr="00CE7DB6">
        <w:t>{"Subject":"Clean the keyboard",</w:t>
      </w:r>
    </w:p>
    <w:p w14:paraId="0A4CA7EB" w14:textId="77777777" w:rsidR="00AB36B2" w:rsidRDefault="00AB36B2" w:rsidP="005411F0">
      <w:pPr>
        <w:pStyle w:val="Code"/>
      </w:pPr>
      <w:r w:rsidRPr="00CE7DB6">
        <w:t>"DueDate":"2014-06-01"}</w:t>
      </w:r>
    </w:p>
    <w:p w14:paraId="39D28B5C" w14:textId="77777777" w:rsidR="00AB36B2" w:rsidRDefault="00AB36B2" w:rsidP="005411F0">
      <w:pPr>
        <w:pStyle w:val="CodeCaption"/>
      </w:pPr>
      <w:r>
        <w:t>Create Task Response - (abbreviated)</w:t>
      </w:r>
    </w:p>
    <w:p w14:paraId="5D39099C" w14:textId="77777777" w:rsidR="00AB36B2" w:rsidRPr="00CE7DB6" w:rsidRDefault="00AB36B2" w:rsidP="005411F0">
      <w:pPr>
        <w:pStyle w:val="Code"/>
      </w:pPr>
      <w:r w:rsidRPr="00CE7DB6">
        <w:t>HTTP/1.1 201 Created</w:t>
      </w:r>
    </w:p>
    <w:p w14:paraId="7032808F" w14:textId="77777777" w:rsidR="00AB36B2" w:rsidRPr="00CE7DB6" w:rsidRDefault="00AB36B2" w:rsidP="005411F0">
      <w:pPr>
        <w:pStyle w:val="Code"/>
      </w:pPr>
      <w:r w:rsidRPr="00CE7DB6">
        <w:t>Content-Type: text/json; charset=utf-8</w:t>
      </w:r>
    </w:p>
    <w:p w14:paraId="5C7AD473" w14:textId="77777777" w:rsidR="00AB36B2" w:rsidRPr="00CE7DB6" w:rsidRDefault="00AB36B2" w:rsidP="005411F0">
      <w:pPr>
        <w:pStyle w:val="Code"/>
      </w:pPr>
    </w:p>
    <w:p w14:paraId="6F352C32" w14:textId="77777777" w:rsidR="00AB36B2" w:rsidRDefault="00AB36B2" w:rsidP="005411F0">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65ED73FF" w14:textId="77777777" w:rsidR="00AB36B2" w:rsidRDefault="00AB36B2" w:rsidP="003435C7">
      <w:pPr>
        <w:pStyle w:val="BodyText"/>
      </w:pPr>
      <w:r>
        <w:t>This is looking good so far. Now submit a request with no subject (this should be rejected):</w:t>
      </w:r>
    </w:p>
    <w:p w14:paraId="6187E4F6" w14:textId="77777777" w:rsidR="00AB36B2" w:rsidRDefault="00AB36B2" w:rsidP="005411F0">
      <w:pPr>
        <w:pStyle w:val="CodeCaption"/>
      </w:pPr>
      <w:r>
        <w:t>Create Task Request (abbreviated)</w:t>
      </w:r>
    </w:p>
    <w:p w14:paraId="35679DB7" w14:textId="77777777" w:rsidR="00AB36B2" w:rsidRPr="00CE7DB6" w:rsidRDefault="00AB36B2" w:rsidP="005411F0">
      <w:pPr>
        <w:pStyle w:val="Code"/>
      </w:pPr>
      <w:r w:rsidRPr="00CE7DB6">
        <w:t>POST http://localhost:61589/api/v1/tasks HTTP/1.1</w:t>
      </w:r>
    </w:p>
    <w:p w14:paraId="631A41FB" w14:textId="77777777" w:rsidR="00AB36B2" w:rsidRPr="00CE7DB6" w:rsidRDefault="00AB36B2" w:rsidP="005411F0">
      <w:pPr>
        <w:pStyle w:val="Code"/>
      </w:pPr>
      <w:r w:rsidRPr="00CE7DB6">
        <w:t>Authorization: Basic YmhvZ2c6aWdub3JlZA==</w:t>
      </w:r>
    </w:p>
    <w:p w14:paraId="0162257C" w14:textId="77777777" w:rsidR="00AB36B2" w:rsidRPr="00CE7DB6" w:rsidRDefault="00AB36B2" w:rsidP="005411F0">
      <w:pPr>
        <w:pStyle w:val="Code"/>
      </w:pPr>
      <w:r w:rsidRPr="00CE7DB6">
        <w:t>Content-Type: text/json</w:t>
      </w:r>
    </w:p>
    <w:p w14:paraId="2D44BDB8" w14:textId="77777777" w:rsidR="00AB36B2" w:rsidRPr="00CE7DB6" w:rsidRDefault="00AB36B2" w:rsidP="005411F0">
      <w:pPr>
        <w:pStyle w:val="Code"/>
      </w:pPr>
    </w:p>
    <w:p w14:paraId="412F141C" w14:textId="77777777" w:rsidR="00AB36B2" w:rsidRDefault="00AB36B2" w:rsidP="005411F0">
      <w:pPr>
        <w:pStyle w:val="Code"/>
      </w:pPr>
      <w:r w:rsidRPr="00CE7DB6">
        <w:t>{"DueDate":"2014-06-01"}</w:t>
      </w:r>
    </w:p>
    <w:p w14:paraId="46235A77" w14:textId="77777777" w:rsidR="00AB36B2" w:rsidRDefault="00AB36B2" w:rsidP="005411F0">
      <w:pPr>
        <w:pStyle w:val="CodeCaption"/>
      </w:pPr>
      <w:r>
        <w:t>Create Task Response - (abbreviated)</w:t>
      </w:r>
    </w:p>
    <w:p w14:paraId="555252C2" w14:textId="77777777" w:rsidR="00AB36B2" w:rsidRPr="00CE7DB6" w:rsidRDefault="00AB36B2" w:rsidP="005411F0">
      <w:pPr>
        <w:pStyle w:val="Code"/>
      </w:pPr>
      <w:r w:rsidRPr="00CE7DB6">
        <w:t>HTTP/1.1 400 Bad Request</w:t>
      </w:r>
    </w:p>
    <w:p w14:paraId="523DB9E9" w14:textId="77777777" w:rsidR="00AB36B2" w:rsidRPr="00CE7DB6" w:rsidRDefault="00AB36B2" w:rsidP="005411F0">
      <w:pPr>
        <w:pStyle w:val="Code"/>
      </w:pPr>
      <w:r w:rsidRPr="00CE7DB6">
        <w:t>Content-Type: text/json; charset=utf-8</w:t>
      </w:r>
    </w:p>
    <w:p w14:paraId="25120CE4" w14:textId="77777777" w:rsidR="00AB36B2" w:rsidRPr="00CE7DB6" w:rsidRDefault="00AB36B2" w:rsidP="005411F0">
      <w:pPr>
        <w:pStyle w:val="Code"/>
      </w:pPr>
    </w:p>
    <w:p w14:paraId="40855A39" w14:textId="77777777" w:rsidR="00AB36B2" w:rsidRDefault="00AB36B2" w:rsidP="005411F0">
      <w:pPr>
        <w:pStyle w:val="Code"/>
      </w:pPr>
      <w:r w:rsidRPr="00CE7DB6">
        <w:t>{"Message":"The request is invalid.","ModelState":{"newTask.Subject":["The Subject field is required."]}}</w:t>
      </w:r>
    </w:p>
    <w:p w14:paraId="56E31CEA" w14:textId="77777777" w:rsidR="00AB36B2" w:rsidRDefault="00AB36B2" w:rsidP="003435C7">
      <w:pPr>
        <w:pStyle w:val="BodyText"/>
      </w:pPr>
      <w:r>
        <w:t>Excellent! With so much support from ASP.NET Web API we've easily added generalized request validation to our task-management service. The framework is doing most of the work for us, by validating the data in the request against the data annotations in the target type. All we really had to do is put the pieces together.</w:t>
      </w:r>
    </w:p>
    <w:p w14:paraId="61D91F89" w14:textId="77777777" w:rsidR="00AB36B2" w:rsidRDefault="00AB36B2" w:rsidP="003435C7">
      <w:pPr>
        <w:pStyle w:val="BodyText"/>
      </w:pPr>
      <w:r>
        <w:t>Now let's move on to implementing paging, which is necessary when dealing with potentially large response messages…</w:t>
      </w:r>
    </w:p>
    <w:p w14:paraId="619BC580" w14:textId="77777777" w:rsidR="00AB36B2" w:rsidRDefault="00AB36B2" w:rsidP="005411F0">
      <w:pPr>
        <w:pStyle w:val="Heading1"/>
      </w:pPr>
      <w:r>
        <w:lastRenderedPageBreak/>
        <w:t>Paging of Results</w:t>
      </w:r>
    </w:p>
    <w:p w14:paraId="2FF4AD92" w14:textId="77777777" w:rsidR="00AB36B2" w:rsidRDefault="00AB36B2" w:rsidP="005411F0">
      <w:pPr>
        <w:pStyle w:val="BodyTextFirst"/>
      </w:pPr>
      <w:r>
        <w:t>At this point our task management service database contains, at most, a couple dozen tasks. Processing a request message to return all tasks at this point would not be a big deal in terms of performance, network traffic, etc. However, 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search results.</w:t>
      </w:r>
    </w:p>
    <w:p w14:paraId="58B38D5C" w14:textId="77777777" w:rsidR="00AB36B2" w:rsidRDefault="00AB36B2" w:rsidP="003435C7">
      <w:pPr>
        <w:pStyle w:val="BodyText"/>
      </w:pPr>
      <w:r>
        <w:t>To illustrate paging of results, we will implement the following operation that we designed in Chapter 3 (this is excerpted from Table 3-3):</w:t>
      </w:r>
    </w:p>
    <w:p w14:paraId="7B42DBA8" w14:textId="77777777" w:rsidR="00AB36B2" w:rsidRDefault="00AB36B2" w:rsidP="005411F0">
      <w:pPr>
        <w:pStyle w:val="TableCaption"/>
      </w:pPr>
      <w:r>
        <w:t>Table 7-3. A List of Task Operations</w:t>
      </w:r>
      <w:r w:rsidR="009948F1">
        <w:fldChar w:fldCharType="begin"/>
      </w:r>
      <w:r>
        <w:instrText xml:space="preserve"> XE "</w:instrText>
      </w:r>
      <w:r w:rsidRPr="00DE1F36">
        <w:instrText>REST architecture: task management: task operations</w:instrText>
      </w:r>
      <w:r>
        <w:instrText xml:space="preserve">" </w:instrText>
      </w:r>
      <w:r w:rsidR="009948F1">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41EF2F3A" w14:textId="77777777" w:rsidTr="00181072">
        <w:tc>
          <w:tcPr>
            <w:tcW w:w="3235" w:type="dxa"/>
          </w:tcPr>
          <w:p w14:paraId="4EF1C90C" w14:textId="77777777" w:rsidR="00AB36B2" w:rsidRPr="00F002F7" w:rsidRDefault="00AB36B2" w:rsidP="005411F0">
            <w:pPr>
              <w:pStyle w:val="TableHead"/>
            </w:pPr>
            <w:r>
              <w:t>URI</w:t>
            </w:r>
          </w:p>
        </w:tc>
        <w:tc>
          <w:tcPr>
            <w:tcW w:w="1080" w:type="dxa"/>
          </w:tcPr>
          <w:p w14:paraId="2CBAA581" w14:textId="77777777" w:rsidR="00AB36B2" w:rsidRPr="00F002F7" w:rsidRDefault="00AB36B2" w:rsidP="005411F0">
            <w:pPr>
              <w:pStyle w:val="TableHead"/>
            </w:pPr>
            <w:r>
              <w:t>Verb</w:t>
            </w:r>
          </w:p>
        </w:tc>
        <w:tc>
          <w:tcPr>
            <w:tcW w:w="4410" w:type="dxa"/>
          </w:tcPr>
          <w:p w14:paraId="0F6C1F08" w14:textId="77777777" w:rsidR="00AB36B2" w:rsidRPr="00F002F7" w:rsidRDefault="00AB36B2" w:rsidP="005411F0">
            <w:pPr>
              <w:pStyle w:val="TableHead"/>
            </w:pPr>
            <w:r>
              <w:t>Description</w:t>
            </w:r>
          </w:p>
        </w:tc>
      </w:tr>
      <w:tr w:rsidR="00AB36B2" w:rsidRPr="00D32C7F" w14:paraId="407D247D" w14:textId="77777777" w:rsidTr="00181072">
        <w:trPr>
          <w:trHeight w:val="387"/>
        </w:trPr>
        <w:tc>
          <w:tcPr>
            <w:tcW w:w="3235" w:type="dxa"/>
          </w:tcPr>
          <w:p w14:paraId="0FF39C30" w14:textId="77777777" w:rsidR="00AB36B2" w:rsidRPr="00F002F7" w:rsidRDefault="00AB36B2" w:rsidP="005411F0">
            <w:pPr>
              <w:pStyle w:val="TableText"/>
              <w:rPr>
                <w:rStyle w:val="CodeInline"/>
              </w:rPr>
            </w:pPr>
            <w:r w:rsidRPr="00D020A5">
              <w:rPr>
                <w:rStyle w:val="CodeInline"/>
              </w:rPr>
              <w:t>/api/tasks</w:t>
            </w:r>
          </w:p>
        </w:tc>
        <w:tc>
          <w:tcPr>
            <w:tcW w:w="1080" w:type="dxa"/>
          </w:tcPr>
          <w:p w14:paraId="0FBBA84B" w14:textId="77777777" w:rsidR="00AB36B2" w:rsidRPr="00F002F7" w:rsidRDefault="00AB36B2" w:rsidP="005411F0">
            <w:pPr>
              <w:pStyle w:val="TableText"/>
            </w:pPr>
            <w:r>
              <w:t>GET</w:t>
            </w:r>
          </w:p>
        </w:tc>
        <w:tc>
          <w:tcPr>
            <w:tcW w:w="4410" w:type="dxa"/>
          </w:tcPr>
          <w:p w14:paraId="2D340A55" w14:textId="77777777" w:rsidR="00AB36B2" w:rsidRPr="00F002F7" w:rsidRDefault="00AB36B2" w:rsidP="005411F0">
            <w:pPr>
              <w:pStyle w:val="TableText"/>
            </w:pPr>
            <w:r>
              <w:t xml:space="preserve">Gets </w:t>
            </w:r>
            <w:r w:rsidRPr="00F002F7">
              <w:t>the full list of all tasks; optionally specify a filter</w:t>
            </w:r>
          </w:p>
        </w:tc>
      </w:tr>
    </w:tbl>
    <w:p w14:paraId="1BED9F70" w14:textId="77777777" w:rsidR="00AB36B2" w:rsidRDefault="00AB36B2" w:rsidP="003435C7">
      <w:pPr>
        <w:pStyle w:val="BodyText"/>
      </w:pPr>
      <w:r>
        <w:t>At a high level, our implementation consists of two basic concerns:</w:t>
      </w:r>
    </w:p>
    <w:p w14:paraId="060A3EDE" w14:textId="77777777" w:rsidR="00AB36B2" w:rsidRDefault="00AB36B2" w:rsidP="00AB36B2">
      <w:pPr>
        <w:pStyle w:val="NumList"/>
        <w:numPr>
          <w:ilvl w:val="0"/>
          <w:numId w:val="48"/>
        </w:numPr>
      </w:pPr>
      <w:r>
        <w:t>Construct a filter based on the request's query string</w:t>
      </w:r>
    </w:p>
    <w:p w14:paraId="521A8072" w14:textId="77777777" w:rsidR="00AB36B2" w:rsidRDefault="00AB36B2" w:rsidP="00AB36B2">
      <w:pPr>
        <w:pStyle w:val="NumList"/>
        <w:numPr>
          <w:ilvl w:val="0"/>
          <w:numId w:val="48"/>
        </w:numPr>
      </w:pPr>
      <w:r>
        <w:t>Apply the filter to produce the response</w:t>
      </w:r>
    </w:p>
    <w:p w14:paraId="5DBE7F49" w14:textId="77777777" w:rsidR="00AB36B2" w:rsidRDefault="00AB36B2" w:rsidP="003435C7">
      <w:pPr>
        <w:pStyle w:val="BodyText"/>
      </w:pPr>
      <w:r>
        <w:t xml:space="preserve">We'll later show how these basic concerns map to dependencies used by </w:t>
      </w:r>
      <w:r w:rsidRPr="00EE1FFD">
        <w:rPr>
          <w:rStyle w:val="CodeInline"/>
        </w:rPr>
        <w:t>TasksController</w:t>
      </w:r>
      <w:r>
        <w:t xml:space="preserve"> to provide the desired functionality, but first let's build them.</w:t>
      </w:r>
    </w:p>
    <w:p w14:paraId="7026069B" w14:textId="77777777" w:rsidR="00AB36B2" w:rsidRDefault="00AB36B2" w:rsidP="005411F0">
      <w:pPr>
        <w:pStyle w:val="Heading2"/>
      </w:pPr>
      <w:r>
        <w:t>Constructing the Filter with a Data Request Factory</w:t>
      </w:r>
    </w:p>
    <w:p w14:paraId="7DD86882" w14:textId="77777777" w:rsidR="00AB36B2" w:rsidRDefault="00AB36B2" w:rsidP="005411F0">
      <w:pPr>
        <w:pStyle w:val="BodyTextFirst"/>
      </w:pPr>
      <w:r>
        <w:t>Our implementation will use the query parameters in the incoming URI to support filtering. We will allow the user to specify a page number and a page size for the results. So, for example, the URI used to request page #3, with a page size of 30, would be as follows:</w:t>
      </w:r>
    </w:p>
    <w:p w14:paraId="722E3B55" w14:textId="77777777" w:rsidR="00AB36B2" w:rsidRDefault="00AB36B2" w:rsidP="005411F0">
      <w:pPr>
        <w:pStyle w:val="Code"/>
      </w:pPr>
      <w:r>
        <w:t>/api/tasks?pageNumber=3&amp;pageSize=30</w:t>
      </w:r>
    </w:p>
    <w:p w14:paraId="72A732AC" w14:textId="77777777" w:rsidR="00AB36B2" w:rsidRDefault="00AB36B2" w:rsidP="003435C7">
      <w:pPr>
        <w:pStyle w:val="BodyText"/>
      </w:pPr>
      <w:r>
        <w:t>Let's get started by implementing a class that encapsulates these parameters. Add as follows:</w:t>
      </w:r>
    </w:p>
    <w:p w14:paraId="134FE800" w14:textId="77777777" w:rsidR="00AB36B2" w:rsidRPr="00362B38" w:rsidRDefault="00AB36B2" w:rsidP="005411F0">
      <w:pPr>
        <w:pStyle w:val="Code"/>
      </w:pPr>
      <w:bookmarkStart w:id="149" w:name="OLE_LINK153"/>
      <w:bookmarkStart w:id="150" w:name="OLE_LINK154"/>
      <w:bookmarkStart w:id="151" w:name="OLE_LINK53"/>
      <w:bookmarkStart w:id="152" w:name="OLE_LINK54"/>
      <w:bookmarkStart w:id="153" w:name="OLE_LINK242"/>
      <w:r w:rsidRPr="00362B38">
        <w:t>namespace WebApi2Book.Data</w:t>
      </w:r>
    </w:p>
    <w:p w14:paraId="7B83F0AF" w14:textId="77777777" w:rsidR="00AB36B2" w:rsidRPr="00362B38" w:rsidRDefault="00AB36B2" w:rsidP="005411F0">
      <w:pPr>
        <w:pStyle w:val="Code"/>
      </w:pPr>
      <w:r w:rsidRPr="00362B38">
        <w:t>{</w:t>
      </w:r>
    </w:p>
    <w:p w14:paraId="0FB55B9E" w14:textId="77777777" w:rsidR="00AB36B2" w:rsidRPr="00362B38" w:rsidRDefault="00AB36B2" w:rsidP="005411F0">
      <w:pPr>
        <w:pStyle w:val="Code"/>
      </w:pPr>
      <w:r w:rsidRPr="00362B38">
        <w:t xml:space="preserve">    public class PagedDataRequest</w:t>
      </w:r>
    </w:p>
    <w:p w14:paraId="3B88818F" w14:textId="77777777" w:rsidR="00AB36B2" w:rsidRPr="00362B38" w:rsidRDefault="00AB36B2" w:rsidP="005411F0">
      <w:pPr>
        <w:pStyle w:val="Code"/>
      </w:pPr>
      <w:r w:rsidRPr="00362B38">
        <w:t xml:space="preserve">    {</w:t>
      </w:r>
    </w:p>
    <w:p w14:paraId="7EDF1786" w14:textId="77777777" w:rsidR="00AB36B2" w:rsidRPr="00362B38" w:rsidRDefault="00AB36B2" w:rsidP="005411F0">
      <w:pPr>
        <w:pStyle w:val="Code"/>
      </w:pPr>
      <w:r w:rsidRPr="00362B38">
        <w:t xml:space="preserve">        public PagedDataRequest(int pageNumber, int pageSize)</w:t>
      </w:r>
    </w:p>
    <w:p w14:paraId="4F9661F2" w14:textId="77777777" w:rsidR="00AB36B2" w:rsidRPr="00362B38" w:rsidRDefault="00AB36B2" w:rsidP="005411F0">
      <w:pPr>
        <w:pStyle w:val="Code"/>
      </w:pPr>
      <w:r w:rsidRPr="00362B38">
        <w:t xml:space="preserve">        {</w:t>
      </w:r>
    </w:p>
    <w:p w14:paraId="57385AE7" w14:textId="77777777" w:rsidR="00AB36B2" w:rsidRPr="00362B38" w:rsidRDefault="00AB36B2" w:rsidP="005411F0">
      <w:pPr>
        <w:pStyle w:val="Code"/>
      </w:pPr>
      <w:r w:rsidRPr="00362B38">
        <w:t xml:space="preserve">            PageNumber = pageNumber;</w:t>
      </w:r>
    </w:p>
    <w:p w14:paraId="28042F87" w14:textId="77777777" w:rsidR="00AB36B2" w:rsidRPr="00362B38" w:rsidRDefault="00AB36B2" w:rsidP="005411F0">
      <w:pPr>
        <w:pStyle w:val="Code"/>
      </w:pPr>
      <w:r w:rsidRPr="00362B38">
        <w:t xml:space="preserve">            PageSize = pageSize;</w:t>
      </w:r>
    </w:p>
    <w:p w14:paraId="43A01F31" w14:textId="77777777" w:rsidR="00AB36B2" w:rsidRPr="00362B38" w:rsidRDefault="00AB36B2" w:rsidP="005411F0">
      <w:pPr>
        <w:pStyle w:val="Code"/>
      </w:pPr>
      <w:r w:rsidRPr="00362B38">
        <w:t xml:space="preserve">        }</w:t>
      </w:r>
    </w:p>
    <w:p w14:paraId="70D969C6" w14:textId="77777777" w:rsidR="00AB36B2" w:rsidRPr="00362B38" w:rsidRDefault="00AB36B2" w:rsidP="005411F0">
      <w:pPr>
        <w:pStyle w:val="Code"/>
      </w:pPr>
    </w:p>
    <w:p w14:paraId="5FBBBC00" w14:textId="77777777" w:rsidR="00AB36B2" w:rsidRPr="00362B38" w:rsidRDefault="00AB36B2" w:rsidP="005411F0">
      <w:pPr>
        <w:pStyle w:val="Code"/>
      </w:pPr>
      <w:r w:rsidRPr="00362B38">
        <w:lastRenderedPageBreak/>
        <w:t xml:space="preserve">        public int PageNumber { get; private set; }</w:t>
      </w:r>
    </w:p>
    <w:p w14:paraId="40283B92" w14:textId="77777777" w:rsidR="00AB36B2" w:rsidRPr="00362B38" w:rsidRDefault="00AB36B2" w:rsidP="005411F0">
      <w:pPr>
        <w:pStyle w:val="Code"/>
      </w:pPr>
      <w:r w:rsidRPr="00362B38">
        <w:t xml:space="preserve">        public int PageSize { get; private set; }</w:t>
      </w:r>
    </w:p>
    <w:p w14:paraId="62821545" w14:textId="77777777" w:rsidR="00AB36B2" w:rsidRPr="00362B38" w:rsidRDefault="00AB36B2" w:rsidP="005411F0">
      <w:pPr>
        <w:pStyle w:val="Code"/>
      </w:pPr>
      <w:r w:rsidRPr="00362B38">
        <w:t xml:space="preserve">        public bool ExcludeLinks { get; set; }</w:t>
      </w:r>
    </w:p>
    <w:p w14:paraId="3376F1FA" w14:textId="77777777" w:rsidR="00AB36B2" w:rsidRPr="00362B38" w:rsidRDefault="00AB36B2" w:rsidP="005411F0">
      <w:pPr>
        <w:pStyle w:val="Code"/>
      </w:pPr>
      <w:r w:rsidRPr="00362B38">
        <w:t xml:space="preserve">    }</w:t>
      </w:r>
    </w:p>
    <w:p w14:paraId="752DCB99" w14:textId="77777777" w:rsidR="00AB36B2" w:rsidRDefault="00AB36B2" w:rsidP="005411F0">
      <w:pPr>
        <w:pStyle w:val="Code"/>
      </w:pPr>
      <w:r w:rsidRPr="00362B38">
        <w:t>}</w:t>
      </w:r>
      <w:bookmarkEnd w:id="149"/>
      <w:bookmarkEnd w:id="150"/>
    </w:p>
    <w:bookmarkEnd w:id="151"/>
    <w:bookmarkEnd w:id="152"/>
    <w:bookmarkEnd w:id="153"/>
    <w:p w14:paraId="78E8AD3B" w14:textId="77777777" w:rsidR="00AB36B2" w:rsidRDefault="00AB36B2" w:rsidP="003435C7">
      <w:pPr>
        <w:pStyle w:val="BodyText"/>
      </w:pPr>
      <w:r>
        <w:t>Now we can implement the factory, which will create a PagedDataRequest from a request URI. Add as follows. Note, the code will not be buildable until we later add in some additional dependencies…</w:t>
      </w:r>
    </w:p>
    <w:p w14:paraId="114AABFE" w14:textId="77777777" w:rsidR="00AB36B2" w:rsidRDefault="00AB36B2" w:rsidP="005411F0">
      <w:pPr>
        <w:pStyle w:val="CodeCaption"/>
      </w:pPr>
      <w:r>
        <w:t>IPagedDataRequestFactory Interface</w:t>
      </w:r>
    </w:p>
    <w:p w14:paraId="78B4F6FA" w14:textId="77777777" w:rsidR="00AB36B2" w:rsidRPr="00362B38" w:rsidRDefault="00AB36B2" w:rsidP="005411F0">
      <w:pPr>
        <w:pStyle w:val="Code"/>
      </w:pPr>
      <w:bookmarkStart w:id="154" w:name="OLE_LINK155"/>
      <w:bookmarkStart w:id="155" w:name="OLE_LINK156"/>
      <w:bookmarkStart w:id="156" w:name="OLE_LINK55"/>
      <w:bookmarkStart w:id="157" w:name="OLE_LINK56"/>
      <w:bookmarkStart w:id="158" w:name="OLE_LINK243"/>
      <w:r w:rsidRPr="00362B38">
        <w:t>using System;</w:t>
      </w:r>
    </w:p>
    <w:p w14:paraId="5173CE81" w14:textId="77777777" w:rsidR="00AB36B2" w:rsidRPr="00362B38" w:rsidRDefault="00AB36B2" w:rsidP="005411F0">
      <w:pPr>
        <w:pStyle w:val="Code"/>
      </w:pPr>
      <w:r w:rsidRPr="00362B38">
        <w:t>using WebApi2Book.Data;</w:t>
      </w:r>
    </w:p>
    <w:p w14:paraId="62C6041A" w14:textId="77777777" w:rsidR="00AB36B2" w:rsidRPr="00362B38" w:rsidRDefault="00AB36B2" w:rsidP="005411F0">
      <w:pPr>
        <w:pStyle w:val="Code"/>
      </w:pPr>
    </w:p>
    <w:p w14:paraId="61984018" w14:textId="77777777" w:rsidR="00AB36B2" w:rsidRPr="00362B38" w:rsidRDefault="00AB36B2" w:rsidP="005411F0">
      <w:pPr>
        <w:pStyle w:val="Code"/>
      </w:pPr>
      <w:r w:rsidRPr="00362B38">
        <w:t>namespace WebApi2Book.Web.Api.InquiryProcessing</w:t>
      </w:r>
    </w:p>
    <w:p w14:paraId="28DFD314" w14:textId="77777777" w:rsidR="00AB36B2" w:rsidRPr="00362B38" w:rsidRDefault="00AB36B2" w:rsidP="005411F0">
      <w:pPr>
        <w:pStyle w:val="Code"/>
      </w:pPr>
      <w:r w:rsidRPr="00362B38">
        <w:t>{</w:t>
      </w:r>
    </w:p>
    <w:p w14:paraId="2DB1717F" w14:textId="77777777" w:rsidR="00AB36B2" w:rsidRPr="00362B38" w:rsidRDefault="00AB36B2" w:rsidP="005411F0">
      <w:pPr>
        <w:pStyle w:val="Code"/>
      </w:pPr>
      <w:r w:rsidRPr="00362B38">
        <w:t xml:space="preserve">    public interface IPagedDataRequestFactory</w:t>
      </w:r>
    </w:p>
    <w:p w14:paraId="0B5BD6B4" w14:textId="77777777" w:rsidR="00AB36B2" w:rsidRPr="00362B38" w:rsidRDefault="00AB36B2" w:rsidP="005411F0">
      <w:pPr>
        <w:pStyle w:val="Code"/>
      </w:pPr>
      <w:r w:rsidRPr="00362B38">
        <w:t xml:space="preserve">    {</w:t>
      </w:r>
    </w:p>
    <w:p w14:paraId="5D486864" w14:textId="77777777" w:rsidR="00AB36B2" w:rsidRPr="00362B38" w:rsidRDefault="00AB36B2" w:rsidP="005411F0">
      <w:pPr>
        <w:pStyle w:val="Code"/>
      </w:pPr>
      <w:r w:rsidRPr="00362B38">
        <w:t xml:space="preserve">        PagedDataRequest Create(Uri requestUri);</w:t>
      </w:r>
    </w:p>
    <w:p w14:paraId="3DD9BC97" w14:textId="77777777" w:rsidR="00AB36B2" w:rsidRPr="00362B38" w:rsidRDefault="00AB36B2" w:rsidP="005411F0">
      <w:pPr>
        <w:pStyle w:val="Code"/>
      </w:pPr>
      <w:r w:rsidRPr="00362B38">
        <w:t xml:space="preserve">    }</w:t>
      </w:r>
    </w:p>
    <w:p w14:paraId="6524B4C9" w14:textId="77777777" w:rsidR="00AB36B2" w:rsidRDefault="00AB36B2" w:rsidP="005411F0">
      <w:pPr>
        <w:pStyle w:val="Code"/>
      </w:pPr>
      <w:r w:rsidRPr="00362B38">
        <w:t>}</w:t>
      </w:r>
      <w:bookmarkEnd w:id="154"/>
      <w:bookmarkEnd w:id="155"/>
    </w:p>
    <w:bookmarkEnd w:id="156"/>
    <w:bookmarkEnd w:id="157"/>
    <w:bookmarkEnd w:id="158"/>
    <w:p w14:paraId="4C386B3F" w14:textId="77777777" w:rsidR="00AB36B2" w:rsidRDefault="00AB36B2" w:rsidP="005411F0">
      <w:pPr>
        <w:pStyle w:val="CodeCaption"/>
      </w:pPr>
      <w:r>
        <w:t>PagedDataRequestFactory Class</w:t>
      </w:r>
    </w:p>
    <w:p w14:paraId="2B771CC4" w14:textId="77777777" w:rsidR="00AB36B2" w:rsidRPr="00362B38" w:rsidRDefault="00AB36B2" w:rsidP="005411F0">
      <w:pPr>
        <w:pStyle w:val="Code"/>
      </w:pPr>
      <w:bookmarkStart w:id="159" w:name="OLE_LINK157"/>
      <w:bookmarkStart w:id="160" w:name="OLE_LINK158"/>
      <w:bookmarkStart w:id="161" w:name="OLE_LINK244"/>
      <w:bookmarkStart w:id="162" w:name="OLE_LINK57"/>
      <w:bookmarkStart w:id="163" w:name="OLE_LINK58"/>
      <w:r w:rsidRPr="00362B38">
        <w:t>using System;</w:t>
      </w:r>
    </w:p>
    <w:p w14:paraId="13974C9E" w14:textId="77777777" w:rsidR="00AB36B2" w:rsidRPr="00362B38" w:rsidRDefault="00AB36B2" w:rsidP="005411F0">
      <w:pPr>
        <w:pStyle w:val="Code"/>
      </w:pPr>
      <w:r w:rsidRPr="00362B38">
        <w:t>using System.Net;</w:t>
      </w:r>
    </w:p>
    <w:p w14:paraId="2E6312D4" w14:textId="77777777" w:rsidR="00AB36B2" w:rsidRPr="00362B38" w:rsidRDefault="00AB36B2" w:rsidP="005411F0">
      <w:pPr>
        <w:pStyle w:val="Code"/>
      </w:pPr>
      <w:r w:rsidRPr="00362B38">
        <w:t>using System.Net.Http;</w:t>
      </w:r>
    </w:p>
    <w:p w14:paraId="29D62928" w14:textId="77777777" w:rsidR="00AB36B2" w:rsidRPr="00362B38" w:rsidRDefault="00AB36B2" w:rsidP="005411F0">
      <w:pPr>
        <w:pStyle w:val="Code"/>
      </w:pPr>
      <w:r w:rsidRPr="00362B38">
        <w:t>using System.Web;</w:t>
      </w:r>
    </w:p>
    <w:p w14:paraId="17F5AAB7" w14:textId="77777777" w:rsidR="00AB36B2" w:rsidRPr="00362B38" w:rsidRDefault="00AB36B2" w:rsidP="005411F0">
      <w:pPr>
        <w:pStyle w:val="Code"/>
      </w:pPr>
      <w:r w:rsidRPr="00362B38">
        <w:t>using log4net;</w:t>
      </w:r>
    </w:p>
    <w:p w14:paraId="46A2F763" w14:textId="77777777" w:rsidR="00AB36B2" w:rsidRPr="00362B38" w:rsidRDefault="00AB36B2" w:rsidP="005411F0">
      <w:pPr>
        <w:pStyle w:val="Code"/>
      </w:pPr>
      <w:r w:rsidRPr="00362B38">
        <w:t>using WebApi2Book.Common;</w:t>
      </w:r>
    </w:p>
    <w:p w14:paraId="74F960B0" w14:textId="77777777" w:rsidR="00AB36B2" w:rsidRPr="00362B38" w:rsidRDefault="00AB36B2" w:rsidP="005411F0">
      <w:pPr>
        <w:pStyle w:val="Code"/>
      </w:pPr>
      <w:r w:rsidRPr="00362B38">
        <w:t>using WebApi2Book.Common.Extensions;</w:t>
      </w:r>
    </w:p>
    <w:p w14:paraId="1DFF23F8" w14:textId="77777777" w:rsidR="00AB36B2" w:rsidRPr="00362B38" w:rsidRDefault="00AB36B2" w:rsidP="005411F0">
      <w:pPr>
        <w:pStyle w:val="Code"/>
      </w:pPr>
      <w:r w:rsidRPr="00362B38">
        <w:t>using WebApi2Book.Common.Logging;</w:t>
      </w:r>
    </w:p>
    <w:p w14:paraId="6013A773" w14:textId="77777777" w:rsidR="00AB36B2" w:rsidRPr="00362B38" w:rsidRDefault="00AB36B2" w:rsidP="005411F0">
      <w:pPr>
        <w:pStyle w:val="Code"/>
      </w:pPr>
      <w:r w:rsidRPr="00362B38">
        <w:t>using WebApi2Book.Data;</w:t>
      </w:r>
    </w:p>
    <w:p w14:paraId="6D0BD61E" w14:textId="77777777" w:rsidR="00AB36B2" w:rsidRPr="00362B38" w:rsidRDefault="00AB36B2" w:rsidP="005411F0">
      <w:pPr>
        <w:pStyle w:val="Code"/>
      </w:pPr>
    </w:p>
    <w:p w14:paraId="7A2239F3" w14:textId="77777777" w:rsidR="00AB36B2" w:rsidRPr="00362B38" w:rsidRDefault="00AB36B2" w:rsidP="005411F0">
      <w:pPr>
        <w:pStyle w:val="Code"/>
      </w:pPr>
      <w:r w:rsidRPr="00362B38">
        <w:t>namespace WebApi2Book.Web.Api.InquiryProcessing</w:t>
      </w:r>
    </w:p>
    <w:p w14:paraId="0E1625A1" w14:textId="77777777" w:rsidR="00AB36B2" w:rsidRPr="00362B38" w:rsidRDefault="00AB36B2" w:rsidP="005411F0">
      <w:pPr>
        <w:pStyle w:val="Code"/>
      </w:pPr>
      <w:r w:rsidRPr="00362B38">
        <w:t>{</w:t>
      </w:r>
    </w:p>
    <w:p w14:paraId="02AE38D4" w14:textId="77777777" w:rsidR="00AB36B2" w:rsidRPr="00362B38" w:rsidRDefault="00AB36B2" w:rsidP="005411F0">
      <w:pPr>
        <w:pStyle w:val="Code"/>
      </w:pPr>
      <w:r w:rsidRPr="00362B38">
        <w:t xml:space="preserve">    public class PagedDataRequestFactory : IPagedDataRequestFactory</w:t>
      </w:r>
    </w:p>
    <w:p w14:paraId="70C6DE5A" w14:textId="77777777" w:rsidR="00AB36B2" w:rsidRPr="00362B38" w:rsidRDefault="00AB36B2" w:rsidP="005411F0">
      <w:pPr>
        <w:pStyle w:val="Code"/>
      </w:pPr>
      <w:r w:rsidRPr="00362B38">
        <w:t xml:space="preserve">    {</w:t>
      </w:r>
    </w:p>
    <w:p w14:paraId="184D0B86" w14:textId="77777777" w:rsidR="00AB36B2" w:rsidRPr="00362B38" w:rsidRDefault="00AB36B2" w:rsidP="005411F0">
      <w:pPr>
        <w:pStyle w:val="Code"/>
      </w:pPr>
      <w:r w:rsidRPr="00362B38">
        <w:t xml:space="preserve">        public const int DefaultPageSize = 25;</w:t>
      </w:r>
    </w:p>
    <w:p w14:paraId="5EBFE294" w14:textId="77777777" w:rsidR="00AB36B2" w:rsidRPr="00362B38" w:rsidRDefault="00AB36B2" w:rsidP="005411F0">
      <w:pPr>
        <w:pStyle w:val="Code"/>
      </w:pPr>
    </w:p>
    <w:p w14:paraId="02642BE0" w14:textId="77777777" w:rsidR="00AB36B2" w:rsidRPr="00362B38" w:rsidRDefault="00AB36B2" w:rsidP="005411F0">
      <w:pPr>
        <w:pStyle w:val="Code"/>
      </w:pPr>
      <w:r w:rsidRPr="00362B38">
        <w:t xml:space="preserve">        public const int MaxPageSize = 50;</w:t>
      </w:r>
    </w:p>
    <w:p w14:paraId="57F3D743" w14:textId="77777777" w:rsidR="00AB36B2" w:rsidRPr="00362B38" w:rsidRDefault="00AB36B2" w:rsidP="005411F0">
      <w:pPr>
        <w:pStyle w:val="Code"/>
      </w:pPr>
    </w:p>
    <w:p w14:paraId="40960999" w14:textId="77777777" w:rsidR="00AB36B2" w:rsidRPr="00362B38" w:rsidRDefault="00AB36B2" w:rsidP="005411F0">
      <w:pPr>
        <w:pStyle w:val="Code"/>
      </w:pPr>
      <w:r w:rsidRPr="00362B38">
        <w:t xml:space="preserve">        private readonly ILog _log;</w:t>
      </w:r>
    </w:p>
    <w:p w14:paraId="56FAFE69" w14:textId="77777777" w:rsidR="00AB36B2" w:rsidRPr="00362B38" w:rsidRDefault="00AB36B2" w:rsidP="005411F0">
      <w:pPr>
        <w:pStyle w:val="Code"/>
      </w:pPr>
    </w:p>
    <w:p w14:paraId="75FED516" w14:textId="77777777" w:rsidR="00AB36B2" w:rsidRPr="00362B38" w:rsidRDefault="00AB36B2" w:rsidP="005411F0">
      <w:pPr>
        <w:pStyle w:val="Code"/>
      </w:pPr>
      <w:r w:rsidRPr="00362B38">
        <w:t xml:space="preserve">        public PagedDataRequestFactory(ILogManager logManager)</w:t>
      </w:r>
    </w:p>
    <w:p w14:paraId="4C41B01E" w14:textId="77777777" w:rsidR="00AB36B2" w:rsidRPr="00362B38" w:rsidRDefault="00AB36B2" w:rsidP="005411F0">
      <w:pPr>
        <w:pStyle w:val="Code"/>
      </w:pPr>
      <w:r w:rsidRPr="00362B38">
        <w:t xml:space="preserve">        {</w:t>
      </w:r>
    </w:p>
    <w:p w14:paraId="0F0E43F2" w14:textId="77777777" w:rsidR="00AB36B2" w:rsidRPr="00362B38" w:rsidRDefault="00AB36B2" w:rsidP="005411F0">
      <w:pPr>
        <w:pStyle w:val="Code"/>
      </w:pPr>
      <w:r w:rsidRPr="00362B38">
        <w:t xml:space="preserve">            _log = logManager.GetLog(typeof (PagedDataRequestFactory));</w:t>
      </w:r>
    </w:p>
    <w:p w14:paraId="3151549C" w14:textId="77777777" w:rsidR="00AB36B2" w:rsidRPr="00362B38" w:rsidRDefault="00AB36B2" w:rsidP="005411F0">
      <w:pPr>
        <w:pStyle w:val="Code"/>
      </w:pPr>
      <w:r w:rsidRPr="00362B38">
        <w:t xml:space="preserve">        }</w:t>
      </w:r>
    </w:p>
    <w:p w14:paraId="1827B945" w14:textId="77777777" w:rsidR="00AB36B2" w:rsidRPr="00362B38" w:rsidRDefault="00AB36B2" w:rsidP="005411F0">
      <w:pPr>
        <w:pStyle w:val="Code"/>
      </w:pPr>
    </w:p>
    <w:p w14:paraId="46FB4250" w14:textId="77777777" w:rsidR="00AB36B2" w:rsidRPr="00362B38" w:rsidRDefault="00AB36B2" w:rsidP="005411F0">
      <w:pPr>
        <w:pStyle w:val="Code"/>
      </w:pPr>
      <w:r w:rsidRPr="00362B38">
        <w:lastRenderedPageBreak/>
        <w:t xml:space="preserve">        public PagedDataRequest Create(Uri requestUri)</w:t>
      </w:r>
    </w:p>
    <w:p w14:paraId="302BE462" w14:textId="77777777" w:rsidR="00AB36B2" w:rsidRPr="00362B38" w:rsidRDefault="00AB36B2" w:rsidP="005411F0">
      <w:pPr>
        <w:pStyle w:val="Code"/>
      </w:pPr>
      <w:r w:rsidRPr="00362B38">
        <w:t xml:space="preserve">        {</w:t>
      </w:r>
    </w:p>
    <w:p w14:paraId="1EE55DF8" w14:textId="77777777" w:rsidR="00AB36B2" w:rsidRPr="00362B38" w:rsidRDefault="00AB36B2" w:rsidP="005411F0">
      <w:pPr>
        <w:pStyle w:val="Code"/>
      </w:pPr>
      <w:r w:rsidRPr="00362B38">
        <w:t xml:space="preserve">            int? pageNumber;</w:t>
      </w:r>
    </w:p>
    <w:p w14:paraId="6052A8D1" w14:textId="77777777" w:rsidR="00AB36B2" w:rsidRPr="00362B38" w:rsidRDefault="00AB36B2" w:rsidP="005411F0">
      <w:pPr>
        <w:pStyle w:val="Code"/>
      </w:pPr>
      <w:r w:rsidRPr="00362B38">
        <w:t xml:space="preserve">            int? pageSize;</w:t>
      </w:r>
    </w:p>
    <w:p w14:paraId="5E233CD4" w14:textId="77777777" w:rsidR="00AB36B2" w:rsidRPr="00362B38" w:rsidRDefault="00AB36B2" w:rsidP="005411F0">
      <w:pPr>
        <w:pStyle w:val="Code"/>
      </w:pPr>
    </w:p>
    <w:p w14:paraId="08E1883B" w14:textId="77777777" w:rsidR="00AB36B2" w:rsidRPr="00362B38" w:rsidRDefault="00AB36B2" w:rsidP="005411F0">
      <w:pPr>
        <w:pStyle w:val="Code"/>
      </w:pPr>
      <w:r w:rsidRPr="00362B38">
        <w:t xml:space="preserve">            try</w:t>
      </w:r>
    </w:p>
    <w:p w14:paraId="4F33F289" w14:textId="77777777" w:rsidR="00AB36B2" w:rsidRPr="00362B38" w:rsidRDefault="00AB36B2" w:rsidP="005411F0">
      <w:pPr>
        <w:pStyle w:val="Code"/>
      </w:pPr>
      <w:r w:rsidRPr="00362B38">
        <w:t xml:space="preserve">            {</w:t>
      </w:r>
    </w:p>
    <w:p w14:paraId="16EC46F7" w14:textId="77777777" w:rsidR="00AB36B2" w:rsidRPr="00362B38" w:rsidRDefault="00AB36B2" w:rsidP="005411F0">
      <w:pPr>
        <w:pStyle w:val="Code"/>
      </w:pPr>
      <w:r w:rsidRPr="00362B38">
        <w:t xml:space="preserve">                var valueCollection = requestUri.ParseQueryString();</w:t>
      </w:r>
    </w:p>
    <w:p w14:paraId="016B395E" w14:textId="77777777" w:rsidR="00AB36B2" w:rsidRPr="00362B38" w:rsidRDefault="00AB36B2" w:rsidP="005411F0">
      <w:pPr>
        <w:pStyle w:val="Code"/>
      </w:pPr>
    </w:p>
    <w:p w14:paraId="09847124" w14:textId="77777777" w:rsidR="00AB36B2" w:rsidRPr="00362B38" w:rsidRDefault="00AB36B2" w:rsidP="005411F0">
      <w:pPr>
        <w:pStyle w:val="Code"/>
      </w:pPr>
      <w:r w:rsidRPr="00362B38">
        <w:t xml:space="preserve">                pageNumber =</w:t>
      </w:r>
    </w:p>
    <w:p w14:paraId="38F52914" w14:textId="77777777" w:rsidR="00AB36B2" w:rsidRPr="00362B38" w:rsidRDefault="00AB36B2" w:rsidP="005411F0">
      <w:pPr>
        <w:pStyle w:val="Code"/>
      </w:pPr>
      <w:r w:rsidRPr="00362B38">
        <w:t xml:space="preserve">                    PrimitiveTypeParser.Parse&lt;int?&gt;(valueCollection[Constants.CommonParameterNames.PageNumber]);</w:t>
      </w:r>
    </w:p>
    <w:p w14:paraId="3035AFAF" w14:textId="77777777" w:rsidR="00AB36B2" w:rsidRPr="00362B38" w:rsidRDefault="00AB36B2" w:rsidP="005411F0">
      <w:pPr>
        <w:pStyle w:val="Code"/>
      </w:pPr>
      <w:r w:rsidRPr="00362B38">
        <w:t xml:space="preserve">                pageSize = PrimitiveTypeParser.Parse&lt;int?&gt;(valueCollection[Constants.CommonParameterNames.PageSize]);</w:t>
      </w:r>
    </w:p>
    <w:p w14:paraId="16A18C6A" w14:textId="77777777" w:rsidR="00AB36B2" w:rsidRPr="00362B38" w:rsidRDefault="00AB36B2" w:rsidP="005411F0">
      <w:pPr>
        <w:pStyle w:val="Code"/>
      </w:pPr>
      <w:r w:rsidRPr="00362B38">
        <w:t xml:space="preserve">            }</w:t>
      </w:r>
    </w:p>
    <w:p w14:paraId="4E948F0E" w14:textId="77777777" w:rsidR="00AB36B2" w:rsidRPr="00362B38" w:rsidRDefault="00AB36B2" w:rsidP="005411F0">
      <w:pPr>
        <w:pStyle w:val="Code"/>
      </w:pPr>
      <w:r w:rsidRPr="00362B38">
        <w:t xml:space="preserve">            catch (Exception e)</w:t>
      </w:r>
    </w:p>
    <w:p w14:paraId="3440F00B" w14:textId="77777777" w:rsidR="00AB36B2" w:rsidRPr="00362B38" w:rsidRDefault="00AB36B2" w:rsidP="005411F0">
      <w:pPr>
        <w:pStyle w:val="Code"/>
      </w:pPr>
      <w:r w:rsidRPr="00362B38">
        <w:t xml:space="preserve">            {</w:t>
      </w:r>
    </w:p>
    <w:p w14:paraId="3A459550" w14:textId="77777777" w:rsidR="00AB36B2" w:rsidRPr="00362B38" w:rsidRDefault="00AB36B2" w:rsidP="005411F0">
      <w:pPr>
        <w:pStyle w:val="Code"/>
      </w:pPr>
      <w:r w:rsidRPr="00362B38">
        <w:t xml:space="preserve">                _log.Error("Error parsing input", e);</w:t>
      </w:r>
    </w:p>
    <w:p w14:paraId="1A7DE433" w14:textId="77777777" w:rsidR="00AB36B2" w:rsidRPr="00362B38" w:rsidRDefault="00AB36B2" w:rsidP="005411F0">
      <w:pPr>
        <w:pStyle w:val="Code"/>
      </w:pPr>
      <w:r w:rsidRPr="00362B38">
        <w:t xml:space="preserve">                throw new HttpException((int) HttpStatusCode.BadRequest, e.Message);</w:t>
      </w:r>
    </w:p>
    <w:p w14:paraId="6AA82C9A" w14:textId="77777777" w:rsidR="00AB36B2" w:rsidRPr="00362B38" w:rsidRDefault="00AB36B2" w:rsidP="005411F0">
      <w:pPr>
        <w:pStyle w:val="Code"/>
      </w:pPr>
      <w:r w:rsidRPr="00362B38">
        <w:t xml:space="preserve">            }</w:t>
      </w:r>
    </w:p>
    <w:p w14:paraId="50C3F300" w14:textId="77777777" w:rsidR="00AB36B2" w:rsidRPr="00362B38" w:rsidRDefault="00AB36B2" w:rsidP="005411F0">
      <w:pPr>
        <w:pStyle w:val="Code"/>
      </w:pPr>
    </w:p>
    <w:p w14:paraId="084E25CA" w14:textId="77777777" w:rsidR="00AB36B2" w:rsidRPr="00362B38" w:rsidRDefault="00AB36B2" w:rsidP="005411F0">
      <w:pPr>
        <w:pStyle w:val="Code"/>
      </w:pPr>
      <w:r w:rsidRPr="00362B38">
        <w:t xml:space="preserve">            pageNumber = pageNumber.GetBoundedValue(Constants.Paging.DefaultPageNumber, Constants.Paging.MinPageNumber);</w:t>
      </w:r>
    </w:p>
    <w:p w14:paraId="390C613E" w14:textId="77777777" w:rsidR="00AB36B2" w:rsidRPr="00362B38" w:rsidRDefault="00AB36B2" w:rsidP="005411F0">
      <w:pPr>
        <w:pStyle w:val="Code"/>
      </w:pPr>
      <w:r w:rsidRPr="00362B38">
        <w:t xml:space="preserve">            pageSize = pageSize.GetBoundedValue(DefaultPageSize,</w:t>
      </w:r>
    </w:p>
    <w:p w14:paraId="2AFB5D78" w14:textId="77777777" w:rsidR="00AB36B2" w:rsidRPr="00362B38" w:rsidRDefault="00AB36B2" w:rsidP="005411F0">
      <w:pPr>
        <w:pStyle w:val="Code"/>
      </w:pPr>
      <w:r w:rsidRPr="00362B38">
        <w:t xml:space="preserve">                Constants.Paging.MinPageSize, MaxPageSize);</w:t>
      </w:r>
    </w:p>
    <w:p w14:paraId="083D8530" w14:textId="77777777" w:rsidR="00AB36B2" w:rsidRPr="00362B38" w:rsidRDefault="00AB36B2" w:rsidP="005411F0">
      <w:pPr>
        <w:pStyle w:val="Code"/>
      </w:pPr>
    </w:p>
    <w:p w14:paraId="3B2B2594" w14:textId="77777777" w:rsidR="00AB36B2" w:rsidRPr="00362B38" w:rsidRDefault="00AB36B2" w:rsidP="005411F0">
      <w:pPr>
        <w:pStyle w:val="Code"/>
      </w:pPr>
      <w:r w:rsidRPr="00362B38">
        <w:t xml:space="preserve">            return new PagedDataRequest(pageNumber.Value, pageSize.Value);</w:t>
      </w:r>
    </w:p>
    <w:p w14:paraId="014D7FE0" w14:textId="77777777" w:rsidR="00AB36B2" w:rsidRPr="00362B38" w:rsidRDefault="00AB36B2" w:rsidP="005411F0">
      <w:pPr>
        <w:pStyle w:val="Code"/>
      </w:pPr>
      <w:r w:rsidRPr="00362B38">
        <w:t xml:space="preserve">        }</w:t>
      </w:r>
    </w:p>
    <w:p w14:paraId="152F7770" w14:textId="77777777" w:rsidR="00AB36B2" w:rsidRPr="00362B38" w:rsidRDefault="00AB36B2" w:rsidP="005411F0">
      <w:pPr>
        <w:pStyle w:val="Code"/>
      </w:pPr>
      <w:r w:rsidRPr="00362B38">
        <w:t xml:space="preserve">    }</w:t>
      </w:r>
    </w:p>
    <w:p w14:paraId="5905CCF8" w14:textId="77777777" w:rsidR="00AB36B2" w:rsidRDefault="00AB36B2" w:rsidP="005411F0">
      <w:pPr>
        <w:pStyle w:val="Code"/>
      </w:pPr>
      <w:r w:rsidRPr="00362B38">
        <w:t>}</w:t>
      </w:r>
      <w:bookmarkEnd w:id="159"/>
      <w:bookmarkEnd w:id="160"/>
      <w:bookmarkEnd w:id="161"/>
    </w:p>
    <w:bookmarkEnd w:id="162"/>
    <w:bookmarkEnd w:id="163"/>
    <w:p w14:paraId="4E951DCC" w14:textId="77777777" w:rsidR="00AB36B2" w:rsidRDefault="00AB36B2" w:rsidP="005411F0">
      <w:pPr>
        <w:pStyle w:val="CodeCaption"/>
      </w:pPr>
      <w:r>
        <w:t xml:space="preserve">Dependency Configuration (add to </w:t>
      </w:r>
      <w:r w:rsidRPr="00E56F99">
        <w:rPr>
          <w:rStyle w:val="CodeInline"/>
        </w:rPr>
        <w:t>NinjectConfigurator.AddBindings</w:t>
      </w:r>
      <w:r>
        <w:t>)</w:t>
      </w:r>
    </w:p>
    <w:p w14:paraId="49A4F938" w14:textId="77777777" w:rsidR="00AB36B2" w:rsidRDefault="00AB36B2" w:rsidP="005411F0">
      <w:pPr>
        <w:pStyle w:val="Code"/>
      </w:pPr>
      <w:bookmarkStart w:id="164" w:name="OLE_LINK159"/>
      <w:bookmarkStart w:id="165" w:name="OLE_LINK160"/>
      <w:bookmarkStart w:id="166" w:name="OLE_LINK59"/>
      <w:bookmarkStart w:id="167" w:name="OLE_LINK60"/>
      <w:bookmarkStart w:id="168" w:name="OLE_LINK245"/>
      <w:r w:rsidRPr="00362B38">
        <w:t>container.Bind&lt;IPagedDataRequestFactory&gt;().To&lt;PagedDataRequestFactory&gt;().InSingletonScope();</w:t>
      </w:r>
      <w:bookmarkEnd w:id="164"/>
      <w:bookmarkEnd w:id="165"/>
    </w:p>
    <w:bookmarkEnd w:id="166"/>
    <w:bookmarkEnd w:id="167"/>
    <w:bookmarkEnd w:id="168"/>
    <w:p w14:paraId="58F9B894" w14:textId="77777777" w:rsidR="00AB36B2" w:rsidRDefault="00AB36B2" w:rsidP="003435C7">
      <w:pPr>
        <w:pStyle w:val="BodyText"/>
      </w:pPr>
      <w:r>
        <w:t xml:space="preserve">The </w:t>
      </w:r>
      <w:r w:rsidRPr="00316A8F">
        <w:rPr>
          <w:rStyle w:val="CodeInline"/>
        </w:rPr>
        <w:t>Create</w:t>
      </w:r>
      <w:r>
        <w:t xml:space="preserve"> method begins by using the </w:t>
      </w:r>
      <w:r w:rsidRPr="00316A8F">
        <w:rPr>
          <w:rStyle w:val="CodeInline"/>
        </w:rPr>
        <w:t>Uri</w:t>
      </w:r>
      <w:r>
        <w:t xml:space="preserve"> class' </w:t>
      </w:r>
      <w:r w:rsidRPr="00316A8F">
        <w:rPr>
          <w:rStyle w:val="CodeInline"/>
        </w:rPr>
        <w:t>ParseQueryString</w:t>
      </w:r>
      <w:r>
        <w:t xml:space="preserve"> method to parse the query string into a standard .NET </w:t>
      </w:r>
      <w:r w:rsidRPr="00316A8F">
        <w:rPr>
          <w:rStyle w:val="CodeInline"/>
        </w:rPr>
        <w:t>NameValueCollection</w:t>
      </w:r>
      <w:r>
        <w:t>. The page number and page size are then parsed from this collection using a custom parser (which we'll examine soon). Note the use of the nullable type (</w:t>
      </w:r>
      <w:r w:rsidRPr="00316A8F">
        <w:rPr>
          <w:rStyle w:val="CodeInline"/>
        </w:rPr>
        <w:t>int?</w:t>
      </w:r>
      <w:r>
        <w:t xml:space="preserve">), because we can't guarantee the caller will provide these values in the query string. Also note that the parsing logic is wrapped in a </w:t>
      </w:r>
      <w:r w:rsidRPr="0000329B">
        <w:rPr>
          <w:rStyle w:val="CodeInline"/>
        </w:rPr>
        <w:t>try-catch</w:t>
      </w:r>
      <w:r>
        <w:t xml:space="preserve">, because it is possible that the query string contains bogus data (e.g., alpha characters for the </w:t>
      </w:r>
      <w:r w:rsidRPr="0000329B">
        <w:rPr>
          <w:rStyle w:val="CodeInline"/>
        </w:rPr>
        <w:t>pageNumber</w:t>
      </w:r>
      <w:r>
        <w:t>).</w:t>
      </w:r>
    </w:p>
    <w:p w14:paraId="7F2ADA6E" w14:textId="77777777" w:rsidR="00AB36B2" w:rsidRDefault="00AB36B2" w:rsidP="003435C7">
      <w:pPr>
        <w:pStyle w:val="BodyText"/>
      </w:pPr>
      <w:r>
        <w:t xml:space="preserve">Next, the page number and page size are coerced into reasonable values using the </w:t>
      </w:r>
      <w:r w:rsidRPr="0000329B">
        <w:rPr>
          <w:rStyle w:val="CodeInline"/>
        </w:rPr>
        <w:t>GetBoundedValue</w:t>
      </w:r>
      <w:r>
        <w:t xml:space="preserve"> extension method (we'll add that soon, too).</w:t>
      </w:r>
    </w:p>
    <w:p w14:paraId="2A0AB7E8" w14:textId="77777777" w:rsidR="00AB36B2" w:rsidRDefault="00AB36B2" w:rsidP="003435C7">
      <w:pPr>
        <w:pStyle w:val="BodyText"/>
      </w:pPr>
      <w:r>
        <w:lastRenderedPageBreak/>
        <w:t xml:space="preserve">Finally, the method returns a new </w:t>
      </w:r>
      <w:r w:rsidRPr="0000329B">
        <w:rPr>
          <w:rStyle w:val="CodeInline"/>
        </w:rPr>
        <w:t>PagedDataRequest</w:t>
      </w:r>
      <w:r>
        <w:t xml:space="preserve"> containing correct (and possibly default) values for the page number and page size.</w:t>
      </w:r>
    </w:p>
    <w:p w14:paraId="783E0230" w14:textId="77777777" w:rsidR="00AB36B2" w:rsidRDefault="00AB36B2" w:rsidP="003435C7">
      <w:pPr>
        <w:pStyle w:val="BodyText"/>
      </w:pPr>
      <w:r>
        <w:t xml:space="preserve">Now let's add in those missing dependencies used by </w:t>
      </w:r>
      <w:r w:rsidRPr="0000329B">
        <w:rPr>
          <w:rStyle w:val="CodeInline"/>
        </w:rPr>
        <w:t>Create</w:t>
      </w:r>
      <w:r>
        <w:t xml:space="preserve">. Start by adding in the </w:t>
      </w:r>
      <w:r w:rsidRPr="0000329B">
        <w:rPr>
          <w:rStyle w:val="CodeInline"/>
        </w:rPr>
        <w:t>PrimitiveTypeParser</w:t>
      </w:r>
      <w:r>
        <w:t xml:space="preserve"> class:</w:t>
      </w:r>
    </w:p>
    <w:p w14:paraId="7DE6F381" w14:textId="77777777" w:rsidR="00AB36B2" w:rsidRPr="0000329B" w:rsidRDefault="00AB36B2" w:rsidP="005411F0">
      <w:pPr>
        <w:pStyle w:val="Code"/>
      </w:pPr>
      <w:bookmarkStart w:id="169" w:name="OLE_LINK161"/>
      <w:bookmarkStart w:id="170" w:name="OLE_LINK162"/>
      <w:bookmarkStart w:id="171" w:name="OLE_LINK61"/>
      <w:bookmarkStart w:id="172" w:name="OLE_LINK62"/>
      <w:bookmarkStart w:id="173" w:name="OLE_LINK246"/>
      <w:r w:rsidRPr="0000329B">
        <w:t>using System.ComponentModel;</w:t>
      </w:r>
    </w:p>
    <w:p w14:paraId="201896AC" w14:textId="77777777" w:rsidR="00AB36B2" w:rsidRPr="0000329B" w:rsidRDefault="00AB36B2" w:rsidP="005411F0">
      <w:pPr>
        <w:pStyle w:val="Code"/>
      </w:pPr>
    </w:p>
    <w:p w14:paraId="6A59133B" w14:textId="77777777" w:rsidR="00AB36B2" w:rsidRPr="0000329B" w:rsidRDefault="00AB36B2" w:rsidP="005411F0">
      <w:pPr>
        <w:pStyle w:val="Code"/>
      </w:pPr>
      <w:r w:rsidRPr="0000329B">
        <w:t>namespace WebApi2Book.Common</w:t>
      </w:r>
    </w:p>
    <w:p w14:paraId="7643BAF6" w14:textId="77777777" w:rsidR="00AB36B2" w:rsidRPr="0000329B" w:rsidRDefault="00AB36B2" w:rsidP="005411F0">
      <w:pPr>
        <w:pStyle w:val="Code"/>
      </w:pPr>
      <w:r w:rsidRPr="0000329B">
        <w:t>{</w:t>
      </w:r>
    </w:p>
    <w:p w14:paraId="1F686B3A" w14:textId="77777777" w:rsidR="00AB36B2" w:rsidRPr="0000329B" w:rsidRDefault="00AB36B2" w:rsidP="005411F0">
      <w:pPr>
        <w:pStyle w:val="Code"/>
      </w:pPr>
      <w:r w:rsidRPr="0000329B">
        <w:t xml:space="preserve">    public static class PrimitiveTypeParser</w:t>
      </w:r>
    </w:p>
    <w:p w14:paraId="03E64D4A" w14:textId="77777777" w:rsidR="00AB36B2" w:rsidRPr="0000329B" w:rsidRDefault="00AB36B2" w:rsidP="005411F0">
      <w:pPr>
        <w:pStyle w:val="Code"/>
      </w:pPr>
      <w:r w:rsidRPr="0000329B">
        <w:t xml:space="preserve">    {</w:t>
      </w:r>
    </w:p>
    <w:p w14:paraId="352FD2B8" w14:textId="77777777" w:rsidR="00AB36B2" w:rsidRPr="0000329B" w:rsidRDefault="00AB36B2" w:rsidP="005411F0">
      <w:pPr>
        <w:pStyle w:val="Code"/>
      </w:pPr>
      <w:r w:rsidRPr="0000329B">
        <w:t xml:space="preserve">        public static T Parse&lt;T&gt;(string valueAsString)</w:t>
      </w:r>
    </w:p>
    <w:p w14:paraId="06B3B796" w14:textId="77777777" w:rsidR="00AB36B2" w:rsidRPr="0000329B" w:rsidRDefault="00AB36B2" w:rsidP="005411F0">
      <w:pPr>
        <w:pStyle w:val="Code"/>
      </w:pPr>
      <w:r w:rsidRPr="0000329B">
        <w:t xml:space="preserve">        {</w:t>
      </w:r>
    </w:p>
    <w:p w14:paraId="3796A7B2" w14:textId="77777777" w:rsidR="00AB36B2" w:rsidRPr="0000329B" w:rsidRDefault="00AB36B2" w:rsidP="005411F0">
      <w:pPr>
        <w:pStyle w:val="Code"/>
      </w:pPr>
      <w:r w:rsidRPr="0000329B">
        <w:t xml:space="preserve">            var converter = TypeDescriptor.GetConverter(typeof (T));</w:t>
      </w:r>
    </w:p>
    <w:p w14:paraId="29AC25F7" w14:textId="77777777" w:rsidR="00AB36B2" w:rsidRPr="0000329B" w:rsidRDefault="00AB36B2" w:rsidP="005411F0">
      <w:pPr>
        <w:pStyle w:val="Code"/>
      </w:pPr>
      <w:r w:rsidRPr="0000329B">
        <w:t xml:space="preserve">            var result = converter.ConvertFromString(valueAsString);</w:t>
      </w:r>
    </w:p>
    <w:p w14:paraId="4C394773" w14:textId="77777777" w:rsidR="00AB36B2" w:rsidRPr="0000329B" w:rsidRDefault="00AB36B2" w:rsidP="005411F0">
      <w:pPr>
        <w:pStyle w:val="Code"/>
      </w:pPr>
      <w:r w:rsidRPr="0000329B">
        <w:t xml:space="preserve">            return (T) result;</w:t>
      </w:r>
    </w:p>
    <w:p w14:paraId="4C76F4FF" w14:textId="77777777" w:rsidR="00AB36B2" w:rsidRPr="0000329B" w:rsidRDefault="00AB36B2" w:rsidP="005411F0">
      <w:pPr>
        <w:pStyle w:val="Code"/>
      </w:pPr>
      <w:r w:rsidRPr="0000329B">
        <w:t xml:space="preserve">        }</w:t>
      </w:r>
    </w:p>
    <w:p w14:paraId="0AA1BBE6" w14:textId="77777777" w:rsidR="00AB36B2" w:rsidRPr="0000329B" w:rsidRDefault="00AB36B2" w:rsidP="005411F0">
      <w:pPr>
        <w:pStyle w:val="Code"/>
      </w:pPr>
      <w:r w:rsidRPr="0000329B">
        <w:t xml:space="preserve">    }</w:t>
      </w:r>
    </w:p>
    <w:p w14:paraId="79B21130" w14:textId="77777777" w:rsidR="00AB36B2" w:rsidRDefault="00AB36B2" w:rsidP="005411F0">
      <w:pPr>
        <w:pStyle w:val="Code"/>
      </w:pPr>
      <w:r w:rsidRPr="0000329B">
        <w:t>}</w:t>
      </w:r>
      <w:bookmarkEnd w:id="169"/>
      <w:bookmarkEnd w:id="170"/>
    </w:p>
    <w:bookmarkEnd w:id="171"/>
    <w:bookmarkEnd w:id="172"/>
    <w:bookmarkEnd w:id="173"/>
    <w:p w14:paraId="3F4A45D7" w14:textId="77777777" w:rsidR="00AB36B2" w:rsidRDefault="00AB36B2" w:rsidP="003435C7">
      <w:pPr>
        <w:pStyle w:val="BodyText"/>
      </w:pPr>
      <w:r>
        <w:t xml:space="preserve">Though we could have used </w:t>
      </w:r>
      <w:r w:rsidRPr="00AE2678">
        <w:rPr>
          <w:rStyle w:val="CodeInline"/>
        </w:rPr>
        <w:t>int.TryParse</w:t>
      </w:r>
      <w:r>
        <w:t xml:space="preserve"> in this case, this is a class we use in some of our other projects to conveniently parse just about any type of data, including nullable value type data; it's nice to not have to deal with the </w:t>
      </w:r>
      <w:r w:rsidRPr="00FF4178">
        <w:rPr>
          <w:rStyle w:val="CodeInline"/>
        </w:rPr>
        <w:t>TryParse</w:t>
      </w:r>
      <w:r>
        <w:t xml:space="preserve"> method's </w:t>
      </w:r>
      <w:r w:rsidRPr="00FF4178">
        <w:rPr>
          <w:rStyle w:val="CodeInline"/>
        </w:rPr>
        <w:t>out</w:t>
      </w:r>
      <w:r>
        <w:t xml:space="preserve"> parameter. Yes, it's static, like the </w:t>
      </w:r>
      <w:r w:rsidRPr="00E14B33">
        <w:rPr>
          <w:rStyle w:val="CodeInline"/>
        </w:rPr>
        <w:t>LocationLinkCalculator</w:t>
      </w:r>
      <w:r>
        <w:t>. Does this parser need to support polymorphism? Does it need to be mocked? No and no. So it's fine as a simple, static, utility method.</w:t>
      </w:r>
    </w:p>
    <w:p w14:paraId="1F66160F" w14:textId="77777777" w:rsidR="00AB36B2" w:rsidRDefault="00AB36B2" w:rsidP="003435C7">
      <w:pPr>
        <w:pStyle w:val="BodyText"/>
      </w:pPr>
      <w:r>
        <w:t>Now add in the extension methods</w:t>
      </w:r>
      <w:commentRangeStart w:id="174"/>
      <w:r>
        <w:t>:</w:t>
      </w:r>
      <w:commentRangeEnd w:id="174"/>
      <w:r w:rsidR="00EA4188" w:rsidRPr="00DC7A54">
        <w:rPr>
          <w:rStyle w:val="CommentReference"/>
          <w:rFonts w:ascii="Times" w:eastAsia="Calibri" w:hAnsi="Times"/>
        </w:rPr>
        <w:commentReference w:id="174"/>
      </w:r>
    </w:p>
    <w:p w14:paraId="2A6905D5" w14:textId="77777777" w:rsidR="00AB36B2" w:rsidRPr="00E14B33" w:rsidRDefault="00AB36B2" w:rsidP="005411F0">
      <w:pPr>
        <w:pStyle w:val="Code"/>
      </w:pPr>
      <w:bookmarkStart w:id="175" w:name="OLE_LINK163"/>
      <w:bookmarkStart w:id="176" w:name="OLE_LINK247"/>
      <w:bookmarkStart w:id="177" w:name="OLE_LINK63"/>
      <w:bookmarkStart w:id="178" w:name="OLE_LINK64"/>
      <w:r w:rsidRPr="00E14B33">
        <w:t>using System;</w:t>
      </w:r>
    </w:p>
    <w:p w14:paraId="1A1181B1" w14:textId="77777777" w:rsidR="00AB36B2" w:rsidRPr="00E14B33" w:rsidRDefault="00AB36B2" w:rsidP="005411F0">
      <w:pPr>
        <w:pStyle w:val="Code"/>
      </w:pPr>
    </w:p>
    <w:p w14:paraId="2CA91774" w14:textId="77777777" w:rsidR="00AB36B2" w:rsidRPr="00E14B33" w:rsidRDefault="00AB36B2" w:rsidP="005411F0">
      <w:pPr>
        <w:pStyle w:val="Code"/>
      </w:pPr>
      <w:r w:rsidRPr="00E14B33">
        <w:t>namespace WebApi2Book.Common.Extensions</w:t>
      </w:r>
    </w:p>
    <w:p w14:paraId="6DF580CC" w14:textId="77777777" w:rsidR="00AB36B2" w:rsidRPr="00E14B33" w:rsidRDefault="00AB36B2" w:rsidP="005411F0">
      <w:pPr>
        <w:pStyle w:val="Code"/>
      </w:pPr>
      <w:r w:rsidRPr="00E14B33">
        <w:t>{</w:t>
      </w:r>
    </w:p>
    <w:p w14:paraId="7E5B1322" w14:textId="77777777" w:rsidR="00AB36B2" w:rsidRPr="00E14B33" w:rsidRDefault="00AB36B2" w:rsidP="005411F0">
      <w:pPr>
        <w:pStyle w:val="Code"/>
      </w:pPr>
      <w:r w:rsidRPr="00E14B33">
        <w:t xml:space="preserve">    public static class IntExtensions</w:t>
      </w:r>
    </w:p>
    <w:p w14:paraId="06F9F777" w14:textId="77777777" w:rsidR="00AB36B2" w:rsidRPr="00E14B33" w:rsidRDefault="00AB36B2" w:rsidP="005411F0">
      <w:pPr>
        <w:pStyle w:val="Code"/>
      </w:pPr>
      <w:r w:rsidRPr="00E14B33">
        <w:t xml:space="preserve">    {</w:t>
      </w:r>
    </w:p>
    <w:p w14:paraId="3E974A4D" w14:textId="77777777" w:rsidR="00AB36B2" w:rsidRPr="00E14B33" w:rsidRDefault="00AB36B2" w:rsidP="005411F0">
      <w:pPr>
        <w:pStyle w:val="Code"/>
      </w:pPr>
      <w:r w:rsidRPr="00E14B33">
        <w:t xml:space="preserve">        public static int GetBoundedValue(this int value, int min, int max)</w:t>
      </w:r>
    </w:p>
    <w:p w14:paraId="4D0A3D0B" w14:textId="77777777" w:rsidR="00AB36B2" w:rsidRPr="00E14B33" w:rsidRDefault="00AB36B2" w:rsidP="005411F0">
      <w:pPr>
        <w:pStyle w:val="Code"/>
      </w:pPr>
      <w:r w:rsidRPr="00E14B33">
        <w:t xml:space="preserve">        {</w:t>
      </w:r>
    </w:p>
    <w:p w14:paraId="1CD4BD5E" w14:textId="77777777" w:rsidR="00AB36B2" w:rsidRPr="00E14B33" w:rsidRDefault="00AB36B2" w:rsidP="005411F0">
      <w:pPr>
        <w:pStyle w:val="Code"/>
      </w:pPr>
      <w:r w:rsidRPr="00E14B33">
        <w:t xml:space="preserve">            var boundedValue = Math.Min(Math.Max(value, min), max);</w:t>
      </w:r>
    </w:p>
    <w:p w14:paraId="287187FB" w14:textId="77777777" w:rsidR="00AB36B2" w:rsidRPr="00E14B33" w:rsidRDefault="00AB36B2" w:rsidP="005411F0">
      <w:pPr>
        <w:pStyle w:val="Code"/>
      </w:pPr>
      <w:r w:rsidRPr="00E14B33">
        <w:t xml:space="preserve">            return boundedValue;</w:t>
      </w:r>
    </w:p>
    <w:p w14:paraId="267A70F1" w14:textId="77777777" w:rsidR="00AB36B2" w:rsidRPr="00E14B33" w:rsidRDefault="00AB36B2" w:rsidP="005411F0">
      <w:pPr>
        <w:pStyle w:val="Code"/>
      </w:pPr>
      <w:r w:rsidRPr="00E14B33">
        <w:t xml:space="preserve">        }</w:t>
      </w:r>
    </w:p>
    <w:p w14:paraId="424B8F57" w14:textId="77777777" w:rsidR="00AB36B2" w:rsidRPr="00E14B33" w:rsidRDefault="00AB36B2" w:rsidP="005411F0">
      <w:pPr>
        <w:pStyle w:val="Code"/>
      </w:pPr>
    </w:p>
    <w:p w14:paraId="67C6C283" w14:textId="77777777" w:rsidR="00AB36B2" w:rsidRPr="00E14B33" w:rsidRDefault="00AB36B2" w:rsidP="005411F0">
      <w:pPr>
        <w:pStyle w:val="Code"/>
      </w:pPr>
      <w:r w:rsidRPr="00E14B33">
        <w:t xml:space="preserve">        public static int GetBoundedValue(this int? value, int defaultValue, int min)</w:t>
      </w:r>
    </w:p>
    <w:p w14:paraId="4F21077C" w14:textId="77777777" w:rsidR="00AB36B2" w:rsidRPr="00E14B33" w:rsidRDefault="00AB36B2" w:rsidP="005411F0">
      <w:pPr>
        <w:pStyle w:val="Code"/>
      </w:pPr>
      <w:r w:rsidRPr="00E14B33">
        <w:t xml:space="preserve">        {</w:t>
      </w:r>
    </w:p>
    <w:p w14:paraId="41290F77" w14:textId="77777777" w:rsidR="00AB36B2" w:rsidRPr="00E14B33" w:rsidRDefault="00AB36B2" w:rsidP="005411F0">
      <w:pPr>
        <w:pStyle w:val="Code"/>
      </w:pPr>
      <w:r w:rsidRPr="00E14B33">
        <w:t xml:space="preserve">            var valToBound = value ?? defaultValue;</w:t>
      </w:r>
    </w:p>
    <w:p w14:paraId="5F4325E4" w14:textId="77777777" w:rsidR="00AB36B2" w:rsidRPr="00E14B33" w:rsidRDefault="00AB36B2" w:rsidP="005411F0">
      <w:pPr>
        <w:pStyle w:val="Code"/>
      </w:pPr>
      <w:r w:rsidRPr="00E14B33">
        <w:t xml:space="preserve">            var boundedValue = Math.Max(valToBound, min);</w:t>
      </w:r>
    </w:p>
    <w:p w14:paraId="2E11779E" w14:textId="77777777" w:rsidR="00AB36B2" w:rsidRPr="00E14B33" w:rsidRDefault="00AB36B2" w:rsidP="005411F0">
      <w:pPr>
        <w:pStyle w:val="Code"/>
      </w:pPr>
      <w:r w:rsidRPr="00E14B33">
        <w:t xml:space="preserve">            return boundedValue;</w:t>
      </w:r>
    </w:p>
    <w:p w14:paraId="6F26AF6E" w14:textId="77777777" w:rsidR="00AB36B2" w:rsidRPr="00E14B33" w:rsidRDefault="00AB36B2" w:rsidP="005411F0">
      <w:pPr>
        <w:pStyle w:val="Code"/>
      </w:pPr>
      <w:r w:rsidRPr="00E14B33">
        <w:t xml:space="preserve">        }</w:t>
      </w:r>
    </w:p>
    <w:p w14:paraId="3A24F04B" w14:textId="77777777" w:rsidR="00AB36B2" w:rsidRPr="00E14B33" w:rsidRDefault="00AB36B2" w:rsidP="005411F0">
      <w:pPr>
        <w:pStyle w:val="Code"/>
      </w:pPr>
    </w:p>
    <w:p w14:paraId="3623454A" w14:textId="77777777" w:rsidR="00AB36B2" w:rsidRPr="00E14B33" w:rsidRDefault="00AB36B2" w:rsidP="005411F0">
      <w:pPr>
        <w:pStyle w:val="Code"/>
      </w:pPr>
      <w:r w:rsidRPr="00E14B33">
        <w:t xml:space="preserve">        public static int GetBoundedValue(this int? value, int defaultValue, int min, int max)</w:t>
      </w:r>
    </w:p>
    <w:p w14:paraId="0225EBC6" w14:textId="77777777" w:rsidR="00AB36B2" w:rsidRPr="00E14B33" w:rsidRDefault="00AB36B2" w:rsidP="005411F0">
      <w:pPr>
        <w:pStyle w:val="Code"/>
      </w:pPr>
      <w:r w:rsidRPr="00E14B33">
        <w:t xml:space="preserve">        {</w:t>
      </w:r>
    </w:p>
    <w:p w14:paraId="03D2ADC6" w14:textId="77777777" w:rsidR="00AB36B2" w:rsidRPr="00E14B33" w:rsidRDefault="00AB36B2" w:rsidP="005411F0">
      <w:pPr>
        <w:pStyle w:val="Code"/>
      </w:pPr>
      <w:r w:rsidRPr="00E14B33">
        <w:lastRenderedPageBreak/>
        <w:t xml:space="preserve">            var valToBound = value ?? defaultValue;</w:t>
      </w:r>
    </w:p>
    <w:p w14:paraId="44614A2A" w14:textId="77777777" w:rsidR="00AB36B2" w:rsidRPr="00E14B33" w:rsidRDefault="00AB36B2" w:rsidP="005411F0">
      <w:pPr>
        <w:pStyle w:val="Code"/>
      </w:pPr>
      <w:r w:rsidRPr="00E14B33">
        <w:t xml:space="preserve">            var boundedValue = GetBoundedValue(valToBound, min, max);</w:t>
      </w:r>
    </w:p>
    <w:p w14:paraId="636717CB" w14:textId="77777777" w:rsidR="00AB36B2" w:rsidRPr="00E14B33" w:rsidRDefault="00AB36B2" w:rsidP="005411F0">
      <w:pPr>
        <w:pStyle w:val="Code"/>
      </w:pPr>
      <w:r w:rsidRPr="00E14B33">
        <w:t xml:space="preserve">            return boundedValue;</w:t>
      </w:r>
    </w:p>
    <w:p w14:paraId="0508C2E8" w14:textId="77777777" w:rsidR="00AB36B2" w:rsidRPr="00E14B33" w:rsidRDefault="00AB36B2" w:rsidP="005411F0">
      <w:pPr>
        <w:pStyle w:val="Code"/>
      </w:pPr>
      <w:r w:rsidRPr="00E14B33">
        <w:t xml:space="preserve">        }</w:t>
      </w:r>
    </w:p>
    <w:p w14:paraId="3C29F0EF" w14:textId="77777777" w:rsidR="00AB36B2" w:rsidRPr="00E14B33" w:rsidRDefault="00AB36B2" w:rsidP="005411F0">
      <w:pPr>
        <w:pStyle w:val="Code"/>
      </w:pPr>
      <w:r w:rsidRPr="00E14B33">
        <w:t xml:space="preserve">    }</w:t>
      </w:r>
    </w:p>
    <w:p w14:paraId="300CD293" w14:textId="77777777" w:rsidR="00AB36B2" w:rsidRDefault="00AB36B2" w:rsidP="005411F0">
      <w:pPr>
        <w:pStyle w:val="Code"/>
      </w:pPr>
      <w:r w:rsidRPr="00E14B33">
        <w:t>}</w:t>
      </w:r>
      <w:bookmarkEnd w:id="175"/>
      <w:bookmarkEnd w:id="176"/>
    </w:p>
    <w:bookmarkEnd w:id="177"/>
    <w:bookmarkEnd w:id="178"/>
    <w:p w14:paraId="76F70B65" w14:textId="77777777" w:rsidR="00AB36B2" w:rsidRDefault="00AB36B2" w:rsidP="003435C7">
      <w:pPr>
        <w:pStyle w:val="BodyText"/>
      </w:pPr>
      <w:r>
        <w:t>These extension methods provide a convenient, general purpose way to apply floor, ceiling, and default values to nullable integers. Nothing web-specific here; just a collection of handy utility methods we included for completeness.</w:t>
      </w:r>
    </w:p>
    <w:p w14:paraId="7E7D1228" w14:textId="77777777" w:rsidR="00AB36B2" w:rsidRDefault="00AB36B2" w:rsidP="003435C7">
      <w:pPr>
        <w:pStyle w:val="BodyText"/>
      </w:pPr>
      <w:r>
        <w:t>At this point, we've finished constructing the filter from the URI, and the code should once again be in a buildable state. Let's move on to processing the filtered request.</w:t>
      </w:r>
    </w:p>
    <w:p w14:paraId="1F2E7B19" w14:textId="77777777" w:rsidR="00AB36B2" w:rsidRPr="00EE1FFD" w:rsidRDefault="00AB36B2" w:rsidP="005411F0">
      <w:pPr>
        <w:pStyle w:val="Heading2"/>
      </w:pPr>
      <w:r>
        <w:t>Filtering the Results</w:t>
      </w:r>
    </w:p>
    <w:p w14:paraId="55353D94" w14:textId="77777777" w:rsidR="00AB36B2" w:rsidRDefault="00AB36B2" w:rsidP="005411F0">
      <w:pPr>
        <w:pStyle w:val="BodyTextFirst"/>
      </w:pPr>
      <w:r>
        <w:t xml:space="preserve">Now we need to apply the filter to produce the response. We'll continue our bottom-up approach, starting with some utility types and ultimately reaching the controller. Let's begin by implementing the </w:t>
      </w:r>
      <w:r w:rsidRPr="00B86380">
        <w:rPr>
          <w:rStyle w:val="CodeInline"/>
        </w:rPr>
        <w:t>ResultsPagingUtility</w:t>
      </w:r>
      <w:r>
        <w:t xml:space="preserve"> class as follows (you will need add a reference in the </w:t>
      </w:r>
      <w:r w:rsidRPr="00CC3195">
        <w:rPr>
          <w:rStyle w:val="CodeInline"/>
        </w:rPr>
        <w:t>WebApi2Book.Data</w:t>
      </w:r>
      <w:r>
        <w:t xml:space="preserve"> project to the </w:t>
      </w:r>
      <w:r w:rsidRPr="00CC3195">
        <w:rPr>
          <w:rStyle w:val="CodeInline"/>
        </w:rPr>
        <w:t>WebApi2Book.Common</w:t>
      </w:r>
      <w:r>
        <w:t xml:space="preserve"> project):</w:t>
      </w:r>
    </w:p>
    <w:p w14:paraId="76884C40" w14:textId="77777777" w:rsidR="00AB36B2" w:rsidRDefault="00AB36B2" w:rsidP="005411F0">
      <w:pPr>
        <w:pStyle w:val="CodeCaption"/>
      </w:pPr>
      <w:r w:rsidRPr="00081227">
        <w:t>ResultsPagingUtility</w:t>
      </w:r>
      <w:r>
        <w:t xml:space="preserve"> Class</w:t>
      </w:r>
    </w:p>
    <w:p w14:paraId="65E22C42" w14:textId="77777777" w:rsidR="00AB36B2" w:rsidRPr="00081227" w:rsidRDefault="00AB36B2" w:rsidP="005411F0">
      <w:pPr>
        <w:pStyle w:val="Code"/>
      </w:pPr>
      <w:bookmarkStart w:id="179" w:name="OLE_LINK65"/>
      <w:bookmarkStart w:id="180" w:name="OLE_LINK66"/>
      <w:bookmarkStart w:id="181" w:name="OLE_LINK164"/>
      <w:bookmarkStart w:id="182" w:name="OLE_LINK248"/>
      <w:r w:rsidRPr="00081227">
        <w:t>using System;</w:t>
      </w:r>
    </w:p>
    <w:p w14:paraId="30C8C74E" w14:textId="77777777" w:rsidR="00AB36B2" w:rsidRPr="00081227" w:rsidRDefault="00AB36B2" w:rsidP="005411F0">
      <w:pPr>
        <w:pStyle w:val="Code"/>
      </w:pPr>
      <w:commentRangeStart w:id="183"/>
      <w:commentRangeStart w:id="184"/>
      <w:r w:rsidRPr="00081227">
        <w:t>using WebApi2Book.Common;</w:t>
      </w:r>
      <w:commentRangeEnd w:id="183"/>
      <w:r w:rsidR="00624A49">
        <w:rPr>
          <w:rStyle w:val="CommentReference"/>
          <w:rFonts w:ascii="Times" w:hAnsi="Times"/>
          <w:noProof w:val="0"/>
        </w:rPr>
        <w:commentReference w:id="183"/>
      </w:r>
      <w:commentRangeEnd w:id="184"/>
      <w:r w:rsidR="004E7162">
        <w:rPr>
          <w:rStyle w:val="CommentReference"/>
          <w:rFonts w:ascii="Times" w:hAnsi="Times"/>
          <w:noProof w:val="0"/>
        </w:rPr>
        <w:commentReference w:id="184"/>
      </w:r>
    </w:p>
    <w:p w14:paraId="2192C152" w14:textId="77777777" w:rsidR="00AB36B2" w:rsidRPr="00081227" w:rsidRDefault="00AB36B2" w:rsidP="005411F0">
      <w:pPr>
        <w:pStyle w:val="Code"/>
      </w:pPr>
    </w:p>
    <w:p w14:paraId="160F334B" w14:textId="77777777" w:rsidR="00AB36B2" w:rsidRPr="00081227" w:rsidRDefault="00AB36B2" w:rsidP="005411F0">
      <w:pPr>
        <w:pStyle w:val="Code"/>
      </w:pPr>
      <w:r w:rsidRPr="00081227">
        <w:t>namespace WebApi2Book.Data</w:t>
      </w:r>
    </w:p>
    <w:p w14:paraId="602F892E" w14:textId="77777777" w:rsidR="00AB36B2" w:rsidRPr="00081227" w:rsidRDefault="00AB36B2" w:rsidP="005411F0">
      <w:pPr>
        <w:pStyle w:val="Code"/>
      </w:pPr>
      <w:r w:rsidRPr="00081227">
        <w:t>{</w:t>
      </w:r>
    </w:p>
    <w:p w14:paraId="1AAE87C0" w14:textId="77777777" w:rsidR="00AB36B2" w:rsidRPr="00081227" w:rsidRDefault="00AB36B2" w:rsidP="005411F0">
      <w:pPr>
        <w:pStyle w:val="Code"/>
      </w:pPr>
      <w:r w:rsidRPr="00081227">
        <w:t xml:space="preserve">    public static class ResultsPagingUtility</w:t>
      </w:r>
    </w:p>
    <w:p w14:paraId="349A82A7" w14:textId="77777777" w:rsidR="00AB36B2" w:rsidRPr="00081227" w:rsidRDefault="00AB36B2" w:rsidP="005411F0">
      <w:pPr>
        <w:pStyle w:val="Code"/>
      </w:pPr>
      <w:r w:rsidRPr="00081227">
        <w:t xml:space="preserve">    {</w:t>
      </w:r>
    </w:p>
    <w:p w14:paraId="26931976" w14:textId="77777777" w:rsidR="00AB36B2" w:rsidRPr="00081227" w:rsidRDefault="00AB36B2" w:rsidP="005411F0">
      <w:pPr>
        <w:pStyle w:val="Code"/>
      </w:pPr>
      <w:r w:rsidRPr="00081227">
        <w:t xml:space="preserve">        private const string ValueLessThanOneErrorMessage = "Value may not be less than 1.";</w:t>
      </w:r>
    </w:p>
    <w:p w14:paraId="744480B5" w14:textId="77777777" w:rsidR="00AB36B2" w:rsidRPr="00081227" w:rsidRDefault="00AB36B2" w:rsidP="005411F0">
      <w:pPr>
        <w:pStyle w:val="Code"/>
      </w:pPr>
      <w:r w:rsidRPr="00081227">
        <w:t xml:space="preserve">        private const string ValueLessThanZeroErrorMessage = "Value may not be less than 0.";</w:t>
      </w:r>
    </w:p>
    <w:p w14:paraId="030A8C7B" w14:textId="77777777" w:rsidR="00AB36B2" w:rsidRPr="00081227" w:rsidRDefault="00AB36B2" w:rsidP="005411F0">
      <w:pPr>
        <w:pStyle w:val="Code"/>
      </w:pPr>
    </w:p>
    <w:p w14:paraId="46BBED60" w14:textId="77777777" w:rsidR="00AB36B2" w:rsidRPr="00081227" w:rsidRDefault="00AB36B2" w:rsidP="005411F0">
      <w:pPr>
        <w:pStyle w:val="Code"/>
      </w:pPr>
      <w:r w:rsidRPr="00081227">
        <w:t xml:space="preserve">        public static int CalculatePageSize(int requestedValue, int maxValue)</w:t>
      </w:r>
    </w:p>
    <w:p w14:paraId="328E598A" w14:textId="77777777" w:rsidR="00AB36B2" w:rsidRPr="00081227" w:rsidRDefault="00AB36B2" w:rsidP="005411F0">
      <w:pPr>
        <w:pStyle w:val="Code"/>
      </w:pPr>
      <w:r w:rsidRPr="00081227">
        <w:t xml:space="preserve">        {</w:t>
      </w:r>
    </w:p>
    <w:p w14:paraId="1A0DCF90" w14:textId="77777777" w:rsidR="00AB36B2" w:rsidRPr="00081227" w:rsidRDefault="00AB36B2" w:rsidP="005411F0">
      <w:pPr>
        <w:pStyle w:val="Code"/>
      </w:pPr>
      <w:r w:rsidRPr="00081227">
        <w:t xml:space="preserve">            if (requestedValue &lt; 1)</w:t>
      </w:r>
    </w:p>
    <w:p w14:paraId="1EE08548" w14:textId="77777777" w:rsidR="00AB36B2" w:rsidRPr="00081227" w:rsidRDefault="00AB36B2" w:rsidP="005411F0">
      <w:pPr>
        <w:pStyle w:val="Code"/>
      </w:pPr>
      <w:r w:rsidRPr="00081227">
        <w:t xml:space="preserve">                throw new ArgumentOutOfRangeException("requestedValue", requestedValue, ValueLessThanOneErrorMessage);</w:t>
      </w:r>
    </w:p>
    <w:p w14:paraId="2665D6F3" w14:textId="77777777" w:rsidR="00AB36B2" w:rsidRPr="00081227" w:rsidRDefault="00AB36B2" w:rsidP="005411F0">
      <w:pPr>
        <w:pStyle w:val="Code"/>
      </w:pPr>
      <w:r w:rsidRPr="00081227">
        <w:t xml:space="preserve">            if (maxValue &lt; 1)</w:t>
      </w:r>
    </w:p>
    <w:p w14:paraId="2BF4002B" w14:textId="77777777" w:rsidR="00AB36B2" w:rsidRPr="00081227" w:rsidRDefault="00AB36B2" w:rsidP="005411F0">
      <w:pPr>
        <w:pStyle w:val="Code"/>
      </w:pPr>
      <w:r w:rsidRPr="00081227">
        <w:t xml:space="preserve">                throw new ArgumentOutOfRangeException("maxValue", maxValue, ValueLessThanOneErrorMessage);</w:t>
      </w:r>
    </w:p>
    <w:p w14:paraId="4AB74DEF" w14:textId="77777777" w:rsidR="00AB36B2" w:rsidRPr="00081227" w:rsidRDefault="00AB36B2" w:rsidP="005411F0">
      <w:pPr>
        <w:pStyle w:val="Code"/>
      </w:pPr>
    </w:p>
    <w:p w14:paraId="75359B45" w14:textId="77777777" w:rsidR="00AB36B2" w:rsidRPr="00081227" w:rsidRDefault="00AB36B2" w:rsidP="005411F0">
      <w:pPr>
        <w:pStyle w:val="Code"/>
      </w:pPr>
      <w:r w:rsidRPr="00081227">
        <w:t xml:space="preserve">            var boundedPageSize = Math.Min(requestedValue, maxValue);</w:t>
      </w:r>
    </w:p>
    <w:p w14:paraId="249290EB" w14:textId="77777777" w:rsidR="00AB36B2" w:rsidRPr="00081227" w:rsidRDefault="00AB36B2" w:rsidP="005411F0">
      <w:pPr>
        <w:pStyle w:val="Code"/>
      </w:pPr>
      <w:r w:rsidRPr="00081227">
        <w:t xml:space="preserve">            return boundedPageSize;</w:t>
      </w:r>
    </w:p>
    <w:p w14:paraId="25CE3BBF" w14:textId="77777777" w:rsidR="00AB36B2" w:rsidRPr="00081227" w:rsidRDefault="00AB36B2" w:rsidP="005411F0">
      <w:pPr>
        <w:pStyle w:val="Code"/>
      </w:pPr>
      <w:r w:rsidRPr="00081227">
        <w:t xml:space="preserve">        }</w:t>
      </w:r>
    </w:p>
    <w:p w14:paraId="73D6E6F3" w14:textId="77777777" w:rsidR="00AB36B2" w:rsidRPr="00081227" w:rsidRDefault="00AB36B2" w:rsidP="005411F0">
      <w:pPr>
        <w:pStyle w:val="Code"/>
      </w:pPr>
    </w:p>
    <w:p w14:paraId="1666ECF2" w14:textId="77777777" w:rsidR="00AB36B2" w:rsidRPr="00081227" w:rsidRDefault="00AB36B2" w:rsidP="005411F0">
      <w:pPr>
        <w:pStyle w:val="Code"/>
      </w:pPr>
      <w:r w:rsidRPr="00081227">
        <w:t xml:space="preserve">        public static int CalculateStartIndex(int pageNumber, int pageSize)</w:t>
      </w:r>
    </w:p>
    <w:p w14:paraId="059CAC5A" w14:textId="77777777" w:rsidR="00AB36B2" w:rsidRPr="00081227" w:rsidRDefault="00AB36B2" w:rsidP="005411F0">
      <w:pPr>
        <w:pStyle w:val="Code"/>
      </w:pPr>
      <w:r w:rsidRPr="00081227">
        <w:lastRenderedPageBreak/>
        <w:t xml:space="preserve">        {</w:t>
      </w:r>
    </w:p>
    <w:p w14:paraId="668CA128" w14:textId="77777777" w:rsidR="00AB36B2" w:rsidRPr="00081227" w:rsidRDefault="00AB36B2" w:rsidP="005411F0">
      <w:pPr>
        <w:pStyle w:val="Code"/>
      </w:pPr>
      <w:r w:rsidRPr="00081227">
        <w:t xml:space="preserve">            if (pageNumber &lt; 1)</w:t>
      </w:r>
    </w:p>
    <w:p w14:paraId="3C0F58AB" w14:textId="77777777" w:rsidR="00AB36B2" w:rsidRPr="00081227" w:rsidRDefault="00AB36B2" w:rsidP="005411F0">
      <w:pPr>
        <w:pStyle w:val="Code"/>
      </w:pPr>
      <w:r w:rsidRPr="00081227">
        <w:t xml:space="preserve">                throw new ArgumentOutOfRangeException(Constants.CommonParameterNames.PageNumber, pageNumber,</w:t>
      </w:r>
    </w:p>
    <w:p w14:paraId="33C9697F" w14:textId="77777777" w:rsidR="00AB36B2" w:rsidRPr="00081227" w:rsidRDefault="00AB36B2" w:rsidP="005411F0">
      <w:pPr>
        <w:pStyle w:val="Code"/>
      </w:pPr>
      <w:r w:rsidRPr="00081227">
        <w:t xml:space="preserve">                    ValueLessThanOneErrorMessage);</w:t>
      </w:r>
    </w:p>
    <w:p w14:paraId="50E0EAA7" w14:textId="77777777" w:rsidR="00AB36B2" w:rsidRPr="00081227" w:rsidRDefault="00AB36B2" w:rsidP="005411F0">
      <w:pPr>
        <w:pStyle w:val="Code"/>
      </w:pPr>
      <w:r w:rsidRPr="00081227">
        <w:t xml:space="preserve">            if (pageSize &lt; 1)</w:t>
      </w:r>
    </w:p>
    <w:p w14:paraId="5F96E760" w14:textId="77777777" w:rsidR="00AB36B2" w:rsidRPr="00081227" w:rsidRDefault="00AB36B2" w:rsidP="005411F0">
      <w:pPr>
        <w:pStyle w:val="Code"/>
      </w:pPr>
      <w:r w:rsidRPr="00081227">
        <w:t xml:space="preserve">                throw new ArgumentOutOfRangeException(Constants.CommonParameterNames.PageSize, pageSize,</w:t>
      </w:r>
    </w:p>
    <w:p w14:paraId="3B373E7E" w14:textId="77777777" w:rsidR="00AB36B2" w:rsidRPr="00081227" w:rsidRDefault="00AB36B2" w:rsidP="005411F0">
      <w:pPr>
        <w:pStyle w:val="Code"/>
      </w:pPr>
      <w:r w:rsidRPr="00081227">
        <w:t xml:space="preserve">                    ValueLessThanOneErrorMessage);</w:t>
      </w:r>
    </w:p>
    <w:p w14:paraId="516541D6" w14:textId="77777777" w:rsidR="00AB36B2" w:rsidRPr="00081227" w:rsidRDefault="00AB36B2" w:rsidP="005411F0">
      <w:pPr>
        <w:pStyle w:val="Code"/>
      </w:pPr>
    </w:p>
    <w:p w14:paraId="349B9552" w14:textId="77777777" w:rsidR="00AB36B2" w:rsidRPr="00081227" w:rsidRDefault="00AB36B2" w:rsidP="005411F0">
      <w:pPr>
        <w:pStyle w:val="Code"/>
      </w:pPr>
      <w:r w:rsidRPr="00081227">
        <w:t xml:space="preserve">            var startIndex = (pageNumber - 1)*pageSize;</w:t>
      </w:r>
    </w:p>
    <w:p w14:paraId="4FBC37D1" w14:textId="77777777" w:rsidR="00AB36B2" w:rsidRPr="00081227" w:rsidRDefault="00AB36B2" w:rsidP="005411F0">
      <w:pPr>
        <w:pStyle w:val="Code"/>
      </w:pPr>
      <w:r w:rsidRPr="00081227">
        <w:t xml:space="preserve">            return startIndex;</w:t>
      </w:r>
    </w:p>
    <w:p w14:paraId="02B61C47" w14:textId="77777777" w:rsidR="00AB36B2" w:rsidRPr="00081227" w:rsidRDefault="00AB36B2" w:rsidP="005411F0">
      <w:pPr>
        <w:pStyle w:val="Code"/>
      </w:pPr>
      <w:r w:rsidRPr="00081227">
        <w:t xml:space="preserve">        }</w:t>
      </w:r>
    </w:p>
    <w:p w14:paraId="1F6790FC" w14:textId="77777777" w:rsidR="00AB36B2" w:rsidRPr="00081227" w:rsidRDefault="00AB36B2" w:rsidP="005411F0">
      <w:pPr>
        <w:pStyle w:val="Code"/>
      </w:pPr>
    </w:p>
    <w:p w14:paraId="6331C812" w14:textId="77777777" w:rsidR="00AB36B2" w:rsidRPr="00081227" w:rsidRDefault="00AB36B2" w:rsidP="005411F0">
      <w:pPr>
        <w:pStyle w:val="Code"/>
      </w:pPr>
      <w:r w:rsidRPr="00081227">
        <w:t xml:space="preserve">        public static int CalculatePageCount(int totalItemCount, int pageSize)</w:t>
      </w:r>
    </w:p>
    <w:p w14:paraId="07D5580C" w14:textId="77777777" w:rsidR="00AB36B2" w:rsidRPr="00081227" w:rsidRDefault="00AB36B2" w:rsidP="005411F0">
      <w:pPr>
        <w:pStyle w:val="Code"/>
      </w:pPr>
      <w:r w:rsidRPr="00081227">
        <w:t xml:space="preserve">        {</w:t>
      </w:r>
    </w:p>
    <w:p w14:paraId="1E9F815A" w14:textId="77777777" w:rsidR="00AB36B2" w:rsidRPr="00081227" w:rsidRDefault="00AB36B2" w:rsidP="005411F0">
      <w:pPr>
        <w:pStyle w:val="Code"/>
      </w:pPr>
      <w:r w:rsidRPr="00081227">
        <w:t xml:space="preserve">            if (totalItemCount &lt; 0)</w:t>
      </w:r>
    </w:p>
    <w:p w14:paraId="68322DFD" w14:textId="77777777" w:rsidR="00AB36B2" w:rsidRPr="00081227" w:rsidRDefault="00AB36B2" w:rsidP="005411F0">
      <w:pPr>
        <w:pStyle w:val="Code"/>
      </w:pPr>
      <w:r w:rsidRPr="00081227">
        <w:t xml:space="preserve">                throw new ArgumentOutOfRangeException("totalItemCount", totalItemCount, ValueLessThanZeroErrorMessage);</w:t>
      </w:r>
    </w:p>
    <w:p w14:paraId="681B2A02" w14:textId="77777777" w:rsidR="00AB36B2" w:rsidRPr="00081227" w:rsidRDefault="00AB36B2" w:rsidP="005411F0">
      <w:pPr>
        <w:pStyle w:val="Code"/>
      </w:pPr>
      <w:r w:rsidRPr="00081227">
        <w:t xml:space="preserve">            if (pageSize &lt; 1)</w:t>
      </w:r>
    </w:p>
    <w:p w14:paraId="75278C87" w14:textId="77777777" w:rsidR="00AB36B2" w:rsidRPr="00081227" w:rsidRDefault="00AB36B2" w:rsidP="005411F0">
      <w:pPr>
        <w:pStyle w:val="Code"/>
      </w:pPr>
      <w:r w:rsidRPr="00081227">
        <w:t xml:space="preserve">                throw new ArgumentOutOfRangeException(Constants.CommonParameterNames.PageSize, pageSize,</w:t>
      </w:r>
    </w:p>
    <w:p w14:paraId="09471646" w14:textId="77777777" w:rsidR="00AB36B2" w:rsidRPr="00081227" w:rsidRDefault="00AB36B2" w:rsidP="005411F0">
      <w:pPr>
        <w:pStyle w:val="Code"/>
      </w:pPr>
      <w:r w:rsidRPr="00081227">
        <w:t xml:space="preserve">                    ValueLessThanOneErrorMessage);</w:t>
      </w:r>
    </w:p>
    <w:p w14:paraId="072E3F65" w14:textId="77777777" w:rsidR="00AB36B2" w:rsidRPr="00081227" w:rsidRDefault="00AB36B2" w:rsidP="005411F0">
      <w:pPr>
        <w:pStyle w:val="Code"/>
      </w:pPr>
    </w:p>
    <w:p w14:paraId="1442AF81" w14:textId="77777777" w:rsidR="00AB36B2" w:rsidRPr="00081227" w:rsidRDefault="00AB36B2" w:rsidP="005411F0">
      <w:pPr>
        <w:pStyle w:val="Code"/>
      </w:pPr>
      <w:r w:rsidRPr="00081227">
        <w:t xml:space="preserve">            var totalPageCount = (totalItemCount + pageSize - 1)/pageSize;</w:t>
      </w:r>
    </w:p>
    <w:p w14:paraId="5D53A8F9" w14:textId="77777777" w:rsidR="00AB36B2" w:rsidRPr="00081227" w:rsidRDefault="00AB36B2" w:rsidP="005411F0">
      <w:pPr>
        <w:pStyle w:val="Code"/>
      </w:pPr>
      <w:r w:rsidRPr="00081227">
        <w:t xml:space="preserve">            return totalPageCount;</w:t>
      </w:r>
    </w:p>
    <w:p w14:paraId="6D8652BD" w14:textId="77777777" w:rsidR="00AB36B2" w:rsidRPr="00081227" w:rsidRDefault="00AB36B2" w:rsidP="005411F0">
      <w:pPr>
        <w:pStyle w:val="Code"/>
      </w:pPr>
      <w:r w:rsidRPr="00081227">
        <w:t xml:space="preserve">        }</w:t>
      </w:r>
    </w:p>
    <w:p w14:paraId="55210748" w14:textId="77777777" w:rsidR="00AB36B2" w:rsidRPr="00081227" w:rsidRDefault="00AB36B2" w:rsidP="005411F0">
      <w:pPr>
        <w:pStyle w:val="Code"/>
      </w:pPr>
      <w:r w:rsidRPr="00081227">
        <w:t xml:space="preserve">    }</w:t>
      </w:r>
    </w:p>
    <w:p w14:paraId="6F214146" w14:textId="77777777" w:rsidR="00AB36B2" w:rsidRDefault="00AB36B2" w:rsidP="005411F0">
      <w:pPr>
        <w:pStyle w:val="Code"/>
      </w:pPr>
      <w:r w:rsidRPr="00081227">
        <w:t>}</w:t>
      </w:r>
      <w:bookmarkEnd w:id="179"/>
      <w:bookmarkEnd w:id="180"/>
      <w:bookmarkEnd w:id="181"/>
      <w:bookmarkEnd w:id="182"/>
    </w:p>
    <w:p w14:paraId="69D21EC0" w14:textId="77777777" w:rsidR="00AB36B2" w:rsidRDefault="00AB36B2" w:rsidP="005411F0">
      <w:pPr>
        <w:pStyle w:val="Code"/>
      </w:pPr>
    </w:p>
    <w:p w14:paraId="3CF2A390" w14:textId="77777777" w:rsidR="00AB36B2" w:rsidRDefault="00AB36B2" w:rsidP="003435C7">
      <w:pPr>
        <w:pStyle w:val="BodyText"/>
      </w:pPr>
      <w:r>
        <w:t xml:space="preserve">This encapsulates logic to restrict page numbers and sizes to reasonable values. Unlike the </w:t>
      </w:r>
      <w:r w:rsidRPr="00B86380">
        <w:rPr>
          <w:rStyle w:val="CodeInline"/>
        </w:rPr>
        <w:t>PagedDataRequestFactory</w:t>
      </w:r>
      <w:r>
        <w:t xml:space="preserve">, this class will throw </w:t>
      </w:r>
      <w:r w:rsidRPr="00B86380">
        <w:rPr>
          <w:rStyle w:val="CodeInline"/>
        </w:rPr>
        <w:t>ArgumentOutOfRangeException</w:t>
      </w:r>
      <w:r>
        <w:t xml:space="preserve"> exceptions because, by this point in the processing, all invalid user input should have been corrected or rejected as appropriate. The only interesting method is </w:t>
      </w:r>
      <w:r w:rsidRPr="00F13537">
        <w:rPr>
          <w:rStyle w:val="CodeInline"/>
        </w:rPr>
        <w:t>CalculatePageCount</w:t>
      </w:r>
      <w:r>
        <w:t>, which implements a formula that ensures a correct page count based on the total number of items and the page size. Note the protection for divide-by-zero exceptions!</w:t>
      </w:r>
    </w:p>
    <w:p w14:paraId="43798FCC" w14:textId="77777777" w:rsidR="00AB36B2" w:rsidRDefault="00AB36B2" w:rsidP="003435C7">
      <w:pPr>
        <w:pStyle w:val="BodyText"/>
      </w:pPr>
      <w:r>
        <w:t>Next, let's implement the QueryResult class as follows:</w:t>
      </w:r>
    </w:p>
    <w:p w14:paraId="298E5FB3" w14:textId="77777777" w:rsidR="00AB36B2" w:rsidRPr="00197107" w:rsidRDefault="00AB36B2" w:rsidP="005411F0">
      <w:pPr>
        <w:pStyle w:val="Code"/>
      </w:pPr>
      <w:bookmarkStart w:id="185" w:name="OLE_LINK165"/>
      <w:bookmarkStart w:id="186" w:name="OLE_LINK249"/>
      <w:bookmarkStart w:id="187" w:name="OLE_LINK67"/>
      <w:bookmarkStart w:id="188" w:name="OLE_LINK68"/>
      <w:r w:rsidRPr="00197107">
        <w:t>using System.Collections.Generic;</w:t>
      </w:r>
    </w:p>
    <w:p w14:paraId="55FA20A8" w14:textId="77777777" w:rsidR="00AB36B2" w:rsidRPr="00197107" w:rsidRDefault="00AB36B2" w:rsidP="005411F0">
      <w:pPr>
        <w:pStyle w:val="Code"/>
      </w:pPr>
    </w:p>
    <w:p w14:paraId="77C3A392" w14:textId="77777777" w:rsidR="00AB36B2" w:rsidRPr="00197107" w:rsidRDefault="00AB36B2" w:rsidP="005411F0">
      <w:pPr>
        <w:pStyle w:val="Code"/>
      </w:pPr>
      <w:r w:rsidRPr="00197107">
        <w:t>namespace WebApi2Book.Data</w:t>
      </w:r>
    </w:p>
    <w:p w14:paraId="27671060" w14:textId="77777777" w:rsidR="00AB36B2" w:rsidRPr="00197107" w:rsidRDefault="00AB36B2" w:rsidP="005411F0">
      <w:pPr>
        <w:pStyle w:val="Code"/>
      </w:pPr>
      <w:r w:rsidRPr="00197107">
        <w:t>{</w:t>
      </w:r>
    </w:p>
    <w:p w14:paraId="37EC01ED" w14:textId="77777777" w:rsidR="00AB36B2" w:rsidRPr="00197107" w:rsidRDefault="00AB36B2" w:rsidP="005411F0">
      <w:pPr>
        <w:pStyle w:val="Code"/>
      </w:pPr>
      <w:r w:rsidRPr="00197107">
        <w:t xml:space="preserve">    public class QueryResult&lt;T&gt;</w:t>
      </w:r>
    </w:p>
    <w:p w14:paraId="7412ACC6" w14:textId="77777777" w:rsidR="00AB36B2" w:rsidRPr="00197107" w:rsidRDefault="00AB36B2" w:rsidP="005411F0">
      <w:pPr>
        <w:pStyle w:val="Code"/>
      </w:pPr>
      <w:r w:rsidRPr="00197107">
        <w:t xml:space="preserve">    {</w:t>
      </w:r>
    </w:p>
    <w:p w14:paraId="0B7B134E" w14:textId="77777777" w:rsidR="00AB36B2" w:rsidRPr="00197107" w:rsidRDefault="00AB36B2" w:rsidP="005411F0">
      <w:pPr>
        <w:pStyle w:val="Code"/>
      </w:pPr>
      <w:r w:rsidRPr="00197107">
        <w:t xml:space="preserve">        public QueryResult(IEnumerable&lt;T&gt; queriedItems, int totalItemCount, int pageSize)</w:t>
      </w:r>
    </w:p>
    <w:p w14:paraId="0BA0560E" w14:textId="77777777" w:rsidR="00AB36B2" w:rsidRPr="00197107" w:rsidRDefault="00AB36B2" w:rsidP="005411F0">
      <w:pPr>
        <w:pStyle w:val="Code"/>
      </w:pPr>
      <w:r w:rsidRPr="00197107">
        <w:t xml:space="preserve">        {</w:t>
      </w:r>
    </w:p>
    <w:p w14:paraId="21120BD6" w14:textId="77777777" w:rsidR="00AB36B2" w:rsidRPr="00197107" w:rsidRDefault="00AB36B2" w:rsidP="005411F0">
      <w:pPr>
        <w:pStyle w:val="Code"/>
      </w:pPr>
      <w:r w:rsidRPr="00197107">
        <w:t xml:space="preserve">            PageSize = pageSize;</w:t>
      </w:r>
    </w:p>
    <w:p w14:paraId="4C5CE5C9" w14:textId="77777777" w:rsidR="00AB36B2" w:rsidRPr="00197107" w:rsidRDefault="00AB36B2" w:rsidP="005411F0">
      <w:pPr>
        <w:pStyle w:val="Code"/>
      </w:pPr>
      <w:r w:rsidRPr="00197107">
        <w:t xml:space="preserve">            TotalItemCount = totalItemCount;</w:t>
      </w:r>
    </w:p>
    <w:p w14:paraId="22E83014" w14:textId="77777777" w:rsidR="00AB36B2" w:rsidRPr="00197107" w:rsidRDefault="00AB36B2" w:rsidP="005411F0">
      <w:pPr>
        <w:pStyle w:val="Code"/>
      </w:pPr>
      <w:r w:rsidRPr="00197107">
        <w:lastRenderedPageBreak/>
        <w:t xml:space="preserve">            QueriedItems = queriedItems ?? new List&lt;T&gt;();</w:t>
      </w:r>
    </w:p>
    <w:p w14:paraId="408943DC" w14:textId="77777777" w:rsidR="00AB36B2" w:rsidRPr="00197107" w:rsidRDefault="00AB36B2" w:rsidP="005411F0">
      <w:pPr>
        <w:pStyle w:val="Code"/>
      </w:pPr>
      <w:r w:rsidRPr="00197107">
        <w:t xml:space="preserve">        }</w:t>
      </w:r>
    </w:p>
    <w:p w14:paraId="6CFD2B88" w14:textId="77777777" w:rsidR="00AB36B2" w:rsidRPr="00197107" w:rsidRDefault="00AB36B2" w:rsidP="005411F0">
      <w:pPr>
        <w:pStyle w:val="Code"/>
      </w:pPr>
    </w:p>
    <w:p w14:paraId="477BEDBA" w14:textId="77777777" w:rsidR="00AB36B2" w:rsidRPr="00197107" w:rsidRDefault="00AB36B2" w:rsidP="005411F0">
      <w:pPr>
        <w:pStyle w:val="Code"/>
      </w:pPr>
      <w:r w:rsidRPr="00197107">
        <w:t xml:space="preserve">        public int TotalItemCount { get; private set; }</w:t>
      </w:r>
    </w:p>
    <w:p w14:paraId="785BD301" w14:textId="77777777" w:rsidR="00AB36B2" w:rsidRPr="00197107" w:rsidRDefault="00AB36B2" w:rsidP="005411F0">
      <w:pPr>
        <w:pStyle w:val="Code"/>
      </w:pPr>
    </w:p>
    <w:p w14:paraId="75BAD6C7" w14:textId="77777777" w:rsidR="00AB36B2" w:rsidRPr="00197107" w:rsidRDefault="00AB36B2" w:rsidP="005411F0">
      <w:pPr>
        <w:pStyle w:val="Code"/>
      </w:pPr>
      <w:r w:rsidRPr="00197107">
        <w:t xml:space="preserve">        public int TotalPageCount</w:t>
      </w:r>
    </w:p>
    <w:p w14:paraId="1BCE9598" w14:textId="77777777" w:rsidR="00AB36B2" w:rsidRPr="00197107" w:rsidRDefault="00AB36B2" w:rsidP="005411F0">
      <w:pPr>
        <w:pStyle w:val="Code"/>
      </w:pPr>
      <w:r w:rsidRPr="00197107">
        <w:t xml:space="preserve">        {</w:t>
      </w:r>
    </w:p>
    <w:p w14:paraId="5F4DA116" w14:textId="77777777" w:rsidR="00AB36B2" w:rsidRPr="00197107" w:rsidRDefault="00AB36B2" w:rsidP="005411F0">
      <w:pPr>
        <w:pStyle w:val="Code"/>
      </w:pPr>
      <w:r w:rsidRPr="00197107">
        <w:t xml:space="preserve">            get { return ResultsPagingUtility.CalculatePageCount(TotalItemCount, PageSize); }</w:t>
      </w:r>
    </w:p>
    <w:p w14:paraId="4029C406" w14:textId="77777777" w:rsidR="00AB36B2" w:rsidRPr="00197107" w:rsidRDefault="00AB36B2" w:rsidP="005411F0">
      <w:pPr>
        <w:pStyle w:val="Code"/>
      </w:pPr>
      <w:r w:rsidRPr="00197107">
        <w:t xml:space="preserve">        }</w:t>
      </w:r>
    </w:p>
    <w:p w14:paraId="1D51FDC3" w14:textId="77777777" w:rsidR="00AB36B2" w:rsidRPr="00197107" w:rsidRDefault="00AB36B2" w:rsidP="005411F0">
      <w:pPr>
        <w:pStyle w:val="Code"/>
      </w:pPr>
    </w:p>
    <w:p w14:paraId="6D80E4AC" w14:textId="77777777" w:rsidR="00AB36B2" w:rsidRPr="00197107" w:rsidRDefault="00AB36B2" w:rsidP="005411F0">
      <w:pPr>
        <w:pStyle w:val="Code"/>
      </w:pPr>
      <w:r w:rsidRPr="00197107">
        <w:t xml:space="preserve">        public IEnumerable&lt;T&gt; QueriedItems { get; private set; }</w:t>
      </w:r>
    </w:p>
    <w:p w14:paraId="04D19B97" w14:textId="77777777" w:rsidR="00AB36B2" w:rsidRPr="00197107" w:rsidRDefault="00AB36B2" w:rsidP="005411F0">
      <w:pPr>
        <w:pStyle w:val="Code"/>
      </w:pPr>
    </w:p>
    <w:p w14:paraId="784AA221" w14:textId="77777777" w:rsidR="00AB36B2" w:rsidRPr="00197107" w:rsidRDefault="00AB36B2" w:rsidP="005411F0">
      <w:pPr>
        <w:pStyle w:val="Code"/>
      </w:pPr>
      <w:r w:rsidRPr="00197107">
        <w:t xml:space="preserve">        public int PageSize { get; private set; }</w:t>
      </w:r>
    </w:p>
    <w:p w14:paraId="623AC79E" w14:textId="77777777" w:rsidR="00AB36B2" w:rsidRPr="00197107" w:rsidRDefault="00AB36B2" w:rsidP="005411F0">
      <w:pPr>
        <w:pStyle w:val="Code"/>
      </w:pPr>
      <w:r w:rsidRPr="00197107">
        <w:t xml:space="preserve">    }</w:t>
      </w:r>
    </w:p>
    <w:p w14:paraId="0408ED84" w14:textId="77777777" w:rsidR="00AB36B2" w:rsidRDefault="00AB36B2" w:rsidP="005411F0">
      <w:pPr>
        <w:pStyle w:val="Code"/>
      </w:pPr>
      <w:r w:rsidRPr="00197107">
        <w:t>}</w:t>
      </w:r>
      <w:bookmarkEnd w:id="185"/>
      <w:bookmarkEnd w:id="186"/>
    </w:p>
    <w:bookmarkEnd w:id="187"/>
    <w:bookmarkEnd w:id="188"/>
    <w:p w14:paraId="658C90C1" w14:textId="77777777" w:rsidR="00AB36B2" w:rsidRDefault="00AB36B2" w:rsidP="003435C7">
      <w:pPr>
        <w:pStyle w:val="BodyText"/>
      </w:pPr>
      <w:r>
        <w:t xml:space="preserve">The </w:t>
      </w:r>
      <w:r w:rsidRPr="00071A28">
        <w:rPr>
          <w:rStyle w:val="CodeInline"/>
        </w:rPr>
        <w:t>QueryResult</w:t>
      </w:r>
      <w:r>
        <w:t xml:space="preserve"> class serves as a paging-enhanced data transfer object (DTO) that is used to encapsulate data returned by the query processor. The </w:t>
      </w:r>
      <w:r w:rsidRPr="00B86380">
        <w:rPr>
          <w:rStyle w:val="CodeInline"/>
        </w:rPr>
        <w:t>TotalItemCount</w:t>
      </w:r>
      <w:r>
        <w:t xml:space="preserve"> is meant to represent the</w:t>
      </w:r>
      <w:r w:rsidRPr="00B86380">
        <w:t xml:space="preserve"> total number of items, unrestricted by paging logic</w:t>
      </w:r>
      <w:r>
        <w:t xml:space="preserve">. Also note that </w:t>
      </w:r>
      <w:r w:rsidRPr="00F13537">
        <w:rPr>
          <w:rStyle w:val="CodeInline"/>
        </w:rPr>
        <w:t>QueryResult</w:t>
      </w:r>
      <w:r>
        <w:t xml:space="preserve"> uses the </w:t>
      </w:r>
      <w:r w:rsidRPr="00F13537">
        <w:rPr>
          <w:rStyle w:val="CodeInline"/>
        </w:rPr>
        <w:t>ResultsPagingUtility</w:t>
      </w:r>
      <w:r>
        <w:t xml:space="preserve"> class that we just implemented to compute the </w:t>
      </w:r>
      <w:r w:rsidRPr="00514ACD">
        <w:rPr>
          <w:rStyle w:val="CodeInline"/>
        </w:rPr>
        <w:t>TotalPageCount</w:t>
      </w:r>
      <w:r>
        <w:t xml:space="preserve"> derived property.</w:t>
      </w:r>
    </w:p>
    <w:p w14:paraId="5C9A37F8" w14:textId="77777777" w:rsidR="00AB36B2" w:rsidRDefault="00AB36B2" w:rsidP="003435C7">
      <w:pPr>
        <w:pStyle w:val="BodyText"/>
      </w:pPr>
      <w:r>
        <w:t>With those utility types now available, we are now ready to implement the query processor. Implement as follows:</w:t>
      </w:r>
    </w:p>
    <w:p w14:paraId="2362089A" w14:textId="77777777" w:rsidR="00AB36B2" w:rsidRDefault="00AB36B2" w:rsidP="005411F0">
      <w:pPr>
        <w:pStyle w:val="CodeCaption"/>
      </w:pPr>
      <w:r w:rsidRPr="00197107">
        <w:t>IAllTasksQueryProcessor</w:t>
      </w:r>
      <w:r>
        <w:t xml:space="preserve"> Interface</w:t>
      </w:r>
    </w:p>
    <w:p w14:paraId="02F0B7D1" w14:textId="77777777" w:rsidR="00AB36B2" w:rsidRPr="00197107" w:rsidRDefault="00AB36B2" w:rsidP="005411F0">
      <w:pPr>
        <w:pStyle w:val="Code"/>
      </w:pPr>
      <w:bookmarkStart w:id="189" w:name="OLE_LINK69"/>
      <w:bookmarkStart w:id="190" w:name="OLE_LINK70"/>
      <w:bookmarkStart w:id="191" w:name="OLE_LINK166"/>
      <w:bookmarkStart w:id="192" w:name="OLE_LINK250"/>
      <w:r w:rsidRPr="00197107">
        <w:t>using WebApi2Book.Data.Entities;</w:t>
      </w:r>
    </w:p>
    <w:p w14:paraId="67C8856B" w14:textId="77777777" w:rsidR="00AB36B2" w:rsidRPr="00197107" w:rsidRDefault="00AB36B2" w:rsidP="005411F0">
      <w:pPr>
        <w:pStyle w:val="Code"/>
      </w:pPr>
    </w:p>
    <w:p w14:paraId="12B3586E" w14:textId="77777777" w:rsidR="00AB36B2" w:rsidRPr="00197107" w:rsidRDefault="00AB36B2" w:rsidP="005411F0">
      <w:pPr>
        <w:pStyle w:val="Code"/>
      </w:pPr>
      <w:commentRangeStart w:id="193"/>
      <w:r w:rsidRPr="00197107">
        <w:t>namespace WebApi2Book.Data</w:t>
      </w:r>
      <w:commentRangeEnd w:id="193"/>
      <w:r w:rsidR="004E7162">
        <w:rPr>
          <w:rStyle w:val="CommentReference"/>
          <w:rFonts w:ascii="Times" w:hAnsi="Times"/>
          <w:noProof w:val="0"/>
        </w:rPr>
        <w:commentReference w:id="193"/>
      </w:r>
    </w:p>
    <w:p w14:paraId="0554366D" w14:textId="77777777" w:rsidR="00AB36B2" w:rsidRPr="00197107" w:rsidRDefault="00AB36B2" w:rsidP="005411F0">
      <w:pPr>
        <w:pStyle w:val="Code"/>
      </w:pPr>
      <w:r w:rsidRPr="00197107">
        <w:t>{</w:t>
      </w:r>
    </w:p>
    <w:p w14:paraId="0AB8AB7F" w14:textId="77777777" w:rsidR="00AB36B2" w:rsidRPr="00197107" w:rsidRDefault="00AB36B2" w:rsidP="005411F0">
      <w:pPr>
        <w:pStyle w:val="Code"/>
      </w:pPr>
      <w:r w:rsidRPr="00197107">
        <w:t xml:space="preserve">    public interface IAllTasksQueryProcessor</w:t>
      </w:r>
    </w:p>
    <w:p w14:paraId="6997EDF1" w14:textId="77777777" w:rsidR="00AB36B2" w:rsidRPr="00197107" w:rsidRDefault="00AB36B2" w:rsidP="005411F0">
      <w:pPr>
        <w:pStyle w:val="Code"/>
      </w:pPr>
      <w:r w:rsidRPr="00197107">
        <w:t xml:space="preserve">    {</w:t>
      </w:r>
    </w:p>
    <w:p w14:paraId="04902958" w14:textId="77777777" w:rsidR="00AB36B2" w:rsidRPr="00197107" w:rsidRDefault="00AB36B2" w:rsidP="005411F0">
      <w:pPr>
        <w:pStyle w:val="Code"/>
      </w:pPr>
      <w:r w:rsidRPr="00197107">
        <w:t xml:space="preserve">        QueryResult&lt;Task&gt; GetTasks(PagedDataRequest requestInfo);</w:t>
      </w:r>
    </w:p>
    <w:p w14:paraId="298ED2F0" w14:textId="77777777" w:rsidR="00AB36B2" w:rsidRPr="00197107" w:rsidRDefault="00AB36B2" w:rsidP="005411F0">
      <w:pPr>
        <w:pStyle w:val="Code"/>
      </w:pPr>
      <w:r w:rsidRPr="00197107">
        <w:t xml:space="preserve">    }</w:t>
      </w:r>
    </w:p>
    <w:p w14:paraId="673EFCFA" w14:textId="77777777" w:rsidR="00AB36B2" w:rsidRDefault="00AB36B2" w:rsidP="005411F0">
      <w:pPr>
        <w:pStyle w:val="Code"/>
      </w:pPr>
      <w:r w:rsidRPr="00197107">
        <w:t>}</w:t>
      </w:r>
    </w:p>
    <w:bookmarkEnd w:id="189"/>
    <w:bookmarkEnd w:id="190"/>
    <w:bookmarkEnd w:id="191"/>
    <w:bookmarkEnd w:id="192"/>
    <w:p w14:paraId="767C0112" w14:textId="77777777" w:rsidR="00AB36B2" w:rsidRDefault="00AB36B2" w:rsidP="005411F0">
      <w:pPr>
        <w:pStyle w:val="CodeCaption"/>
      </w:pPr>
      <w:r>
        <w:t>AllTasksQueryProcessor Class</w:t>
      </w:r>
    </w:p>
    <w:p w14:paraId="0E421238" w14:textId="77777777" w:rsidR="00AB36B2" w:rsidRPr="00081227" w:rsidRDefault="00AB36B2" w:rsidP="005411F0">
      <w:pPr>
        <w:pStyle w:val="Code"/>
      </w:pPr>
      <w:bookmarkStart w:id="194" w:name="OLE_LINK71"/>
      <w:bookmarkStart w:id="195" w:name="OLE_LINK72"/>
      <w:bookmarkStart w:id="196" w:name="OLE_LINK167"/>
      <w:commentRangeStart w:id="197"/>
      <w:r w:rsidRPr="00081227">
        <w:t>using NHibernate;</w:t>
      </w:r>
    </w:p>
    <w:p w14:paraId="17C1996E" w14:textId="77777777" w:rsidR="00AB36B2" w:rsidRPr="00081227" w:rsidRDefault="00AB36B2" w:rsidP="005411F0">
      <w:pPr>
        <w:pStyle w:val="Code"/>
      </w:pPr>
      <w:r w:rsidRPr="00081227">
        <w:t>using WebApi2Book.Data.Entities;</w:t>
      </w:r>
      <w:commentRangeEnd w:id="197"/>
      <w:r w:rsidR="004E7162">
        <w:rPr>
          <w:rStyle w:val="CommentReference"/>
          <w:rFonts w:ascii="Times" w:hAnsi="Times"/>
          <w:noProof w:val="0"/>
        </w:rPr>
        <w:commentReference w:id="197"/>
      </w:r>
    </w:p>
    <w:p w14:paraId="7927D571" w14:textId="77777777" w:rsidR="00AB36B2" w:rsidRPr="00081227" w:rsidRDefault="00AB36B2" w:rsidP="005411F0">
      <w:pPr>
        <w:pStyle w:val="Code"/>
      </w:pPr>
    </w:p>
    <w:p w14:paraId="08345102" w14:textId="77777777" w:rsidR="00AB36B2" w:rsidRPr="00081227" w:rsidRDefault="00AB36B2" w:rsidP="005411F0">
      <w:pPr>
        <w:pStyle w:val="Code"/>
      </w:pPr>
      <w:bookmarkStart w:id="200" w:name="OLE_LINK253"/>
      <w:r w:rsidRPr="00081227">
        <w:t>namespace WebApi2Book.Data.SqlServer.QueryProcessors</w:t>
      </w:r>
    </w:p>
    <w:p w14:paraId="5A145E11" w14:textId="77777777" w:rsidR="00AB36B2" w:rsidRPr="00081227" w:rsidRDefault="00AB36B2" w:rsidP="005411F0">
      <w:pPr>
        <w:pStyle w:val="Code"/>
      </w:pPr>
      <w:r w:rsidRPr="00081227">
        <w:t>{</w:t>
      </w:r>
    </w:p>
    <w:p w14:paraId="5A698FAF" w14:textId="77777777" w:rsidR="00AB36B2" w:rsidRPr="00081227" w:rsidRDefault="00AB36B2" w:rsidP="005411F0">
      <w:pPr>
        <w:pStyle w:val="Code"/>
      </w:pPr>
      <w:r w:rsidRPr="00081227">
        <w:t xml:space="preserve">    public class AllTasksQueryProcessor : IAllTasksQueryProcessor</w:t>
      </w:r>
    </w:p>
    <w:p w14:paraId="1EBA20CA" w14:textId="77777777" w:rsidR="00AB36B2" w:rsidRPr="00081227" w:rsidRDefault="00AB36B2" w:rsidP="005411F0">
      <w:pPr>
        <w:pStyle w:val="Code"/>
      </w:pPr>
      <w:r w:rsidRPr="00081227">
        <w:t xml:space="preserve">    {</w:t>
      </w:r>
    </w:p>
    <w:p w14:paraId="6588B4A8" w14:textId="77777777" w:rsidR="00AB36B2" w:rsidRPr="00081227" w:rsidRDefault="00AB36B2" w:rsidP="005411F0">
      <w:pPr>
        <w:pStyle w:val="Code"/>
      </w:pPr>
      <w:r w:rsidRPr="00081227">
        <w:t xml:space="preserve">        private readonly ISession _session;</w:t>
      </w:r>
    </w:p>
    <w:p w14:paraId="4887719D" w14:textId="77777777" w:rsidR="00AB36B2" w:rsidRPr="00081227" w:rsidRDefault="00AB36B2" w:rsidP="005411F0">
      <w:pPr>
        <w:pStyle w:val="Code"/>
      </w:pPr>
    </w:p>
    <w:p w14:paraId="0F1E730C" w14:textId="77777777" w:rsidR="00AB36B2" w:rsidRPr="00081227" w:rsidRDefault="00AB36B2" w:rsidP="005411F0">
      <w:pPr>
        <w:pStyle w:val="Code"/>
      </w:pPr>
      <w:r w:rsidRPr="00081227">
        <w:t xml:space="preserve">        public AllTasksQueryProcessor(ISession session)</w:t>
      </w:r>
    </w:p>
    <w:p w14:paraId="1E305320" w14:textId="77777777" w:rsidR="00AB36B2" w:rsidRPr="00081227" w:rsidRDefault="00AB36B2" w:rsidP="005411F0">
      <w:pPr>
        <w:pStyle w:val="Code"/>
      </w:pPr>
      <w:r w:rsidRPr="00081227">
        <w:t xml:space="preserve">        {</w:t>
      </w:r>
    </w:p>
    <w:p w14:paraId="3EF1BC34" w14:textId="77777777" w:rsidR="00AB36B2" w:rsidRPr="00081227" w:rsidRDefault="00AB36B2" w:rsidP="005411F0">
      <w:pPr>
        <w:pStyle w:val="Code"/>
      </w:pPr>
      <w:r w:rsidRPr="00081227">
        <w:lastRenderedPageBreak/>
        <w:t xml:space="preserve">            _session = session;</w:t>
      </w:r>
    </w:p>
    <w:p w14:paraId="5ACDFEF7" w14:textId="77777777" w:rsidR="00AB36B2" w:rsidRPr="00081227" w:rsidRDefault="00AB36B2" w:rsidP="005411F0">
      <w:pPr>
        <w:pStyle w:val="Code"/>
      </w:pPr>
      <w:r w:rsidRPr="00081227">
        <w:t xml:space="preserve">        }</w:t>
      </w:r>
    </w:p>
    <w:p w14:paraId="2BBB2F09" w14:textId="77777777" w:rsidR="00AB36B2" w:rsidRPr="00081227" w:rsidRDefault="00AB36B2" w:rsidP="005411F0">
      <w:pPr>
        <w:pStyle w:val="Code"/>
      </w:pPr>
    </w:p>
    <w:p w14:paraId="470835ED" w14:textId="77777777" w:rsidR="00AB36B2" w:rsidRPr="00081227" w:rsidRDefault="00AB36B2" w:rsidP="005411F0">
      <w:pPr>
        <w:pStyle w:val="Code"/>
      </w:pPr>
      <w:r w:rsidRPr="00081227">
        <w:t xml:space="preserve">        public QueryResult&lt;Task&gt; GetTasks(PagedDataRequest requestInfo)</w:t>
      </w:r>
    </w:p>
    <w:p w14:paraId="21098DC8" w14:textId="77777777" w:rsidR="00AB36B2" w:rsidRPr="00081227" w:rsidRDefault="00AB36B2" w:rsidP="005411F0">
      <w:pPr>
        <w:pStyle w:val="Code"/>
      </w:pPr>
      <w:r w:rsidRPr="00081227">
        <w:t xml:space="preserve">        {</w:t>
      </w:r>
    </w:p>
    <w:p w14:paraId="0690EC7B" w14:textId="77777777" w:rsidR="00AB36B2" w:rsidRPr="00081227" w:rsidRDefault="00AB36B2" w:rsidP="005411F0">
      <w:pPr>
        <w:pStyle w:val="Code"/>
      </w:pPr>
      <w:r w:rsidRPr="00081227">
        <w:t xml:space="preserve">            var query = _session.QueryOver&lt;Task&gt;();</w:t>
      </w:r>
    </w:p>
    <w:p w14:paraId="00CCCE5B" w14:textId="77777777" w:rsidR="00AB36B2" w:rsidRPr="00081227" w:rsidRDefault="00AB36B2" w:rsidP="005411F0">
      <w:pPr>
        <w:pStyle w:val="Code"/>
      </w:pPr>
    </w:p>
    <w:p w14:paraId="4C1517DB" w14:textId="77777777" w:rsidR="00AB36B2" w:rsidRPr="00081227" w:rsidRDefault="00AB36B2" w:rsidP="005411F0">
      <w:pPr>
        <w:pStyle w:val="Code"/>
      </w:pPr>
      <w:r w:rsidRPr="00081227">
        <w:t xml:space="preserve">            var totalItemCount = query.ToRowCountQuery().RowCount();</w:t>
      </w:r>
    </w:p>
    <w:p w14:paraId="6040F923" w14:textId="77777777" w:rsidR="00AB36B2" w:rsidRPr="00081227" w:rsidRDefault="00AB36B2" w:rsidP="005411F0">
      <w:pPr>
        <w:pStyle w:val="Code"/>
      </w:pPr>
    </w:p>
    <w:p w14:paraId="37A28B15" w14:textId="77777777" w:rsidR="00AB36B2" w:rsidRPr="00081227" w:rsidRDefault="00AB36B2" w:rsidP="005411F0">
      <w:pPr>
        <w:pStyle w:val="Code"/>
      </w:pPr>
      <w:r w:rsidRPr="00081227">
        <w:t xml:space="preserve">            var startIndex = ResultsPagingUtility.CalculateStartIndex(requestInfo.PageNumber, requestInfo.PageSize);</w:t>
      </w:r>
    </w:p>
    <w:p w14:paraId="71BE7686" w14:textId="77777777" w:rsidR="00AB36B2" w:rsidRPr="00081227" w:rsidRDefault="00AB36B2" w:rsidP="005411F0">
      <w:pPr>
        <w:pStyle w:val="Code"/>
      </w:pPr>
    </w:p>
    <w:p w14:paraId="32D5E0FA" w14:textId="77777777" w:rsidR="00AB36B2" w:rsidRPr="00081227" w:rsidRDefault="00AB36B2" w:rsidP="005411F0">
      <w:pPr>
        <w:pStyle w:val="Code"/>
      </w:pPr>
      <w:r w:rsidRPr="00081227">
        <w:t xml:space="preserve">            var tasks = query.Skip(startIndex).Take(requestInfo.PageSize).List();</w:t>
      </w:r>
    </w:p>
    <w:p w14:paraId="522498AE" w14:textId="77777777" w:rsidR="00AB36B2" w:rsidRPr="00081227" w:rsidRDefault="00AB36B2" w:rsidP="005411F0">
      <w:pPr>
        <w:pStyle w:val="Code"/>
      </w:pPr>
    </w:p>
    <w:p w14:paraId="61023E73" w14:textId="77777777" w:rsidR="00AB36B2" w:rsidRPr="00081227" w:rsidRDefault="00AB36B2" w:rsidP="005411F0">
      <w:pPr>
        <w:pStyle w:val="Code"/>
      </w:pPr>
      <w:r w:rsidRPr="00081227">
        <w:t xml:space="preserve">            var queryResult = new QueryResult&lt;Task&gt;(tasks, totalItemCount, requestInfo.PageSize);</w:t>
      </w:r>
    </w:p>
    <w:p w14:paraId="2E22A98E" w14:textId="77777777" w:rsidR="00AB36B2" w:rsidRPr="00081227" w:rsidRDefault="00AB36B2" w:rsidP="005411F0">
      <w:pPr>
        <w:pStyle w:val="Code"/>
      </w:pPr>
    </w:p>
    <w:p w14:paraId="02CF7605" w14:textId="77777777" w:rsidR="00AB36B2" w:rsidRPr="00081227" w:rsidRDefault="00AB36B2" w:rsidP="005411F0">
      <w:pPr>
        <w:pStyle w:val="Code"/>
      </w:pPr>
      <w:r w:rsidRPr="00081227">
        <w:t xml:space="preserve">            return queryResult;</w:t>
      </w:r>
    </w:p>
    <w:p w14:paraId="6BEF5197" w14:textId="77777777" w:rsidR="00AB36B2" w:rsidRPr="00081227" w:rsidRDefault="00AB36B2" w:rsidP="005411F0">
      <w:pPr>
        <w:pStyle w:val="Code"/>
      </w:pPr>
      <w:r w:rsidRPr="00081227">
        <w:t xml:space="preserve">        }</w:t>
      </w:r>
    </w:p>
    <w:p w14:paraId="5719FB67" w14:textId="77777777" w:rsidR="00AB36B2" w:rsidRPr="00081227" w:rsidRDefault="00AB36B2" w:rsidP="005411F0">
      <w:pPr>
        <w:pStyle w:val="Code"/>
      </w:pPr>
      <w:r w:rsidRPr="00081227">
        <w:t xml:space="preserve">    }</w:t>
      </w:r>
    </w:p>
    <w:p w14:paraId="1ACE7E67" w14:textId="77777777" w:rsidR="00AB36B2" w:rsidRPr="00081227" w:rsidRDefault="00AB36B2" w:rsidP="005411F0">
      <w:pPr>
        <w:pStyle w:val="Code"/>
      </w:pPr>
      <w:r w:rsidRPr="00081227">
        <w:t>}</w:t>
      </w:r>
      <w:bookmarkEnd w:id="194"/>
      <w:bookmarkEnd w:id="195"/>
      <w:bookmarkEnd w:id="200"/>
    </w:p>
    <w:bookmarkEnd w:id="196"/>
    <w:p w14:paraId="7ED4030A"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26859DBB" w14:textId="77777777" w:rsidR="00AB36B2" w:rsidRDefault="00AB36B2" w:rsidP="005411F0">
      <w:pPr>
        <w:pStyle w:val="Code"/>
      </w:pPr>
      <w:bookmarkStart w:id="201" w:name="OLE_LINK73"/>
      <w:bookmarkStart w:id="202" w:name="OLE_LINK74"/>
      <w:bookmarkStart w:id="203" w:name="OLE_LINK168"/>
      <w:bookmarkStart w:id="204" w:name="OLE_LINK254"/>
      <w:r w:rsidRPr="00D97F9F">
        <w:t>container.Bind&lt;IAllTasksQueryProcessor&gt;().To&lt;AllTasksQueryProcessor&gt;().InRequestScope();</w:t>
      </w:r>
    </w:p>
    <w:bookmarkEnd w:id="201"/>
    <w:bookmarkEnd w:id="202"/>
    <w:bookmarkEnd w:id="203"/>
    <w:bookmarkEnd w:id="204"/>
    <w:p w14:paraId="6F00D597" w14:textId="77777777" w:rsidR="00AB36B2" w:rsidRDefault="00AB36B2" w:rsidP="003435C7">
      <w:pPr>
        <w:pStyle w:val="BodyText"/>
      </w:pPr>
      <w:r>
        <w:t xml:space="preserve">There's only one method in this query processor, and it looks rather simple. Don't be fooled; there's a lot going on in this little method! First, we obtain an NHibernate </w:t>
      </w:r>
      <w:r w:rsidRPr="00BD551E">
        <w:rPr>
          <w:rStyle w:val="CodeInline"/>
        </w:rPr>
        <w:t>IQueryOver</w:t>
      </w:r>
      <w:r>
        <w:t xml:space="preserve"> instance from our NHibernate session. Think of this as queryable access to the entire </w:t>
      </w:r>
      <w:r w:rsidRPr="00BD551E">
        <w:rPr>
          <w:rStyle w:val="CodeInline"/>
        </w:rPr>
        <w:t>Task</w:t>
      </w:r>
      <w:r>
        <w:t xml:space="preserve"> table; we haven't fetched any data, we have just established queryable access to it.</w:t>
      </w:r>
    </w:p>
    <w:p w14:paraId="0E0EE6B6" w14:textId="77777777" w:rsidR="00AB36B2" w:rsidRDefault="00AB36B2" w:rsidP="003435C7">
      <w:pPr>
        <w:pStyle w:val="BodyText"/>
      </w:pPr>
      <w:r>
        <w:t xml:space="preserve">Next, we use the </w:t>
      </w:r>
      <w:r w:rsidRPr="00321CDB">
        <w:rPr>
          <w:rStyle w:val="CodeInline"/>
        </w:rPr>
        <w:t>IQueryOver RowCount</w:t>
      </w:r>
      <w:r>
        <w:t xml:space="preserve"> method to 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calculated start index value in the next statement, where we jump to the first record in the page and fetch the corresponding page of data by employing the </w:t>
      </w:r>
      <w:r w:rsidRPr="00321CDB">
        <w:rPr>
          <w:rStyle w:val="CodeInline"/>
        </w:rPr>
        <w:t>Skip</w:t>
      </w:r>
      <w:r>
        <w:t xml:space="preserve"> and </w:t>
      </w:r>
      <w:r w:rsidRPr="00321CDB">
        <w:rPr>
          <w:rStyle w:val="CodeInline"/>
        </w:rPr>
        <w:t>Take</w:t>
      </w:r>
      <w:r>
        <w:t xml:space="preserve"> linq methods. This in and of itself doesn't hit the database, but the </w:t>
      </w:r>
      <w:r w:rsidRPr="001E5C5B">
        <w:rPr>
          <w:rStyle w:val="CodeInline"/>
        </w:rPr>
        <w:t>List</w:t>
      </w:r>
      <w:r>
        <w:t xml:space="preserve"> method invocation at the end of the statement does.</w:t>
      </w:r>
    </w:p>
    <w:p w14:paraId="6CB59A79" w14:textId="77777777" w:rsidR="00AB36B2" w:rsidRDefault="00AB36B2" w:rsidP="003435C7">
      <w:pPr>
        <w:pStyle w:val="BodyText"/>
      </w:pPr>
      <w:r>
        <w:t xml:space="preserve">At this point, the method has fetched all of the requested data from the database. The only thing left to do is package it all up in a </w:t>
      </w:r>
      <w:r w:rsidRPr="001E5C5B">
        <w:rPr>
          <w:rStyle w:val="CodeInline"/>
        </w:rPr>
        <w:t>QueryResult</w:t>
      </w:r>
      <w:r>
        <w:t xml:space="preserve"> and return it to the invoker, which just so happens to be an </w:t>
      </w:r>
      <w:r w:rsidRPr="001E5C5B">
        <w:rPr>
          <w:rStyle w:val="CodeInline"/>
        </w:rPr>
        <w:t>IAllTasksInquiryProcessor</w:t>
      </w:r>
      <w:r>
        <w:t>.</w:t>
      </w:r>
    </w:p>
    <w:p w14:paraId="0DF4034E" w14:textId="77777777" w:rsidR="00AB36B2" w:rsidRDefault="00AB36B2" w:rsidP="003435C7">
      <w:pPr>
        <w:pStyle w:val="BodyText"/>
      </w:pPr>
      <w:r>
        <w:t xml:space="preserve">We will implement </w:t>
      </w:r>
      <w:r w:rsidRPr="001E5C5B">
        <w:rPr>
          <w:rStyle w:val="CodeInline"/>
        </w:rPr>
        <w:t>IAllTasksInquiryProcessor</w:t>
      </w:r>
      <w:r>
        <w:t xml:space="preserve"> soon, but first we need to take care of some more utility types that it uses. First, add </w:t>
      </w:r>
      <w:r w:rsidRPr="001E5C5B">
        <w:rPr>
          <w:rStyle w:val="CodeInline"/>
        </w:rPr>
        <w:t>IPageLinkContaining</w:t>
      </w:r>
      <w:r>
        <w:t xml:space="preserve"> as follows:</w:t>
      </w:r>
    </w:p>
    <w:p w14:paraId="652F77D0" w14:textId="77777777" w:rsidR="00AB36B2" w:rsidRPr="001E5C5B" w:rsidRDefault="00AB36B2" w:rsidP="005411F0">
      <w:pPr>
        <w:pStyle w:val="Code"/>
      </w:pPr>
      <w:bookmarkStart w:id="205" w:name="OLE_LINK169"/>
      <w:bookmarkStart w:id="206" w:name="OLE_LINK170"/>
      <w:bookmarkStart w:id="207" w:name="OLE_LINK255"/>
      <w:bookmarkStart w:id="208" w:name="OLE_LINK75"/>
      <w:bookmarkStart w:id="209" w:name="OLE_LINK76"/>
      <w:r w:rsidRPr="001E5C5B">
        <w:t>namespace WebApi2Book.Web.Api.Models</w:t>
      </w:r>
    </w:p>
    <w:p w14:paraId="69145468" w14:textId="77777777" w:rsidR="00AB36B2" w:rsidRPr="001E5C5B" w:rsidRDefault="00AB36B2" w:rsidP="005411F0">
      <w:pPr>
        <w:pStyle w:val="Code"/>
      </w:pPr>
      <w:r w:rsidRPr="001E5C5B">
        <w:t>{</w:t>
      </w:r>
    </w:p>
    <w:p w14:paraId="4BF6FE8F" w14:textId="77777777" w:rsidR="00AB36B2" w:rsidRPr="001E5C5B" w:rsidRDefault="00AB36B2" w:rsidP="005411F0">
      <w:pPr>
        <w:pStyle w:val="Code"/>
      </w:pPr>
      <w:r w:rsidRPr="001E5C5B">
        <w:lastRenderedPageBreak/>
        <w:t xml:space="preserve">    public interface IPageLinkContaining : ILinkContaining</w:t>
      </w:r>
    </w:p>
    <w:p w14:paraId="5D90998D" w14:textId="77777777" w:rsidR="00AB36B2" w:rsidRPr="001E5C5B" w:rsidRDefault="00AB36B2" w:rsidP="005411F0">
      <w:pPr>
        <w:pStyle w:val="Code"/>
      </w:pPr>
      <w:r w:rsidRPr="001E5C5B">
        <w:t xml:space="preserve">    {</w:t>
      </w:r>
    </w:p>
    <w:p w14:paraId="0F5F9BC1" w14:textId="77777777" w:rsidR="00AB36B2" w:rsidRPr="001E5C5B" w:rsidRDefault="00AB36B2" w:rsidP="005411F0">
      <w:pPr>
        <w:pStyle w:val="Code"/>
      </w:pPr>
      <w:r w:rsidRPr="001E5C5B">
        <w:t xml:space="preserve">        int PageNumber { get; set; }</w:t>
      </w:r>
    </w:p>
    <w:p w14:paraId="61E6F34F" w14:textId="77777777" w:rsidR="00AB36B2" w:rsidRPr="001E5C5B" w:rsidRDefault="00AB36B2" w:rsidP="005411F0">
      <w:pPr>
        <w:pStyle w:val="Code"/>
      </w:pPr>
      <w:r w:rsidRPr="001E5C5B">
        <w:t xml:space="preserve">        int PageCount { get; set; }</w:t>
      </w:r>
    </w:p>
    <w:p w14:paraId="74110060" w14:textId="77777777" w:rsidR="00AB36B2" w:rsidRPr="001E5C5B" w:rsidRDefault="00AB36B2" w:rsidP="005411F0">
      <w:pPr>
        <w:pStyle w:val="Code"/>
      </w:pPr>
      <w:r w:rsidRPr="001E5C5B">
        <w:t xml:space="preserve">    }</w:t>
      </w:r>
    </w:p>
    <w:p w14:paraId="4B486B8B" w14:textId="77777777" w:rsidR="00AB36B2" w:rsidRDefault="00AB36B2" w:rsidP="005411F0">
      <w:pPr>
        <w:pStyle w:val="Code"/>
      </w:pPr>
      <w:r w:rsidRPr="001E5C5B">
        <w:t>}</w:t>
      </w:r>
      <w:bookmarkEnd w:id="205"/>
      <w:bookmarkEnd w:id="206"/>
      <w:bookmarkEnd w:id="207"/>
    </w:p>
    <w:bookmarkEnd w:id="208"/>
    <w:bookmarkEnd w:id="209"/>
    <w:p w14:paraId="34529953" w14:textId="77777777" w:rsidR="00AB36B2" w:rsidRDefault="00AB36B2" w:rsidP="003435C7">
      <w:pPr>
        <w:pStyle w:val="BodyText"/>
      </w:pPr>
      <w:r>
        <w:t xml:space="preserve">Next, implement </w:t>
      </w:r>
      <w:r w:rsidRPr="00B67F21">
        <w:rPr>
          <w:rStyle w:val="CodeInline"/>
        </w:rPr>
        <w:t>PagedDataInquiryResponse</w:t>
      </w:r>
      <w:r>
        <w:t xml:space="preserve">, which implements </w:t>
      </w:r>
      <w:r w:rsidRPr="00B67F21">
        <w:rPr>
          <w:rStyle w:val="CodeInline"/>
        </w:rPr>
        <w:t>ILinkContaining</w:t>
      </w:r>
      <w:r>
        <w:t>, as follows:</w:t>
      </w:r>
    </w:p>
    <w:p w14:paraId="5FD0D938" w14:textId="77777777" w:rsidR="00AB36B2" w:rsidRPr="00B67F21" w:rsidRDefault="00AB36B2" w:rsidP="005411F0">
      <w:pPr>
        <w:pStyle w:val="Code"/>
      </w:pPr>
      <w:bookmarkStart w:id="210" w:name="OLE_LINK171"/>
      <w:bookmarkStart w:id="211" w:name="OLE_LINK77"/>
      <w:bookmarkStart w:id="212" w:name="OLE_LINK78"/>
      <w:bookmarkStart w:id="213" w:name="OLE_LINK256"/>
      <w:r w:rsidRPr="00B67F21">
        <w:t>using System.Collections.Generic;</w:t>
      </w:r>
    </w:p>
    <w:p w14:paraId="6A2A31E7" w14:textId="77777777" w:rsidR="00AB36B2" w:rsidRPr="00B67F21" w:rsidRDefault="00AB36B2" w:rsidP="005411F0">
      <w:pPr>
        <w:pStyle w:val="Code"/>
      </w:pPr>
    </w:p>
    <w:p w14:paraId="6FC94EB8" w14:textId="77777777" w:rsidR="00AB36B2" w:rsidRPr="00B67F21" w:rsidRDefault="00AB36B2" w:rsidP="005411F0">
      <w:pPr>
        <w:pStyle w:val="Code"/>
      </w:pPr>
      <w:r w:rsidRPr="00B67F21">
        <w:t>namespace WebApi2Book.Web.Api.Models</w:t>
      </w:r>
    </w:p>
    <w:p w14:paraId="18DDE6F3" w14:textId="77777777" w:rsidR="00AB36B2" w:rsidRPr="00B67F21" w:rsidRDefault="00AB36B2" w:rsidP="005411F0">
      <w:pPr>
        <w:pStyle w:val="Code"/>
      </w:pPr>
      <w:r w:rsidRPr="00B67F21">
        <w:t>{</w:t>
      </w:r>
    </w:p>
    <w:p w14:paraId="13F1C6BB" w14:textId="77777777" w:rsidR="00AB36B2" w:rsidRPr="00B67F21" w:rsidRDefault="00AB36B2" w:rsidP="005411F0">
      <w:pPr>
        <w:pStyle w:val="Code"/>
      </w:pPr>
      <w:r w:rsidRPr="00B67F21">
        <w:t xml:space="preserve">    public class PagedDataInquiryResponse&lt;T&gt; : IPageLinkContaining</w:t>
      </w:r>
    </w:p>
    <w:p w14:paraId="3D61AE3A" w14:textId="77777777" w:rsidR="00AB36B2" w:rsidRPr="00B67F21" w:rsidRDefault="00AB36B2" w:rsidP="005411F0">
      <w:pPr>
        <w:pStyle w:val="Code"/>
      </w:pPr>
      <w:r w:rsidRPr="00B67F21">
        <w:t xml:space="preserve">    {</w:t>
      </w:r>
    </w:p>
    <w:p w14:paraId="6765CD0C" w14:textId="77777777" w:rsidR="00AB36B2" w:rsidRPr="00B67F21" w:rsidRDefault="00AB36B2" w:rsidP="005411F0">
      <w:pPr>
        <w:pStyle w:val="Code"/>
      </w:pPr>
      <w:r w:rsidRPr="00B67F21">
        <w:t xml:space="preserve">        private List&lt;T&gt; _items;</w:t>
      </w:r>
    </w:p>
    <w:p w14:paraId="4778275E" w14:textId="77777777" w:rsidR="00AB36B2" w:rsidRPr="00B67F21" w:rsidRDefault="00AB36B2" w:rsidP="005411F0">
      <w:pPr>
        <w:pStyle w:val="Code"/>
      </w:pPr>
      <w:r w:rsidRPr="00B67F21">
        <w:t xml:space="preserve">        private List&lt;Link&gt; _links;</w:t>
      </w:r>
    </w:p>
    <w:p w14:paraId="678B0B1A" w14:textId="77777777" w:rsidR="00AB36B2" w:rsidRPr="00B67F21" w:rsidRDefault="00AB36B2" w:rsidP="005411F0">
      <w:pPr>
        <w:pStyle w:val="Code"/>
      </w:pPr>
    </w:p>
    <w:p w14:paraId="5C35C8FF" w14:textId="77777777" w:rsidR="00AB36B2" w:rsidRPr="00B67F21" w:rsidRDefault="00AB36B2" w:rsidP="005411F0">
      <w:pPr>
        <w:pStyle w:val="Code"/>
      </w:pPr>
      <w:r w:rsidRPr="00B67F21">
        <w:t xml:space="preserve">        public List&lt;T&gt; Items</w:t>
      </w:r>
    </w:p>
    <w:p w14:paraId="166CD5B3" w14:textId="77777777" w:rsidR="00AB36B2" w:rsidRPr="00B67F21" w:rsidRDefault="00AB36B2" w:rsidP="005411F0">
      <w:pPr>
        <w:pStyle w:val="Code"/>
      </w:pPr>
      <w:r w:rsidRPr="00B67F21">
        <w:t xml:space="preserve">        {</w:t>
      </w:r>
    </w:p>
    <w:p w14:paraId="684EFF8E" w14:textId="77777777" w:rsidR="00AB36B2" w:rsidRPr="00B67F21" w:rsidRDefault="00AB36B2" w:rsidP="005411F0">
      <w:pPr>
        <w:pStyle w:val="Code"/>
      </w:pPr>
      <w:r w:rsidRPr="00B67F21">
        <w:t xml:space="preserve">            get { return _items ?? (_items = new List&lt;T&gt;()); }</w:t>
      </w:r>
    </w:p>
    <w:p w14:paraId="39AEC806" w14:textId="77777777" w:rsidR="00AB36B2" w:rsidRPr="00B67F21" w:rsidRDefault="00AB36B2" w:rsidP="005411F0">
      <w:pPr>
        <w:pStyle w:val="Code"/>
      </w:pPr>
      <w:r w:rsidRPr="00B67F21">
        <w:t xml:space="preserve">            set { _items = value; }</w:t>
      </w:r>
    </w:p>
    <w:p w14:paraId="013C5511" w14:textId="77777777" w:rsidR="00AB36B2" w:rsidRPr="00B67F21" w:rsidRDefault="00AB36B2" w:rsidP="005411F0">
      <w:pPr>
        <w:pStyle w:val="Code"/>
      </w:pPr>
      <w:r w:rsidRPr="00B67F21">
        <w:t xml:space="preserve">        }</w:t>
      </w:r>
    </w:p>
    <w:p w14:paraId="02981A36" w14:textId="77777777" w:rsidR="00AB36B2" w:rsidRPr="00B67F21" w:rsidRDefault="00AB36B2" w:rsidP="005411F0">
      <w:pPr>
        <w:pStyle w:val="Code"/>
      </w:pPr>
    </w:p>
    <w:p w14:paraId="20324377" w14:textId="77777777" w:rsidR="00AB36B2" w:rsidRPr="00B67F21" w:rsidRDefault="00AB36B2" w:rsidP="005411F0">
      <w:pPr>
        <w:pStyle w:val="Code"/>
      </w:pPr>
      <w:r w:rsidRPr="00B67F21">
        <w:t xml:space="preserve">        public int PageSize { get; set; }</w:t>
      </w:r>
    </w:p>
    <w:p w14:paraId="4352F3E6" w14:textId="77777777" w:rsidR="00AB36B2" w:rsidRPr="00B67F21" w:rsidRDefault="00AB36B2" w:rsidP="005411F0">
      <w:pPr>
        <w:pStyle w:val="Code"/>
      </w:pPr>
    </w:p>
    <w:p w14:paraId="60638A91" w14:textId="77777777" w:rsidR="00AB36B2" w:rsidRPr="00B67F21" w:rsidRDefault="00AB36B2" w:rsidP="005411F0">
      <w:pPr>
        <w:pStyle w:val="Code"/>
      </w:pPr>
      <w:r w:rsidRPr="00B67F21">
        <w:t xml:space="preserve">        public List&lt;Link&gt; Links</w:t>
      </w:r>
    </w:p>
    <w:p w14:paraId="65C7D442" w14:textId="77777777" w:rsidR="00AB36B2" w:rsidRPr="00B67F21" w:rsidRDefault="00AB36B2" w:rsidP="005411F0">
      <w:pPr>
        <w:pStyle w:val="Code"/>
      </w:pPr>
      <w:r w:rsidRPr="00B67F21">
        <w:t xml:space="preserve">        {</w:t>
      </w:r>
    </w:p>
    <w:p w14:paraId="3E26E448" w14:textId="77777777" w:rsidR="00AB36B2" w:rsidRPr="00B67F21" w:rsidRDefault="00AB36B2" w:rsidP="005411F0">
      <w:pPr>
        <w:pStyle w:val="Code"/>
      </w:pPr>
      <w:r w:rsidRPr="00B67F21">
        <w:t xml:space="preserve">            get { return _links ?? (_links = new List&lt;Link&gt;()); }</w:t>
      </w:r>
    </w:p>
    <w:p w14:paraId="7510851B" w14:textId="77777777" w:rsidR="00AB36B2" w:rsidRPr="00B67F21" w:rsidRDefault="00AB36B2" w:rsidP="005411F0">
      <w:pPr>
        <w:pStyle w:val="Code"/>
      </w:pPr>
      <w:r w:rsidRPr="00B67F21">
        <w:t xml:space="preserve">            set { _links = value; }</w:t>
      </w:r>
    </w:p>
    <w:p w14:paraId="15CF4CAE" w14:textId="77777777" w:rsidR="00AB36B2" w:rsidRPr="00B67F21" w:rsidRDefault="00AB36B2" w:rsidP="005411F0">
      <w:pPr>
        <w:pStyle w:val="Code"/>
      </w:pPr>
      <w:r w:rsidRPr="00B67F21">
        <w:t xml:space="preserve">        }</w:t>
      </w:r>
    </w:p>
    <w:p w14:paraId="4CBD6A07" w14:textId="77777777" w:rsidR="00AB36B2" w:rsidRPr="00B67F21" w:rsidRDefault="00AB36B2" w:rsidP="005411F0">
      <w:pPr>
        <w:pStyle w:val="Code"/>
      </w:pPr>
    </w:p>
    <w:p w14:paraId="19997EF0" w14:textId="77777777" w:rsidR="00AB36B2" w:rsidRPr="00B67F21" w:rsidRDefault="00AB36B2" w:rsidP="005411F0">
      <w:pPr>
        <w:pStyle w:val="Code"/>
      </w:pPr>
      <w:r w:rsidRPr="00B67F21">
        <w:t xml:space="preserve">        public void AddLink(Link link)</w:t>
      </w:r>
    </w:p>
    <w:p w14:paraId="30A78259" w14:textId="77777777" w:rsidR="00AB36B2" w:rsidRPr="00B67F21" w:rsidRDefault="00AB36B2" w:rsidP="005411F0">
      <w:pPr>
        <w:pStyle w:val="Code"/>
      </w:pPr>
      <w:r w:rsidRPr="00B67F21">
        <w:t xml:space="preserve">        {</w:t>
      </w:r>
    </w:p>
    <w:p w14:paraId="25405CE9" w14:textId="77777777" w:rsidR="00AB36B2" w:rsidRPr="00B67F21" w:rsidRDefault="00AB36B2" w:rsidP="005411F0">
      <w:pPr>
        <w:pStyle w:val="Code"/>
      </w:pPr>
      <w:r w:rsidRPr="00B67F21">
        <w:t xml:space="preserve">            Links.Add(link);</w:t>
      </w:r>
    </w:p>
    <w:p w14:paraId="3139228C" w14:textId="77777777" w:rsidR="00AB36B2" w:rsidRPr="00B67F21" w:rsidRDefault="00AB36B2" w:rsidP="005411F0">
      <w:pPr>
        <w:pStyle w:val="Code"/>
      </w:pPr>
      <w:r w:rsidRPr="00B67F21">
        <w:t xml:space="preserve">        }</w:t>
      </w:r>
    </w:p>
    <w:p w14:paraId="77EF2EC5" w14:textId="77777777" w:rsidR="00AB36B2" w:rsidRPr="00B67F21" w:rsidRDefault="00AB36B2" w:rsidP="005411F0">
      <w:pPr>
        <w:pStyle w:val="Code"/>
      </w:pPr>
    </w:p>
    <w:p w14:paraId="2DE23A92" w14:textId="77777777" w:rsidR="00AB36B2" w:rsidRPr="00B67F21" w:rsidRDefault="00AB36B2" w:rsidP="005411F0">
      <w:pPr>
        <w:pStyle w:val="Code"/>
      </w:pPr>
      <w:r w:rsidRPr="00B67F21">
        <w:t xml:space="preserve">        public int PageNumber { get; set; }</w:t>
      </w:r>
    </w:p>
    <w:p w14:paraId="5AEDC862" w14:textId="77777777" w:rsidR="00AB36B2" w:rsidRPr="00B67F21" w:rsidRDefault="00AB36B2" w:rsidP="005411F0">
      <w:pPr>
        <w:pStyle w:val="Code"/>
      </w:pPr>
      <w:r w:rsidRPr="00B67F21">
        <w:t xml:space="preserve">        public int PageCount { get; set; }</w:t>
      </w:r>
    </w:p>
    <w:p w14:paraId="6F2D2D2B" w14:textId="77777777" w:rsidR="00AB36B2" w:rsidRPr="00B67F21" w:rsidRDefault="00AB36B2" w:rsidP="005411F0">
      <w:pPr>
        <w:pStyle w:val="Code"/>
      </w:pPr>
      <w:r w:rsidRPr="00B67F21">
        <w:t xml:space="preserve">    }</w:t>
      </w:r>
    </w:p>
    <w:p w14:paraId="332AB518" w14:textId="77777777" w:rsidR="00AB36B2" w:rsidRDefault="00AB36B2" w:rsidP="005411F0">
      <w:pPr>
        <w:pStyle w:val="Code"/>
      </w:pPr>
      <w:r w:rsidRPr="00B67F21">
        <w:t>}</w:t>
      </w:r>
      <w:bookmarkEnd w:id="210"/>
    </w:p>
    <w:bookmarkEnd w:id="211"/>
    <w:bookmarkEnd w:id="212"/>
    <w:bookmarkEnd w:id="213"/>
    <w:p w14:paraId="087237E8" w14:textId="77777777" w:rsidR="00AB36B2" w:rsidRDefault="00AB36B2" w:rsidP="003435C7">
      <w:pPr>
        <w:pStyle w:val="BodyText"/>
      </w:pPr>
      <w:r w:rsidRPr="00B67F21">
        <w:rPr>
          <w:rStyle w:val="CodeInline"/>
        </w:rPr>
        <w:t>PagedDataInquiryResponse</w:t>
      </w:r>
      <w:r>
        <w:t xml:space="preserve"> is a DTO that can be used to return type-safe paged data (thanks to generics) and relevant hypermedia links. We'll get to the links in the next section. The other members should be self-explanatory.</w:t>
      </w:r>
    </w:p>
    <w:p w14:paraId="20D77F1F" w14:textId="77777777" w:rsidR="00AB36B2" w:rsidRDefault="00AB36B2" w:rsidP="003435C7">
      <w:pPr>
        <w:pStyle w:val="BodyText"/>
      </w:pPr>
      <w:r>
        <w:t xml:space="preserve">Now it's time to go ahead and implement </w:t>
      </w:r>
      <w:r w:rsidRPr="001E5C5B">
        <w:rPr>
          <w:rStyle w:val="CodeInline"/>
        </w:rPr>
        <w:t>IAllTasksInquiryProcessor</w:t>
      </w:r>
      <w:r>
        <w:t xml:space="preserve"> as follows:</w:t>
      </w:r>
    </w:p>
    <w:p w14:paraId="063498D0" w14:textId="77777777" w:rsidR="00AB36B2" w:rsidRDefault="00AB36B2" w:rsidP="005411F0">
      <w:pPr>
        <w:pStyle w:val="CodeCaption"/>
      </w:pPr>
      <w:r w:rsidRPr="001E5C5B">
        <w:rPr>
          <w:rStyle w:val="CodeInline"/>
        </w:rPr>
        <w:t>IAllTasksInquiryProcessor</w:t>
      </w:r>
      <w:r>
        <w:rPr>
          <w:rStyle w:val="CodeInline"/>
        </w:rPr>
        <w:t xml:space="preserve"> Interface</w:t>
      </w:r>
    </w:p>
    <w:p w14:paraId="2AD72128" w14:textId="77777777" w:rsidR="00AB36B2" w:rsidRPr="00514ACD" w:rsidRDefault="00AB36B2" w:rsidP="005411F0">
      <w:pPr>
        <w:pStyle w:val="Code"/>
      </w:pPr>
      <w:bookmarkStart w:id="214" w:name="OLE_LINK172"/>
      <w:bookmarkStart w:id="215" w:name="OLE_LINK257"/>
      <w:bookmarkStart w:id="216" w:name="OLE_LINK79"/>
      <w:bookmarkStart w:id="217" w:name="OLE_LINK80"/>
      <w:r w:rsidRPr="00514ACD">
        <w:lastRenderedPageBreak/>
        <w:t>using WebApi2Book.Data;</w:t>
      </w:r>
    </w:p>
    <w:p w14:paraId="1A1FBAD9" w14:textId="77777777" w:rsidR="00AB36B2" w:rsidRPr="00514ACD" w:rsidRDefault="00AB36B2" w:rsidP="005411F0">
      <w:pPr>
        <w:pStyle w:val="Code"/>
      </w:pPr>
      <w:r w:rsidRPr="00514ACD">
        <w:t>using WebApi2Book.Web.Api.Models;</w:t>
      </w:r>
    </w:p>
    <w:p w14:paraId="4E4FDCF7" w14:textId="77777777" w:rsidR="00AB36B2" w:rsidRPr="00514ACD" w:rsidRDefault="00AB36B2" w:rsidP="005411F0">
      <w:pPr>
        <w:pStyle w:val="Code"/>
      </w:pPr>
    </w:p>
    <w:p w14:paraId="68DCCA2B" w14:textId="77777777" w:rsidR="00AB36B2" w:rsidRPr="00514ACD" w:rsidRDefault="00AB36B2" w:rsidP="005411F0">
      <w:pPr>
        <w:pStyle w:val="Code"/>
      </w:pPr>
      <w:r w:rsidRPr="00514ACD">
        <w:t>namespace WebApi2Book.Web.Api.InquiryProcessing</w:t>
      </w:r>
    </w:p>
    <w:p w14:paraId="7944B6AC" w14:textId="77777777" w:rsidR="00AB36B2" w:rsidRPr="00514ACD" w:rsidRDefault="00AB36B2" w:rsidP="005411F0">
      <w:pPr>
        <w:pStyle w:val="Code"/>
      </w:pPr>
      <w:r w:rsidRPr="00514ACD">
        <w:t>{</w:t>
      </w:r>
    </w:p>
    <w:p w14:paraId="5C20E9A1" w14:textId="77777777" w:rsidR="00AB36B2" w:rsidRPr="00514ACD" w:rsidRDefault="00AB36B2" w:rsidP="005411F0">
      <w:pPr>
        <w:pStyle w:val="Code"/>
      </w:pPr>
      <w:r w:rsidRPr="00514ACD">
        <w:t xml:space="preserve">    public interface IAllTasksInquiryProcessor</w:t>
      </w:r>
    </w:p>
    <w:p w14:paraId="75AFBD25" w14:textId="77777777" w:rsidR="00AB36B2" w:rsidRPr="00514ACD" w:rsidRDefault="00AB36B2" w:rsidP="005411F0">
      <w:pPr>
        <w:pStyle w:val="Code"/>
      </w:pPr>
      <w:r w:rsidRPr="00514ACD">
        <w:t xml:space="preserve">    {</w:t>
      </w:r>
    </w:p>
    <w:p w14:paraId="71F837B7" w14:textId="77777777" w:rsidR="00AB36B2" w:rsidRPr="00514ACD" w:rsidRDefault="00AB36B2" w:rsidP="005411F0">
      <w:pPr>
        <w:pStyle w:val="Code"/>
      </w:pPr>
      <w:r w:rsidRPr="00514ACD">
        <w:t xml:space="preserve">        PagedDataInquiryResponse&lt;Task&gt; GetTasks(PagedDataRequest requestInfo);</w:t>
      </w:r>
    </w:p>
    <w:p w14:paraId="5A7E4A4F" w14:textId="77777777" w:rsidR="00AB36B2" w:rsidRPr="00514ACD" w:rsidRDefault="00AB36B2" w:rsidP="005411F0">
      <w:pPr>
        <w:pStyle w:val="Code"/>
      </w:pPr>
      <w:r w:rsidRPr="00514ACD">
        <w:t xml:space="preserve">    }</w:t>
      </w:r>
    </w:p>
    <w:p w14:paraId="39F5A904" w14:textId="77777777" w:rsidR="00AB36B2" w:rsidRPr="00514ACD" w:rsidRDefault="00AB36B2" w:rsidP="005411F0">
      <w:pPr>
        <w:pStyle w:val="Code"/>
      </w:pPr>
      <w:r w:rsidRPr="00514ACD">
        <w:t>}</w:t>
      </w:r>
      <w:bookmarkEnd w:id="214"/>
      <w:bookmarkEnd w:id="215"/>
    </w:p>
    <w:bookmarkEnd w:id="216"/>
    <w:bookmarkEnd w:id="217"/>
    <w:p w14:paraId="2061E302" w14:textId="77777777" w:rsidR="00AB36B2" w:rsidRDefault="00AB36B2" w:rsidP="005411F0">
      <w:pPr>
        <w:pStyle w:val="CodeCaption"/>
      </w:pPr>
      <w:r>
        <w:t>AllTasksInquiryProcessor Class</w:t>
      </w:r>
    </w:p>
    <w:p w14:paraId="664E946C" w14:textId="77777777" w:rsidR="00AB36B2" w:rsidRPr="00514ACD" w:rsidRDefault="00AB36B2" w:rsidP="005411F0">
      <w:pPr>
        <w:pStyle w:val="Code"/>
      </w:pPr>
      <w:bookmarkStart w:id="218" w:name="OLE_LINK173"/>
      <w:bookmarkStart w:id="219" w:name="OLE_LINK174"/>
      <w:bookmarkStart w:id="220" w:name="OLE_LINK260"/>
      <w:bookmarkStart w:id="221" w:name="OLE_LINK81"/>
      <w:bookmarkStart w:id="222" w:name="OLE_LINK82"/>
      <w:commentRangeStart w:id="223"/>
      <w:r w:rsidRPr="00514ACD">
        <w:t>using System.Collections.Generic;</w:t>
      </w:r>
    </w:p>
    <w:p w14:paraId="6FA0E51F" w14:textId="77777777" w:rsidR="00AB36B2" w:rsidRPr="00514ACD" w:rsidRDefault="00AB36B2" w:rsidP="005411F0">
      <w:pPr>
        <w:pStyle w:val="Code"/>
      </w:pPr>
      <w:r w:rsidRPr="00514ACD">
        <w:t>using System.Linq;</w:t>
      </w:r>
    </w:p>
    <w:p w14:paraId="0A82DA10" w14:textId="77777777" w:rsidR="00AB36B2" w:rsidRPr="00514ACD" w:rsidRDefault="00AB36B2" w:rsidP="005411F0">
      <w:pPr>
        <w:pStyle w:val="Code"/>
      </w:pPr>
      <w:r w:rsidRPr="00514ACD">
        <w:t>using WebApi2Book.Common.TypeMapping;</w:t>
      </w:r>
    </w:p>
    <w:p w14:paraId="58F45EC5" w14:textId="77777777" w:rsidR="00AB36B2" w:rsidRPr="00514ACD" w:rsidRDefault="00AB36B2" w:rsidP="005411F0">
      <w:pPr>
        <w:pStyle w:val="Code"/>
      </w:pPr>
      <w:r w:rsidRPr="00514ACD">
        <w:t>using WebApi2Book.Data;</w:t>
      </w:r>
    </w:p>
    <w:p w14:paraId="31E485EE" w14:textId="77777777" w:rsidR="00AB36B2" w:rsidRPr="00514ACD" w:rsidRDefault="00AB36B2" w:rsidP="005411F0">
      <w:pPr>
        <w:pStyle w:val="Code"/>
      </w:pPr>
      <w:r w:rsidRPr="00514ACD">
        <w:t>using WebApi2Book.Web.Api.Models;</w:t>
      </w:r>
    </w:p>
    <w:p w14:paraId="26F2D78D" w14:textId="77777777" w:rsidR="00AB36B2" w:rsidRPr="00514ACD" w:rsidRDefault="00AB36B2" w:rsidP="005411F0">
      <w:pPr>
        <w:pStyle w:val="Code"/>
      </w:pPr>
      <w:r w:rsidRPr="00514ACD">
        <w:t>using PagedTaskDataInquiryResponse =</w:t>
      </w:r>
    </w:p>
    <w:p w14:paraId="4D43F8C4" w14:textId="77777777" w:rsidR="00AB36B2" w:rsidRPr="00514ACD" w:rsidRDefault="00AB36B2" w:rsidP="005411F0">
      <w:pPr>
        <w:pStyle w:val="Code"/>
      </w:pPr>
      <w:r w:rsidRPr="00514ACD">
        <w:t xml:space="preserve">    WebApi2Book.Web.Api.Models.PagedDataInquiryResponse&lt;WebApi2Book.Web.Api.Models.Task&gt;;</w:t>
      </w:r>
      <w:commentRangeEnd w:id="223"/>
      <w:r w:rsidR="0006019F">
        <w:rPr>
          <w:rStyle w:val="CommentReference"/>
          <w:rFonts w:ascii="Times" w:hAnsi="Times"/>
          <w:noProof w:val="0"/>
        </w:rPr>
        <w:commentReference w:id="223"/>
      </w:r>
    </w:p>
    <w:p w14:paraId="43AB480D" w14:textId="77777777" w:rsidR="00AB36B2" w:rsidRPr="00514ACD" w:rsidRDefault="00AB36B2" w:rsidP="005411F0">
      <w:pPr>
        <w:pStyle w:val="Code"/>
      </w:pPr>
    </w:p>
    <w:p w14:paraId="1CF7F431" w14:textId="77777777" w:rsidR="00AB36B2" w:rsidRPr="00514ACD" w:rsidRDefault="00AB36B2" w:rsidP="005411F0">
      <w:pPr>
        <w:pStyle w:val="Code"/>
      </w:pPr>
      <w:r w:rsidRPr="00514ACD">
        <w:t>namespace WebApi2Book.Web.Api.InquiryProcessing</w:t>
      </w:r>
    </w:p>
    <w:p w14:paraId="6F5FAAA1" w14:textId="77777777" w:rsidR="00AB36B2" w:rsidRPr="00514ACD" w:rsidRDefault="00AB36B2" w:rsidP="005411F0">
      <w:pPr>
        <w:pStyle w:val="Code"/>
      </w:pPr>
      <w:r w:rsidRPr="00514ACD">
        <w:t>{</w:t>
      </w:r>
    </w:p>
    <w:p w14:paraId="4421D07C" w14:textId="77777777" w:rsidR="00AB36B2" w:rsidRPr="00514ACD" w:rsidRDefault="00AB36B2" w:rsidP="005411F0">
      <w:pPr>
        <w:pStyle w:val="Code"/>
      </w:pPr>
      <w:r w:rsidRPr="00514ACD">
        <w:t xml:space="preserve">    public class AllTasksInquiryProcessor : IAllTasksInquiryProcessor</w:t>
      </w:r>
    </w:p>
    <w:p w14:paraId="6047F166" w14:textId="77777777" w:rsidR="00AB36B2" w:rsidRPr="00514ACD" w:rsidRDefault="00AB36B2" w:rsidP="005411F0">
      <w:pPr>
        <w:pStyle w:val="Code"/>
      </w:pPr>
      <w:r w:rsidRPr="00514ACD">
        <w:t xml:space="preserve">    {</w:t>
      </w:r>
    </w:p>
    <w:p w14:paraId="4304B36A" w14:textId="77777777" w:rsidR="00AB36B2" w:rsidRPr="00514ACD" w:rsidRDefault="00AB36B2" w:rsidP="005411F0">
      <w:pPr>
        <w:pStyle w:val="Code"/>
      </w:pPr>
      <w:r w:rsidRPr="00514ACD">
        <w:t xml:space="preserve">        private readonly IAutoMapper _autoMapper;</w:t>
      </w:r>
    </w:p>
    <w:p w14:paraId="2663CFC9" w14:textId="77777777" w:rsidR="00AB36B2" w:rsidRPr="00514ACD" w:rsidRDefault="00AB36B2" w:rsidP="005411F0">
      <w:pPr>
        <w:pStyle w:val="Code"/>
      </w:pPr>
      <w:r w:rsidRPr="00514ACD">
        <w:t xml:space="preserve">        private readonly IAllTasksQueryProcessor _queryProcessor;</w:t>
      </w:r>
    </w:p>
    <w:p w14:paraId="5E272989" w14:textId="77777777" w:rsidR="00AB36B2" w:rsidRPr="00514ACD" w:rsidRDefault="00AB36B2" w:rsidP="005411F0">
      <w:pPr>
        <w:pStyle w:val="Code"/>
      </w:pPr>
    </w:p>
    <w:p w14:paraId="1F714C9B" w14:textId="77777777" w:rsidR="00AB36B2" w:rsidRPr="00514ACD" w:rsidRDefault="00AB36B2" w:rsidP="005411F0">
      <w:pPr>
        <w:pStyle w:val="Code"/>
      </w:pPr>
      <w:r w:rsidRPr="00514ACD">
        <w:t xml:space="preserve">        public AllTasksInquiryProcessor(IAllTasksQueryProcessor queryProcessor, IAutoMapper autoMapper)</w:t>
      </w:r>
    </w:p>
    <w:p w14:paraId="589495FF" w14:textId="77777777" w:rsidR="00AB36B2" w:rsidRPr="00514ACD" w:rsidRDefault="00AB36B2" w:rsidP="005411F0">
      <w:pPr>
        <w:pStyle w:val="Code"/>
      </w:pPr>
      <w:r w:rsidRPr="00514ACD">
        <w:t xml:space="preserve">        {</w:t>
      </w:r>
    </w:p>
    <w:p w14:paraId="574B409C" w14:textId="77777777" w:rsidR="00AB36B2" w:rsidRPr="00514ACD" w:rsidRDefault="00AB36B2" w:rsidP="005411F0">
      <w:pPr>
        <w:pStyle w:val="Code"/>
      </w:pPr>
      <w:r w:rsidRPr="00514ACD">
        <w:t xml:space="preserve">            _queryProcessor = queryProcessor;</w:t>
      </w:r>
    </w:p>
    <w:p w14:paraId="7CFA8CDD" w14:textId="77777777" w:rsidR="00AB36B2" w:rsidRPr="00514ACD" w:rsidRDefault="00AB36B2" w:rsidP="005411F0">
      <w:pPr>
        <w:pStyle w:val="Code"/>
      </w:pPr>
      <w:r w:rsidRPr="00514ACD">
        <w:t xml:space="preserve">            _autoMapper = autoMapper;</w:t>
      </w:r>
    </w:p>
    <w:p w14:paraId="32FB0594" w14:textId="77777777" w:rsidR="00AB36B2" w:rsidRPr="00514ACD" w:rsidRDefault="00AB36B2" w:rsidP="005411F0">
      <w:pPr>
        <w:pStyle w:val="Code"/>
      </w:pPr>
      <w:r w:rsidRPr="00514ACD">
        <w:t xml:space="preserve">        }</w:t>
      </w:r>
    </w:p>
    <w:p w14:paraId="6311CC04" w14:textId="77777777" w:rsidR="00AB36B2" w:rsidRPr="00514ACD" w:rsidRDefault="00AB36B2" w:rsidP="005411F0">
      <w:pPr>
        <w:pStyle w:val="Code"/>
      </w:pPr>
    </w:p>
    <w:p w14:paraId="3CCC99B5" w14:textId="77777777" w:rsidR="00AB36B2" w:rsidRPr="00514ACD" w:rsidRDefault="00AB36B2" w:rsidP="005411F0">
      <w:pPr>
        <w:pStyle w:val="Code"/>
      </w:pPr>
      <w:r w:rsidRPr="00514ACD">
        <w:t xml:space="preserve">        public PagedTaskDataInquiryResponse GetTasks(PagedDataRequest requestInfo)</w:t>
      </w:r>
    </w:p>
    <w:p w14:paraId="10318FF2" w14:textId="77777777" w:rsidR="00AB36B2" w:rsidRPr="00514ACD" w:rsidRDefault="00AB36B2" w:rsidP="005411F0">
      <w:pPr>
        <w:pStyle w:val="Code"/>
      </w:pPr>
      <w:r w:rsidRPr="00514ACD">
        <w:t xml:space="preserve">        {</w:t>
      </w:r>
    </w:p>
    <w:p w14:paraId="586BEC90" w14:textId="77777777" w:rsidR="00AB36B2" w:rsidRPr="00514ACD" w:rsidRDefault="00AB36B2" w:rsidP="005411F0">
      <w:pPr>
        <w:pStyle w:val="Code"/>
      </w:pPr>
      <w:r w:rsidRPr="00514ACD">
        <w:t xml:space="preserve">            var queryResult = _queryProcessor.GetTasks(requestInfo);</w:t>
      </w:r>
    </w:p>
    <w:p w14:paraId="3F5F2C40" w14:textId="77777777" w:rsidR="00AB36B2" w:rsidRPr="00514ACD" w:rsidRDefault="00AB36B2" w:rsidP="005411F0">
      <w:pPr>
        <w:pStyle w:val="Code"/>
      </w:pPr>
    </w:p>
    <w:p w14:paraId="41316838" w14:textId="77777777" w:rsidR="00AB36B2" w:rsidRPr="00514ACD" w:rsidRDefault="00AB36B2" w:rsidP="005411F0">
      <w:pPr>
        <w:pStyle w:val="Code"/>
      </w:pPr>
      <w:r w:rsidRPr="00514ACD">
        <w:t xml:space="preserve">            var tasks = GetTasks(queryResult.QueriedItems).ToList();</w:t>
      </w:r>
    </w:p>
    <w:p w14:paraId="1F780570" w14:textId="77777777" w:rsidR="00AB36B2" w:rsidRPr="00514ACD" w:rsidRDefault="00AB36B2" w:rsidP="005411F0">
      <w:pPr>
        <w:pStyle w:val="Code"/>
      </w:pPr>
    </w:p>
    <w:p w14:paraId="5A754C0A" w14:textId="77777777" w:rsidR="00AB36B2" w:rsidRPr="00514ACD" w:rsidRDefault="00AB36B2" w:rsidP="005411F0">
      <w:pPr>
        <w:pStyle w:val="Code"/>
      </w:pPr>
      <w:r w:rsidRPr="00514ACD">
        <w:t xml:space="preserve">            var inquiryResponse = new PagedTaskDataInquiryResponse</w:t>
      </w:r>
    </w:p>
    <w:p w14:paraId="60F2F7DE" w14:textId="77777777" w:rsidR="00AB36B2" w:rsidRPr="00514ACD" w:rsidRDefault="00AB36B2" w:rsidP="005411F0">
      <w:pPr>
        <w:pStyle w:val="Code"/>
      </w:pPr>
      <w:r w:rsidRPr="00514ACD">
        <w:t xml:space="preserve">            {</w:t>
      </w:r>
    </w:p>
    <w:p w14:paraId="641BF07D" w14:textId="77777777" w:rsidR="00AB36B2" w:rsidRPr="00514ACD" w:rsidRDefault="00AB36B2" w:rsidP="005411F0">
      <w:pPr>
        <w:pStyle w:val="Code"/>
      </w:pPr>
      <w:r w:rsidRPr="00514ACD">
        <w:t xml:space="preserve">                Items = tasks,</w:t>
      </w:r>
    </w:p>
    <w:p w14:paraId="1EE5DA62" w14:textId="77777777" w:rsidR="00AB36B2" w:rsidRPr="00514ACD" w:rsidRDefault="00AB36B2" w:rsidP="005411F0">
      <w:pPr>
        <w:pStyle w:val="Code"/>
      </w:pPr>
      <w:r w:rsidRPr="00514ACD">
        <w:t xml:space="preserve">                PageCount = queryResult.TotalPageCount,</w:t>
      </w:r>
    </w:p>
    <w:p w14:paraId="72F79573" w14:textId="77777777" w:rsidR="00AB36B2" w:rsidRPr="00514ACD" w:rsidRDefault="00AB36B2" w:rsidP="005411F0">
      <w:pPr>
        <w:pStyle w:val="Code"/>
      </w:pPr>
      <w:r w:rsidRPr="00514ACD">
        <w:t xml:space="preserve">                PageNumber = requestInfo.PageNumber,</w:t>
      </w:r>
    </w:p>
    <w:p w14:paraId="1F2D514B" w14:textId="77777777" w:rsidR="00AB36B2" w:rsidRPr="00514ACD" w:rsidRDefault="00AB36B2" w:rsidP="005411F0">
      <w:pPr>
        <w:pStyle w:val="Code"/>
      </w:pPr>
      <w:r w:rsidRPr="00514ACD">
        <w:t xml:space="preserve">                PageSize = requestInfo.PageSize</w:t>
      </w:r>
    </w:p>
    <w:p w14:paraId="28946F1B" w14:textId="77777777" w:rsidR="00AB36B2" w:rsidRPr="00514ACD" w:rsidRDefault="00AB36B2" w:rsidP="005411F0">
      <w:pPr>
        <w:pStyle w:val="Code"/>
      </w:pPr>
      <w:r w:rsidRPr="00514ACD">
        <w:t xml:space="preserve">            };</w:t>
      </w:r>
    </w:p>
    <w:p w14:paraId="617735E0" w14:textId="77777777" w:rsidR="00AB36B2" w:rsidRPr="00514ACD" w:rsidRDefault="00AB36B2" w:rsidP="005411F0">
      <w:pPr>
        <w:pStyle w:val="Code"/>
      </w:pPr>
    </w:p>
    <w:p w14:paraId="355AAEC3" w14:textId="77777777" w:rsidR="00AB36B2" w:rsidRPr="00514ACD" w:rsidRDefault="00AB36B2" w:rsidP="005411F0">
      <w:pPr>
        <w:pStyle w:val="Code"/>
      </w:pPr>
      <w:r w:rsidRPr="00514ACD">
        <w:t xml:space="preserve">            return inquiryResponse;</w:t>
      </w:r>
    </w:p>
    <w:p w14:paraId="72EF4741" w14:textId="77777777" w:rsidR="00AB36B2" w:rsidRPr="00514ACD" w:rsidRDefault="00AB36B2" w:rsidP="005411F0">
      <w:pPr>
        <w:pStyle w:val="Code"/>
      </w:pPr>
      <w:r w:rsidRPr="00514ACD">
        <w:t xml:space="preserve">        }</w:t>
      </w:r>
    </w:p>
    <w:p w14:paraId="608D6F57" w14:textId="77777777" w:rsidR="00AB36B2" w:rsidRPr="00514ACD" w:rsidRDefault="00AB36B2" w:rsidP="005411F0">
      <w:pPr>
        <w:pStyle w:val="Code"/>
      </w:pPr>
    </w:p>
    <w:p w14:paraId="2CF537A5" w14:textId="77777777" w:rsidR="00AB36B2" w:rsidRPr="00514ACD" w:rsidRDefault="00AB36B2" w:rsidP="005411F0">
      <w:pPr>
        <w:pStyle w:val="Code"/>
      </w:pPr>
      <w:r w:rsidRPr="00514ACD">
        <w:t xml:space="preserve">        public virtual IEnumerable&lt;Task&gt; GetTasks(IEnumerable&lt;Data.Entities.Task&gt; taskEntities)</w:t>
      </w:r>
    </w:p>
    <w:p w14:paraId="56648304" w14:textId="77777777" w:rsidR="00AB36B2" w:rsidRPr="00514ACD" w:rsidRDefault="00AB36B2" w:rsidP="005411F0">
      <w:pPr>
        <w:pStyle w:val="Code"/>
      </w:pPr>
      <w:r w:rsidRPr="00514ACD">
        <w:t xml:space="preserve">        {</w:t>
      </w:r>
    </w:p>
    <w:p w14:paraId="690314A1" w14:textId="77777777" w:rsidR="00AB36B2" w:rsidRPr="00514ACD" w:rsidRDefault="00AB36B2" w:rsidP="005411F0">
      <w:pPr>
        <w:pStyle w:val="Code"/>
      </w:pPr>
      <w:r w:rsidRPr="00514ACD">
        <w:t xml:space="preserve">            var tasks = taskEntities.Select(x =&gt; _autoMapper.Map&lt;Task&gt;(x)).ToList();</w:t>
      </w:r>
    </w:p>
    <w:p w14:paraId="363B5F12" w14:textId="77777777" w:rsidR="00AB36B2" w:rsidRPr="00514ACD" w:rsidRDefault="00AB36B2" w:rsidP="005411F0">
      <w:pPr>
        <w:pStyle w:val="Code"/>
      </w:pPr>
    </w:p>
    <w:p w14:paraId="1EBB15AD" w14:textId="77777777" w:rsidR="00AB36B2" w:rsidRPr="00514ACD" w:rsidRDefault="00AB36B2" w:rsidP="005411F0">
      <w:pPr>
        <w:pStyle w:val="Code"/>
      </w:pPr>
      <w:r w:rsidRPr="00514ACD">
        <w:t xml:space="preserve">            return tasks;</w:t>
      </w:r>
    </w:p>
    <w:p w14:paraId="0A3B430D" w14:textId="77777777" w:rsidR="00AB36B2" w:rsidRPr="00514ACD" w:rsidRDefault="00AB36B2" w:rsidP="005411F0">
      <w:pPr>
        <w:pStyle w:val="Code"/>
      </w:pPr>
      <w:r w:rsidRPr="00514ACD">
        <w:t xml:space="preserve">        }</w:t>
      </w:r>
    </w:p>
    <w:p w14:paraId="1E87FBDA" w14:textId="77777777" w:rsidR="00AB36B2" w:rsidRPr="00514ACD" w:rsidRDefault="00AB36B2" w:rsidP="005411F0">
      <w:pPr>
        <w:pStyle w:val="Code"/>
      </w:pPr>
      <w:r w:rsidRPr="00514ACD">
        <w:t xml:space="preserve">    }</w:t>
      </w:r>
    </w:p>
    <w:p w14:paraId="61D5A186" w14:textId="77777777" w:rsidR="00AB36B2" w:rsidRDefault="00AB36B2" w:rsidP="005411F0">
      <w:pPr>
        <w:pStyle w:val="Code"/>
      </w:pPr>
      <w:r w:rsidRPr="00514ACD">
        <w:t>}</w:t>
      </w:r>
      <w:bookmarkEnd w:id="218"/>
      <w:bookmarkEnd w:id="219"/>
      <w:bookmarkEnd w:id="220"/>
    </w:p>
    <w:bookmarkEnd w:id="221"/>
    <w:bookmarkEnd w:id="222"/>
    <w:p w14:paraId="5BA28EE2"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065061F3" w14:textId="77777777" w:rsidR="00AB36B2" w:rsidRDefault="00AB36B2" w:rsidP="005411F0">
      <w:pPr>
        <w:pStyle w:val="Code"/>
      </w:pPr>
      <w:bookmarkStart w:id="226" w:name="OLE_LINK83"/>
      <w:bookmarkStart w:id="227" w:name="OLE_LINK84"/>
      <w:bookmarkStart w:id="228" w:name="OLE_LINK175"/>
      <w:bookmarkStart w:id="229" w:name="OLE_LINK261"/>
      <w:r w:rsidRPr="00514ACD">
        <w:t>container.Bind&lt;IAllTasksInquiryProcessor&gt;().To&lt;AllTasksInquiryProcessor&gt;().InRequestScope();</w:t>
      </w:r>
    </w:p>
    <w:bookmarkEnd w:id="226"/>
    <w:bookmarkEnd w:id="227"/>
    <w:bookmarkEnd w:id="228"/>
    <w:bookmarkEnd w:id="229"/>
    <w:p w14:paraId="54CA65B1" w14:textId="77777777" w:rsidR="00AB36B2" w:rsidRDefault="00AB36B2" w:rsidP="005411F0">
      <w:pPr>
        <w:pStyle w:val="Code"/>
      </w:pPr>
    </w:p>
    <w:p w14:paraId="73AC1CE7" w14:textId="77777777" w:rsidR="00AB36B2" w:rsidRDefault="00AB36B2" w:rsidP="003435C7">
      <w:pPr>
        <w:pStyle w:val="BodyText"/>
      </w:pPr>
      <w:r>
        <w:t xml:space="preserve">The </w:t>
      </w:r>
      <w:r w:rsidRPr="00DE20D1">
        <w:rPr>
          <w:rStyle w:val="CodeInline"/>
        </w:rPr>
        <w:t>GetTasks</w:t>
      </w:r>
      <w:r>
        <w:t xml:space="preserve"> overload that implements the </w:t>
      </w:r>
      <w:r w:rsidRPr="00DE20D1">
        <w:rPr>
          <w:rStyle w:val="CodeInline"/>
        </w:rPr>
        <w:t>IAllTasksInquiryProcessor</w:t>
      </w:r>
      <w:r>
        <w:t xml:space="preserve"> interface is where the main logic is; the other overload simply uses the </w:t>
      </w:r>
      <w:r w:rsidRPr="00DE20D1">
        <w:rPr>
          <w:rStyle w:val="CodeInline"/>
        </w:rPr>
        <w:t>IAutoMapper</w:t>
      </w:r>
      <w:r>
        <w:t xml:space="preserve"> to map the retrieved task entities to service model representations. Even so, the main logic is fairly simple: use the query processor to fetch the task entities, convert those to service model representations, and then package up all of the results into a </w:t>
      </w:r>
      <w:r w:rsidRPr="00DE20D1">
        <w:rPr>
          <w:rStyle w:val="CodeInline"/>
        </w:rPr>
        <w:t>PagedTaskDataInquiryResponse</w:t>
      </w:r>
      <w:r>
        <w:t xml:space="preserve"> and return it to the invoker.</w:t>
      </w:r>
    </w:p>
    <w:p w14:paraId="2CDDAF73" w14:textId="77777777" w:rsidR="00AB36B2" w:rsidRDefault="00AB36B2" w:rsidP="003435C7">
      <w:pPr>
        <w:pStyle w:val="BodyText"/>
      </w:pPr>
      <w:r>
        <w:t xml:space="preserve">The invoker happens to be… the </w:t>
      </w:r>
      <w:r w:rsidRPr="00DE20D1">
        <w:rPr>
          <w:rStyle w:val="CodeInline"/>
        </w:rPr>
        <w:t>TasksController</w:t>
      </w:r>
      <w:r>
        <w:t xml:space="preserve"> class' </w:t>
      </w:r>
      <w:r w:rsidRPr="00DE20D1">
        <w:rPr>
          <w:rStyle w:val="CodeInline"/>
        </w:rPr>
        <w:t>GetTasks</w:t>
      </w:r>
      <w:r>
        <w:t xml:space="preserve"> action method. Implement the method as follows…</w:t>
      </w:r>
    </w:p>
    <w:p w14:paraId="4FA0870C" w14:textId="77777777" w:rsidR="00AB36B2" w:rsidRDefault="00AB36B2" w:rsidP="003435C7">
      <w:pPr>
        <w:pStyle w:val="Code"/>
      </w:pPr>
    </w:p>
    <w:p w14:paraId="5C69C102" w14:textId="77777777" w:rsidR="00AB36B2" w:rsidRPr="00DE20D1" w:rsidRDefault="00AB36B2" w:rsidP="005411F0">
      <w:pPr>
        <w:pStyle w:val="Code"/>
      </w:pPr>
      <w:bookmarkStart w:id="230" w:name="OLE_LINK85"/>
      <w:bookmarkStart w:id="231" w:name="OLE_LINK86"/>
      <w:bookmarkStart w:id="232" w:name="OLE_LINK176"/>
      <w:bookmarkStart w:id="233" w:name="OLE_LINK262"/>
      <w:r w:rsidRPr="00DE20D1">
        <w:t>[Route("", Name = "GetTasksRoute")]</w:t>
      </w:r>
    </w:p>
    <w:p w14:paraId="601E47E9" w14:textId="77777777" w:rsidR="00AB36B2" w:rsidRPr="00DE20D1" w:rsidRDefault="00AB36B2" w:rsidP="005411F0">
      <w:pPr>
        <w:pStyle w:val="Code"/>
      </w:pPr>
      <w:r>
        <w:t>p</w:t>
      </w:r>
      <w:r w:rsidRPr="00DE20D1">
        <w:t>ublic PagedDataInquiryResponse&lt;Task&gt; GetTasks(HttpRequestMessage requestMessage)</w:t>
      </w:r>
    </w:p>
    <w:p w14:paraId="04B99BDA" w14:textId="77777777" w:rsidR="00AB36B2" w:rsidRPr="00DE20D1" w:rsidRDefault="00AB36B2" w:rsidP="005411F0">
      <w:pPr>
        <w:pStyle w:val="Code"/>
      </w:pPr>
      <w:r w:rsidRPr="00DE20D1">
        <w:t>{</w:t>
      </w:r>
    </w:p>
    <w:p w14:paraId="5F9CA461" w14:textId="77777777" w:rsidR="00AB36B2" w:rsidRPr="00DE20D1" w:rsidRDefault="00AB36B2" w:rsidP="005411F0">
      <w:pPr>
        <w:pStyle w:val="Code"/>
      </w:pPr>
      <w:r>
        <w:t xml:space="preserve">    </w:t>
      </w:r>
      <w:r w:rsidRPr="00DE20D1">
        <w:t>var request = _pagedDataRequestFactory.Create(requestMessage.RequestUri);</w:t>
      </w:r>
    </w:p>
    <w:p w14:paraId="175B0132" w14:textId="77777777" w:rsidR="00AB36B2" w:rsidRPr="00DE20D1" w:rsidRDefault="00AB36B2" w:rsidP="005411F0">
      <w:pPr>
        <w:pStyle w:val="Code"/>
      </w:pPr>
    </w:p>
    <w:p w14:paraId="19499A7B" w14:textId="77777777" w:rsidR="00AB36B2" w:rsidRPr="00DE20D1" w:rsidRDefault="00AB36B2" w:rsidP="005411F0">
      <w:pPr>
        <w:pStyle w:val="Code"/>
      </w:pPr>
      <w:r>
        <w:t xml:space="preserve">    </w:t>
      </w:r>
      <w:r w:rsidRPr="00DE20D1">
        <w:t>var tasks = _allTasksInquiryProcessor.GetTasks(request);</w:t>
      </w:r>
    </w:p>
    <w:p w14:paraId="37B826D1" w14:textId="77777777" w:rsidR="00AB36B2" w:rsidRPr="00DE20D1" w:rsidRDefault="00AB36B2" w:rsidP="005411F0">
      <w:pPr>
        <w:pStyle w:val="Code"/>
      </w:pPr>
      <w:r>
        <w:t xml:space="preserve">    </w:t>
      </w:r>
      <w:r w:rsidRPr="00DE20D1">
        <w:t>return tasks;</w:t>
      </w:r>
    </w:p>
    <w:p w14:paraId="2EB5FA5E" w14:textId="77777777" w:rsidR="00AB36B2" w:rsidRDefault="00AB36B2" w:rsidP="005411F0">
      <w:pPr>
        <w:pStyle w:val="Code"/>
      </w:pPr>
      <w:r w:rsidRPr="00DE20D1">
        <w:t>}</w:t>
      </w:r>
    </w:p>
    <w:bookmarkEnd w:id="230"/>
    <w:bookmarkEnd w:id="231"/>
    <w:bookmarkEnd w:id="232"/>
    <w:bookmarkEnd w:id="233"/>
    <w:p w14:paraId="1652A4D8" w14:textId="77777777" w:rsidR="00AB36B2" w:rsidRDefault="00AB36B2" w:rsidP="003435C7">
      <w:pPr>
        <w:pStyle w:val="BodyText"/>
      </w:pPr>
      <w:r>
        <w:t xml:space="preserve">… and then add the dependencies required by the </w:t>
      </w:r>
      <w:r w:rsidRPr="00707E2E">
        <w:rPr>
          <w:rStyle w:val="CodeInline"/>
        </w:rPr>
        <w:t>GetTasks</w:t>
      </w:r>
      <w:r>
        <w:t xml:space="preserve"> method:</w:t>
      </w:r>
    </w:p>
    <w:p w14:paraId="7B8AAAE3" w14:textId="77777777" w:rsidR="00AB36B2" w:rsidRPr="00707E2E" w:rsidRDefault="00AB36B2" w:rsidP="005411F0">
      <w:pPr>
        <w:pStyle w:val="Code"/>
      </w:pPr>
      <w:r w:rsidRPr="00707E2E">
        <w:t xml:space="preserve">    public class TasksController : ApiController</w:t>
      </w:r>
    </w:p>
    <w:p w14:paraId="11CABE0E" w14:textId="77777777" w:rsidR="00AB36B2" w:rsidRPr="00707E2E" w:rsidRDefault="00AB36B2" w:rsidP="005411F0">
      <w:pPr>
        <w:pStyle w:val="Code"/>
      </w:pPr>
      <w:r w:rsidRPr="00707E2E">
        <w:t xml:space="preserve">    {</w:t>
      </w:r>
    </w:p>
    <w:p w14:paraId="29E9CEAB" w14:textId="77777777" w:rsidR="00AB36B2" w:rsidRPr="00707E2E" w:rsidRDefault="00AB36B2" w:rsidP="005411F0">
      <w:pPr>
        <w:pStyle w:val="Code"/>
      </w:pPr>
      <w:r w:rsidRPr="00707E2E">
        <w:t xml:space="preserve">        private readonly IAddTaskMaintenanceProcessor _addTaskMaintenanceProcessor;</w:t>
      </w:r>
    </w:p>
    <w:p w14:paraId="09AA36B7" w14:textId="77777777" w:rsidR="00AB36B2" w:rsidRPr="00707E2E" w:rsidRDefault="00AB36B2" w:rsidP="005411F0">
      <w:pPr>
        <w:pStyle w:val="Code"/>
      </w:pPr>
      <w:r w:rsidRPr="00707E2E">
        <w:t xml:space="preserve">        private readonly ITaskByIdInquiryProcessor _taskByIdInquiryProcessor;</w:t>
      </w:r>
    </w:p>
    <w:p w14:paraId="6201AD9F" w14:textId="77777777" w:rsidR="00AB36B2" w:rsidRPr="00707E2E" w:rsidRDefault="00AB36B2" w:rsidP="005411F0">
      <w:pPr>
        <w:pStyle w:val="Code"/>
      </w:pPr>
      <w:r w:rsidRPr="00707E2E">
        <w:t xml:space="preserve">        private readonly IUpdateTaskMaintenanceProcessor _updateTaskMaintenanceProcessor;</w:t>
      </w:r>
    </w:p>
    <w:p w14:paraId="756E8DDE" w14:textId="77777777" w:rsidR="00AB36B2" w:rsidRPr="00707E2E" w:rsidRDefault="00AB36B2" w:rsidP="005411F0">
      <w:pPr>
        <w:pStyle w:val="Code"/>
        <w:rPr>
          <w:rStyle w:val="CodeBold"/>
        </w:rPr>
      </w:pPr>
      <w:bookmarkStart w:id="234" w:name="OLE_LINK263"/>
      <w:bookmarkStart w:id="235" w:name="OLE_LINK264"/>
      <w:r w:rsidRPr="00707E2E">
        <w:rPr>
          <w:rStyle w:val="CodeBold"/>
        </w:rPr>
        <w:lastRenderedPageBreak/>
        <w:t xml:space="preserve">        </w:t>
      </w:r>
      <w:bookmarkStart w:id="236" w:name="OLE_LINK177"/>
      <w:bookmarkStart w:id="237" w:name="OLE_LINK178"/>
      <w:bookmarkStart w:id="238" w:name="OLE_LINK87"/>
      <w:bookmarkStart w:id="239" w:name="OLE_LINK88"/>
      <w:r w:rsidRPr="00707E2E">
        <w:rPr>
          <w:rStyle w:val="CodeBold"/>
        </w:rPr>
        <w:t>private readonly IPagedDataRequestFactory _pagedDataRequestFactory;</w:t>
      </w:r>
    </w:p>
    <w:p w14:paraId="2D456713" w14:textId="77777777" w:rsidR="00AB36B2" w:rsidRPr="00707E2E" w:rsidRDefault="00AB36B2" w:rsidP="005411F0">
      <w:pPr>
        <w:pStyle w:val="Code"/>
        <w:rPr>
          <w:rStyle w:val="CodeBold"/>
        </w:rPr>
      </w:pPr>
      <w:r w:rsidRPr="00707E2E">
        <w:rPr>
          <w:rStyle w:val="CodeBold"/>
        </w:rPr>
        <w:t xml:space="preserve">        private readonly IAllTasksInquiryProcessor _allTasksInquiryProcessor;</w:t>
      </w:r>
    </w:p>
    <w:bookmarkEnd w:id="234"/>
    <w:bookmarkEnd w:id="235"/>
    <w:bookmarkEnd w:id="236"/>
    <w:bookmarkEnd w:id="237"/>
    <w:p w14:paraId="5A900D41" w14:textId="77777777" w:rsidR="00AB36B2" w:rsidRPr="00707E2E" w:rsidRDefault="00AB36B2" w:rsidP="005411F0">
      <w:pPr>
        <w:pStyle w:val="Code"/>
      </w:pPr>
    </w:p>
    <w:p w14:paraId="63597025" w14:textId="77777777" w:rsidR="00AB36B2" w:rsidRPr="00707E2E" w:rsidRDefault="00AB36B2" w:rsidP="005411F0">
      <w:pPr>
        <w:pStyle w:val="Code"/>
      </w:pPr>
      <w:r w:rsidRPr="00707E2E">
        <w:t xml:space="preserve">        public TasksController(IAddTaskMaintenanceProcessor addTaskMaintenanceProcessor,</w:t>
      </w:r>
    </w:p>
    <w:p w14:paraId="79302D1B" w14:textId="77777777" w:rsidR="00AB36B2" w:rsidRPr="00707E2E" w:rsidRDefault="00AB36B2" w:rsidP="005411F0">
      <w:pPr>
        <w:pStyle w:val="Code"/>
      </w:pPr>
      <w:r w:rsidRPr="00707E2E">
        <w:t xml:space="preserve">            ITaskByIdInquiryProcessor taskByIdInquiryProcessor,</w:t>
      </w:r>
    </w:p>
    <w:p w14:paraId="483F53B4" w14:textId="77777777" w:rsidR="00AB36B2" w:rsidRPr="00707E2E" w:rsidRDefault="00AB36B2" w:rsidP="005411F0">
      <w:pPr>
        <w:pStyle w:val="Code"/>
      </w:pPr>
      <w:r w:rsidRPr="00707E2E">
        <w:t xml:space="preserve">            IUpdateTaskMaintenanceProcessor updateTaskMaintenanceProcessor</w:t>
      </w:r>
      <w:bookmarkStart w:id="240" w:name="OLE_LINK179"/>
      <w:bookmarkStart w:id="241" w:name="OLE_LINK180"/>
      <w:bookmarkStart w:id="242" w:name="OLE_LINK265"/>
      <w:r w:rsidRPr="00707E2E">
        <w:t>,</w:t>
      </w:r>
    </w:p>
    <w:p w14:paraId="407AF3A3" w14:textId="77777777" w:rsidR="00AB36B2" w:rsidRPr="00707E2E" w:rsidRDefault="00AB36B2" w:rsidP="005411F0">
      <w:pPr>
        <w:pStyle w:val="Code"/>
        <w:rPr>
          <w:rStyle w:val="CodeBold"/>
        </w:rPr>
      </w:pPr>
      <w:r w:rsidRPr="00707E2E">
        <w:t xml:space="preserve">            </w:t>
      </w:r>
      <w:r w:rsidRPr="00707E2E">
        <w:rPr>
          <w:rStyle w:val="CodeBold"/>
        </w:rPr>
        <w:t>IPagedDataRequestFactory pagedDataRequestFactory,</w:t>
      </w:r>
    </w:p>
    <w:p w14:paraId="47E1867C" w14:textId="77777777" w:rsidR="00AB36B2" w:rsidRPr="00707E2E" w:rsidRDefault="00AB36B2" w:rsidP="005411F0">
      <w:pPr>
        <w:pStyle w:val="Code"/>
      </w:pPr>
      <w:r w:rsidRPr="00707E2E">
        <w:rPr>
          <w:rStyle w:val="CodeBold"/>
        </w:rPr>
        <w:t xml:space="preserve">             IAllTasksInquiryProcessor allTasksInquiryProcessor</w:t>
      </w:r>
      <w:bookmarkEnd w:id="240"/>
      <w:bookmarkEnd w:id="241"/>
      <w:bookmarkEnd w:id="242"/>
      <w:r w:rsidRPr="00707E2E">
        <w:t>)</w:t>
      </w:r>
    </w:p>
    <w:p w14:paraId="31F12DD2" w14:textId="77777777" w:rsidR="00AB36B2" w:rsidRPr="00707E2E" w:rsidRDefault="00AB36B2" w:rsidP="005411F0">
      <w:pPr>
        <w:pStyle w:val="Code"/>
      </w:pPr>
      <w:r w:rsidRPr="00707E2E">
        <w:t xml:space="preserve">        {</w:t>
      </w:r>
    </w:p>
    <w:p w14:paraId="0C77A4EA" w14:textId="77777777" w:rsidR="00AB36B2" w:rsidRPr="00707E2E" w:rsidRDefault="00AB36B2" w:rsidP="005411F0">
      <w:pPr>
        <w:pStyle w:val="Code"/>
      </w:pPr>
      <w:r w:rsidRPr="00707E2E">
        <w:t xml:space="preserve">            _addTaskMaintenanceProcessor = addTaskMaintenanceProcessor;</w:t>
      </w:r>
    </w:p>
    <w:p w14:paraId="64FE4D64" w14:textId="77777777" w:rsidR="00AB36B2" w:rsidRPr="00707E2E" w:rsidRDefault="00AB36B2" w:rsidP="005411F0">
      <w:pPr>
        <w:pStyle w:val="Code"/>
      </w:pPr>
      <w:r w:rsidRPr="00707E2E">
        <w:t xml:space="preserve">            _taskByIdInquiryProcessor = taskByIdInquiryProcessor;</w:t>
      </w:r>
    </w:p>
    <w:p w14:paraId="0AEBF1DD" w14:textId="77777777" w:rsidR="00AB36B2" w:rsidRPr="00707E2E" w:rsidRDefault="00AB36B2" w:rsidP="005411F0">
      <w:pPr>
        <w:pStyle w:val="Code"/>
      </w:pPr>
      <w:r w:rsidRPr="00707E2E">
        <w:t xml:space="preserve">            _updateTaskMaintenanceProcessor = updateTaskMaintenanceProcessor;</w:t>
      </w:r>
    </w:p>
    <w:p w14:paraId="18AA5A6B" w14:textId="77777777" w:rsidR="00AB36B2" w:rsidRPr="00707E2E" w:rsidRDefault="00AB36B2" w:rsidP="005411F0">
      <w:pPr>
        <w:pStyle w:val="Code"/>
        <w:rPr>
          <w:rStyle w:val="CodeBold"/>
        </w:rPr>
      </w:pPr>
      <w:bookmarkStart w:id="243" w:name="OLE_LINK181"/>
      <w:bookmarkStart w:id="244" w:name="OLE_LINK182"/>
      <w:bookmarkStart w:id="245" w:name="OLE_LINK266"/>
      <w:r w:rsidRPr="00707E2E">
        <w:rPr>
          <w:rStyle w:val="CodeBold"/>
        </w:rPr>
        <w:t xml:space="preserve">            _pagedDataRequestFactory = pagedDataRequestFactory;</w:t>
      </w:r>
    </w:p>
    <w:p w14:paraId="5A5B7803" w14:textId="77777777" w:rsidR="00AB36B2" w:rsidRPr="00707E2E" w:rsidRDefault="00AB36B2" w:rsidP="005411F0">
      <w:pPr>
        <w:pStyle w:val="Code"/>
        <w:rPr>
          <w:rStyle w:val="CodeBold"/>
        </w:rPr>
      </w:pPr>
      <w:r w:rsidRPr="00707E2E">
        <w:rPr>
          <w:rStyle w:val="CodeBold"/>
        </w:rPr>
        <w:t xml:space="preserve">            _allTasksInquiryProcessor = allTasksInquiryProcessor;</w:t>
      </w:r>
    </w:p>
    <w:bookmarkEnd w:id="243"/>
    <w:bookmarkEnd w:id="244"/>
    <w:bookmarkEnd w:id="245"/>
    <w:p w14:paraId="0217ED53" w14:textId="77777777" w:rsidR="00AB36B2" w:rsidRDefault="00AB36B2" w:rsidP="005411F0">
      <w:pPr>
        <w:pStyle w:val="Code"/>
      </w:pPr>
      <w:r w:rsidRPr="00707E2E">
        <w:t xml:space="preserve">        }</w:t>
      </w:r>
    </w:p>
    <w:bookmarkEnd w:id="238"/>
    <w:bookmarkEnd w:id="239"/>
    <w:p w14:paraId="6AF841A5" w14:textId="77777777" w:rsidR="00AB36B2" w:rsidRDefault="00AB36B2" w:rsidP="005411F0">
      <w:pPr>
        <w:pStyle w:val="Code"/>
      </w:pPr>
      <w:r>
        <w:t>…</w:t>
      </w:r>
    </w:p>
    <w:p w14:paraId="50FB557F" w14:textId="77777777" w:rsidR="00AB36B2" w:rsidRDefault="00AB36B2" w:rsidP="003435C7">
      <w:pPr>
        <w:pStyle w:val="BodyText"/>
      </w:pPr>
      <w:r w:rsidRPr="00707E2E">
        <w:rPr>
          <w:rStyle w:val="CodeInline"/>
        </w:rPr>
        <w:t>GetTasks</w:t>
      </w:r>
      <w:r>
        <w:t xml:space="preserve"> is yet another simple action method, but as we've seen before, these action methods are supported by heavy lifting being done in the dependencies and attributes. All </w:t>
      </w:r>
      <w:r w:rsidRPr="00707E2E">
        <w:rPr>
          <w:rStyle w:val="CodeInline"/>
        </w:rPr>
        <w:t>GetTasks</w:t>
      </w:r>
      <w:r>
        <w:t xml:space="preserve"> does is delegate its work to the </w:t>
      </w:r>
      <w:r w:rsidRPr="00707E2E">
        <w:rPr>
          <w:rStyle w:val="CodeInline"/>
        </w:rPr>
        <w:t>IAllTasksInquiryProcessor</w:t>
      </w:r>
      <w:r>
        <w:t xml:space="preserve">, passing it a custom request that it obtained from the </w:t>
      </w:r>
      <w:r w:rsidRPr="00707E2E">
        <w:rPr>
          <w:rStyle w:val="CodeInline"/>
        </w:rPr>
        <w:t>IPagedDataRequestFactory</w:t>
      </w:r>
      <w:r>
        <w:t>. This is what we like: "thin" controllers that are easy to test!</w:t>
      </w:r>
    </w:p>
    <w:p w14:paraId="550BD1F6" w14:textId="77777777" w:rsidR="00AB36B2" w:rsidRDefault="00AB36B2" w:rsidP="003435C7">
      <w:pPr>
        <w:pStyle w:val="BodyText"/>
      </w:pPr>
      <w:r>
        <w:t>Speaking of testing, it's time to test this paging functionality. If you've been following along you should now have eighteen tasks in your database. Let's fetch the second page, specifying a page size of ten (using bhogg's credentials, as usual):</w:t>
      </w:r>
    </w:p>
    <w:p w14:paraId="4182A8A1" w14:textId="77777777" w:rsidR="00AB36B2" w:rsidRDefault="00AB36B2" w:rsidP="005411F0">
      <w:pPr>
        <w:pStyle w:val="CodeCaption"/>
      </w:pPr>
      <w:r>
        <w:t>Paged Tasks Request (abbreviated)</w:t>
      </w:r>
    </w:p>
    <w:p w14:paraId="4C8BEF4C" w14:textId="77777777" w:rsidR="00AB36B2" w:rsidRPr="00824DE5" w:rsidRDefault="00AB36B2" w:rsidP="005411F0">
      <w:pPr>
        <w:pStyle w:val="Code"/>
      </w:pPr>
      <w:r w:rsidRPr="00824DE5">
        <w:t>GET http://localhost:61589/api/v1/tasks?pageNumber=2&amp;pageSize=10 HTTP/1.1</w:t>
      </w:r>
    </w:p>
    <w:p w14:paraId="2F68030A" w14:textId="77777777" w:rsidR="00AB36B2" w:rsidRPr="00824DE5" w:rsidRDefault="00AB36B2" w:rsidP="005411F0">
      <w:pPr>
        <w:pStyle w:val="Code"/>
      </w:pPr>
      <w:r w:rsidRPr="00824DE5">
        <w:t>Content-Type: text/json</w:t>
      </w:r>
    </w:p>
    <w:p w14:paraId="44495499" w14:textId="77777777" w:rsidR="00AB36B2" w:rsidRPr="00824DE5" w:rsidRDefault="00AB36B2" w:rsidP="005411F0">
      <w:pPr>
        <w:pStyle w:val="Code"/>
      </w:pPr>
      <w:r w:rsidRPr="00824DE5">
        <w:t>Authorization: Basic YmhvZ2c6aWdub3JlZA==</w:t>
      </w:r>
    </w:p>
    <w:p w14:paraId="4C3F53BD" w14:textId="77777777" w:rsidR="00AB36B2" w:rsidRDefault="00D14BB5" w:rsidP="005411F0">
      <w:pPr>
        <w:pStyle w:val="Figure"/>
      </w:pPr>
      <w:r>
        <w:rPr>
          <w:noProof/>
        </w:rPr>
        <w:lastRenderedPageBreak/>
        <w:pict w14:anchorId="586CA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77pt;height:272.5pt;visibility:visible;mso-wrap-style:square">
            <v:imagedata r:id="rId13" o:title=""/>
          </v:shape>
        </w:pict>
      </w:r>
    </w:p>
    <w:p w14:paraId="347C518D" w14:textId="77777777" w:rsidR="00AB36B2" w:rsidRDefault="00AB36B2" w:rsidP="005411F0">
      <w:pPr>
        <w:pStyle w:val="FigureCaption"/>
      </w:pPr>
      <w:commentRangeStart w:id="246"/>
      <w:r>
        <w:t>Figure 7-1. Paged Tasks Response (abbreviated)</w:t>
      </w:r>
      <w:commentRangeEnd w:id="246"/>
      <w:r w:rsidR="00FB547E" w:rsidRPr="00DC7A54">
        <w:rPr>
          <w:rStyle w:val="CommentReference"/>
          <w:rFonts w:ascii="Times" w:eastAsia="Calibri" w:hAnsi="Times"/>
          <w:i w:val="0"/>
          <w:noProof w:val="0"/>
        </w:rPr>
        <w:commentReference w:id="246"/>
      </w:r>
    </w:p>
    <w:p w14:paraId="20516A89" w14:textId="77777777" w:rsidR="00AB36B2" w:rsidRDefault="00AB36B2" w:rsidP="003435C7">
      <w:pPr>
        <w:pStyle w:val="BodyText"/>
      </w:pPr>
    </w:p>
    <w:p w14:paraId="6E70DB37" w14:textId="77777777" w:rsidR="00AB36B2" w:rsidRDefault="00AB36B2" w:rsidP="003435C7">
      <w:pPr>
        <w:pStyle w:val="BodyText"/>
      </w:pPr>
      <w:r>
        <w:t>This time we depicted the result using the Fiddler JSON viewer, because showing the raw result, as we have done previously, buried the significant portions of what we're trying to demonstrate in too much detail. From Figure 7-1 you can see our familiar task #17. It appears on the correct page (i.e., 2), with a correct page count (i.e., 2) and correct page size (i.e., 10) based on the query string we provided in the request. However, something is missing: the Assignees! What happened?</w:t>
      </w:r>
    </w:p>
    <w:p w14:paraId="7A96B7D3" w14:textId="77777777" w:rsidR="00AB36B2" w:rsidRDefault="00AB36B2" w:rsidP="003435C7">
      <w:pPr>
        <w:pStyle w:val="BodyText"/>
      </w:pPr>
      <w:r>
        <w:t xml:space="preserve">In the </w:t>
      </w:r>
      <w:r w:rsidRPr="00427A84">
        <w:rPr>
          <w:rStyle w:val="Emphasis"/>
        </w:rPr>
        <w:t>GET a Task</w:t>
      </w:r>
      <w:r>
        <w:t xml:space="preserve"> section of Chapter 6, we implemented a message handler to control whether a task's assignees should appear in the response message based on the user's permissions. That handler, </w:t>
      </w:r>
      <w:r w:rsidRPr="00F64169">
        <w:rPr>
          <w:rStyle w:val="CodeInline"/>
        </w:rPr>
        <w:t>TaskDataSecurityMessageHandler</w:t>
      </w:r>
      <w:r>
        <w:t xml:space="preserve">, was designed to handle simple </w:t>
      </w:r>
      <w:r w:rsidRPr="00F64169">
        <w:rPr>
          <w:rStyle w:val="CodeInline"/>
        </w:rPr>
        <w:t>Task</w:t>
      </w:r>
      <w:r>
        <w:t xml:space="preserve"> content, but not </w:t>
      </w:r>
      <w:r w:rsidRPr="00F64169">
        <w:rPr>
          <w:rStyle w:val="CodeInline"/>
        </w:rPr>
        <w:t>PagedDataInquiryResponse&lt;Task&gt;</w:t>
      </w:r>
      <w:r>
        <w:t xml:space="preserve"> content. We are returning the later type of content in this scenario, so the handler is not operating on the response. As a result, each </w:t>
      </w:r>
      <w:r w:rsidRPr="00F64169">
        <w:rPr>
          <w:rStyle w:val="CodeInline"/>
        </w:rPr>
        <w:t>Task</w:t>
      </w:r>
      <w:r>
        <w:t xml:space="preserve"> object's </w:t>
      </w:r>
      <w:r w:rsidRPr="00F64169">
        <w:rPr>
          <w:rStyle w:val="CodeInline"/>
        </w:rPr>
        <w:t>ShouldSerializeAssignees</w:t>
      </w:r>
      <w:r>
        <w:t xml:space="preserve"> method is returning the default value of </w:t>
      </w:r>
      <w:r w:rsidRPr="00F64169">
        <w:rPr>
          <w:rStyle w:val="CodeInline"/>
        </w:rPr>
        <w:t>false</w:t>
      </w:r>
      <w:r>
        <w:t>, and we are therefore not seeing any Assignees.</w:t>
      </w:r>
    </w:p>
    <w:p w14:paraId="03171AC2" w14:textId="77777777" w:rsidR="00AB36B2" w:rsidRDefault="00AB36B2" w:rsidP="003435C7">
      <w:pPr>
        <w:pStyle w:val="BodyText"/>
      </w:pPr>
      <w:r>
        <w:t xml:space="preserve">To solve the problem, we could modify </w:t>
      </w:r>
      <w:r w:rsidRPr="00F64169">
        <w:rPr>
          <w:rStyle w:val="CodeInline"/>
        </w:rPr>
        <w:t>TaskDataSecurityMessageHandler</w:t>
      </w:r>
      <w:r>
        <w:t xml:space="preserve"> to handle both response types. However, this would violate the Open Closed Principle that we mentioned in Chapter 5. Instead, we'll add a new handler, and leave the existing functionality that operates on responses with simple </w:t>
      </w:r>
      <w:r w:rsidRPr="00CA0C8E">
        <w:rPr>
          <w:rStyle w:val="CodeInline"/>
        </w:rPr>
        <w:t>Task</w:t>
      </w:r>
      <w:r>
        <w:t xml:space="preserve"> content undisturbed. Implement the new handler as follows:</w:t>
      </w:r>
    </w:p>
    <w:p w14:paraId="286A36C1" w14:textId="77777777" w:rsidR="00AB36B2" w:rsidRPr="00CA0C8E" w:rsidRDefault="00AB36B2" w:rsidP="005411F0">
      <w:pPr>
        <w:pStyle w:val="Code"/>
      </w:pPr>
      <w:bookmarkStart w:id="247" w:name="OLE_LINK183"/>
      <w:bookmarkStart w:id="248" w:name="OLE_LINK267"/>
      <w:bookmarkStart w:id="249" w:name="OLE_LINK89"/>
      <w:bookmarkStart w:id="250" w:name="OLE_LINK90"/>
      <w:r w:rsidRPr="00CA0C8E">
        <w:t>using System.Net.Http;</w:t>
      </w:r>
    </w:p>
    <w:p w14:paraId="0DC35F63" w14:textId="77777777" w:rsidR="00AB36B2" w:rsidRPr="00CA0C8E" w:rsidRDefault="00AB36B2" w:rsidP="005411F0">
      <w:pPr>
        <w:pStyle w:val="Code"/>
      </w:pPr>
      <w:r w:rsidRPr="00CA0C8E">
        <w:t>using System.Threading;</w:t>
      </w:r>
    </w:p>
    <w:p w14:paraId="1B2F1835" w14:textId="77777777" w:rsidR="00AB36B2" w:rsidRPr="00CA0C8E" w:rsidRDefault="00AB36B2" w:rsidP="005411F0">
      <w:pPr>
        <w:pStyle w:val="Code"/>
      </w:pPr>
      <w:r w:rsidRPr="00CA0C8E">
        <w:lastRenderedPageBreak/>
        <w:t>using System.Threading.Tasks;</w:t>
      </w:r>
    </w:p>
    <w:p w14:paraId="78C0686A" w14:textId="77777777" w:rsidR="00AB36B2" w:rsidRPr="00CA0C8E" w:rsidRDefault="00AB36B2" w:rsidP="005411F0">
      <w:pPr>
        <w:pStyle w:val="Code"/>
      </w:pPr>
      <w:r w:rsidRPr="00CA0C8E">
        <w:t>using log4net;</w:t>
      </w:r>
    </w:p>
    <w:p w14:paraId="0872AF6F" w14:textId="77777777" w:rsidR="00AB36B2" w:rsidRPr="00CA0C8E" w:rsidRDefault="00AB36B2" w:rsidP="005411F0">
      <w:pPr>
        <w:pStyle w:val="Code"/>
      </w:pPr>
      <w:r w:rsidRPr="00CA0C8E">
        <w:t>using WebApi2Book.Common;</w:t>
      </w:r>
    </w:p>
    <w:p w14:paraId="32C0F1CB" w14:textId="77777777" w:rsidR="00AB36B2" w:rsidRPr="00CA0C8E" w:rsidRDefault="00AB36B2" w:rsidP="005411F0">
      <w:pPr>
        <w:pStyle w:val="Code"/>
      </w:pPr>
      <w:r w:rsidRPr="00CA0C8E">
        <w:t>using WebApi2Book.Common.Logging;</w:t>
      </w:r>
    </w:p>
    <w:p w14:paraId="2F08C2A0" w14:textId="77777777" w:rsidR="00AB36B2" w:rsidRPr="00CA0C8E" w:rsidRDefault="00AB36B2" w:rsidP="005411F0">
      <w:pPr>
        <w:pStyle w:val="Code"/>
      </w:pPr>
      <w:r w:rsidRPr="00CA0C8E">
        <w:t>using WebApi2Book.Common.Security;</w:t>
      </w:r>
    </w:p>
    <w:p w14:paraId="7E1F51B5" w14:textId="77777777" w:rsidR="00AB36B2" w:rsidRPr="00CA0C8E" w:rsidRDefault="00AB36B2" w:rsidP="005411F0">
      <w:pPr>
        <w:pStyle w:val="Code"/>
      </w:pPr>
      <w:r w:rsidRPr="00CA0C8E">
        <w:t>using WebApi2Book.Web.Api.Models;</w:t>
      </w:r>
    </w:p>
    <w:p w14:paraId="128E87F0" w14:textId="77777777" w:rsidR="00AB36B2" w:rsidRPr="00CA0C8E" w:rsidRDefault="00AB36B2" w:rsidP="005411F0">
      <w:pPr>
        <w:pStyle w:val="Code"/>
      </w:pPr>
      <w:r w:rsidRPr="00CA0C8E">
        <w:t>using Task = WebApi2Book.Web.Api.Models.Task;</w:t>
      </w:r>
    </w:p>
    <w:p w14:paraId="0101CD58" w14:textId="77777777" w:rsidR="00AB36B2" w:rsidRPr="00CA0C8E" w:rsidRDefault="00AB36B2" w:rsidP="005411F0">
      <w:pPr>
        <w:pStyle w:val="Code"/>
      </w:pPr>
    </w:p>
    <w:p w14:paraId="3D2F6390" w14:textId="77777777" w:rsidR="00AB36B2" w:rsidRPr="00CA0C8E" w:rsidRDefault="00AB36B2" w:rsidP="005411F0">
      <w:pPr>
        <w:pStyle w:val="Code"/>
      </w:pPr>
      <w:r w:rsidRPr="00CA0C8E">
        <w:t>namespace WebApi2Book.Web.Api.Security</w:t>
      </w:r>
    </w:p>
    <w:p w14:paraId="5E0B66CD" w14:textId="77777777" w:rsidR="00AB36B2" w:rsidRPr="00CA0C8E" w:rsidRDefault="00AB36B2" w:rsidP="005411F0">
      <w:pPr>
        <w:pStyle w:val="Code"/>
      </w:pPr>
      <w:r w:rsidRPr="00CA0C8E">
        <w:t>{</w:t>
      </w:r>
    </w:p>
    <w:p w14:paraId="7673A375" w14:textId="77777777" w:rsidR="00AB36B2" w:rsidRPr="00CA0C8E" w:rsidRDefault="00AB36B2" w:rsidP="005411F0">
      <w:pPr>
        <w:pStyle w:val="Code"/>
      </w:pPr>
      <w:r w:rsidRPr="00CA0C8E">
        <w:t xml:space="preserve">    public class PagedTaskDataSecurityMessageHandler : DelegatingHandler</w:t>
      </w:r>
    </w:p>
    <w:p w14:paraId="4D52A94D" w14:textId="77777777" w:rsidR="00AB36B2" w:rsidRPr="00CA0C8E" w:rsidRDefault="00AB36B2" w:rsidP="005411F0">
      <w:pPr>
        <w:pStyle w:val="Code"/>
      </w:pPr>
      <w:r w:rsidRPr="00CA0C8E">
        <w:t xml:space="preserve">    {</w:t>
      </w:r>
    </w:p>
    <w:p w14:paraId="7735DB17" w14:textId="77777777" w:rsidR="00AB36B2" w:rsidRPr="00CA0C8E" w:rsidRDefault="00AB36B2" w:rsidP="005411F0">
      <w:pPr>
        <w:pStyle w:val="Code"/>
      </w:pPr>
      <w:r w:rsidRPr="00CA0C8E">
        <w:t xml:space="preserve">        private readonly ILog _log;</w:t>
      </w:r>
    </w:p>
    <w:p w14:paraId="682305AD" w14:textId="77777777" w:rsidR="00AB36B2" w:rsidRPr="00CA0C8E" w:rsidRDefault="00AB36B2" w:rsidP="005411F0">
      <w:pPr>
        <w:pStyle w:val="Code"/>
      </w:pPr>
      <w:r w:rsidRPr="00CA0C8E">
        <w:t xml:space="preserve">        private readonly IUserSession _userSession;</w:t>
      </w:r>
    </w:p>
    <w:p w14:paraId="229DB5A9" w14:textId="77777777" w:rsidR="00AB36B2" w:rsidRPr="00CA0C8E" w:rsidRDefault="00AB36B2" w:rsidP="005411F0">
      <w:pPr>
        <w:pStyle w:val="Code"/>
      </w:pPr>
    </w:p>
    <w:p w14:paraId="174ED8E2" w14:textId="77777777" w:rsidR="00AB36B2" w:rsidRPr="00CA0C8E" w:rsidRDefault="00AB36B2" w:rsidP="005411F0">
      <w:pPr>
        <w:pStyle w:val="Code"/>
      </w:pPr>
      <w:r w:rsidRPr="00CA0C8E">
        <w:t xml:space="preserve">        public PagedTaskDataSecurityMessageHandler(ILogManager logManager, IUserSession userSession)</w:t>
      </w:r>
    </w:p>
    <w:p w14:paraId="46E30A54" w14:textId="77777777" w:rsidR="00AB36B2" w:rsidRPr="00CA0C8E" w:rsidRDefault="00AB36B2" w:rsidP="005411F0">
      <w:pPr>
        <w:pStyle w:val="Code"/>
      </w:pPr>
      <w:r w:rsidRPr="00CA0C8E">
        <w:t xml:space="preserve">        {</w:t>
      </w:r>
    </w:p>
    <w:p w14:paraId="0F100326" w14:textId="77777777" w:rsidR="00AB36B2" w:rsidRPr="00CA0C8E" w:rsidRDefault="00AB36B2" w:rsidP="005411F0">
      <w:pPr>
        <w:pStyle w:val="Code"/>
      </w:pPr>
      <w:r w:rsidRPr="00CA0C8E">
        <w:t xml:space="preserve">            _log = logManager.GetLog(typeof (PagedTaskDataSecurityMessageHandler));</w:t>
      </w:r>
    </w:p>
    <w:p w14:paraId="745578FB" w14:textId="77777777" w:rsidR="00AB36B2" w:rsidRPr="00CA0C8E" w:rsidRDefault="00AB36B2" w:rsidP="005411F0">
      <w:pPr>
        <w:pStyle w:val="Code"/>
      </w:pPr>
      <w:r w:rsidRPr="00CA0C8E">
        <w:t xml:space="preserve">            _userSession = userSession;</w:t>
      </w:r>
    </w:p>
    <w:p w14:paraId="0E0F2D86" w14:textId="77777777" w:rsidR="00AB36B2" w:rsidRPr="00CA0C8E" w:rsidRDefault="00AB36B2" w:rsidP="005411F0">
      <w:pPr>
        <w:pStyle w:val="Code"/>
      </w:pPr>
      <w:r w:rsidRPr="00CA0C8E">
        <w:t xml:space="preserve">        }</w:t>
      </w:r>
    </w:p>
    <w:p w14:paraId="7752165D" w14:textId="77777777" w:rsidR="00AB36B2" w:rsidRPr="00CA0C8E" w:rsidRDefault="00AB36B2" w:rsidP="005411F0">
      <w:pPr>
        <w:pStyle w:val="Code"/>
      </w:pPr>
    </w:p>
    <w:p w14:paraId="2330DFD4" w14:textId="77777777" w:rsidR="00AB36B2" w:rsidRPr="00CA0C8E" w:rsidRDefault="00AB36B2" w:rsidP="005411F0">
      <w:pPr>
        <w:pStyle w:val="Code"/>
      </w:pPr>
      <w:r w:rsidRPr="00CA0C8E">
        <w:t xml:space="preserve">        protected override async Task&lt;HttpResponseMessage&gt; SendAsync(</w:t>
      </w:r>
    </w:p>
    <w:p w14:paraId="25078D2D" w14:textId="77777777" w:rsidR="00AB36B2" w:rsidRPr="00CA0C8E" w:rsidRDefault="00AB36B2" w:rsidP="005411F0">
      <w:pPr>
        <w:pStyle w:val="Code"/>
      </w:pPr>
      <w:r w:rsidRPr="00CA0C8E">
        <w:t xml:space="preserve">            HttpRequestMessage request,</w:t>
      </w:r>
    </w:p>
    <w:p w14:paraId="2DBFC3ED" w14:textId="77777777" w:rsidR="00AB36B2" w:rsidRPr="00CA0C8E" w:rsidRDefault="00AB36B2" w:rsidP="005411F0">
      <w:pPr>
        <w:pStyle w:val="Code"/>
      </w:pPr>
      <w:r w:rsidRPr="00CA0C8E">
        <w:t xml:space="preserve">            CancellationToken cancellationToken)</w:t>
      </w:r>
    </w:p>
    <w:p w14:paraId="30CC2700" w14:textId="77777777" w:rsidR="00AB36B2" w:rsidRPr="00CA0C8E" w:rsidRDefault="00AB36B2" w:rsidP="005411F0">
      <w:pPr>
        <w:pStyle w:val="Code"/>
      </w:pPr>
      <w:r w:rsidRPr="00CA0C8E">
        <w:t xml:space="preserve">        {</w:t>
      </w:r>
    </w:p>
    <w:p w14:paraId="230104EB" w14:textId="77777777" w:rsidR="00AB36B2" w:rsidRPr="00CA0C8E" w:rsidRDefault="00AB36B2" w:rsidP="005411F0">
      <w:pPr>
        <w:pStyle w:val="Code"/>
      </w:pPr>
      <w:r w:rsidRPr="00CA0C8E">
        <w:t xml:space="preserve">            var response = await base.SendAsync(request, cancellationToken);</w:t>
      </w:r>
    </w:p>
    <w:p w14:paraId="79265DA5" w14:textId="77777777" w:rsidR="00AB36B2" w:rsidRPr="00CA0C8E" w:rsidRDefault="00AB36B2" w:rsidP="005411F0">
      <w:pPr>
        <w:pStyle w:val="Code"/>
      </w:pPr>
    </w:p>
    <w:p w14:paraId="4FE37E93" w14:textId="77777777" w:rsidR="00AB36B2" w:rsidRPr="00CA0C8E" w:rsidRDefault="00AB36B2" w:rsidP="005411F0">
      <w:pPr>
        <w:pStyle w:val="Code"/>
      </w:pPr>
      <w:r w:rsidRPr="00CA0C8E">
        <w:t xml:space="preserve">            if (CanHandleResponse(response))</w:t>
      </w:r>
    </w:p>
    <w:p w14:paraId="657B9C26" w14:textId="77777777" w:rsidR="00AB36B2" w:rsidRPr="00CA0C8E" w:rsidRDefault="00AB36B2" w:rsidP="005411F0">
      <w:pPr>
        <w:pStyle w:val="Code"/>
      </w:pPr>
      <w:r w:rsidRPr="00CA0C8E">
        <w:t xml:space="preserve">            {</w:t>
      </w:r>
    </w:p>
    <w:p w14:paraId="52225A56" w14:textId="77777777" w:rsidR="00AB36B2" w:rsidRPr="00CA0C8E" w:rsidRDefault="00AB36B2" w:rsidP="005411F0">
      <w:pPr>
        <w:pStyle w:val="Code"/>
      </w:pPr>
      <w:r w:rsidRPr="00CA0C8E">
        <w:t xml:space="preserve">                ApplySecurityToResponseData((ObjectContent) response.Content);</w:t>
      </w:r>
    </w:p>
    <w:p w14:paraId="0AF06ABD" w14:textId="77777777" w:rsidR="00AB36B2" w:rsidRPr="00CA0C8E" w:rsidRDefault="00AB36B2" w:rsidP="005411F0">
      <w:pPr>
        <w:pStyle w:val="Code"/>
      </w:pPr>
      <w:r w:rsidRPr="00CA0C8E">
        <w:t xml:space="preserve">            }</w:t>
      </w:r>
    </w:p>
    <w:p w14:paraId="443B91CD" w14:textId="77777777" w:rsidR="00AB36B2" w:rsidRPr="00CA0C8E" w:rsidRDefault="00AB36B2" w:rsidP="005411F0">
      <w:pPr>
        <w:pStyle w:val="Code"/>
      </w:pPr>
    </w:p>
    <w:p w14:paraId="3C5547B4" w14:textId="77777777" w:rsidR="00AB36B2" w:rsidRPr="00CA0C8E" w:rsidRDefault="00AB36B2" w:rsidP="005411F0">
      <w:pPr>
        <w:pStyle w:val="Code"/>
      </w:pPr>
      <w:r w:rsidRPr="00CA0C8E">
        <w:t xml:space="preserve">            return response;</w:t>
      </w:r>
    </w:p>
    <w:p w14:paraId="2EACA340" w14:textId="77777777" w:rsidR="00AB36B2" w:rsidRPr="00CA0C8E" w:rsidRDefault="00AB36B2" w:rsidP="005411F0">
      <w:pPr>
        <w:pStyle w:val="Code"/>
      </w:pPr>
      <w:r w:rsidRPr="00CA0C8E">
        <w:t xml:space="preserve">        }</w:t>
      </w:r>
    </w:p>
    <w:p w14:paraId="2FFFA671" w14:textId="77777777" w:rsidR="00AB36B2" w:rsidRPr="00CA0C8E" w:rsidRDefault="00AB36B2" w:rsidP="005411F0">
      <w:pPr>
        <w:pStyle w:val="Code"/>
      </w:pPr>
    </w:p>
    <w:p w14:paraId="7DA10EDE" w14:textId="77777777" w:rsidR="00AB36B2" w:rsidRPr="00CA0C8E" w:rsidRDefault="00AB36B2" w:rsidP="005411F0">
      <w:pPr>
        <w:pStyle w:val="Code"/>
      </w:pPr>
      <w:r w:rsidRPr="00CA0C8E">
        <w:t xml:space="preserve">        public bool CanHandleResponse(HttpResponseMessage response)</w:t>
      </w:r>
    </w:p>
    <w:p w14:paraId="26C46857" w14:textId="77777777" w:rsidR="00AB36B2" w:rsidRPr="00CA0C8E" w:rsidRDefault="00AB36B2" w:rsidP="005411F0">
      <w:pPr>
        <w:pStyle w:val="Code"/>
      </w:pPr>
      <w:r w:rsidRPr="00CA0C8E">
        <w:t xml:space="preserve">        {</w:t>
      </w:r>
    </w:p>
    <w:p w14:paraId="57E397AA" w14:textId="77777777" w:rsidR="00AB36B2" w:rsidRPr="00CA0C8E" w:rsidRDefault="00AB36B2" w:rsidP="005411F0">
      <w:pPr>
        <w:pStyle w:val="Code"/>
      </w:pPr>
      <w:r w:rsidRPr="00CA0C8E">
        <w:t xml:space="preserve">            var objectContent = response.Content as ObjectContent;</w:t>
      </w:r>
    </w:p>
    <w:p w14:paraId="513E283A" w14:textId="77777777" w:rsidR="00AB36B2" w:rsidRPr="00CA0C8E" w:rsidRDefault="00AB36B2" w:rsidP="005411F0">
      <w:pPr>
        <w:pStyle w:val="Code"/>
      </w:pPr>
      <w:r w:rsidRPr="00CA0C8E">
        <w:t xml:space="preserve">            var canHandleResponse = objectContent != null &amp;&amp;</w:t>
      </w:r>
    </w:p>
    <w:p w14:paraId="589A203F" w14:textId="77777777" w:rsidR="00AB36B2" w:rsidRPr="00CA0C8E" w:rsidRDefault="00AB36B2" w:rsidP="005411F0">
      <w:pPr>
        <w:pStyle w:val="Code"/>
      </w:pPr>
      <w:r w:rsidRPr="00CA0C8E">
        <w:t xml:space="preserve">                                    objectContent.ObjectType == typeof (PagedDataInquiryResponse&lt;Task&gt;);</w:t>
      </w:r>
    </w:p>
    <w:p w14:paraId="2BD3EF4C" w14:textId="77777777" w:rsidR="00AB36B2" w:rsidRPr="00CA0C8E" w:rsidRDefault="00AB36B2" w:rsidP="005411F0">
      <w:pPr>
        <w:pStyle w:val="Code"/>
      </w:pPr>
      <w:r w:rsidRPr="00CA0C8E">
        <w:t xml:space="preserve">            return canHandleResponse;</w:t>
      </w:r>
    </w:p>
    <w:p w14:paraId="7C900B5A" w14:textId="77777777" w:rsidR="00AB36B2" w:rsidRPr="00CA0C8E" w:rsidRDefault="00AB36B2" w:rsidP="005411F0">
      <w:pPr>
        <w:pStyle w:val="Code"/>
      </w:pPr>
      <w:r w:rsidRPr="00CA0C8E">
        <w:t xml:space="preserve">        }</w:t>
      </w:r>
    </w:p>
    <w:p w14:paraId="3D10663E" w14:textId="77777777" w:rsidR="00AB36B2" w:rsidRPr="00CA0C8E" w:rsidRDefault="00AB36B2" w:rsidP="005411F0">
      <w:pPr>
        <w:pStyle w:val="Code"/>
      </w:pPr>
    </w:p>
    <w:p w14:paraId="392F3DC1" w14:textId="77777777" w:rsidR="00AB36B2" w:rsidRPr="00CA0C8E" w:rsidRDefault="00AB36B2" w:rsidP="005411F0">
      <w:pPr>
        <w:pStyle w:val="Code"/>
      </w:pPr>
      <w:r w:rsidRPr="00CA0C8E">
        <w:t xml:space="preserve">        public void ApplySecurityToResponseData(ObjectContent responseObjectContent)</w:t>
      </w:r>
    </w:p>
    <w:p w14:paraId="6460D7CC" w14:textId="77777777" w:rsidR="00AB36B2" w:rsidRPr="00CA0C8E" w:rsidRDefault="00AB36B2" w:rsidP="005411F0">
      <w:pPr>
        <w:pStyle w:val="Code"/>
      </w:pPr>
      <w:r w:rsidRPr="00CA0C8E">
        <w:t xml:space="preserve">        {</w:t>
      </w:r>
    </w:p>
    <w:p w14:paraId="7243A045" w14:textId="77777777" w:rsidR="00AB36B2" w:rsidRPr="00CA0C8E" w:rsidRDefault="00AB36B2" w:rsidP="005411F0">
      <w:pPr>
        <w:pStyle w:val="Code"/>
      </w:pPr>
      <w:r w:rsidRPr="00CA0C8E">
        <w:t xml:space="preserve">            var maskData = !_userSession.IsInRole(Constants.RoleNames.SeniorWorker);</w:t>
      </w:r>
    </w:p>
    <w:p w14:paraId="27687E3D" w14:textId="77777777" w:rsidR="00AB36B2" w:rsidRPr="00CA0C8E" w:rsidRDefault="00AB36B2" w:rsidP="005411F0">
      <w:pPr>
        <w:pStyle w:val="Code"/>
      </w:pPr>
    </w:p>
    <w:p w14:paraId="6EBFB7B5" w14:textId="77777777" w:rsidR="00AB36B2" w:rsidRPr="00CA0C8E" w:rsidRDefault="00AB36B2" w:rsidP="005411F0">
      <w:pPr>
        <w:pStyle w:val="Code"/>
      </w:pPr>
      <w:r w:rsidRPr="00CA0C8E">
        <w:lastRenderedPageBreak/>
        <w:t xml:space="preserve">            if (maskData)</w:t>
      </w:r>
    </w:p>
    <w:p w14:paraId="4BF79AE2" w14:textId="77777777" w:rsidR="00AB36B2" w:rsidRPr="00CA0C8E" w:rsidRDefault="00AB36B2" w:rsidP="005411F0">
      <w:pPr>
        <w:pStyle w:val="Code"/>
      </w:pPr>
      <w:r w:rsidRPr="00CA0C8E">
        <w:t xml:space="preserve">            {</w:t>
      </w:r>
    </w:p>
    <w:p w14:paraId="74FD9AF4" w14:textId="77777777" w:rsidR="00AB36B2" w:rsidRPr="00CA0C8E" w:rsidRDefault="00AB36B2" w:rsidP="005411F0">
      <w:pPr>
        <w:pStyle w:val="Code"/>
      </w:pPr>
      <w:r w:rsidRPr="00CA0C8E">
        <w:t xml:space="preserve">                _log.DebugFormat("Applying security data masking for user {0}", _userSession.Username);</w:t>
      </w:r>
    </w:p>
    <w:p w14:paraId="402E6E17" w14:textId="77777777" w:rsidR="00AB36B2" w:rsidRPr="00CA0C8E" w:rsidRDefault="00AB36B2" w:rsidP="005411F0">
      <w:pPr>
        <w:pStyle w:val="Code"/>
      </w:pPr>
      <w:r w:rsidRPr="00CA0C8E">
        <w:t xml:space="preserve">            }</w:t>
      </w:r>
    </w:p>
    <w:p w14:paraId="50422E1D" w14:textId="77777777" w:rsidR="00AB36B2" w:rsidRPr="00CA0C8E" w:rsidRDefault="00AB36B2" w:rsidP="005411F0">
      <w:pPr>
        <w:pStyle w:val="Code"/>
      </w:pPr>
    </w:p>
    <w:p w14:paraId="15EFEC80" w14:textId="77777777" w:rsidR="00AB36B2" w:rsidRPr="00CA0C8E" w:rsidRDefault="00AB36B2" w:rsidP="005411F0">
      <w:pPr>
        <w:pStyle w:val="Code"/>
      </w:pPr>
      <w:r w:rsidRPr="00CA0C8E">
        <w:t xml:space="preserve">            ((PagedDataInquiryResponse&lt;Task&gt;) responseObjectContent.Value).Items.ForEach(</w:t>
      </w:r>
    </w:p>
    <w:p w14:paraId="3050956F" w14:textId="77777777" w:rsidR="00AB36B2" w:rsidRPr="00CA0C8E" w:rsidRDefault="00AB36B2" w:rsidP="005411F0">
      <w:pPr>
        <w:pStyle w:val="Code"/>
      </w:pPr>
      <w:r w:rsidRPr="00CA0C8E">
        <w:t xml:space="preserve">                x =&gt; x.SetShouldSerializeAssignees(!maskData));</w:t>
      </w:r>
    </w:p>
    <w:p w14:paraId="1E81A03D" w14:textId="77777777" w:rsidR="00AB36B2" w:rsidRPr="00CA0C8E" w:rsidRDefault="00AB36B2" w:rsidP="005411F0">
      <w:pPr>
        <w:pStyle w:val="Code"/>
      </w:pPr>
      <w:r w:rsidRPr="00CA0C8E">
        <w:t xml:space="preserve">        }</w:t>
      </w:r>
    </w:p>
    <w:p w14:paraId="6DED00A0" w14:textId="77777777" w:rsidR="00AB36B2" w:rsidRPr="00CA0C8E" w:rsidRDefault="00AB36B2" w:rsidP="005411F0">
      <w:pPr>
        <w:pStyle w:val="Code"/>
      </w:pPr>
      <w:r w:rsidRPr="00CA0C8E">
        <w:t xml:space="preserve">    }</w:t>
      </w:r>
    </w:p>
    <w:p w14:paraId="383DEA5E" w14:textId="77777777" w:rsidR="00AB36B2" w:rsidRDefault="00AB36B2" w:rsidP="005411F0">
      <w:pPr>
        <w:pStyle w:val="Code"/>
      </w:pPr>
      <w:r w:rsidRPr="00CA0C8E">
        <w:t>}</w:t>
      </w:r>
      <w:bookmarkEnd w:id="247"/>
      <w:bookmarkEnd w:id="248"/>
    </w:p>
    <w:bookmarkEnd w:id="249"/>
    <w:bookmarkEnd w:id="250"/>
    <w:p w14:paraId="3A54F5E2" w14:textId="77777777" w:rsidR="00AB36B2" w:rsidRDefault="00AB36B2" w:rsidP="003435C7">
      <w:pPr>
        <w:pStyle w:val="BodyText"/>
      </w:pPr>
      <w:r>
        <w:t xml:space="preserve">Next, write the code to configure it at run time. The handler is configured during application startup, so let's return to the </w:t>
      </w:r>
      <w:r w:rsidRPr="000675CD">
        <w:rPr>
          <w:rStyle w:val="CodeInline"/>
        </w:rPr>
        <w:t>WebApiApplication</w:t>
      </w:r>
      <w:r>
        <w:t xml:space="preserve"> class and add the following to the </w:t>
      </w:r>
      <w:r w:rsidRPr="00457FE5">
        <w:rPr>
          <w:rStyle w:val="CodeInline"/>
        </w:rPr>
        <w:t>RegisterHandlers</w:t>
      </w:r>
      <w:r>
        <w:t xml:space="preserve"> method:</w:t>
      </w:r>
    </w:p>
    <w:p w14:paraId="6869C1DB" w14:textId="77777777" w:rsidR="00AB36B2" w:rsidRDefault="00AB36B2" w:rsidP="005411F0">
      <w:pPr>
        <w:pStyle w:val="Code"/>
      </w:pPr>
      <w:bookmarkStart w:id="251" w:name="OLE_LINK91"/>
      <w:bookmarkStart w:id="252" w:name="OLE_LINK92"/>
      <w:bookmarkStart w:id="253" w:name="OLE_LINK184"/>
      <w:bookmarkStart w:id="254" w:name="OLE_LINK268"/>
      <w:r w:rsidRPr="00D2536D">
        <w:t>GlobalConfiguration.Configuration.MessageHandlers.Add(new PagedTaskDataSecurityMessageHandler(logManager,userSession));</w:t>
      </w:r>
    </w:p>
    <w:bookmarkEnd w:id="251"/>
    <w:bookmarkEnd w:id="252"/>
    <w:bookmarkEnd w:id="253"/>
    <w:bookmarkEnd w:id="254"/>
    <w:p w14:paraId="3C3ED7D5" w14:textId="77777777" w:rsidR="00AB36B2" w:rsidRDefault="00AB36B2" w:rsidP="005411F0">
      <w:pPr>
        <w:pStyle w:val="Code"/>
      </w:pPr>
    </w:p>
    <w:p w14:paraId="51EAE816" w14:textId="77777777" w:rsidR="00AB36B2" w:rsidRDefault="00AB36B2" w:rsidP="003435C7">
      <w:pPr>
        <w:pStyle w:val="BodyText"/>
      </w:pPr>
      <w:r>
        <w:t xml:space="preserve">Looking back at the </w:t>
      </w:r>
      <w:r w:rsidRPr="00D2536D">
        <w:rPr>
          <w:rStyle w:val="CodeInline"/>
        </w:rPr>
        <w:t>PagedTaskDataSecurityMessageHandler</w:t>
      </w:r>
      <w:r>
        <w:t xml:space="preserve"> implementation, we see that it is similar to the </w:t>
      </w:r>
      <w:r w:rsidRPr="00FA0885">
        <w:rPr>
          <w:rStyle w:val="CodeInline"/>
        </w:rPr>
        <w:t>TaskDataSecurityMessageHandler</w:t>
      </w:r>
      <w:r>
        <w:t xml:space="preserve"> implementation. It derives from the ASP.NET Web API's </w:t>
      </w:r>
      <w:r w:rsidRPr="00FA0885">
        <w:rPr>
          <w:rStyle w:val="CodeInline"/>
        </w:rPr>
        <w:t>DelegatingHandler</w:t>
      </w:r>
      <w:r>
        <w:t xml:space="preserve"> base class, and it overrides </w:t>
      </w:r>
      <w:r w:rsidRPr="00FA0885">
        <w:rPr>
          <w:rStyle w:val="CodeInline"/>
        </w:rPr>
        <w:t>SendAsync</w:t>
      </w:r>
      <w:r>
        <w:t>.</w:t>
      </w:r>
    </w:p>
    <w:p w14:paraId="3BD66870" w14:textId="77777777" w:rsidR="00AB36B2" w:rsidRDefault="00AB36B2" w:rsidP="003435C7">
      <w:pPr>
        <w:pStyle w:val="BodyText"/>
      </w:pPr>
      <w:r>
        <w:t xml:space="preserve">One difference, though, is in </w:t>
      </w:r>
      <w:r w:rsidRPr="00AA1EE4">
        <w:rPr>
          <w:rStyle w:val="CodeInline"/>
        </w:rPr>
        <w:t>CanHandleResponse</w:t>
      </w:r>
      <w:r>
        <w:t xml:space="preserve">, because this time the handler is checking for a different type in the response. </w:t>
      </w:r>
      <w:r w:rsidRPr="00AA1EE4">
        <w:rPr>
          <w:rStyle w:val="CodeInline"/>
        </w:rPr>
        <w:t>ApplySecurityToResponseData</w:t>
      </w:r>
      <w:r>
        <w:t xml:space="preserve"> is also different, modified to handle </w:t>
      </w:r>
      <w:r w:rsidRPr="00D2536D">
        <w:rPr>
          <w:rStyle w:val="CodeInline"/>
        </w:rPr>
        <w:t>Task</w:t>
      </w:r>
      <w:r>
        <w:t xml:space="preserve"> instances that are elements in a response of type </w:t>
      </w:r>
      <w:r w:rsidRPr="00D2536D">
        <w:rPr>
          <w:rStyle w:val="CodeInline"/>
        </w:rPr>
        <w:t>PagedDataInquiryResponse&lt;Task&gt;</w:t>
      </w:r>
      <w:r>
        <w:t>.</w:t>
      </w:r>
    </w:p>
    <w:p w14:paraId="2B715F5D" w14:textId="77777777" w:rsidR="00AB36B2" w:rsidRDefault="00AB36B2" w:rsidP="003435C7">
      <w:pPr>
        <w:pStyle w:val="BodyText"/>
      </w:pPr>
      <w:r>
        <w:t>With our new handler in place, we are now ready to replay the request we just issued. Here's our result:</w:t>
      </w:r>
    </w:p>
    <w:p w14:paraId="376441FC" w14:textId="77777777" w:rsidR="00AB36B2" w:rsidRDefault="00D14BB5" w:rsidP="005411F0">
      <w:pPr>
        <w:pStyle w:val="Figure"/>
      </w:pPr>
      <w:r>
        <w:rPr>
          <w:noProof/>
        </w:rPr>
        <w:lastRenderedPageBreak/>
        <w:pict w14:anchorId="5AD0C080">
          <v:shape id="Picture 5" o:spid="_x0000_i1026" type="#_x0000_t75" style="width:253pt;height:483pt;visibility:visible;mso-wrap-style:square">
            <v:imagedata r:id="rId14" o:title=""/>
          </v:shape>
        </w:pict>
      </w:r>
    </w:p>
    <w:p w14:paraId="1C443A2A" w14:textId="77777777" w:rsidR="00AB36B2" w:rsidRDefault="00AB36B2" w:rsidP="005411F0">
      <w:pPr>
        <w:pStyle w:val="FigureCaption"/>
      </w:pPr>
      <w:r>
        <w:t>Figure 7-2. Paged Tasks Response - With Assignees (abbreviated)</w:t>
      </w:r>
    </w:p>
    <w:p w14:paraId="00781A07" w14:textId="77777777" w:rsidR="00AB36B2" w:rsidRDefault="00AB36B2" w:rsidP="003435C7">
      <w:pPr>
        <w:pStyle w:val="BodyText"/>
      </w:pPr>
      <w:r>
        <w:t>The data looks correct - and complete - this time! There are many more tests that could be done to demonstrate the functionality (e.g., issue a request with no query string, or an invalid query string, etc.), and you are encouraged to experiment on your own. However, at this point, we will move on to adding hypermedia links to our application.</w:t>
      </w:r>
    </w:p>
    <w:p w14:paraId="1A8B3DEF" w14:textId="77777777" w:rsidR="00AB36B2" w:rsidRDefault="00AB36B2" w:rsidP="005411F0">
      <w:pPr>
        <w:pStyle w:val="Heading1"/>
      </w:pPr>
      <w:r>
        <w:lastRenderedPageBreak/>
        <w:t>Hypermedia Links</w:t>
      </w:r>
    </w:p>
    <w:p w14:paraId="6AD3C6ED" w14:textId="77777777" w:rsidR="00AB36B2" w:rsidRDefault="00AB36B2" w:rsidP="005411F0">
      <w:pPr>
        <w:pStyle w:val="BodyTextFirst"/>
      </w:pPr>
      <w:r>
        <w:t xml:space="preserve">We introduced (and stated the importance of) hypermedia links in Chapter 2, we modeled them in Chapter 3, and we hacked in a hardcoded link to the </w:t>
      </w:r>
      <w:r w:rsidRPr="007E4EFC">
        <w:t>AddTaskMaintenanceProcessor</w:t>
      </w:r>
      <w:r>
        <w:t xml:space="preserve"> in Chapter 5. We've even alluded to them a couple of times since then. Now it's time to give links the attention they deserve. In this section we will revisit the functionality we just implemented to get all tasks, but this time we will enhance the response with hypermedia links.</w:t>
      </w:r>
    </w:p>
    <w:p w14:paraId="598353EA" w14:textId="77777777" w:rsidR="00AB36B2" w:rsidRDefault="00AB36B2" w:rsidP="003435C7">
      <w:pPr>
        <w:pStyle w:val="BodyText"/>
      </w:pPr>
      <w:r>
        <w:t>As a refresher, t</w:t>
      </w:r>
      <w:r w:rsidR="009948F1">
        <w:fldChar w:fldCharType="begin"/>
      </w:r>
      <w:r>
        <w:instrText xml:space="preserve"> XE "</w:instrText>
      </w:r>
      <w:r w:rsidRPr="004436B4">
        <w:instrText>Hypermedia links: HTML element</w:instrText>
      </w:r>
      <w:r>
        <w:instrText xml:space="preserve">" </w:instrText>
      </w:r>
      <w:r w:rsidR="009948F1">
        <w:fldChar w:fldCharType="end"/>
      </w:r>
      <w:r>
        <w:t xml:space="preserve">hese are the properies on the </w:t>
      </w:r>
      <w:r w:rsidRPr="00BB7862">
        <w:rPr>
          <w:rStyle w:val="CodeInline"/>
        </w:rPr>
        <w:t>Link</w:t>
      </w:r>
      <w:r>
        <w:t xml:space="preserve"> class that we introduced in Chapter 3:</w:t>
      </w:r>
    </w:p>
    <w:p w14:paraId="1E372A20" w14:textId="77777777" w:rsidR="00AB36B2" w:rsidRDefault="00AB36B2" w:rsidP="005411F0">
      <w:pPr>
        <w:pStyle w:val="Bullet"/>
      </w:pPr>
      <w:r w:rsidRPr="00B33031">
        <w:rPr>
          <w:rStyle w:val="CodeInline"/>
        </w:rPr>
        <w:t>Rel</w:t>
      </w:r>
      <w:r>
        <w:t>: S</w:t>
      </w:r>
      <w:r w:rsidRPr="00E512F5">
        <w:t xml:space="preserve">pecifies </w:t>
      </w:r>
      <w:r>
        <w:t>the relationship between the resource and the resource identified in the link</w:t>
      </w:r>
    </w:p>
    <w:p w14:paraId="4557D99A" w14:textId="77777777" w:rsidR="00AB36B2" w:rsidRDefault="00AB36B2" w:rsidP="005411F0">
      <w:pPr>
        <w:pStyle w:val="Bullet"/>
      </w:pPr>
      <w:r w:rsidRPr="00B33031">
        <w:rPr>
          <w:rStyle w:val="CodeInline"/>
        </w:rPr>
        <w:t>Href</w:t>
      </w:r>
      <w:r>
        <w:t>: S</w:t>
      </w:r>
      <w:r w:rsidRPr="00E512F5">
        <w:t xml:space="preserve">pecifies </w:t>
      </w:r>
      <w:r>
        <w:t>the linked resource’s address</w:t>
      </w:r>
    </w:p>
    <w:p w14:paraId="5643C9D4" w14:textId="77777777" w:rsidR="00AB36B2" w:rsidRDefault="00AB36B2" w:rsidP="005411F0">
      <w:pPr>
        <w:pStyle w:val="Bullet"/>
      </w:pPr>
      <w:r>
        <w:rPr>
          <w:rStyle w:val="CodeInline"/>
        </w:rPr>
        <w:t>Method</w:t>
      </w:r>
      <w:r>
        <w:t>: Specifies the HTTP method used to access the resource</w:t>
      </w:r>
    </w:p>
    <w:p w14:paraId="01A29E8A" w14:textId="77777777" w:rsidR="00AB36B2" w:rsidRDefault="00AB36B2" w:rsidP="003435C7">
      <w:pPr>
        <w:pStyle w:val="BodyText"/>
      </w:pPr>
      <w:r>
        <w:t xml:space="preserve">Note how this class is patterned off of the standard HTML </w:t>
      </w:r>
      <w:r w:rsidRPr="00B33031">
        <w:rPr>
          <w:rStyle w:val="CodeInline"/>
        </w:rPr>
        <w:t>link</w:t>
      </w:r>
      <w:r>
        <w:t xml:space="preserve"> element. This is intentional. Guided by the REST principle of HATEOS, </w:t>
      </w:r>
      <w:r w:rsidRPr="00DD7BE7">
        <w:t>the caller</w:t>
      </w:r>
      <w:r>
        <w:t>,</w:t>
      </w:r>
      <w:r w:rsidRPr="00DD7BE7">
        <w:t xml:space="preserve"> given a root or starting URI</w:t>
      </w:r>
      <w:r>
        <w:t>,</w:t>
      </w:r>
      <w:r w:rsidRPr="00DD7BE7">
        <w:t xml:space="preserve"> should be able to navigate the collection of resources without prior knowledge of the possible navigation paths</w:t>
      </w:r>
      <w:r>
        <w:t xml:space="preserve">. What better model to use than the </w:t>
      </w:r>
      <w:r w:rsidRPr="00913B12">
        <w:rPr>
          <w:rStyle w:val="CodeInline"/>
        </w:rPr>
        <w:t>link</w:t>
      </w:r>
      <w:r>
        <w:t xml:space="preserve"> element?</w:t>
      </w:r>
    </w:p>
    <w:p w14:paraId="56A8C369" w14:textId="77777777" w:rsidR="00AB36B2" w:rsidRDefault="00AB36B2" w:rsidP="003435C7">
      <w:pPr>
        <w:pStyle w:val="BodyText"/>
      </w:pPr>
      <w:r>
        <w:t>With that brief refresher on hypermedia links and their relationship to HATEOS, let's begin the implementation…</w:t>
      </w:r>
    </w:p>
    <w:p w14:paraId="235D8497" w14:textId="77777777" w:rsidR="00AB36B2" w:rsidRDefault="00AB36B2" w:rsidP="005411F0">
      <w:pPr>
        <w:pStyle w:val="Heading2"/>
      </w:pPr>
      <w:r>
        <w:t>Common Link Service</w:t>
      </w:r>
    </w:p>
    <w:p w14:paraId="55B453F2" w14:textId="77777777" w:rsidR="00AB36B2" w:rsidRDefault="00AB36B2" w:rsidP="005411F0">
      <w:pPr>
        <w:pStyle w:val="BodyTextFirst"/>
      </w:pPr>
      <w:r>
        <w:t xml:space="preserve">We've already added some infrastructural support for hypermedia links over the course of the past few chapters. For example, in the previous section we implemented </w:t>
      </w:r>
      <w:r w:rsidRPr="00C110A0">
        <w:rPr>
          <w:rStyle w:val="CodeInline"/>
        </w:rPr>
        <w:t>IPageLinkContaining</w:t>
      </w:r>
      <w:r>
        <w:t xml:space="preserve">. Now we need to finish building out that infrastructural support. We'll begin by implementing a couple of utility types. First, implement the </w:t>
      </w:r>
      <w:r w:rsidRPr="00C110A0">
        <w:rPr>
          <w:rStyle w:val="CodeInline"/>
        </w:rPr>
        <w:t>UriExtensions</w:t>
      </w:r>
      <w:r>
        <w:t xml:space="preserve"> class as follows:</w:t>
      </w:r>
    </w:p>
    <w:p w14:paraId="02054282" w14:textId="77777777" w:rsidR="00AB36B2" w:rsidRDefault="00AB36B2" w:rsidP="005411F0">
      <w:pPr>
        <w:pStyle w:val="CodeCaption"/>
      </w:pPr>
      <w:r w:rsidRPr="009C1D53">
        <w:t>UriExtensions</w:t>
      </w:r>
      <w:r>
        <w:t xml:space="preserve"> Class</w:t>
      </w:r>
    </w:p>
    <w:p w14:paraId="1ED535AB" w14:textId="77777777" w:rsidR="00AB36B2" w:rsidRPr="009C1D53" w:rsidRDefault="00AB36B2" w:rsidP="005411F0">
      <w:pPr>
        <w:pStyle w:val="Code"/>
      </w:pPr>
      <w:bookmarkStart w:id="255" w:name="OLE_LINK185"/>
      <w:bookmarkStart w:id="256" w:name="OLE_LINK269"/>
      <w:bookmarkStart w:id="257" w:name="OLE_LINK93"/>
      <w:bookmarkStart w:id="258" w:name="OLE_LINK94"/>
      <w:r w:rsidRPr="009C1D53">
        <w:t>using System;</w:t>
      </w:r>
    </w:p>
    <w:p w14:paraId="74789CB0" w14:textId="77777777" w:rsidR="00AB36B2" w:rsidRPr="009C1D53" w:rsidRDefault="00AB36B2" w:rsidP="005411F0">
      <w:pPr>
        <w:pStyle w:val="Code"/>
      </w:pPr>
    </w:p>
    <w:p w14:paraId="52200C4A" w14:textId="77777777" w:rsidR="00AB36B2" w:rsidRPr="009C1D53" w:rsidRDefault="00AB36B2" w:rsidP="005411F0">
      <w:pPr>
        <w:pStyle w:val="Code"/>
      </w:pPr>
      <w:r w:rsidRPr="009C1D53">
        <w:t>namespace WebApi2Book.Common.Extensions</w:t>
      </w:r>
    </w:p>
    <w:p w14:paraId="32845291" w14:textId="77777777" w:rsidR="00AB36B2" w:rsidRPr="009C1D53" w:rsidRDefault="00AB36B2" w:rsidP="005411F0">
      <w:pPr>
        <w:pStyle w:val="Code"/>
      </w:pPr>
      <w:r w:rsidRPr="009C1D53">
        <w:t>{</w:t>
      </w:r>
    </w:p>
    <w:p w14:paraId="19605CCB" w14:textId="77777777" w:rsidR="00AB36B2" w:rsidRPr="009C1D53" w:rsidRDefault="00AB36B2" w:rsidP="005411F0">
      <w:pPr>
        <w:pStyle w:val="Code"/>
      </w:pPr>
      <w:r w:rsidRPr="009C1D53">
        <w:t xml:space="preserve">    public static class UriExtensions</w:t>
      </w:r>
    </w:p>
    <w:p w14:paraId="20D4A29A" w14:textId="77777777" w:rsidR="00AB36B2" w:rsidRPr="009C1D53" w:rsidRDefault="00AB36B2" w:rsidP="005411F0">
      <w:pPr>
        <w:pStyle w:val="Code"/>
      </w:pPr>
      <w:r w:rsidRPr="009C1D53">
        <w:t xml:space="preserve">    {</w:t>
      </w:r>
    </w:p>
    <w:p w14:paraId="186EB308" w14:textId="77777777" w:rsidR="00AB36B2" w:rsidRPr="009C1D53" w:rsidRDefault="00AB36B2" w:rsidP="005411F0">
      <w:pPr>
        <w:pStyle w:val="Code"/>
      </w:pPr>
      <w:r w:rsidRPr="009C1D53">
        <w:t xml:space="preserve">        public static Uri GetBaseUri(this Uri originalUri)</w:t>
      </w:r>
    </w:p>
    <w:p w14:paraId="69D6FF83" w14:textId="77777777" w:rsidR="00AB36B2" w:rsidRPr="009C1D53" w:rsidRDefault="00AB36B2" w:rsidP="005411F0">
      <w:pPr>
        <w:pStyle w:val="Code"/>
      </w:pPr>
      <w:r w:rsidRPr="009C1D53">
        <w:t xml:space="preserve">        {</w:t>
      </w:r>
    </w:p>
    <w:p w14:paraId="78153AF9" w14:textId="77777777" w:rsidR="00AB36B2" w:rsidRPr="009C1D53" w:rsidRDefault="00AB36B2" w:rsidP="005411F0">
      <w:pPr>
        <w:pStyle w:val="Code"/>
      </w:pPr>
      <w:r w:rsidRPr="009C1D53">
        <w:t xml:space="preserve">            var queryDelimiterIndex = originalUri.AbsoluteUri.IndexOf("?", StringComparison.Ordinal);</w:t>
      </w:r>
    </w:p>
    <w:p w14:paraId="6184625C" w14:textId="77777777" w:rsidR="00AB36B2" w:rsidRPr="009C1D53" w:rsidRDefault="00AB36B2" w:rsidP="005411F0">
      <w:pPr>
        <w:pStyle w:val="Code"/>
      </w:pPr>
      <w:r w:rsidRPr="009C1D53">
        <w:t xml:space="preserve">            return queryDelimiterIndex &lt; 0</w:t>
      </w:r>
    </w:p>
    <w:p w14:paraId="2EBE3FA9" w14:textId="77777777" w:rsidR="00AB36B2" w:rsidRPr="009C1D53" w:rsidRDefault="00AB36B2" w:rsidP="005411F0">
      <w:pPr>
        <w:pStyle w:val="Code"/>
      </w:pPr>
      <w:r w:rsidRPr="009C1D53">
        <w:t xml:space="preserve">                ? originalUri</w:t>
      </w:r>
    </w:p>
    <w:p w14:paraId="539D00DF" w14:textId="77777777" w:rsidR="00AB36B2" w:rsidRPr="009C1D53" w:rsidRDefault="00AB36B2" w:rsidP="005411F0">
      <w:pPr>
        <w:pStyle w:val="Code"/>
      </w:pPr>
      <w:r w:rsidRPr="009C1D53">
        <w:t xml:space="preserve">                : new Uri(originalUri.AbsoluteUri.Substring(0, queryDelimiterIndex));</w:t>
      </w:r>
    </w:p>
    <w:p w14:paraId="493759FB" w14:textId="77777777" w:rsidR="00AB36B2" w:rsidRPr="009C1D53" w:rsidRDefault="00AB36B2" w:rsidP="005411F0">
      <w:pPr>
        <w:pStyle w:val="Code"/>
      </w:pPr>
      <w:r w:rsidRPr="009C1D53">
        <w:t xml:space="preserve">        }</w:t>
      </w:r>
    </w:p>
    <w:p w14:paraId="6B83CC65" w14:textId="77777777" w:rsidR="00AB36B2" w:rsidRPr="009C1D53" w:rsidRDefault="00AB36B2" w:rsidP="005411F0">
      <w:pPr>
        <w:pStyle w:val="Code"/>
      </w:pPr>
    </w:p>
    <w:p w14:paraId="3A453335" w14:textId="77777777" w:rsidR="00AB36B2" w:rsidRPr="009C1D53" w:rsidRDefault="00AB36B2" w:rsidP="005411F0">
      <w:pPr>
        <w:pStyle w:val="Code"/>
      </w:pPr>
      <w:r w:rsidRPr="009C1D53">
        <w:t xml:space="preserve">        public static string QueryWithoutLeadingQuestionMark(this Uri uri)</w:t>
      </w:r>
    </w:p>
    <w:p w14:paraId="0BCA3D1E" w14:textId="77777777" w:rsidR="00AB36B2" w:rsidRPr="009C1D53" w:rsidRDefault="00AB36B2" w:rsidP="005411F0">
      <w:pPr>
        <w:pStyle w:val="Code"/>
      </w:pPr>
      <w:r w:rsidRPr="009C1D53">
        <w:lastRenderedPageBreak/>
        <w:t xml:space="preserve">        {</w:t>
      </w:r>
    </w:p>
    <w:p w14:paraId="6897589A" w14:textId="77777777" w:rsidR="00AB36B2" w:rsidRPr="009C1D53" w:rsidRDefault="00AB36B2" w:rsidP="005411F0">
      <w:pPr>
        <w:pStyle w:val="Code"/>
      </w:pPr>
      <w:r w:rsidRPr="009C1D53">
        <w:t xml:space="preserve">            const int indexToSkipQueryDelimiter = 1;</w:t>
      </w:r>
    </w:p>
    <w:p w14:paraId="112EE856" w14:textId="77777777" w:rsidR="00AB36B2" w:rsidRPr="009C1D53" w:rsidRDefault="00AB36B2" w:rsidP="005411F0">
      <w:pPr>
        <w:pStyle w:val="Code"/>
      </w:pPr>
      <w:r w:rsidRPr="009C1D53">
        <w:t xml:space="preserve">            return uri.Query.Length &gt; 1 ? uri.Query.Substring(indexToSkipQueryDelimiter) : string.Empty;</w:t>
      </w:r>
    </w:p>
    <w:p w14:paraId="4F93DD4B" w14:textId="77777777" w:rsidR="00AB36B2" w:rsidRPr="009C1D53" w:rsidRDefault="00AB36B2" w:rsidP="005411F0">
      <w:pPr>
        <w:pStyle w:val="Code"/>
      </w:pPr>
      <w:r w:rsidRPr="009C1D53">
        <w:t xml:space="preserve">        }</w:t>
      </w:r>
    </w:p>
    <w:p w14:paraId="769D6CF8" w14:textId="77777777" w:rsidR="00AB36B2" w:rsidRPr="009C1D53" w:rsidRDefault="00AB36B2" w:rsidP="005411F0">
      <w:pPr>
        <w:pStyle w:val="Code"/>
      </w:pPr>
      <w:r w:rsidRPr="009C1D53">
        <w:t xml:space="preserve">    }</w:t>
      </w:r>
    </w:p>
    <w:p w14:paraId="106A676C" w14:textId="77777777" w:rsidR="00AB36B2" w:rsidRDefault="00AB36B2" w:rsidP="005411F0">
      <w:pPr>
        <w:pStyle w:val="Code"/>
      </w:pPr>
      <w:r w:rsidRPr="009C1D53">
        <w:t>}</w:t>
      </w:r>
      <w:bookmarkEnd w:id="255"/>
      <w:bookmarkEnd w:id="256"/>
    </w:p>
    <w:bookmarkEnd w:id="257"/>
    <w:bookmarkEnd w:id="258"/>
    <w:p w14:paraId="5D0E617D" w14:textId="77777777" w:rsidR="00AB36B2" w:rsidRDefault="00AB36B2" w:rsidP="003435C7">
      <w:pPr>
        <w:pStyle w:val="BodyText"/>
      </w:pPr>
      <w:r w:rsidRPr="00462937">
        <w:rPr>
          <w:rStyle w:val="CodeInline"/>
        </w:rPr>
        <w:t>UriExtensions</w:t>
      </w:r>
      <w:r>
        <w:t xml:space="preserve"> provides a couple of convenience extensions that seem to naturally belong to the </w:t>
      </w:r>
      <w:r w:rsidRPr="00462937">
        <w:rPr>
          <w:rStyle w:val="CodeInline"/>
        </w:rPr>
        <w:t xml:space="preserve">Uri </w:t>
      </w:r>
      <w:r>
        <w:t xml:space="preserve">class. </w:t>
      </w:r>
      <w:r w:rsidRPr="00462937">
        <w:rPr>
          <w:rStyle w:val="CodeInline"/>
        </w:rPr>
        <w:t>GetBaseUri</w:t>
      </w:r>
      <w:r>
        <w:t xml:space="preserve"> returns the portion of the request URL to the left of the query string delimiter, and </w:t>
      </w:r>
      <w:r w:rsidRPr="00462937">
        <w:rPr>
          <w:rStyle w:val="CodeInline"/>
        </w:rPr>
        <w:t>QueryWithoutLeadingQuestionMark</w:t>
      </w:r>
      <w:r>
        <w:t xml:space="preserve"> returns the query string sans the query string delimiter.</w:t>
      </w:r>
    </w:p>
    <w:p w14:paraId="0BBEEEA7" w14:textId="77777777" w:rsidR="00AB36B2" w:rsidRDefault="00AB36B2" w:rsidP="003435C7">
      <w:pPr>
        <w:pStyle w:val="BodyText"/>
      </w:pPr>
      <w:r>
        <w:t xml:space="preserve">Our next dependency, </w:t>
      </w:r>
      <w:r w:rsidRPr="00462937">
        <w:rPr>
          <w:rStyle w:val="CodeInline"/>
        </w:rPr>
        <w:t>ICommonLinkService</w:t>
      </w:r>
      <w:r>
        <w:t xml:space="preserve">, relies on </w:t>
      </w:r>
      <w:r w:rsidRPr="00462937">
        <w:rPr>
          <w:rStyle w:val="CodeInline"/>
        </w:rPr>
        <w:t>UriExtensions</w:t>
      </w:r>
      <w:r>
        <w:t xml:space="preserve">. It provides functionality required by the business domain-specific link services (e.g., </w:t>
      </w:r>
      <w:r w:rsidRPr="00A7778C">
        <w:rPr>
          <w:rStyle w:val="CodeInline"/>
        </w:rPr>
        <w:t>TaskLinkService</w:t>
      </w:r>
      <w:r>
        <w:t xml:space="preserve">) that we'll implement soon. Implement </w:t>
      </w:r>
      <w:r w:rsidRPr="00A7778C">
        <w:rPr>
          <w:rStyle w:val="CodeInline"/>
        </w:rPr>
        <w:t>ICommonLinkService</w:t>
      </w:r>
      <w:r>
        <w:t xml:space="preserve"> as follows:</w:t>
      </w:r>
    </w:p>
    <w:p w14:paraId="36D621E9" w14:textId="77777777" w:rsidR="00AB36B2" w:rsidRDefault="00AB36B2" w:rsidP="005411F0">
      <w:pPr>
        <w:pStyle w:val="CodeCaption"/>
      </w:pPr>
      <w:r w:rsidRPr="009C1D53">
        <w:t>ICommonLinkService</w:t>
      </w:r>
      <w:r>
        <w:t xml:space="preserve"> Interface</w:t>
      </w:r>
    </w:p>
    <w:p w14:paraId="4FDFA5AF" w14:textId="77777777" w:rsidR="00AB36B2" w:rsidRPr="009C1D53" w:rsidRDefault="00AB36B2" w:rsidP="005411F0">
      <w:pPr>
        <w:pStyle w:val="Code"/>
      </w:pPr>
      <w:bookmarkStart w:id="259" w:name="OLE_LINK186"/>
      <w:bookmarkStart w:id="260" w:name="OLE_LINK187"/>
      <w:bookmarkStart w:id="261" w:name="OLE_LINK270"/>
      <w:bookmarkStart w:id="262" w:name="OLE_LINK95"/>
      <w:bookmarkStart w:id="263" w:name="OLE_LINK96"/>
      <w:r w:rsidRPr="009C1D53">
        <w:t>using System.Net.Http;</w:t>
      </w:r>
    </w:p>
    <w:p w14:paraId="51E413B3" w14:textId="77777777" w:rsidR="00AB36B2" w:rsidRPr="009C1D53" w:rsidRDefault="00AB36B2" w:rsidP="005411F0">
      <w:pPr>
        <w:pStyle w:val="Code"/>
      </w:pPr>
      <w:r w:rsidRPr="009C1D53">
        <w:t>using WebApi2Book.Web.Api.Models;</w:t>
      </w:r>
    </w:p>
    <w:p w14:paraId="35D48DCC" w14:textId="77777777" w:rsidR="00AB36B2" w:rsidRPr="009C1D53" w:rsidRDefault="00AB36B2" w:rsidP="005411F0">
      <w:pPr>
        <w:pStyle w:val="Code"/>
      </w:pPr>
    </w:p>
    <w:p w14:paraId="3650A7CC" w14:textId="77777777" w:rsidR="00AB36B2" w:rsidRPr="009C1D53" w:rsidRDefault="00AB36B2" w:rsidP="005411F0">
      <w:pPr>
        <w:pStyle w:val="Code"/>
      </w:pPr>
      <w:r w:rsidRPr="009C1D53">
        <w:t>namespace WebApi2Book.Web.Api.LinkServices</w:t>
      </w:r>
    </w:p>
    <w:p w14:paraId="4F420B09" w14:textId="77777777" w:rsidR="00AB36B2" w:rsidRPr="009C1D53" w:rsidRDefault="00AB36B2" w:rsidP="005411F0">
      <w:pPr>
        <w:pStyle w:val="Code"/>
      </w:pPr>
      <w:r w:rsidRPr="009C1D53">
        <w:t>{</w:t>
      </w:r>
    </w:p>
    <w:p w14:paraId="33AE2E83" w14:textId="77777777" w:rsidR="00AB36B2" w:rsidRPr="009C1D53" w:rsidRDefault="00AB36B2" w:rsidP="005411F0">
      <w:pPr>
        <w:pStyle w:val="Code"/>
      </w:pPr>
      <w:r w:rsidRPr="009C1D53">
        <w:t xml:space="preserve">    public interface ICommonLinkService</w:t>
      </w:r>
    </w:p>
    <w:p w14:paraId="3C3B340D" w14:textId="77777777" w:rsidR="00AB36B2" w:rsidRPr="009C1D53" w:rsidRDefault="00AB36B2" w:rsidP="005411F0">
      <w:pPr>
        <w:pStyle w:val="Code"/>
      </w:pPr>
      <w:r w:rsidRPr="009C1D53">
        <w:t xml:space="preserve">    {</w:t>
      </w:r>
    </w:p>
    <w:p w14:paraId="4648B61B" w14:textId="77777777" w:rsidR="00AB36B2" w:rsidRPr="009C1D53" w:rsidRDefault="00AB36B2" w:rsidP="005411F0">
      <w:pPr>
        <w:pStyle w:val="Code"/>
      </w:pPr>
      <w:r w:rsidRPr="009C1D53">
        <w:t xml:space="preserve">        void AddPageLinks(IPageLinkContaining linkContainer,</w:t>
      </w:r>
    </w:p>
    <w:p w14:paraId="6E7F0C69" w14:textId="77777777" w:rsidR="00AB36B2" w:rsidRPr="009C1D53" w:rsidRDefault="00AB36B2" w:rsidP="005411F0">
      <w:pPr>
        <w:pStyle w:val="Code"/>
      </w:pPr>
      <w:r w:rsidRPr="009C1D53">
        <w:t xml:space="preserve">            string currentPageQueryString,</w:t>
      </w:r>
    </w:p>
    <w:p w14:paraId="1B0C19D9" w14:textId="77777777" w:rsidR="00AB36B2" w:rsidRPr="009C1D53" w:rsidRDefault="00AB36B2" w:rsidP="005411F0">
      <w:pPr>
        <w:pStyle w:val="Code"/>
      </w:pPr>
      <w:r w:rsidRPr="009C1D53">
        <w:t xml:space="preserve">            string previousPageQueryString,</w:t>
      </w:r>
    </w:p>
    <w:p w14:paraId="3A485D7E" w14:textId="77777777" w:rsidR="00AB36B2" w:rsidRPr="009C1D53" w:rsidRDefault="00AB36B2" w:rsidP="005411F0">
      <w:pPr>
        <w:pStyle w:val="Code"/>
      </w:pPr>
      <w:r w:rsidRPr="009C1D53">
        <w:t xml:space="preserve">            string nextPageQueryString);</w:t>
      </w:r>
    </w:p>
    <w:p w14:paraId="05378571" w14:textId="77777777" w:rsidR="00AB36B2" w:rsidRPr="009C1D53" w:rsidRDefault="00AB36B2" w:rsidP="005411F0">
      <w:pPr>
        <w:pStyle w:val="Code"/>
      </w:pPr>
    </w:p>
    <w:p w14:paraId="3E06EB49" w14:textId="77777777" w:rsidR="00AB36B2" w:rsidRPr="009C1D53" w:rsidRDefault="00AB36B2" w:rsidP="005411F0">
      <w:pPr>
        <w:pStyle w:val="Code"/>
      </w:pPr>
      <w:r w:rsidRPr="009C1D53">
        <w:t xml:space="preserve">        Link GetLink(string pathFragment, string relValue, HttpMethod httpMethod);</w:t>
      </w:r>
    </w:p>
    <w:p w14:paraId="2A7D21F1" w14:textId="77777777" w:rsidR="00AB36B2" w:rsidRPr="009C1D53" w:rsidRDefault="00AB36B2" w:rsidP="005411F0">
      <w:pPr>
        <w:pStyle w:val="Code"/>
      </w:pPr>
      <w:r w:rsidRPr="009C1D53">
        <w:t xml:space="preserve">    }</w:t>
      </w:r>
    </w:p>
    <w:p w14:paraId="1D8BECE6" w14:textId="77777777" w:rsidR="00AB36B2" w:rsidRDefault="00AB36B2" w:rsidP="005411F0">
      <w:pPr>
        <w:pStyle w:val="Code"/>
      </w:pPr>
      <w:r w:rsidRPr="009C1D53">
        <w:t>}</w:t>
      </w:r>
      <w:bookmarkEnd w:id="259"/>
      <w:bookmarkEnd w:id="260"/>
      <w:bookmarkEnd w:id="261"/>
    </w:p>
    <w:bookmarkEnd w:id="262"/>
    <w:bookmarkEnd w:id="263"/>
    <w:p w14:paraId="1C0BFEEF" w14:textId="77777777" w:rsidR="00AB36B2" w:rsidRDefault="00AB36B2" w:rsidP="005411F0">
      <w:pPr>
        <w:pStyle w:val="CodeCaption"/>
      </w:pPr>
      <w:r>
        <w:t>CommonLinkService Class</w:t>
      </w:r>
    </w:p>
    <w:p w14:paraId="133FE654" w14:textId="77777777" w:rsidR="00AB36B2" w:rsidRPr="00A7778C" w:rsidRDefault="00AB36B2" w:rsidP="005411F0">
      <w:pPr>
        <w:pStyle w:val="Code"/>
      </w:pPr>
      <w:bookmarkStart w:id="264" w:name="OLE_LINK271"/>
      <w:bookmarkStart w:id="265" w:name="OLE_LINK272"/>
      <w:bookmarkStart w:id="266" w:name="OLE_LINK97"/>
      <w:bookmarkStart w:id="267" w:name="OLE_LINK98"/>
      <w:bookmarkStart w:id="268" w:name="OLE_LINK188"/>
      <w:r w:rsidRPr="00A7778C">
        <w:t>using System;</w:t>
      </w:r>
    </w:p>
    <w:p w14:paraId="1573CD48" w14:textId="77777777" w:rsidR="00AB36B2" w:rsidRPr="00A7778C" w:rsidRDefault="00AB36B2" w:rsidP="005411F0">
      <w:pPr>
        <w:pStyle w:val="Code"/>
      </w:pPr>
      <w:r w:rsidRPr="00A7778C">
        <w:t>using System.Net.Http;</w:t>
      </w:r>
    </w:p>
    <w:p w14:paraId="1696EF71" w14:textId="77777777" w:rsidR="00AB36B2" w:rsidRPr="00A7778C" w:rsidRDefault="00AB36B2" w:rsidP="005411F0">
      <w:pPr>
        <w:pStyle w:val="Code"/>
      </w:pPr>
      <w:r w:rsidRPr="00A7778C">
        <w:t>using WebApi2Book.Common;</w:t>
      </w:r>
    </w:p>
    <w:p w14:paraId="376C82F1" w14:textId="77777777" w:rsidR="00AB36B2" w:rsidRPr="00A7778C" w:rsidRDefault="00AB36B2" w:rsidP="005411F0">
      <w:pPr>
        <w:pStyle w:val="Code"/>
      </w:pPr>
      <w:r w:rsidRPr="00A7778C">
        <w:t>using WebApi2Book.Common.Extensions;</w:t>
      </w:r>
    </w:p>
    <w:p w14:paraId="58E81690" w14:textId="77777777" w:rsidR="00AB36B2" w:rsidRPr="00A7778C" w:rsidRDefault="00AB36B2" w:rsidP="005411F0">
      <w:pPr>
        <w:pStyle w:val="Code"/>
      </w:pPr>
      <w:r w:rsidRPr="00A7778C">
        <w:t>using WebApi2Book.Web.Api.Models;</w:t>
      </w:r>
    </w:p>
    <w:p w14:paraId="5AB6894C" w14:textId="77777777" w:rsidR="00AB36B2" w:rsidRPr="00A7778C" w:rsidRDefault="00AB36B2" w:rsidP="005411F0">
      <w:pPr>
        <w:pStyle w:val="Code"/>
      </w:pPr>
      <w:r w:rsidRPr="00A7778C">
        <w:t>using WebApi2Book.Web.Common.Security;</w:t>
      </w:r>
    </w:p>
    <w:p w14:paraId="27BE1389" w14:textId="77777777" w:rsidR="00AB36B2" w:rsidRPr="00A7778C" w:rsidRDefault="00AB36B2" w:rsidP="005411F0">
      <w:pPr>
        <w:pStyle w:val="Code"/>
      </w:pPr>
    </w:p>
    <w:p w14:paraId="420029F7" w14:textId="77777777" w:rsidR="00AB36B2" w:rsidRPr="00A7778C" w:rsidRDefault="00AB36B2" w:rsidP="005411F0">
      <w:pPr>
        <w:pStyle w:val="Code"/>
      </w:pPr>
      <w:r w:rsidRPr="00A7778C">
        <w:t>namespace WebApi2Book.Web.Api.LinkServices</w:t>
      </w:r>
    </w:p>
    <w:p w14:paraId="1B56AF3E" w14:textId="77777777" w:rsidR="00AB36B2" w:rsidRPr="00A7778C" w:rsidRDefault="00AB36B2" w:rsidP="005411F0">
      <w:pPr>
        <w:pStyle w:val="Code"/>
      </w:pPr>
      <w:r w:rsidRPr="00A7778C">
        <w:t>{</w:t>
      </w:r>
    </w:p>
    <w:p w14:paraId="678D8E13" w14:textId="77777777" w:rsidR="00AB36B2" w:rsidRPr="00A7778C" w:rsidRDefault="00AB36B2" w:rsidP="005411F0">
      <w:pPr>
        <w:pStyle w:val="Code"/>
      </w:pPr>
      <w:r w:rsidRPr="00A7778C">
        <w:t xml:space="preserve">    public class CommonLinkService : ICommonLinkService</w:t>
      </w:r>
    </w:p>
    <w:p w14:paraId="3C9063B7" w14:textId="77777777" w:rsidR="00AB36B2" w:rsidRPr="00A7778C" w:rsidRDefault="00AB36B2" w:rsidP="005411F0">
      <w:pPr>
        <w:pStyle w:val="Code"/>
      </w:pPr>
      <w:r w:rsidRPr="00A7778C">
        <w:t xml:space="preserve">    {</w:t>
      </w:r>
    </w:p>
    <w:p w14:paraId="0A4E4424" w14:textId="77777777" w:rsidR="00AB36B2" w:rsidRPr="00A7778C" w:rsidRDefault="00AB36B2" w:rsidP="005411F0">
      <w:pPr>
        <w:pStyle w:val="Code"/>
      </w:pPr>
      <w:r w:rsidRPr="00A7778C">
        <w:t xml:space="preserve">        private readonly IWebUserSession _userSession;</w:t>
      </w:r>
    </w:p>
    <w:p w14:paraId="7798D8B0" w14:textId="77777777" w:rsidR="00AB36B2" w:rsidRPr="00A7778C" w:rsidRDefault="00AB36B2" w:rsidP="005411F0">
      <w:pPr>
        <w:pStyle w:val="Code"/>
      </w:pPr>
    </w:p>
    <w:p w14:paraId="3DBDE04F" w14:textId="77777777" w:rsidR="00AB36B2" w:rsidRPr="00A7778C" w:rsidRDefault="00AB36B2" w:rsidP="005411F0">
      <w:pPr>
        <w:pStyle w:val="Code"/>
      </w:pPr>
      <w:r w:rsidRPr="00A7778C">
        <w:t xml:space="preserve">        public CommonLinkService(IWebUserSession userSession)</w:t>
      </w:r>
    </w:p>
    <w:p w14:paraId="385300A7" w14:textId="77777777" w:rsidR="00AB36B2" w:rsidRPr="00A7778C" w:rsidRDefault="00AB36B2" w:rsidP="005411F0">
      <w:pPr>
        <w:pStyle w:val="Code"/>
      </w:pPr>
      <w:r w:rsidRPr="00A7778C">
        <w:t xml:space="preserve">        {</w:t>
      </w:r>
    </w:p>
    <w:p w14:paraId="634CEB38" w14:textId="77777777" w:rsidR="00AB36B2" w:rsidRPr="00A7778C" w:rsidRDefault="00AB36B2" w:rsidP="005411F0">
      <w:pPr>
        <w:pStyle w:val="Code"/>
      </w:pPr>
      <w:r w:rsidRPr="00A7778C">
        <w:t xml:space="preserve">            _userSession = userSession;</w:t>
      </w:r>
    </w:p>
    <w:p w14:paraId="18E8BA68" w14:textId="77777777" w:rsidR="00AB36B2" w:rsidRPr="00A7778C" w:rsidRDefault="00AB36B2" w:rsidP="005411F0">
      <w:pPr>
        <w:pStyle w:val="Code"/>
      </w:pPr>
      <w:r w:rsidRPr="00A7778C">
        <w:t xml:space="preserve">        }</w:t>
      </w:r>
    </w:p>
    <w:p w14:paraId="3343F34F" w14:textId="77777777" w:rsidR="00AB36B2" w:rsidRPr="00A7778C" w:rsidRDefault="00AB36B2" w:rsidP="005411F0">
      <w:pPr>
        <w:pStyle w:val="Code"/>
      </w:pPr>
    </w:p>
    <w:p w14:paraId="50D9FB22" w14:textId="77777777" w:rsidR="00AB36B2" w:rsidRPr="00A7778C" w:rsidRDefault="00AB36B2" w:rsidP="005411F0">
      <w:pPr>
        <w:pStyle w:val="Code"/>
      </w:pPr>
      <w:r w:rsidRPr="00A7778C">
        <w:t xml:space="preserve">        public virtual Link GetLink(string pathFragment, string relValue, HttpMethod httpMethod)</w:t>
      </w:r>
    </w:p>
    <w:p w14:paraId="55843499" w14:textId="77777777" w:rsidR="00AB36B2" w:rsidRPr="00A7778C" w:rsidRDefault="00AB36B2" w:rsidP="005411F0">
      <w:pPr>
        <w:pStyle w:val="Code"/>
      </w:pPr>
      <w:r w:rsidRPr="00A7778C">
        <w:t xml:space="preserve">        {</w:t>
      </w:r>
    </w:p>
    <w:p w14:paraId="4BE2A4FA" w14:textId="77777777" w:rsidR="00AB36B2" w:rsidRPr="00A7778C" w:rsidRDefault="00AB36B2" w:rsidP="005411F0">
      <w:pPr>
        <w:pStyle w:val="Code"/>
      </w:pPr>
      <w:r w:rsidRPr="00A7778C">
        <w:t xml:space="preserve">            const string delimitedVersionedApiRouteBaseFormatString =</w:t>
      </w:r>
    </w:p>
    <w:p w14:paraId="50DFEB07" w14:textId="77777777" w:rsidR="00AB36B2" w:rsidRPr="00A7778C" w:rsidRDefault="00AB36B2" w:rsidP="005411F0">
      <w:pPr>
        <w:pStyle w:val="Code"/>
      </w:pPr>
      <w:r w:rsidRPr="00A7778C">
        <w:t xml:space="preserve">                Constants.CommonRoutingDefinitions.ApiSegmentName + "/{0}/";</w:t>
      </w:r>
    </w:p>
    <w:p w14:paraId="39484E13" w14:textId="77777777" w:rsidR="00AB36B2" w:rsidRPr="00A7778C" w:rsidRDefault="00AB36B2" w:rsidP="005411F0">
      <w:pPr>
        <w:pStyle w:val="Code"/>
      </w:pPr>
    </w:p>
    <w:p w14:paraId="25E80346" w14:textId="77777777" w:rsidR="00AB36B2" w:rsidRPr="00A7778C" w:rsidRDefault="00AB36B2" w:rsidP="005411F0">
      <w:pPr>
        <w:pStyle w:val="Code"/>
      </w:pPr>
      <w:r w:rsidRPr="00A7778C">
        <w:t xml:space="preserve">            var path =</w:t>
      </w:r>
    </w:p>
    <w:p w14:paraId="50D25C23" w14:textId="77777777" w:rsidR="00AB36B2" w:rsidRPr="00A7778C" w:rsidRDefault="00AB36B2" w:rsidP="005411F0">
      <w:pPr>
        <w:pStyle w:val="Code"/>
      </w:pPr>
      <w:r w:rsidRPr="00A7778C">
        <w:t xml:space="preserve">                string.Concat(</w:t>
      </w:r>
    </w:p>
    <w:p w14:paraId="31257E09" w14:textId="77777777" w:rsidR="00AB36B2" w:rsidRPr="00A7778C" w:rsidRDefault="00AB36B2" w:rsidP="005411F0">
      <w:pPr>
        <w:pStyle w:val="Code"/>
      </w:pPr>
      <w:r w:rsidRPr="00A7778C">
        <w:t xml:space="preserve">                    string.Format(</w:t>
      </w:r>
    </w:p>
    <w:p w14:paraId="0660F883" w14:textId="77777777" w:rsidR="00AB36B2" w:rsidRPr="00A7778C" w:rsidRDefault="00AB36B2" w:rsidP="005411F0">
      <w:pPr>
        <w:pStyle w:val="Code"/>
      </w:pPr>
      <w:r w:rsidRPr="00A7778C">
        <w:t xml:space="preserve">                        delimitedVersionedApiRouteBaseFormatString,</w:t>
      </w:r>
    </w:p>
    <w:p w14:paraId="512A79E1" w14:textId="77777777" w:rsidR="00AB36B2" w:rsidRPr="00A7778C" w:rsidRDefault="00AB36B2" w:rsidP="005411F0">
      <w:pPr>
        <w:pStyle w:val="Code"/>
      </w:pPr>
      <w:r w:rsidRPr="00A7778C">
        <w:t xml:space="preserve">                        _userSession.ApiVersionInUse), pathFragment);</w:t>
      </w:r>
    </w:p>
    <w:p w14:paraId="659280BB" w14:textId="77777777" w:rsidR="00AB36B2" w:rsidRPr="00A7778C" w:rsidRDefault="00AB36B2" w:rsidP="005411F0">
      <w:pPr>
        <w:pStyle w:val="Code"/>
      </w:pPr>
    </w:p>
    <w:p w14:paraId="40617786" w14:textId="77777777" w:rsidR="00AB36B2" w:rsidRPr="00A7778C" w:rsidRDefault="00AB36B2" w:rsidP="005411F0">
      <w:pPr>
        <w:pStyle w:val="Code"/>
      </w:pPr>
      <w:r w:rsidRPr="00A7778C">
        <w:t xml:space="preserve">            var uriBuilder = new UriBuilder</w:t>
      </w:r>
    </w:p>
    <w:p w14:paraId="7633379A" w14:textId="77777777" w:rsidR="00AB36B2" w:rsidRPr="00A7778C" w:rsidRDefault="00AB36B2" w:rsidP="005411F0">
      <w:pPr>
        <w:pStyle w:val="Code"/>
      </w:pPr>
      <w:r w:rsidRPr="00A7778C">
        <w:t xml:space="preserve">            {</w:t>
      </w:r>
    </w:p>
    <w:p w14:paraId="25E90CAD" w14:textId="77777777" w:rsidR="00AB36B2" w:rsidRPr="00A7778C" w:rsidRDefault="00AB36B2" w:rsidP="005411F0">
      <w:pPr>
        <w:pStyle w:val="Code"/>
      </w:pPr>
      <w:r w:rsidRPr="00A7778C">
        <w:t xml:space="preserve">                Scheme = _userSession.RequestUri.Scheme,</w:t>
      </w:r>
    </w:p>
    <w:p w14:paraId="78981AE4" w14:textId="77777777" w:rsidR="00AB36B2" w:rsidRPr="00A7778C" w:rsidRDefault="00AB36B2" w:rsidP="005411F0">
      <w:pPr>
        <w:pStyle w:val="Code"/>
      </w:pPr>
      <w:r w:rsidRPr="00A7778C">
        <w:t xml:space="preserve">                Host = _userSession.RequestUri.Host,</w:t>
      </w:r>
    </w:p>
    <w:p w14:paraId="7E4C990E" w14:textId="77777777" w:rsidR="00AB36B2" w:rsidRPr="00A7778C" w:rsidRDefault="00AB36B2" w:rsidP="005411F0">
      <w:pPr>
        <w:pStyle w:val="Code"/>
      </w:pPr>
      <w:r w:rsidRPr="00A7778C">
        <w:t xml:space="preserve">                Port = _userSession.RequestUri.Port,</w:t>
      </w:r>
    </w:p>
    <w:p w14:paraId="5B98B495" w14:textId="77777777" w:rsidR="00AB36B2" w:rsidRPr="00A7778C" w:rsidRDefault="00AB36B2" w:rsidP="005411F0">
      <w:pPr>
        <w:pStyle w:val="Code"/>
      </w:pPr>
      <w:r w:rsidRPr="00A7778C">
        <w:t xml:space="preserve">                Path = path</w:t>
      </w:r>
    </w:p>
    <w:p w14:paraId="0C5493C5" w14:textId="77777777" w:rsidR="00AB36B2" w:rsidRPr="00A7778C" w:rsidRDefault="00AB36B2" w:rsidP="005411F0">
      <w:pPr>
        <w:pStyle w:val="Code"/>
      </w:pPr>
      <w:r w:rsidRPr="00A7778C">
        <w:t xml:space="preserve">            };</w:t>
      </w:r>
    </w:p>
    <w:p w14:paraId="23B5A5AA" w14:textId="77777777" w:rsidR="00AB36B2" w:rsidRPr="00A7778C" w:rsidRDefault="00AB36B2" w:rsidP="005411F0">
      <w:pPr>
        <w:pStyle w:val="Code"/>
      </w:pPr>
    </w:p>
    <w:p w14:paraId="0AA12DF9" w14:textId="77777777" w:rsidR="00AB36B2" w:rsidRPr="00A7778C" w:rsidRDefault="00AB36B2" w:rsidP="005411F0">
      <w:pPr>
        <w:pStyle w:val="Code"/>
      </w:pPr>
      <w:r w:rsidRPr="00A7778C">
        <w:t xml:space="preserve">            var link = new Link</w:t>
      </w:r>
    </w:p>
    <w:p w14:paraId="646D5A4F" w14:textId="77777777" w:rsidR="00AB36B2" w:rsidRPr="00A7778C" w:rsidRDefault="00AB36B2" w:rsidP="005411F0">
      <w:pPr>
        <w:pStyle w:val="Code"/>
      </w:pPr>
      <w:r w:rsidRPr="00A7778C">
        <w:t xml:space="preserve">            {</w:t>
      </w:r>
    </w:p>
    <w:p w14:paraId="522E7306" w14:textId="77777777" w:rsidR="00AB36B2" w:rsidRPr="00A7778C" w:rsidRDefault="00AB36B2" w:rsidP="005411F0">
      <w:pPr>
        <w:pStyle w:val="Code"/>
      </w:pPr>
      <w:r w:rsidRPr="00A7778C">
        <w:t xml:space="preserve">                Href = uriBuilder.Uri.AbsoluteUri,</w:t>
      </w:r>
    </w:p>
    <w:p w14:paraId="5AFF7D5A" w14:textId="77777777" w:rsidR="00AB36B2" w:rsidRPr="00A7778C" w:rsidRDefault="00AB36B2" w:rsidP="005411F0">
      <w:pPr>
        <w:pStyle w:val="Code"/>
      </w:pPr>
      <w:r w:rsidRPr="00A7778C">
        <w:t xml:space="preserve">                Rel = relValue,</w:t>
      </w:r>
    </w:p>
    <w:p w14:paraId="1678CD2D" w14:textId="77777777" w:rsidR="00AB36B2" w:rsidRPr="00A7778C" w:rsidRDefault="00AB36B2" w:rsidP="005411F0">
      <w:pPr>
        <w:pStyle w:val="Code"/>
      </w:pPr>
      <w:r w:rsidRPr="00A7778C">
        <w:t xml:space="preserve">                Method = httpMethod.Method</w:t>
      </w:r>
    </w:p>
    <w:p w14:paraId="3363E4E8" w14:textId="77777777" w:rsidR="00AB36B2" w:rsidRPr="00A7778C" w:rsidRDefault="00AB36B2" w:rsidP="005411F0">
      <w:pPr>
        <w:pStyle w:val="Code"/>
      </w:pPr>
      <w:r w:rsidRPr="00A7778C">
        <w:t xml:space="preserve">            };</w:t>
      </w:r>
    </w:p>
    <w:p w14:paraId="1A515C8B" w14:textId="77777777" w:rsidR="00AB36B2" w:rsidRPr="00A7778C" w:rsidRDefault="00AB36B2" w:rsidP="005411F0">
      <w:pPr>
        <w:pStyle w:val="Code"/>
      </w:pPr>
      <w:r w:rsidRPr="00A7778C">
        <w:t xml:space="preserve">            return link;</w:t>
      </w:r>
    </w:p>
    <w:p w14:paraId="3E58062E" w14:textId="77777777" w:rsidR="00AB36B2" w:rsidRPr="00A7778C" w:rsidRDefault="00AB36B2" w:rsidP="005411F0">
      <w:pPr>
        <w:pStyle w:val="Code"/>
      </w:pPr>
      <w:r w:rsidRPr="00A7778C">
        <w:t xml:space="preserve">        }</w:t>
      </w:r>
    </w:p>
    <w:p w14:paraId="51F1E9B4" w14:textId="77777777" w:rsidR="00AB36B2" w:rsidRPr="00A7778C" w:rsidRDefault="00AB36B2" w:rsidP="005411F0">
      <w:pPr>
        <w:pStyle w:val="Code"/>
      </w:pPr>
    </w:p>
    <w:p w14:paraId="489F73CF" w14:textId="77777777" w:rsidR="00AB36B2" w:rsidRPr="00A7778C" w:rsidRDefault="00AB36B2" w:rsidP="005411F0">
      <w:pPr>
        <w:pStyle w:val="Code"/>
      </w:pPr>
      <w:r w:rsidRPr="00A7778C">
        <w:t xml:space="preserve">        public void AddPageLinks(IPageLinkContaining linkContainer,</w:t>
      </w:r>
    </w:p>
    <w:p w14:paraId="282AA8BD" w14:textId="77777777" w:rsidR="00AB36B2" w:rsidRPr="00A7778C" w:rsidRDefault="00AB36B2" w:rsidP="005411F0">
      <w:pPr>
        <w:pStyle w:val="Code"/>
      </w:pPr>
      <w:r w:rsidRPr="00A7778C">
        <w:t xml:space="preserve">            string currentPageQueryString,</w:t>
      </w:r>
    </w:p>
    <w:p w14:paraId="07981AA7" w14:textId="77777777" w:rsidR="00AB36B2" w:rsidRPr="00A7778C" w:rsidRDefault="00AB36B2" w:rsidP="005411F0">
      <w:pPr>
        <w:pStyle w:val="Code"/>
      </w:pPr>
      <w:r w:rsidRPr="00A7778C">
        <w:t xml:space="preserve">            string previousPageQueryString,</w:t>
      </w:r>
    </w:p>
    <w:p w14:paraId="714330C9" w14:textId="77777777" w:rsidR="00AB36B2" w:rsidRPr="00A7778C" w:rsidRDefault="00AB36B2" w:rsidP="005411F0">
      <w:pPr>
        <w:pStyle w:val="Code"/>
      </w:pPr>
      <w:r w:rsidRPr="00A7778C">
        <w:t xml:space="preserve">            string nextPageQueryString)</w:t>
      </w:r>
    </w:p>
    <w:p w14:paraId="39B39119" w14:textId="77777777" w:rsidR="00AB36B2" w:rsidRPr="00A7778C" w:rsidRDefault="00AB36B2" w:rsidP="005411F0">
      <w:pPr>
        <w:pStyle w:val="Code"/>
      </w:pPr>
      <w:r w:rsidRPr="00A7778C">
        <w:t xml:space="preserve">        {</w:t>
      </w:r>
    </w:p>
    <w:p w14:paraId="38D22C26" w14:textId="77777777" w:rsidR="00AB36B2" w:rsidRPr="00A7778C" w:rsidRDefault="00AB36B2" w:rsidP="005411F0">
      <w:pPr>
        <w:pStyle w:val="Code"/>
      </w:pPr>
      <w:r w:rsidRPr="00A7778C">
        <w:t xml:space="preserve">            var versionedBaseUri = _userSession.RequestUri.GetBaseUri();</w:t>
      </w:r>
    </w:p>
    <w:p w14:paraId="71F46CE4" w14:textId="77777777" w:rsidR="00AB36B2" w:rsidRPr="00A7778C" w:rsidRDefault="00AB36B2" w:rsidP="005411F0">
      <w:pPr>
        <w:pStyle w:val="Code"/>
      </w:pPr>
    </w:p>
    <w:p w14:paraId="490264C8" w14:textId="77777777" w:rsidR="00AB36B2" w:rsidRPr="00A7778C" w:rsidRDefault="00AB36B2" w:rsidP="005411F0">
      <w:pPr>
        <w:pStyle w:val="Code"/>
      </w:pPr>
      <w:r w:rsidRPr="00A7778C">
        <w:t xml:space="preserve">            AddCurrentPageLink(linkContainer, versionedBaseUri, currentPageQueryString);</w:t>
      </w:r>
    </w:p>
    <w:p w14:paraId="7BE13388" w14:textId="77777777" w:rsidR="00AB36B2" w:rsidRPr="00A7778C" w:rsidRDefault="00AB36B2" w:rsidP="005411F0">
      <w:pPr>
        <w:pStyle w:val="Code"/>
      </w:pPr>
    </w:p>
    <w:p w14:paraId="0982D14F" w14:textId="77777777" w:rsidR="00AB36B2" w:rsidRPr="00A7778C" w:rsidRDefault="00AB36B2" w:rsidP="005411F0">
      <w:pPr>
        <w:pStyle w:val="Code"/>
      </w:pPr>
      <w:r w:rsidRPr="00A7778C">
        <w:t xml:space="preserve">            var addPrevPageLink = ShouldAddPreviousPageLink(linkContainer.PageNumber);</w:t>
      </w:r>
    </w:p>
    <w:p w14:paraId="7AA48290" w14:textId="77777777" w:rsidR="00AB36B2" w:rsidRPr="00A7778C" w:rsidRDefault="00AB36B2" w:rsidP="005411F0">
      <w:pPr>
        <w:pStyle w:val="Code"/>
      </w:pPr>
      <w:r w:rsidRPr="00A7778C">
        <w:t xml:space="preserve">            var addNextPageLink = ShouldAddNextPageLink(linkContainer.PageNumber, linkContainer.PageCount);</w:t>
      </w:r>
    </w:p>
    <w:p w14:paraId="1431B75D" w14:textId="77777777" w:rsidR="00AB36B2" w:rsidRPr="00A7778C" w:rsidRDefault="00AB36B2" w:rsidP="005411F0">
      <w:pPr>
        <w:pStyle w:val="Code"/>
      </w:pPr>
    </w:p>
    <w:p w14:paraId="525437BC" w14:textId="77777777" w:rsidR="00AB36B2" w:rsidRPr="00A7778C" w:rsidRDefault="00AB36B2" w:rsidP="005411F0">
      <w:pPr>
        <w:pStyle w:val="Code"/>
      </w:pPr>
      <w:r w:rsidRPr="00A7778C">
        <w:t xml:space="preserve">            if (addPrevPageLink || addNextPageLink)</w:t>
      </w:r>
    </w:p>
    <w:p w14:paraId="03EB160B" w14:textId="77777777" w:rsidR="00AB36B2" w:rsidRPr="00A7778C" w:rsidRDefault="00AB36B2" w:rsidP="005411F0">
      <w:pPr>
        <w:pStyle w:val="Code"/>
      </w:pPr>
      <w:r w:rsidRPr="00A7778C">
        <w:t xml:space="preserve">            {</w:t>
      </w:r>
    </w:p>
    <w:p w14:paraId="6CB9694D" w14:textId="77777777" w:rsidR="00AB36B2" w:rsidRPr="00A7778C" w:rsidRDefault="00AB36B2" w:rsidP="005411F0">
      <w:pPr>
        <w:pStyle w:val="Code"/>
      </w:pPr>
      <w:r w:rsidRPr="00A7778C">
        <w:lastRenderedPageBreak/>
        <w:t xml:space="preserve">                if (addPrevPageLink)</w:t>
      </w:r>
    </w:p>
    <w:p w14:paraId="2009AFDA" w14:textId="77777777" w:rsidR="00AB36B2" w:rsidRPr="00A7778C" w:rsidRDefault="00AB36B2" w:rsidP="005411F0">
      <w:pPr>
        <w:pStyle w:val="Code"/>
      </w:pPr>
      <w:r w:rsidRPr="00A7778C">
        <w:t xml:space="preserve">                {</w:t>
      </w:r>
    </w:p>
    <w:p w14:paraId="2EAC01DB" w14:textId="77777777" w:rsidR="00AB36B2" w:rsidRPr="00A7778C" w:rsidRDefault="00AB36B2" w:rsidP="005411F0">
      <w:pPr>
        <w:pStyle w:val="Code"/>
      </w:pPr>
      <w:r w:rsidRPr="00A7778C">
        <w:t xml:space="preserve">                    AddPreviousPageLink(linkContainer, versionedBaseUri, previousPageQueryString);</w:t>
      </w:r>
    </w:p>
    <w:p w14:paraId="17D00939" w14:textId="77777777" w:rsidR="00AB36B2" w:rsidRPr="00A7778C" w:rsidRDefault="00AB36B2" w:rsidP="005411F0">
      <w:pPr>
        <w:pStyle w:val="Code"/>
      </w:pPr>
      <w:r w:rsidRPr="00A7778C">
        <w:t xml:space="preserve">                }</w:t>
      </w:r>
    </w:p>
    <w:p w14:paraId="22FEA14E" w14:textId="77777777" w:rsidR="00AB36B2" w:rsidRPr="00A7778C" w:rsidRDefault="00AB36B2" w:rsidP="005411F0">
      <w:pPr>
        <w:pStyle w:val="Code"/>
      </w:pPr>
    </w:p>
    <w:p w14:paraId="1D7EFFC2" w14:textId="77777777" w:rsidR="00AB36B2" w:rsidRPr="00A7778C" w:rsidRDefault="00AB36B2" w:rsidP="005411F0">
      <w:pPr>
        <w:pStyle w:val="Code"/>
      </w:pPr>
      <w:r w:rsidRPr="00A7778C">
        <w:t xml:space="preserve">                if (addNextPageLink)</w:t>
      </w:r>
    </w:p>
    <w:p w14:paraId="2C2687D3" w14:textId="77777777" w:rsidR="00AB36B2" w:rsidRPr="00A7778C" w:rsidRDefault="00AB36B2" w:rsidP="005411F0">
      <w:pPr>
        <w:pStyle w:val="Code"/>
      </w:pPr>
      <w:r w:rsidRPr="00A7778C">
        <w:t xml:space="preserve">                {</w:t>
      </w:r>
    </w:p>
    <w:p w14:paraId="5D357507" w14:textId="77777777" w:rsidR="00AB36B2" w:rsidRPr="00A7778C" w:rsidRDefault="00AB36B2" w:rsidP="005411F0">
      <w:pPr>
        <w:pStyle w:val="Code"/>
      </w:pPr>
      <w:r w:rsidRPr="00A7778C">
        <w:t xml:space="preserve">                    AddNextPageLink(linkContainer, versionedBaseUri, nextPageQueryString);</w:t>
      </w:r>
    </w:p>
    <w:p w14:paraId="66D78367" w14:textId="77777777" w:rsidR="00AB36B2" w:rsidRPr="00A7778C" w:rsidRDefault="00AB36B2" w:rsidP="005411F0">
      <w:pPr>
        <w:pStyle w:val="Code"/>
      </w:pPr>
      <w:r w:rsidRPr="00A7778C">
        <w:t xml:space="preserve">                }</w:t>
      </w:r>
    </w:p>
    <w:p w14:paraId="74D8FBE7" w14:textId="77777777" w:rsidR="00AB36B2" w:rsidRPr="00A7778C" w:rsidRDefault="00AB36B2" w:rsidP="005411F0">
      <w:pPr>
        <w:pStyle w:val="Code"/>
      </w:pPr>
      <w:r w:rsidRPr="00A7778C">
        <w:t xml:space="preserve">            }</w:t>
      </w:r>
    </w:p>
    <w:p w14:paraId="4344C5ED" w14:textId="77777777" w:rsidR="00AB36B2" w:rsidRPr="00A7778C" w:rsidRDefault="00AB36B2" w:rsidP="005411F0">
      <w:pPr>
        <w:pStyle w:val="Code"/>
      </w:pPr>
      <w:r w:rsidRPr="00A7778C">
        <w:t xml:space="preserve">        }</w:t>
      </w:r>
    </w:p>
    <w:p w14:paraId="4069FC6D" w14:textId="77777777" w:rsidR="00AB36B2" w:rsidRPr="00A7778C" w:rsidRDefault="00AB36B2" w:rsidP="005411F0">
      <w:pPr>
        <w:pStyle w:val="Code"/>
      </w:pPr>
    </w:p>
    <w:p w14:paraId="3D05A795" w14:textId="77777777" w:rsidR="00AB36B2" w:rsidRPr="00A7778C" w:rsidRDefault="00AB36B2" w:rsidP="005411F0">
      <w:pPr>
        <w:pStyle w:val="Code"/>
      </w:pPr>
      <w:r w:rsidRPr="00A7778C">
        <w:t xml:space="preserve">        public virtual void AddCurrentPageLink(IPageLinkContaining linkContainer, Uri versionedBaseUri,</w:t>
      </w:r>
    </w:p>
    <w:p w14:paraId="1CFACBA2" w14:textId="77777777" w:rsidR="00AB36B2" w:rsidRPr="00A7778C" w:rsidRDefault="00AB36B2" w:rsidP="005411F0">
      <w:pPr>
        <w:pStyle w:val="Code"/>
      </w:pPr>
      <w:r w:rsidRPr="00A7778C">
        <w:t xml:space="preserve">            string pageQueryString)</w:t>
      </w:r>
    </w:p>
    <w:p w14:paraId="5C62CAC9" w14:textId="77777777" w:rsidR="00AB36B2" w:rsidRPr="00A7778C" w:rsidRDefault="00AB36B2" w:rsidP="005411F0">
      <w:pPr>
        <w:pStyle w:val="Code"/>
      </w:pPr>
      <w:r w:rsidRPr="00A7778C">
        <w:t xml:space="preserve">        {</w:t>
      </w:r>
    </w:p>
    <w:p w14:paraId="550A5F0E" w14:textId="77777777" w:rsidR="00AB36B2" w:rsidRPr="00A7778C" w:rsidRDefault="00AB36B2" w:rsidP="005411F0">
      <w:pPr>
        <w:pStyle w:val="Code"/>
      </w:pPr>
      <w:r w:rsidRPr="00A7778C">
        <w:t xml:space="preserve">            var currentPageUriBuilder = new UriBuilder(versionedBaseUri)</w:t>
      </w:r>
    </w:p>
    <w:p w14:paraId="09ED745B" w14:textId="77777777" w:rsidR="00AB36B2" w:rsidRPr="00A7778C" w:rsidRDefault="00AB36B2" w:rsidP="005411F0">
      <w:pPr>
        <w:pStyle w:val="Code"/>
      </w:pPr>
      <w:r w:rsidRPr="00A7778C">
        <w:t xml:space="preserve">            {</w:t>
      </w:r>
    </w:p>
    <w:p w14:paraId="7595797B" w14:textId="77777777" w:rsidR="00AB36B2" w:rsidRPr="00A7778C" w:rsidRDefault="00AB36B2" w:rsidP="005411F0">
      <w:pPr>
        <w:pStyle w:val="Code"/>
      </w:pPr>
      <w:r w:rsidRPr="00A7778C">
        <w:t xml:space="preserve">                Query = pageQueryString</w:t>
      </w:r>
    </w:p>
    <w:p w14:paraId="02626D42" w14:textId="77777777" w:rsidR="00AB36B2" w:rsidRPr="00A7778C" w:rsidRDefault="00AB36B2" w:rsidP="005411F0">
      <w:pPr>
        <w:pStyle w:val="Code"/>
      </w:pPr>
      <w:r w:rsidRPr="00A7778C">
        <w:t xml:space="preserve">            };</w:t>
      </w:r>
    </w:p>
    <w:p w14:paraId="15061CF9" w14:textId="77777777" w:rsidR="00AB36B2" w:rsidRPr="00A7778C" w:rsidRDefault="00AB36B2" w:rsidP="005411F0">
      <w:pPr>
        <w:pStyle w:val="Code"/>
      </w:pPr>
      <w:r w:rsidRPr="00A7778C">
        <w:t xml:space="preserve">            linkContainer.AddLink(GetCurrentPageLink(currentPageUriBuilder.Uri));</w:t>
      </w:r>
    </w:p>
    <w:p w14:paraId="26924571" w14:textId="77777777" w:rsidR="00AB36B2" w:rsidRPr="00A7778C" w:rsidRDefault="00AB36B2" w:rsidP="005411F0">
      <w:pPr>
        <w:pStyle w:val="Code"/>
      </w:pPr>
      <w:r w:rsidRPr="00A7778C">
        <w:t xml:space="preserve">        }</w:t>
      </w:r>
    </w:p>
    <w:p w14:paraId="547EC762" w14:textId="77777777" w:rsidR="00AB36B2" w:rsidRPr="00A7778C" w:rsidRDefault="00AB36B2" w:rsidP="005411F0">
      <w:pPr>
        <w:pStyle w:val="Code"/>
      </w:pPr>
    </w:p>
    <w:p w14:paraId="1EB3D172" w14:textId="77777777" w:rsidR="00AB36B2" w:rsidRPr="00A7778C" w:rsidRDefault="00AB36B2" w:rsidP="005411F0">
      <w:pPr>
        <w:pStyle w:val="Code"/>
      </w:pPr>
      <w:r w:rsidRPr="00A7778C">
        <w:t xml:space="preserve">        public virtual void AddPreviousPageLink(IPageLinkContaining linkContainer, Uri versionedBaseUri,</w:t>
      </w:r>
    </w:p>
    <w:p w14:paraId="7376C9E5" w14:textId="77777777" w:rsidR="00AB36B2" w:rsidRPr="00A7778C" w:rsidRDefault="00AB36B2" w:rsidP="005411F0">
      <w:pPr>
        <w:pStyle w:val="Code"/>
      </w:pPr>
      <w:r w:rsidRPr="00A7778C">
        <w:t xml:space="preserve">            string pageQueryString)</w:t>
      </w:r>
    </w:p>
    <w:p w14:paraId="2F2C3AF9" w14:textId="77777777" w:rsidR="00AB36B2" w:rsidRPr="00A7778C" w:rsidRDefault="00AB36B2" w:rsidP="005411F0">
      <w:pPr>
        <w:pStyle w:val="Code"/>
      </w:pPr>
      <w:r w:rsidRPr="00A7778C">
        <w:t xml:space="preserve">        {</w:t>
      </w:r>
    </w:p>
    <w:p w14:paraId="4EDF21C5" w14:textId="77777777" w:rsidR="00AB36B2" w:rsidRPr="00A7778C" w:rsidRDefault="00AB36B2" w:rsidP="005411F0">
      <w:pPr>
        <w:pStyle w:val="Code"/>
      </w:pPr>
      <w:r w:rsidRPr="00A7778C">
        <w:t xml:space="preserve">            var uriBuilder = new UriBuilder(versionedBaseUri)</w:t>
      </w:r>
    </w:p>
    <w:p w14:paraId="611F6F10" w14:textId="77777777" w:rsidR="00AB36B2" w:rsidRPr="00A7778C" w:rsidRDefault="00AB36B2" w:rsidP="005411F0">
      <w:pPr>
        <w:pStyle w:val="Code"/>
      </w:pPr>
      <w:r w:rsidRPr="00A7778C">
        <w:t xml:space="preserve">            {</w:t>
      </w:r>
    </w:p>
    <w:p w14:paraId="0DF49341" w14:textId="77777777" w:rsidR="00AB36B2" w:rsidRPr="00A7778C" w:rsidRDefault="00AB36B2" w:rsidP="005411F0">
      <w:pPr>
        <w:pStyle w:val="Code"/>
      </w:pPr>
      <w:r w:rsidRPr="00A7778C">
        <w:t xml:space="preserve">                Query = pageQueryString</w:t>
      </w:r>
    </w:p>
    <w:p w14:paraId="7AC1E14D" w14:textId="77777777" w:rsidR="00AB36B2" w:rsidRPr="00A7778C" w:rsidRDefault="00AB36B2" w:rsidP="005411F0">
      <w:pPr>
        <w:pStyle w:val="Code"/>
      </w:pPr>
      <w:r w:rsidRPr="00A7778C">
        <w:t xml:space="preserve">            };</w:t>
      </w:r>
    </w:p>
    <w:p w14:paraId="7AED4C1E" w14:textId="77777777" w:rsidR="00AB36B2" w:rsidRPr="00A7778C" w:rsidRDefault="00AB36B2" w:rsidP="005411F0">
      <w:pPr>
        <w:pStyle w:val="Code"/>
      </w:pPr>
      <w:r w:rsidRPr="00A7778C">
        <w:t xml:space="preserve">            linkContainer.AddLink(GetPreviousPageLink(uriBuilder.Uri));</w:t>
      </w:r>
    </w:p>
    <w:p w14:paraId="7C8E128E" w14:textId="77777777" w:rsidR="00AB36B2" w:rsidRPr="00A7778C" w:rsidRDefault="00AB36B2" w:rsidP="005411F0">
      <w:pPr>
        <w:pStyle w:val="Code"/>
      </w:pPr>
      <w:r w:rsidRPr="00A7778C">
        <w:t xml:space="preserve">        }</w:t>
      </w:r>
    </w:p>
    <w:p w14:paraId="716AD4EF" w14:textId="77777777" w:rsidR="00AB36B2" w:rsidRPr="00A7778C" w:rsidRDefault="00AB36B2" w:rsidP="005411F0">
      <w:pPr>
        <w:pStyle w:val="Code"/>
      </w:pPr>
    </w:p>
    <w:p w14:paraId="2A77BEB3" w14:textId="77777777" w:rsidR="00AB36B2" w:rsidRPr="00A7778C" w:rsidRDefault="00AB36B2" w:rsidP="005411F0">
      <w:pPr>
        <w:pStyle w:val="Code"/>
      </w:pPr>
      <w:r w:rsidRPr="00A7778C">
        <w:t xml:space="preserve">        public virtual void AddNextPageLink(IPageLinkContaining linkContainer, Uri versionedBaseUri,</w:t>
      </w:r>
    </w:p>
    <w:p w14:paraId="4EDBA5D4" w14:textId="77777777" w:rsidR="00AB36B2" w:rsidRPr="00A7778C" w:rsidRDefault="00AB36B2" w:rsidP="005411F0">
      <w:pPr>
        <w:pStyle w:val="Code"/>
      </w:pPr>
      <w:r w:rsidRPr="00A7778C">
        <w:t xml:space="preserve">            string pageQueryString)</w:t>
      </w:r>
    </w:p>
    <w:p w14:paraId="5B7596D2" w14:textId="77777777" w:rsidR="00AB36B2" w:rsidRPr="00A7778C" w:rsidRDefault="00AB36B2" w:rsidP="005411F0">
      <w:pPr>
        <w:pStyle w:val="Code"/>
      </w:pPr>
      <w:r w:rsidRPr="00A7778C">
        <w:t xml:space="preserve">        {</w:t>
      </w:r>
    </w:p>
    <w:p w14:paraId="4927EA34" w14:textId="77777777" w:rsidR="00AB36B2" w:rsidRPr="00A7778C" w:rsidRDefault="00AB36B2" w:rsidP="005411F0">
      <w:pPr>
        <w:pStyle w:val="Code"/>
      </w:pPr>
      <w:r w:rsidRPr="00A7778C">
        <w:t xml:space="preserve">            var uriBuilder = new UriBuilder(versionedBaseUri)</w:t>
      </w:r>
    </w:p>
    <w:p w14:paraId="1B50A6A8" w14:textId="77777777" w:rsidR="00AB36B2" w:rsidRPr="00A7778C" w:rsidRDefault="00AB36B2" w:rsidP="005411F0">
      <w:pPr>
        <w:pStyle w:val="Code"/>
      </w:pPr>
      <w:r w:rsidRPr="00A7778C">
        <w:t xml:space="preserve">            {</w:t>
      </w:r>
    </w:p>
    <w:p w14:paraId="001645BD" w14:textId="77777777" w:rsidR="00AB36B2" w:rsidRPr="00A7778C" w:rsidRDefault="00AB36B2" w:rsidP="005411F0">
      <w:pPr>
        <w:pStyle w:val="Code"/>
      </w:pPr>
      <w:r w:rsidRPr="00A7778C">
        <w:t xml:space="preserve">                Query = pageQueryString</w:t>
      </w:r>
    </w:p>
    <w:p w14:paraId="717E1ACE" w14:textId="77777777" w:rsidR="00AB36B2" w:rsidRPr="00A7778C" w:rsidRDefault="00AB36B2" w:rsidP="005411F0">
      <w:pPr>
        <w:pStyle w:val="Code"/>
      </w:pPr>
      <w:r w:rsidRPr="00A7778C">
        <w:t xml:space="preserve">            };</w:t>
      </w:r>
    </w:p>
    <w:p w14:paraId="0DD7450E" w14:textId="77777777" w:rsidR="00AB36B2" w:rsidRPr="00A7778C" w:rsidRDefault="00AB36B2" w:rsidP="005411F0">
      <w:pPr>
        <w:pStyle w:val="Code"/>
      </w:pPr>
      <w:r w:rsidRPr="00A7778C">
        <w:t xml:space="preserve">            linkContainer.AddLink(GetNextPageLink(uriBuilder.Uri));</w:t>
      </w:r>
    </w:p>
    <w:p w14:paraId="1680E0B6" w14:textId="77777777" w:rsidR="00AB36B2" w:rsidRPr="00A7778C" w:rsidRDefault="00AB36B2" w:rsidP="005411F0">
      <w:pPr>
        <w:pStyle w:val="Code"/>
      </w:pPr>
      <w:r w:rsidRPr="00A7778C">
        <w:t xml:space="preserve">        }</w:t>
      </w:r>
    </w:p>
    <w:p w14:paraId="6939698D" w14:textId="77777777" w:rsidR="00AB36B2" w:rsidRPr="00A7778C" w:rsidRDefault="00AB36B2" w:rsidP="005411F0">
      <w:pPr>
        <w:pStyle w:val="Code"/>
      </w:pPr>
    </w:p>
    <w:p w14:paraId="5A933258" w14:textId="77777777" w:rsidR="00AB36B2" w:rsidRPr="00A7778C" w:rsidRDefault="00AB36B2" w:rsidP="005411F0">
      <w:pPr>
        <w:pStyle w:val="Code"/>
      </w:pPr>
      <w:r w:rsidRPr="00A7778C">
        <w:t xml:space="preserve">        public virtual Link GetCurrentPageLink(Uri uri)</w:t>
      </w:r>
    </w:p>
    <w:p w14:paraId="5BFF37ED" w14:textId="77777777" w:rsidR="00AB36B2" w:rsidRPr="00A7778C" w:rsidRDefault="00AB36B2" w:rsidP="005411F0">
      <w:pPr>
        <w:pStyle w:val="Code"/>
      </w:pPr>
      <w:r w:rsidRPr="00A7778C">
        <w:t xml:space="preserve">        {</w:t>
      </w:r>
    </w:p>
    <w:p w14:paraId="691176C2" w14:textId="77777777" w:rsidR="00AB36B2" w:rsidRPr="00A7778C" w:rsidRDefault="00AB36B2" w:rsidP="005411F0">
      <w:pPr>
        <w:pStyle w:val="Code"/>
      </w:pPr>
      <w:r w:rsidRPr="00A7778C">
        <w:t xml:space="preserve">            return new Link</w:t>
      </w:r>
    </w:p>
    <w:p w14:paraId="5E05CD63" w14:textId="77777777" w:rsidR="00AB36B2" w:rsidRPr="00A7778C" w:rsidRDefault="00AB36B2" w:rsidP="005411F0">
      <w:pPr>
        <w:pStyle w:val="Code"/>
      </w:pPr>
      <w:r w:rsidRPr="00A7778C">
        <w:t xml:space="preserve">            {</w:t>
      </w:r>
    </w:p>
    <w:p w14:paraId="1FA531CC" w14:textId="77777777" w:rsidR="00AB36B2" w:rsidRPr="00A7778C" w:rsidRDefault="00AB36B2" w:rsidP="005411F0">
      <w:pPr>
        <w:pStyle w:val="Code"/>
      </w:pPr>
      <w:r w:rsidRPr="00A7778C">
        <w:lastRenderedPageBreak/>
        <w:t xml:space="preserve">                Href = uri.AbsoluteUri,</w:t>
      </w:r>
    </w:p>
    <w:p w14:paraId="1F7428FE" w14:textId="77777777" w:rsidR="00AB36B2" w:rsidRPr="00A7778C" w:rsidRDefault="00AB36B2" w:rsidP="005411F0">
      <w:pPr>
        <w:pStyle w:val="Code"/>
      </w:pPr>
      <w:r w:rsidRPr="00A7778C">
        <w:t xml:space="preserve">                Rel = Constants.CommonLinkRelValues.CurrentPage,</w:t>
      </w:r>
    </w:p>
    <w:p w14:paraId="46554F7F" w14:textId="77777777" w:rsidR="00AB36B2" w:rsidRPr="00A7778C" w:rsidRDefault="00AB36B2" w:rsidP="005411F0">
      <w:pPr>
        <w:pStyle w:val="Code"/>
      </w:pPr>
      <w:r w:rsidRPr="00A7778C">
        <w:t xml:space="preserve">                Method = HttpMethod.Get.Method</w:t>
      </w:r>
    </w:p>
    <w:p w14:paraId="51D78FF4" w14:textId="77777777" w:rsidR="00AB36B2" w:rsidRPr="00A7778C" w:rsidRDefault="00AB36B2" w:rsidP="005411F0">
      <w:pPr>
        <w:pStyle w:val="Code"/>
      </w:pPr>
      <w:r w:rsidRPr="00A7778C">
        <w:t xml:space="preserve">            };</w:t>
      </w:r>
    </w:p>
    <w:p w14:paraId="55BA7528" w14:textId="77777777" w:rsidR="00AB36B2" w:rsidRPr="00A7778C" w:rsidRDefault="00AB36B2" w:rsidP="005411F0">
      <w:pPr>
        <w:pStyle w:val="Code"/>
      </w:pPr>
      <w:r w:rsidRPr="00A7778C">
        <w:t xml:space="preserve">        }</w:t>
      </w:r>
    </w:p>
    <w:p w14:paraId="6D2D607C" w14:textId="77777777" w:rsidR="00AB36B2" w:rsidRPr="00A7778C" w:rsidRDefault="00AB36B2" w:rsidP="005411F0">
      <w:pPr>
        <w:pStyle w:val="Code"/>
      </w:pPr>
    </w:p>
    <w:p w14:paraId="00DB76E7" w14:textId="77777777" w:rsidR="00AB36B2" w:rsidRPr="00A7778C" w:rsidRDefault="00AB36B2" w:rsidP="005411F0">
      <w:pPr>
        <w:pStyle w:val="Code"/>
      </w:pPr>
      <w:r w:rsidRPr="00A7778C">
        <w:t xml:space="preserve">        public virtual Link GetPreviousPageLink(Uri uri)</w:t>
      </w:r>
    </w:p>
    <w:p w14:paraId="7E6D2726" w14:textId="77777777" w:rsidR="00AB36B2" w:rsidRPr="00A7778C" w:rsidRDefault="00AB36B2" w:rsidP="005411F0">
      <w:pPr>
        <w:pStyle w:val="Code"/>
      </w:pPr>
      <w:r w:rsidRPr="00A7778C">
        <w:t xml:space="preserve">        {</w:t>
      </w:r>
    </w:p>
    <w:p w14:paraId="3C83D597" w14:textId="77777777" w:rsidR="00AB36B2" w:rsidRPr="00A7778C" w:rsidRDefault="00AB36B2" w:rsidP="005411F0">
      <w:pPr>
        <w:pStyle w:val="Code"/>
      </w:pPr>
      <w:r w:rsidRPr="00A7778C">
        <w:t xml:space="preserve">            return new Link</w:t>
      </w:r>
    </w:p>
    <w:p w14:paraId="28A5DFBE" w14:textId="77777777" w:rsidR="00AB36B2" w:rsidRPr="00A7778C" w:rsidRDefault="00AB36B2" w:rsidP="005411F0">
      <w:pPr>
        <w:pStyle w:val="Code"/>
      </w:pPr>
      <w:r w:rsidRPr="00A7778C">
        <w:t xml:space="preserve">            {</w:t>
      </w:r>
    </w:p>
    <w:p w14:paraId="7E854659" w14:textId="77777777" w:rsidR="00AB36B2" w:rsidRPr="00A7778C" w:rsidRDefault="00AB36B2" w:rsidP="005411F0">
      <w:pPr>
        <w:pStyle w:val="Code"/>
      </w:pPr>
      <w:r w:rsidRPr="00A7778C">
        <w:t xml:space="preserve">                Href = uri.AbsoluteUri,</w:t>
      </w:r>
    </w:p>
    <w:p w14:paraId="59E8CBBA" w14:textId="77777777" w:rsidR="00AB36B2" w:rsidRPr="00A7778C" w:rsidRDefault="00AB36B2" w:rsidP="005411F0">
      <w:pPr>
        <w:pStyle w:val="Code"/>
      </w:pPr>
      <w:r w:rsidRPr="00A7778C">
        <w:t xml:space="preserve">                Rel = Constants.CommonLinkRelValues.PreviousPage,</w:t>
      </w:r>
    </w:p>
    <w:p w14:paraId="52DC811A" w14:textId="77777777" w:rsidR="00AB36B2" w:rsidRPr="00A7778C" w:rsidRDefault="00AB36B2" w:rsidP="005411F0">
      <w:pPr>
        <w:pStyle w:val="Code"/>
      </w:pPr>
      <w:r w:rsidRPr="00A7778C">
        <w:t xml:space="preserve">                Method = HttpMethod.Get.Method</w:t>
      </w:r>
    </w:p>
    <w:p w14:paraId="705196D0" w14:textId="77777777" w:rsidR="00AB36B2" w:rsidRPr="00A7778C" w:rsidRDefault="00AB36B2" w:rsidP="005411F0">
      <w:pPr>
        <w:pStyle w:val="Code"/>
      </w:pPr>
      <w:r w:rsidRPr="00A7778C">
        <w:t xml:space="preserve">            };</w:t>
      </w:r>
    </w:p>
    <w:p w14:paraId="051397A3" w14:textId="77777777" w:rsidR="00AB36B2" w:rsidRPr="00A7778C" w:rsidRDefault="00AB36B2" w:rsidP="005411F0">
      <w:pPr>
        <w:pStyle w:val="Code"/>
      </w:pPr>
      <w:r w:rsidRPr="00A7778C">
        <w:t xml:space="preserve">        }</w:t>
      </w:r>
    </w:p>
    <w:p w14:paraId="5BACF53F" w14:textId="77777777" w:rsidR="00AB36B2" w:rsidRPr="00A7778C" w:rsidRDefault="00AB36B2" w:rsidP="005411F0">
      <w:pPr>
        <w:pStyle w:val="Code"/>
      </w:pPr>
    </w:p>
    <w:p w14:paraId="15495219" w14:textId="77777777" w:rsidR="00AB36B2" w:rsidRPr="00A7778C" w:rsidRDefault="00AB36B2" w:rsidP="005411F0">
      <w:pPr>
        <w:pStyle w:val="Code"/>
      </w:pPr>
      <w:r w:rsidRPr="00A7778C">
        <w:t xml:space="preserve">        public virtual Link GetNextPageLink(Uri uri)</w:t>
      </w:r>
    </w:p>
    <w:p w14:paraId="38DF4540" w14:textId="77777777" w:rsidR="00AB36B2" w:rsidRPr="00A7778C" w:rsidRDefault="00AB36B2" w:rsidP="005411F0">
      <w:pPr>
        <w:pStyle w:val="Code"/>
      </w:pPr>
      <w:r w:rsidRPr="00A7778C">
        <w:t xml:space="preserve">        {</w:t>
      </w:r>
    </w:p>
    <w:p w14:paraId="68707C9E" w14:textId="77777777" w:rsidR="00AB36B2" w:rsidRPr="00A7778C" w:rsidRDefault="00AB36B2" w:rsidP="005411F0">
      <w:pPr>
        <w:pStyle w:val="Code"/>
      </w:pPr>
      <w:r w:rsidRPr="00A7778C">
        <w:t xml:space="preserve">            return new Link</w:t>
      </w:r>
    </w:p>
    <w:p w14:paraId="3E69A778" w14:textId="77777777" w:rsidR="00AB36B2" w:rsidRPr="00A7778C" w:rsidRDefault="00AB36B2" w:rsidP="005411F0">
      <w:pPr>
        <w:pStyle w:val="Code"/>
      </w:pPr>
      <w:r w:rsidRPr="00A7778C">
        <w:t xml:space="preserve">            {</w:t>
      </w:r>
    </w:p>
    <w:p w14:paraId="764A79E9" w14:textId="77777777" w:rsidR="00AB36B2" w:rsidRPr="00A7778C" w:rsidRDefault="00AB36B2" w:rsidP="005411F0">
      <w:pPr>
        <w:pStyle w:val="Code"/>
      </w:pPr>
      <w:r w:rsidRPr="00A7778C">
        <w:t xml:space="preserve">                Href = uri.AbsoluteUri,</w:t>
      </w:r>
    </w:p>
    <w:p w14:paraId="2233DF40" w14:textId="77777777" w:rsidR="00AB36B2" w:rsidRPr="00A7778C" w:rsidRDefault="00AB36B2" w:rsidP="005411F0">
      <w:pPr>
        <w:pStyle w:val="Code"/>
      </w:pPr>
      <w:r w:rsidRPr="00A7778C">
        <w:t xml:space="preserve">                Rel = Constants.CommonLinkRelValues.NextPage,</w:t>
      </w:r>
    </w:p>
    <w:p w14:paraId="3B085A9D" w14:textId="77777777" w:rsidR="00AB36B2" w:rsidRPr="00A7778C" w:rsidRDefault="00AB36B2" w:rsidP="005411F0">
      <w:pPr>
        <w:pStyle w:val="Code"/>
      </w:pPr>
      <w:r w:rsidRPr="00A7778C">
        <w:t xml:space="preserve">                Method = HttpMethod.Get.Method</w:t>
      </w:r>
    </w:p>
    <w:p w14:paraId="4A8913FF" w14:textId="77777777" w:rsidR="00AB36B2" w:rsidRPr="00A7778C" w:rsidRDefault="00AB36B2" w:rsidP="005411F0">
      <w:pPr>
        <w:pStyle w:val="Code"/>
      </w:pPr>
      <w:r w:rsidRPr="00A7778C">
        <w:t xml:space="preserve">            };</w:t>
      </w:r>
    </w:p>
    <w:p w14:paraId="07D10B1C" w14:textId="77777777" w:rsidR="00AB36B2" w:rsidRPr="00A7778C" w:rsidRDefault="00AB36B2" w:rsidP="005411F0">
      <w:pPr>
        <w:pStyle w:val="Code"/>
      </w:pPr>
      <w:r w:rsidRPr="00A7778C">
        <w:t xml:space="preserve">        }</w:t>
      </w:r>
    </w:p>
    <w:p w14:paraId="79A3F31B" w14:textId="77777777" w:rsidR="00AB36B2" w:rsidRPr="00A7778C" w:rsidRDefault="00AB36B2" w:rsidP="005411F0">
      <w:pPr>
        <w:pStyle w:val="Code"/>
      </w:pPr>
    </w:p>
    <w:p w14:paraId="21B24D05" w14:textId="77777777" w:rsidR="00AB36B2" w:rsidRPr="00A7778C" w:rsidRDefault="00AB36B2" w:rsidP="005411F0">
      <w:pPr>
        <w:pStyle w:val="Code"/>
      </w:pPr>
      <w:r w:rsidRPr="00A7778C">
        <w:t xml:space="preserve">        public bool ShouldAddPreviousPageLink(int pageNumber)</w:t>
      </w:r>
    </w:p>
    <w:p w14:paraId="5041762F" w14:textId="77777777" w:rsidR="00AB36B2" w:rsidRPr="00A7778C" w:rsidRDefault="00AB36B2" w:rsidP="005411F0">
      <w:pPr>
        <w:pStyle w:val="Code"/>
      </w:pPr>
      <w:r w:rsidRPr="00A7778C">
        <w:t xml:space="preserve">        {</w:t>
      </w:r>
    </w:p>
    <w:p w14:paraId="7A5FB9D8" w14:textId="77777777" w:rsidR="00AB36B2" w:rsidRPr="00A7778C" w:rsidRDefault="00AB36B2" w:rsidP="005411F0">
      <w:pPr>
        <w:pStyle w:val="Code"/>
      </w:pPr>
      <w:r w:rsidRPr="00A7778C">
        <w:t xml:space="preserve">            return pageNumber &gt; 1;</w:t>
      </w:r>
    </w:p>
    <w:p w14:paraId="45698C54" w14:textId="77777777" w:rsidR="00AB36B2" w:rsidRPr="00A7778C" w:rsidRDefault="00AB36B2" w:rsidP="005411F0">
      <w:pPr>
        <w:pStyle w:val="Code"/>
      </w:pPr>
      <w:r w:rsidRPr="00A7778C">
        <w:t xml:space="preserve">        }</w:t>
      </w:r>
    </w:p>
    <w:p w14:paraId="7D394BE7" w14:textId="77777777" w:rsidR="00AB36B2" w:rsidRPr="00A7778C" w:rsidRDefault="00AB36B2" w:rsidP="005411F0">
      <w:pPr>
        <w:pStyle w:val="Code"/>
      </w:pPr>
    </w:p>
    <w:p w14:paraId="1A21D182" w14:textId="77777777" w:rsidR="00AB36B2" w:rsidRPr="00A7778C" w:rsidRDefault="00AB36B2" w:rsidP="005411F0">
      <w:pPr>
        <w:pStyle w:val="Code"/>
      </w:pPr>
      <w:r w:rsidRPr="00A7778C">
        <w:t xml:space="preserve">        public bool ShouldAddNextPageLink(int pageNumber, int pageCount)</w:t>
      </w:r>
    </w:p>
    <w:p w14:paraId="1E6F33FB" w14:textId="77777777" w:rsidR="00AB36B2" w:rsidRPr="00A7778C" w:rsidRDefault="00AB36B2" w:rsidP="005411F0">
      <w:pPr>
        <w:pStyle w:val="Code"/>
      </w:pPr>
      <w:r w:rsidRPr="00A7778C">
        <w:t xml:space="preserve">        {</w:t>
      </w:r>
    </w:p>
    <w:p w14:paraId="2B29F02A" w14:textId="77777777" w:rsidR="00AB36B2" w:rsidRPr="00A7778C" w:rsidRDefault="00AB36B2" w:rsidP="005411F0">
      <w:pPr>
        <w:pStyle w:val="Code"/>
      </w:pPr>
      <w:r w:rsidRPr="00A7778C">
        <w:t xml:space="preserve">            return pageNumber &lt; pageCount;</w:t>
      </w:r>
    </w:p>
    <w:p w14:paraId="02EF35C8" w14:textId="77777777" w:rsidR="00AB36B2" w:rsidRPr="00A7778C" w:rsidRDefault="00AB36B2" w:rsidP="005411F0">
      <w:pPr>
        <w:pStyle w:val="Code"/>
      </w:pPr>
      <w:r w:rsidRPr="00A7778C">
        <w:t xml:space="preserve">        }</w:t>
      </w:r>
    </w:p>
    <w:p w14:paraId="2DEEE7D0" w14:textId="77777777" w:rsidR="00AB36B2" w:rsidRPr="00A7778C" w:rsidRDefault="00AB36B2" w:rsidP="005411F0">
      <w:pPr>
        <w:pStyle w:val="Code"/>
      </w:pPr>
      <w:r w:rsidRPr="00A7778C">
        <w:t xml:space="preserve">    }</w:t>
      </w:r>
    </w:p>
    <w:p w14:paraId="413FEC35" w14:textId="77777777" w:rsidR="00AB36B2" w:rsidRDefault="00AB36B2" w:rsidP="005411F0">
      <w:pPr>
        <w:pStyle w:val="Code"/>
      </w:pPr>
      <w:r w:rsidRPr="00A7778C">
        <w:t>}</w:t>
      </w:r>
      <w:bookmarkEnd w:id="264"/>
      <w:bookmarkEnd w:id="265"/>
    </w:p>
    <w:bookmarkEnd w:id="266"/>
    <w:bookmarkEnd w:id="267"/>
    <w:bookmarkEnd w:id="268"/>
    <w:p w14:paraId="4C558F56" w14:textId="77777777" w:rsidR="00AB36B2" w:rsidRPr="00C110A0" w:rsidRDefault="00AB36B2" w:rsidP="005411F0">
      <w:pPr>
        <w:pStyle w:val="CodeCaption"/>
      </w:pPr>
      <w:commentRangeStart w:id="269"/>
      <w:r w:rsidRPr="00C110A0">
        <w:t xml:space="preserve">Dependency Configuration (add to </w:t>
      </w:r>
      <w:r w:rsidRPr="00C110A0">
        <w:rPr>
          <w:rStyle w:val="CodeInline"/>
        </w:rPr>
        <w:t>NinjectConfigurator.AddBindings</w:t>
      </w:r>
      <w:r w:rsidRPr="00C110A0">
        <w:t>)</w:t>
      </w:r>
      <w:commentRangeEnd w:id="269"/>
      <w:r w:rsidR="001F7986">
        <w:rPr>
          <w:rStyle w:val="CommentReference"/>
          <w:rFonts w:ascii="Times" w:hAnsi="Times"/>
          <w:i w:val="0"/>
          <w:noProof w:val="0"/>
        </w:rPr>
        <w:commentReference w:id="269"/>
      </w:r>
    </w:p>
    <w:p w14:paraId="0968A72B" w14:textId="77777777" w:rsidR="00AB36B2" w:rsidRDefault="00AB36B2" w:rsidP="005411F0">
      <w:pPr>
        <w:pStyle w:val="Code"/>
      </w:pPr>
      <w:bookmarkStart w:id="272" w:name="OLE_LINK189"/>
      <w:bookmarkStart w:id="273" w:name="OLE_LINK190"/>
      <w:bookmarkStart w:id="274" w:name="OLE_LINK275"/>
      <w:bookmarkStart w:id="275" w:name="OLE_LINK99"/>
      <w:bookmarkStart w:id="276" w:name="OLE_LINK100"/>
      <w:r w:rsidRPr="00C110A0">
        <w:t>container.Bind&lt;ICommonLinkService&gt;().To&lt;CommonLinkService&gt;().InRequestScope();</w:t>
      </w:r>
      <w:bookmarkEnd w:id="272"/>
      <w:bookmarkEnd w:id="273"/>
      <w:bookmarkEnd w:id="274"/>
    </w:p>
    <w:bookmarkEnd w:id="275"/>
    <w:bookmarkEnd w:id="276"/>
    <w:p w14:paraId="0EE1D6B2" w14:textId="77777777" w:rsidR="00AB36B2" w:rsidRDefault="00AB36B2" w:rsidP="003435C7">
      <w:pPr>
        <w:pStyle w:val="BodyText"/>
      </w:pPr>
      <w:r>
        <w:t xml:space="preserve">Let's review. </w:t>
      </w:r>
      <w:r w:rsidRPr="00B35FF2">
        <w:rPr>
          <w:rStyle w:val="CodeInline"/>
        </w:rPr>
        <w:t>GetLink</w:t>
      </w:r>
      <w:r>
        <w:t xml:space="preserve"> computes an </w:t>
      </w:r>
      <w:r w:rsidRPr="009936E3">
        <w:rPr>
          <w:rStyle w:val="CodeInline"/>
        </w:rPr>
        <w:t>Uri.Path</w:t>
      </w:r>
      <w:r>
        <w:t xml:space="preserve"> by prepending a versioned base path prefix to a specified path fragment. For example, while processing a message routed to a version 1 controller, the method would calculate an </w:t>
      </w:r>
      <w:r w:rsidRPr="00B35FF2">
        <w:rPr>
          <w:rStyle w:val="CodeInline"/>
        </w:rPr>
        <w:t>Uri.Path</w:t>
      </w:r>
      <w:r>
        <w:t xml:space="preserve"> value of </w:t>
      </w:r>
      <w:r w:rsidRPr="00B35FF2">
        <w:rPr>
          <w:rStyle w:val="CodeInline"/>
        </w:rPr>
        <w:t>api/v1/tasks</w:t>
      </w:r>
      <w:r>
        <w:t xml:space="preserve"> for a supplied </w:t>
      </w:r>
      <w:r w:rsidRPr="00B35FF2">
        <w:rPr>
          <w:rStyle w:val="CodeInline"/>
        </w:rPr>
        <w:t>pathFragment</w:t>
      </w:r>
      <w:r>
        <w:t xml:space="preserve"> equal to </w:t>
      </w:r>
      <w:r w:rsidRPr="00B35FF2">
        <w:rPr>
          <w:rStyle w:val="CodeInline"/>
        </w:rPr>
        <w:t>tasks</w:t>
      </w:r>
      <w:r>
        <w:t xml:space="preserve">. </w:t>
      </w:r>
      <w:r w:rsidRPr="00BB7862">
        <w:rPr>
          <w:rStyle w:val="CodeInline"/>
        </w:rPr>
        <w:t>GetLink</w:t>
      </w:r>
      <w:r>
        <w:t xml:space="preserve"> uses the </w:t>
      </w:r>
      <w:r w:rsidRPr="00BB7862">
        <w:rPr>
          <w:rStyle w:val="CodeInline"/>
        </w:rPr>
        <w:t>UriBuilder</w:t>
      </w:r>
      <w:r>
        <w:t xml:space="preserve"> to construct a properly-formed Uri, which is assigned to the </w:t>
      </w:r>
      <w:r w:rsidRPr="00354515">
        <w:rPr>
          <w:rStyle w:val="CodeInline"/>
        </w:rPr>
        <w:t>Href</w:t>
      </w:r>
      <w:r>
        <w:t xml:space="preserve"> property of the returned link. The </w:t>
      </w:r>
      <w:r w:rsidRPr="00354515">
        <w:rPr>
          <w:rStyle w:val="CodeInline"/>
        </w:rPr>
        <w:t>Rel</w:t>
      </w:r>
      <w:r>
        <w:t xml:space="preserve"> and </w:t>
      </w:r>
      <w:r w:rsidRPr="00354515">
        <w:rPr>
          <w:rStyle w:val="CodeInline"/>
        </w:rPr>
        <w:t>Method</w:t>
      </w:r>
      <w:r>
        <w:t xml:space="preserve"> properties are specified by the invoker.</w:t>
      </w:r>
    </w:p>
    <w:p w14:paraId="08F61560" w14:textId="77777777" w:rsidR="00AB36B2" w:rsidRDefault="00AB36B2" w:rsidP="003435C7">
      <w:pPr>
        <w:pStyle w:val="BodyText"/>
      </w:pPr>
      <w:r>
        <w:lastRenderedPageBreak/>
        <w:t xml:space="preserve">Next, let's look at some of the helper methods that support the </w:t>
      </w:r>
      <w:r w:rsidRPr="00F85F58">
        <w:rPr>
          <w:rStyle w:val="CodeInline"/>
        </w:rPr>
        <w:t>AddPageLinks</w:t>
      </w:r>
      <w:r>
        <w:t xml:space="preserve"> interface method. We'll start with </w:t>
      </w:r>
      <w:r w:rsidRPr="00870CA9">
        <w:rPr>
          <w:rStyle w:val="CodeInline"/>
        </w:rPr>
        <w:t>GetCurrentPageLink</w:t>
      </w:r>
      <w:r>
        <w:t xml:space="preserve">, </w:t>
      </w:r>
      <w:r w:rsidRPr="00870CA9">
        <w:rPr>
          <w:rStyle w:val="CodeInline"/>
        </w:rPr>
        <w:t>GetPreviousPageLink</w:t>
      </w:r>
      <w:r>
        <w:t xml:space="preserve">, and </w:t>
      </w:r>
      <w:r w:rsidRPr="00870CA9">
        <w:rPr>
          <w:rStyle w:val="CodeInline"/>
        </w:rPr>
        <w:t>GetNextPageLink</w:t>
      </w:r>
      <w:r>
        <w:t xml:space="preserve">. Each of these is a factory method, creating an appropriate </w:t>
      </w:r>
      <w:r w:rsidRPr="00870CA9">
        <w:rPr>
          <w:rStyle w:val="CodeInline"/>
        </w:rPr>
        <w:t>Link</w:t>
      </w:r>
      <w:r>
        <w:t xml:space="preserve"> instance based on the specified uri.</w:t>
      </w:r>
    </w:p>
    <w:p w14:paraId="639ECBE1" w14:textId="77777777" w:rsidR="00AB36B2" w:rsidRDefault="00AB36B2" w:rsidP="003435C7">
      <w:pPr>
        <w:pStyle w:val="BodyText"/>
      </w:pPr>
      <w:r>
        <w:t xml:space="preserve">The </w:t>
      </w:r>
      <w:r w:rsidRPr="00870CA9">
        <w:rPr>
          <w:rStyle w:val="CodeInline"/>
        </w:rPr>
        <w:t>ShouldAddPreviousPageLink</w:t>
      </w:r>
      <w:r>
        <w:t xml:space="preserve"> and </w:t>
      </w:r>
      <w:r w:rsidRPr="00720074">
        <w:rPr>
          <w:rStyle w:val="CodeInline"/>
        </w:rPr>
        <w:t>ShouldAddNextPageLink</w:t>
      </w:r>
      <w:r>
        <w:t xml:space="preserve"> methods encapsulate simple logic to deternine whether previous and/or next page links should be added to a response, respectively.</w:t>
      </w:r>
    </w:p>
    <w:p w14:paraId="5E0065EE" w14:textId="77777777" w:rsidR="00AB36B2" w:rsidRDefault="00AB36B2" w:rsidP="003435C7">
      <w:pPr>
        <w:pStyle w:val="BodyText"/>
      </w:pPr>
      <w:r>
        <w:t xml:space="preserve">The last of the helper methods, </w:t>
      </w:r>
      <w:r w:rsidRPr="00525744">
        <w:rPr>
          <w:rStyle w:val="CodeInline"/>
        </w:rPr>
        <w:t>AddCurrentPageLink</w:t>
      </w:r>
      <w:r>
        <w:t xml:space="preserve">, </w:t>
      </w:r>
      <w:r w:rsidRPr="00525744">
        <w:rPr>
          <w:rStyle w:val="CodeInline"/>
        </w:rPr>
        <w:t>AddPreviousPageLink</w:t>
      </w:r>
      <w:r>
        <w:t xml:space="preserve">, and </w:t>
      </w:r>
      <w:r w:rsidRPr="00525744">
        <w:rPr>
          <w:rStyle w:val="CodeInline"/>
        </w:rPr>
        <w:t>AddNextPageLink</w:t>
      </w:r>
      <w:r>
        <w:t xml:space="preserve">, build a proper uri from the specified base and query string. They pass this uri to the appropriate </w:t>
      </w:r>
      <w:r w:rsidRPr="00525744">
        <w:rPr>
          <w:rStyle w:val="CodeInline"/>
        </w:rPr>
        <w:t>Get*PageLink</w:t>
      </w:r>
      <w:r>
        <w:t xml:space="preserve"> method (which we just discussed) and add the resulting </w:t>
      </w:r>
      <w:r w:rsidRPr="00F85F58">
        <w:rPr>
          <w:rStyle w:val="CodeInline"/>
        </w:rPr>
        <w:t>Link</w:t>
      </w:r>
      <w:r>
        <w:t xml:space="preserve"> instance to the specified </w:t>
      </w:r>
      <w:r w:rsidRPr="00F85F58">
        <w:rPr>
          <w:rStyle w:val="CodeInline"/>
        </w:rPr>
        <w:t>IPageLinkContaining</w:t>
      </w:r>
      <w:r>
        <w:t xml:space="preserve"> instance.</w:t>
      </w:r>
    </w:p>
    <w:p w14:paraId="50534A94" w14:textId="77777777" w:rsidR="00AB36B2" w:rsidRDefault="00AB36B2" w:rsidP="003435C7">
      <w:pPr>
        <w:pStyle w:val="BodyText"/>
      </w:pPr>
      <w:r>
        <w:t xml:space="preserve">These helper methods are used by the </w:t>
      </w:r>
      <w:r w:rsidRPr="00F85F58">
        <w:rPr>
          <w:rStyle w:val="CodeInline"/>
        </w:rPr>
        <w:t>AddPageLinks</w:t>
      </w:r>
      <w:r>
        <w:t xml:space="preserve"> interface method, which begins by invoking </w:t>
      </w:r>
      <w:r w:rsidRPr="00F85F58">
        <w:rPr>
          <w:rStyle w:val="CodeInline"/>
        </w:rPr>
        <w:t>AddCurrentPageLink</w:t>
      </w:r>
      <w:r>
        <w:t xml:space="preserve"> with the base uri it received from the </w:t>
      </w:r>
      <w:r w:rsidRPr="00F85F58">
        <w:rPr>
          <w:rStyle w:val="CodeInline"/>
        </w:rPr>
        <w:t>GetBaseUri</w:t>
      </w:r>
      <w:r>
        <w:t xml:space="preserve"> extension method. </w:t>
      </w:r>
      <w:r w:rsidRPr="00F85F58">
        <w:rPr>
          <w:rStyle w:val="CodeInline"/>
        </w:rPr>
        <w:t>AddPageLinks</w:t>
      </w:r>
      <w:r>
        <w:t xml:space="preserve"> then conditionally adds links to the previous and next pages using the </w:t>
      </w:r>
      <w:r w:rsidRPr="00F85F58">
        <w:rPr>
          <w:rStyle w:val="CodeInline"/>
        </w:rPr>
        <w:t>ShouldAdd*PageLink</w:t>
      </w:r>
      <w:r>
        <w:t xml:space="preserve"> and </w:t>
      </w:r>
      <w:r w:rsidRPr="00F85F58">
        <w:rPr>
          <w:rStyle w:val="CodeInline"/>
        </w:rPr>
        <w:t>Add*PageLink</w:t>
      </w:r>
      <w:r>
        <w:t xml:space="preserve"> helper methods, respectively.</w:t>
      </w:r>
    </w:p>
    <w:p w14:paraId="2660F7EB" w14:textId="77777777" w:rsidR="00AB36B2" w:rsidRDefault="00AB36B2" w:rsidP="005411F0">
      <w:pPr>
        <w:pStyle w:val="Heading2"/>
      </w:pPr>
      <w:r>
        <w:t>Business Domain-Specific Link Services</w:t>
      </w:r>
    </w:p>
    <w:p w14:paraId="7113B847" w14:textId="77777777" w:rsidR="00AB36B2" w:rsidRDefault="00AB36B2" w:rsidP="005411F0">
      <w:pPr>
        <w:pStyle w:val="BodyTextFirst"/>
      </w:pPr>
      <w:r>
        <w:t xml:space="preserve">With that infrastructure in place, we are now ready to implement some of the business domain-specific link services. Let's begin with a simple one: the one used to add links to </w:t>
      </w:r>
      <w:r>
        <w:rPr>
          <w:rStyle w:val="CodeInline"/>
        </w:rPr>
        <w:t>User</w:t>
      </w:r>
      <w:r>
        <w:t xml:space="preserve"> instances. Implement as follows:</w:t>
      </w:r>
    </w:p>
    <w:p w14:paraId="1C9167B1" w14:textId="77777777" w:rsidR="00AB36B2" w:rsidRDefault="00AB36B2" w:rsidP="005411F0">
      <w:pPr>
        <w:pStyle w:val="CodeCaption"/>
      </w:pPr>
      <w:r w:rsidRPr="003223CF">
        <w:t>IUserLinkService</w:t>
      </w:r>
      <w:r>
        <w:t xml:space="preserve"> Interface</w:t>
      </w:r>
    </w:p>
    <w:p w14:paraId="1143BA5C" w14:textId="77777777" w:rsidR="00AB36B2" w:rsidRPr="003223CF" w:rsidRDefault="00AB36B2" w:rsidP="005411F0">
      <w:pPr>
        <w:pStyle w:val="Code"/>
      </w:pPr>
      <w:bookmarkStart w:id="277" w:name="OLE_LINK191"/>
      <w:bookmarkStart w:id="278" w:name="OLE_LINK101"/>
      <w:bookmarkStart w:id="279" w:name="OLE_LINK102"/>
      <w:bookmarkStart w:id="280" w:name="OLE_LINK276"/>
      <w:r w:rsidRPr="003223CF">
        <w:t>using WebApi2Book.Web.Api.Models;</w:t>
      </w:r>
    </w:p>
    <w:p w14:paraId="6E5112B7" w14:textId="77777777" w:rsidR="00AB36B2" w:rsidRPr="003223CF" w:rsidRDefault="00AB36B2" w:rsidP="005411F0">
      <w:pPr>
        <w:pStyle w:val="Code"/>
      </w:pPr>
    </w:p>
    <w:p w14:paraId="3747F8A2" w14:textId="77777777" w:rsidR="00AB36B2" w:rsidRPr="003223CF" w:rsidRDefault="00AB36B2" w:rsidP="005411F0">
      <w:pPr>
        <w:pStyle w:val="Code"/>
      </w:pPr>
      <w:r w:rsidRPr="003223CF">
        <w:t>namespace WebApi2Book.Web.Api.LinkServices</w:t>
      </w:r>
    </w:p>
    <w:p w14:paraId="5F1A25F5" w14:textId="77777777" w:rsidR="00AB36B2" w:rsidRPr="003223CF" w:rsidRDefault="00AB36B2" w:rsidP="005411F0">
      <w:pPr>
        <w:pStyle w:val="Code"/>
      </w:pPr>
      <w:r w:rsidRPr="003223CF">
        <w:t>{</w:t>
      </w:r>
    </w:p>
    <w:p w14:paraId="092F104F" w14:textId="77777777" w:rsidR="00AB36B2" w:rsidRPr="003223CF" w:rsidRDefault="00AB36B2" w:rsidP="005411F0">
      <w:pPr>
        <w:pStyle w:val="Code"/>
      </w:pPr>
      <w:r w:rsidRPr="003223CF">
        <w:t xml:space="preserve">    public interface IUserLinkService</w:t>
      </w:r>
    </w:p>
    <w:p w14:paraId="6D91542E" w14:textId="77777777" w:rsidR="00AB36B2" w:rsidRPr="003223CF" w:rsidRDefault="00AB36B2" w:rsidP="005411F0">
      <w:pPr>
        <w:pStyle w:val="Code"/>
      </w:pPr>
      <w:r w:rsidRPr="003223CF">
        <w:t xml:space="preserve">    {</w:t>
      </w:r>
    </w:p>
    <w:p w14:paraId="7B574C5D" w14:textId="77777777" w:rsidR="00AB36B2" w:rsidRPr="003223CF" w:rsidRDefault="00AB36B2" w:rsidP="005411F0">
      <w:pPr>
        <w:pStyle w:val="Code"/>
      </w:pPr>
      <w:r w:rsidRPr="003223CF">
        <w:t xml:space="preserve">        void AddSelfLink(User user);</w:t>
      </w:r>
    </w:p>
    <w:p w14:paraId="5F197C1A" w14:textId="77777777" w:rsidR="00AB36B2" w:rsidRPr="003223CF" w:rsidRDefault="00AB36B2" w:rsidP="005411F0">
      <w:pPr>
        <w:pStyle w:val="Code"/>
      </w:pPr>
      <w:r w:rsidRPr="003223CF">
        <w:t xml:space="preserve">    }</w:t>
      </w:r>
    </w:p>
    <w:p w14:paraId="6FBAD612" w14:textId="77777777" w:rsidR="00AB36B2" w:rsidRDefault="00AB36B2" w:rsidP="005411F0">
      <w:pPr>
        <w:pStyle w:val="Code"/>
      </w:pPr>
      <w:r w:rsidRPr="003223CF">
        <w:t>}</w:t>
      </w:r>
      <w:bookmarkEnd w:id="277"/>
    </w:p>
    <w:bookmarkEnd w:id="278"/>
    <w:bookmarkEnd w:id="279"/>
    <w:bookmarkEnd w:id="280"/>
    <w:p w14:paraId="6DB36E91" w14:textId="77777777" w:rsidR="00AB36B2" w:rsidRDefault="00AB36B2" w:rsidP="005411F0">
      <w:pPr>
        <w:pStyle w:val="CodeCaption"/>
      </w:pPr>
      <w:r>
        <w:t>UserLinkService Class</w:t>
      </w:r>
    </w:p>
    <w:p w14:paraId="17A59E99" w14:textId="77777777" w:rsidR="00AB36B2" w:rsidRPr="003223CF" w:rsidRDefault="00AB36B2" w:rsidP="005411F0">
      <w:pPr>
        <w:pStyle w:val="Code"/>
      </w:pPr>
      <w:bookmarkStart w:id="281" w:name="OLE_LINK192"/>
      <w:bookmarkStart w:id="282" w:name="OLE_LINK193"/>
      <w:bookmarkStart w:id="283" w:name="OLE_LINK277"/>
      <w:bookmarkStart w:id="284" w:name="OLE_LINK103"/>
      <w:bookmarkStart w:id="285" w:name="OLE_LINK104"/>
      <w:r w:rsidRPr="003223CF">
        <w:t>using System.Net.Http;</w:t>
      </w:r>
    </w:p>
    <w:p w14:paraId="47C2190A" w14:textId="77777777" w:rsidR="00AB36B2" w:rsidRPr="003223CF" w:rsidRDefault="00AB36B2" w:rsidP="005411F0">
      <w:pPr>
        <w:pStyle w:val="Code"/>
      </w:pPr>
      <w:r w:rsidRPr="003223CF">
        <w:t>using WebApi2Book.Common;</w:t>
      </w:r>
    </w:p>
    <w:p w14:paraId="7C477D14" w14:textId="77777777" w:rsidR="00AB36B2" w:rsidRPr="003223CF" w:rsidRDefault="00AB36B2" w:rsidP="005411F0">
      <w:pPr>
        <w:pStyle w:val="Code"/>
      </w:pPr>
      <w:r w:rsidRPr="003223CF">
        <w:t>using WebApi2Book.Web.Api.Models;</w:t>
      </w:r>
    </w:p>
    <w:p w14:paraId="5D967069" w14:textId="77777777" w:rsidR="00AB36B2" w:rsidRPr="003223CF" w:rsidRDefault="00AB36B2" w:rsidP="005411F0">
      <w:pPr>
        <w:pStyle w:val="Code"/>
      </w:pPr>
    </w:p>
    <w:p w14:paraId="6F6347A1" w14:textId="77777777" w:rsidR="00AB36B2" w:rsidRPr="003223CF" w:rsidRDefault="00AB36B2" w:rsidP="005411F0">
      <w:pPr>
        <w:pStyle w:val="Code"/>
      </w:pPr>
      <w:r w:rsidRPr="003223CF">
        <w:t>namespace WebApi2Book.Web.Api.LinkServices</w:t>
      </w:r>
    </w:p>
    <w:p w14:paraId="4EBFE35F" w14:textId="77777777" w:rsidR="00AB36B2" w:rsidRPr="003223CF" w:rsidRDefault="00AB36B2" w:rsidP="005411F0">
      <w:pPr>
        <w:pStyle w:val="Code"/>
      </w:pPr>
      <w:r w:rsidRPr="003223CF">
        <w:t>{</w:t>
      </w:r>
    </w:p>
    <w:p w14:paraId="3282A554" w14:textId="77777777" w:rsidR="00AB36B2" w:rsidRPr="003223CF" w:rsidRDefault="00AB36B2" w:rsidP="005411F0">
      <w:pPr>
        <w:pStyle w:val="Code"/>
      </w:pPr>
      <w:r w:rsidRPr="003223CF">
        <w:t xml:space="preserve">    public class UserLinkService : IUserLinkService</w:t>
      </w:r>
    </w:p>
    <w:p w14:paraId="590D5DFB" w14:textId="77777777" w:rsidR="00AB36B2" w:rsidRPr="003223CF" w:rsidRDefault="00AB36B2" w:rsidP="005411F0">
      <w:pPr>
        <w:pStyle w:val="Code"/>
      </w:pPr>
      <w:r w:rsidRPr="003223CF">
        <w:t xml:space="preserve">    {</w:t>
      </w:r>
    </w:p>
    <w:p w14:paraId="70DB578C" w14:textId="77777777" w:rsidR="00AB36B2" w:rsidRPr="003223CF" w:rsidRDefault="00AB36B2" w:rsidP="005411F0">
      <w:pPr>
        <w:pStyle w:val="Code"/>
      </w:pPr>
      <w:r w:rsidRPr="003223CF">
        <w:t xml:space="preserve">        private readonly ICommonLinkService _commonLinkService;</w:t>
      </w:r>
    </w:p>
    <w:p w14:paraId="29BA8F3F" w14:textId="77777777" w:rsidR="00AB36B2" w:rsidRPr="003223CF" w:rsidRDefault="00AB36B2" w:rsidP="005411F0">
      <w:pPr>
        <w:pStyle w:val="Code"/>
      </w:pPr>
    </w:p>
    <w:p w14:paraId="75162140" w14:textId="77777777" w:rsidR="00AB36B2" w:rsidRPr="003223CF" w:rsidRDefault="00AB36B2" w:rsidP="005411F0">
      <w:pPr>
        <w:pStyle w:val="Code"/>
      </w:pPr>
      <w:r w:rsidRPr="003223CF">
        <w:lastRenderedPageBreak/>
        <w:t xml:space="preserve">        public UserLinkService(ICommonLinkService commonLinkService)</w:t>
      </w:r>
    </w:p>
    <w:p w14:paraId="6D068B62" w14:textId="77777777" w:rsidR="00AB36B2" w:rsidRPr="003223CF" w:rsidRDefault="00AB36B2" w:rsidP="005411F0">
      <w:pPr>
        <w:pStyle w:val="Code"/>
      </w:pPr>
      <w:r w:rsidRPr="003223CF">
        <w:t xml:space="preserve">        {</w:t>
      </w:r>
    </w:p>
    <w:p w14:paraId="2F1E279D" w14:textId="77777777" w:rsidR="00AB36B2" w:rsidRPr="003223CF" w:rsidRDefault="00AB36B2" w:rsidP="005411F0">
      <w:pPr>
        <w:pStyle w:val="Code"/>
      </w:pPr>
      <w:r w:rsidRPr="003223CF">
        <w:t xml:space="preserve">            _commonLinkService = commonLinkService;</w:t>
      </w:r>
    </w:p>
    <w:p w14:paraId="32E27300" w14:textId="77777777" w:rsidR="00AB36B2" w:rsidRPr="003223CF" w:rsidRDefault="00AB36B2" w:rsidP="005411F0">
      <w:pPr>
        <w:pStyle w:val="Code"/>
      </w:pPr>
      <w:r w:rsidRPr="003223CF">
        <w:t xml:space="preserve">        }</w:t>
      </w:r>
    </w:p>
    <w:p w14:paraId="34628CFC" w14:textId="77777777" w:rsidR="00AB36B2" w:rsidRPr="003223CF" w:rsidRDefault="00AB36B2" w:rsidP="005411F0">
      <w:pPr>
        <w:pStyle w:val="Code"/>
      </w:pPr>
    </w:p>
    <w:p w14:paraId="43C76C0C" w14:textId="77777777" w:rsidR="00AB36B2" w:rsidRPr="003223CF" w:rsidRDefault="00AB36B2" w:rsidP="005411F0">
      <w:pPr>
        <w:pStyle w:val="Code"/>
      </w:pPr>
      <w:r w:rsidRPr="003223CF">
        <w:t xml:space="preserve">        public virtual void AddSelfLink(User user)</w:t>
      </w:r>
    </w:p>
    <w:p w14:paraId="5488F3A8" w14:textId="77777777" w:rsidR="00AB36B2" w:rsidRPr="003223CF" w:rsidRDefault="00AB36B2" w:rsidP="005411F0">
      <w:pPr>
        <w:pStyle w:val="Code"/>
      </w:pPr>
      <w:r w:rsidRPr="003223CF">
        <w:t xml:space="preserve">        {</w:t>
      </w:r>
    </w:p>
    <w:p w14:paraId="24F85211" w14:textId="77777777" w:rsidR="00AB36B2" w:rsidRPr="003223CF" w:rsidRDefault="00AB36B2" w:rsidP="005411F0">
      <w:pPr>
        <w:pStyle w:val="Code"/>
      </w:pPr>
      <w:r w:rsidRPr="003223CF">
        <w:t xml:space="preserve">            user.AddLink(GetSelfLink(user));</w:t>
      </w:r>
    </w:p>
    <w:p w14:paraId="65712E70" w14:textId="77777777" w:rsidR="00AB36B2" w:rsidRPr="003223CF" w:rsidRDefault="00AB36B2" w:rsidP="005411F0">
      <w:pPr>
        <w:pStyle w:val="Code"/>
      </w:pPr>
      <w:r w:rsidRPr="003223CF">
        <w:t xml:space="preserve">        }</w:t>
      </w:r>
    </w:p>
    <w:p w14:paraId="420F7DD7" w14:textId="77777777" w:rsidR="00AB36B2" w:rsidRPr="003223CF" w:rsidRDefault="00AB36B2" w:rsidP="005411F0">
      <w:pPr>
        <w:pStyle w:val="Code"/>
      </w:pPr>
    </w:p>
    <w:p w14:paraId="675B844F" w14:textId="77777777" w:rsidR="00AB36B2" w:rsidRPr="003223CF" w:rsidRDefault="00AB36B2" w:rsidP="005411F0">
      <w:pPr>
        <w:pStyle w:val="Code"/>
      </w:pPr>
      <w:r w:rsidRPr="003223CF">
        <w:t xml:space="preserve">        public virtual Link GetSelfLink(User user)</w:t>
      </w:r>
    </w:p>
    <w:p w14:paraId="3CEFB76C" w14:textId="77777777" w:rsidR="00AB36B2" w:rsidRPr="003223CF" w:rsidRDefault="00AB36B2" w:rsidP="005411F0">
      <w:pPr>
        <w:pStyle w:val="Code"/>
      </w:pPr>
      <w:r w:rsidRPr="003223CF">
        <w:t xml:space="preserve">        {</w:t>
      </w:r>
    </w:p>
    <w:p w14:paraId="535C7337" w14:textId="77777777" w:rsidR="00AB36B2" w:rsidRPr="003223CF" w:rsidRDefault="00AB36B2" w:rsidP="005411F0">
      <w:pPr>
        <w:pStyle w:val="Code"/>
      </w:pPr>
      <w:r w:rsidRPr="003223CF">
        <w:t xml:space="preserve">            var pathFragment = string.Format("users/{0}", user.UserId);</w:t>
      </w:r>
    </w:p>
    <w:p w14:paraId="1CBCDBAD" w14:textId="77777777" w:rsidR="00AB36B2" w:rsidRPr="003223CF" w:rsidRDefault="00AB36B2" w:rsidP="005411F0">
      <w:pPr>
        <w:pStyle w:val="Code"/>
      </w:pPr>
      <w:r w:rsidRPr="003223CF">
        <w:t xml:space="preserve">            var link = _commonLinkService.GetLink(pathFragment, Constants.CommonLinkRelValues.Self, HttpMethod.Get);</w:t>
      </w:r>
    </w:p>
    <w:p w14:paraId="14443565" w14:textId="77777777" w:rsidR="00AB36B2" w:rsidRPr="003223CF" w:rsidRDefault="00AB36B2" w:rsidP="005411F0">
      <w:pPr>
        <w:pStyle w:val="Code"/>
      </w:pPr>
      <w:r w:rsidRPr="003223CF">
        <w:t xml:space="preserve">            return link;</w:t>
      </w:r>
    </w:p>
    <w:p w14:paraId="17C12A5A" w14:textId="77777777" w:rsidR="00AB36B2" w:rsidRPr="003223CF" w:rsidRDefault="00AB36B2" w:rsidP="005411F0">
      <w:pPr>
        <w:pStyle w:val="Code"/>
      </w:pPr>
      <w:r w:rsidRPr="003223CF">
        <w:t xml:space="preserve">        }</w:t>
      </w:r>
    </w:p>
    <w:p w14:paraId="68827D2F" w14:textId="77777777" w:rsidR="00AB36B2" w:rsidRPr="003223CF" w:rsidRDefault="00AB36B2" w:rsidP="005411F0">
      <w:pPr>
        <w:pStyle w:val="Code"/>
      </w:pPr>
      <w:r w:rsidRPr="003223CF">
        <w:t xml:space="preserve">    }</w:t>
      </w:r>
    </w:p>
    <w:p w14:paraId="710960A5" w14:textId="77777777" w:rsidR="00AB36B2" w:rsidRDefault="00AB36B2" w:rsidP="005411F0">
      <w:pPr>
        <w:pStyle w:val="Code"/>
      </w:pPr>
      <w:r w:rsidRPr="003223CF">
        <w:t>}</w:t>
      </w:r>
      <w:bookmarkEnd w:id="281"/>
      <w:bookmarkEnd w:id="282"/>
      <w:bookmarkEnd w:id="283"/>
    </w:p>
    <w:bookmarkEnd w:id="284"/>
    <w:bookmarkEnd w:id="285"/>
    <w:p w14:paraId="0FCD7B5A"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5901E444" w14:textId="77777777" w:rsidR="00AB36B2" w:rsidRDefault="00AB36B2" w:rsidP="005411F0">
      <w:pPr>
        <w:pStyle w:val="Code"/>
      </w:pPr>
      <w:bookmarkStart w:id="286" w:name="OLE_LINK194"/>
      <w:bookmarkStart w:id="287" w:name="OLE_LINK195"/>
      <w:bookmarkStart w:id="288" w:name="OLE_LINK105"/>
      <w:bookmarkStart w:id="289" w:name="OLE_LINK106"/>
      <w:bookmarkStart w:id="290" w:name="OLE_LINK278"/>
      <w:r w:rsidRPr="007E51F5">
        <w:t>container.Bind&lt;IUserLinkService&gt;().To&lt;UserLinkService&gt;().InRequestScope();</w:t>
      </w:r>
      <w:bookmarkEnd w:id="286"/>
      <w:bookmarkEnd w:id="287"/>
    </w:p>
    <w:bookmarkEnd w:id="288"/>
    <w:bookmarkEnd w:id="289"/>
    <w:bookmarkEnd w:id="290"/>
    <w:p w14:paraId="389EE3DD" w14:textId="77777777" w:rsidR="00AB36B2" w:rsidRDefault="00AB36B2" w:rsidP="003435C7">
      <w:pPr>
        <w:pStyle w:val="Code"/>
      </w:pPr>
    </w:p>
    <w:p w14:paraId="429862FC" w14:textId="77777777" w:rsidR="00AB36B2" w:rsidRPr="00E263D8" w:rsidRDefault="00AB36B2" w:rsidP="003435C7">
      <w:pPr>
        <w:pStyle w:val="BodyText"/>
      </w:pPr>
      <w:r>
        <w:t xml:space="preserve">The </w:t>
      </w:r>
      <w:r w:rsidRPr="00E263D8">
        <w:rPr>
          <w:rStyle w:val="CodeInline"/>
        </w:rPr>
        <w:t>AddSelfLink</w:t>
      </w:r>
      <w:r>
        <w:t xml:space="preserve"> interface method could easily implement all of its own logic, but instead it delegates most of its work to the </w:t>
      </w:r>
      <w:r w:rsidRPr="00E263D8">
        <w:rPr>
          <w:rStyle w:val="CodeInline"/>
        </w:rPr>
        <w:t>GetSelfLink</w:t>
      </w:r>
      <w:r>
        <w:t xml:space="preserve"> helper method. This is because </w:t>
      </w:r>
      <w:r w:rsidRPr="00E263D8">
        <w:rPr>
          <w:rStyle w:val="CodeInline"/>
        </w:rPr>
        <w:t>GetSelfLink</w:t>
      </w:r>
      <w:r>
        <w:t xml:space="preserve"> implements logic shared by another interface method, not shown or used here, which appears in the full task-management service implementation available in our Github repository for this book. </w:t>
      </w:r>
      <w:r>
        <w:rPr>
          <w:rStyle w:val="CodeInline"/>
        </w:rPr>
        <w:t>Get</w:t>
      </w:r>
      <w:r w:rsidRPr="00E263D8">
        <w:rPr>
          <w:rStyle w:val="CodeInline"/>
        </w:rPr>
        <w:t>SelfLink</w:t>
      </w:r>
      <w:r w:rsidRPr="00E263D8">
        <w:t xml:space="preserve"> uses the </w:t>
      </w:r>
      <w:r w:rsidRPr="00E263D8">
        <w:rPr>
          <w:rStyle w:val="CodeInline"/>
        </w:rPr>
        <w:t>ICommonLinkService</w:t>
      </w:r>
      <w:r w:rsidRPr="00E263D8">
        <w:t xml:space="preserve"> to build a link with an </w:t>
      </w:r>
      <w:r w:rsidRPr="00E263D8">
        <w:rPr>
          <w:rStyle w:val="CodeInline"/>
        </w:rPr>
        <w:t>Href</w:t>
      </w:r>
      <w:r w:rsidRPr="00E263D8">
        <w:t xml:space="preserve"> similar to </w:t>
      </w:r>
      <w:r>
        <w:rPr>
          <w:rStyle w:val="CodeInline"/>
        </w:rPr>
        <w:t>http://localhost:61589</w:t>
      </w:r>
      <w:r w:rsidRPr="00E263D8">
        <w:rPr>
          <w:rStyle w:val="CodeInline"/>
        </w:rPr>
        <w:t>/api/v1/users/1</w:t>
      </w:r>
      <w:r w:rsidRPr="00E263D8">
        <w:t xml:space="preserve">. There's nothing more to see in this class, so we'll move on to </w:t>
      </w:r>
      <w:r>
        <w:t xml:space="preserve">another </w:t>
      </w:r>
      <w:r w:rsidRPr="00E263D8">
        <w:t xml:space="preserve">domain-specific link service: </w:t>
      </w:r>
      <w:r>
        <w:rPr>
          <w:rStyle w:val="CodeInline"/>
        </w:rPr>
        <w:t>ITask</w:t>
      </w:r>
      <w:r w:rsidRPr="00E263D8">
        <w:rPr>
          <w:rStyle w:val="CodeInline"/>
        </w:rPr>
        <w:t>LinkService</w:t>
      </w:r>
      <w:r w:rsidRPr="00E263D8">
        <w:t>. Implement as follows:</w:t>
      </w:r>
    </w:p>
    <w:p w14:paraId="6B1A453F" w14:textId="77777777" w:rsidR="00AB36B2" w:rsidRDefault="00AB36B2" w:rsidP="005411F0">
      <w:pPr>
        <w:pStyle w:val="CodeCaption"/>
      </w:pPr>
      <w:r>
        <w:t>ITaskLinkService Interface</w:t>
      </w:r>
    </w:p>
    <w:p w14:paraId="69DF6AB6" w14:textId="77777777" w:rsidR="00AB36B2" w:rsidRPr="00E068B4" w:rsidRDefault="00AB36B2" w:rsidP="005411F0">
      <w:pPr>
        <w:pStyle w:val="Code"/>
      </w:pPr>
      <w:bookmarkStart w:id="291" w:name="OLE_LINK196"/>
      <w:bookmarkStart w:id="292" w:name="OLE_LINK107"/>
      <w:bookmarkStart w:id="293" w:name="OLE_LINK108"/>
      <w:bookmarkStart w:id="294" w:name="OLE_LINK279"/>
      <w:r w:rsidRPr="00E068B4">
        <w:t>using WebApi2Book.Web.Api.Models;</w:t>
      </w:r>
    </w:p>
    <w:p w14:paraId="3B0DA674" w14:textId="77777777" w:rsidR="00AB36B2" w:rsidRPr="00E068B4" w:rsidRDefault="00AB36B2" w:rsidP="005411F0">
      <w:pPr>
        <w:pStyle w:val="Code"/>
      </w:pPr>
    </w:p>
    <w:p w14:paraId="15B77DEB" w14:textId="77777777" w:rsidR="00AB36B2" w:rsidRPr="00E068B4" w:rsidRDefault="00AB36B2" w:rsidP="005411F0">
      <w:pPr>
        <w:pStyle w:val="Code"/>
      </w:pPr>
      <w:r w:rsidRPr="00E068B4">
        <w:t>namespace WebApi2Book.Web.Api.LinkServices</w:t>
      </w:r>
    </w:p>
    <w:p w14:paraId="3B6668AD" w14:textId="77777777" w:rsidR="00AB36B2" w:rsidRPr="00E068B4" w:rsidRDefault="00AB36B2" w:rsidP="005411F0">
      <w:pPr>
        <w:pStyle w:val="Code"/>
      </w:pPr>
      <w:r w:rsidRPr="00E068B4">
        <w:t>{</w:t>
      </w:r>
    </w:p>
    <w:p w14:paraId="62CA998D" w14:textId="77777777" w:rsidR="00AB36B2" w:rsidRPr="00E068B4" w:rsidRDefault="00AB36B2" w:rsidP="005411F0">
      <w:pPr>
        <w:pStyle w:val="Code"/>
      </w:pPr>
      <w:r w:rsidRPr="00E068B4">
        <w:t xml:space="preserve">    public interface ITaskLinkService</w:t>
      </w:r>
    </w:p>
    <w:p w14:paraId="117194DC" w14:textId="77777777" w:rsidR="00AB36B2" w:rsidRPr="00E068B4" w:rsidRDefault="00AB36B2" w:rsidP="005411F0">
      <w:pPr>
        <w:pStyle w:val="Code"/>
      </w:pPr>
      <w:r w:rsidRPr="00E068B4">
        <w:t xml:space="preserve">    {</w:t>
      </w:r>
    </w:p>
    <w:p w14:paraId="4D687F35" w14:textId="77777777" w:rsidR="00AB36B2" w:rsidRPr="00E068B4" w:rsidRDefault="00AB36B2" w:rsidP="005411F0">
      <w:pPr>
        <w:pStyle w:val="Code"/>
      </w:pPr>
      <w:r w:rsidRPr="00E068B4">
        <w:t xml:space="preserve">        Link GetAllTasksLink();</w:t>
      </w:r>
    </w:p>
    <w:p w14:paraId="3CE4F270" w14:textId="77777777" w:rsidR="00AB36B2" w:rsidRPr="00E068B4" w:rsidRDefault="00AB36B2" w:rsidP="005411F0">
      <w:pPr>
        <w:pStyle w:val="Code"/>
      </w:pPr>
      <w:r w:rsidRPr="00E068B4">
        <w:t xml:space="preserve">        void AddSelfLink(Task task);</w:t>
      </w:r>
    </w:p>
    <w:p w14:paraId="363598E4" w14:textId="77777777" w:rsidR="00AB36B2" w:rsidRPr="00E068B4" w:rsidRDefault="00AB36B2" w:rsidP="005411F0">
      <w:pPr>
        <w:pStyle w:val="Code"/>
      </w:pPr>
      <w:r w:rsidRPr="00E068B4">
        <w:t xml:space="preserve">        void AddLinksToChildObjects(Task task);</w:t>
      </w:r>
    </w:p>
    <w:p w14:paraId="41373360" w14:textId="77777777" w:rsidR="00AB36B2" w:rsidRPr="00E068B4" w:rsidRDefault="00AB36B2" w:rsidP="005411F0">
      <w:pPr>
        <w:pStyle w:val="Code"/>
      </w:pPr>
      <w:r w:rsidRPr="00E068B4">
        <w:t xml:space="preserve">    }</w:t>
      </w:r>
    </w:p>
    <w:p w14:paraId="7DBACDD3" w14:textId="77777777" w:rsidR="00AB36B2" w:rsidRDefault="00AB36B2" w:rsidP="005411F0">
      <w:pPr>
        <w:pStyle w:val="Code"/>
      </w:pPr>
      <w:r w:rsidRPr="00E068B4">
        <w:t>}</w:t>
      </w:r>
      <w:bookmarkEnd w:id="291"/>
    </w:p>
    <w:bookmarkEnd w:id="292"/>
    <w:bookmarkEnd w:id="293"/>
    <w:bookmarkEnd w:id="294"/>
    <w:p w14:paraId="027723B3" w14:textId="77777777" w:rsidR="00AB36B2" w:rsidRDefault="00AB36B2" w:rsidP="005411F0">
      <w:pPr>
        <w:pStyle w:val="CodeCaption"/>
      </w:pPr>
      <w:r>
        <w:t>TaskLinkService Class</w:t>
      </w:r>
    </w:p>
    <w:p w14:paraId="2FA129E0" w14:textId="77777777" w:rsidR="00AB36B2" w:rsidRPr="00CA0087" w:rsidRDefault="00AB36B2" w:rsidP="005411F0">
      <w:pPr>
        <w:pStyle w:val="Code"/>
      </w:pPr>
      <w:bookmarkStart w:id="295" w:name="OLE_LINK109"/>
      <w:bookmarkStart w:id="296" w:name="OLE_LINK110"/>
      <w:bookmarkStart w:id="297" w:name="OLE_LINK197"/>
      <w:bookmarkStart w:id="298" w:name="OLE_LINK280"/>
      <w:r w:rsidRPr="00CA0087">
        <w:lastRenderedPageBreak/>
        <w:t>using System.Net.Http;</w:t>
      </w:r>
    </w:p>
    <w:p w14:paraId="54D0316B" w14:textId="77777777" w:rsidR="00AB36B2" w:rsidRPr="00CA0087" w:rsidRDefault="00AB36B2" w:rsidP="005411F0">
      <w:pPr>
        <w:pStyle w:val="Code"/>
      </w:pPr>
      <w:r w:rsidRPr="00CA0087">
        <w:t>using WebApi2Book.Common;</w:t>
      </w:r>
    </w:p>
    <w:p w14:paraId="5204CBCF" w14:textId="77777777" w:rsidR="00AB36B2" w:rsidRPr="00CA0087" w:rsidRDefault="00AB36B2" w:rsidP="005411F0">
      <w:pPr>
        <w:pStyle w:val="Code"/>
      </w:pPr>
      <w:r w:rsidRPr="00CA0087">
        <w:t>using WebApi2Book.Web.Api.Models;</w:t>
      </w:r>
    </w:p>
    <w:p w14:paraId="1D0B9A4B" w14:textId="77777777" w:rsidR="00AB36B2" w:rsidRPr="00CA0087" w:rsidRDefault="00AB36B2" w:rsidP="005411F0">
      <w:pPr>
        <w:pStyle w:val="Code"/>
      </w:pPr>
    </w:p>
    <w:p w14:paraId="612AFDC5" w14:textId="77777777" w:rsidR="00AB36B2" w:rsidRPr="00CA0087" w:rsidRDefault="00AB36B2" w:rsidP="005411F0">
      <w:pPr>
        <w:pStyle w:val="Code"/>
      </w:pPr>
      <w:r w:rsidRPr="00CA0087">
        <w:t>namespace WebApi2Book.Web.Api.LinkServices</w:t>
      </w:r>
    </w:p>
    <w:p w14:paraId="49565631" w14:textId="77777777" w:rsidR="00AB36B2" w:rsidRPr="00CA0087" w:rsidRDefault="00AB36B2" w:rsidP="005411F0">
      <w:pPr>
        <w:pStyle w:val="Code"/>
      </w:pPr>
      <w:r w:rsidRPr="00CA0087">
        <w:t>{</w:t>
      </w:r>
    </w:p>
    <w:p w14:paraId="103577A9" w14:textId="77777777" w:rsidR="00AB36B2" w:rsidRPr="00CA0087" w:rsidRDefault="00AB36B2" w:rsidP="005411F0">
      <w:pPr>
        <w:pStyle w:val="Code"/>
      </w:pPr>
      <w:r w:rsidRPr="00CA0087">
        <w:t xml:space="preserve">    public class TaskLinkService : ITaskLinkService</w:t>
      </w:r>
    </w:p>
    <w:p w14:paraId="6E3C4A69" w14:textId="77777777" w:rsidR="00AB36B2" w:rsidRPr="00CA0087" w:rsidRDefault="00AB36B2" w:rsidP="005411F0">
      <w:pPr>
        <w:pStyle w:val="Code"/>
      </w:pPr>
      <w:r w:rsidRPr="00CA0087">
        <w:t xml:space="preserve">    {</w:t>
      </w:r>
    </w:p>
    <w:p w14:paraId="19FF8AF1" w14:textId="77777777" w:rsidR="00AB36B2" w:rsidRPr="00CA0087" w:rsidRDefault="00AB36B2" w:rsidP="005411F0">
      <w:pPr>
        <w:pStyle w:val="Code"/>
      </w:pPr>
      <w:r w:rsidRPr="00CA0087">
        <w:t xml:space="preserve">        private readonly ICommonLinkService _commonLinkService;</w:t>
      </w:r>
    </w:p>
    <w:p w14:paraId="7B820F7F" w14:textId="77777777" w:rsidR="00AB36B2" w:rsidRPr="00CA0087" w:rsidRDefault="00AB36B2" w:rsidP="005411F0">
      <w:pPr>
        <w:pStyle w:val="Code"/>
      </w:pPr>
      <w:r w:rsidRPr="00CA0087">
        <w:t xml:space="preserve">        private readonly IUserLinkService _userLinkService;</w:t>
      </w:r>
    </w:p>
    <w:p w14:paraId="47997412" w14:textId="77777777" w:rsidR="00AB36B2" w:rsidRPr="00CA0087" w:rsidRDefault="00AB36B2" w:rsidP="005411F0">
      <w:pPr>
        <w:pStyle w:val="Code"/>
      </w:pPr>
    </w:p>
    <w:p w14:paraId="6506B6F8" w14:textId="77777777" w:rsidR="00AB36B2" w:rsidRPr="00CA0087" w:rsidRDefault="00AB36B2" w:rsidP="005411F0">
      <w:pPr>
        <w:pStyle w:val="Code"/>
      </w:pPr>
      <w:r w:rsidRPr="00CA0087">
        <w:t xml:space="preserve">        public TaskLinkService(ICommonLinkService commonLinkService,</w:t>
      </w:r>
    </w:p>
    <w:p w14:paraId="4DA63F87" w14:textId="77777777" w:rsidR="00AB36B2" w:rsidRPr="00CA0087" w:rsidRDefault="00AB36B2" w:rsidP="005411F0">
      <w:pPr>
        <w:pStyle w:val="Code"/>
      </w:pPr>
      <w:r w:rsidRPr="00CA0087">
        <w:t xml:space="preserve">            IUserLinkService userLinkService)</w:t>
      </w:r>
    </w:p>
    <w:p w14:paraId="7DE00C69" w14:textId="77777777" w:rsidR="00AB36B2" w:rsidRPr="00CA0087" w:rsidRDefault="00AB36B2" w:rsidP="005411F0">
      <w:pPr>
        <w:pStyle w:val="Code"/>
      </w:pPr>
      <w:r w:rsidRPr="00CA0087">
        <w:t xml:space="preserve">        {</w:t>
      </w:r>
    </w:p>
    <w:p w14:paraId="17490757" w14:textId="77777777" w:rsidR="00AB36B2" w:rsidRPr="00CA0087" w:rsidRDefault="00AB36B2" w:rsidP="005411F0">
      <w:pPr>
        <w:pStyle w:val="Code"/>
      </w:pPr>
      <w:r w:rsidRPr="00CA0087">
        <w:t xml:space="preserve">            _commonLinkService = commonLinkService;</w:t>
      </w:r>
    </w:p>
    <w:p w14:paraId="67AB5D5C" w14:textId="77777777" w:rsidR="00AB36B2" w:rsidRPr="00CA0087" w:rsidRDefault="00AB36B2" w:rsidP="005411F0">
      <w:pPr>
        <w:pStyle w:val="Code"/>
      </w:pPr>
      <w:r w:rsidRPr="00CA0087">
        <w:t xml:space="preserve">            _userLinkService = userLinkService;</w:t>
      </w:r>
    </w:p>
    <w:p w14:paraId="34297A93" w14:textId="77777777" w:rsidR="00AB36B2" w:rsidRPr="00CA0087" w:rsidRDefault="00AB36B2" w:rsidP="005411F0">
      <w:pPr>
        <w:pStyle w:val="Code"/>
      </w:pPr>
      <w:r w:rsidRPr="00CA0087">
        <w:t xml:space="preserve">        }</w:t>
      </w:r>
    </w:p>
    <w:p w14:paraId="36501F50" w14:textId="77777777" w:rsidR="00AB36B2" w:rsidRPr="00CA0087" w:rsidRDefault="00AB36B2" w:rsidP="005411F0">
      <w:pPr>
        <w:pStyle w:val="Code"/>
      </w:pPr>
    </w:p>
    <w:p w14:paraId="3ACE0599" w14:textId="77777777" w:rsidR="00AB36B2" w:rsidRPr="00CA0087" w:rsidRDefault="00AB36B2" w:rsidP="005411F0">
      <w:pPr>
        <w:pStyle w:val="Code"/>
      </w:pPr>
      <w:r w:rsidRPr="00CA0087">
        <w:t xml:space="preserve">        public void AddLinksToChildObjects(Task task)</w:t>
      </w:r>
    </w:p>
    <w:p w14:paraId="0CB987A4" w14:textId="77777777" w:rsidR="00AB36B2" w:rsidRPr="00CA0087" w:rsidRDefault="00AB36B2" w:rsidP="005411F0">
      <w:pPr>
        <w:pStyle w:val="Code"/>
      </w:pPr>
      <w:r w:rsidRPr="00CA0087">
        <w:t xml:space="preserve">        {</w:t>
      </w:r>
    </w:p>
    <w:p w14:paraId="449555E0" w14:textId="77777777" w:rsidR="00AB36B2" w:rsidRPr="00CA0087" w:rsidRDefault="00AB36B2" w:rsidP="005411F0">
      <w:pPr>
        <w:pStyle w:val="Code"/>
      </w:pPr>
      <w:r w:rsidRPr="00CA0087">
        <w:t xml:space="preserve">            task.Assignees.ForEach(x =&gt; _userLinkService.AddSelfLink(x));</w:t>
      </w:r>
    </w:p>
    <w:p w14:paraId="300C4E2A" w14:textId="77777777" w:rsidR="00AB36B2" w:rsidRPr="00CA0087" w:rsidRDefault="00AB36B2" w:rsidP="005411F0">
      <w:pPr>
        <w:pStyle w:val="Code"/>
      </w:pPr>
      <w:r w:rsidRPr="00CA0087">
        <w:t xml:space="preserve">        }</w:t>
      </w:r>
    </w:p>
    <w:p w14:paraId="631F684A" w14:textId="77777777" w:rsidR="00AB36B2" w:rsidRPr="00CA0087" w:rsidRDefault="00AB36B2" w:rsidP="005411F0">
      <w:pPr>
        <w:pStyle w:val="Code"/>
      </w:pPr>
    </w:p>
    <w:p w14:paraId="46F0C037" w14:textId="77777777" w:rsidR="00AB36B2" w:rsidRPr="00CA0087" w:rsidRDefault="00AB36B2" w:rsidP="005411F0">
      <w:pPr>
        <w:pStyle w:val="Code"/>
      </w:pPr>
      <w:r w:rsidRPr="00CA0087">
        <w:t xml:space="preserve">        public virtual void AddSelfLink(Task task)</w:t>
      </w:r>
    </w:p>
    <w:p w14:paraId="1D0AD5F3" w14:textId="77777777" w:rsidR="00AB36B2" w:rsidRPr="00CA0087" w:rsidRDefault="00AB36B2" w:rsidP="005411F0">
      <w:pPr>
        <w:pStyle w:val="Code"/>
      </w:pPr>
      <w:r w:rsidRPr="00CA0087">
        <w:t xml:space="preserve">        {</w:t>
      </w:r>
    </w:p>
    <w:p w14:paraId="43BE8832" w14:textId="77777777" w:rsidR="00AB36B2" w:rsidRPr="00CA0087" w:rsidRDefault="00AB36B2" w:rsidP="005411F0">
      <w:pPr>
        <w:pStyle w:val="Code"/>
      </w:pPr>
      <w:r w:rsidRPr="00CA0087">
        <w:t xml:space="preserve">            task.AddLink(GetSelfLink(task.TaskId.Value));</w:t>
      </w:r>
    </w:p>
    <w:p w14:paraId="7F7BB37D" w14:textId="77777777" w:rsidR="00AB36B2" w:rsidRPr="00CA0087" w:rsidRDefault="00AB36B2" w:rsidP="005411F0">
      <w:pPr>
        <w:pStyle w:val="Code"/>
      </w:pPr>
      <w:r w:rsidRPr="00CA0087">
        <w:t xml:space="preserve">        }</w:t>
      </w:r>
    </w:p>
    <w:p w14:paraId="47A1ADA2" w14:textId="77777777" w:rsidR="00AB36B2" w:rsidRPr="00CA0087" w:rsidRDefault="00AB36B2" w:rsidP="005411F0">
      <w:pPr>
        <w:pStyle w:val="Code"/>
      </w:pPr>
    </w:p>
    <w:p w14:paraId="208EF6FF" w14:textId="77777777" w:rsidR="00AB36B2" w:rsidRPr="00CA0087" w:rsidRDefault="00AB36B2" w:rsidP="005411F0">
      <w:pPr>
        <w:pStyle w:val="Code"/>
      </w:pPr>
      <w:r w:rsidRPr="00CA0087">
        <w:t xml:space="preserve">        public virtual Link GetAllTasksLink()</w:t>
      </w:r>
    </w:p>
    <w:p w14:paraId="27A651A1" w14:textId="77777777" w:rsidR="00AB36B2" w:rsidRPr="00CA0087" w:rsidRDefault="00AB36B2" w:rsidP="005411F0">
      <w:pPr>
        <w:pStyle w:val="Code"/>
      </w:pPr>
      <w:r w:rsidRPr="00CA0087">
        <w:t xml:space="preserve">        {</w:t>
      </w:r>
    </w:p>
    <w:p w14:paraId="329661C9" w14:textId="77777777" w:rsidR="00AB36B2" w:rsidRPr="00CA0087" w:rsidRDefault="00AB36B2" w:rsidP="005411F0">
      <w:pPr>
        <w:pStyle w:val="Code"/>
      </w:pPr>
      <w:r w:rsidRPr="00CA0087">
        <w:t xml:space="preserve">            const string pathFragment = "tasks";</w:t>
      </w:r>
    </w:p>
    <w:p w14:paraId="4E321CC2" w14:textId="77777777" w:rsidR="00AB36B2" w:rsidRPr="00CA0087" w:rsidRDefault="00AB36B2" w:rsidP="005411F0">
      <w:pPr>
        <w:pStyle w:val="Code"/>
      </w:pPr>
      <w:r w:rsidRPr="00CA0087">
        <w:t xml:space="preserve">            return _commonLinkService.GetLink(pathFragment, Constants.CommonLinkRelValues.All, HttpMethod.Get);</w:t>
      </w:r>
    </w:p>
    <w:p w14:paraId="738615EA" w14:textId="77777777" w:rsidR="00AB36B2" w:rsidRPr="00CA0087" w:rsidRDefault="00AB36B2" w:rsidP="005411F0">
      <w:pPr>
        <w:pStyle w:val="Code"/>
      </w:pPr>
      <w:r w:rsidRPr="00CA0087">
        <w:t xml:space="preserve">        }</w:t>
      </w:r>
    </w:p>
    <w:p w14:paraId="7A03B13C" w14:textId="77777777" w:rsidR="00AB36B2" w:rsidRPr="00CA0087" w:rsidRDefault="00AB36B2" w:rsidP="005411F0">
      <w:pPr>
        <w:pStyle w:val="Code"/>
      </w:pPr>
    </w:p>
    <w:p w14:paraId="7AB3351E" w14:textId="77777777" w:rsidR="00AB36B2" w:rsidRPr="00CA0087" w:rsidRDefault="00AB36B2" w:rsidP="005411F0">
      <w:pPr>
        <w:pStyle w:val="Code"/>
      </w:pPr>
      <w:r w:rsidRPr="00CA0087">
        <w:t xml:space="preserve">        public virtual Link GetSelfLink(long taskId)</w:t>
      </w:r>
    </w:p>
    <w:p w14:paraId="4809B682" w14:textId="77777777" w:rsidR="00AB36B2" w:rsidRPr="00CA0087" w:rsidRDefault="00AB36B2" w:rsidP="005411F0">
      <w:pPr>
        <w:pStyle w:val="Code"/>
      </w:pPr>
      <w:r w:rsidRPr="00CA0087">
        <w:t xml:space="preserve">        {</w:t>
      </w:r>
    </w:p>
    <w:p w14:paraId="37AB87BF" w14:textId="77777777" w:rsidR="00AB36B2" w:rsidRPr="00CA0087" w:rsidRDefault="00AB36B2" w:rsidP="005411F0">
      <w:pPr>
        <w:pStyle w:val="Code"/>
      </w:pPr>
      <w:r w:rsidRPr="00CA0087">
        <w:t xml:space="preserve">            var pathFragment = string.Format("tasks/{0}", taskId);</w:t>
      </w:r>
    </w:p>
    <w:p w14:paraId="4A838127" w14:textId="77777777" w:rsidR="00AB36B2" w:rsidRPr="00CA0087" w:rsidRDefault="00AB36B2" w:rsidP="005411F0">
      <w:pPr>
        <w:pStyle w:val="Code"/>
      </w:pPr>
      <w:r w:rsidRPr="00CA0087">
        <w:t xml:space="preserve">            var link = _commonLinkService.GetLink(pathFragment, Constants.CommonLinkRelValues.Self, HttpMethod.Get);</w:t>
      </w:r>
    </w:p>
    <w:p w14:paraId="31FE9C0C" w14:textId="77777777" w:rsidR="00AB36B2" w:rsidRPr="00CA0087" w:rsidRDefault="00AB36B2" w:rsidP="005411F0">
      <w:pPr>
        <w:pStyle w:val="Code"/>
      </w:pPr>
      <w:r w:rsidRPr="00CA0087">
        <w:t xml:space="preserve">            return link;</w:t>
      </w:r>
    </w:p>
    <w:p w14:paraId="0FB53AE6" w14:textId="77777777" w:rsidR="00AB36B2" w:rsidRPr="00CA0087" w:rsidRDefault="00AB36B2" w:rsidP="005411F0">
      <w:pPr>
        <w:pStyle w:val="Code"/>
      </w:pPr>
      <w:r w:rsidRPr="00CA0087">
        <w:t xml:space="preserve">        }</w:t>
      </w:r>
    </w:p>
    <w:p w14:paraId="36A1486C" w14:textId="77777777" w:rsidR="00AB36B2" w:rsidRPr="00CA0087" w:rsidRDefault="00AB36B2" w:rsidP="005411F0">
      <w:pPr>
        <w:pStyle w:val="Code"/>
      </w:pPr>
      <w:r w:rsidRPr="00CA0087">
        <w:t xml:space="preserve">    }</w:t>
      </w:r>
    </w:p>
    <w:p w14:paraId="646419EB" w14:textId="77777777" w:rsidR="00AB36B2" w:rsidRDefault="00AB36B2" w:rsidP="005411F0">
      <w:pPr>
        <w:pStyle w:val="Code"/>
      </w:pPr>
      <w:r w:rsidRPr="00CA0087">
        <w:t>}</w:t>
      </w:r>
      <w:bookmarkEnd w:id="295"/>
      <w:bookmarkEnd w:id="296"/>
      <w:bookmarkEnd w:id="297"/>
      <w:bookmarkEnd w:id="298"/>
    </w:p>
    <w:p w14:paraId="6F433F89"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01E94B95" w14:textId="77777777" w:rsidR="00AB36B2" w:rsidRDefault="00AB36B2" w:rsidP="005411F0">
      <w:pPr>
        <w:pStyle w:val="Code"/>
      </w:pPr>
      <w:bookmarkStart w:id="299" w:name="OLE_LINK198"/>
      <w:bookmarkStart w:id="300" w:name="OLE_LINK199"/>
      <w:bookmarkStart w:id="301" w:name="OLE_LINK111"/>
      <w:bookmarkStart w:id="302" w:name="OLE_LINK112"/>
      <w:bookmarkStart w:id="303" w:name="OLE_LINK281"/>
      <w:r w:rsidRPr="00CA0087">
        <w:t>container.Bind&lt;ITaskLinkService&gt;().To&lt;TaskLinkService&gt;().InRequestScope();</w:t>
      </w:r>
      <w:bookmarkEnd w:id="299"/>
      <w:bookmarkEnd w:id="300"/>
    </w:p>
    <w:bookmarkEnd w:id="301"/>
    <w:bookmarkEnd w:id="302"/>
    <w:bookmarkEnd w:id="303"/>
    <w:p w14:paraId="6E053A50" w14:textId="77777777" w:rsidR="00AB36B2" w:rsidRDefault="00AB36B2" w:rsidP="003435C7">
      <w:pPr>
        <w:pStyle w:val="BodyText"/>
      </w:pPr>
      <w:r>
        <w:lastRenderedPageBreak/>
        <w:t>This simple class relies on the functionality provided by the ICommonLinkService and IUserLinkService implementations we just added. Here's a quick overview:</w:t>
      </w:r>
    </w:p>
    <w:p w14:paraId="599B0F31" w14:textId="77777777" w:rsidR="00AB36B2" w:rsidRPr="00C245E1" w:rsidRDefault="00AB36B2" w:rsidP="005411F0">
      <w:pPr>
        <w:pStyle w:val="Bullet"/>
        <w:rPr>
          <w:rStyle w:val="CodeInline"/>
        </w:rPr>
      </w:pPr>
      <w:r w:rsidRPr="00C245E1">
        <w:rPr>
          <w:rStyle w:val="CodeInline"/>
        </w:rPr>
        <w:t>AddLinksToChildObjects</w:t>
      </w:r>
      <w:r>
        <w:t xml:space="preserve"> iterates the </w:t>
      </w:r>
      <w:r w:rsidRPr="00C245E1">
        <w:rPr>
          <w:rStyle w:val="CodeInline"/>
        </w:rPr>
        <w:t>Assignees</w:t>
      </w:r>
      <w:r>
        <w:t xml:space="preserve"> list, leaning on the </w:t>
      </w:r>
      <w:r w:rsidRPr="00C245E1">
        <w:rPr>
          <w:rStyle w:val="CodeInline"/>
        </w:rPr>
        <w:t>IUserLinkService</w:t>
      </w:r>
      <w:r>
        <w:t xml:space="preserve"> to add the appropriate link to each </w:t>
      </w:r>
      <w:r w:rsidRPr="00C245E1">
        <w:rPr>
          <w:rStyle w:val="CodeInline"/>
        </w:rPr>
        <w:t>User</w:t>
      </w:r>
      <w:r>
        <w:rPr>
          <w:rStyle w:val="CodeInline"/>
        </w:rPr>
        <w:t>.</w:t>
      </w:r>
    </w:p>
    <w:p w14:paraId="2CA2AC95" w14:textId="77777777" w:rsidR="00AB36B2" w:rsidRDefault="00AB36B2" w:rsidP="005411F0">
      <w:pPr>
        <w:pStyle w:val="Bullet"/>
      </w:pPr>
      <w:r>
        <w:t xml:space="preserve">The </w:t>
      </w:r>
      <w:r w:rsidRPr="00E263D8">
        <w:rPr>
          <w:rStyle w:val="CodeInline"/>
        </w:rPr>
        <w:t>AddSelfLink</w:t>
      </w:r>
      <w:r>
        <w:t xml:space="preserve"> interface method could easily implement all of its own logic, but instead it delegates most of its work to the </w:t>
      </w:r>
      <w:r w:rsidRPr="00E263D8">
        <w:rPr>
          <w:rStyle w:val="CodeInline"/>
        </w:rPr>
        <w:t>GetSelfLink</w:t>
      </w:r>
      <w:r>
        <w:t xml:space="preserve"> helper method. This is because </w:t>
      </w:r>
      <w:r w:rsidRPr="00E263D8">
        <w:rPr>
          <w:rStyle w:val="CodeInline"/>
        </w:rPr>
        <w:t>GetSelfLink</w:t>
      </w:r>
      <w:r>
        <w:t xml:space="preserve"> implements logic shared by another interface method, not shown or used here, which appears in the full task-management service implementation available in github.</w:t>
      </w:r>
    </w:p>
    <w:p w14:paraId="77C3AB8A" w14:textId="77777777" w:rsidR="00AB36B2" w:rsidRDefault="00AB36B2" w:rsidP="005411F0">
      <w:pPr>
        <w:pStyle w:val="Bullet"/>
      </w:pPr>
      <w:r>
        <w:rPr>
          <w:rStyle w:val="CodeInline"/>
        </w:rPr>
        <w:t>GetAllTasks</w:t>
      </w:r>
      <w:r w:rsidRPr="00E263D8">
        <w:rPr>
          <w:rStyle w:val="CodeInline"/>
        </w:rPr>
        <w:t>Link</w:t>
      </w:r>
      <w:r w:rsidRPr="00E263D8">
        <w:t xml:space="preserve"> uses the </w:t>
      </w:r>
      <w:r w:rsidRPr="00E263D8">
        <w:rPr>
          <w:rStyle w:val="CodeInline"/>
        </w:rPr>
        <w:t>ICommonLinkService</w:t>
      </w:r>
      <w:r w:rsidRPr="00E263D8">
        <w:t xml:space="preserve"> to build a link with an </w:t>
      </w:r>
      <w:r w:rsidRPr="00E263D8">
        <w:rPr>
          <w:rStyle w:val="CodeInline"/>
        </w:rPr>
        <w:t>Href</w:t>
      </w:r>
      <w:r w:rsidRPr="00E263D8">
        <w:t xml:space="preserve"> similar to </w:t>
      </w:r>
      <w:r w:rsidRPr="00C245E1">
        <w:rPr>
          <w:rStyle w:val="CodeInline"/>
        </w:rPr>
        <w:t>Href=http://localhost:</w:t>
      </w:r>
      <w:r>
        <w:rPr>
          <w:rStyle w:val="CodeInline"/>
        </w:rPr>
        <w:t>61589</w:t>
      </w:r>
      <w:r w:rsidRPr="00C245E1">
        <w:rPr>
          <w:rStyle w:val="CodeInline"/>
        </w:rPr>
        <w:t>/api/v1/tasks</w:t>
      </w:r>
      <w:r w:rsidRPr="00E263D8">
        <w:t>.</w:t>
      </w:r>
    </w:p>
    <w:p w14:paraId="2898BE0D" w14:textId="77777777" w:rsidR="00AB36B2" w:rsidRDefault="00AB36B2" w:rsidP="005411F0">
      <w:pPr>
        <w:pStyle w:val="Bullet"/>
      </w:pPr>
      <w:r w:rsidRPr="00C245E1">
        <w:rPr>
          <w:rStyle w:val="CodeInline"/>
        </w:rPr>
        <w:t>GetSelfLink</w:t>
      </w:r>
      <w:r w:rsidRPr="00C245E1">
        <w:t xml:space="preserve"> uses the </w:t>
      </w:r>
      <w:r w:rsidRPr="00C245E1">
        <w:rPr>
          <w:rStyle w:val="CodeInline"/>
        </w:rPr>
        <w:t>ICommonLinkService</w:t>
      </w:r>
      <w:r w:rsidRPr="00C245E1">
        <w:t xml:space="preserve"> to build a link with an </w:t>
      </w:r>
      <w:r w:rsidRPr="00C245E1">
        <w:rPr>
          <w:rStyle w:val="CodeInline"/>
        </w:rPr>
        <w:t>Href</w:t>
      </w:r>
      <w:r w:rsidRPr="00C245E1">
        <w:t xml:space="preserve"> similar to </w:t>
      </w:r>
      <w:hyperlink r:id="rId15" w:history="1">
        <w:r w:rsidRPr="006D0BD1">
          <w:rPr>
            <w:rFonts w:ascii="TheSansMonoConNormal" w:hAnsi="TheSansMonoConNormal"/>
          </w:rPr>
          <w:t>http://localhost:61589/api/v1/tasks/17</w:t>
        </w:r>
      </w:hyperlink>
      <w:r w:rsidRPr="00C245E1">
        <w:t>.</w:t>
      </w:r>
    </w:p>
    <w:p w14:paraId="06BFC860" w14:textId="77777777" w:rsidR="00AB36B2" w:rsidRDefault="00AB36B2" w:rsidP="003435C7">
      <w:pPr>
        <w:pStyle w:val="BodyText"/>
      </w:pPr>
      <w:r>
        <w:t xml:space="preserve">Now we've laid the groundwork to wire all of this into the </w:t>
      </w:r>
      <w:r w:rsidRPr="00E2493D">
        <w:rPr>
          <w:rStyle w:val="CodeInline"/>
        </w:rPr>
        <w:t>AllTasksInquiryProcessor</w:t>
      </w:r>
      <w:r>
        <w:t xml:space="preserve"> that we implemented in the </w:t>
      </w:r>
      <w:r w:rsidRPr="00E2493D">
        <w:rPr>
          <w:rStyle w:val="Emphasis"/>
        </w:rPr>
        <w:t>Paging of Results</w:t>
      </w:r>
      <w:r>
        <w:t xml:space="preserve"> section. Let's do that now…</w:t>
      </w:r>
    </w:p>
    <w:p w14:paraId="0676C194" w14:textId="77777777" w:rsidR="00AB36B2" w:rsidRPr="00C245E1" w:rsidRDefault="00AB36B2" w:rsidP="005411F0">
      <w:pPr>
        <w:pStyle w:val="Heading2"/>
      </w:pPr>
      <w:r>
        <w:t>Putting it Together</w:t>
      </w:r>
    </w:p>
    <w:p w14:paraId="14ECEECF" w14:textId="77777777" w:rsidR="00AB36B2" w:rsidRDefault="00AB36B2" w:rsidP="003435C7">
      <w:pPr>
        <w:pStyle w:val="BodyText"/>
      </w:pPr>
      <w:r>
        <w:t xml:space="preserve">We're going to modify the </w:t>
      </w:r>
      <w:r w:rsidRPr="00E2493D">
        <w:rPr>
          <w:rStyle w:val="CodeInline"/>
        </w:rPr>
        <w:t>AllTasksInquiryProcessor</w:t>
      </w:r>
      <w:r>
        <w:t xml:space="preserve"> class so that it adds the relevant hypermedia links to the "All Tasks" inquiry we implemented in </w:t>
      </w:r>
      <w:r w:rsidRPr="00E2493D">
        <w:rPr>
          <w:rStyle w:val="Emphasis"/>
        </w:rPr>
        <w:t>Paging of Results</w:t>
      </w:r>
      <w:r>
        <w:t xml:space="preserve">. Let's begin by modifying the class to accept the necessary dependencies, </w:t>
      </w:r>
      <w:r w:rsidRPr="005548BD">
        <w:rPr>
          <w:rStyle w:val="CodeInline"/>
        </w:rPr>
        <w:t>ICommonLinkService</w:t>
      </w:r>
      <w:r>
        <w:t xml:space="preserve"> and </w:t>
      </w:r>
      <w:r w:rsidRPr="005548BD">
        <w:rPr>
          <w:rStyle w:val="CodeInline"/>
        </w:rPr>
        <w:t>ITaskLinkService</w:t>
      </w:r>
      <w:r>
        <w:t xml:space="preserve"> (modify it so it appears as follows):</w:t>
      </w:r>
    </w:p>
    <w:p w14:paraId="60923CD6" w14:textId="77777777" w:rsidR="00AB36B2" w:rsidRDefault="00AB36B2" w:rsidP="003435C7">
      <w:pPr>
        <w:pStyle w:val="Code"/>
      </w:pPr>
    </w:p>
    <w:p w14:paraId="6534BC13" w14:textId="77777777" w:rsidR="00AB36B2" w:rsidRPr="005548BD" w:rsidRDefault="00AB36B2" w:rsidP="005411F0">
      <w:pPr>
        <w:pStyle w:val="Code"/>
      </w:pPr>
      <w:bookmarkStart w:id="304" w:name="OLE_LINK201"/>
      <w:bookmarkStart w:id="305" w:name="OLE_LINK285"/>
      <w:r w:rsidRPr="005548BD">
        <w:t>using System.Collections.Generic;</w:t>
      </w:r>
    </w:p>
    <w:p w14:paraId="3320190B" w14:textId="77777777" w:rsidR="00AB36B2" w:rsidRPr="005548BD" w:rsidRDefault="00AB36B2" w:rsidP="005411F0">
      <w:pPr>
        <w:pStyle w:val="Code"/>
      </w:pPr>
      <w:r w:rsidRPr="005548BD">
        <w:t>using System.Linq;</w:t>
      </w:r>
    </w:p>
    <w:p w14:paraId="716D834D" w14:textId="77777777" w:rsidR="00AB36B2" w:rsidRPr="005548BD" w:rsidRDefault="00AB36B2" w:rsidP="005411F0">
      <w:pPr>
        <w:pStyle w:val="Code"/>
      </w:pPr>
      <w:r w:rsidRPr="005548BD">
        <w:t>using WebApi2Book.Common.TypeMapping;</w:t>
      </w:r>
    </w:p>
    <w:p w14:paraId="115305AE" w14:textId="77777777" w:rsidR="00AB36B2" w:rsidRPr="005548BD" w:rsidRDefault="00AB36B2" w:rsidP="005411F0">
      <w:pPr>
        <w:pStyle w:val="Code"/>
      </w:pPr>
      <w:r w:rsidRPr="005548BD">
        <w:t>using WebApi2Book.Data;</w:t>
      </w:r>
    </w:p>
    <w:p w14:paraId="390D9C7C" w14:textId="77777777" w:rsidR="00AB36B2" w:rsidRPr="005548BD" w:rsidRDefault="00AB36B2" w:rsidP="005411F0">
      <w:pPr>
        <w:pStyle w:val="Code"/>
      </w:pPr>
      <w:r w:rsidRPr="005548BD">
        <w:t>using WebApi2Book.Web.Api.LinkServices;</w:t>
      </w:r>
    </w:p>
    <w:p w14:paraId="5A390455" w14:textId="77777777" w:rsidR="00AB36B2" w:rsidRPr="005548BD" w:rsidRDefault="00AB36B2" w:rsidP="005411F0">
      <w:pPr>
        <w:pStyle w:val="Code"/>
      </w:pPr>
      <w:r w:rsidRPr="005548BD">
        <w:t>using WebApi2Book.Web.Api.Models;</w:t>
      </w:r>
    </w:p>
    <w:p w14:paraId="58680F10" w14:textId="77777777" w:rsidR="00AB36B2" w:rsidRPr="005548BD" w:rsidRDefault="00AB36B2" w:rsidP="005411F0">
      <w:pPr>
        <w:pStyle w:val="Code"/>
      </w:pPr>
      <w:r w:rsidRPr="005548BD">
        <w:t>using PagedTaskDataInquiryResponse =</w:t>
      </w:r>
    </w:p>
    <w:p w14:paraId="2B16BF04" w14:textId="77777777" w:rsidR="00AB36B2" w:rsidRPr="005548BD" w:rsidRDefault="00AB36B2" w:rsidP="005411F0">
      <w:pPr>
        <w:pStyle w:val="Code"/>
      </w:pPr>
      <w:r w:rsidRPr="005548BD">
        <w:t>WebApi2Book.Web.Api.Models.PagedDataInquiryResponse&lt;WebApi2Book.Web.Api.Models.Task&gt;;</w:t>
      </w:r>
    </w:p>
    <w:p w14:paraId="22AACD01" w14:textId="77777777" w:rsidR="00AB36B2" w:rsidRPr="005548BD" w:rsidRDefault="00AB36B2" w:rsidP="005411F0">
      <w:pPr>
        <w:pStyle w:val="Code"/>
      </w:pPr>
    </w:p>
    <w:p w14:paraId="0D875CF5" w14:textId="77777777" w:rsidR="00AB36B2" w:rsidRPr="005548BD" w:rsidRDefault="00AB36B2" w:rsidP="005411F0">
      <w:pPr>
        <w:pStyle w:val="Code"/>
      </w:pPr>
      <w:r w:rsidRPr="005548BD">
        <w:t>namespace WebApi2Book.Web.Api.InquiryProcessing</w:t>
      </w:r>
    </w:p>
    <w:p w14:paraId="1D05E252" w14:textId="77777777" w:rsidR="00AB36B2" w:rsidRPr="005548BD" w:rsidRDefault="00AB36B2" w:rsidP="005411F0">
      <w:pPr>
        <w:pStyle w:val="Code"/>
      </w:pPr>
      <w:r w:rsidRPr="005548BD">
        <w:t>{</w:t>
      </w:r>
    </w:p>
    <w:p w14:paraId="05C829ED" w14:textId="77777777" w:rsidR="00AB36B2" w:rsidRPr="005548BD" w:rsidRDefault="00AB36B2" w:rsidP="005411F0">
      <w:pPr>
        <w:pStyle w:val="Code"/>
      </w:pPr>
      <w:r w:rsidRPr="005548BD">
        <w:t xml:space="preserve">    public class </w:t>
      </w:r>
      <w:bookmarkStart w:id="306" w:name="OLE_LINK200"/>
      <w:commentRangeStart w:id="307"/>
      <w:r w:rsidRPr="005548BD">
        <w:t xml:space="preserve">AllTasksInquiryProcessor </w:t>
      </w:r>
      <w:bookmarkEnd w:id="306"/>
      <w:commentRangeEnd w:id="307"/>
      <w:r w:rsidR="00D2639F">
        <w:rPr>
          <w:rStyle w:val="CommentReference"/>
          <w:rFonts w:ascii="Times" w:hAnsi="Times"/>
          <w:noProof w:val="0"/>
        </w:rPr>
        <w:commentReference w:id="307"/>
      </w:r>
      <w:r w:rsidRPr="005548BD">
        <w:t>: IAllTasksInquiryProcessor</w:t>
      </w:r>
    </w:p>
    <w:p w14:paraId="6AFD1D2C" w14:textId="77777777" w:rsidR="00AB36B2" w:rsidRPr="005548BD" w:rsidRDefault="00AB36B2" w:rsidP="005411F0">
      <w:pPr>
        <w:pStyle w:val="Code"/>
      </w:pPr>
      <w:r w:rsidRPr="005548BD">
        <w:t xml:space="preserve">    {</w:t>
      </w:r>
    </w:p>
    <w:p w14:paraId="0B55040B" w14:textId="77777777" w:rsidR="00AB36B2" w:rsidRPr="005548BD" w:rsidRDefault="00AB36B2" w:rsidP="005411F0">
      <w:pPr>
        <w:pStyle w:val="Code"/>
      </w:pPr>
      <w:r w:rsidRPr="005548BD">
        <w:t xml:space="preserve">        public const string QueryStringFormat = "pagenumber={0}&amp;pagesize={1}";</w:t>
      </w:r>
    </w:p>
    <w:p w14:paraId="5788D291" w14:textId="77777777" w:rsidR="00AB36B2" w:rsidRPr="005548BD" w:rsidRDefault="00AB36B2" w:rsidP="005411F0">
      <w:pPr>
        <w:pStyle w:val="Code"/>
      </w:pPr>
    </w:p>
    <w:p w14:paraId="3702E3D6" w14:textId="77777777" w:rsidR="00AB36B2" w:rsidRPr="005548BD" w:rsidRDefault="00AB36B2" w:rsidP="005411F0">
      <w:pPr>
        <w:pStyle w:val="Code"/>
      </w:pPr>
      <w:r w:rsidRPr="005548BD">
        <w:t xml:space="preserve">        private readonly IAutoMapper _autoMapper;</w:t>
      </w:r>
    </w:p>
    <w:p w14:paraId="04EB5672" w14:textId="77777777" w:rsidR="00AB36B2" w:rsidRPr="005548BD" w:rsidRDefault="00AB36B2" w:rsidP="005411F0">
      <w:pPr>
        <w:pStyle w:val="Code"/>
      </w:pPr>
      <w:r w:rsidRPr="005548BD">
        <w:t xml:space="preserve">        private readonly ICommonLinkService _commonLinkService;</w:t>
      </w:r>
    </w:p>
    <w:p w14:paraId="536014C0" w14:textId="77777777" w:rsidR="00AB36B2" w:rsidRPr="005548BD" w:rsidRDefault="00AB36B2" w:rsidP="005411F0">
      <w:pPr>
        <w:pStyle w:val="Code"/>
      </w:pPr>
      <w:r w:rsidRPr="005548BD">
        <w:t xml:space="preserve">        private readonly IAllTasksQueryProcessor _queryProcessor;</w:t>
      </w:r>
    </w:p>
    <w:p w14:paraId="2808F294" w14:textId="77777777" w:rsidR="00AB36B2" w:rsidRPr="005548BD" w:rsidRDefault="00AB36B2" w:rsidP="005411F0">
      <w:pPr>
        <w:pStyle w:val="Code"/>
      </w:pPr>
      <w:r w:rsidRPr="005548BD">
        <w:t xml:space="preserve">        private readonly ITaskLinkService _taskLinkService;</w:t>
      </w:r>
    </w:p>
    <w:p w14:paraId="7A4ECFA9" w14:textId="77777777" w:rsidR="00AB36B2" w:rsidRPr="005548BD" w:rsidRDefault="00AB36B2" w:rsidP="005411F0">
      <w:pPr>
        <w:pStyle w:val="Code"/>
      </w:pPr>
    </w:p>
    <w:p w14:paraId="3C817391" w14:textId="77777777" w:rsidR="00AB36B2" w:rsidRPr="005548BD" w:rsidRDefault="00AB36B2" w:rsidP="005411F0">
      <w:pPr>
        <w:pStyle w:val="Code"/>
      </w:pPr>
      <w:r w:rsidRPr="005548BD">
        <w:t xml:space="preserve">        public AllTasksInquiryProcessor(IAllTasksQueryProcessor queryProcessor, IAutoMapper autoMapper,</w:t>
      </w:r>
    </w:p>
    <w:p w14:paraId="4D3B4E2D" w14:textId="77777777" w:rsidR="00AB36B2" w:rsidRPr="005548BD" w:rsidRDefault="00AB36B2" w:rsidP="005411F0">
      <w:pPr>
        <w:pStyle w:val="Code"/>
      </w:pPr>
      <w:r w:rsidRPr="005548BD">
        <w:lastRenderedPageBreak/>
        <w:t xml:space="preserve">            ITaskLinkService taskLinkService, ICommonLinkService commonLinkService)</w:t>
      </w:r>
    </w:p>
    <w:p w14:paraId="7732FFA4" w14:textId="77777777" w:rsidR="00AB36B2" w:rsidRPr="005548BD" w:rsidRDefault="00AB36B2" w:rsidP="005411F0">
      <w:pPr>
        <w:pStyle w:val="Code"/>
      </w:pPr>
      <w:r w:rsidRPr="005548BD">
        <w:t xml:space="preserve">        {</w:t>
      </w:r>
    </w:p>
    <w:p w14:paraId="7A863AF9" w14:textId="77777777" w:rsidR="00AB36B2" w:rsidRPr="005548BD" w:rsidRDefault="00AB36B2" w:rsidP="005411F0">
      <w:pPr>
        <w:pStyle w:val="Code"/>
      </w:pPr>
      <w:r w:rsidRPr="005548BD">
        <w:t xml:space="preserve">            _queryProcessor = queryProcessor;</w:t>
      </w:r>
    </w:p>
    <w:p w14:paraId="0A91612A" w14:textId="77777777" w:rsidR="00AB36B2" w:rsidRPr="005548BD" w:rsidRDefault="00AB36B2" w:rsidP="005411F0">
      <w:pPr>
        <w:pStyle w:val="Code"/>
      </w:pPr>
      <w:r w:rsidRPr="005548BD">
        <w:t xml:space="preserve">            _autoMapper = autoMapper;</w:t>
      </w:r>
    </w:p>
    <w:p w14:paraId="064941BB" w14:textId="77777777" w:rsidR="00AB36B2" w:rsidRPr="005548BD" w:rsidRDefault="00AB36B2" w:rsidP="005411F0">
      <w:pPr>
        <w:pStyle w:val="Code"/>
      </w:pPr>
      <w:r w:rsidRPr="005548BD">
        <w:t xml:space="preserve">            _taskLinkService = taskLinkService;</w:t>
      </w:r>
    </w:p>
    <w:p w14:paraId="436B629F" w14:textId="77777777" w:rsidR="00AB36B2" w:rsidRPr="005548BD" w:rsidRDefault="00AB36B2" w:rsidP="005411F0">
      <w:pPr>
        <w:pStyle w:val="Code"/>
      </w:pPr>
      <w:r w:rsidRPr="005548BD">
        <w:t xml:space="preserve">            _commonLinkService = commonLinkService;</w:t>
      </w:r>
    </w:p>
    <w:p w14:paraId="09B356BD" w14:textId="77777777" w:rsidR="00AB36B2" w:rsidRPr="005548BD" w:rsidRDefault="00AB36B2" w:rsidP="005411F0">
      <w:pPr>
        <w:pStyle w:val="Code"/>
      </w:pPr>
      <w:r w:rsidRPr="005548BD">
        <w:t xml:space="preserve">        }</w:t>
      </w:r>
    </w:p>
    <w:p w14:paraId="4013567E" w14:textId="77777777" w:rsidR="00AB36B2" w:rsidRPr="005548BD" w:rsidRDefault="00AB36B2" w:rsidP="005411F0">
      <w:pPr>
        <w:pStyle w:val="Code"/>
      </w:pPr>
    </w:p>
    <w:p w14:paraId="40EA04B4" w14:textId="77777777" w:rsidR="00AB36B2" w:rsidRPr="005548BD" w:rsidRDefault="00AB36B2" w:rsidP="005411F0">
      <w:pPr>
        <w:pStyle w:val="Code"/>
      </w:pPr>
      <w:r w:rsidRPr="005548BD">
        <w:t xml:space="preserve">        public PagedTaskDataInquiryResponse GetTasks(PagedDataRequest requestInfo)</w:t>
      </w:r>
    </w:p>
    <w:p w14:paraId="6CC33A90" w14:textId="77777777" w:rsidR="00AB36B2" w:rsidRPr="005548BD" w:rsidRDefault="00AB36B2" w:rsidP="005411F0">
      <w:pPr>
        <w:pStyle w:val="Code"/>
      </w:pPr>
      <w:r w:rsidRPr="005548BD">
        <w:t xml:space="preserve">        {</w:t>
      </w:r>
    </w:p>
    <w:p w14:paraId="18AAA9F7" w14:textId="77777777" w:rsidR="00AB36B2" w:rsidRPr="005548BD" w:rsidRDefault="00AB36B2" w:rsidP="005411F0">
      <w:pPr>
        <w:pStyle w:val="Code"/>
      </w:pPr>
      <w:r w:rsidRPr="005548BD">
        <w:t xml:space="preserve">            var queryResult = _queryProcessor.GetTasks(requestInfo);</w:t>
      </w:r>
    </w:p>
    <w:p w14:paraId="664721C0" w14:textId="77777777" w:rsidR="00AB36B2" w:rsidRPr="005548BD" w:rsidRDefault="00AB36B2" w:rsidP="005411F0">
      <w:pPr>
        <w:pStyle w:val="Code"/>
      </w:pPr>
    </w:p>
    <w:p w14:paraId="51E6A55B" w14:textId="77777777" w:rsidR="00AB36B2" w:rsidRPr="005548BD" w:rsidRDefault="00AB36B2" w:rsidP="005411F0">
      <w:pPr>
        <w:pStyle w:val="Code"/>
      </w:pPr>
      <w:r w:rsidRPr="005548BD">
        <w:t xml:space="preserve">            var tasks = GetTasks(queryResult.QueriedItems).ToList();</w:t>
      </w:r>
    </w:p>
    <w:p w14:paraId="18626F66" w14:textId="77777777" w:rsidR="00AB36B2" w:rsidRPr="005548BD" w:rsidRDefault="00AB36B2" w:rsidP="005411F0">
      <w:pPr>
        <w:pStyle w:val="Code"/>
      </w:pPr>
    </w:p>
    <w:p w14:paraId="13585FA5" w14:textId="77777777" w:rsidR="00AB36B2" w:rsidRPr="005548BD" w:rsidRDefault="00AB36B2" w:rsidP="005411F0">
      <w:pPr>
        <w:pStyle w:val="Code"/>
      </w:pPr>
      <w:r w:rsidRPr="005548BD">
        <w:t xml:space="preserve">            var inquiryResponse = new PagedTaskDataInquiryResponse</w:t>
      </w:r>
    </w:p>
    <w:p w14:paraId="4059EA46" w14:textId="77777777" w:rsidR="00AB36B2" w:rsidRPr="005548BD" w:rsidRDefault="00AB36B2" w:rsidP="005411F0">
      <w:pPr>
        <w:pStyle w:val="Code"/>
      </w:pPr>
      <w:r w:rsidRPr="005548BD">
        <w:t xml:space="preserve">            {</w:t>
      </w:r>
    </w:p>
    <w:p w14:paraId="547D5526" w14:textId="77777777" w:rsidR="00AB36B2" w:rsidRPr="005548BD" w:rsidRDefault="00AB36B2" w:rsidP="005411F0">
      <w:pPr>
        <w:pStyle w:val="Code"/>
      </w:pPr>
      <w:r w:rsidRPr="005548BD">
        <w:t xml:space="preserve">                Items = tasks,</w:t>
      </w:r>
    </w:p>
    <w:p w14:paraId="673864D9" w14:textId="77777777" w:rsidR="00AB36B2" w:rsidRPr="005548BD" w:rsidRDefault="00AB36B2" w:rsidP="005411F0">
      <w:pPr>
        <w:pStyle w:val="Code"/>
      </w:pPr>
      <w:r w:rsidRPr="005548BD">
        <w:t xml:space="preserve">                PageCount = queryResult.TotalPageCount,</w:t>
      </w:r>
    </w:p>
    <w:p w14:paraId="7981D50F" w14:textId="77777777" w:rsidR="00AB36B2" w:rsidRPr="005548BD" w:rsidRDefault="00AB36B2" w:rsidP="005411F0">
      <w:pPr>
        <w:pStyle w:val="Code"/>
      </w:pPr>
      <w:r w:rsidRPr="005548BD">
        <w:t xml:space="preserve">                PageNumber = requestInfo.PageNumber,</w:t>
      </w:r>
    </w:p>
    <w:p w14:paraId="04D7A6CD" w14:textId="77777777" w:rsidR="00AB36B2" w:rsidRPr="005548BD" w:rsidRDefault="00AB36B2" w:rsidP="005411F0">
      <w:pPr>
        <w:pStyle w:val="Code"/>
      </w:pPr>
      <w:r w:rsidRPr="005548BD">
        <w:t xml:space="preserve">                PageSize = requestInfo.PageSize</w:t>
      </w:r>
    </w:p>
    <w:p w14:paraId="6026ADCF" w14:textId="77777777" w:rsidR="00AB36B2" w:rsidRPr="005548BD" w:rsidRDefault="00AB36B2" w:rsidP="005411F0">
      <w:pPr>
        <w:pStyle w:val="Code"/>
      </w:pPr>
      <w:r w:rsidRPr="005548BD">
        <w:t xml:space="preserve">            };</w:t>
      </w:r>
    </w:p>
    <w:p w14:paraId="46E6C5E6" w14:textId="77777777" w:rsidR="00AB36B2" w:rsidRPr="005548BD" w:rsidRDefault="00AB36B2" w:rsidP="005411F0">
      <w:pPr>
        <w:pStyle w:val="Code"/>
      </w:pPr>
    </w:p>
    <w:p w14:paraId="1E42F162" w14:textId="77777777" w:rsidR="00AB36B2" w:rsidRPr="005548BD" w:rsidRDefault="00AB36B2" w:rsidP="005411F0">
      <w:pPr>
        <w:pStyle w:val="Code"/>
      </w:pPr>
      <w:r w:rsidRPr="005548BD">
        <w:t xml:space="preserve">            AddLinksToInquiryResponse(inquiryResponse);</w:t>
      </w:r>
    </w:p>
    <w:p w14:paraId="0932F480" w14:textId="77777777" w:rsidR="00AB36B2" w:rsidRPr="005548BD" w:rsidRDefault="00AB36B2" w:rsidP="005411F0">
      <w:pPr>
        <w:pStyle w:val="Code"/>
      </w:pPr>
    </w:p>
    <w:p w14:paraId="02DA9950" w14:textId="77777777" w:rsidR="00AB36B2" w:rsidRPr="005548BD" w:rsidRDefault="00AB36B2" w:rsidP="005411F0">
      <w:pPr>
        <w:pStyle w:val="Code"/>
      </w:pPr>
      <w:r w:rsidRPr="005548BD">
        <w:t xml:space="preserve">            return inquiryResponse;</w:t>
      </w:r>
    </w:p>
    <w:p w14:paraId="17383821" w14:textId="77777777" w:rsidR="00AB36B2" w:rsidRPr="005548BD" w:rsidRDefault="00AB36B2" w:rsidP="005411F0">
      <w:pPr>
        <w:pStyle w:val="Code"/>
      </w:pPr>
      <w:r w:rsidRPr="005548BD">
        <w:t xml:space="preserve">        }</w:t>
      </w:r>
    </w:p>
    <w:p w14:paraId="62CE07F4" w14:textId="77777777" w:rsidR="00AB36B2" w:rsidRPr="005548BD" w:rsidRDefault="00AB36B2" w:rsidP="005411F0">
      <w:pPr>
        <w:pStyle w:val="Code"/>
      </w:pPr>
    </w:p>
    <w:p w14:paraId="151414CD" w14:textId="77777777" w:rsidR="00AB36B2" w:rsidRPr="005548BD" w:rsidRDefault="00AB36B2" w:rsidP="005411F0">
      <w:pPr>
        <w:pStyle w:val="Code"/>
      </w:pPr>
      <w:r w:rsidRPr="005548BD">
        <w:t xml:space="preserve">        public virtual void AddLinksToInquiryResponse(PagedTaskDataInquiryResponse inquiryResponse)</w:t>
      </w:r>
    </w:p>
    <w:p w14:paraId="3E6ECB4C" w14:textId="77777777" w:rsidR="00AB36B2" w:rsidRPr="005548BD" w:rsidRDefault="00AB36B2" w:rsidP="005411F0">
      <w:pPr>
        <w:pStyle w:val="Code"/>
      </w:pPr>
      <w:r w:rsidRPr="005548BD">
        <w:t xml:space="preserve">        {</w:t>
      </w:r>
    </w:p>
    <w:p w14:paraId="3B79FFBF" w14:textId="77777777" w:rsidR="00AB36B2" w:rsidRPr="005548BD" w:rsidRDefault="00AB36B2" w:rsidP="005411F0">
      <w:pPr>
        <w:pStyle w:val="Code"/>
      </w:pPr>
      <w:r w:rsidRPr="005548BD">
        <w:t xml:space="preserve">            inquiryResponse.AddLink(_taskLinkService.GetAllTasksLink());</w:t>
      </w:r>
    </w:p>
    <w:p w14:paraId="525513C2" w14:textId="77777777" w:rsidR="00AB36B2" w:rsidRPr="005548BD" w:rsidRDefault="00AB36B2" w:rsidP="005411F0">
      <w:pPr>
        <w:pStyle w:val="Code"/>
      </w:pPr>
    </w:p>
    <w:p w14:paraId="24E3DD5C" w14:textId="77777777" w:rsidR="00AB36B2" w:rsidRPr="005548BD" w:rsidRDefault="00AB36B2" w:rsidP="005411F0">
      <w:pPr>
        <w:pStyle w:val="Code"/>
      </w:pPr>
      <w:r w:rsidRPr="005548BD">
        <w:t xml:space="preserve">            _commonLinkService.AddPageLinks(inquiryResponse, GetCurrentPageQueryString(inquiryResponse),</w:t>
      </w:r>
    </w:p>
    <w:p w14:paraId="54AFCAC4" w14:textId="77777777" w:rsidR="00AB36B2" w:rsidRPr="005548BD" w:rsidRDefault="00AB36B2" w:rsidP="005411F0">
      <w:pPr>
        <w:pStyle w:val="Code"/>
      </w:pPr>
      <w:r w:rsidRPr="005548BD">
        <w:t xml:space="preserve">                GetPreviousPageQueryString(inquiryResponse),</w:t>
      </w:r>
    </w:p>
    <w:p w14:paraId="7702B1D1" w14:textId="77777777" w:rsidR="00AB36B2" w:rsidRPr="005548BD" w:rsidRDefault="00AB36B2" w:rsidP="005411F0">
      <w:pPr>
        <w:pStyle w:val="Code"/>
      </w:pPr>
      <w:r w:rsidRPr="005548BD">
        <w:t xml:space="preserve">                GetNextPageQueryString(inquiryResponse));</w:t>
      </w:r>
    </w:p>
    <w:p w14:paraId="3D6C9F5A" w14:textId="77777777" w:rsidR="00AB36B2" w:rsidRPr="005548BD" w:rsidRDefault="00AB36B2" w:rsidP="005411F0">
      <w:pPr>
        <w:pStyle w:val="Code"/>
      </w:pPr>
      <w:r w:rsidRPr="005548BD">
        <w:t xml:space="preserve">        }</w:t>
      </w:r>
    </w:p>
    <w:p w14:paraId="0B2A266D" w14:textId="77777777" w:rsidR="00AB36B2" w:rsidRPr="005548BD" w:rsidRDefault="00AB36B2" w:rsidP="005411F0">
      <w:pPr>
        <w:pStyle w:val="Code"/>
      </w:pPr>
    </w:p>
    <w:p w14:paraId="6B10D832" w14:textId="77777777" w:rsidR="00AB36B2" w:rsidRPr="005548BD" w:rsidRDefault="00AB36B2" w:rsidP="005411F0">
      <w:pPr>
        <w:pStyle w:val="Code"/>
      </w:pPr>
      <w:r w:rsidRPr="005548BD">
        <w:t xml:space="preserve">        public virtual IEnumerable&lt;Task&gt; GetTasks(IEnumerable&lt;Data.Entities.Task&gt; taskEntities)</w:t>
      </w:r>
    </w:p>
    <w:p w14:paraId="0042E3A3" w14:textId="77777777" w:rsidR="00AB36B2" w:rsidRPr="005548BD" w:rsidRDefault="00AB36B2" w:rsidP="005411F0">
      <w:pPr>
        <w:pStyle w:val="Code"/>
      </w:pPr>
      <w:r w:rsidRPr="005548BD">
        <w:t xml:space="preserve">        {</w:t>
      </w:r>
    </w:p>
    <w:p w14:paraId="2123A63B" w14:textId="77777777" w:rsidR="00AB36B2" w:rsidRPr="005548BD" w:rsidRDefault="00AB36B2" w:rsidP="005411F0">
      <w:pPr>
        <w:pStyle w:val="Code"/>
      </w:pPr>
      <w:r w:rsidRPr="005548BD">
        <w:t xml:space="preserve">            var tasks = taskEntities.Select(x =&gt; _autoMapper.Map&lt;Task&gt;(x)).ToList();</w:t>
      </w:r>
    </w:p>
    <w:p w14:paraId="6FACD9E2" w14:textId="77777777" w:rsidR="00AB36B2" w:rsidRPr="005548BD" w:rsidRDefault="00AB36B2" w:rsidP="005411F0">
      <w:pPr>
        <w:pStyle w:val="Code"/>
      </w:pPr>
    </w:p>
    <w:p w14:paraId="552FA105" w14:textId="77777777" w:rsidR="00AB36B2" w:rsidRPr="005548BD" w:rsidRDefault="00AB36B2" w:rsidP="005411F0">
      <w:pPr>
        <w:pStyle w:val="Code"/>
      </w:pPr>
      <w:r w:rsidRPr="005548BD">
        <w:t xml:space="preserve">            tasks.ForEach(x =&gt;</w:t>
      </w:r>
    </w:p>
    <w:p w14:paraId="1F4128A4" w14:textId="77777777" w:rsidR="00AB36B2" w:rsidRPr="005548BD" w:rsidRDefault="00AB36B2" w:rsidP="005411F0">
      <w:pPr>
        <w:pStyle w:val="Code"/>
      </w:pPr>
      <w:r w:rsidRPr="005548BD">
        <w:t xml:space="preserve">            {</w:t>
      </w:r>
    </w:p>
    <w:p w14:paraId="21C0DDAB" w14:textId="77777777" w:rsidR="00AB36B2" w:rsidRPr="005548BD" w:rsidRDefault="00AB36B2" w:rsidP="005411F0">
      <w:pPr>
        <w:pStyle w:val="Code"/>
      </w:pPr>
      <w:r w:rsidRPr="005548BD">
        <w:t xml:space="preserve">                _taskLinkService.AddSelfLink(x);</w:t>
      </w:r>
    </w:p>
    <w:p w14:paraId="7F04A489" w14:textId="77777777" w:rsidR="00AB36B2" w:rsidRPr="005548BD" w:rsidRDefault="00AB36B2" w:rsidP="005411F0">
      <w:pPr>
        <w:pStyle w:val="Code"/>
      </w:pPr>
      <w:r w:rsidRPr="005548BD">
        <w:t xml:space="preserve">                _taskLinkService.AddLinksToChildObjects(x);</w:t>
      </w:r>
    </w:p>
    <w:p w14:paraId="70291D8B" w14:textId="77777777" w:rsidR="00AB36B2" w:rsidRPr="005548BD" w:rsidRDefault="00AB36B2" w:rsidP="005411F0">
      <w:pPr>
        <w:pStyle w:val="Code"/>
      </w:pPr>
      <w:r w:rsidRPr="005548BD">
        <w:t xml:space="preserve">            });</w:t>
      </w:r>
    </w:p>
    <w:p w14:paraId="745F4E69" w14:textId="77777777" w:rsidR="00AB36B2" w:rsidRPr="005548BD" w:rsidRDefault="00AB36B2" w:rsidP="005411F0">
      <w:pPr>
        <w:pStyle w:val="Code"/>
      </w:pPr>
    </w:p>
    <w:p w14:paraId="07500829" w14:textId="77777777" w:rsidR="00AB36B2" w:rsidRPr="005548BD" w:rsidRDefault="00AB36B2" w:rsidP="005411F0">
      <w:pPr>
        <w:pStyle w:val="Code"/>
      </w:pPr>
      <w:r w:rsidRPr="005548BD">
        <w:lastRenderedPageBreak/>
        <w:t xml:space="preserve">            return tasks;</w:t>
      </w:r>
    </w:p>
    <w:p w14:paraId="2455C3AB" w14:textId="77777777" w:rsidR="00AB36B2" w:rsidRPr="005548BD" w:rsidRDefault="00AB36B2" w:rsidP="005411F0">
      <w:pPr>
        <w:pStyle w:val="Code"/>
      </w:pPr>
      <w:r w:rsidRPr="005548BD">
        <w:t xml:space="preserve">        }</w:t>
      </w:r>
    </w:p>
    <w:p w14:paraId="0940487F" w14:textId="77777777" w:rsidR="00AB36B2" w:rsidRPr="005548BD" w:rsidRDefault="00AB36B2" w:rsidP="005411F0">
      <w:pPr>
        <w:pStyle w:val="Code"/>
      </w:pPr>
    </w:p>
    <w:p w14:paraId="0229EDA8" w14:textId="77777777" w:rsidR="00AB36B2" w:rsidRPr="005548BD" w:rsidRDefault="00AB36B2" w:rsidP="005411F0">
      <w:pPr>
        <w:pStyle w:val="Code"/>
      </w:pPr>
      <w:r w:rsidRPr="005548BD">
        <w:t xml:space="preserve">        public virtual string GetCurrentPageQueryString(PagedTaskDataInquiryResponse inquiryResponse)</w:t>
      </w:r>
    </w:p>
    <w:p w14:paraId="1D8EFE61" w14:textId="77777777" w:rsidR="00AB36B2" w:rsidRPr="005548BD" w:rsidRDefault="00AB36B2" w:rsidP="005411F0">
      <w:pPr>
        <w:pStyle w:val="Code"/>
      </w:pPr>
      <w:r w:rsidRPr="005548BD">
        <w:t xml:space="preserve">        {</w:t>
      </w:r>
    </w:p>
    <w:p w14:paraId="11C1997F" w14:textId="77777777" w:rsidR="00AB36B2" w:rsidRPr="005548BD" w:rsidRDefault="00AB36B2" w:rsidP="005411F0">
      <w:pPr>
        <w:pStyle w:val="Code"/>
      </w:pPr>
      <w:r w:rsidRPr="005548BD">
        <w:t xml:space="preserve">            return</w:t>
      </w:r>
    </w:p>
    <w:p w14:paraId="4B2A67D7" w14:textId="77777777" w:rsidR="00AB36B2" w:rsidRPr="005548BD" w:rsidRDefault="00AB36B2" w:rsidP="005411F0">
      <w:pPr>
        <w:pStyle w:val="Code"/>
      </w:pPr>
      <w:r w:rsidRPr="005548BD">
        <w:t xml:space="preserve">                string.Format(QueryStringFormat,</w:t>
      </w:r>
    </w:p>
    <w:p w14:paraId="34DE809E" w14:textId="77777777" w:rsidR="00AB36B2" w:rsidRPr="005548BD" w:rsidRDefault="00AB36B2" w:rsidP="005411F0">
      <w:pPr>
        <w:pStyle w:val="Code"/>
      </w:pPr>
      <w:r w:rsidRPr="005548BD">
        <w:t xml:space="preserve">                    inquiryResponse.PageNumber,</w:t>
      </w:r>
    </w:p>
    <w:p w14:paraId="56F8FB3F" w14:textId="77777777" w:rsidR="00AB36B2" w:rsidRPr="005548BD" w:rsidRDefault="00AB36B2" w:rsidP="005411F0">
      <w:pPr>
        <w:pStyle w:val="Code"/>
      </w:pPr>
      <w:r w:rsidRPr="005548BD">
        <w:t xml:space="preserve">                    inquiryResponse.PageSize);</w:t>
      </w:r>
    </w:p>
    <w:p w14:paraId="28CB9587" w14:textId="77777777" w:rsidR="00AB36B2" w:rsidRPr="005548BD" w:rsidRDefault="00AB36B2" w:rsidP="005411F0">
      <w:pPr>
        <w:pStyle w:val="Code"/>
      </w:pPr>
      <w:r w:rsidRPr="005548BD">
        <w:t xml:space="preserve">        }</w:t>
      </w:r>
    </w:p>
    <w:p w14:paraId="25341644" w14:textId="77777777" w:rsidR="00AB36B2" w:rsidRPr="005548BD" w:rsidRDefault="00AB36B2" w:rsidP="005411F0">
      <w:pPr>
        <w:pStyle w:val="Code"/>
      </w:pPr>
    </w:p>
    <w:p w14:paraId="5A46E759" w14:textId="77777777" w:rsidR="00AB36B2" w:rsidRPr="005548BD" w:rsidRDefault="00AB36B2" w:rsidP="005411F0">
      <w:pPr>
        <w:pStyle w:val="Code"/>
      </w:pPr>
      <w:r w:rsidRPr="005548BD">
        <w:t xml:space="preserve">        public virtual string GetPreviousPageQueryString(PagedTaskDataInquiryResponse inquiryResponse)</w:t>
      </w:r>
    </w:p>
    <w:p w14:paraId="6D262775" w14:textId="77777777" w:rsidR="00AB36B2" w:rsidRPr="005548BD" w:rsidRDefault="00AB36B2" w:rsidP="005411F0">
      <w:pPr>
        <w:pStyle w:val="Code"/>
      </w:pPr>
      <w:r w:rsidRPr="005548BD">
        <w:t xml:space="preserve">        {</w:t>
      </w:r>
    </w:p>
    <w:p w14:paraId="6BC4A372" w14:textId="77777777" w:rsidR="00AB36B2" w:rsidRPr="005548BD" w:rsidRDefault="00AB36B2" w:rsidP="005411F0">
      <w:pPr>
        <w:pStyle w:val="Code"/>
      </w:pPr>
      <w:r w:rsidRPr="005548BD">
        <w:t xml:space="preserve">            return</w:t>
      </w:r>
    </w:p>
    <w:p w14:paraId="71BF34A3" w14:textId="77777777" w:rsidR="00AB36B2" w:rsidRPr="005548BD" w:rsidRDefault="00AB36B2" w:rsidP="005411F0">
      <w:pPr>
        <w:pStyle w:val="Code"/>
      </w:pPr>
      <w:r w:rsidRPr="005548BD">
        <w:t xml:space="preserve">                string.Format(QueryStringFormat,</w:t>
      </w:r>
    </w:p>
    <w:p w14:paraId="4F534487" w14:textId="77777777" w:rsidR="00AB36B2" w:rsidRPr="005548BD" w:rsidRDefault="00AB36B2" w:rsidP="005411F0">
      <w:pPr>
        <w:pStyle w:val="Code"/>
      </w:pPr>
      <w:r w:rsidRPr="005548BD">
        <w:t xml:space="preserve">                    inquiryResponse.PageNumber - 1,</w:t>
      </w:r>
    </w:p>
    <w:p w14:paraId="4878DDDD" w14:textId="77777777" w:rsidR="00AB36B2" w:rsidRPr="005548BD" w:rsidRDefault="00AB36B2" w:rsidP="005411F0">
      <w:pPr>
        <w:pStyle w:val="Code"/>
      </w:pPr>
      <w:r w:rsidRPr="005548BD">
        <w:t xml:space="preserve">                    inquiryResponse.PageSize);</w:t>
      </w:r>
    </w:p>
    <w:p w14:paraId="5FE4338F" w14:textId="77777777" w:rsidR="00AB36B2" w:rsidRPr="005548BD" w:rsidRDefault="00AB36B2" w:rsidP="005411F0">
      <w:pPr>
        <w:pStyle w:val="Code"/>
      </w:pPr>
      <w:r w:rsidRPr="005548BD">
        <w:t xml:space="preserve">        }</w:t>
      </w:r>
    </w:p>
    <w:p w14:paraId="509AF1B4" w14:textId="77777777" w:rsidR="00AB36B2" w:rsidRPr="005548BD" w:rsidRDefault="00AB36B2" w:rsidP="005411F0">
      <w:pPr>
        <w:pStyle w:val="Code"/>
      </w:pPr>
    </w:p>
    <w:p w14:paraId="633770C9" w14:textId="77777777" w:rsidR="00AB36B2" w:rsidRPr="005548BD" w:rsidRDefault="00AB36B2" w:rsidP="005411F0">
      <w:pPr>
        <w:pStyle w:val="Code"/>
      </w:pPr>
      <w:r w:rsidRPr="005548BD">
        <w:t xml:space="preserve">        public virtual string GetNextPageQueryString(PagedTaskDataInquiryResponse inquiryResponse)</w:t>
      </w:r>
    </w:p>
    <w:p w14:paraId="60EECC86" w14:textId="77777777" w:rsidR="00AB36B2" w:rsidRPr="005548BD" w:rsidRDefault="00AB36B2" w:rsidP="005411F0">
      <w:pPr>
        <w:pStyle w:val="Code"/>
      </w:pPr>
      <w:r w:rsidRPr="005548BD">
        <w:t xml:space="preserve">        {</w:t>
      </w:r>
    </w:p>
    <w:p w14:paraId="44291409" w14:textId="77777777" w:rsidR="00AB36B2" w:rsidRPr="005548BD" w:rsidRDefault="00AB36B2" w:rsidP="005411F0">
      <w:pPr>
        <w:pStyle w:val="Code"/>
      </w:pPr>
      <w:r w:rsidRPr="005548BD">
        <w:t xml:space="preserve">            return string.Format(QueryStringFormat,</w:t>
      </w:r>
    </w:p>
    <w:p w14:paraId="76F27190" w14:textId="77777777" w:rsidR="00AB36B2" w:rsidRPr="005548BD" w:rsidRDefault="00AB36B2" w:rsidP="005411F0">
      <w:pPr>
        <w:pStyle w:val="Code"/>
      </w:pPr>
      <w:r w:rsidRPr="005548BD">
        <w:t xml:space="preserve">                inquiryResponse.PageNumber + 1,</w:t>
      </w:r>
    </w:p>
    <w:p w14:paraId="4DFB886A" w14:textId="77777777" w:rsidR="00AB36B2" w:rsidRPr="005548BD" w:rsidRDefault="00AB36B2" w:rsidP="005411F0">
      <w:pPr>
        <w:pStyle w:val="Code"/>
      </w:pPr>
      <w:r w:rsidRPr="005548BD">
        <w:t xml:space="preserve">                inquiryResponse.PageSize);</w:t>
      </w:r>
    </w:p>
    <w:p w14:paraId="45AD21F3" w14:textId="77777777" w:rsidR="00AB36B2" w:rsidRPr="005548BD" w:rsidRDefault="00AB36B2" w:rsidP="005411F0">
      <w:pPr>
        <w:pStyle w:val="Code"/>
      </w:pPr>
      <w:r w:rsidRPr="005548BD">
        <w:t xml:space="preserve">        }</w:t>
      </w:r>
    </w:p>
    <w:p w14:paraId="1DFC4025" w14:textId="77777777" w:rsidR="00AB36B2" w:rsidRPr="005548BD" w:rsidRDefault="00AB36B2" w:rsidP="005411F0">
      <w:pPr>
        <w:pStyle w:val="Code"/>
      </w:pPr>
      <w:r w:rsidRPr="005548BD">
        <w:t xml:space="preserve">    }</w:t>
      </w:r>
    </w:p>
    <w:p w14:paraId="71358F40" w14:textId="77777777" w:rsidR="00AB36B2" w:rsidRDefault="00AB36B2" w:rsidP="005411F0">
      <w:pPr>
        <w:pStyle w:val="Code"/>
      </w:pPr>
      <w:r w:rsidRPr="005548BD">
        <w:t>}</w:t>
      </w:r>
      <w:bookmarkEnd w:id="304"/>
      <w:bookmarkEnd w:id="305"/>
    </w:p>
    <w:p w14:paraId="2EC572DA" w14:textId="77777777" w:rsidR="00AB36B2" w:rsidRDefault="00AB36B2" w:rsidP="003435C7">
      <w:pPr>
        <w:pStyle w:val="BodyText"/>
      </w:pPr>
      <w:r>
        <w:t xml:space="preserve">The first thing we note is that a call to the </w:t>
      </w:r>
      <w:r w:rsidRPr="00E713EB">
        <w:rPr>
          <w:rStyle w:val="CodeInline"/>
        </w:rPr>
        <w:t>AddLinksInquiryResponse</w:t>
      </w:r>
      <w:r>
        <w:t xml:space="preserve"> helper method has been added to </w:t>
      </w:r>
      <w:r w:rsidRPr="00E713EB">
        <w:rPr>
          <w:rStyle w:val="CodeInline"/>
        </w:rPr>
        <w:t>GetTasks</w:t>
      </w:r>
      <w:r>
        <w:t xml:space="preserve">. This new method relies on the </w:t>
      </w:r>
      <w:r w:rsidRPr="00E713EB">
        <w:rPr>
          <w:rStyle w:val="CodeInline"/>
        </w:rPr>
        <w:t>ITaskLinkService</w:t>
      </w:r>
      <w:r>
        <w:t xml:space="preserve"> and on the </w:t>
      </w:r>
      <w:r w:rsidRPr="00E713EB">
        <w:rPr>
          <w:rStyle w:val="CodeInline"/>
        </w:rPr>
        <w:t>Get*PageQueryString</w:t>
      </w:r>
      <w:r>
        <w:t xml:space="preserve"> helper methods. And, as you can see, the </w:t>
      </w:r>
      <w:r w:rsidRPr="00E713EB">
        <w:rPr>
          <w:rStyle w:val="CodeInline"/>
        </w:rPr>
        <w:t>Get*PageQueryString</w:t>
      </w:r>
      <w:r>
        <w:t xml:space="preserve"> methods are quite simple, each encapsulating a string formatting operation that builds an appropriate query string.</w:t>
      </w:r>
    </w:p>
    <w:p w14:paraId="67D3DE8C" w14:textId="77777777" w:rsidR="00AB36B2" w:rsidRDefault="00AB36B2" w:rsidP="003435C7">
      <w:pPr>
        <w:pStyle w:val="BodyText"/>
      </w:pPr>
      <w:r>
        <w:t xml:space="preserve">Similarly, we modified the </w:t>
      </w:r>
      <w:r w:rsidRPr="00E713EB">
        <w:rPr>
          <w:rStyle w:val="CodeInline"/>
        </w:rPr>
        <w:t>GetTasks</w:t>
      </w:r>
      <w:r>
        <w:t xml:space="preserve"> helper method to add a self link and child links to each </w:t>
      </w:r>
      <w:r w:rsidRPr="00E713EB">
        <w:rPr>
          <w:rStyle w:val="CodeInline"/>
        </w:rPr>
        <w:t>Task</w:t>
      </w:r>
      <w:r>
        <w:t xml:space="preserve"> service model object. These link-enhanced tasks are then packaged up in the </w:t>
      </w:r>
      <w:r w:rsidRPr="00E713EB">
        <w:rPr>
          <w:rStyle w:val="CodeInline"/>
        </w:rPr>
        <w:t>GetTasks</w:t>
      </w:r>
      <w:r>
        <w:t xml:space="preserve"> interface method and returned to the caller, which, as we remember, is the </w:t>
      </w:r>
      <w:r w:rsidRPr="00E713EB">
        <w:rPr>
          <w:rStyle w:val="CodeInline"/>
        </w:rPr>
        <w:t>TasksController</w:t>
      </w:r>
      <w:r>
        <w:t>.</w:t>
      </w:r>
    </w:p>
    <w:p w14:paraId="460D9A65" w14:textId="77777777" w:rsidR="00AB36B2" w:rsidRDefault="00AB36B2" w:rsidP="003435C7">
      <w:pPr>
        <w:pStyle w:val="BodyTex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bhogg's credentials, as usual):</w:t>
      </w:r>
    </w:p>
    <w:p w14:paraId="12E8DFFF" w14:textId="77777777" w:rsidR="00AB36B2" w:rsidRDefault="00AB36B2" w:rsidP="005411F0">
      <w:pPr>
        <w:pStyle w:val="CodeCaption"/>
      </w:pPr>
      <w:r>
        <w:t>Paged Tasks Request - With Links (abbreviated)</w:t>
      </w:r>
    </w:p>
    <w:p w14:paraId="0AE6022C" w14:textId="77777777" w:rsidR="00AB36B2" w:rsidRPr="00824DE5" w:rsidRDefault="00AB36B2" w:rsidP="005411F0">
      <w:pPr>
        <w:pStyle w:val="Code"/>
      </w:pPr>
      <w:r w:rsidRPr="00824DE5">
        <w:t>GET http://localhost:61589/api/v1/tasks?pageNumber=2&amp;pageSize=10 HTTP/1.1</w:t>
      </w:r>
    </w:p>
    <w:p w14:paraId="34EDFEDE" w14:textId="77777777" w:rsidR="00AB36B2" w:rsidRPr="00824DE5" w:rsidRDefault="00AB36B2" w:rsidP="005411F0">
      <w:pPr>
        <w:pStyle w:val="Code"/>
      </w:pPr>
      <w:r w:rsidRPr="00824DE5">
        <w:t>Content-Type: text/json</w:t>
      </w:r>
    </w:p>
    <w:p w14:paraId="29575CEC" w14:textId="77777777" w:rsidR="00AB36B2" w:rsidRPr="00824DE5" w:rsidRDefault="00AB36B2" w:rsidP="005411F0">
      <w:pPr>
        <w:pStyle w:val="Code"/>
      </w:pPr>
      <w:r w:rsidRPr="00824DE5">
        <w:t>Authorization: Basic YmhvZ2c6aWdub3JlZA==</w:t>
      </w:r>
    </w:p>
    <w:p w14:paraId="17948E26" w14:textId="77777777" w:rsidR="00AB36B2" w:rsidRDefault="00D14BB5" w:rsidP="005411F0">
      <w:pPr>
        <w:pStyle w:val="Figure"/>
      </w:pPr>
      <w:r>
        <w:rPr>
          <w:noProof/>
        </w:rPr>
        <w:lastRenderedPageBreak/>
        <w:pict w14:anchorId="1575CA5D">
          <v:shape id="Picture 6" o:spid="_x0000_i1027" type="#_x0000_t75" style="width:328.5pt;height:480.5pt;visibility:visible;mso-wrap-style:square">
            <v:imagedata r:id="rId16" o:title=""/>
          </v:shape>
        </w:pict>
      </w:r>
    </w:p>
    <w:p w14:paraId="391DF510" w14:textId="77777777" w:rsidR="00AB36B2" w:rsidRDefault="00AB36B2" w:rsidP="005411F0">
      <w:pPr>
        <w:pStyle w:val="FigureCaption"/>
      </w:pPr>
      <w:r>
        <w:t>Figure 7-3. Paged Tasks Response - With Links (abbreviated)</w:t>
      </w:r>
    </w:p>
    <w:p w14:paraId="4D4F3590" w14:textId="77777777" w:rsidR="00AB36B2" w:rsidRDefault="00AB36B2" w:rsidP="003435C7">
      <w:pPr>
        <w:pStyle w:val="BodyText"/>
      </w:pPr>
      <w:r>
        <w:t xml:space="preserve">We see that the links have now been added to the response. Links are present at the response level (i.e., the </w:t>
      </w:r>
      <w:r w:rsidRPr="009519AA">
        <w:rPr>
          <w:rStyle w:val="Emphasis"/>
        </w:rPr>
        <w:t>All Tasks Inquiry</w:t>
      </w:r>
      <w:r>
        <w:t xml:space="preserve"> link and the page-specific inquiry links), the task level, and at the user level. Great work!</w:t>
      </w:r>
    </w:p>
    <w:p w14:paraId="72C6AB7A" w14:textId="77777777" w:rsidR="00AB36B2" w:rsidRDefault="00AB36B2" w:rsidP="005411F0">
      <w:pPr>
        <w:pStyle w:val="Heading1"/>
      </w:pPr>
      <w:r>
        <w:lastRenderedPageBreak/>
        <w:t>Summary</w:t>
      </w:r>
    </w:p>
    <w:p w14:paraId="4AAD632D" w14:textId="77777777" w:rsidR="00AB36B2" w:rsidRDefault="00AB36B2" w:rsidP="005411F0">
      <w:pPr>
        <w:pStyle w:val="BodyTextFirst"/>
      </w:pPr>
      <w:r>
        <w:t>We've reached the point in this book where we have implemented at least one example of virtually everything you need to know to build your own web API. We've implemented:</w:t>
      </w:r>
    </w:p>
    <w:p w14:paraId="78C298ED" w14:textId="77777777" w:rsidR="00AB36B2" w:rsidRDefault="00AB36B2" w:rsidP="005411F0">
      <w:pPr>
        <w:pStyle w:val="Bullet"/>
      </w:pPr>
      <w:r>
        <w:t>API versioning</w:t>
      </w:r>
    </w:p>
    <w:p w14:paraId="5C71A54C" w14:textId="77777777" w:rsidR="00AB36B2" w:rsidRDefault="00AB36B2" w:rsidP="005411F0">
      <w:pPr>
        <w:pStyle w:val="Bullet"/>
      </w:pPr>
      <w:r>
        <w:t>Routing</w:t>
      </w:r>
    </w:p>
    <w:p w14:paraId="0EDF2F5A" w14:textId="77777777" w:rsidR="00AB36B2" w:rsidRDefault="00AB36B2" w:rsidP="005411F0">
      <w:pPr>
        <w:pStyle w:val="Bullet"/>
      </w:pPr>
      <w:r>
        <w:t>Each of the main HTTP verbs</w:t>
      </w:r>
    </w:p>
    <w:p w14:paraId="232841E6" w14:textId="77777777" w:rsidR="00AB36B2" w:rsidRDefault="00AB36B2" w:rsidP="005411F0">
      <w:pPr>
        <w:pStyle w:val="Bullet"/>
      </w:pPr>
      <w:r>
        <w:t>Relationships</w:t>
      </w:r>
    </w:p>
    <w:p w14:paraId="5A74E2DA" w14:textId="77777777" w:rsidR="00AB36B2" w:rsidRDefault="00AB36B2" w:rsidP="005411F0">
      <w:pPr>
        <w:pStyle w:val="Bullet"/>
      </w:pPr>
      <w:r>
        <w:t>Partial updates</w:t>
      </w:r>
    </w:p>
    <w:p w14:paraId="512FBE47" w14:textId="77777777" w:rsidR="00AB36B2" w:rsidRDefault="00AB36B2" w:rsidP="005411F0">
      <w:pPr>
        <w:pStyle w:val="Bullet"/>
      </w:pPr>
      <w:r>
        <w:t>Hypermedia links</w:t>
      </w:r>
    </w:p>
    <w:p w14:paraId="2FA39804" w14:textId="77777777" w:rsidR="00AB36B2" w:rsidRDefault="00AB36B2" w:rsidP="005411F0">
      <w:pPr>
        <w:pStyle w:val="Bullet"/>
      </w:pPr>
      <w:r>
        <w:t>Paging of results</w:t>
      </w:r>
    </w:p>
    <w:p w14:paraId="320B8C59" w14:textId="77777777" w:rsidR="00AB36B2" w:rsidRDefault="00AB36B2" w:rsidP="005411F0">
      <w:pPr>
        <w:pStyle w:val="Bullet"/>
      </w:pPr>
      <w:r>
        <w:t>Non-resource API operations</w:t>
      </w:r>
    </w:p>
    <w:p w14:paraId="00140355" w14:textId="77777777" w:rsidR="00AB36B2" w:rsidRDefault="00AB36B2" w:rsidP="005411F0">
      <w:pPr>
        <w:pStyle w:val="Bullet"/>
      </w:pPr>
      <w:r>
        <w:t>Persistence</w:t>
      </w:r>
    </w:p>
    <w:p w14:paraId="1AD094EB" w14:textId="77777777" w:rsidR="00AB36B2" w:rsidRDefault="00AB36B2" w:rsidP="005411F0">
      <w:pPr>
        <w:pStyle w:val="Bullet"/>
      </w:pPr>
      <w:r>
        <w:t>Dependency Injection</w:t>
      </w:r>
    </w:p>
    <w:p w14:paraId="4EEDC853" w14:textId="77777777" w:rsidR="00AB36B2" w:rsidRDefault="00AB36B2" w:rsidP="005411F0">
      <w:pPr>
        <w:pStyle w:val="Bullet"/>
      </w:pPr>
      <w:r>
        <w:t>Tracing / Logging</w:t>
      </w:r>
    </w:p>
    <w:p w14:paraId="132AEE2C" w14:textId="77777777" w:rsidR="00AB36B2" w:rsidRDefault="00AB36B2" w:rsidP="005411F0">
      <w:pPr>
        <w:pStyle w:val="Bullet"/>
      </w:pPr>
      <w:r>
        <w:t>Error handling</w:t>
      </w:r>
    </w:p>
    <w:p w14:paraId="70FFD58A" w14:textId="77777777" w:rsidR="00AB36B2" w:rsidRDefault="00AB36B2" w:rsidP="005411F0">
      <w:pPr>
        <w:pStyle w:val="Bullet"/>
      </w:pPr>
      <w:r>
        <w:t>Input validation</w:t>
      </w:r>
    </w:p>
    <w:p w14:paraId="21AFFAE2" w14:textId="77777777" w:rsidR="00AB36B2" w:rsidRDefault="00AB36B2" w:rsidP="005411F0">
      <w:pPr>
        <w:pStyle w:val="Bullet"/>
      </w:pPr>
      <w:r>
        <w:t>Authentication / authorization</w:t>
      </w:r>
    </w:p>
    <w:p w14:paraId="77386B5E" w14:textId="77777777" w:rsidR="00AB36B2" w:rsidRDefault="00AB36B2" w:rsidP="005411F0">
      <w:pPr>
        <w:pStyle w:val="Bullet"/>
      </w:pPr>
      <w:r>
        <w:t>Auditing</w:t>
      </w:r>
    </w:p>
    <w:p w14:paraId="4A7BE8FD" w14:textId="77777777" w:rsidR="00AB36B2" w:rsidRPr="00A80F6B" w:rsidRDefault="00AB36B2" w:rsidP="005411F0">
      <w:pPr>
        <w:pStyle w:val="Bullet"/>
      </w:pPr>
      <w:r>
        <w:t>Removing sensitive data from response messages</w:t>
      </w:r>
    </w:p>
    <w:p w14:paraId="0EA604DC" w14:textId="77777777" w:rsidR="00AB36B2" w:rsidRDefault="00AB36B2" w:rsidP="003435C7">
      <w:pPr>
        <w:pStyle w:val="BodyText"/>
      </w:pPr>
      <w:r>
        <w:t>And we did it in such a way as to leverage and highlight the great framework-level support you get from the ASP.NET Web API.</w:t>
      </w:r>
    </w:p>
    <w:p w14:paraId="12152253" w14:textId="77777777" w:rsidR="00AB36B2" w:rsidRDefault="00AB36B2" w:rsidP="003435C7">
      <w:pPr>
        <w:pStyle w:val="BodyText"/>
      </w:pPr>
      <w:r>
        <w:t>In the next chapter we will demonstrate how ASP.NET Web API can be leveraged to support existing "legacy" (SOAP-based) clients. Then, in Chapter 9, we'll wrap things up with some unit testing and a Web page that consumes our task-management service.</w:t>
      </w:r>
    </w:p>
    <w:p w14:paraId="4FD278AF" w14:textId="77777777" w:rsidR="00AB36B2" w:rsidRPr="00EB3C44" w:rsidRDefault="00AB36B2" w:rsidP="003435C7">
      <w:pPr>
        <w:pStyle w:val="BodyText"/>
      </w:pPr>
    </w:p>
    <w:sectPr w:rsidR="00AB36B2" w:rsidRPr="00EB3C44" w:rsidSect="0085090A">
      <w:headerReference w:type="even" r:id="rId17"/>
      <w:headerReference w:type="default" r:id="rId18"/>
      <w:footerReference w:type="even" r:id="rId19"/>
      <w:footerReference w:type="default" r:id="rId20"/>
      <w:headerReference w:type="first" r:id="rId21"/>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1T15:28:00Z" w:initials="FCF">
    <w:p w14:paraId="4CF13D6F" w14:textId="77777777" w:rsidR="00A46F3F" w:rsidRDefault="00A46F3F">
      <w:pPr>
        <w:pStyle w:val="CommentText"/>
      </w:pPr>
      <w:bookmarkStart w:id="1" w:name="_GoBack"/>
      <w:bookmarkEnd w:id="1"/>
      <w:r>
        <w:rPr>
          <w:rStyle w:val="CommentReference"/>
        </w:rPr>
        <w:annotationRef/>
      </w:r>
      <w:r>
        <w:t>This chapter, as the previous ones, suffers of the same issues. It lacks of useful information such as the project where to add the code, which using namespace instructions we have to add to the code, which new assemblies we have to reference, and so on.</w:t>
      </w:r>
    </w:p>
    <w:p w14:paraId="5DCEB68C" w14:textId="77777777" w:rsidR="00A46F3F" w:rsidRDefault="00A46F3F">
      <w:pPr>
        <w:pStyle w:val="CommentText"/>
      </w:pPr>
    </w:p>
    <w:p w14:paraId="5E3DEFED" w14:textId="77777777" w:rsidR="00A46F3F" w:rsidRDefault="00A46F3F">
      <w:pPr>
        <w:pStyle w:val="CommentText"/>
      </w:pPr>
      <w:r>
        <w:t>This time I found an error in the code execution too, the web api service returned me an error instead of the expected output.</w:t>
      </w:r>
    </w:p>
    <w:p w14:paraId="092A337D" w14:textId="77777777" w:rsidR="00A46F3F" w:rsidRDefault="00A46F3F">
      <w:pPr>
        <w:pStyle w:val="CommentText"/>
      </w:pPr>
    </w:p>
    <w:p w14:paraId="3305F477" w14:textId="77777777" w:rsidR="00A46F3F" w:rsidRDefault="00A46F3F">
      <w:pPr>
        <w:pStyle w:val="CommentText"/>
      </w:pPr>
      <w:r>
        <w:t>I suggest to start from the chapter 6 code and following the chapter, add code and do tests. Maybe I did something wrong but the error is pretty clear and it doesn’t seem my mistake.</w:t>
      </w:r>
    </w:p>
  </w:comment>
  <w:comment w:id="7" w:author="Brian Wortman" w:date="2014-06-12T17:26:00Z" w:initials="BW">
    <w:p w14:paraId="06803999" w14:textId="77777777" w:rsidR="00A46F3F" w:rsidRDefault="00A46F3F">
      <w:pPr>
        <w:pStyle w:val="CommentText"/>
      </w:pPr>
      <w:r>
        <w:t>WebApi2Book.Data</w:t>
      </w:r>
      <w:r>
        <w:rPr>
          <w:rStyle w:val="CommentReference"/>
        </w:rPr>
        <w:annotationRef/>
      </w:r>
      <w:r>
        <w:t>.QueryProcessors</w:t>
      </w:r>
    </w:p>
  </w:comment>
  <w:comment w:id="12" w:author="Brian Wortman" w:date="2014-06-12T17:28:00Z" w:initials="BW">
    <w:p w14:paraId="002E5730" w14:textId="77777777" w:rsidR="00A46F3F" w:rsidRDefault="00A46F3F">
      <w:pPr>
        <w:pStyle w:val="CommentText"/>
      </w:pPr>
      <w:r>
        <w:rPr>
          <w:rStyle w:val="CommentReference"/>
        </w:rPr>
        <w:annotationRef/>
      </w:r>
      <w:r>
        <w:t>Also:</w:t>
      </w:r>
    </w:p>
    <w:p w14:paraId="0CD36D2F" w14:textId="77777777" w:rsidR="00A46F3F" w:rsidRDefault="00A46F3F">
      <w:pPr>
        <w:pStyle w:val="CommentText"/>
      </w:pPr>
      <w:bookmarkStart w:id="13" w:name="OLE_LINK203"/>
      <w:bookmarkStart w:id="14" w:name="OLE_LINK204"/>
      <w:r w:rsidRPr="003F33C1">
        <w:t>using WebApi2Book.Data.QueryProcessors;</w:t>
      </w:r>
    </w:p>
    <w:bookmarkEnd w:id="13"/>
    <w:bookmarkEnd w:id="14"/>
  </w:comment>
  <w:comment w:id="15" w:author="Fabio Claudio Ferracchiati" w:date="2014-06-11T12:49:00Z" w:initials="FCF">
    <w:p w14:paraId="26106604" w14:textId="77777777" w:rsidR="00A46F3F" w:rsidRDefault="00A46F3F">
      <w:pPr>
        <w:pStyle w:val="CommentText"/>
      </w:pPr>
      <w:r>
        <w:rPr>
          <w:rStyle w:val="CommentReference"/>
        </w:rPr>
        <w:annotationRef/>
      </w:r>
      <w:r>
        <w:t xml:space="preserve">In both codes is not clear where to add the classes. I’ve understood from namespaces but you should always add this information. </w:t>
      </w:r>
    </w:p>
  </w:comment>
  <w:comment w:id="31" w:author="Brian Wortman" w:date="2014-06-12T17:31:00Z" w:initials="BW">
    <w:p w14:paraId="5E26634F" w14:textId="77777777" w:rsidR="00A46F3F" w:rsidRDefault="00A46F3F">
      <w:pPr>
        <w:pStyle w:val="CommentText"/>
      </w:pPr>
      <w:r>
        <w:rPr>
          <w:rStyle w:val="CommentReference"/>
        </w:rPr>
        <w:annotationRef/>
      </w:r>
      <w:r>
        <w:t>Use this instead:</w:t>
      </w:r>
    </w:p>
    <w:p w14:paraId="01BCC3AE" w14:textId="77777777" w:rsidR="00A46F3F" w:rsidRDefault="00A46F3F">
      <w:pPr>
        <w:pStyle w:val="CommentText"/>
      </w:pPr>
      <w:bookmarkStart w:id="32" w:name="OLE_LINK208"/>
      <w:bookmarkStart w:id="33" w:name="OLE_LINK209"/>
      <w:r w:rsidRPr="003F33C1">
        <w:t>using WebApi2Book.Data.QueryProcessors;</w:t>
      </w:r>
    </w:p>
    <w:bookmarkEnd w:id="32"/>
    <w:bookmarkEnd w:id="33"/>
  </w:comment>
  <w:comment w:id="50" w:author="Brian Wortman" w:date="2014-06-12T17:42:00Z" w:initials="BW">
    <w:p w14:paraId="41AB8A48" w14:textId="77777777" w:rsidR="00A46F3F" w:rsidRDefault="00A46F3F">
      <w:pPr>
        <w:pStyle w:val="CommentText"/>
      </w:pPr>
      <w:r>
        <w:rPr>
          <w:rStyle w:val="CommentReference"/>
        </w:rPr>
        <w:annotationRef/>
      </w:r>
      <w:r>
        <w:t xml:space="preserve">No, should be </w:t>
      </w:r>
      <w:r w:rsidRPr="00694247">
        <w:t>WebApi2Book.Data.QueryProcessors</w:t>
      </w:r>
    </w:p>
  </w:comment>
  <w:comment w:id="55" w:author="Brian Wortman" w:date="2014-06-12T17:43:00Z" w:initials="BW">
    <w:p w14:paraId="6CE4BC1B" w14:textId="77777777" w:rsidR="00A46F3F" w:rsidRDefault="00A46F3F">
      <w:pPr>
        <w:pStyle w:val="CommentText"/>
      </w:pPr>
      <w:r>
        <w:rPr>
          <w:rStyle w:val="CommentReference"/>
        </w:rPr>
        <w:annotationRef/>
      </w:r>
      <w:r>
        <w:t>Should be:</w:t>
      </w:r>
    </w:p>
    <w:p w14:paraId="1E114163" w14:textId="77777777" w:rsidR="00A46F3F" w:rsidRDefault="00A46F3F" w:rsidP="00694247">
      <w:pPr>
        <w:pStyle w:val="CommentText"/>
      </w:pPr>
      <w:bookmarkStart w:id="59" w:name="OLE_LINK216"/>
      <w:bookmarkStart w:id="60" w:name="OLE_LINK217"/>
      <w:r>
        <w:t>using System.Collections.Generic;</w:t>
      </w:r>
    </w:p>
    <w:p w14:paraId="170623E5" w14:textId="77777777" w:rsidR="00A46F3F" w:rsidRDefault="00A46F3F" w:rsidP="00694247">
      <w:pPr>
        <w:pStyle w:val="CommentText"/>
      </w:pPr>
      <w:r>
        <w:t>using System.Linq;</w:t>
      </w:r>
    </w:p>
    <w:p w14:paraId="619BD31E" w14:textId="77777777" w:rsidR="00A46F3F" w:rsidRDefault="00A46F3F" w:rsidP="00694247">
      <w:pPr>
        <w:pStyle w:val="CommentText"/>
      </w:pPr>
      <w:r>
        <w:t>using NHibernate;</w:t>
      </w:r>
    </w:p>
    <w:p w14:paraId="31FF1851" w14:textId="77777777" w:rsidR="00A46F3F" w:rsidRDefault="00A46F3F" w:rsidP="00694247">
      <w:pPr>
        <w:pStyle w:val="CommentText"/>
      </w:pPr>
      <w:r>
        <w:t>using WebApi2Book.Data.Entities;</w:t>
      </w:r>
    </w:p>
    <w:p w14:paraId="22549CEA" w14:textId="77777777" w:rsidR="00A46F3F" w:rsidRDefault="00A46F3F" w:rsidP="00694247">
      <w:pPr>
        <w:pStyle w:val="CommentText"/>
      </w:pPr>
      <w:r>
        <w:t>using WebApi2Book.Data.Exceptions;</w:t>
      </w:r>
    </w:p>
    <w:p w14:paraId="23148D68" w14:textId="77777777" w:rsidR="00A46F3F" w:rsidRDefault="00A46F3F" w:rsidP="00694247">
      <w:pPr>
        <w:pStyle w:val="CommentText"/>
      </w:pPr>
      <w:r>
        <w:t>using WebApi2Book.Data.QueryProcessors;</w:t>
      </w:r>
    </w:p>
    <w:p w14:paraId="6681A4CC" w14:textId="77777777" w:rsidR="00A46F3F" w:rsidRDefault="00A46F3F" w:rsidP="00694247">
      <w:pPr>
        <w:pStyle w:val="CommentText"/>
      </w:pPr>
      <w:r>
        <w:t>using PropertyValueMapType = System.Collections.Generic.Dictionary&lt;string, object&gt;;</w:t>
      </w:r>
    </w:p>
    <w:bookmarkEnd w:id="59"/>
    <w:bookmarkEnd w:id="60"/>
  </w:comment>
  <w:comment w:id="75" w:author="Fabio Claudio Ferracchiati" w:date="2014-06-11T14:03:00Z" w:initials="FCF">
    <w:p w14:paraId="169C1408" w14:textId="77777777" w:rsidR="00A46F3F" w:rsidRDefault="00A46F3F">
      <w:pPr>
        <w:pStyle w:val="CommentText"/>
      </w:pPr>
      <w:r>
        <w:rPr>
          <w:rStyle w:val="CommentReference"/>
        </w:rPr>
        <w:annotationRef/>
      </w:r>
      <w:r>
        <w:t>You added a new variable that refers to a new interface that you will show after few pages later. Could you introduce it earlier?</w:t>
      </w:r>
    </w:p>
  </w:comment>
  <w:comment w:id="101" w:author="Fabio Claudio Ferracchiati" w:date="2014-06-11T14:10:00Z" w:initials="FCF">
    <w:p w14:paraId="7CB93C49" w14:textId="77777777" w:rsidR="00A46F3F" w:rsidRDefault="00A46F3F">
      <w:pPr>
        <w:pStyle w:val="CommentText"/>
      </w:pPr>
      <w:r>
        <w:rPr>
          <w:rStyle w:val="CommentReference"/>
        </w:rPr>
        <w:annotationRef/>
      </w:r>
      <w:r>
        <w:t>Missing reference to System.Components.DataAnnotations.dll</w:t>
      </w:r>
    </w:p>
  </w:comment>
  <w:comment w:id="102" w:author="Brian Wortman" w:date="2014-06-12T17:50:00Z" w:initials="BW">
    <w:p w14:paraId="694AC45D" w14:textId="77777777" w:rsidR="00A46F3F" w:rsidRDefault="00A46F3F">
      <w:pPr>
        <w:pStyle w:val="CommentText"/>
      </w:pPr>
      <w:r>
        <w:rPr>
          <w:rStyle w:val="CommentReference"/>
        </w:rPr>
        <w:annotationRef/>
      </w:r>
      <w:r>
        <w:t>True, need to add ref</w:t>
      </w:r>
    </w:p>
  </w:comment>
  <w:comment w:id="113" w:author="Brian Wortman" w:date="2014-06-12T17:52:00Z" w:initials="BW">
    <w:p w14:paraId="745C09C2" w14:textId="77777777" w:rsidR="00A46F3F" w:rsidRDefault="00A46F3F">
      <w:pPr>
        <w:pStyle w:val="CommentText"/>
      </w:pPr>
      <w:r>
        <w:rPr>
          <w:rStyle w:val="CommentReference"/>
        </w:rPr>
        <w:annotationRef/>
      </w:r>
      <w:r>
        <w:t>Instead:</w:t>
      </w:r>
    </w:p>
    <w:p w14:paraId="09EF5FDA" w14:textId="77777777" w:rsidR="00A46F3F" w:rsidRDefault="00A46F3F">
      <w:pPr>
        <w:pStyle w:val="CommentText"/>
      </w:pPr>
      <w:r w:rsidRPr="00F84B24">
        <w:t>using WebApi2Book.Data.QueryProcessors;</w:t>
      </w:r>
    </w:p>
  </w:comment>
  <w:comment w:id="118" w:author="Fabio Claudio Ferracchiati" w:date="2014-06-11T14:25:00Z" w:initials="FCF">
    <w:p w14:paraId="3F3CD1C9" w14:textId="77777777" w:rsidR="00A46F3F" w:rsidRDefault="00A46F3F">
      <w:pPr>
        <w:pStyle w:val="CommentText"/>
      </w:pPr>
      <w:r>
        <w:rPr>
          <w:rStyle w:val="CommentReference"/>
        </w:rPr>
        <w:annotationRef/>
      </w:r>
      <w:r>
        <w:t>The solution doesn’t compile unless you add the System.ComponentModel.DataAnnotations to the WebApi2Book.Web.Common project.</w:t>
      </w:r>
    </w:p>
  </w:comment>
  <w:comment w:id="119" w:author="Brian Wortman" w:date="2014-06-12T18:49:00Z" w:initials="BW">
    <w:p w14:paraId="1B48F093" w14:textId="77777777" w:rsidR="00A46F3F" w:rsidRDefault="00A46F3F">
      <w:pPr>
        <w:pStyle w:val="CommentText"/>
      </w:pPr>
      <w:r>
        <w:rPr>
          <w:rStyle w:val="CommentReference"/>
        </w:rPr>
        <w:annotationRef/>
      </w:r>
      <w:r>
        <w:t>Addressed above.</w:t>
      </w:r>
    </w:p>
  </w:comment>
  <w:comment w:id="130" w:author="Brian Wortman" w:date="2014-06-12T18:00:00Z" w:initials="BW">
    <w:p w14:paraId="58420819" w14:textId="77777777" w:rsidR="00A46F3F" w:rsidRDefault="00A46F3F">
      <w:pPr>
        <w:pStyle w:val="CommentText"/>
      </w:pPr>
      <w:r>
        <w:rPr>
          <w:rStyle w:val="CommentReference"/>
        </w:rPr>
        <w:annotationRef/>
      </w:r>
      <w:r>
        <w:t>Inconsistent – either always specify or never</w:t>
      </w:r>
    </w:p>
  </w:comment>
  <w:comment w:id="146" w:author="Brian Wortman" w:date="2014-06-12T18:03:00Z" w:initials="BW">
    <w:p w14:paraId="783D98F8" w14:textId="77777777" w:rsidR="00A46F3F" w:rsidRDefault="00A46F3F">
      <w:pPr>
        <w:pStyle w:val="CommentText"/>
      </w:pPr>
      <w:r>
        <w:rPr>
          <w:rStyle w:val="CommentReference"/>
        </w:rPr>
        <w:annotationRef/>
      </w:r>
      <w:r>
        <w:t>Requires:</w:t>
      </w:r>
    </w:p>
    <w:p w14:paraId="6E2265E4" w14:textId="77777777" w:rsidR="00A46F3F" w:rsidRDefault="00A46F3F">
      <w:pPr>
        <w:pStyle w:val="CommentText"/>
      </w:pPr>
      <w:bookmarkStart w:id="147" w:name="OLE_LINK240"/>
      <w:bookmarkStart w:id="148" w:name="OLE_LINK241"/>
      <w:r w:rsidRPr="00982C9E">
        <w:t>using WebApi2Book.Web.Common.Validation;</w:t>
      </w:r>
    </w:p>
    <w:bookmarkEnd w:id="147"/>
    <w:bookmarkEnd w:id="148"/>
  </w:comment>
  <w:comment w:id="174" w:author="Fabio Claudio Ferracchiati" w:date="2014-06-11T14:54:00Z" w:initials="FCF">
    <w:p w14:paraId="38ABC926" w14:textId="77777777" w:rsidR="00A46F3F" w:rsidRDefault="00A46F3F">
      <w:pPr>
        <w:pStyle w:val="CommentText"/>
      </w:pPr>
      <w:r>
        <w:rPr>
          <w:rStyle w:val="CommentReference"/>
        </w:rPr>
        <w:annotationRef/>
      </w:r>
      <w:r>
        <w:t>In the new Extensions folder</w:t>
      </w:r>
    </w:p>
  </w:comment>
  <w:comment w:id="183" w:author="Fabio Claudio Ferracchiati" w:date="2014-06-11T15:01:00Z" w:initials="FCF">
    <w:p w14:paraId="3150913F" w14:textId="77777777" w:rsidR="00A46F3F" w:rsidRDefault="00A46F3F">
      <w:pPr>
        <w:pStyle w:val="CommentText"/>
      </w:pPr>
      <w:r>
        <w:rPr>
          <w:rStyle w:val="CommentReference"/>
        </w:rPr>
        <w:annotationRef/>
      </w:r>
      <w:r>
        <w:t>The project is not referenced so this namespace is not found.</w:t>
      </w:r>
    </w:p>
  </w:comment>
  <w:comment w:id="184" w:author="Brian Wortman" w:date="2014-06-12T18:19:00Z" w:initials="BW">
    <w:p w14:paraId="7AE0DA93" w14:textId="30FDD13D" w:rsidR="00A46F3F" w:rsidRDefault="00A46F3F">
      <w:pPr>
        <w:pStyle w:val="CommentText"/>
      </w:pPr>
      <w:r>
        <w:rPr>
          <w:rStyle w:val="CommentReference"/>
        </w:rPr>
        <w:annotationRef/>
      </w:r>
      <w:r>
        <w:t>Add a project ref</w:t>
      </w:r>
      <w:r w:rsidR="000C6865">
        <w:t>, just like it says right above this code.</w:t>
      </w:r>
    </w:p>
  </w:comment>
  <w:comment w:id="193" w:author="Brian Wortman" w:date="2014-06-12T18:21:00Z" w:initials="BW">
    <w:p w14:paraId="1F2E3E8D" w14:textId="77777777" w:rsidR="00A46F3F" w:rsidRDefault="00A46F3F">
      <w:pPr>
        <w:pStyle w:val="CommentText"/>
      </w:pPr>
      <w:r>
        <w:rPr>
          <w:rStyle w:val="CommentReference"/>
        </w:rPr>
        <w:annotationRef/>
      </w:r>
      <w:r w:rsidRPr="004E7162">
        <w:t>namespace WebApi2Book.Data.QueryProcessors</w:t>
      </w:r>
    </w:p>
  </w:comment>
  <w:comment w:id="197" w:author="Brian Wortman" w:date="2014-06-12T18:23:00Z" w:initials="BW">
    <w:p w14:paraId="4C227885" w14:textId="77777777" w:rsidR="00A46F3F" w:rsidRDefault="00A46F3F">
      <w:pPr>
        <w:pStyle w:val="CommentText"/>
      </w:pPr>
      <w:r>
        <w:rPr>
          <w:rStyle w:val="CommentReference"/>
        </w:rPr>
        <w:annotationRef/>
      </w:r>
      <w:r>
        <w:t>should be this:</w:t>
      </w:r>
    </w:p>
    <w:p w14:paraId="6176633A" w14:textId="77777777" w:rsidR="00A46F3F" w:rsidRDefault="00A46F3F">
      <w:pPr>
        <w:pStyle w:val="CommentText"/>
      </w:pPr>
    </w:p>
    <w:p w14:paraId="15C98AE7" w14:textId="77777777" w:rsidR="00A46F3F" w:rsidRDefault="00A46F3F" w:rsidP="004E7162">
      <w:pPr>
        <w:pStyle w:val="CommentText"/>
      </w:pPr>
      <w:bookmarkStart w:id="198" w:name="OLE_LINK251"/>
      <w:bookmarkStart w:id="199" w:name="OLE_LINK252"/>
      <w:r>
        <w:t>using NHibernate;</w:t>
      </w:r>
    </w:p>
    <w:p w14:paraId="6FE289CB" w14:textId="77777777" w:rsidR="00A46F3F" w:rsidRDefault="00A46F3F" w:rsidP="004E7162">
      <w:pPr>
        <w:pStyle w:val="CommentText"/>
      </w:pPr>
      <w:r>
        <w:t>using WebApi2Book.Data.Entities;</w:t>
      </w:r>
    </w:p>
    <w:p w14:paraId="60CD34B1" w14:textId="77777777" w:rsidR="00A46F3F" w:rsidRDefault="00A46F3F" w:rsidP="004E7162">
      <w:pPr>
        <w:pStyle w:val="CommentText"/>
      </w:pPr>
      <w:r>
        <w:t>using WebApi2Book.Data.QueryProcessors;</w:t>
      </w:r>
    </w:p>
    <w:bookmarkEnd w:id="198"/>
    <w:bookmarkEnd w:id="199"/>
  </w:comment>
  <w:comment w:id="223" w:author="Brian Wortman" w:date="2014-06-12T18:28:00Z" w:initials="BW">
    <w:p w14:paraId="57E41C60" w14:textId="77777777" w:rsidR="00A46F3F" w:rsidRDefault="00A46F3F">
      <w:pPr>
        <w:pStyle w:val="CommentText"/>
      </w:pPr>
      <w:r>
        <w:rPr>
          <w:rStyle w:val="CommentReference"/>
        </w:rPr>
        <w:annotationRef/>
      </w:r>
      <w:r>
        <w:t>Also include:</w:t>
      </w:r>
    </w:p>
    <w:p w14:paraId="65216ABC" w14:textId="77777777" w:rsidR="00A46F3F" w:rsidRDefault="00A46F3F">
      <w:pPr>
        <w:pStyle w:val="CommentText"/>
      </w:pPr>
      <w:bookmarkStart w:id="224" w:name="OLE_LINK258"/>
      <w:bookmarkStart w:id="225" w:name="OLE_LINK259"/>
      <w:r w:rsidRPr="0006019F">
        <w:t>using WebApi2Book.Data.QueryProcessors;</w:t>
      </w:r>
    </w:p>
    <w:bookmarkEnd w:id="224"/>
    <w:bookmarkEnd w:id="225"/>
  </w:comment>
  <w:comment w:id="246" w:author="Fabio Claudio Ferracchiati" w:date="2014-06-11T15:09:00Z" w:initials="FCF">
    <w:p w14:paraId="4E08A2A9" w14:textId="77777777" w:rsidR="00A46F3F" w:rsidRDefault="00A46F3F">
      <w:pPr>
        <w:pStyle w:val="CommentText"/>
      </w:pPr>
      <w:r>
        <w:rPr>
          <w:rStyle w:val="CommentReference"/>
        </w:rPr>
        <w:annotationRef/>
      </w:r>
      <w:r>
        <w:t>Actually I received this error: {"Message":"An error occurred when trying to create a controller of type 'TasksController'. Make sure that the controller has a parameterless public constructor."}</w:t>
      </w:r>
    </w:p>
  </w:comment>
  <w:comment w:id="269" w:author="Brian Wortman" w:date="2014-06-12T18:39:00Z" w:initials="BW">
    <w:p w14:paraId="3C550A9B" w14:textId="77777777" w:rsidR="00A46F3F" w:rsidRDefault="00A46F3F">
      <w:pPr>
        <w:pStyle w:val="CommentText"/>
      </w:pPr>
      <w:r>
        <w:rPr>
          <w:rStyle w:val="CommentReference"/>
        </w:rPr>
        <w:annotationRef/>
      </w:r>
      <w:r>
        <w:t>Requires:</w:t>
      </w:r>
    </w:p>
    <w:p w14:paraId="2584B4A7" w14:textId="77777777" w:rsidR="00A46F3F" w:rsidRDefault="00A46F3F">
      <w:pPr>
        <w:pStyle w:val="CommentText"/>
      </w:pPr>
      <w:bookmarkStart w:id="270" w:name="OLE_LINK273"/>
      <w:bookmarkStart w:id="271" w:name="OLE_LINK274"/>
      <w:r w:rsidRPr="001F7986">
        <w:t>using WebApi2Book.Web.Api.LinkServices</w:t>
      </w:r>
      <w:bookmarkEnd w:id="270"/>
      <w:bookmarkEnd w:id="271"/>
      <w:r w:rsidRPr="001F7986">
        <w:t>;</w:t>
      </w:r>
    </w:p>
  </w:comment>
  <w:comment w:id="307" w:author="Brian Wortman" w:date="2014-06-12T18:44:00Z" w:initials="BW">
    <w:p w14:paraId="6F13240F" w14:textId="77777777" w:rsidR="00A46F3F" w:rsidRDefault="00A46F3F">
      <w:pPr>
        <w:pStyle w:val="CommentText"/>
      </w:pPr>
      <w:r>
        <w:rPr>
          <w:rStyle w:val="CommentReference"/>
        </w:rPr>
        <w:annotationRef/>
      </w:r>
      <w:r>
        <w:t>also:</w:t>
      </w:r>
    </w:p>
    <w:p w14:paraId="4C5B58E5" w14:textId="77777777" w:rsidR="00A46F3F" w:rsidRDefault="00A46F3F">
      <w:pPr>
        <w:pStyle w:val="CommentText"/>
      </w:pPr>
      <w:bookmarkStart w:id="308" w:name="OLE_LINK282"/>
      <w:bookmarkStart w:id="309" w:name="OLE_LINK283"/>
      <w:bookmarkStart w:id="310" w:name="OLE_LINK284"/>
      <w:bookmarkStart w:id="311" w:name="_Hlk390444575"/>
      <w:bookmarkStart w:id="312" w:name="_Hlk390444576"/>
      <w:r w:rsidRPr="00D2639F">
        <w:t>using WebApi2Book.Data.QueryProcessors</w:t>
      </w:r>
      <w:bookmarkEnd w:id="308"/>
      <w:bookmarkEnd w:id="309"/>
      <w:bookmarkEnd w:id="310"/>
      <w:bookmarkEnd w:id="311"/>
      <w:bookmarkEnd w:id="31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05F477" w15:done="0"/>
  <w15:commentEx w15:paraId="06803999" w15:done="0"/>
  <w15:commentEx w15:paraId="0CD36D2F" w15:done="0"/>
  <w15:commentEx w15:paraId="26106604" w15:done="0"/>
  <w15:commentEx w15:paraId="01BCC3AE" w15:done="0"/>
  <w15:commentEx w15:paraId="41AB8A48" w15:done="0"/>
  <w15:commentEx w15:paraId="6681A4CC" w15:done="0"/>
  <w15:commentEx w15:paraId="169C1408" w15:done="0"/>
  <w15:commentEx w15:paraId="7CB93C49" w15:done="0"/>
  <w15:commentEx w15:paraId="694AC45D" w15:paraIdParent="7CB93C49" w15:done="0"/>
  <w15:commentEx w15:paraId="09EF5FDA" w15:done="0"/>
  <w15:commentEx w15:paraId="3F3CD1C9" w15:done="0"/>
  <w15:commentEx w15:paraId="1B48F093" w15:paraIdParent="3F3CD1C9" w15:done="0"/>
  <w15:commentEx w15:paraId="58420819" w15:done="0"/>
  <w15:commentEx w15:paraId="6E2265E4" w15:done="0"/>
  <w15:commentEx w15:paraId="38ABC926" w15:done="0"/>
  <w15:commentEx w15:paraId="3150913F" w15:done="0"/>
  <w15:commentEx w15:paraId="7AE0DA93" w15:paraIdParent="3150913F" w15:done="0"/>
  <w15:commentEx w15:paraId="1F2E3E8D" w15:done="0"/>
  <w15:commentEx w15:paraId="60CD34B1" w15:done="0"/>
  <w15:commentEx w15:paraId="65216ABC" w15:done="0"/>
  <w15:commentEx w15:paraId="4E08A2A9" w15:done="0"/>
  <w15:commentEx w15:paraId="2584B4A7" w15:done="0"/>
  <w15:commentEx w15:paraId="4C5B58E5"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2EAC2" w14:textId="77777777" w:rsidR="00506BCF" w:rsidRDefault="00506BCF">
      <w:r>
        <w:separator/>
      </w:r>
    </w:p>
  </w:endnote>
  <w:endnote w:type="continuationSeparator" w:id="0">
    <w:p w14:paraId="30F18600" w14:textId="77777777" w:rsidR="00506BCF" w:rsidRDefault="0050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D4E9163-E149-46A3-95FE-62BDADE6B893}"/>
    <w:embedBold r:id="rId2" w:fontKey="{5122F100-B119-4C26-A36A-3BAF7FDE54D6}"/>
    <w:embedItalic r:id="rId3" w:fontKey="{2FB7A19A-AC35-48AB-ACD4-B690C8E9EC5A}"/>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FF012B2-9985-44FE-B671-D3BF47AF9823}"/>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30766C6B-CECB-4962-91F2-FF06FBAA1242}"/>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D1ACAC6E-5E70-4AB4-8289-A64D4A9BE3D9}"/>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915E01B5-543E-477F-ABDB-A5590AE9F76E}"/>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B6AF52DF-8843-455F-A753-DBB0BDDB7FD9}"/>
  </w:font>
  <w:font w:name="Cambria">
    <w:panose1 w:val="02040503050406030204"/>
    <w:charset w:val="00"/>
    <w:family w:val="roman"/>
    <w:pitch w:val="variable"/>
    <w:sig w:usb0="E00002FF" w:usb1="400004FF" w:usb2="00000000" w:usb3="00000000" w:csb0="0000019F" w:csb1="00000000"/>
    <w:embedRegular r:id="rId9" w:fontKey="{CB12DEE2-4245-40C9-A318-EF18FDAC26A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307B" w14:textId="77777777" w:rsidR="00A46F3F" w:rsidRDefault="00A46F3F">
    <w:pPr>
      <w:pStyle w:val="Footer"/>
    </w:pPr>
    <w:r>
      <w:fldChar w:fldCharType="begin"/>
    </w:r>
    <w:r>
      <w:instrText xml:space="preserve"> PAGE   \* MERGEFORMAT </w:instrText>
    </w:r>
    <w:r>
      <w:fldChar w:fldCharType="separate"/>
    </w:r>
    <w:r w:rsidR="00D14BB5">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6621" w14:textId="77777777" w:rsidR="00A46F3F" w:rsidRDefault="00A46F3F" w:rsidP="00384E5F">
    <w:pPr>
      <w:pStyle w:val="Footer"/>
      <w:jc w:val="right"/>
    </w:pPr>
    <w:r>
      <w:fldChar w:fldCharType="begin"/>
    </w:r>
    <w:r>
      <w:instrText xml:space="preserve"> PAGE   \* MERGEFORMAT </w:instrText>
    </w:r>
    <w:r>
      <w:fldChar w:fldCharType="separate"/>
    </w:r>
    <w:r w:rsidR="00D14BB5">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DF7B9" w14:textId="77777777" w:rsidR="00506BCF" w:rsidRDefault="00506BCF">
      <w:r>
        <w:separator/>
      </w:r>
    </w:p>
  </w:footnote>
  <w:footnote w:type="continuationSeparator" w:id="0">
    <w:p w14:paraId="54AE6E57" w14:textId="77777777" w:rsidR="00506BCF" w:rsidRDefault="00506B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F199B" w14:textId="77777777" w:rsidR="00A46F3F" w:rsidRPr="002A45BE" w:rsidRDefault="00A46F3F"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02F84" w14:textId="77777777" w:rsidR="00A46F3F" w:rsidRPr="002A45BE" w:rsidRDefault="00A46F3F"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8858D" w14:textId="77777777" w:rsidR="00A46F3F" w:rsidRDefault="00506BCF" w:rsidP="007C48CB">
    <w:pPr>
      <w:pStyle w:val="ChapterNumber"/>
    </w:pPr>
    <w:r>
      <w:rPr>
        <w:noProof/>
        <w:lang w:eastAsia="ko-KR"/>
      </w:rPr>
      <w:pict w14:anchorId="6FE2368B">
        <v:roundrect id="_x0000_s2049" style="position:absolute;margin-left:-163.4pt;margin-top:-108pt;width:596.4pt;height:301.3pt;z-index:-1" arcsize="10923f" filled="f" fillcolor="#d8d8d8"/>
      </w:pict>
    </w:r>
    <w:r w:rsidR="00A46F3F">
      <w:t>C H A P T E R  7</w:t>
    </w:r>
  </w:p>
  <w:p w14:paraId="52185E32" w14:textId="77777777" w:rsidR="00A46F3F" w:rsidRDefault="00A46F3F" w:rsidP="00876398">
    <w:pPr>
      <w:jc w:val="both"/>
    </w:pPr>
  </w:p>
  <w:p w14:paraId="0BE27444" w14:textId="77777777" w:rsidR="00A46F3F" w:rsidRPr="00D30AAA" w:rsidRDefault="00A46F3F"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9930EDA" w14:textId="77777777" w:rsidR="00A46F3F" w:rsidRPr="00876398" w:rsidRDefault="00A46F3F"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4CB66310">
      <w:start w:val="1"/>
      <w:numFmt w:val="decimal"/>
      <w:pStyle w:val="ExerciseNumList"/>
      <w:lvlText w:val="%1."/>
      <w:lvlJc w:val="left"/>
      <w:pPr>
        <w:tabs>
          <w:tab w:val="num" w:pos="360"/>
        </w:tabs>
        <w:ind w:left="360" w:hanging="360"/>
      </w:pPr>
      <w:rPr>
        <w:rFonts w:hint="default"/>
      </w:rPr>
    </w:lvl>
    <w:lvl w:ilvl="1" w:tplc="DA207E94" w:tentative="1">
      <w:start w:val="1"/>
      <w:numFmt w:val="lowerLetter"/>
      <w:lvlText w:val="%2."/>
      <w:lvlJc w:val="left"/>
      <w:pPr>
        <w:tabs>
          <w:tab w:val="num" w:pos="1440"/>
        </w:tabs>
        <w:ind w:left="1440" w:hanging="360"/>
      </w:pPr>
    </w:lvl>
    <w:lvl w:ilvl="2" w:tplc="7EC49066" w:tentative="1">
      <w:start w:val="1"/>
      <w:numFmt w:val="lowerRoman"/>
      <w:lvlText w:val="%3."/>
      <w:lvlJc w:val="right"/>
      <w:pPr>
        <w:tabs>
          <w:tab w:val="num" w:pos="2160"/>
        </w:tabs>
        <w:ind w:left="2160" w:hanging="180"/>
      </w:pPr>
    </w:lvl>
    <w:lvl w:ilvl="3" w:tplc="3126D510" w:tentative="1">
      <w:start w:val="1"/>
      <w:numFmt w:val="decimal"/>
      <w:lvlText w:val="%4."/>
      <w:lvlJc w:val="left"/>
      <w:pPr>
        <w:tabs>
          <w:tab w:val="num" w:pos="2880"/>
        </w:tabs>
        <w:ind w:left="2880" w:hanging="360"/>
      </w:pPr>
    </w:lvl>
    <w:lvl w:ilvl="4" w:tplc="81A4F7A2" w:tentative="1">
      <w:start w:val="1"/>
      <w:numFmt w:val="lowerLetter"/>
      <w:lvlText w:val="%5."/>
      <w:lvlJc w:val="left"/>
      <w:pPr>
        <w:tabs>
          <w:tab w:val="num" w:pos="3600"/>
        </w:tabs>
        <w:ind w:left="3600" w:hanging="360"/>
      </w:pPr>
    </w:lvl>
    <w:lvl w:ilvl="5" w:tplc="B34043A4" w:tentative="1">
      <w:start w:val="1"/>
      <w:numFmt w:val="lowerRoman"/>
      <w:lvlText w:val="%6."/>
      <w:lvlJc w:val="right"/>
      <w:pPr>
        <w:tabs>
          <w:tab w:val="num" w:pos="4320"/>
        </w:tabs>
        <w:ind w:left="4320" w:hanging="180"/>
      </w:pPr>
    </w:lvl>
    <w:lvl w:ilvl="6" w:tplc="69AC7B26" w:tentative="1">
      <w:start w:val="1"/>
      <w:numFmt w:val="decimal"/>
      <w:lvlText w:val="%7."/>
      <w:lvlJc w:val="left"/>
      <w:pPr>
        <w:tabs>
          <w:tab w:val="num" w:pos="5040"/>
        </w:tabs>
        <w:ind w:left="5040" w:hanging="360"/>
      </w:pPr>
    </w:lvl>
    <w:lvl w:ilvl="7" w:tplc="F6B4F8B2" w:tentative="1">
      <w:start w:val="1"/>
      <w:numFmt w:val="lowerLetter"/>
      <w:lvlText w:val="%8."/>
      <w:lvlJc w:val="left"/>
      <w:pPr>
        <w:tabs>
          <w:tab w:val="num" w:pos="5760"/>
        </w:tabs>
        <w:ind w:left="5760" w:hanging="360"/>
      </w:pPr>
    </w:lvl>
    <w:lvl w:ilvl="8" w:tplc="67D49076"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B6A27AE">
      <w:start w:val="1"/>
      <w:numFmt w:val="bullet"/>
      <w:pStyle w:val="SideBarBullet"/>
      <w:lvlText w:val=""/>
      <w:lvlJc w:val="left"/>
      <w:pPr>
        <w:tabs>
          <w:tab w:val="num" w:pos="1512"/>
        </w:tabs>
        <w:ind w:left="1584" w:hanging="576"/>
      </w:pPr>
      <w:rPr>
        <w:rFonts w:ascii="Symbol" w:hAnsi="Symbol" w:hint="default"/>
      </w:rPr>
    </w:lvl>
    <w:lvl w:ilvl="1" w:tplc="C8BED1B4" w:tentative="1">
      <w:start w:val="1"/>
      <w:numFmt w:val="bullet"/>
      <w:lvlText w:val="o"/>
      <w:lvlJc w:val="left"/>
      <w:pPr>
        <w:tabs>
          <w:tab w:val="num" w:pos="2448"/>
        </w:tabs>
        <w:ind w:left="2448" w:hanging="360"/>
      </w:pPr>
      <w:rPr>
        <w:rFonts w:ascii="Courier New" w:hAnsi="Courier New" w:cs="Courier New" w:hint="default"/>
      </w:rPr>
    </w:lvl>
    <w:lvl w:ilvl="2" w:tplc="6B0C0FD0" w:tentative="1">
      <w:start w:val="1"/>
      <w:numFmt w:val="bullet"/>
      <w:lvlText w:val=""/>
      <w:lvlJc w:val="left"/>
      <w:pPr>
        <w:tabs>
          <w:tab w:val="num" w:pos="3168"/>
        </w:tabs>
        <w:ind w:left="3168" w:hanging="360"/>
      </w:pPr>
      <w:rPr>
        <w:rFonts w:ascii="Wingdings" w:hAnsi="Wingdings" w:hint="default"/>
      </w:rPr>
    </w:lvl>
    <w:lvl w:ilvl="3" w:tplc="F632A446" w:tentative="1">
      <w:start w:val="1"/>
      <w:numFmt w:val="bullet"/>
      <w:lvlText w:val=""/>
      <w:lvlJc w:val="left"/>
      <w:pPr>
        <w:tabs>
          <w:tab w:val="num" w:pos="3888"/>
        </w:tabs>
        <w:ind w:left="3888" w:hanging="360"/>
      </w:pPr>
      <w:rPr>
        <w:rFonts w:ascii="Symbol" w:hAnsi="Symbol" w:hint="default"/>
      </w:rPr>
    </w:lvl>
    <w:lvl w:ilvl="4" w:tplc="893A032C" w:tentative="1">
      <w:start w:val="1"/>
      <w:numFmt w:val="bullet"/>
      <w:lvlText w:val="o"/>
      <w:lvlJc w:val="left"/>
      <w:pPr>
        <w:tabs>
          <w:tab w:val="num" w:pos="4608"/>
        </w:tabs>
        <w:ind w:left="4608" w:hanging="360"/>
      </w:pPr>
      <w:rPr>
        <w:rFonts w:ascii="Courier New" w:hAnsi="Courier New" w:cs="Courier New" w:hint="default"/>
      </w:rPr>
    </w:lvl>
    <w:lvl w:ilvl="5" w:tplc="1F7AD3DE" w:tentative="1">
      <w:start w:val="1"/>
      <w:numFmt w:val="bullet"/>
      <w:lvlText w:val=""/>
      <w:lvlJc w:val="left"/>
      <w:pPr>
        <w:tabs>
          <w:tab w:val="num" w:pos="5328"/>
        </w:tabs>
        <w:ind w:left="5328" w:hanging="360"/>
      </w:pPr>
      <w:rPr>
        <w:rFonts w:ascii="Wingdings" w:hAnsi="Wingdings" w:hint="default"/>
      </w:rPr>
    </w:lvl>
    <w:lvl w:ilvl="6" w:tplc="63A4E528" w:tentative="1">
      <w:start w:val="1"/>
      <w:numFmt w:val="bullet"/>
      <w:lvlText w:val=""/>
      <w:lvlJc w:val="left"/>
      <w:pPr>
        <w:tabs>
          <w:tab w:val="num" w:pos="6048"/>
        </w:tabs>
        <w:ind w:left="6048" w:hanging="360"/>
      </w:pPr>
      <w:rPr>
        <w:rFonts w:ascii="Symbol" w:hAnsi="Symbol" w:hint="default"/>
      </w:rPr>
    </w:lvl>
    <w:lvl w:ilvl="7" w:tplc="DD56A54E" w:tentative="1">
      <w:start w:val="1"/>
      <w:numFmt w:val="bullet"/>
      <w:lvlText w:val="o"/>
      <w:lvlJc w:val="left"/>
      <w:pPr>
        <w:tabs>
          <w:tab w:val="num" w:pos="6768"/>
        </w:tabs>
        <w:ind w:left="6768" w:hanging="360"/>
      </w:pPr>
      <w:rPr>
        <w:rFonts w:ascii="Courier New" w:hAnsi="Courier New" w:cs="Courier New" w:hint="default"/>
      </w:rPr>
    </w:lvl>
    <w:lvl w:ilvl="8" w:tplc="302A0D14"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27"/>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019F"/>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865"/>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5DB"/>
    <w:rsid w:val="00143798"/>
    <w:rsid w:val="00143DD1"/>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1072"/>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1553"/>
    <w:rsid w:val="001C314C"/>
    <w:rsid w:val="001C5451"/>
    <w:rsid w:val="001C64A5"/>
    <w:rsid w:val="001D0D00"/>
    <w:rsid w:val="001D12E2"/>
    <w:rsid w:val="001D37CE"/>
    <w:rsid w:val="001D4B3F"/>
    <w:rsid w:val="001D4DF3"/>
    <w:rsid w:val="001E317E"/>
    <w:rsid w:val="001E4425"/>
    <w:rsid w:val="001E561E"/>
    <w:rsid w:val="001E636A"/>
    <w:rsid w:val="001F0AEC"/>
    <w:rsid w:val="001F0E09"/>
    <w:rsid w:val="001F4B5D"/>
    <w:rsid w:val="001F7986"/>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2C65"/>
    <w:rsid w:val="002B30DB"/>
    <w:rsid w:val="002C1AA4"/>
    <w:rsid w:val="002C2B5B"/>
    <w:rsid w:val="002C3EE6"/>
    <w:rsid w:val="002C4DC1"/>
    <w:rsid w:val="002C54C2"/>
    <w:rsid w:val="002C55CF"/>
    <w:rsid w:val="002C6E05"/>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435C7"/>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33C1"/>
    <w:rsid w:val="003F6F94"/>
    <w:rsid w:val="003F7374"/>
    <w:rsid w:val="00404202"/>
    <w:rsid w:val="00404F85"/>
    <w:rsid w:val="00406240"/>
    <w:rsid w:val="00406E5D"/>
    <w:rsid w:val="00410582"/>
    <w:rsid w:val="00410D2C"/>
    <w:rsid w:val="00413271"/>
    <w:rsid w:val="004211F2"/>
    <w:rsid w:val="00421C44"/>
    <w:rsid w:val="00427AE3"/>
    <w:rsid w:val="0043083A"/>
    <w:rsid w:val="0043620B"/>
    <w:rsid w:val="0043640D"/>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E7162"/>
    <w:rsid w:val="004F2DBD"/>
    <w:rsid w:val="004F2EB5"/>
    <w:rsid w:val="004F3E98"/>
    <w:rsid w:val="004F70F2"/>
    <w:rsid w:val="00500E7E"/>
    <w:rsid w:val="00501098"/>
    <w:rsid w:val="005014AC"/>
    <w:rsid w:val="0050239F"/>
    <w:rsid w:val="00504C1F"/>
    <w:rsid w:val="00505501"/>
    <w:rsid w:val="00506BCF"/>
    <w:rsid w:val="00517ED2"/>
    <w:rsid w:val="00521A2D"/>
    <w:rsid w:val="005341CA"/>
    <w:rsid w:val="00537CEB"/>
    <w:rsid w:val="005409CE"/>
    <w:rsid w:val="005411F0"/>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24A49"/>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4247"/>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D7CE1"/>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3B99"/>
    <w:rsid w:val="00905BD3"/>
    <w:rsid w:val="0091457F"/>
    <w:rsid w:val="00920825"/>
    <w:rsid w:val="00920874"/>
    <w:rsid w:val="00923EF4"/>
    <w:rsid w:val="0093035B"/>
    <w:rsid w:val="00930EE0"/>
    <w:rsid w:val="00930FCA"/>
    <w:rsid w:val="00931925"/>
    <w:rsid w:val="0093218D"/>
    <w:rsid w:val="00935FDF"/>
    <w:rsid w:val="0094171D"/>
    <w:rsid w:val="009448E5"/>
    <w:rsid w:val="00945E1D"/>
    <w:rsid w:val="009537A3"/>
    <w:rsid w:val="009550D6"/>
    <w:rsid w:val="0096431A"/>
    <w:rsid w:val="009670D3"/>
    <w:rsid w:val="00970914"/>
    <w:rsid w:val="009724A9"/>
    <w:rsid w:val="0097431C"/>
    <w:rsid w:val="009829F1"/>
    <w:rsid w:val="00982C29"/>
    <w:rsid w:val="00982C9E"/>
    <w:rsid w:val="00984691"/>
    <w:rsid w:val="00985C7D"/>
    <w:rsid w:val="00986445"/>
    <w:rsid w:val="00986E76"/>
    <w:rsid w:val="00991674"/>
    <w:rsid w:val="009935D7"/>
    <w:rsid w:val="009940F2"/>
    <w:rsid w:val="00994841"/>
    <w:rsid w:val="009948F1"/>
    <w:rsid w:val="009A0006"/>
    <w:rsid w:val="009A0C00"/>
    <w:rsid w:val="009A3656"/>
    <w:rsid w:val="009A4879"/>
    <w:rsid w:val="009A4AF5"/>
    <w:rsid w:val="009B00AB"/>
    <w:rsid w:val="009B094C"/>
    <w:rsid w:val="009B2239"/>
    <w:rsid w:val="009B4A21"/>
    <w:rsid w:val="009B4DE1"/>
    <w:rsid w:val="009B5217"/>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46F3F"/>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36B2"/>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0A06"/>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4BB5"/>
    <w:rsid w:val="00D159F8"/>
    <w:rsid w:val="00D1669C"/>
    <w:rsid w:val="00D21FA0"/>
    <w:rsid w:val="00D2564E"/>
    <w:rsid w:val="00D2639F"/>
    <w:rsid w:val="00D265F1"/>
    <w:rsid w:val="00D328AE"/>
    <w:rsid w:val="00D32C7F"/>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C7A54"/>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575A0"/>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4188"/>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4B24"/>
    <w:rsid w:val="00F86EC4"/>
    <w:rsid w:val="00F91973"/>
    <w:rsid w:val="00F9344C"/>
    <w:rsid w:val="00F93774"/>
    <w:rsid w:val="00FA02AF"/>
    <w:rsid w:val="00FA18E5"/>
    <w:rsid w:val="00FA5FAA"/>
    <w:rsid w:val="00FB3145"/>
    <w:rsid w:val="00FB3450"/>
    <w:rsid w:val="00FB3DD7"/>
    <w:rsid w:val="00FB547E"/>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9A8B972"/>
  <w15:docId w15:val="{A2E311A1-3750-439E-A93F-8A0CE229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BB5"/>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D14BB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4BB5"/>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9948F1"/>
    <w:pPr>
      <w:ind w:left="720" w:hanging="720"/>
    </w:pPr>
  </w:style>
  <w:style w:type="paragraph" w:styleId="Index2">
    <w:name w:val="index 2"/>
    <w:basedOn w:val="Normal"/>
    <w:next w:val="Normal"/>
    <w:semiHidden/>
    <w:rsid w:val="009948F1"/>
    <w:pPr>
      <w:ind w:left="720" w:hanging="432"/>
    </w:pPr>
  </w:style>
  <w:style w:type="paragraph" w:styleId="Index3">
    <w:name w:val="index 3"/>
    <w:basedOn w:val="Normal"/>
    <w:next w:val="Normal"/>
    <w:semiHidden/>
    <w:rsid w:val="009948F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948F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3435C7"/>
    <w:pPr>
      <w:keepNext/>
      <w:spacing w:before="240"/>
    </w:pPr>
    <w:rPr>
      <w:rFonts w:ascii="Arial" w:hAnsi="Arial" w:cs="Arial"/>
      <w:sz w:val="18"/>
    </w:rPr>
  </w:style>
  <w:style w:type="paragraph" w:styleId="BalloonText">
    <w:name w:val="Balloon Text"/>
    <w:basedOn w:val="Normal"/>
    <w:link w:val="BalloonTextChar"/>
    <w:locked/>
    <w:rsid w:val="00AB36B2"/>
    <w:pPr>
      <w:spacing w:after="0"/>
    </w:pPr>
    <w:rPr>
      <w:rFonts w:ascii="Tahoma" w:hAnsi="Tahoma" w:cs="Tahoma"/>
      <w:sz w:val="16"/>
      <w:szCs w:val="16"/>
    </w:rPr>
  </w:style>
  <w:style w:type="character" w:customStyle="1" w:styleId="BalloonTextChar">
    <w:name w:val="Balloon Text Char"/>
    <w:link w:val="BalloonText"/>
    <w:rsid w:val="00AB36B2"/>
    <w:rPr>
      <w:rFonts w:ascii="Tahoma" w:eastAsia="Calibri" w:hAnsi="Tahoma" w:cs="Tahoma"/>
      <w:sz w:val="16"/>
      <w:szCs w:val="16"/>
    </w:rPr>
  </w:style>
  <w:style w:type="paragraph" w:customStyle="1" w:styleId="SideBarCode">
    <w:name w:val="Side Bar Code"/>
    <w:basedOn w:val="Normal"/>
    <w:link w:val="SideBarCodeChar"/>
    <w:qFormat/>
    <w:rsid w:val="00AB36B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AB36B2"/>
    <w:rPr>
      <w:rFonts w:ascii="HelveticaNeue Condensed" w:eastAsia="Calibri" w:hAnsi="HelveticaNeue Condensed" w:cs="Times New Roman"/>
      <w:szCs w:val="22"/>
    </w:rPr>
  </w:style>
  <w:style w:type="paragraph" w:customStyle="1" w:styleId="FMSubtitle1">
    <w:name w:val="FM Subtitle 1"/>
    <w:basedOn w:val="Normal"/>
    <w:locked/>
    <w:rsid w:val="00AB36B2"/>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AB36B2"/>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AB36B2"/>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AB36B2"/>
    <w:rPr>
      <w:rFonts w:ascii="Calibri" w:eastAsia="Calibri" w:hAnsi="Calibri"/>
      <w:sz w:val="22"/>
      <w:szCs w:val="22"/>
    </w:rPr>
  </w:style>
  <w:style w:type="character" w:styleId="IntenseEmphasis">
    <w:name w:val="Intense Emphasis"/>
    <w:uiPriority w:val="21"/>
    <w:qFormat/>
    <w:rsid w:val="00AB36B2"/>
    <w:rPr>
      <w:b/>
      <w:bCs/>
      <w:i/>
      <w:iCs/>
      <w:color w:val="auto"/>
    </w:rPr>
  </w:style>
  <w:style w:type="character" w:styleId="Emphasis">
    <w:name w:val="Emphasis"/>
    <w:qFormat/>
    <w:locked/>
    <w:rsid w:val="00AB36B2"/>
    <w:rPr>
      <w:i/>
      <w:iCs/>
    </w:rPr>
  </w:style>
  <w:style w:type="character" w:styleId="Strong">
    <w:name w:val="Strong"/>
    <w:qFormat/>
    <w:locked/>
    <w:rsid w:val="00AB36B2"/>
    <w:rPr>
      <w:b/>
      <w:bCs/>
    </w:rPr>
  </w:style>
  <w:style w:type="paragraph" w:styleId="Subtitle">
    <w:name w:val="Subtitle"/>
    <w:basedOn w:val="Normal"/>
    <w:next w:val="Normal"/>
    <w:link w:val="SubtitleChar"/>
    <w:qFormat/>
    <w:locked/>
    <w:rsid w:val="00AB36B2"/>
    <w:pPr>
      <w:spacing w:after="60"/>
      <w:jc w:val="center"/>
      <w:outlineLvl w:val="1"/>
    </w:pPr>
    <w:rPr>
      <w:rFonts w:ascii="Cambria" w:hAnsi="Cambria"/>
      <w:szCs w:val="24"/>
    </w:rPr>
  </w:style>
  <w:style w:type="character" w:customStyle="1" w:styleId="SubtitleChar">
    <w:name w:val="Subtitle Char"/>
    <w:link w:val="Subtitle"/>
    <w:rsid w:val="00AB36B2"/>
    <w:rPr>
      <w:rFonts w:ascii="Cambria" w:eastAsia="Calibri" w:hAnsi="Cambria" w:cs="Times New Roman"/>
      <w:sz w:val="22"/>
      <w:szCs w:val="24"/>
    </w:rPr>
  </w:style>
  <w:style w:type="character" w:customStyle="1" w:styleId="DingbatSymbol">
    <w:name w:val="Dingbat Symbol"/>
    <w:uiPriority w:val="1"/>
    <w:locked/>
    <w:rsid w:val="00AB36B2"/>
    <w:rPr>
      <w:rFonts w:ascii="ZapfDingbats" w:eastAsia="Calibri" w:hAnsi="ZapfDingbats" w:cs="Times New Roman"/>
      <w:color w:val="BFBFBF"/>
      <w:szCs w:val="24"/>
    </w:rPr>
  </w:style>
  <w:style w:type="character" w:customStyle="1" w:styleId="BlackDingbat">
    <w:name w:val="Black Dingbat"/>
    <w:rsid w:val="00AB36B2"/>
    <w:rPr>
      <w:rFonts w:ascii="ZapfDingbats" w:hAnsi="ZapfDingbats"/>
      <w:color w:val="auto"/>
      <w:szCs w:val="24"/>
    </w:rPr>
  </w:style>
  <w:style w:type="character" w:customStyle="1" w:styleId="GrayDingbat">
    <w:name w:val="Gray Dingbat"/>
    <w:uiPriority w:val="1"/>
    <w:qFormat/>
    <w:rsid w:val="00AB36B2"/>
    <w:rPr>
      <w:rFonts w:ascii="ZapfDingbats" w:hAnsi="ZapfDingbats"/>
      <w:color w:val="BFBFBF"/>
      <w:szCs w:val="24"/>
    </w:rPr>
  </w:style>
  <w:style w:type="character" w:customStyle="1" w:styleId="FMAuthorChar">
    <w:name w:val="FM Author Char"/>
    <w:link w:val="FMAuthor"/>
    <w:rsid w:val="00AB36B2"/>
    <w:rPr>
      <w:rFonts w:ascii="HelveticaNeue MediumExt" w:hAnsi="HelveticaNeue MediumExt"/>
      <w:sz w:val="32"/>
      <w:szCs w:val="24"/>
    </w:rPr>
  </w:style>
  <w:style w:type="paragraph" w:customStyle="1" w:styleId="HeaderWHITE">
    <w:name w:val="Header WHITE"/>
    <w:basedOn w:val="Header"/>
    <w:qFormat/>
    <w:locked/>
    <w:rsid w:val="00AB36B2"/>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AB36B2"/>
    <w:rPr>
      <w:rFonts w:ascii="Utopia" w:hAnsi="Utopia"/>
      <w:sz w:val="18"/>
      <w:lang w:bidi="ar-SA"/>
    </w:rPr>
  </w:style>
  <w:style w:type="character" w:customStyle="1" w:styleId="FMEditionChar">
    <w:name w:val="FM Edition Char"/>
    <w:link w:val="FMEdition"/>
    <w:rsid w:val="00AB36B2"/>
    <w:rPr>
      <w:rFonts w:ascii="HelveticaNeue MediumCond" w:hAnsi="HelveticaNeue MediumCond"/>
      <w:color w:val="808080"/>
      <w:sz w:val="48"/>
    </w:rPr>
  </w:style>
  <w:style w:type="paragraph" w:styleId="TOC2">
    <w:name w:val="toc 2"/>
    <w:basedOn w:val="Normal"/>
    <w:next w:val="Normal"/>
    <w:uiPriority w:val="39"/>
    <w:locked/>
    <w:rsid w:val="00AB36B2"/>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AB36B2"/>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AB36B2"/>
    <w:pPr>
      <w:spacing w:after="100"/>
    </w:pPr>
  </w:style>
  <w:style w:type="paragraph" w:customStyle="1" w:styleId="PartTextCont">
    <w:name w:val="Part Text Cont."/>
    <w:basedOn w:val="Normal"/>
    <w:qFormat/>
    <w:locked/>
    <w:rsid w:val="00AB36B2"/>
    <w:pPr>
      <w:spacing w:after="0"/>
      <w:ind w:firstLine="720"/>
      <w:contextualSpacing/>
    </w:pPr>
    <w:rPr>
      <w:rFonts w:ascii="Utopia" w:hAnsi="Utopia"/>
      <w:spacing w:val="-6"/>
      <w:sz w:val="20"/>
    </w:rPr>
  </w:style>
  <w:style w:type="character" w:customStyle="1" w:styleId="PartNumberChar">
    <w:name w:val="Part Number Char"/>
    <w:link w:val="PartNumber"/>
    <w:rsid w:val="00AB36B2"/>
    <w:rPr>
      <w:rFonts w:ascii="Arial" w:hAnsi="Arial"/>
      <w:b/>
      <w:caps/>
      <w:sz w:val="28"/>
      <w:szCs w:val="28"/>
    </w:rPr>
  </w:style>
  <w:style w:type="character" w:customStyle="1" w:styleId="PartTitleChar">
    <w:name w:val="Part Title Char"/>
    <w:link w:val="PartTitle"/>
    <w:rsid w:val="00AB36B2"/>
    <w:rPr>
      <w:rFonts w:ascii="Arial" w:hAnsi="Arial"/>
      <w:b/>
      <w:sz w:val="60"/>
      <w:szCs w:val="48"/>
    </w:rPr>
  </w:style>
  <w:style w:type="character" w:customStyle="1" w:styleId="FMHeadChar">
    <w:name w:val="FM Head Char"/>
    <w:link w:val="FMHead"/>
    <w:rsid w:val="00AB36B2"/>
    <w:rPr>
      <w:rFonts w:ascii="Trebuchet MS" w:hAnsi="Trebuchet MS"/>
      <w:b/>
      <w:spacing w:val="-20"/>
      <w:sz w:val="60"/>
      <w:szCs w:val="48"/>
    </w:rPr>
  </w:style>
  <w:style w:type="paragraph" w:styleId="CommentSubject">
    <w:name w:val="annotation subject"/>
    <w:basedOn w:val="CommentText"/>
    <w:next w:val="CommentText"/>
    <w:link w:val="CommentSubjectChar"/>
    <w:unhideWhenUsed/>
    <w:locked/>
    <w:rsid w:val="00AB36B2"/>
    <w:rPr>
      <w:rFonts w:ascii="Calibri" w:eastAsia="Calibri" w:hAnsi="Calibri"/>
      <w:b/>
      <w:bCs/>
    </w:rPr>
  </w:style>
  <w:style w:type="character" w:customStyle="1" w:styleId="CommentSubjectChar">
    <w:name w:val="Comment Subject Char"/>
    <w:link w:val="CommentSubject"/>
    <w:rsid w:val="00AB36B2"/>
    <w:rPr>
      <w:rFonts w:ascii="Calibri" w:eastAsia="Calibri" w:hAnsi="Calibri" w:cs="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07</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https://apressmedia.sharepoint.com/sites/201403/aspnetwebapi2bu/_layouts/15/wrkstat.aspx?List=ce8048ef-7e95-4a11-bf00-ba2605ede044&amp;WorkflowInstanceName=82e09765-b010-4b38-b5e5-95b8fa282cc9</Url>
      <Description>Unauthorized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5504CC-B823-43D3-B7D5-3535448A4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5617FC-CFE0-4AC9-8E70-4A3C41E3C6C7}">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53811BC5-FB92-4EA2-AA8C-701DEBC7C7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14264</Words>
  <Characters>81305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17</cp:revision>
  <cp:lastPrinted>2009-03-19T04:35:00Z</cp:lastPrinted>
  <dcterms:created xsi:type="dcterms:W3CDTF">2014-06-04T09:54:00Z</dcterms:created>
  <dcterms:modified xsi:type="dcterms:W3CDTF">2014-06-17T18:09:00Z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