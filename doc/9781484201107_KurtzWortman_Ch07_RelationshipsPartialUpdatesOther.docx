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77777777" w:rsidR="00B44665" w:rsidRDefault="005E7C99" w:rsidP="002B4303">
      <w:pPr>
        <w:pStyle w:val="ChapterTitle"/>
        <w:tabs>
          <w:tab w:val="left" w:pos="1170"/>
        </w:tabs>
      </w:pPr>
      <w:r w:rsidRPr="005E7C99">
        <w:t>Dealing with Relationships, Partial Updates, and Other Complexities</w:t>
      </w:r>
    </w:p>
    <w:p w14:paraId="7EC4FDEC" w14:textId="77777777"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14:paraId="664E50AD" w14:textId="77777777"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14:paraId="6579E61F" w14:textId="77777777" w:rsidR="00F43B70" w:rsidRDefault="00F43B70" w:rsidP="00F43B70">
      <w:pPr>
        <w:pStyle w:val="Bullet"/>
      </w:pPr>
      <w:r>
        <w:t>Relationships</w:t>
      </w:r>
      <w:r w:rsidR="00A80F6B">
        <w:t xml:space="preserve"> - w</w:t>
      </w:r>
      <w:r>
        <w:t xml:space="preserve">e'll </w:t>
      </w:r>
      <w:r w:rsidR="0048611C">
        <w:t>manage task assignees</w:t>
      </w:r>
    </w:p>
    <w:p w14:paraId="107E14F9" w14:textId="77777777" w:rsidR="00581B8D" w:rsidRDefault="00581B8D" w:rsidP="00581B8D">
      <w:pPr>
        <w:pStyle w:val="Bullet"/>
      </w:pPr>
      <w:r>
        <w:t>Partial updates</w:t>
      </w:r>
      <w:r w:rsidR="00A80F6B">
        <w:t xml:space="preserve"> - w</w:t>
      </w:r>
      <w:r>
        <w:t>e'll update a</w:t>
      </w:r>
      <w:r w:rsidR="00A80F6B">
        <w:t>n existing</w:t>
      </w:r>
      <w:r>
        <w:t xml:space="preserve"> task</w:t>
      </w:r>
    </w:p>
    <w:p w14:paraId="4FF7428A" w14:textId="77777777" w:rsidR="00581B8D" w:rsidRPr="00130755" w:rsidRDefault="00581B8D" w:rsidP="00581B8D">
      <w:pPr>
        <w:pStyle w:val="Bullet"/>
      </w:pPr>
      <w:r>
        <w:t>Input validation</w:t>
      </w:r>
      <w:r w:rsidR="00A80F6B">
        <w:t xml:space="preserve"> - we'll validate the request to update an existing task</w:t>
      </w:r>
    </w:p>
    <w:p w14:paraId="5BC076CE" w14:textId="77777777" w:rsidR="00CD6007" w:rsidRDefault="00CD6007" w:rsidP="00CD6007">
      <w:pPr>
        <w:pStyle w:val="Bullet"/>
      </w:pPr>
      <w:r>
        <w:t>Paging of results - we'll get all tasks, and use a query string to control paging of results</w:t>
      </w:r>
    </w:p>
    <w:p w14:paraId="019AB267" w14:textId="77777777" w:rsidR="00F43B70" w:rsidRDefault="00F43B70" w:rsidP="00F43B70">
      <w:pPr>
        <w:pStyle w:val="Bullet"/>
      </w:pPr>
      <w:r>
        <w:t>Context-sensitive hypermedia</w:t>
      </w:r>
      <w:r w:rsidR="00A80F6B">
        <w:t xml:space="preserve"> - we'll add links to the response</w:t>
      </w:r>
    </w:p>
    <w:p w14:paraId="26BACCAC" w14:textId="77777777"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14:paraId="674A9F40" w14:textId="77777777" w:rsidR="00EB3C44" w:rsidRDefault="00F43B70" w:rsidP="00F43B70">
      <w:pPr>
        <w:pStyle w:val="Heading1"/>
      </w:pPr>
      <w:r>
        <w:t>Relationships</w:t>
      </w:r>
    </w:p>
    <w:p w14:paraId="34CC4B81" w14:textId="77777777"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14:paraId="1C796F94" w14:textId="77777777"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14:paraId="50D512B1" w14:textId="77777777" w:rsidTr="002C5BE2">
        <w:tc>
          <w:tcPr>
            <w:tcW w:w="3235" w:type="dxa"/>
          </w:tcPr>
          <w:p w14:paraId="79BA40D3" w14:textId="77777777" w:rsidR="001E2E80" w:rsidRPr="001E2E80" w:rsidRDefault="001E2E80" w:rsidP="001E2E80">
            <w:pPr>
              <w:pStyle w:val="TableHead"/>
            </w:pPr>
            <w:r>
              <w:t>URI</w:t>
            </w:r>
          </w:p>
        </w:tc>
        <w:tc>
          <w:tcPr>
            <w:tcW w:w="1080" w:type="dxa"/>
          </w:tcPr>
          <w:p w14:paraId="7955EA77" w14:textId="77777777" w:rsidR="001E2E80" w:rsidRPr="001E2E80" w:rsidRDefault="001E2E80" w:rsidP="001E2E80">
            <w:pPr>
              <w:pStyle w:val="TableHead"/>
            </w:pPr>
            <w:r>
              <w:t>Verb</w:t>
            </w:r>
          </w:p>
        </w:tc>
        <w:tc>
          <w:tcPr>
            <w:tcW w:w="4410" w:type="dxa"/>
          </w:tcPr>
          <w:p w14:paraId="7010D555" w14:textId="77777777" w:rsidR="001E2E80" w:rsidRPr="001E2E80" w:rsidRDefault="001E2E80" w:rsidP="001E2E80">
            <w:pPr>
              <w:pStyle w:val="TableHead"/>
            </w:pPr>
            <w:r>
              <w:t>Description</w:t>
            </w:r>
          </w:p>
        </w:tc>
      </w:tr>
      <w:tr w:rsidR="001E2E80" w14:paraId="3658C0F5" w14:textId="77777777" w:rsidTr="002C5BE2">
        <w:tc>
          <w:tcPr>
            <w:tcW w:w="3235" w:type="dxa"/>
          </w:tcPr>
          <w:p w14:paraId="193AF109"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053DACDB" w14:textId="77777777" w:rsidR="001E2E80" w:rsidRPr="001E2E80" w:rsidRDefault="001E2E80" w:rsidP="001E2E80">
            <w:pPr>
              <w:pStyle w:val="TableText"/>
            </w:pPr>
            <w:r>
              <w:t>PUT</w:t>
            </w:r>
          </w:p>
        </w:tc>
        <w:tc>
          <w:tcPr>
            <w:tcW w:w="4410" w:type="dxa"/>
          </w:tcPr>
          <w:p w14:paraId="2A1D0515" w14:textId="77777777" w:rsidR="001E2E80" w:rsidRPr="001E2E80" w:rsidRDefault="001E2E80" w:rsidP="001E2E80">
            <w:pPr>
              <w:pStyle w:val="TableText"/>
            </w:pPr>
            <w:r>
              <w:t>Replaces all users on the specified task</w:t>
            </w:r>
            <w:r w:rsidRPr="001E2E80">
              <w:t>; returns the updated task in the response</w:t>
            </w:r>
          </w:p>
        </w:tc>
      </w:tr>
      <w:tr w:rsidR="001E2E80" w14:paraId="69A8A348" w14:textId="77777777" w:rsidTr="002C5BE2">
        <w:tc>
          <w:tcPr>
            <w:tcW w:w="3235" w:type="dxa"/>
          </w:tcPr>
          <w:p w14:paraId="05EF580A" w14:textId="77777777"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14:paraId="4A1133BA" w14:textId="77777777" w:rsidR="001E2E80" w:rsidRPr="001E2E80" w:rsidRDefault="001E2E80" w:rsidP="001E2E80">
            <w:pPr>
              <w:pStyle w:val="TableText"/>
            </w:pPr>
            <w:r>
              <w:t>DELETE</w:t>
            </w:r>
          </w:p>
        </w:tc>
        <w:tc>
          <w:tcPr>
            <w:tcW w:w="4410" w:type="dxa"/>
          </w:tcPr>
          <w:p w14:paraId="10FA33F9" w14:textId="77777777" w:rsidR="001E2E80" w:rsidRPr="001E2E80" w:rsidRDefault="001E2E80" w:rsidP="001E2E80">
            <w:pPr>
              <w:pStyle w:val="TableText"/>
            </w:pPr>
            <w:r>
              <w:t>Deletes all users from the specified task</w:t>
            </w:r>
            <w:r w:rsidRPr="001E2E80">
              <w:t>; returns the updated task in the response</w:t>
            </w:r>
          </w:p>
        </w:tc>
      </w:tr>
      <w:tr w:rsidR="001E2E80" w14:paraId="5A654FBE" w14:textId="77777777" w:rsidTr="002C5BE2">
        <w:tc>
          <w:tcPr>
            <w:tcW w:w="3235" w:type="dxa"/>
          </w:tcPr>
          <w:p w14:paraId="058CFA78"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0C7183FF" w14:textId="77777777" w:rsidR="001E2E80" w:rsidRPr="001E2E80" w:rsidRDefault="001E2E80" w:rsidP="001E2E80">
            <w:pPr>
              <w:pStyle w:val="TableText"/>
            </w:pPr>
            <w:r>
              <w:t>PUT</w:t>
            </w:r>
          </w:p>
        </w:tc>
        <w:tc>
          <w:tcPr>
            <w:tcW w:w="4410" w:type="dxa"/>
          </w:tcPr>
          <w:p w14:paraId="79E17C2A" w14:textId="77777777"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14:paraId="425048C5" w14:textId="77777777" w:rsidTr="002C5BE2">
        <w:tc>
          <w:tcPr>
            <w:tcW w:w="3235" w:type="dxa"/>
          </w:tcPr>
          <w:p w14:paraId="7BB108DB"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51ADBBC9" w14:textId="77777777" w:rsidR="001E2E80" w:rsidRPr="001E2E80" w:rsidRDefault="001E2E80" w:rsidP="001E2E80">
            <w:pPr>
              <w:pStyle w:val="TableText"/>
            </w:pPr>
            <w:r>
              <w:t>DELETE</w:t>
            </w:r>
          </w:p>
        </w:tc>
        <w:tc>
          <w:tcPr>
            <w:tcW w:w="4410" w:type="dxa"/>
          </w:tcPr>
          <w:p w14:paraId="1109DC2C" w14:textId="77777777" w:rsidR="001E2E80" w:rsidRPr="001E2E80" w:rsidRDefault="001E2E80" w:rsidP="001E2E80">
            <w:pPr>
              <w:pStyle w:val="TableText"/>
            </w:pPr>
            <w:r>
              <w:t>Deletes the specified user from the assignee list</w:t>
            </w:r>
            <w:r w:rsidRPr="001E2E80">
              <w:t>; returns the updated task in the response</w:t>
            </w:r>
          </w:p>
        </w:tc>
      </w:tr>
    </w:tbl>
    <w:p w14:paraId="1D047DAB" w14:textId="77777777" w:rsidR="001D64E9" w:rsidRDefault="001D64E9" w:rsidP="001D64E9">
      <w:pPr>
        <w:pStyle w:val="BodyTextCont"/>
      </w:pPr>
    </w:p>
    <w:p w14:paraId="5055C344" w14:textId="77777777"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14:paraId="0530DFBF" w14:textId="77777777" w:rsidR="003D2BBB" w:rsidRDefault="003D2BBB" w:rsidP="003D2BBB">
      <w:pPr>
        <w:pStyle w:val="CodeCaption"/>
      </w:pPr>
      <w:r>
        <w:t>IUpdateTaskQueryProcessor Interface</w:t>
      </w:r>
    </w:p>
    <w:p w14:paraId="3F046646" w14:textId="77777777" w:rsidR="003D2BBB" w:rsidRPr="003D2BBB" w:rsidRDefault="003D2BBB" w:rsidP="003D2BBB">
      <w:pPr>
        <w:pStyle w:val="Code"/>
      </w:pPr>
      <w:bookmarkStart w:id="0" w:name="OLE_LINK5"/>
      <w:bookmarkStart w:id="1" w:name="OLE_LINK6"/>
      <w:r w:rsidRPr="003D2BBB">
        <w:t>using System.Collections.Generic;</w:t>
      </w:r>
    </w:p>
    <w:p w14:paraId="26D454A3" w14:textId="77777777" w:rsidR="003D2BBB" w:rsidRPr="003D2BBB" w:rsidRDefault="003D2BBB" w:rsidP="003D2BBB">
      <w:pPr>
        <w:pStyle w:val="Code"/>
      </w:pPr>
      <w:r w:rsidRPr="003D2BBB">
        <w:t>using WebApi2Book.Data.Entities;</w:t>
      </w:r>
    </w:p>
    <w:p w14:paraId="3ABFB673" w14:textId="77777777" w:rsidR="003D2BBB" w:rsidRPr="003D2BBB" w:rsidRDefault="003D2BBB" w:rsidP="003D2BBB">
      <w:pPr>
        <w:pStyle w:val="Code"/>
      </w:pPr>
    </w:p>
    <w:p w14:paraId="67C72D52" w14:textId="77777777" w:rsidR="003D2BBB" w:rsidRPr="003D2BBB" w:rsidRDefault="00F37E70" w:rsidP="003D2BBB">
      <w:pPr>
        <w:pStyle w:val="Code"/>
      </w:pPr>
      <w:r>
        <w:t>namespace WebApi2Book.Data</w:t>
      </w:r>
    </w:p>
    <w:p w14:paraId="5F2290EF" w14:textId="77777777" w:rsidR="003D2BBB" w:rsidRPr="003D2BBB" w:rsidRDefault="003D2BBB" w:rsidP="003D2BBB">
      <w:pPr>
        <w:pStyle w:val="Code"/>
      </w:pPr>
      <w:r w:rsidRPr="003D2BBB">
        <w:t>{</w:t>
      </w:r>
    </w:p>
    <w:p w14:paraId="4C1EFB1D" w14:textId="77777777" w:rsidR="003D2BBB" w:rsidRPr="003D2BBB" w:rsidRDefault="003D2BBB" w:rsidP="003D2BBB">
      <w:pPr>
        <w:pStyle w:val="Code"/>
      </w:pPr>
      <w:r w:rsidRPr="003D2BBB">
        <w:t xml:space="preserve">    public interface IUpdateTaskQueryProcessor</w:t>
      </w:r>
    </w:p>
    <w:p w14:paraId="5B945CA7" w14:textId="77777777" w:rsidR="003D2BBB" w:rsidRPr="003D2BBB" w:rsidRDefault="003D2BBB" w:rsidP="003D2BBB">
      <w:pPr>
        <w:pStyle w:val="Code"/>
      </w:pPr>
      <w:r w:rsidRPr="003D2BBB">
        <w:t xml:space="preserve">    {</w:t>
      </w:r>
    </w:p>
    <w:p w14:paraId="65B359B1" w14:textId="77777777" w:rsidR="003D2BBB" w:rsidRPr="003D2BBB" w:rsidRDefault="003D2BBB" w:rsidP="003D2BBB">
      <w:pPr>
        <w:pStyle w:val="Code"/>
      </w:pPr>
      <w:r w:rsidRPr="003D2BBB">
        <w:t xml:space="preserve">        Task ReplaceTaskUsers(long taskId, IEnumerable&lt;long&gt; userIds);</w:t>
      </w:r>
    </w:p>
    <w:p w14:paraId="2C84D223" w14:textId="77777777" w:rsidR="003D2BBB" w:rsidRPr="003D2BBB" w:rsidRDefault="003D2BBB" w:rsidP="003D2BBB">
      <w:pPr>
        <w:pStyle w:val="Code"/>
      </w:pPr>
      <w:r w:rsidRPr="003D2BBB">
        <w:t xml:space="preserve">        Task DeleteTaskUsers(long taskId);</w:t>
      </w:r>
    </w:p>
    <w:p w14:paraId="7E7E65B3" w14:textId="77777777" w:rsidR="003D2BBB" w:rsidRPr="003D2BBB" w:rsidRDefault="003D2BBB" w:rsidP="003D2BBB">
      <w:pPr>
        <w:pStyle w:val="Code"/>
      </w:pPr>
      <w:r w:rsidRPr="003D2BBB">
        <w:t xml:space="preserve">        Task AddTaskUser(long taskId, long userId);</w:t>
      </w:r>
    </w:p>
    <w:p w14:paraId="52106DD3" w14:textId="77777777" w:rsidR="003D2BBB" w:rsidRPr="003D2BBB" w:rsidRDefault="003D2BBB" w:rsidP="003D2BBB">
      <w:pPr>
        <w:pStyle w:val="Code"/>
      </w:pPr>
      <w:r w:rsidRPr="003D2BBB">
        <w:t xml:space="preserve">        Task DeleteTaskUser(long taskId, long userId);</w:t>
      </w:r>
    </w:p>
    <w:p w14:paraId="5B5223C6" w14:textId="77777777" w:rsidR="003D2BBB" w:rsidRPr="003D2BBB" w:rsidRDefault="003D2BBB" w:rsidP="003D2BBB">
      <w:pPr>
        <w:pStyle w:val="Code"/>
      </w:pPr>
      <w:r w:rsidRPr="003D2BBB">
        <w:t xml:space="preserve">    }</w:t>
      </w:r>
    </w:p>
    <w:p w14:paraId="793340E3" w14:textId="77777777" w:rsidR="003D2BBB" w:rsidRDefault="003D2BBB" w:rsidP="003D2BBB">
      <w:pPr>
        <w:pStyle w:val="Code"/>
      </w:pPr>
      <w:r w:rsidRPr="003D2BBB">
        <w:t>}</w:t>
      </w:r>
    </w:p>
    <w:bookmarkEnd w:id="0"/>
    <w:bookmarkEnd w:id="1"/>
    <w:p w14:paraId="3E4D3C20" w14:textId="77777777" w:rsidR="003D2BBB" w:rsidRDefault="003D2BBB" w:rsidP="003D2BBB">
      <w:pPr>
        <w:pStyle w:val="CodeCaption"/>
      </w:pPr>
      <w:r w:rsidRPr="003D2BBB">
        <w:t>UpdateTaskQueryProcessor</w:t>
      </w:r>
      <w:r>
        <w:t xml:space="preserve"> Class</w:t>
      </w:r>
    </w:p>
    <w:p w14:paraId="3408749D" w14:textId="77777777" w:rsidR="003D2BBB" w:rsidRPr="003D2BBB" w:rsidRDefault="003D2BBB" w:rsidP="003D2BBB">
      <w:pPr>
        <w:pStyle w:val="Code"/>
      </w:pPr>
      <w:bookmarkStart w:id="2" w:name="OLE_LINK7"/>
      <w:bookmarkStart w:id="3" w:name="OLE_LINK8"/>
      <w:r w:rsidRPr="003D2BBB">
        <w:t>using System.Collections.Generic;</w:t>
      </w:r>
    </w:p>
    <w:p w14:paraId="436E6E79" w14:textId="77777777" w:rsidR="003D2BBB" w:rsidRPr="003D2BBB" w:rsidRDefault="003D2BBB" w:rsidP="003D2BBB">
      <w:pPr>
        <w:pStyle w:val="Code"/>
      </w:pPr>
      <w:r w:rsidRPr="003D2BBB">
        <w:t>using System.Linq;</w:t>
      </w:r>
    </w:p>
    <w:p w14:paraId="7E90DDB6" w14:textId="77777777" w:rsidR="003D2BBB" w:rsidRPr="003D2BBB" w:rsidRDefault="003D2BBB" w:rsidP="003D2BBB">
      <w:pPr>
        <w:pStyle w:val="Code"/>
      </w:pPr>
      <w:r w:rsidRPr="003D2BBB">
        <w:t>using NHibernate;</w:t>
      </w:r>
    </w:p>
    <w:p w14:paraId="16969372" w14:textId="77777777" w:rsidR="003D2BBB" w:rsidRPr="003D2BBB" w:rsidRDefault="003D2BBB" w:rsidP="003D2BBB">
      <w:pPr>
        <w:pStyle w:val="Code"/>
      </w:pPr>
      <w:r w:rsidRPr="003D2BBB">
        <w:t>using WebApi2Book.Data.Entities;</w:t>
      </w:r>
    </w:p>
    <w:p w14:paraId="29A32780" w14:textId="77777777" w:rsidR="003D2BBB" w:rsidRPr="003D2BBB" w:rsidRDefault="003D2BBB" w:rsidP="003D2BBB">
      <w:pPr>
        <w:pStyle w:val="Code"/>
      </w:pPr>
      <w:r w:rsidRPr="003D2BBB">
        <w:t>using WebApi2Book.Data.Exceptions;</w:t>
      </w:r>
    </w:p>
    <w:p w14:paraId="732F1DFB" w14:textId="77777777" w:rsidR="003D2BBB" w:rsidRPr="003D2BBB" w:rsidRDefault="003D2BBB" w:rsidP="003D2BBB">
      <w:pPr>
        <w:pStyle w:val="Code"/>
      </w:pPr>
    </w:p>
    <w:p w14:paraId="719E2722" w14:textId="77777777" w:rsidR="003D2BBB" w:rsidRPr="003D2BBB" w:rsidRDefault="003D2BBB" w:rsidP="003D2BBB">
      <w:pPr>
        <w:pStyle w:val="Code"/>
      </w:pPr>
      <w:r w:rsidRPr="003D2BBB">
        <w:t>namespace WebApi2Book.Data.SqlServer.QueryProcessors</w:t>
      </w:r>
    </w:p>
    <w:p w14:paraId="5B50346B" w14:textId="77777777" w:rsidR="003D2BBB" w:rsidRPr="003D2BBB" w:rsidRDefault="003D2BBB" w:rsidP="003D2BBB">
      <w:pPr>
        <w:pStyle w:val="Code"/>
      </w:pPr>
      <w:r w:rsidRPr="003D2BBB">
        <w:t>{</w:t>
      </w:r>
    </w:p>
    <w:p w14:paraId="2EF7CA75" w14:textId="77777777" w:rsidR="003D2BBB" w:rsidRPr="003D2BBB" w:rsidRDefault="003D2BBB" w:rsidP="003D2BBB">
      <w:pPr>
        <w:pStyle w:val="Code"/>
      </w:pPr>
      <w:r w:rsidRPr="003D2BBB">
        <w:t xml:space="preserve">    public class UpdateTaskQueryProcessor : IUpdateTaskQueryProcessor</w:t>
      </w:r>
    </w:p>
    <w:p w14:paraId="731EBF52" w14:textId="77777777" w:rsidR="003D2BBB" w:rsidRPr="003D2BBB" w:rsidRDefault="003D2BBB" w:rsidP="003D2BBB">
      <w:pPr>
        <w:pStyle w:val="Code"/>
      </w:pPr>
      <w:r w:rsidRPr="003D2BBB">
        <w:t xml:space="preserve">    {</w:t>
      </w:r>
    </w:p>
    <w:p w14:paraId="7D9E9E4D" w14:textId="77777777" w:rsidR="003D2BBB" w:rsidRPr="003D2BBB" w:rsidRDefault="003D2BBB" w:rsidP="003D2BBB">
      <w:pPr>
        <w:pStyle w:val="Code"/>
      </w:pPr>
      <w:r w:rsidRPr="003D2BBB">
        <w:t xml:space="preserve">        private readonly ISession _session;</w:t>
      </w:r>
    </w:p>
    <w:p w14:paraId="492BF75E" w14:textId="77777777" w:rsidR="003D2BBB" w:rsidRPr="003D2BBB" w:rsidRDefault="003D2BBB" w:rsidP="003D2BBB">
      <w:pPr>
        <w:pStyle w:val="Code"/>
      </w:pPr>
    </w:p>
    <w:p w14:paraId="36BDB3AE" w14:textId="77777777" w:rsidR="003D2BBB" w:rsidRPr="003D2BBB" w:rsidRDefault="003D2BBB" w:rsidP="003D2BBB">
      <w:pPr>
        <w:pStyle w:val="Code"/>
      </w:pPr>
      <w:r w:rsidRPr="003D2BBB">
        <w:t xml:space="preserve">        public UpdateTaskQueryProcessor(ISession session)</w:t>
      </w:r>
    </w:p>
    <w:p w14:paraId="26A2EE95" w14:textId="77777777" w:rsidR="003D2BBB" w:rsidRPr="003D2BBB" w:rsidRDefault="003D2BBB" w:rsidP="003D2BBB">
      <w:pPr>
        <w:pStyle w:val="Code"/>
      </w:pPr>
      <w:r w:rsidRPr="003D2BBB">
        <w:t xml:space="preserve">        {</w:t>
      </w:r>
    </w:p>
    <w:p w14:paraId="53A791D6" w14:textId="77777777" w:rsidR="003D2BBB" w:rsidRPr="003D2BBB" w:rsidRDefault="003D2BBB" w:rsidP="003D2BBB">
      <w:pPr>
        <w:pStyle w:val="Code"/>
      </w:pPr>
      <w:r w:rsidRPr="003D2BBB">
        <w:t xml:space="preserve">            _session = session;</w:t>
      </w:r>
    </w:p>
    <w:p w14:paraId="5E929210" w14:textId="77777777" w:rsidR="003D2BBB" w:rsidRPr="003D2BBB" w:rsidRDefault="003D2BBB" w:rsidP="003D2BBB">
      <w:pPr>
        <w:pStyle w:val="Code"/>
      </w:pPr>
      <w:r w:rsidRPr="003D2BBB">
        <w:t xml:space="preserve">        }</w:t>
      </w:r>
    </w:p>
    <w:p w14:paraId="37FA490E" w14:textId="77777777" w:rsidR="003D2BBB" w:rsidRPr="003D2BBB" w:rsidRDefault="003D2BBB" w:rsidP="003D2BBB">
      <w:pPr>
        <w:pStyle w:val="Code"/>
      </w:pPr>
    </w:p>
    <w:p w14:paraId="17D15E61" w14:textId="77777777" w:rsidR="003D2BBB" w:rsidRPr="003D2BBB" w:rsidRDefault="003D2BBB" w:rsidP="003D2BBB">
      <w:pPr>
        <w:pStyle w:val="Code"/>
      </w:pPr>
      <w:r w:rsidRPr="003D2BBB">
        <w:t xml:space="preserve">        public Task ReplaceTaskUsers(long taskId, IEnumerable&lt;long&gt; userIds)</w:t>
      </w:r>
    </w:p>
    <w:p w14:paraId="561E5CDE" w14:textId="77777777" w:rsidR="003D2BBB" w:rsidRPr="003D2BBB" w:rsidRDefault="003D2BBB" w:rsidP="003D2BBB">
      <w:pPr>
        <w:pStyle w:val="Code"/>
      </w:pPr>
      <w:r w:rsidRPr="003D2BBB">
        <w:t xml:space="preserve">        {</w:t>
      </w:r>
    </w:p>
    <w:p w14:paraId="65DDA23D" w14:textId="77777777" w:rsidR="003D2BBB" w:rsidRPr="003D2BBB" w:rsidRDefault="003D2BBB" w:rsidP="003D2BBB">
      <w:pPr>
        <w:pStyle w:val="Code"/>
      </w:pPr>
      <w:r w:rsidRPr="003D2BBB">
        <w:t xml:space="preserve">            var task = GetValidTask(taskId);</w:t>
      </w:r>
    </w:p>
    <w:p w14:paraId="02A5E617" w14:textId="77777777" w:rsidR="003D2BBB" w:rsidRPr="003D2BBB" w:rsidRDefault="003D2BBB" w:rsidP="003D2BBB">
      <w:pPr>
        <w:pStyle w:val="Code"/>
      </w:pPr>
    </w:p>
    <w:p w14:paraId="3178B15C" w14:textId="77777777" w:rsidR="003D2BBB" w:rsidRPr="003D2BBB" w:rsidRDefault="003D2BBB" w:rsidP="003D2BBB">
      <w:pPr>
        <w:pStyle w:val="Code"/>
      </w:pPr>
      <w:r w:rsidRPr="003D2BBB">
        <w:t xml:space="preserve">            UpdateTaskUsers(task, userIds, false);</w:t>
      </w:r>
    </w:p>
    <w:p w14:paraId="7E38E851" w14:textId="77777777" w:rsidR="003D2BBB" w:rsidRPr="003D2BBB" w:rsidRDefault="003D2BBB" w:rsidP="003D2BBB">
      <w:pPr>
        <w:pStyle w:val="Code"/>
      </w:pPr>
    </w:p>
    <w:p w14:paraId="683570B9" w14:textId="77777777" w:rsidR="003D2BBB" w:rsidRPr="003D2BBB" w:rsidRDefault="003D2BBB" w:rsidP="003D2BBB">
      <w:pPr>
        <w:pStyle w:val="Code"/>
      </w:pPr>
      <w:r w:rsidRPr="003D2BBB">
        <w:t xml:space="preserve">            _session.SaveOrUpdate(task);</w:t>
      </w:r>
    </w:p>
    <w:p w14:paraId="65324870" w14:textId="77777777" w:rsidR="003D2BBB" w:rsidRPr="003D2BBB" w:rsidRDefault="003D2BBB" w:rsidP="003D2BBB">
      <w:pPr>
        <w:pStyle w:val="Code"/>
      </w:pPr>
    </w:p>
    <w:p w14:paraId="5511EBB8" w14:textId="77777777" w:rsidR="003D2BBB" w:rsidRPr="003D2BBB" w:rsidRDefault="003D2BBB" w:rsidP="003D2BBB">
      <w:pPr>
        <w:pStyle w:val="Code"/>
      </w:pPr>
      <w:r w:rsidRPr="003D2BBB">
        <w:t xml:space="preserve">            return task;</w:t>
      </w:r>
    </w:p>
    <w:p w14:paraId="2B8CD56D" w14:textId="77777777" w:rsidR="003D2BBB" w:rsidRPr="003D2BBB" w:rsidRDefault="003D2BBB" w:rsidP="003D2BBB">
      <w:pPr>
        <w:pStyle w:val="Code"/>
      </w:pPr>
      <w:r w:rsidRPr="003D2BBB">
        <w:t xml:space="preserve">        }</w:t>
      </w:r>
    </w:p>
    <w:p w14:paraId="54E4796F" w14:textId="77777777" w:rsidR="003D2BBB" w:rsidRPr="003D2BBB" w:rsidRDefault="003D2BBB" w:rsidP="003D2BBB">
      <w:pPr>
        <w:pStyle w:val="Code"/>
      </w:pPr>
    </w:p>
    <w:p w14:paraId="5C137210" w14:textId="77777777" w:rsidR="003D2BBB" w:rsidRPr="003D2BBB" w:rsidRDefault="003D2BBB" w:rsidP="003D2BBB">
      <w:pPr>
        <w:pStyle w:val="Code"/>
      </w:pPr>
      <w:r w:rsidRPr="003D2BBB">
        <w:t xml:space="preserve">        public Task DeleteTaskUsers(long taskId)</w:t>
      </w:r>
    </w:p>
    <w:p w14:paraId="710BA860" w14:textId="77777777" w:rsidR="003D2BBB" w:rsidRPr="003D2BBB" w:rsidRDefault="003D2BBB" w:rsidP="003D2BBB">
      <w:pPr>
        <w:pStyle w:val="Code"/>
      </w:pPr>
      <w:r w:rsidRPr="003D2BBB">
        <w:t xml:space="preserve">        {</w:t>
      </w:r>
    </w:p>
    <w:p w14:paraId="67475F89" w14:textId="77777777" w:rsidR="003D2BBB" w:rsidRPr="003D2BBB" w:rsidRDefault="003D2BBB" w:rsidP="003D2BBB">
      <w:pPr>
        <w:pStyle w:val="Code"/>
      </w:pPr>
      <w:r w:rsidRPr="003D2BBB">
        <w:t xml:space="preserve">            var task = GetValidTask(taskId);</w:t>
      </w:r>
    </w:p>
    <w:p w14:paraId="382903EE" w14:textId="77777777" w:rsidR="003D2BBB" w:rsidRPr="003D2BBB" w:rsidRDefault="003D2BBB" w:rsidP="003D2BBB">
      <w:pPr>
        <w:pStyle w:val="Code"/>
      </w:pPr>
    </w:p>
    <w:p w14:paraId="1888904A" w14:textId="77777777" w:rsidR="003D2BBB" w:rsidRPr="003D2BBB" w:rsidRDefault="003D2BBB" w:rsidP="003D2BBB">
      <w:pPr>
        <w:pStyle w:val="Code"/>
      </w:pPr>
      <w:r w:rsidRPr="003D2BBB">
        <w:t xml:space="preserve">            UpdateTaskUsers(task, null, false);</w:t>
      </w:r>
    </w:p>
    <w:p w14:paraId="4A141DA8" w14:textId="77777777" w:rsidR="003D2BBB" w:rsidRPr="003D2BBB" w:rsidRDefault="003D2BBB" w:rsidP="003D2BBB">
      <w:pPr>
        <w:pStyle w:val="Code"/>
      </w:pPr>
    </w:p>
    <w:p w14:paraId="00C28768" w14:textId="77777777" w:rsidR="003D2BBB" w:rsidRPr="003D2BBB" w:rsidRDefault="003D2BBB" w:rsidP="003D2BBB">
      <w:pPr>
        <w:pStyle w:val="Code"/>
      </w:pPr>
      <w:r w:rsidRPr="003D2BBB">
        <w:t xml:space="preserve">            _session.SaveOrUpdate(task);</w:t>
      </w:r>
    </w:p>
    <w:p w14:paraId="41D15E4C" w14:textId="77777777" w:rsidR="003D2BBB" w:rsidRPr="003D2BBB" w:rsidRDefault="003D2BBB" w:rsidP="003D2BBB">
      <w:pPr>
        <w:pStyle w:val="Code"/>
      </w:pPr>
    </w:p>
    <w:p w14:paraId="181B6853" w14:textId="77777777" w:rsidR="003D2BBB" w:rsidRPr="003D2BBB" w:rsidRDefault="003D2BBB" w:rsidP="003D2BBB">
      <w:pPr>
        <w:pStyle w:val="Code"/>
      </w:pPr>
      <w:r w:rsidRPr="003D2BBB">
        <w:t xml:space="preserve">            return task;</w:t>
      </w:r>
    </w:p>
    <w:p w14:paraId="6E7DE781" w14:textId="77777777" w:rsidR="003D2BBB" w:rsidRPr="003D2BBB" w:rsidRDefault="003D2BBB" w:rsidP="003D2BBB">
      <w:pPr>
        <w:pStyle w:val="Code"/>
      </w:pPr>
      <w:r w:rsidRPr="003D2BBB">
        <w:t xml:space="preserve">        }</w:t>
      </w:r>
    </w:p>
    <w:p w14:paraId="6F273845" w14:textId="77777777" w:rsidR="003D2BBB" w:rsidRPr="003D2BBB" w:rsidRDefault="003D2BBB" w:rsidP="003D2BBB">
      <w:pPr>
        <w:pStyle w:val="Code"/>
      </w:pPr>
    </w:p>
    <w:p w14:paraId="4EA6AB5F" w14:textId="77777777" w:rsidR="003D2BBB" w:rsidRPr="003D2BBB" w:rsidRDefault="003D2BBB" w:rsidP="003D2BBB">
      <w:pPr>
        <w:pStyle w:val="Code"/>
      </w:pPr>
      <w:r w:rsidRPr="003D2BBB">
        <w:t xml:space="preserve">        public Task AddTaskUser(long taskId, long userId)</w:t>
      </w:r>
    </w:p>
    <w:p w14:paraId="6B094289" w14:textId="77777777" w:rsidR="003D2BBB" w:rsidRPr="003D2BBB" w:rsidRDefault="003D2BBB" w:rsidP="003D2BBB">
      <w:pPr>
        <w:pStyle w:val="Code"/>
      </w:pPr>
      <w:r w:rsidRPr="003D2BBB">
        <w:t xml:space="preserve">        {</w:t>
      </w:r>
    </w:p>
    <w:p w14:paraId="5D4A789B" w14:textId="77777777" w:rsidR="003D2BBB" w:rsidRPr="003D2BBB" w:rsidRDefault="003D2BBB" w:rsidP="003D2BBB">
      <w:pPr>
        <w:pStyle w:val="Code"/>
      </w:pPr>
      <w:r w:rsidRPr="003D2BBB">
        <w:t xml:space="preserve">            var task = GetValidTask(taskId);</w:t>
      </w:r>
    </w:p>
    <w:p w14:paraId="0D01AF73" w14:textId="77777777" w:rsidR="003D2BBB" w:rsidRPr="003D2BBB" w:rsidRDefault="003D2BBB" w:rsidP="003D2BBB">
      <w:pPr>
        <w:pStyle w:val="Code"/>
      </w:pPr>
    </w:p>
    <w:p w14:paraId="14B479CA" w14:textId="77777777" w:rsidR="003D2BBB" w:rsidRPr="003D2BBB" w:rsidRDefault="003D2BBB" w:rsidP="003D2BBB">
      <w:pPr>
        <w:pStyle w:val="Code"/>
      </w:pPr>
      <w:r w:rsidRPr="003D2BBB">
        <w:t xml:space="preserve">            UpdateTaskUsers(task, new[] {userId}, true);</w:t>
      </w:r>
    </w:p>
    <w:p w14:paraId="6AB0F7E6" w14:textId="77777777" w:rsidR="003D2BBB" w:rsidRPr="003D2BBB" w:rsidRDefault="003D2BBB" w:rsidP="003D2BBB">
      <w:pPr>
        <w:pStyle w:val="Code"/>
      </w:pPr>
    </w:p>
    <w:p w14:paraId="22231144" w14:textId="77777777" w:rsidR="003D2BBB" w:rsidRPr="003D2BBB" w:rsidRDefault="003D2BBB" w:rsidP="003D2BBB">
      <w:pPr>
        <w:pStyle w:val="Code"/>
      </w:pPr>
      <w:r w:rsidRPr="003D2BBB">
        <w:t xml:space="preserve">            _session.SaveOrUpdate(task);</w:t>
      </w:r>
    </w:p>
    <w:p w14:paraId="365A27F5" w14:textId="77777777" w:rsidR="003D2BBB" w:rsidRPr="003D2BBB" w:rsidRDefault="003D2BBB" w:rsidP="003D2BBB">
      <w:pPr>
        <w:pStyle w:val="Code"/>
      </w:pPr>
    </w:p>
    <w:p w14:paraId="3BBBBC11" w14:textId="77777777" w:rsidR="003D2BBB" w:rsidRPr="003D2BBB" w:rsidRDefault="003D2BBB" w:rsidP="003D2BBB">
      <w:pPr>
        <w:pStyle w:val="Code"/>
      </w:pPr>
      <w:r w:rsidRPr="003D2BBB">
        <w:t xml:space="preserve">            return task;</w:t>
      </w:r>
    </w:p>
    <w:p w14:paraId="2C2ABEC1" w14:textId="77777777" w:rsidR="003D2BBB" w:rsidRPr="003D2BBB" w:rsidRDefault="003D2BBB" w:rsidP="003D2BBB">
      <w:pPr>
        <w:pStyle w:val="Code"/>
      </w:pPr>
      <w:r w:rsidRPr="003D2BBB">
        <w:t xml:space="preserve">        }</w:t>
      </w:r>
    </w:p>
    <w:p w14:paraId="7EE4BF23" w14:textId="77777777" w:rsidR="003D2BBB" w:rsidRPr="003D2BBB" w:rsidRDefault="003D2BBB" w:rsidP="003D2BBB">
      <w:pPr>
        <w:pStyle w:val="Code"/>
      </w:pPr>
    </w:p>
    <w:p w14:paraId="2885976E" w14:textId="77777777" w:rsidR="003D2BBB" w:rsidRPr="003D2BBB" w:rsidRDefault="003D2BBB" w:rsidP="003D2BBB">
      <w:pPr>
        <w:pStyle w:val="Code"/>
      </w:pPr>
      <w:r w:rsidRPr="003D2BBB">
        <w:t xml:space="preserve">        public Task DeleteTaskUser(long taskId, long userId)</w:t>
      </w:r>
    </w:p>
    <w:p w14:paraId="280F183A" w14:textId="77777777" w:rsidR="003D2BBB" w:rsidRPr="003D2BBB" w:rsidRDefault="003D2BBB" w:rsidP="003D2BBB">
      <w:pPr>
        <w:pStyle w:val="Code"/>
      </w:pPr>
      <w:r w:rsidRPr="003D2BBB">
        <w:t xml:space="preserve">        {</w:t>
      </w:r>
    </w:p>
    <w:p w14:paraId="66212490" w14:textId="77777777" w:rsidR="003D2BBB" w:rsidRPr="003D2BBB" w:rsidRDefault="003D2BBB" w:rsidP="003D2BBB">
      <w:pPr>
        <w:pStyle w:val="Code"/>
      </w:pPr>
      <w:r w:rsidRPr="003D2BBB">
        <w:t xml:space="preserve">            var task = GetValidTask(taskId);</w:t>
      </w:r>
    </w:p>
    <w:p w14:paraId="20848AB2" w14:textId="77777777" w:rsidR="003D2BBB" w:rsidRPr="003D2BBB" w:rsidRDefault="003D2BBB" w:rsidP="003D2BBB">
      <w:pPr>
        <w:pStyle w:val="Code"/>
      </w:pPr>
    </w:p>
    <w:p w14:paraId="17C99519" w14:textId="77777777" w:rsidR="003D2BBB" w:rsidRPr="003D2BBB" w:rsidRDefault="003D2BBB" w:rsidP="003D2BBB">
      <w:pPr>
        <w:pStyle w:val="Code"/>
      </w:pPr>
      <w:r w:rsidRPr="003D2BBB">
        <w:t xml:space="preserve">            var user = task.Users.FirstOrDefault(x =&gt; x.UserId == userId);</w:t>
      </w:r>
    </w:p>
    <w:p w14:paraId="2B69B008" w14:textId="77777777" w:rsidR="003D2BBB" w:rsidRPr="003D2BBB" w:rsidRDefault="003D2BBB" w:rsidP="003D2BBB">
      <w:pPr>
        <w:pStyle w:val="Code"/>
      </w:pPr>
      <w:r w:rsidRPr="003D2BBB">
        <w:t xml:space="preserve">            if (user != null)</w:t>
      </w:r>
    </w:p>
    <w:p w14:paraId="1092F57B" w14:textId="77777777" w:rsidR="003D2BBB" w:rsidRPr="003D2BBB" w:rsidRDefault="003D2BBB" w:rsidP="003D2BBB">
      <w:pPr>
        <w:pStyle w:val="Code"/>
      </w:pPr>
      <w:r w:rsidRPr="003D2BBB">
        <w:t xml:space="preserve">            {</w:t>
      </w:r>
    </w:p>
    <w:p w14:paraId="70E0299A" w14:textId="77777777" w:rsidR="003D2BBB" w:rsidRPr="003D2BBB" w:rsidRDefault="003D2BBB" w:rsidP="003D2BBB">
      <w:pPr>
        <w:pStyle w:val="Code"/>
      </w:pPr>
      <w:r w:rsidRPr="003D2BBB">
        <w:t xml:space="preserve">                task.Users.Remove(user);</w:t>
      </w:r>
    </w:p>
    <w:p w14:paraId="62A8E271" w14:textId="77777777" w:rsidR="003D2BBB" w:rsidRPr="003D2BBB" w:rsidRDefault="003D2BBB" w:rsidP="003D2BBB">
      <w:pPr>
        <w:pStyle w:val="Code"/>
      </w:pPr>
      <w:r w:rsidRPr="003D2BBB">
        <w:t xml:space="preserve">                _session.SaveOrUpdate(task);</w:t>
      </w:r>
    </w:p>
    <w:p w14:paraId="0403FFAB" w14:textId="77777777" w:rsidR="003D2BBB" w:rsidRPr="003D2BBB" w:rsidRDefault="003D2BBB" w:rsidP="003D2BBB">
      <w:pPr>
        <w:pStyle w:val="Code"/>
      </w:pPr>
      <w:r w:rsidRPr="003D2BBB">
        <w:t xml:space="preserve">            }</w:t>
      </w:r>
    </w:p>
    <w:p w14:paraId="2873E4D7" w14:textId="77777777" w:rsidR="003D2BBB" w:rsidRPr="003D2BBB" w:rsidRDefault="003D2BBB" w:rsidP="003D2BBB">
      <w:pPr>
        <w:pStyle w:val="Code"/>
      </w:pPr>
    </w:p>
    <w:p w14:paraId="011EDBE9" w14:textId="77777777" w:rsidR="003D2BBB" w:rsidRPr="003D2BBB" w:rsidRDefault="003D2BBB" w:rsidP="003D2BBB">
      <w:pPr>
        <w:pStyle w:val="Code"/>
      </w:pPr>
      <w:r w:rsidRPr="003D2BBB">
        <w:t xml:space="preserve">            return task;</w:t>
      </w:r>
    </w:p>
    <w:p w14:paraId="17E717EB" w14:textId="77777777" w:rsidR="003D2BBB" w:rsidRPr="003D2BBB" w:rsidRDefault="003D2BBB" w:rsidP="003D2BBB">
      <w:pPr>
        <w:pStyle w:val="Code"/>
      </w:pPr>
      <w:r w:rsidRPr="003D2BBB">
        <w:t xml:space="preserve">        }</w:t>
      </w:r>
    </w:p>
    <w:p w14:paraId="178D5489" w14:textId="77777777" w:rsidR="003D2BBB" w:rsidRPr="003D2BBB" w:rsidRDefault="003D2BBB" w:rsidP="003D2BBB">
      <w:pPr>
        <w:pStyle w:val="Code"/>
      </w:pPr>
    </w:p>
    <w:p w14:paraId="23F0D9A9" w14:textId="77777777" w:rsidR="003D2BBB" w:rsidRPr="003D2BBB" w:rsidRDefault="003D2BBB" w:rsidP="003D2BBB">
      <w:pPr>
        <w:pStyle w:val="Code"/>
      </w:pPr>
      <w:r w:rsidRPr="003D2BBB">
        <w:t xml:space="preserve">        </w:t>
      </w:r>
      <w:commentRangeStart w:id="4"/>
      <w:r w:rsidRPr="003D2BBB">
        <w:t>public virtual Task GetValidTask(long taskId)</w:t>
      </w:r>
    </w:p>
    <w:p w14:paraId="69DAE7F8" w14:textId="77777777" w:rsidR="003D2BBB" w:rsidRPr="003D2BBB" w:rsidRDefault="003D2BBB" w:rsidP="003D2BBB">
      <w:pPr>
        <w:pStyle w:val="Code"/>
      </w:pPr>
      <w:r w:rsidRPr="003D2BBB">
        <w:t xml:space="preserve">        {</w:t>
      </w:r>
      <w:commentRangeEnd w:id="4"/>
      <w:r w:rsidR="00D76B41">
        <w:rPr>
          <w:rFonts w:asciiTheme="minorHAnsi" w:hAnsiTheme="minorHAnsi"/>
          <w:noProof w:val="0"/>
          <w:sz w:val="22"/>
        </w:rPr>
        <w:commentReference w:id="4"/>
      </w:r>
    </w:p>
    <w:p w14:paraId="0E0206CD" w14:textId="77777777" w:rsidR="003D2BBB" w:rsidRPr="003D2BBB" w:rsidRDefault="003D2BBB" w:rsidP="003D2BBB">
      <w:pPr>
        <w:pStyle w:val="Code"/>
      </w:pPr>
      <w:r w:rsidRPr="003D2BBB">
        <w:t xml:space="preserve">            var task = _session.Get&lt;Task&gt;(taskId);</w:t>
      </w:r>
    </w:p>
    <w:p w14:paraId="7ECB9F44" w14:textId="77777777" w:rsidR="003D2BBB" w:rsidRPr="003D2BBB" w:rsidRDefault="003D2BBB" w:rsidP="003D2BBB">
      <w:pPr>
        <w:pStyle w:val="Code"/>
      </w:pPr>
      <w:r w:rsidRPr="003D2BBB">
        <w:t xml:space="preserve">            if (task == null)</w:t>
      </w:r>
    </w:p>
    <w:p w14:paraId="64A9E7C4" w14:textId="77777777" w:rsidR="003D2BBB" w:rsidRPr="003D2BBB" w:rsidRDefault="003D2BBB" w:rsidP="003D2BBB">
      <w:pPr>
        <w:pStyle w:val="Code"/>
      </w:pPr>
      <w:r w:rsidRPr="003D2BBB">
        <w:t xml:space="preserve">            {</w:t>
      </w:r>
    </w:p>
    <w:p w14:paraId="652D31FA" w14:textId="77777777" w:rsidR="003D2BBB" w:rsidRPr="003D2BBB" w:rsidRDefault="003D2BBB" w:rsidP="003D2BBB">
      <w:pPr>
        <w:pStyle w:val="Code"/>
      </w:pPr>
      <w:r w:rsidRPr="003D2BBB">
        <w:t xml:space="preserve">                throw new RootObjectNotFoundException("Task not found");</w:t>
      </w:r>
    </w:p>
    <w:p w14:paraId="11E3339E" w14:textId="77777777" w:rsidR="003D2BBB" w:rsidRPr="003D2BBB" w:rsidRDefault="003D2BBB" w:rsidP="003D2BBB">
      <w:pPr>
        <w:pStyle w:val="Code"/>
      </w:pPr>
      <w:r w:rsidRPr="003D2BBB">
        <w:t xml:space="preserve">            }</w:t>
      </w:r>
    </w:p>
    <w:p w14:paraId="543FE82C" w14:textId="77777777" w:rsidR="003D2BBB" w:rsidRPr="003D2BBB" w:rsidRDefault="003D2BBB" w:rsidP="003D2BBB">
      <w:pPr>
        <w:pStyle w:val="Code"/>
      </w:pPr>
    </w:p>
    <w:p w14:paraId="32BACD88" w14:textId="77777777" w:rsidR="003D2BBB" w:rsidRPr="003D2BBB" w:rsidRDefault="003D2BBB" w:rsidP="003D2BBB">
      <w:pPr>
        <w:pStyle w:val="Code"/>
      </w:pPr>
      <w:r w:rsidRPr="003D2BBB">
        <w:t xml:space="preserve">            return task;</w:t>
      </w:r>
    </w:p>
    <w:p w14:paraId="436BA350" w14:textId="77777777" w:rsidR="003D2BBB" w:rsidRPr="003D2BBB" w:rsidRDefault="003D2BBB" w:rsidP="003D2BBB">
      <w:pPr>
        <w:pStyle w:val="Code"/>
      </w:pPr>
      <w:r w:rsidRPr="003D2BBB">
        <w:lastRenderedPageBreak/>
        <w:t xml:space="preserve">        }</w:t>
      </w:r>
    </w:p>
    <w:p w14:paraId="136503CA" w14:textId="77777777" w:rsidR="003D2BBB" w:rsidRPr="003D2BBB" w:rsidRDefault="003D2BBB" w:rsidP="003D2BBB">
      <w:pPr>
        <w:pStyle w:val="Code"/>
      </w:pPr>
    </w:p>
    <w:p w14:paraId="254F1A0D" w14:textId="77777777" w:rsidR="003D2BBB" w:rsidRPr="003D2BBB" w:rsidRDefault="003D2BBB" w:rsidP="003D2BBB">
      <w:pPr>
        <w:pStyle w:val="Code"/>
      </w:pPr>
      <w:r w:rsidRPr="003D2BBB">
        <w:t xml:space="preserve">        public virtual User GetValidUser(long userId)</w:t>
      </w:r>
    </w:p>
    <w:p w14:paraId="66A72B01" w14:textId="77777777" w:rsidR="003D2BBB" w:rsidRPr="003D2BBB" w:rsidRDefault="003D2BBB" w:rsidP="003D2BBB">
      <w:pPr>
        <w:pStyle w:val="Code"/>
      </w:pPr>
      <w:r w:rsidRPr="003D2BBB">
        <w:t xml:space="preserve">        {</w:t>
      </w:r>
    </w:p>
    <w:p w14:paraId="3629ADBD" w14:textId="77777777" w:rsidR="003D2BBB" w:rsidRPr="003D2BBB" w:rsidRDefault="003D2BBB" w:rsidP="003D2BBB">
      <w:pPr>
        <w:pStyle w:val="Code"/>
      </w:pPr>
      <w:r w:rsidRPr="003D2BBB">
        <w:t xml:space="preserve">            var user = _session.Get&lt;User&gt;(userId);</w:t>
      </w:r>
    </w:p>
    <w:p w14:paraId="77FB0678" w14:textId="77777777" w:rsidR="003D2BBB" w:rsidRPr="003D2BBB" w:rsidRDefault="003D2BBB" w:rsidP="003D2BBB">
      <w:pPr>
        <w:pStyle w:val="Code"/>
      </w:pPr>
      <w:r w:rsidRPr="003D2BBB">
        <w:t xml:space="preserve">            if (user == null)</w:t>
      </w:r>
    </w:p>
    <w:p w14:paraId="74342F7D" w14:textId="77777777" w:rsidR="003D2BBB" w:rsidRPr="003D2BBB" w:rsidRDefault="003D2BBB" w:rsidP="003D2BBB">
      <w:pPr>
        <w:pStyle w:val="Code"/>
      </w:pPr>
      <w:r w:rsidRPr="003D2BBB">
        <w:t xml:space="preserve">            {</w:t>
      </w:r>
    </w:p>
    <w:p w14:paraId="110EBF08" w14:textId="77777777" w:rsidR="003D2BBB" w:rsidRPr="003D2BBB" w:rsidRDefault="003D2BBB" w:rsidP="003D2BBB">
      <w:pPr>
        <w:pStyle w:val="Code"/>
      </w:pPr>
      <w:r w:rsidRPr="003D2BBB">
        <w:t xml:space="preserve">                throw new ChildObjectNotFoundException("User not found");</w:t>
      </w:r>
    </w:p>
    <w:p w14:paraId="7DC349AE" w14:textId="77777777" w:rsidR="003D2BBB" w:rsidRPr="003D2BBB" w:rsidRDefault="003D2BBB" w:rsidP="003D2BBB">
      <w:pPr>
        <w:pStyle w:val="Code"/>
      </w:pPr>
      <w:r w:rsidRPr="003D2BBB">
        <w:t xml:space="preserve">            }</w:t>
      </w:r>
    </w:p>
    <w:p w14:paraId="47EE85C2" w14:textId="77777777" w:rsidR="003D2BBB" w:rsidRPr="003D2BBB" w:rsidRDefault="003D2BBB" w:rsidP="003D2BBB">
      <w:pPr>
        <w:pStyle w:val="Code"/>
      </w:pPr>
    </w:p>
    <w:p w14:paraId="248E2C89" w14:textId="77777777" w:rsidR="003D2BBB" w:rsidRPr="003D2BBB" w:rsidRDefault="003D2BBB" w:rsidP="003D2BBB">
      <w:pPr>
        <w:pStyle w:val="Code"/>
      </w:pPr>
      <w:r w:rsidRPr="003D2BBB">
        <w:t xml:space="preserve">            return user;</w:t>
      </w:r>
    </w:p>
    <w:p w14:paraId="7D4F3B10" w14:textId="77777777" w:rsidR="003D2BBB" w:rsidRPr="003D2BBB" w:rsidRDefault="003D2BBB" w:rsidP="003D2BBB">
      <w:pPr>
        <w:pStyle w:val="Code"/>
      </w:pPr>
      <w:r w:rsidRPr="003D2BBB">
        <w:t xml:space="preserve">        }</w:t>
      </w:r>
    </w:p>
    <w:p w14:paraId="6399D6F6" w14:textId="77777777" w:rsidR="003D2BBB" w:rsidRPr="003D2BBB" w:rsidRDefault="003D2BBB" w:rsidP="003D2BBB">
      <w:pPr>
        <w:pStyle w:val="Code"/>
      </w:pPr>
    </w:p>
    <w:p w14:paraId="1FD888D7" w14:textId="77777777" w:rsidR="003D2BBB" w:rsidRPr="003D2BBB" w:rsidRDefault="003D2BBB" w:rsidP="003D2BBB">
      <w:pPr>
        <w:pStyle w:val="Code"/>
      </w:pPr>
      <w:r w:rsidRPr="003D2BBB">
        <w:t xml:space="preserve">        public virtual void UpdateTaskUsers(Task task, IEnumerable&lt;long&gt; userIds, bool appendToExisting)</w:t>
      </w:r>
    </w:p>
    <w:p w14:paraId="5106620B" w14:textId="77777777" w:rsidR="003D2BBB" w:rsidRPr="003D2BBB" w:rsidRDefault="003D2BBB" w:rsidP="003D2BBB">
      <w:pPr>
        <w:pStyle w:val="Code"/>
      </w:pPr>
      <w:r w:rsidRPr="003D2BBB">
        <w:t xml:space="preserve">        {</w:t>
      </w:r>
    </w:p>
    <w:p w14:paraId="7CEC13D6" w14:textId="77777777" w:rsidR="003D2BBB" w:rsidRPr="003D2BBB" w:rsidRDefault="003D2BBB" w:rsidP="003D2BBB">
      <w:pPr>
        <w:pStyle w:val="Code"/>
      </w:pPr>
      <w:r w:rsidRPr="003D2BBB">
        <w:t xml:space="preserve">            if (!appendToExisting)</w:t>
      </w:r>
    </w:p>
    <w:p w14:paraId="07C202C4" w14:textId="77777777" w:rsidR="003D2BBB" w:rsidRPr="003D2BBB" w:rsidRDefault="003D2BBB" w:rsidP="003D2BBB">
      <w:pPr>
        <w:pStyle w:val="Code"/>
      </w:pPr>
      <w:r w:rsidRPr="003D2BBB">
        <w:t xml:space="preserve">            {</w:t>
      </w:r>
    </w:p>
    <w:p w14:paraId="38F0BCCB" w14:textId="77777777" w:rsidR="003D2BBB" w:rsidRPr="003D2BBB" w:rsidRDefault="003D2BBB" w:rsidP="003D2BBB">
      <w:pPr>
        <w:pStyle w:val="Code"/>
      </w:pPr>
      <w:r w:rsidRPr="003D2BBB">
        <w:t xml:space="preserve">                task.Users.Clear();</w:t>
      </w:r>
    </w:p>
    <w:p w14:paraId="06879C4E" w14:textId="77777777" w:rsidR="003D2BBB" w:rsidRPr="003D2BBB" w:rsidRDefault="003D2BBB" w:rsidP="003D2BBB">
      <w:pPr>
        <w:pStyle w:val="Code"/>
      </w:pPr>
      <w:r w:rsidRPr="003D2BBB">
        <w:t xml:space="preserve">            }</w:t>
      </w:r>
    </w:p>
    <w:p w14:paraId="1B8406AC" w14:textId="77777777" w:rsidR="003D2BBB" w:rsidRPr="003D2BBB" w:rsidRDefault="003D2BBB" w:rsidP="003D2BBB">
      <w:pPr>
        <w:pStyle w:val="Code"/>
      </w:pPr>
    </w:p>
    <w:p w14:paraId="3300C003" w14:textId="77777777" w:rsidR="003D2BBB" w:rsidRPr="003D2BBB" w:rsidRDefault="003D2BBB" w:rsidP="003D2BBB">
      <w:pPr>
        <w:pStyle w:val="Code"/>
      </w:pPr>
      <w:r w:rsidRPr="003D2BBB">
        <w:t xml:space="preserve">            if (userIds != null)</w:t>
      </w:r>
    </w:p>
    <w:p w14:paraId="3ED31087" w14:textId="77777777" w:rsidR="003D2BBB" w:rsidRPr="003D2BBB" w:rsidRDefault="003D2BBB" w:rsidP="003D2BBB">
      <w:pPr>
        <w:pStyle w:val="Code"/>
      </w:pPr>
      <w:r w:rsidRPr="003D2BBB">
        <w:t xml:space="preserve">            {</w:t>
      </w:r>
    </w:p>
    <w:p w14:paraId="422DD1ED" w14:textId="77777777" w:rsidR="003D2BBB" w:rsidRPr="003D2BBB" w:rsidRDefault="003D2BBB" w:rsidP="003D2BBB">
      <w:pPr>
        <w:pStyle w:val="Code"/>
      </w:pPr>
      <w:r w:rsidRPr="003D2BBB">
        <w:t xml:space="preserve">                foreach (var user in userIds.Select(GetValidUser))</w:t>
      </w:r>
    </w:p>
    <w:p w14:paraId="72DB447D" w14:textId="77777777" w:rsidR="003D2BBB" w:rsidRPr="003D2BBB" w:rsidRDefault="003D2BBB" w:rsidP="003D2BBB">
      <w:pPr>
        <w:pStyle w:val="Code"/>
      </w:pPr>
      <w:r w:rsidRPr="003D2BBB">
        <w:t xml:space="preserve">                {</w:t>
      </w:r>
    </w:p>
    <w:p w14:paraId="60DF75FB" w14:textId="77777777" w:rsidR="003D2BBB" w:rsidRPr="003D2BBB" w:rsidRDefault="003D2BBB" w:rsidP="003D2BBB">
      <w:pPr>
        <w:pStyle w:val="Code"/>
      </w:pPr>
      <w:r w:rsidRPr="003D2BBB">
        <w:t xml:space="preserve">                    if (!task.Users.Contains(user))</w:t>
      </w:r>
    </w:p>
    <w:p w14:paraId="77BE00B6" w14:textId="77777777" w:rsidR="003D2BBB" w:rsidRPr="003D2BBB" w:rsidRDefault="003D2BBB" w:rsidP="003D2BBB">
      <w:pPr>
        <w:pStyle w:val="Code"/>
      </w:pPr>
      <w:r w:rsidRPr="003D2BBB">
        <w:t xml:space="preserve">                    {</w:t>
      </w:r>
    </w:p>
    <w:p w14:paraId="4F2E40D9" w14:textId="77777777" w:rsidR="003D2BBB" w:rsidRPr="003D2BBB" w:rsidRDefault="003D2BBB" w:rsidP="003D2BBB">
      <w:pPr>
        <w:pStyle w:val="Code"/>
      </w:pPr>
      <w:r w:rsidRPr="003D2BBB">
        <w:t xml:space="preserve">                        task.Users.Add(user);</w:t>
      </w:r>
    </w:p>
    <w:p w14:paraId="3C7AB30D" w14:textId="77777777" w:rsidR="003D2BBB" w:rsidRPr="003D2BBB" w:rsidRDefault="003D2BBB" w:rsidP="003D2BBB">
      <w:pPr>
        <w:pStyle w:val="Code"/>
      </w:pPr>
      <w:r w:rsidRPr="003D2BBB">
        <w:t xml:space="preserve">                    }</w:t>
      </w:r>
    </w:p>
    <w:p w14:paraId="4A33DAFB" w14:textId="77777777" w:rsidR="003D2BBB" w:rsidRPr="003D2BBB" w:rsidRDefault="003D2BBB" w:rsidP="003D2BBB">
      <w:pPr>
        <w:pStyle w:val="Code"/>
      </w:pPr>
      <w:r w:rsidRPr="003D2BBB">
        <w:t xml:space="preserve">                }</w:t>
      </w:r>
    </w:p>
    <w:p w14:paraId="4264A02E" w14:textId="77777777" w:rsidR="003D2BBB" w:rsidRPr="003D2BBB" w:rsidRDefault="003D2BBB" w:rsidP="003D2BBB">
      <w:pPr>
        <w:pStyle w:val="Code"/>
      </w:pPr>
      <w:r w:rsidRPr="003D2BBB">
        <w:t xml:space="preserve">            }</w:t>
      </w:r>
    </w:p>
    <w:p w14:paraId="2961EC1D" w14:textId="77777777" w:rsidR="003D2BBB" w:rsidRPr="003D2BBB" w:rsidRDefault="003D2BBB" w:rsidP="003D2BBB">
      <w:pPr>
        <w:pStyle w:val="Code"/>
      </w:pPr>
      <w:r w:rsidRPr="003D2BBB">
        <w:t xml:space="preserve">        }</w:t>
      </w:r>
    </w:p>
    <w:p w14:paraId="2CABE17D" w14:textId="77777777" w:rsidR="003D2BBB" w:rsidRPr="003D2BBB" w:rsidRDefault="003D2BBB" w:rsidP="003D2BBB">
      <w:pPr>
        <w:pStyle w:val="Code"/>
      </w:pPr>
      <w:r w:rsidRPr="003D2BBB">
        <w:t xml:space="preserve">    }</w:t>
      </w:r>
    </w:p>
    <w:p w14:paraId="58F640CA" w14:textId="77777777" w:rsidR="00E34DE2" w:rsidRDefault="003D2BBB" w:rsidP="003D2BBB">
      <w:pPr>
        <w:pStyle w:val="Code"/>
      </w:pPr>
      <w:r w:rsidRPr="003D2BBB">
        <w:t>}</w:t>
      </w:r>
    </w:p>
    <w:bookmarkEnd w:id="2"/>
    <w:bookmarkEnd w:id="3"/>
    <w:p w14:paraId="7A20710D" w14:textId="77777777" w:rsidR="00E34DE2" w:rsidRDefault="003D2BBB" w:rsidP="003D2BBB">
      <w:pPr>
        <w:pStyle w:val="CodeCaption"/>
      </w:pPr>
      <w:r>
        <w:t xml:space="preserve">Dependency Configuration (add to bottom of </w:t>
      </w:r>
      <w:r w:rsidRPr="00E56F99">
        <w:rPr>
          <w:rStyle w:val="CodeInline"/>
        </w:rPr>
        <w:t>NinjectConfigurator.AddBindings</w:t>
      </w:r>
      <w:r>
        <w:t>)</w:t>
      </w:r>
    </w:p>
    <w:p w14:paraId="499E0099" w14:textId="77777777" w:rsidR="003D2BBB" w:rsidRDefault="003D2BBB" w:rsidP="003D2BBB">
      <w:pPr>
        <w:pStyle w:val="Code"/>
      </w:pPr>
      <w:bookmarkStart w:id="5" w:name="OLE_LINK1"/>
      <w:bookmarkStart w:id="6" w:name="OLE_LINK2"/>
      <w:bookmarkStart w:id="7" w:name="OLE_LINK9"/>
      <w:bookmarkStart w:id="8" w:name="OLE_LINK10"/>
      <w:r w:rsidRPr="003D2BBB">
        <w:t>container.Bind&lt;IUpdateTaskQueryProcessor&gt;().To&lt;UpdateTaskQueryProcessor&gt;().InRequestScope();</w:t>
      </w:r>
      <w:bookmarkEnd w:id="5"/>
      <w:bookmarkEnd w:id="6"/>
    </w:p>
    <w:bookmarkEnd w:id="7"/>
    <w:bookmarkEnd w:id="8"/>
    <w:p w14:paraId="4D89D79B" w14:textId="77777777"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14:paraId="3C212FF9" w14:textId="77777777"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14:paraId="603A350D" w14:textId="77777777" w:rsidR="006460F9" w:rsidRDefault="006460F9" w:rsidP="003D2BBB">
      <w:pPr>
        <w:pStyle w:val="BodyTextCont"/>
      </w:pPr>
      <w:r>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14:paraId="34122C82" w14:textId="77777777" w:rsidR="0099344D" w:rsidRDefault="0099344D" w:rsidP="003D2BBB">
      <w:pPr>
        <w:pStyle w:val="BodyTextCont"/>
      </w:pPr>
      <w:r>
        <w:lastRenderedPageBreak/>
        <w:t>The next dependency to implement is also simple; in fact, simpler than the query processor we just discussed. Implement it as follows:</w:t>
      </w:r>
    </w:p>
    <w:p w14:paraId="38424993" w14:textId="77777777" w:rsidR="0099344D" w:rsidRDefault="0099344D" w:rsidP="0099344D">
      <w:pPr>
        <w:pStyle w:val="CodeCaption"/>
      </w:pPr>
      <w:r w:rsidRPr="0099344D">
        <w:t>ITaskUsersMaintenanceProcessor</w:t>
      </w:r>
      <w:r>
        <w:t xml:space="preserve"> Interface</w:t>
      </w:r>
    </w:p>
    <w:p w14:paraId="620D57C7" w14:textId="77777777" w:rsidR="00F269BA" w:rsidRPr="00F269BA" w:rsidRDefault="00F269BA" w:rsidP="00F269BA">
      <w:pPr>
        <w:pStyle w:val="Code"/>
      </w:pPr>
      <w:bookmarkStart w:id="9" w:name="OLE_LINK11"/>
      <w:bookmarkStart w:id="10" w:name="OLE_LINK12"/>
      <w:r w:rsidRPr="00F269BA">
        <w:t>using System.Collections.Generic;</w:t>
      </w:r>
    </w:p>
    <w:p w14:paraId="34ED6328" w14:textId="77777777" w:rsidR="00F269BA" w:rsidRPr="00F269BA" w:rsidRDefault="00F269BA" w:rsidP="00F269BA">
      <w:pPr>
        <w:pStyle w:val="Code"/>
      </w:pPr>
      <w:r w:rsidRPr="00F269BA">
        <w:t>using WebApi2Book.Web.Api.Models;</w:t>
      </w:r>
    </w:p>
    <w:p w14:paraId="1201C4A9" w14:textId="77777777" w:rsidR="00F269BA" w:rsidRPr="00F269BA" w:rsidRDefault="00F269BA" w:rsidP="00F269BA">
      <w:pPr>
        <w:pStyle w:val="Code"/>
      </w:pPr>
    </w:p>
    <w:p w14:paraId="68E233AD" w14:textId="77777777" w:rsidR="00F269BA" w:rsidRPr="00F269BA" w:rsidRDefault="00F269BA" w:rsidP="00F269BA">
      <w:pPr>
        <w:pStyle w:val="Code"/>
      </w:pPr>
      <w:r w:rsidRPr="00F269BA">
        <w:t>namespace WebApi2Book.Web.Api.MaintenanceProcessing</w:t>
      </w:r>
    </w:p>
    <w:p w14:paraId="48E55B19" w14:textId="77777777" w:rsidR="00F269BA" w:rsidRPr="00F269BA" w:rsidRDefault="00F269BA" w:rsidP="00F269BA">
      <w:pPr>
        <w:pStyle w:val="Code"/>
      </w:pPr>
      <w:r w:rsidRPr="00F269BA">
        <w:t>{</w:t>
      </w:r>
    </w:p>
    <w:p w14:paraId="21E4B376" w14:textId="77777777" w:rsidR="00F269BA" w:rsidRPr="00F269BA" w:rsidRDefault="00F269BA" w:rsidP="00F269BA">
      <w:pPr>
        <w:pStyle w:val="Code"/>
      </w:pPr>
      <w:r w:rsidRPr="00F269BA">
        <w:t xml:space="preserve">    public interface ITaskUsersMaintenanceProcessor</w:t>
      </w:r>
    </w:p>
    <w:p w14:paraId="5DC5867D" w14:textId="77777777" w:rsidR="00F269BA" w:rsidRPr="00F269BA" w:rsidRDefault="00F269BA" w:rsidP="00F269BA">
      <w:pPr>
        <w:pStyle w:val="Code"/>
      </w:pPr>
      <w:r w:rsidRPr="00F269BA">
        <w:t xml:space="preserve">    {</w:t>
      </w:r>
    </w:p>
    <w:p w14:paraId="7DC55454" w14:textId="77777777" w:rsidR="00F269BA" w:rsidRPr="00F269BA" w:rsidRDefault="00F269BA" w:rsidP="00F269BA">
      <w:pPr>
        <w:pStyle w:val="Code"/>
      </w:pPr>
      <w:r w:rsidRPr="00F269BA">
        <w:t xml:space="preserve">        Task ReplaceTaskUsers(long taskId, IEnumerable&lt;long&gt; userIds);</w:t>
      </w:r>
    </w:p>
    <w:p w14:paraId="16412270" w14:textId="77777777" w:rsidR="00F269BA" w:rsidRPr="00F269BA" w:rsidRDefault="00F269BA" w:rsidP="00F269BA">
      <w:pPr>
        <w:pStyle w:val="Code"/>
      </w:pPr>
      <w:r w:rsidRPr="00F269BA">
        <w:t xml:space="preserve">        Task DeleteTaskUsers(long taskId);</w:t>
      </w:r>
    </w:p>
    <w:p w14:paraId="5BD2E958" w14:textId="77777777" w:rsidR="00F269BA" w:rsidRPr="00F269BA" w:rsidRDefault="00F269BA" w:rsidP="00F269BA">
      <w:pPr>
        <w:pStyle w:val="Code"/>
      </w:pPr>
      <w:r w:rsidRPr="00F269BA">
        <w:t xml:space="preserve">        Task AddTaskUser(long taskId, long userId);</w:t>
      </w:r>
    </w:p>
    <w:p w14:paraId="454EB9D2" w14:textId="77777777" w:rsidR="00F269BA" w:rsidRPr="00F269BA" w:rsidRDefault="00F269BA" w:rsidP="00F269BA">
      <w:pPr>
        <w:pStyle w:val="Code"/>
      </w:pPr>
      <w:r w:rsidRPr="00F269BA">
        <w:t xml:space="preserve">        Task DeleteTaskUser(long taskId, long userId);</w:t>
      </w:r>
    </w:p>
    <w:p w14:paraId="783B99DB" w14:textId="77777777" w:rsidR="00F269BA" w:rsidRPr="00F269BA" w:rsidRDefault="00F269BA" w:rsidP="00F269BA">
      <w:pPr>
        <w:pStyle w:val="Code"/>
      </w:pPr>
      <w:r w:rsidRPr="00F269BA">
        <w:t xml:space="preserve">    }</w:t>
      </w:r>
    </w:p>
    <w:p w14:paraId="218A6E55" w14:textId="77777777" w:rsidR="00ED272E" w:rsidRDefault="00F269BA" w:rsidP="00F269BA">
      <w:pPr>
        <w:pStyle w:val="Code"/>
      </w:pPr>
      <w:r w:rsidRPr="00F269BA">
        <w:t>}</w:t>
      </w:r>
    </w:p>
    <w:bookmarkEnd w:id="9"/>
    <w:bookmarkEnd w:id="10"/>
    <w:p w14:paraId="56B76B73" w14:textId="77777777" w:rsidR="00F269BA" w:rsidRDefault="00F269BA" w:rsidP="00F269BA">
      <w:pPr>
        <w:pStyle w:val="CodeCaption"/>
      </w:pPr>
      <w:r w:rsidRPr="00F269BA">
        <w:t>TaskUsersMaintenanceProcessor</w:t>
      </w:r>
      <w:r>
        <w:t xml:space="preserve"> Class</w:t>
      </w:r>
    </w:p>
    <w:p w14:paraId="55A1F9EF" w14:textId="77777777" w:rsidR="00F269BA" w:rsidRPr="00F269BA" w:rsidRDefault="00F269BA" w:rsidP="00F269BA">
      <w:pPr>
        <w:pStyle w:val="Code"/>
      </w:pPr>
      <w:bookmarkStart w:id="11" w:name="OLE_LINK13"/>
      <w:bookmarkStart w:id="12" w:name="OLE_LINK14"/>
      <w:r w:rsidRPr="00F269BA">
        <w:t>using System.Collections.Generic;</w:t>
      </w:r>
    </w:p>
    <w:p w14:paraId="41FE39E3" w14:textId="77777777" w:rsidR="00F269BA" w:rsidRPr="00F269BA" w:rsidRDefault="00F269BA" w:rsidP="00F269BA">
      <w:pPr>
        <w:pStyle w:val="Code"/>
      </w:pPr>
      <w:r w:rsidRPr="00F269BA">
        <w:t>using WebApi2Book.Common.TypeMapping;</w:t>
      </w:r>
    </w:p>
    <w:p w14:paraId="50FFA12A" w14:textId="77777777" w:rsidR="00F269BA" w:rsidRPr="00F269BA" w:rsidRDefault="00F269BA" w:rsidP="00F269BA">
      <w:pPr>
        <w:pStyle w:val="Code"/>
      </w:pPr>
      <w:r w:rsidRPr="00F269BA">
        <w:t>using WebApi2Book.Data;</w:t>
      </w:r>
    </w:p>
    <w:p w14:paraId="79D6B114" w14:textId="77777777" w:rsidR="00F269BA" w:rsidRPr="00F269BA" w:rsidRDefault="00F269BA" w:rsidP="00F269BA">
      <w:pPr>
        <w:pStyle w:val="Code"/>
      </w:pPr>
      <w:r w:rsidRPr="00F269BA">
        <w:t>using WebApi2Book.Web.Api.Models;</w:t>
      </w:r>
    </w:p>
    <w:p w14:paraId="3C5450E4" w14:textId="77777777" w:rsidR="00F269BA" w:rsidRPr="00F269BA" w:rsidRDefault="00F269BA" w:rsidP="00F269BA">
      <w:pPr>
        <w:pStyle w:val="Code"/>
      </w:pPr>
    </w:p>
    <w:p w14:paraId="09B001CA" w14:textId="77777777" w:rsidR="00F269BA" w:rsidRPr="00F269BA" w:rsidRDefault="00F269BA" w:rsidP="00F269BA">
      <w:pPr>
        <w:pStyle w:val="Code"/>
      </w:pPr>
      <w:r w:rsidRPr="00F269BA">
        <w:t>namespace WebApi2Book.Web.Api.MaintenanceProcessing</w:t>
      </w:r>
    </w:p>
    <w:p w14:paraId="40415662" w14:textId="77777777" w:rsidR="00F269BA" w:rsidRPr="00F269BA" w:rsidRDefault="00F269BA" w:rsidP="00F269BA">
      <w:pPr>
        <w:pStyle w:val="Code"/>
      </w:pPr>
      <w:r w:rsidRPr="00F269BA">
        <w:t>{</w:t>
      </w:r>
    </w:p>
    <w:p w14:paraId="259BC9B1" w14:textId="77777777" w:rsidR="00F269BA" w:rsidRPr="00F269BA" w:rsidRDefault="00F269BA" w:rsidP="00F269BA">
      <w:pPr>
        <w:pStyle w:val="Code"/>
      </w:pPr>
      <w:r w:rsidRPr="00F269BA">
        <w:t xml:space="preserve">    public class TaskUsersMaintenanceProcessor : ITaskUsersMaintenanceProcessor</w:t>
      </w:r>
    </w:p>
    <w:p w14:paraId="649547D7" w14:textId="77777777" w:rsidR="00F269BA" w:rsidRPr="00F269BA" w:rsidRDefault="00F269BA" w:rsidP="00F269BA">
      <w:pPr>
        <w:pStyle w:val="Code"/>
      </w:pPr>
      <w:r w:rsidRPr="00F269BA">
        <w:t xml:space="preserve">    {</w:t>
      </w:r>
    </w:p>
    <w:p w14:paraId="4DF1FA51" w14:textId="77777777" w:rsidR="00F269BA" w:rsidRPr="00F269BA" w:rsidRDefault="00F269BA" w:rsidP="00F269BA">
      <w:pPr>
        <w:pStyle w:val="Code"/>
      </w:pPr>
      <w:r w:rsidRPr="00F269BA">
        <w:t xml:space="preserve">        private readonly IAutoMapper _autoMapper;</w:t>
      </w:r>
    </w:p>
    <w:p w14:paraId="571CCEE4" w14:textId="77777777" w:rsidR="00F269BA" w:rsidRPr="00F269BA" w:rsidRDefault="00F269BA" w:rsidP="00F269BA">
      <w:pPr>
        <w:pStyle w:val="Code"/>
      </w:pPr>
      <w:r w:rsidRPr="00F269BA">
        <w:t xml:space="preserve">        private readonly IUpdateTaskQueryProcessor _queryProcessor;</w:t>
      </w:r>
    </w:p>
    <w:p w14:paraId="0739D606" w14:textId="77777777" w:rsidR="00F269BA" w:rsidRPr="00F269BA" w:rsidRDefault="00F269BA" w:rsidP="00F269BA">
      <w:pPr>
        <w:pStyle w:val="Code"/>
      </w:pPr>
    </w:p>
    <w:p w14:paraId="50D46BCF" w14:textId="77777777" w:rsidR="00F269BA" w:rsidRPr="00F269BA" w:rsidRDefault="00F269BA" w:rsidP="00F269BA">
      <w:pPr>
        <w:pStyle w:val="Code"/>
      </w:pPr>
      <w:r w:rsidRPr="00F269BA">
        <w:t xml:space="preserve">        public TaskUsersMaintenanceProcessor(IUpdateTaskQueryProcessor queryProcessor, IAutoMapper autoMapper)</w:t>
      </w:r>
    </w:p>
    <w:p w14:paraId="0038D6EB" w14:textId="77777777" w:rsidR="00F269BA" w:rsidRPr="00F269BA" w:rsidRDefault="00F269BA" w:rsidP="00F269BA">
      <w:pPr>
        <w:pStyle w:val="Code"/>
      </w:pPr>
      <w:r w:rsidRPr="00F269BA">
        <w:t xml:space="preserve">        {</w:t>
      </w:r>
    </w:p>
    <w:p w14:paraId="1F99AC5F" w14:textId="77777777" w:rsidR="00F269BA" w:rsidRPr="00F269BA" w:rsidRDefault="00F269BA" w:rsidP="00F269BA">
      <w:pPr>
        <w:pStyle w:val="Code"/>
      </w:pPr>
      <w:r w:rsidRPr="00F269BA">
        <w:t xml:space="preserve">            _queryProcessor = queryProcessor;</w:t>
      </w:r>
    </w:p>
    <w:p w14:paraId="6576786D" w14:textId="77777777" w:rsidR="00F269BA" w:rsidRPr="00F269BA" w:rsidRDefault="00F269BA" w:rsidP="00F269BA">
      <w:pPr>
        <w:pStyle w:val="Code"/>
      </w:pPr>
      <w:r w:rsidRPr="00F269BA">
        <w:t xml:space="preserve">            _autoMapper = autoMapper;</w:t>
      </w:r>
    </w:p>
    <w:p w14:paraId="0CF6D381" w14:textId="77777777" w:rsidR="00F269BA" w:rsidRPr="00F269BA" w:rsidRDefault="00F269BA" w:rsidP="00F269BA">
      <w:pPr>
        <w:pStyle w:val="Code"/>
      </w:pPr>
      <w:r w:rsidRPr="00F269BA">
        <w:t xml:space="preserve">        }</w:t>
      </w:r>
    </w:p>
    <w:p w14:paraId="741CB089" w14:textId="77777777" w:rsidR="00F269BA" w:rsidRPr="00F269BA" w:rsidRDefault="00F269BA" w:rsidP="00F269BA">
      <w:pPr>
        <w:pStyle w:val="Code"/>
      </w:pPr>
    </w:p>
    <w:p w14:paraId="0BAD6C36" w14:textId="77777777" w:rsidR="00F269BA" w:rsidRPr="00F269BA" w:rsidRDefault="00F269BA" w:rsidP="00F269BA">
      <w:pPr>
        <w:pStyle w:val="Code"/>
      </w:pPr>
      <w:r w:rsidRPr="00F269BA">
        <w:t xml:space="preserve">        public Task ReplaceTaskUsers(long taskId, IEnumerable&lt;long&gt; userIds)</w:t>
      </w:r>
    </w:p>
    <w:p w14:paraId="171D1196" w14:textId="77777777" w:rsidR="00F269BA" w:rsidRPr="00F269BA" w:rsidRDefault="00F269BA" w:rsidP="00F269BA">
      <w:pPr>
        <w:pStyle w:val="Code"/>
      </w:pPr>
      <w:r w:rsidRPr="00F269BA">
        <w:t xml:space="preserve">        {</w:t>
      </w:r>
    </w:p>
    <w:p w14:paraId="51386349" w14:textId="77777777" w:rsidR="00F269BA" w:rsidRPr="00F269BA" w:rsidRDefault="00F269BA" w:rsidP="00F269BA">
      <w:pPr>
        <w:pStyle w:val="Code"/>
      </w:pPr>
      <w:r w:rsidRPr="00F269BA">
        <w:t xml:space="preserve">            var taskEntity = _queryProcessor.ReplaceTaskUsers(taskId, userIds);</w:t>
      </w:r>
    </w:p>
    <w:p w14:paraId="7B45BF68" w14:textId="77777777" w:rsidR="00F269BA" w:rsidRPr="00F269BA" w:rsidRDefault="00F269BA" w:rsidP="00F269BA">
      <w:pPr>
        <w:pStyle w:val="Code"/>
      </w:pPr>
      <w:r w:rsidRPr="00F269BA">
        <w:t xml:space="preserve">            return CreateTaskResponse(taskEntity);</w:t>
      </w:r>
    </w:p>
    <w:p w14:paraId="3DCCFB75" w14:textId="77777777" w:rsidR="00F269BA" w:rsidRPr="00F269BA" w:rsidRDefault="00F269BA" w:rsidP="00F269BA">
      <w:pPr>
        <w:pStyle w:val="Code"/>
      </w:pPr>
      <w:r w:rsidRPr="00F269BA">
        <w:t xml:space="preserve">        }</w:t>
      </w:r>
    </w:p>
    <w:p w14:paraId="7BD788F3" w14:textId="77777777" w:rsidR="00F269BA" w:rsidRPr="00F269BA" w:rsidRDefault="00F269BA" w:rsidP="00F269BA">
      <w:pPr>
        <w:pStyle w:val="Code"/>
      </w:pPr>
    </w:p>
    <w:p w14:paraId="16ADBD21" w14:textId="77777777" w:rsidR="00F269BA" w:rsidRPr="00F269BA" w:rsidRDefault="00F269BA" w:rsidP="00F269BA">
      <w:pPr>
        <w:pStyle w:val="Code"/>
      </w:pPr>
      <w:r w:rsidRPr="00F269BA">
        <w:t xml:space="preserve">        public Task DeleteTaskUsers(long taskId)</w:t>
      </w:r>
    </w:p>
    <w:p w14:paraId="223D4F5E" w14:textId="77777777" w:rsidR="00F269BA" w:rsidRPr="00F269BA" w:rsidRDefault="00F269BA" w:rsidP="00F269BA">
      <w:pPr>
        <w:pStyle w:val="Code"/>
      </w:pPr>
      <w:r w:rsidRPr="00F269BA">
        <w:t xml:space="preserve">        {</w:t>
      </w:r>
    </w:p>
    <w:p w14:paraId="251A7B5A" w14:textId="77777777" w:rsidR="00F269BA" w:rsidRPr="00F269BA" w:rsidRDefault="00F269BA" w:rsidP="00F269BA">
      <w:pPr>
        <w:pStyle w:val="Code"/>
      </w:pPr>
      <w:r w:rsidRPr="00F269BA">
        <w:t xml:space="preserve">            var taskEntity = _queryProcessor.DeleteTaskUsers(taskId);</w:t>
      </w:r>
    </w:p>
    <w:p w14:paraId="03FAFA00" w14:textId="77777777" w:rsidR="00F269BA" w:rsidRPr="00F269BA" w:rsidRDefault="00F269BA" w:rsidP="00F269BA">
      <w:pPr>
        <w:pStyle w:val="Code"/>
      </w:pPr>
      <w:r w:rsidRPr="00F269BA">
        <w:t xml:space="preserve">            return CreateTaskResponse(taskEntity);</w:t>
      </w:r>
    </w:p>
    <w:p w14:paraId="4E557E5B" w14:textId="77777777" w:rsidR="00F269BA" w:rsidRPr="00F269BA" w:rsidRDefault="00F269BA" w:rsidP="00F269BA">
      <w:pPr>
        <w:pStyle w:val="Code"/>
      </w:pPr>
      <w:r w:rsidRPr="00F269BA">
        <w:lastRenderedPageBreak/>
        <w:t xml:space="preserve">        }</w:t>
      </w:r>
    </w:p>
    <w:p w14:paraId="40DD5747" w14:textId="77777777" w:rsidR="00F269BA" w:rsidRPr="00F269BA" w:rsidRDefault="00F269BA" w:rsidP="00F269BA">
      <w:pPr>
        <w:pStyle w:val="Code"/>
      </w:pPr>
    </w:p>
    <w:p w14:paraId="066A200E" w14:textId="77777777" w:rsidR="00F269BA" w:rsidRPr="00F269BA" w:rsidRDefault="00F269BA" w:rsidP="00F269BA">
      <w:pPr>
        <w:pStyle w:val="Code"/>
      </w:pPr>
      <w:r w:rsidRPr="00F269BA">
        <w:t xml:space="preserve">        public Task AddTaskUser(long taskId, long userId)</w:t>
      </w:r>
    </w:p>
    <w:p w14:paraId="305C63B9" w14:textId="77777777" w:rsidR="00F269BA" w:rsidRPr="00F269BA" w:rsidRDefault="00F269BA" w:rsidP="00F269BA">
      <w:pPr>
        <w:pStyle w:val="Code"/>
      </w:pPr>
      <w:r w:rsidRPr="00F269BA">
        <w:t xml:space="preserve">        {</w:t>
      </w:r>
    </w:p>
    <w:p w14:paraId="636A713E" w14:textId="77777777" w:rsidR="00F269BA" w:rsidRPr="00F269BA" w:rsidRDefault="00F269BA" w:rsidP="00F269BA">
      <w:pPr>
        <w:pStyle w:val="Code"/>
      </w:pPr>
      <w:r w:rsidRPr="00F269BA">
        <w:t xml:space="preserve">            var taskEntity = _queryProcessor.AddTaskUser(taskId, userId);</w:t>
      </w:r>
    </w:p>
    <w:p w14:paraId="05874AD8" w14:textId="77777777" w:rsidR="00F269BA" w:rsidRPr="00F269BA" w:rsidRDefault="00F269BA" w:rsidP="00F269BA">
      <w:pPr>
        <w:pStyle w:val="Code"/>
      </w:pPr>
      <w:r w:rsidRPr="00F269BA">
        <w:t xml:space="preserve">            return CreateTaskResponse(taskEntity);</w:t>
      </w:r>
    </w:p>
    <w:p w14:paraId="324EE27D" w14:textId="77777777" w:rsidR="00F269BA" w:rsidRPr="00F269BA" w:rsidRDefault="00F269BA" w:rsidP="00F269BA">
      <w:pPr>
        <w:pStyle w:val="Code"/>
      </w:pPr>
      <w:r w:rsidRPr="00F269BA">
        <w:t xml:space="preserve">        }</w:t>
      </w:r>
    </w:p>
    <w:p w14:paraId="17539AB9" w14:textId="77777777" w:rsidR="00F269BA" w:rsidRPr="00F269BA" w:rsidRDefault="00F269BA" w:rsidP="00F269BA">
      <w:pPr>
        <w:pStyle w:val="Code"/>
      </w:pPr>
    </w:p>
    <w:p w14:paraId="7D635F5B" w14:textId="77777777" w:rsidR="00F269BA" w:rsidRPr="00F269BA" w:rsidRDefault="00F269BA" w:rsidP="00F269BA">
      <w:pPr>
        <w:pStyle w:val="Code"/>
      </w:pPr>
      <w:r w:rsidRPr="00F269BA">
        <w:t xml:space="preserve">        public Task DeleteTaskUser(long taskId, long userId)</w:t>
      </w:r>
    </w:p>
    <w:p w14:paraId="684E1014" w14:textId="77777777" w:rsidR="00F269BA" w:rsidRPr="00F269BA" w:rsidRDefault="00F269BA" w:rsidP="00F269BA">
      <w:pPr>
        <w:pStyle w:val="Code"/>
      </w:pPr>
      <w:r w:rsidRPr="00F269BA">
        <w:t xml:space="preserve">        {</w:t>
      </w:r>
    </w:p>
    <w:p w14:paraId="15CBD05F" w14:textId="77777777" w:rsidR="00F269BA" w:rsidRPr="00F269BA" w:rsidRDefault="00F269BA" w:rsidP="00F269BA">
      <w:pPr>
        <w:pStyle w:val="Code"/>
      </w:pPr>
      <w:r w:rsidRPr="00F269BA">
        <w:t xml:space="preserve">            var taskEntity = _queryProcessor.DeleteTaskUser(taskId, userId);</w:t>
      </w:r>
    </w:p>
    <w:p w14:paraId="47057EB7" w14:textId="77777777" w:rsidR="00F269BA" w:rsidRPr="00F269BA" w:rsidRDefault="00F269BA" w:rsidP="00F269BA">
      <w:pPr>
        <w:pStyle w:val="Code"/>
      </w:pPr>
      <w:r w:rsidRPr="00F269BA">
        <w:t xml:space="preserve">            return CreateTaskResponse(taskEntity);</w:t>
      </w:r>
    </w:p>
    <w:p w14:paraId="38DB00C8" w14:textId="77777777" w:rsidR="00F269BA" w:rsidRPr="00F269BA" w:rsidRDefault="00F269BA" w:rsidP="00F269BA">
      <w:pPr>
        <w:pStyle w:val="Code"/>
      </w:pPr>
      <w:r w:rsidRPr="00F269BA">
        <w:t xml:space="preserve">        }</w:t>
      </w:r>
    </w:p>
    <w:p w14:paraId="44B9CB61" w14:textId="77777777" w:rsidR="00F269BA" w:rsidRPr="00F269BA" w:rsidRDefault="00F269BA" w:rsidP="00F269BA">
      <w:pPr>
        <w:pStyle w:val="Code"/>
      </w:pPr>
    </w:p>
    <w:p w14:paraId="26BC1019" w14:textId="77777777" w:rsidR="00F269BA" w:rsidRPr="00F269BA" w:rsidRDefault="00F269BA" w:rsidP="00F269BA">
      <w:pPr>
        <w:pStyle w:val="Code"/>
      </w:pPr>
      <w:r w:rsidRPr="00F269BA">
        <w:t xml:space="preserve">        public virtual Task CreateTaskResponse(Data.Entities.Task taskEntity)</w:t>
      </w:r>
    </w:p>
    <w:p w14:paraId="17C249FA" w14:textId="77777777" w:rsidR="00F269BA" w:rsidRPr="00F269BA" w:rsidRDefault="00F269BA" w:rsidP="00F269BA">
      <w:pPr>
        <w:pStyle w:val="Code"/>
      </w:pPr>
      <w:r w:rsidRPr="00F269BA">
        <w:t xml:space="preserve">        {</w:t>
      </w:r>
    </w:p>
    <w:p w14:paraId="139CCCD2" w14:textId="77777777" w:rsidR="00F269BA" w:rsidRPr="00F269BA" w:rsidRDefault="00F269BA" w:rsidP="00F269BA">
      <w:pPr>
        <w:pStyle w:val="Code"/>
      </w:pPr>
      <w:r w:rsidRPr="00F269BA">
        <w:t xml:space="preserve">            var task = _autoMapper.Map&lt;Task&gt;(taskEntity);</w:t>
      </w:r>
    </w:p>
    <w:p w14:paraId="016A5555" w14:textId="77777777" w:rsidR="00F269BA" w:rsidRPr="00F269BA" w:rsidRDefault="00F269BA" w:rsidP="00F269BA">
      <w:pPr>
        <w:pStyle w:val="Code"/>
      </w:pPr>
      <w:r w:rsidRPr="00F269BA">
        <w:t xml:space="preserve">            return task;</w:t>
      </w:r>
    </w:p>
    <w:p w14:paraId="67584477" w14:textId="77777777" w:rsidR="00F269BA" w:rsidRPr="00F269BA" w:rsidRDefault="00F269BA" w:rsidP="00F269BA">
      <w:pPr>
        <w:pStyle w:val="Code"/>
      </w:pPr>
      <w:r w:rsidRPr="00F269BA">
        <w:t xml:space="preserve">        }</w:t>
      </w:r>
    </w:p>
    <w:p w14:paraId="404777FA" w14:textId="77777777" w:rsidR="00F269BA" w:rsidRPr="00F269BA" w:rsidRDefault="00F269BA" w:rsidP="00F269BA">
      <w:pPr>
        <w:pStyle w:val="Code"/>
      </w:pPr>
      <w:r w:rsidRPr="00F269BA">
        <w:t xml:space="preserve">    }</w:t>
      </w:r>
    </w:p>
    <w:p w14:paraId="10D28299" w14:textId="77777777" w:rsidR="00F269BA" w:rsidRDefault="00F269BA" w:rsidP="00F269BA">
      <w:pPr>
        <w:pStyle w:val="Code"/>
      </w:pPr>
      <w:r w:rsidRPr="00F269BA">
        <w:t>}</w:t>
      </w:r>
      <w:bookmarkEnd w:id="11"/>
      <w:bookmarkEnd w:id="12"/>
    </w:p>
    <w:p w14:paraId="76E8D3B6" w14:textId="77777777" w:rsidR="00185550" w:rsidRDefault="00185550" w:rsidP="00185550">
      <w:pPr>
        <w:pStyle w:val="CodeCaption"/>
      </w:pPr>
      <w:r>
        <w:t xml:space="preserve">Dependency Configuration (add to bottom of </w:t>
      </w:r>
      <w:r w:rsidRPr="00E56F99">
        <w:rPr>
          <w:rStyle w:val="CodeInline"/>
        </w:rPr>
        <w:t>NinjectConfigurator.AddBindings</w:t>
      </w:r>
      <w:r>
        <w:t>)</w:t>
      </w:r>
    </w:p>
    <w:p w14:paraId="5D0EECCB" w14:textId="77777777" w:rsidR="00185550" w:rsidRDefault="00185550" w:rsidP="00F269BA">
      <w:pPr>
        <w:pStyle w:val="Code"/>
      </w:pPr>
      <w:bookmarkStart w:id="13" w:name="OLE_LINK15"/>
      <w:bookmarkStart w:id="14" w:name="OLE_LINK16"/>
      <w:r w:rsidRPr="00185550">
        <w:t>container.Bind&lt;ITaskUsersMaintenanceProcessor&gt;().To&lt;TaskUsersMaintenanceProcessor&gt;().InRequestScope();</w:t>
      </w:r>
    </w:p>
    <w:bookmarkEnd w:id="13"/>
    <w:bookmarkEnd w:id="14"/>
    <w:p w14:paraId="209F155E" w14:textId="77777777"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14:paraId="12038706" w14:textId="0EE3B881"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w:t>
      </w:r>
      <w:ins w:id="15" w:author="Jamie Kurtz" w:date="2014-05-22T18:42:00Z">
        <w:r w:rsidR="00D76B41">
          <w:t>its</w:t>
        </w:r>
      </w:ins>
      <w:del w:id="16" w:author="Jamie Kurtz" w:date="2014-05-22T18:42:00Z">
        <w:r w:rsidDel="00D76B41">
          <w:delText>the</w:delText>
        </w:r>
      </w:del>
      <w:r>
        <w:t xml:space="preserve"> logic down into the query processor, which should have no knowledge of </w:t>
      </w:r>
      <w:r w:rsidRPr="0080232D">
        <w:rPr>
          <w:rStyle w:val="CodeInline"/>
        </w:rPr>
        <w:t>WebApi2Book.Web.Api.Models</w:t>
      </w:r>
      <w:r>
        <w:t>.</w:t>
      </w:r>
    </w:p>
    <w:p w14:paraId="2C5FBCC9" w14:textId="77777777" w:rsidR="0080232D" w:rsidRDefault="0080232D" w:rsidP="0080232D">
      <w:pPr>
        <w:pStyle w:val="Bullet"/>
      </w:pPr>
      <w:r>
        <w:t xml:space="preserve">The </w:t>
      </w:r>
      <w:commentRangeStart w:id="17"/>
      <w:r>
        <w:t xml:space="preserve">full </w:t>
      </w:r>
      <w:commentRangeEnd w:id="17"/>
      <w:r w:rsidR="00D76B41">
        <w:rPr>
          <w:rFonts w:asciiTheme="minorHAnsi" w:hAnsiTheme="minorHAnsi"/>
          <w:sz w:val="22"/>
        </w:rPr>
        <w:commentReference w:id="17"/>
      </w:r>
      <w:r>
        <w:t xml:space="preserve">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14:paraId="6FDA290F" w14:textId="77777777" w:rsidR="00785A42" w:rsidRDefault="00785A42" w:rsidP="00785A42">
      <w:pPr>
        <w:pStyle w:val="Bullet"/>
        <w:numPr>
          <w:ilvl w:val="0"/>
          <w:numId w:val="0"/>
        </w:numPr>
        <w:ind w:left="936" w:hanging="360"/>
        <w:rPr>
          <w:ins w:id="18" w:author="Jamie Kurtz" w:date="2014-05-22T21:17:00Z"/>
        </w:rPr>
      </w:pPr>
      <w:r>
        <w:t xml:space="preserve">And now to bring it all together, the </w:t>
      </w:r>
      <w:proofErr w:type="spellStart"/>
      <w:r w:rsidRPr="00785A42">
        <w:rPr>
          <w:rStyle w:val="CodeInline"/>
        </w:rPr>
        <w:t>TaskUsersController</w:t>
      </w:r>
      <w:proofErr w:type="spellEnd"/>
      <w:r>
        <w:t xml:space="preserve"> class (implement as follows):</w:t>
      </w:r>
    </w:p>
    <w:p w14:paraId="646E9F12" w14:textId="77777777" w:rsidR="004D7E20" w:rsidRDefault="004D7E20" w:rsidP="00785A42">
      <w:pPr>
        <w:pStyle w:val="Bullet"/>
        <w:numPr>
          <w:ilvl w:val="0"/>
          <w:numId w:val="0"/>
        </w:numPr>
        <w:ind w:left="936" w:hanging="360"/>
      </w:pPr>
    </w:p>
    <w:p w14:paraId="1F660D93" w14:textId="77777777" w:rsidR="00785A42" w:rsidRPr="00785A42" w:rsidRDefault="00785A42" w:rsidP="00785A42">
      <w:pPr>
        <w:pStyle w:val="Code"/>
      </w:pPr>
      <w:bookmarkStart w:id="19" w:name="OLE_LINK17"/>
      <w:bookmarkStart w:id="20" w:name="OLE_LINK18"/>
      <w:r w:rsidRPr="00785A42">
        <w:t>using System.Collections.Generic;</w:t>
      </w:r>
    </w:p>
    <w:p w14:paraId="29239440" w14:textId="77777777" w:rsidR="00785A42" w:rsidRPr="00785A42" w:rsidRDefault="00785A42" w:rsidP="00785A42">
      <w:pPr>
        <w:pStyle w:val="Code"/>
      </w:pPr>
      <w:r w:rsidRPr="00785A42">
        <w:t>using System.Web.Http;</w:t>
      </w:r>
    </w:p>
    <w:p w14:paraId="54FB188A" w14:textId="77777777" w:rsidR="00785A42" w:rsidRPr="00785A42" w:rsidRDefault="00785A42" w:rsidP="00785A42">
      <w:pPr>
        <w:pStyle w:val="Code"/>
      </w:pPr>
      <w:r w:rsidRPr="00785A42">
        <w:t>using WebApi2Book.Common;</w:t>
      </w:r>
    </w:p>
    <w:p w14:paraId="3FE9564D" w14:textId="77777777" w:rsidR="00785A42" w:rsidRPr="00785A42" w:rsidRDefault="00785A42" w:rsidP="00785A42">
      <w:pPr>
        <w:pStyle w:val="Code"/>
      </w:pPr>
      <w:r w:rsidRPr="00785A42">
        <w:t>using WebApi2Book.Web.Api.MaintenanceProcessing;</w:t>
      </w:r>
    </w:p>
    <w:p w14:paraId="75A09E96" w14:textId="77777777" w:rsidR="00785A42" w:rsidRPr="00785A42" w:rsidRDefault="00785A42" w:rsidP="00785A42">
      <w:pPr>
        <w:pStyle w:val="Code"/>
      </w:pPr>
      <w:r w:rsidRPr="00785A42">
        <w:t>using WebApi2Book.Web.Api.Models;</w:t>
      </w:r>
    </w:p>
    <w:p w14:paraId="2DF0DFCC" w14:textId="77777777" w:rsidR="00785A42" w:rsidRPr="00785A42" w:rsidRDefault="00785A42" w:rsidP="00785A42">
      <w:pPr>
        <w:pStyle w:val="Code"/>
      </w:pPr>
      <w:r w:rsidRPr="00785A42">
        <w:t>using WebApi2Book.Web.Common;</w:t>
      </w:r>
    </w:p>
    <w:p w14:paraId="0CC65FF7" w14:textId="77777777" w:rsidR="00785A42" w:rsidRPr="00785A42" w:rsidRDefault="00785A42" w:rsidP="00785A42">
      <w:pPr>
        <w:pStyle w:val="Code"/>
      </w:pPr>
      <w:r w:rsidRPr="00785A42">
        <w:t>using WebApi2Book.Web.Common.Routing;</w:t>
      </w:r>
    </w:p>
    <w:p w14:paraId="315C4BD1" w14:textId="77777777" w:rsidR="00785A42" w:rsidRPr="00785A42" w:rsidRDefault="00785A42" w:rsidP="00785A42">
      <w:pPr>
        <w:pStyle w:val="Code"/>
      </w:pPr>
    </w:p>
    <w:p w14:paraId="3CD55689" w14:textId="77777777" w:rsidR="00785A42" w:rsidRPr="00785A42" w:rsidRDefault="00785A42" w:rsidP="00785A42">
      <w:pPr>
        <w:pStyle w:val="Code"/>
      </w:pPr>
      <w:r w:rsidRPr="00785A42">
        <w:lastRenderedPageBreak/>
        <w:t>namespace WebApi2Book.Web.Api.Controllers.V1</w:t>
      </w:r>
    </w:p>
    <w:p w14:paraId="5F6595CB" w14:textId="77777777" w:rsidR="00785A42" w:rsidRPr="00785A42" w:rsidRDefault="00785A42" w:rsidP="00785A42">
      <w:pPr>
        <w:pStyle w:val="Code"/>
      </w:pPr>
      <w:r w:rsidRPr="00785A42">
        <w:t>{</w:t>
      </w:r>
    </w:p>
    <w:p w14:paraId="57306649" w14:textId="77777777" w:rsidR="00785A42" w:rsidRPr="00785A42" w:rsidRDefault="00785A42" w:rsidP="00785A42">
      <w:pPr>
        <w:pStyle w:val="Code"/>
      </w:pPr>
      <w:r w:rsidRPr="00785A42">
        <w:t xml:space="preserve">    [ApiVersion1RoutePrefix("tasks")]</w:t>
      </w:r>
    </w:p>
    <w:p w14:paraId="76D0DAAE" w14:textId="77777777" w:rsidR="00785A42" w:rsidRPr="00785A42" w:rsidRDefault="00785A42" w:rsidP="00785A42">
      <w:pPr>
        <w:pStyle w:val="Code"/>
      </w:pPr>
      <w:r w:rsidRPr="00785A42">
        <w:t xml:space="preserve">    [UnitOfWorkActionFilter]</w:t>
      </w:r>
    </w:p>
    <w:p w14:paraId="45622F16" w14:textId="77777777" w:rsidR="00785A42" w:rsidRPr="00785A42" w:rsidRDefault="00785A42" w:rsidP="00785A42">
      <w:pPr>
        <w:pStyle w:val="Code"/>
      </w:pPr>
      <w:r w:rsidRPr="00785A42">
        <w:t xml:space="preserve">    [Authorize(Roles = Constants.RoleNames.SeniorWorker)]</w:t>
      </w:r>
    </w:p>
    <w:p w14:paraId="62B52BCB" w14:textId="77777777" w:rsidR="00785A42" w:rsidRPr="00785A42" w:rsidRDefault="00785A42" w:rsidP="00785A42">
      <w:pPr>
        <w:pStyle w:val="Code"/>
      </w:pPr>
      <w:r w:rsidRPr="00785A42">
        <w:t xml:space="preserve">    public class TaskUsersController : ApiController</w:t>
      </w:r>
    </w:p>
    <w:p w14:paraId="5B5DEB8D" w14:textId="77777777" w:rsidR="00785A42" w:rsidRPr="00785A42" w:rsidRDefault="00785A42" w:rsidP="00785A42">
      <w:pPr>
        <w:pStyle w:val="Code"/>
      </w:pPr>
      <w:r w:rsidRPr="00785A42">
        <w:t xml:space="preserve">    {</w:t>
      </w:r>
    </w:p>
    <w:p w14:paraId="3D227423" w14:textId="77777777" w:rsidR="00785A42" w:rsidRPr="00785A42" w:rsidRDefault="00785A42" w:rsidP="00785A42">
      <w:pPr>
        <w:pStyle w:val="Code"/>
      </w:pPr>
      <w:r w:rsidRPr="00785A42">
        <w:t xml:space="preserve">        private readonly ITaskUsersMaintenanceProcessor _taskUsersMaintenanceProcessor;</w:t>
      </w:r>
    </w:p>
    <w:p w14:paraId="6DCE3C7A" w14:textId="77777777" w:rsidR="00785A42" w:rsidRPr="00785A42" w:rsidRDefault="00785A42" w:rsidP="00785A42">
      <w:pPr>
        <w:pStyle w:val="Code"/>
      </w:pPr>
    </w:p>
    <w:p w14:paraId="1BF30564" w14:textId="77777777" w:rsidR="00785A42" w:rsidRPr="00785A42" w:rsidRDefault="00785A42" w:rsidP="00785A42">
      <w:pPr>
        <w:pStyle w:val="Code"/>
      </w:pPr>
      <w:r w:rsidRPr="00785A42">
        <w:t xml:space="preserve">        public TaskUsersController(ITaskUsersMaintenanceProcessor taskUsersMaintenanceProcessor)</w:t>
      </w:r>
    </w:p>
    <w:p w14:paraId="5522848D" w14:textId="77777777" w:rsidR="00785A42" w:rsidRPr="00785A42" w:rsidRDefault="00785A42" w:rsidP="00785A42">
      <w:pPr>
        <w:pStyle w:val="Code"/>
      </w:pPr>
      <w:r w:rsidRPr="00785A42">
        <w:t xml:space="preserve">        {</w:t>
      </w:r>
    </w:p>
    <w:p w14:paraId="2843EA0B" w14:textId="77777777" w:rsidR="00785A42" w:rsidRPr="00785A42" w:rsidRDefault="00785A42" w:rsidP="00785A42">
      <w:pPr>
        <w:pStyle w:val="Code"/>
      </w:pPr>
      <w:r w:rsidRPr="00785A42">
        <w:t xml:space="preserve">            _taskUsersMaintenanceProcessor = taskUsersMaintenanceProcessor;</w:t>
      </w:r>
    </w:p>
    <w:p w14:paraId="50767326" w14:textId="77777777" w:rsidR="00785A42" w:rsidRPr="00785A42" w:rsidRDefault="00785A42" w:rsidP="00785A42">
      <w:pPr>
        <w:pStyle w:val="Code"/>
      </w:pPr>
      <w:r w:rsidRPr="00785A42">
        <w:t xml:space="preserve">        }</w:t>
      </w:r>
    </w:p>
    <w:p w14:paraId="6B2C59C2" w14:textId="77777777" w:rsidR="00785A42" w:rsidRPr="00785A42" w:rsidRDefault="00785A42" w:rsidP="00785A42">
      <w:pPr>
        <w:pStyle w:val="Code"/>
      </w:pPr>
    </w:p>
    <w:p w14:paraId="1F7C6954" w14:textId="77777777" w:rsidR="00785A42" w:rsidRPr="00785A42" w:rsidRDefault="00785A42" w:rsidP="00785A42">
      <w:pPr>
        <w:pStyle w:val="Code"/>
      </w:pPr>
      <w:r w:rsidRPr="00785A42">
        <w:t xml:space="preserve">        [Route("{taskId:long}/users", Name = "ReplaceTaskUsersRoute")]</w:t>
      </w:r>
    </w:p>
    <w:p w14:paraId="02E18D1E" w14:textId="77777777" w:rsidR="00785A42" w:rsidRPr="00785A42" w:rsidRDefault="00785A42" w:rsidP="00785A42">
      <w:pPr>
        <w:pStyle w:val="Code"/>
      </w:pPr>
      <w:r w:rsidRPr="00785A42">
        <w:t xml:space="preserve">        [HttpPut]</w:t>
      </w:r>
    </w:p>
    <w:p w14:paraId="21EF63F5" w14:textId="77777777" w:rsidR="00785A42" w:rsidRPr="00785A42" w:rsidRDefault="00785A42" w:rsidP="00785A42">
      <w:pPr>
        <w:pStyle w:val="Code"/>
      </w:pPr>
      <w:r w:rsidRPr="00785A42">
        <w:t xml:space="preserve">        public Task ReplaceTaskUsers(long taskId, [FromBody] IEnumerable&lt;long&gt; userIds)</w:t>
      </w:r>
    </w:p>
    <w:p w14:paraId="77DA8059" w14:textId="77777777" w:rsidR="00785A42" w:rsidRPr="00785A42" w:rsidRDefault="00785A42" w:rsidP="00785A42">
      <w:pPr>
        <w:pStyle w:val="Code"/>
      </w:pPr>
      <w:r w:rsidRPr="00785A42">
        <w:t xml:space="preserve">        {</w:t>
      </w:r>
    </w:p>
    <w:p w14:paraId="147ADF14" w14:textId="77777777" w:rsidR="00785A42" w:rsidRPr="00785A42" w:rsidRDefault="00785A42" w:rsidP="00785A42">
      <w:pPr>
        <w:pStyle w:val="Code"/>
      </w:pPr>
      <w:r w:rsidRPr="00785A42">
        <w:t xml:space="preserve">            var task = _taskUsersMaintenanceProcessor.ReplaceTaskUsers(taskId, userIds);</w:t>
      </w:r>
    </w:p>
    <w:p w14:paraId="48CCC8C6" w14:textId="77777777" w:rsidR="00785A42" w:rsidRPr="00785A42" w:rsidRDefault="00785A42" w:rsidP="00785A42">
      <w:pPr>
        <w:pStyle w:val="Code"/>
      </w:pPr>
      <w:r w:rsidRPr="00785A42">
        <w:t xml:space="preserve">            return task;</w:t>
      </w:r>
    </w:p>
    <w:p w14:paraId="733F2AD8" w14:textId="77777777" w:rsidR="00785A42" w:rsidRPr="00785A42" w:rsidRDefault="00785A42" w:rsidP="00785A42">
      <w:pPr>
        <w:pStyle w:val="Code"/>
      </w:pPr>
      <w:r w:rsidRPr="00785A42">
        <w:t xml:space="preserve">        }</w:t>
      </w:r>
    </w:p>
    <w:p w14:paraId="595B9548" w14:textId="77777777" w:rsidR="00785A42" w:rsidRPr="00785A42" w:rsidRDefault="00785A42" w:rsidP="00785A42">
      <w:pPr>
        <w:pStyle w:val="Code"/>
      </w:pPr>
    </w:p>
    <w:p w14:paraId="297ACBE4" w14:textId="77777777" w:rsidR="00785A42" w:rsidRPr="00785A42" w:rsidRDefault="00785A42" w:rsidP="00785A42">
      <w:pPr>
        <w:pStyle w:val="Code"/>
      </w:pPr>
      <w:r w:rsidRPr="00785A42">
        <w:t xml:space="preserve">        [Route("{taskId:long}/users", Name = "DeleteTaskUsersRoute")]</w:t>
      </w:r>
    </w:p>
    <w:p w14:paraId="66ECB069" w14:textId="77777777" w:rsidR="00785A42" w:rsidRPr="00785A42" w:rsidRDefault="00785A42" w:rsidP="00785A42">
      <w:pPr>
        <w:pStyle w:val="Code"/>
      </w:pPr>
      <w:r w:rsidRPr="00785A42">
        <w:t xml:space="preserve">        [HttpDelete]</w:t>
      </w:r>
    </w:p>
    <w:p w14:paraId="21388A08" w14:textId="77777777" w:rsidR="00785A42" w:rsidRPr="00785A42" w:rsidRDefault="00785A42" w:rsidP="00785A42">
      <w:pPr>
        <w:pStyle w:val="Code"/>
      </w:pPr>
      <w:r w:rsidRPr="00785A42">
        <w:t xml:space="preserve">        public Task DeleteTaskUsers(long taskId)</w:t>
      </w:r>
    </w:p>
    <w:p w14:paraId="11141F3D" w14:textId="77777777" w:rsidR="00785A42" w:rsidRPr="00785A42" w:rsidRDefault="00785A42" w:rsidP="00785A42">
      <w:pPr>
        <w:pStyle w:val="Code"/>
      </w:pPr>
      <w:r w:rsidRPr="00785A42">
        <w:t xml:space="preserve">        {</w:t>
      </w:r>
    </w:p>
    <w:p w14:paraId="4BFF21D4" w14:textId="77777777" w:rsidR="00785A42" w:rsidRPr="00785A42" w:rsidRDefault="00785A42" w:rsidP="00785A42">
      <w:pPr>
        <w:pStyle w:val="Code"/>
      </w:pPr>
      <w:r w:rsidRPr="00785A42">
        <w:t xml:space="preserve">            var task = _taskUsersMaintenanceProcessor.DeleteTaskUsers(taskId);</w:t>
      </w:r>
    </w:p>
    <w:p w14:paraId="15C1A479" w14:textId="77777777" w:rsidR="00785A42" w:rsidRPr="00785A42" w:rsidRDefault="00785A42" w:rsidP="00785A42">
      <w:pPr>
        <w:pStyle w:val="Code"/>
      </w:pPr>
      <w:r w:rsidRPr="00785A42">
        <w:t xml:space="preserve">            return task;</w:t>
      </w:r>
    </w:p>
    <w:p w14:paraId="40CF835C" w14:textId="77777777" w:rsidR="00785A42" w:rsidRPr="00785A42" w:rsidRDefault="00785A42" w:rsidP="00785A42">
      <w:pPr>
        <w:pStyle w:val="Code"/>
      </w:pPr>
      <w:r w:rsidRPr="00785A42">
        <w:t xml:space="preserve">        }</w:t>
      </w:r>
    </w:p>
    <w:p w14:paraId="73EF2C3F" w14:textId="77777777" w:rsidR="00785A42" w:rsidRPr="00785A42" w:rsidRDefault="00785A42" w:rsidP="00785A42">
      <w:pPr>
        <w:pStyle w:val="Code"/>
      </w:pPr>
    </w:p>
    <w:p w14:paraId="39816632" w14:textId="77777777" w:rsidR="00785A42" w:rsidRPr="00785A42" w:rsidRDefault="00785A42" w:rsidP="00785A42">
      <w:pPr>
        <w:pStyle w:val="Code"/>
      </w:pPr>
      <w:r w:rsidRPr="00785A42">
        <w:t xml:space="preserve">        [Route("{taskId:long}/users/{userId:long}", Name = "AddTaskUserRoute")]</w:t>
      </w:r>
    </w:p>
    <w:p w14:paraId="343A6900" w14:textId="77777777" w:rsidR="00785A42" w:rsidRPr="00785A42" w:rsidRDefault="00785A42" w:rsidP="00785A42">
      <w:pPr>
        <w:pStyle w:val="Code"/>
      </w:pPr>
      <w:r w:rsidRPr="00785A42">
        <w:t xml:space="preserve">        [HttpPut]</w:t>
      </w:r>
    </w:p>
    <w:p w14:paraId="3FDB00DD" w14:textId="77777777" w:rsidR="00785A42" w:rsidRPr="00785A42" w:rsidRDefault="00785A42" w:rsidP="00785A42">
      <w:pPr>
        <w:pStyle w:val="Code"/>
      </w:pPr>
      <w:r w:rsidRPr="00785A42">
        <w:t xml:space="preserve">        public Task AddTaskUser(long taskId, long userId)</w:t>
      </w:r>
    </w:p>
    <w:p w14:paraId="4FBCEC49" w14:textId="77777777" w:rsidR="00785A42" w:rsidRPr="00785A42" w:rsidRDefault="00785A42" w:rsidP="00785A42">
      <w:pPr>
        <w:pStyle w:val="Code"/>
      </w:pPr>
      <w:r w:rsidRPr="00785A42">
        <w:t xml:space="preserve">        {</w:t>
      </w:r>
    </w:p>
    <w:p w14:paraId="1DC189BC" w14:textId="77777777" w:rsidR="00785A42" w:rsidRPr="00785A42" w:rsidRDefault="00785A42" w:rsidP="00785A42">
      <w:pPr>
        <w:pStyle w:val="Code"/>
      </w:pPr>
      <w:r w:rsidRPr="00785A42">
        <w:t xml:space="preserve">            var task = _taskUsersMaintenanceProcessor.AddTaskUser(taskId, userId);</w:t>
      </w:r>
    </w:p>
    <w:p w14:paraId="24CDA347" w14:textId="77777777" w:rsidR="00785A42" w:rsidRPr="00785A42" w:rsidRDefault="00785A42" w:rsidP="00785A42">
      <w:pPr>
        <w:pStyle w:val="Code"/>
      </w:pPr>
      <w:r w:rsidRPr="00785A42">
        <w:t xml:space="preserve">            return task;</w:t>
      </w:r>
    </w:p>
    <w:p w14:paraId="7FFD942F" w14:textId="77777777" w:rsidR="00785A42" w:rsidRPr="00785A42" w:rsidRDefault="00785A42" w:rsidP="00785A42">
      <w:pPr>
        <w:pStyle w:val="Code"/>
      </w:pPr>
      <w:r w:rsidRPr="00785A42">
        <w:t xml:space="preserve">        }</w:t>
      </w:r>
    </w:p>
    <w:p w14:paraId="3E2AD486" w14:textId="77777777" w:rsidR="00785A42" w:rsidRPr="00785A42" w:rsidRDefault="00785A42" w:rsidP="00785A42">
      <w:pPr>
        <w:pStyle w:val="Code"/>
      </w:pPr>
    </w:p>
    <w:p w14:paraId="0C27DF7E" w14:textId="77777777" w:rsidR="00785A42" w:rsidRPr="00785A42" w:rsidRDefault="00785A42" w:rsidP="00785A42">
      <w:pPr>
        <w:pStyle w:val="Code"/>
      </w:pPr>
      <w:r w:rsidRPr="00785A42">
        <w:t xml:space="preserve">        [Route("{taskId:long}/users/{userId:long}", Name = "DeleteTaskUserRoute")]</w:t>
      </w:r>
    </w:p>
    <w:p w14:paraId="70B58AD6" w14:textId="77777777" w:rsidR="00785A42" w:rsidRPr="00785A42" w:rsidRDefault="00785A42" w:rsidP="00785A42">
      <w:pPr>
        <w:pStyle w:val="Code"/>
      </w:pPr>
      <w:r w:rsidRPr="00785A42">
        <w:t xml:space="preserve">        [HttpDelete]</w:t>
      </w:r>
    </w:p>
    <w:p w14:paraId="7F9C1811" w14:textId="77777777" w:rsidR="00785A42" w:rsidRPr="00785A42" w:rsidRDefault="00785A42" w:rsidP="00785A42">
      <w:pPr>
        <w:pStyle w:val="Code"/>
      </w:pPr>
      <w:r w:rsidRPr="00785A42">
        <w:t xml:space="preserve">        public Task DeleteTaskUser(long taskId, long userId)</w:t>
      </w:r>
    </w:p>
    <w:p w14:paraId="22544CC6" w14:textId="77777777" w:rsidR="00785A42" w:rsidRPr="00785A42" w:rsidRDefault="00785A42" w:rsidP="00785A42">
      <w:pPr>
        <w:pStyle w:val="Code"/>
      </w:pPr>
      <w:r w:rsidRPr="00785A42">
        <w:t xml:space="preserve">        {</w:t>
      </w:r>
    </w:p>
    <w:p w14:paraId="17120081" w14:textId="77777777" w:rsidR="00785A42" w:rsidRPr="00785A42" w:rsidRDefault="00785A42" w:rsidP="00785A42">
      <w:pPr>
        <w:pStyle w:val="Code"/>
      </w:pPr>
      <w:r w:rsidRPr="00785A42">
        <w:t xml:space="preserve">            var task = _taskUsersMaintenanceProcessor.DeleteTaskUser(taskId, userId);</w:t>
      </w:r>
    </w:p>
    <w:p w14:paraId="28AA0DA9" w14:textId="77777777" w:rsidR="00785A42" w:rsidRPr="00785A42" w:rsidRDefault="00785A42" w:rsidP="00785A42">
      <w:pPr>
        <w:pStyle w:val="Code"/>
      </w:pPr>
      <w:r w:rsidRPr="00785A42">
        <w:t xml:space="preserve">            return task;</w:t>
      </w:r>
    </w:p>
    <w:p w14:paraId="1EDADA19" w14:textId="77777777" w:rsidR="00785A42" w:rsidRPr="00785A42" w:rsidRDefault="00785A42" w:rsidP="00785A42">
      <w:pPr>
        <w:pStyle w:val="Code"/>
      </w:pPr>
      <w:r w:rsidRPr="00785A42">
        <w:t xml:space="preserve">        }</w:t>
      </w:r>
    </w:p>
    <w:p w14:paraId="4CEDB26B" w14:textId="77777777" w:rsidR="00785A42" w:rsidRPr="00785A42" w:rsidRDefault="00785A42" w:rsidP="00785A42">
      <w:pPr>
        <w:pStyle w:val="Code"/>
      </w:pPr>
      <w:r w:rsidRPr="00785A42">
        <w:t xml:space="preserve">    }</w:t>
      </w:r>
    </w:p>
    <w:p w14:paraId="55E29BB2" w14:textId="77777777" w:rsidR="00785A42" w:rsidRDefault="00785A42" w:rsidP="00785A42">
      <w:pPr>
        <w:pStyle w:val="Code"/>
        <w:rPr>
          <w:ins w:id="21" w:author="Jamie Kurtz" w:date="2014-05-22T18:45:00Z"/>
        </w:rPr>
      </w:pPr>
      <w:r w:rsidRPr="00785A42">
        <w:t>}</w:t>
      </w:r>
    </w:p>
    <w:bookmarkEnd w:id="19"/>
    <w:bookmarkEnd w:id="20"/>
    <w:p w14:paraId="6CCDE071" w14:textId="77777777" w:rsidR="00D76B41" w:rsidRDefault="00D76B41" w:rsidP="00785A42">
      <w:pPr>
        <w:pStyle w:val="Code"/>
      </w:pPr>
    </w:p>
    <w:p w14:paraId="717BD9EC" w14:textId="5ED90400" w:rsidR="00785A42" w:rsidRDefault="00785A42">
      <w:pPr>
        <w:pStyle w:val="BodyTextCont"/>
        <w:pPrChange w:id="22" w:author="Jamie Kurtz" w:date="2014-05-22T18:45:00Z">
          <w:pPr>
            <w:pStyle w:val="Bullet"/>
            <w:numPr>
              <w:numId w:val="0"/>
            </w:numPr>
            <w:tabs>
              <w:tab w:val="clear" w:pos="936"/>
            </w:tabs>
            <w:ind w:left="0" w:firstLine="0"/>
          </w:pPr>
        </w:pPrChange>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w:t>
      </w:r>
      <w:ins w:id="23" w:author="Jamie Kurtz" w:date="2014-05-22T18:45:00Z">
        <w:r w:rsidR="00D76B41">
          <w:t>se</w:t>
        </w:r>
      </w:ins>
      <w:r w:rsidR="00FF2F09">
        <w:t xml:space="preserv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w:t>
      </w:r>
      <w:ins w:id="24" w:author="Jamie Kurtz" w:date="2014-05-22T18:46:00Z">
        <w:r w:rsidR="00D76B41">
          <w:t xml:space="preserve">the </w:t>
        </w:r>
      </w:ins>
      <w:r w:rsidR="00185550">
        <w:t xml:space="preserve">request gets </w:t>
      </w:r>
      <w:r w:rsidR="00185550">
        <w:lastRenderedPageBreak/>
        <w:t xml:space="preserve">routed to the correct controller and action method, </w:t>
      </w:r>
      <w:del w:id="25" w:author="Jamie Kurtz" w:date="2014-05-22T18:46:00Z">
        <w:r w:rsidR="00185550" w:rsidDel="00D76B41">
          <w:delText xml:space="preserve">that the request </w:delText>
        </w:r>
      </w:del>
      <w:r w:rsidR="00185550">
        <w:t xml:space="preserve">is restricted to users with the required role, and </w:t>
      </w:r>
      <w:del w:id="26" w:author="Jamie Kurtz" w:date="2014-05-22T18:46:00Z">
        <w:r w:rsidR="00185550" w:rsidDel="00D76B41">
          <w:delText xml:space="preserve">that the request </w:delText>
        </w:r>
      </w:del>
      <w:r w:rsidR="00185550">
        <w:t>is processed in the context of a unit of work to ensure database updates are handled properly. It turns that there's a lot more going on in here than one would think by a simple line count!</w:t>
      </w:r>
    </w:p>
    <w:p w14:paraId="37641FE8" w14:textId="77777777" w:rsidR="00185550" w:rsidRDefault="00185550">
      <w:pPr>
        <w:pStyle w:val="BodyTextCont"/>
        <w:pPrChange w:id="27" w:author="Jamie Kurtz" w:date="2014-05-22T18:47:00Z">
          <w:pPr>
            <w:pStyle w:val="Bullet"/>
            <w:numPr>
              <w:numId w:val="0"/>
            </w:numPr>
            <w:tabs>
              <w:tab w:val="clear" w:pos="936"/>
            </w:tabs>
            <w:ind w:left="0" w:firstLine="0"/>
          </w:pPr>
        </w:pPrChange>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14:paraId="1728D3C9" w14:textId="77777777" w:rsidR="009E328D" w:rsidRDefault="009E328D" w:rsidP="009E328D">
      <w:pPr>
        <w:pStyle w:val="CodeCaption"/>
      </w:pPr>
      <w:r>
        <w:t>Replace Task Users Request (abbreviated)</w:t>
      </w:r>
    </w:p>
    <w:p w14:paraId="14518AF5" w14:textId="77777777" w:rsidR="009E328D" w:rsidRPr="009E328D" w:rsidRDefault="009E328D" w:rsidP="009E328D">
      <w:pPr>
        <w:pStyle w:val="Code"/>
      </w:pPr>
      <w:r w:rsidRPr="009E328D">
        <w:t>PUT http://localhost:61589/api/v1/tasks/17/users/ HTTP/1.1</w:t>
      </w:r>
    </w:p>
    <w:p w14:paraId="174C90AE" w14:textId="77777777" w:rsidR="009E328D" w:rsidRPr="009E328D" w:rsidRDefault="009E328D" w:rsidP="009E328D">
      <w:pPr>
        <w:pStyle w:val="Code"/>
      </w:pPr>
      <w:r w:rsidRPr="009E328D">
        <w:t>Content-Type: application/json; charset=utf-8</w:t>
      </w:r>
    </w:p>
    <w:p w14:paraId="6F57151C" w14:textId="77777777" w:rsidR="009E328D" w:rsidRPr="009E328D" w:rsidRDefault="009E328D" w:rsidP="009E328D">
      <w:pPr>
        <w:pStyle w:val="Code"/>
      </w:pPr>
      <w:r w:rsidRPr="009E328D">
        <w:t>Authorization: Basic YmhvZ2c6aWdub3JlZA==</w:t>
      </w:r>
    </w:p>
    <w:p w14:paraId="7AD1D252" w14:textId="77777777" w:rsidR="009E328D" w:rsidRPr="009E328D" w:rsidRDefault="009E328D" w:rsidP="009E328D">
      <w:pPr>
        <w:pStyle w:val="Code"/>
      </w:pPr>
    </w:p>
    <w:p w14:paraId="5E7E9D6E" w14:textId="77777777" w:rsidR="009E328D" w:rsidRDefault="009E328D" w:rsidP="009E328D">
      <w:pPr>
        <w:pStyle w:val="Code"/>
      </w:pPr>
      <w:r w:rsidRPr="009E328D">
        <w:t>[2,3]</w:t>
      </w:r>
    </w:p>
    <w:p w14:paraId="3A6A78BA" w14:textId="77777777" w:rsidR="009E328D" w:rsidRDefault="009E328D">
      <w:pPr>
        <w:pStyle w:val="BodyTextCont"/>
        <w:pPrChange w:id="28" w:author="Jamie Kurtz" w:date="2014-05-22T18:47:00Z">
          <w:pPr>
            <w:pStyle w:val="Bullet"/>
            <w:numPr>
              <w:numId w:val="0"/>
            </w:numPr>
            <w:tabs>
              <w:tab w:val="clear" w:pos="936"/>
            </w:tabs>
            <w:ind w:left="0" w:firstLine="0"/>
          </w:pPr>
        </w:pPrChange>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14:paraId="21A64366" w14:textId="77777777" w:rsidR="009E328D" w:rsidRDefault="009E328D" w:rsidP="009E328D">
      <w:pPr>
        <w:pStyle w:val="CodeCaption"/>
      </w:pPr>
      <w:r>
        <w:t>Replace Task Users Response (abbreviated)</w:t>
      </w:r>
    </w:p>
    <w:p w14:paraId="02747301" w14:textId="77777777" w:rsidR="009E328D" w:rsidRPr="009E328D" w:rsidRDefault="009E328D" w:rsidP="009E328D">
      <w:pPr>
        <w:pStyle w:val="Code"/>
      </w:pPr>
      <w:r w:rsidRPr="009E328D">
        <w:t>HTTP/1.1 200 OK</w:t>
      </w:r>
    </w:p>
    <w:p w14:paraId="486CA3C3" w14:textId="77777777" w:rsidR="009E328D" w:rsidRPr="009E328D" w:rsidRDefault="009E328D" w:rsidP="009E328D">
      <w:pPr>
        <w:pStyle w:val="Code"/>
      </w:pPr>
      <w:r w:rsidRPr="009E328D">
        <w:t>Content-Type: application/json; charset=utf-8</w:t>
      </w:r>
    </w:p>
    <w:p w14:paraId="0AD344BD" w14:textId="77777777" w:rsidR="009E328D" w:rsidRPr="009E328D" w:rsidRDefault="009E328D" w:rsidP="009E328D">
      <w:pPr>
        <w:pStyle w:val="Code"/>
      </w:pPr>
    </w:p>
    <w:p w14:paraId="6600C96B" w14:textId="77777777"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473C0801" w14:textId="77777777"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14:paraId="650BEB0C" w14:textId="77777777" w:rsidR="009E328D" w:rsidRDefault="009E328D" w:rsidP="009E328D">
      <w:pPr>
        <w:pStyle w:val="BodyTextCont"/>
      </w:pPr>
      <w:r>
        <w:t>Now let's remove all assignees from the task:</w:t>
      </w:r>
    </w:p>
    <w:p w14:paraId="15451FA7" w14:textId="77777777" w:rsidR="009E328D" w:rsidRDefault="009E328D" w:rsidP="009E328D">
      <w:pPr>
        <w:pStyle w:val="CodeCaption"/>
      </w:pPr>
      <w:r>
        <w:t>Remove Task Users Request (abbreviated)</w:t>
      </w:r>
    </w:p>
    <w:p w14:paraId="17DBF98D" w14:textId="77777777" w:rsidR="009E328D" w:rsidRPr="009E328D" w:rsidRDefault="009E328D" w:rsidP="009E328D">
      <w:pPr>
        <w:pStyle w:val="Code"/>
      </w:pPr>
      <w:r w:rsidRPr="009E328D">
        <w:t>DELETE http://localhost:61589/api/v1/tasks/17/users HTTP/1.1</w:t>
      </w:r>
    </w:p>
    <w:p w14:paraId="6D014C52" w14:textId="77777777" w:rsidR="009E328D" w:rsidRPr="009E328D" w:rsidRDefault="009E328D" w:rsidP="009E328D">
      <w:pPr>
        <w:pStyle w:val="Code"/>
      </w:pPr>
      <w:r w:rsidRPr="009E328D">
        <w:t>Content-Type: application/json; charset=utf-8</w:t>
      </w:r>
    </w:p>
    <w:p w14:paraId="65D9C52C" w14:textId="77777777" w:rsidR="009E328D" w:rsidRPr="009E328D" w:rsidRDefault="009E328D" w:rsidP="009E328D">
      <w:pPr>
        <w:pStyle w:val="Code"/>
      </w:pPr>
      <w:r w:rsidRPr="009E328D">
        <w:t>Authorization: Basic YmhvZ2c6aWdub3JlZA==</w:t>
      </w:r>
    </w:p>
    <w:p w14:paraId="6E6E0BAA" w14:textId="77777777" w:rsidR="009E328D" w:rsidRDefault="009E328D" w:rsidP="009E328D">
      <w:pPr>
        <w:pStyle w:val="CodeCaption"/>
      </w:pPr>
      <w:r>
        <w:t>Remove Task Users Response (abbreviated)</w:t>
      </w:r>
    </w:p>
    <w:p w14:paraId="0EC25B11" w14:textId="77777777" w:rsidR="009E328D" w:rsidRPr="009E328D" w:rsidRDefault="009E328D" w:rsidP="00835A30">
      <w:pPr>
        <w:pStyle w:val="Code"/>
      </w:pPr>
      <w:r w:rsidRPr="009E328D">
        <w:t>HTTP/1.1 200 OK</w:t>
      </w:r>
    </w:p>
    <w:p w14:paraId="512C5AA4" w14:textId="77777777" w:rsidR="009E328D" w:rsidRPr="009E328D" w:rsidRDefault="009E328D" w:rsidP="00835A30">
      <w:pPr>
        <w:pStyle w:val="Code"/>
      </w:pPr>
      <w:r w:rsidRPr="009E328D">
        <w:t>Content-Type: application/json; charset=utf-8</w:t>
      </w:r>
    </w:p>
    <w:p w14:paraId="2D9E19A6" w14:textId="77777777" w:rsidR="009E328D" w:rsidRPr="009E328D" w:rsidRDefault="009E328D" w:rsidP="00835A30">
      <w:pPr>
        <w:pStyle w:val="Code"/>
      </w:pPr>
    </w:p>
    <w:p w14:paraId="254AC781" w14:textId="77777777" w:rsidR="009E328D" w:rsidRDefault="009E328D" w:rsidP="00835A30">
      <w:pPr>
        <w:pStyle w:val="Code"/>
      </w:pPr>
      <w:r w:rsidRPr="009E328D">
        <w:lastRenderedPageBreak/>
        <w:t>{"TaskId":17,"Subject":"Fix something important","StartDate":"2014-05-13T00:52:34","DueDate":null,"CreatedDate":"2014-05-10T19:02:52","CompletedDate":null,"Status":{"StatusId":2,"Name":"In Progress","Ordinal":1},"Assignees":[],"Links":[]}</w:t>
      </w:r>
    </w:p>
    <w:p w14:paraId="40D45D4E" w14:textId="77777777"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14:paraId="2E0C5114" w14:textId="77777777" w:rsidR="00185550" w:rsidRDefault="00185550" w:rsidP="00185550">
      <w:pPr>
        <w:pStyle w:val="CodeCaption"/>
      </w:pPr>
      <w:r>
        <w:t>Add Task User Request (abbreviated)</w:t>
      </w:r>
    </w:p>
    <w:p w14:paraId="298F3AA4" w14:textId="77777777" w:rsidR="00493541" w:rsidRPr="00493541" w:rsidRDefault="00493541" w:rsidP="00493541">
      <w:pPr>
        <w:pStyle w:val="Code"/>
      </w:pPr>
      <w:r w:rsidRPr="00493541">
        <w:t>PUT http://localhost:61589/api/v1/tasks/17/users/2 HTTP/1.1</w:t>
      </w:r>
    </w:p>
    <w:p w14:paraId="76C97F44" w14:textId="77777777" w:rsidR="00493541" w:rsidRPr="00493541" w:rsidRDefault="00493541" w:rsidP="00493541">
      <w:pPr>
        <w:pStyle w:val="Code"/>
      </w:pPr>
      <w:r w:rsidRPr="00493541">
        <w:t>Content-Type: application/json; charset=utf-8</w:t>
      </w:r>
    </w:p>
    <w:p w14:paraId="2B243DCE" w14:textId="77777777" w:rsidR="00185550" w:rsidRDefault="00493541" w:rsidP="00493541">
      <w:pPr>
        <w:pStyle w:val="Code"/>
      </w:pPr>
      <w:r w:rsidRPr="00493541">
        <w:t>Authorization: Basic YmhvZ2c6aWdub3JlZA==</w:t>
      </w:r>
    </w:p>
    <w:p w14:paraId="2863C31B" w14:textId="77777777" w:rsidR="00185550" w:rsidRDefault="00185550" w:rsidP="00185550">
      <w:pPr>
        <w:pStyle w:val="CodeCaption"/>
      </w:pPr>
      <w:r>
        <w:t>Add Task User Response (abbreviated)</w:t>
      </w:r>
    </w:p>
    <w:p w14:paraId="1640B04A" w14:textId="77777777" w:rsidR="00493541" w:rsidRPr="00493541" w:rsidRDefault="00493541" w:rsidP="00493541">
      <w:pPr>
        <w:pStyle w:val="Code"/>
      </w:pPr>
      <w:r w:rsidRPr="00493541">
        <w:t>HTTP/1.1 200 OK</w:t>
      </w:r>
    </w:p>
    <w:p w14:paraId="4AB7B351" w14:textId="77777777" w:rsidR="00493541" w:rsidRPr="00493541" w:rsidRDefault="00493541" w:rsidP="00493541">
      <w:pPr>
        <w:pStyle w:val="Code"/>
      </w:pPr>
      <w:r w:rsidRPr="00493541">
        <w:t>Content-Type: application/json; charset=utf-8</w:t>
      </w:r>
    </w:p>
    <w:p w14:paraId="0466F941" w14:textId="77777777" w:rsidR="00493541" w:rsidRPr="00493541" w:rsidRDefault="00493541" w:rsidP="00493541">
      <w:pPr>
        <w:pStyle w:val="Code"/>
      </w:pPr>
    </w:p>
    <w:p w14:paraId="7D74E962" w14:textId="77777777"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092A4C57" w14:textId="77777777"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14:paraId="36BF6346" w14:textId="77777777" w:rsidR="00835A30" w:rsidRDefault="00835A30" w:rsidP="00835A30">
      <w:pPr>
        <w:pStyle w:val="CodeCaption"/>
      </w:pPr>
      <w:r>
        <w:t>Remove Task User Request (abbreviated)</w:t>
      </w:r>
    </w:p>
    <w:p w14:paraId="67503AB6" w14:textId="77777777" w:rsidR="00805556" w:rsidRPr="00805556" w:rsidRDefault="00805556" w:rsidP="00805556">
      <w:pPr>
        <w:pStyle w:val="Code"/>
      </w:pPr>
      <w:r w:rsidRPr="00805556">
        <w:t>DELETE http://localhost:61589/api/v1/tasks/17/users/2 HTTP/1.1</w:t>
      </w:r>
    </w:p>
    <w:p w14:paraId="0BE9407F" w14:textId="77777777" w:rsidR="00805556" w:rsidRPr="00805556" w:rsidRDefault="00805556" w:rsidP="00805556">
      <w:pPr>
        <w:pStyle w:val="Code"/>
      </w:pPr>
      <w:r w:rsidRPr="00805556">
        <w:t>Content-Type: application/json; charset=utf-8</w:t>
      </w:r>
    </w:p>
    <w:p w14:paraId="0E5BFC97" w14:textId="77777777" w:rsidR="00805556" w:rsidRPr="00805556" w:rsidRDefault="00805556" w:rsidP="00805556">
      <w:pPr>
        <w:pStyle w:val="Code"/>
      </w:pPr>
      <w:r w:rsidRPr="00805556">
        <w:t>Authorization: Basic YmhvZ2c6aWdub3JlZA==</w:t>
      </w:r>
    </w:p>
    <w:p w14:paraId="79F5E606" w14:textId="77777777" w:rsidR="00835A30" w:rsidRDefault="00835A30" w:rsidP="00835A30">
      <w:pPr>
        <w:pStyle w:val="CodeCaption"/>
      </w:pPr>
      <w:r>
        <w:t>Remove Task User Response (abbreviated)</w:t>
      </w:r>
    </w:p>
    <w:p w14:paraId="698664B8" w14:textId="77777777" w:rsidR="00835A30" w:rsidRPr="00835A30" w:rsidRDefault="00835A30" w:rsidP="00835A30">
      <w:pPr>
        <w:pStyle w:val="Code"/>
      </w:pPr>
      <w:r w:rsidRPr="00835A30">
        <w:t>HTTP/1.1 200 OK</w:t>
      </w:r>
    </w:p>
    <w:p w14:paraId="63D2E073" w14:textId="77777777" w:rsidR="00835A30" w:rsidRPr="00835A30" w:rsidRDefault="00835A30" w:rsidP="00835A30">
      <w:pPr>
        <w:pStyle w:val="Code"/>
      </w:pPr>
      <w:r w:rsidRPr="00835A30">
        <w:t>Content-Type: application/json; charset=utf-8</w:t>
      </w:r>
    </w:p>
    <w:p w14:paraId="2BF9946A" w14:textId="77777777" w:rsidR="00835A30" w:rsidRPr="00835A30" w:rsidRDefault="00835A30" w:rsidP="00835A30">
      <w:pPr>
        <w:pStyle w:val="Code"/>
      </w:pPr>
    </w:p>
    <w:p w14:paraId="20BF6AEB" w14:textId="77777777"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14:paraId="6A758CFD" w14:textId="77777777" w:rsidR="00835A30" w:rsidRDefault="00835A30" w:rsidP="00835A30">
      <w:pPr>
        <w:pStyle w:val="BodyTextCont"/>
      </w:pPr>
      <w:r>
        <w:t>And it looks like everything is working properly</w:t>
      </w:r>
      <w:r w:rsidR="00214962">
        <w:t>.</w:t>
      </w:r>
      <w:r>
        <w:t xml:space="preserve"> Jim Bob is no longer assigned to the task.</w:t>
      </w:r>
    </w:p>
    <w:p w14:paraId="3AAEBB06" w14:textId="77777777"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14:paraId="5C49AB59" w14:textId="77777777" w:rsidR="00581B8D" w:rsidRDefault="00A80F6B" w:rsidP="00A80F6B">
      <w:pPr>
        <w:pStyle w:val="Heading1"/>
      </w:pPr>
      <w:r>
        <w:lastRenderedPageBreak/>
        <w:t>Partial Update of a Task Using PUT/PATCH</w:t>
      </w:r>
    </w:p>
    <w:p w14:paraId="113F4AD4" w14:textId="77777777" w:rsidR="00A96826" w:rsidRDefault="00A96826" w:rsidP="00AA3A12">
      <w:pPr>
        <w:pStyle w:val="BodyTextFirst"/>
        <w:rPr>
          <w:ins w:id="29" w:author="Jamie Kurtz" w:date="2014-05-22T18:50:00Z"/>
        </w:rPr>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14:paraId="53CFAD16" w14:textId="77777777" w:rsidR="005E4564" w:rsidRDefault="005E4564" w:rsidP="00AA3A12">
      <w:pPr>
        <w:pStyle w:val="BodyTextFirst"/>
      </w:pPr>
    </w:p>
    <w:p w14:paraId="44266428" w14:textId="77777777"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14:paraId="67D9682A" w14:textId="77777777" w:rsidTr="002C5BE2">
        <w:tc>
          <w:tcPr>
            <w:tcW w:w="3235" w:type="dxa"/>
          </w:tcPr>
          <w:p w14:paraId="0FDD34C4" w14:textId="77777777" w:rsidR="00A96826" w:rsidRPr="00A96826" w:rsidRDefault="00A96826" w:rsidP="00A96826">
            <w:pPr>
              <w:pStyle w:val="TableHead"/>
            </w:pPr>
            <w:r>
              <w:t>URI</w:t>
            </w:r>
          </w:p>
        </w:tc>
        <w:tc>
          <w:tcPr>
            <w:tcW w:w="1080" w:type="dxa"/>
          </w:tcPr>
          <w:p w14:paraId="343DFBB3" w14:textId="77777777" w:rsidR="00A96826" w:rsidRPr="00A96826" w:rsidRDefault="00A96826" w:rsidP="00A96826">
            <w:pPr>
              <w:pStyle w:val="TableHead"/>
            </w:pPr>
            <w:r>
              <w:t>Verb</w:t>
            </w:r>
          </w:p>
        </w:tc>
        <w:tc>
          <w:tcPr>
            <w:tcW w:w="4410" w:type="dxa"/>
          </w:tcPr>
          <w:p w14:paraId="48EDDA38" w14:textId="77777777" w:rsidR="00A96826" w:rsidRPr="00A96826" w:rsidRDefault="00A96826" w:rsidP="00A96826">
            <w:pPr>
              <w:pStyle w:val="TableHead"/>
            </w:pPr>
            <w:r>
              <w:t>Description</w:t>
            </w:r>
          </w:p>
        </w:tc>
      </w:tr>
      <w:tr w:rsidR="00A96826" w14:paraId="2521C9AA" w14:textId="77777777" w:rsidTr="002C5BE2">
        <w:tc>
          <w:tcPr>
            <w:tcW w:w="3235" w:type="dxa"/>
          </w:tcPr>
          <w:p w14:paraId="1A7DFA96" w14:textId="77777777"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6E031279" w14:textId="77777777" w:rsidR="00A96826" w:rsidRPr="00A96826" w:rsidRDefault="00A96826" w:rsidP="00A96826">
            <w:pPr>
              <w:pStyle w:val="TableText"/>
            </w:pPr>
            <w:r>
              <w:t>PUT</w:t>
            </w:r>
          </w:p>
        </w:tc>
        <w:tc>
          <w:tcPr>
            <w:tcW w:w="4410" w:type="dxa"/>
          </w:tcPr>
          <w:p w14:paraId="06E89ED3" w14:textId="77777777" w:rsidR="00A96826" w:rsidRPr="00A96826" w:rsidRDefault="00A96826" w:rsidP="00A96826">
            <w:pPr>
              <w:pStyle w:val="TableText"/>
            </w:pPr>
            <w:r>
              <w:t>Updates the specified task</w:t>
            </w:r>
            <w:r w:rsidRPr="00A96826">
              <w:t>; returns the updated task in the response</w:t>
            </w:r>
          </w:p>
        </w:tc>
      </w:tr>
    </w:tbl>
    <w:p w14:paraId="1C423D66" w14:textId="77777777" w:rsidR="00AA3A12" w:rsidRDefault="00AA3A12" w:rsidP="00AA3A12">
      <w:pPr>
        <w:pStyle w:val="BodyTextCont"/>
      </w:pPr>
    </w:p>
    <w:p w14:paraId="343A4633" w14:textId="77777777"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14:paraId="3AA3EBB1" w14:textId="77777777"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14:paraId="3D95C4FC" w14:textId="77777777" w:rsidR="002F2370" w:rsidRDefault="002F2370" w:rsidP="002F2370">
      <w:pPr>
        <w:pStyle w:val="CodeCaption"/>
      </w:pPr>
      <w:r>
        <w:t>IUpdateTaskQueryProcessor Interface Modifications</w:t>
      </w:r>
    </w:p>
    <w:p w14:paraId="35B2CFAA" w14:textId="77777777" w:rsidR="002F2370" w:rsidRPr="002F2370" w:rsidRDefault="002F2370" w:rsidP="002F2370">
      <w:pPr>
        <w:pStyle w:val="Code"/>
      </w:pPr>
      <w:r w:rsidRPr="002F2370">
        <w:t>using System.Collections.Generic;</w:t>
      </w:r>
    </w:p>
    <w:p w14:paraId="27D5779D" w14:textId="77777777" w:rsidR="002F2370" w:rsidRPr="002F2370" w:rsidRDefault="002F2370" w:rsidP="002F2370">
      <w:pPr>
        <w:pStyle w:val="Code"/>
      </w:pPr>
      <w:r w:rsidRPr="002F2370">
        <w:t>using WebApi2Book.Data.Entities;</w:t>
      </w:r>
    </w:p>
    <w:p w14:paraId="435A871F" w14:textId="77777777" w:rsidR="002F2370" w:rsidRPr="002F2370" w:rsidRDefault="002F2370" w:rsidP="002F2370">
      <w:pPr>
        <w:pStyle w:val="Code"/>
        <w:rPr>
          <w:rStyle w:val="CodeBold"/>
        </w:rPr>
      </w:pPr>
      <w:bookmarkStart w:id="30" w:name="OLE_LINK3"/>
      <w:bookmarkStart w:id="31" w:name="OLE_LINK4"/>
      <w:bookmarkStart w:id="32" w:name="OLE_LINK19"/>
      <w:r w:rsidRPr="002F2370">
        <w:rPr>
          <w:rStyle w:val="CodeBold"/>
        </w:rPr>
        <w:t>using PropertyValueMapType = System.Collections.Generic.Dictionary&lt;string, object&gt;;</w:t>
      </w:r>
    </w:p>
    <w:bookmarkEnd w:id="30"/>
    <w:bookmarkEnd w:id="31"/>
    <w:bookmarkEnd w:id="32"/>
    <w:p w14:paraId="02FE75E0" w14:textId="77777777" w:rsidR="002F2370" w:rsidRPr="002F2370" w:rsidRDefault="002F2370" w:rsidP="002F2370">
      <w:pPr>
        <w:pStyle w:val="Code"/>
      </w:pPr>
    </w:p>
    <w:p w14:paraId="76FCBC08" w14:textId="77777777" w:rsidR="002F2370" w:rsidRPr="002F2370" w:rsidRDefault="002F2370" w:rsidP="002F2370">
      <w:pPr>
        <w:pStyle w:val="Code"/>
      </w:pPr>
      <w:r w:rsidRPr="002F2370">
        <w:t>namespace WebApi2Book.Data.SqlServer.QueryProcessors</w:t>
      </w:r>
    </w:p>
    <w:p w14:paraId="58C67ECF" w14:textId="77777777" w:rsidR="002F2370" w:rsidRPr="002F2370" w:rsidRDefault="002F2370" w:rsidP="002F2370">
      <w:pPr>
        <w:pStyle w:val="Code"/>
      </w:pPr>
      <w:r w:rsidRPr="002F2370">
        <w:t>{</w:t>
      </w:r>
    </w:p>
    <w:p w14:paraId="51FBBE5D" w14:textId="77777777" w:rsidR="002F2370" w:rsidRPr="002F2370" w:rsidRDefault="002F2370" w:rsidP="002F2370">
      <w:pPr>
        <w:pStyle w:val="Code"/>
      </w:pPr>
      <w:r w:rsidRPr="002F2370">
        <w:t xml:space="preserve">    public interface IUpdateTaskQueryProcessor</w:t>
      </w:r>
    </w:p>
    <w:p w14:paraId="41C2D698" w14:textId="77777777" w:rsidR="002F2370" w:rsidRPr="002F2370" w:rsidRDefault="002F2370" w:rsidP="002F2370">
      <w:pPr>
        <w:pStyle w:val="Code"/>
      </w:pPr>
      <w:r w:rsidRPr="002F2370">
        <w:t xml:space="preserve">    {</w:t>
      </w:r>
    </w:p>
    <w:p w14:paraId="6AAF52C4" w14:textId="77777777" w:rsidR="002F2370" w:rsidRPr="002F2370" w:rsidRDefault="002F2370" w:rsidP="002F2370">
      <w:pPr>
        <w:pStyle w:val="Code"/>
        <w:rPr>
          <w:rStyle w:val="CodeBold"/>
        </w:rPr>
      </w:pPr>
      <w:r w:rsidRPr="002F2370">
        <w:rPr>
          <w:rStyle w:val="CodeBold"/>
        </w:rPr>
        <w:t xml:space="preserve">        </w:t>
      </w:r>
      <w:bookmarkStart w:id="33" w:name="OLE_LINK20"/>
      <w:r w:rsidRPr="002F2370">
        <w:rPr>
          <w:rStyle w:val="CodeBold"/>
        </w:rPr>
        <w:t>Task GetUpdatedTask(long taskId, PropertyValueMapType updatedPropertyValueMap);</w:t>
      </w:r>
      <w:bookmarkEnd w:id="33"/>
    </w:p>
    <w:p w14:paraId="63072954" w14:textId="77777777" w:rsidR="002F2370" w:rsidRDefault="002F2370" w:rsidP="002F2370">
      <w:pPr>
        <w:pStyle w:val="Code"/>
      </w:pPr>
      <w:r>
        <w:t>…</w:t>
      </w:r>
    </w:p>
    <w:p w14:paraId="24C96C96" w14:textId="77777777" w:rsidR="002F2370" w:rsidRDefault="002F2370" w:rsidP="002F2370">
      <w:pPr>
        <w:pStyle w:val="CodeCaption"/>
      </w:pPr>
      <w:r w:rsidRPr="002F2370">
        <w:t>UpdateTaskQueryProcessor</w:t>
      </w:r>
      <w:r>
        <w:t xml:space="preserve"> Class Modifications</w:t>
      </w:r>
    </w:p>
    <w:p w14:paraId="5E576DA3" w14:textId="77777777" w:rsidR="002F2370" w:rsidRPr="002F2370" w:rsidRDefault="002F2370" w:rsidP="002F2370">
      <w:pPr>
        <w:pStyle w:val="Code"/>
      </w:pPr>
      <w:r w:rsidRPr="002F2370">
        <w:t>using System.Collections.Generic;</w:t>
      </w:r>
    </w:p>
    <w:p w14:paraId="5B15FA6D" w14:textId="77777777" w:rsidR="002F2370" w:rsidRPr="002F2370" w:rsidRDefault="002F2370" w:rsidP="002F2370">
      <w:pPr>
        <w:pStyle w:val="Code"/>
      </w:pPr>
      <w:r w:rsidRPr="002F2370">
        <w:t>using System.Linq;</w:t>
      </w:r>
    </w:p>
    <w:p w14:paraId="75351D3B" w14:textId="77777777" w:rsidR="002F2370" w:rsidRPr="002F2370" w:rsidRDefault="002F2370" w:rsidP="002F2370">
      <w:pPr>
        <w:pStyle w:val="Code"/>
      </w:pPr>
      <w:r w:rsidRPr="002F2370">
        <w:t>using NHibernate;</w:t>
      </w:r>
    </w:p>
    <w:p w14:paraId="11AF6762" w14:textId="77777777" w:rsidR="002F2370" w:rsidRPr="002F2370" w:rsidRDefault="002F2370" w:rsidP="002F2370">
      <w:pPr>
        <w:pStyle w:val="Code"/>
      </w:pPr>
      <w:r w:rsidRPr="002F2370">
        <w:t>using WebApi2Book.Data.Entities;</w:t>
      </w:r>
    </w:p>
    <w:p w14:paraId="111DD353" w14:textId="77777777" w:rsidR="002F2370" w:rsidRPr="002F2370" w:rsidRDefault="002F2370" w:rsidP="002F2370">
      <w:pPr>
        <w:pStyle w:val="Code"/>
      </w:pPr>
      <w:r w:rsidRPr="002F2370">
        <w:t>using WebApi2Book.Data.Exceptions;</w:t>
      </w:r>
    </w:p>
    <w:p w14:paraId="4040DDE3" w14:textId="77777777" w:rsidR="002F2370" w:rsidRPr="002F2370" w:rsidRDefault="002F2370" w:rsidP="002F2370">
      <w:pPr>
        <w:pStyle w:val="Code"/>
        <w:rPr>
          <w:rStyle w:val="CodeBold"/>
        </w:rPr>
      </w:pPr>
      <w:bookmarkStart w:id="34" w:name="OLE_LINK21"/>
      <w:bookmarkStart w:id="35" w:name="OLE_LINK22"/>
      <w:r w:rsidRPr="002F2370">
        <w:rPr>
          <w:rStyle w:val="CodeBold"/>
        </w:rPr>
        <w:t>using PropertyValueMapType = System.Collections.Generic.Dictionary&lt;string, object&gt;;</w:t>
      </w:r>
    </w:p>
    <w:bookmarkEnd w:id="34"/>
    <w:bookmarkEnd w:id="35"/>
    <w:p w14:paraId="138D12ED" w14:textId="77777777" w:rsidR="002F2370" w:rsidRPr="002F2370" w:rsidRDefault="002F2370" w:rsidP="002F2370">
      <w:pPr>
        <w:pStyle w:val="Code"/>
      </w:pPr>
    </w:p>
    <w:p w14:paraId="261BD030" w14:textId="77777777" w:rsidR="002F2370" w:rsidRPr="002F2370" w:rsidRDefault="002F2370" w:rsidP="002F2370">
      <w:pPr>
        <w:pStyle w:val="Code"/>
      </w:pPr>
      <w:r w:rsidRPr="002F2370">
        <w:t>namespace WebApi2Book.Data.SqlServer.QueryProcessors</w:t>
      </w:r>
    </w:p>
    <w:p w14:paraId="140E7CDC" w14:textId="77777777" w:rsidR="002F2370" w:rsidRPr="002F2370" w:rsidRDefault="002F2370" w:rsidP="002F2370">
      <w:pPr>
        <w:pStyle w:val="Code"/>
      </w:pPr>
      <w:r w:rsidRPr="002F2370">
        <w:t>{</w:t>
      </w:r>
    </w:p>
    <w:p w14:paraId="0AD8B8FA" w14:textId="77777777" w:rsidR="002F2370" w:rsidRPr="002F2370" w:rsidRDefault="002F2370" w:rsidP="002F2370">
      <w:pPr>
        <w:pStyle w:val="Code"/>
      </w:pPr>
      <w:r w:rsidRPr="002F2370">
        <w:t xml:space="preserve">    public class UpdateTaskQueryProcessor : IUpdateTaskQueryProcessor</w:t>
      </w:r>
    </w:p>
    <w:p w14:paraId="373CF303" w14:textId="77777777" w:rsidR="002F2370" w:rsidRPr="002F2370" w:rsidRDefault="002F2370" w:rsidP="002F2370">
      <w:pPr>
        <w:pStyle w:val="Code"/>
      </w:pPr>
      <w:r w:rsidRPr="002F2370">
        <w:t xml:space="preserve">    {</w:t>
      </w:r>
    </w:p>
    <w:p w14:paraId="384389AA" w14:textId="77777777" w:rsidR="002F2370" w:rsidRPr="002F2370" w:rsidRDefault="002F2370" w:rsidP="002F2370">
      <w:pPr>
        <w:pStyle w:val="Code"/>
      </w:pPr>
      <w:r w:rsidRPr="002F2370">
        <w:t xml:space="preserve">        private readonly ISession _session;</w:t>
      </w:r>
    </w:p>
    <w:p w14:paraId="120514DB" w14:textId="77777777" w:rsidR="002F2370" w:rsidRPr="002F2370" w:rsidRDefault="002F2370" w:rsidP="002F2370">
      <w:pPr>
        <w:pStyle w:val="Code"/>
      </w:pPr>
    </w:p>
    <w:p w14:paraId="67FDBDB8" w14:textId="77777777" w:rsidR="002F2370" w:rsidRPr="002F2370" w:rsidRDefault="002F2370" w:rsidP="002F2370">
      <w:pPr>
        <w:pStyle w:val="Code"/>
      </w:pPr>
      <w:r w:rsidRPr="002F2370">
        <w:t xml:space="preserve">        public UpdateTaskQueryProcessor(ISession session)</w:t>
      </w:r>
    </w:p>
    <w:p w14:paraId="0C642379" w14:textId="77777777" w:rsidR="002F2370" w:rsidRPr="002F2370" w:rsidRDefault="002F2370" w:rsidP="002F2370">
      <w:pPr>
        <w:pStyle w:val="Code"/>
      </w:pPr>
      <w:r w:rsidRPr="002F2370">
        <w:lastRenderedPageBreak/>
        <w:t xml:space="preserve">        {</w:t>
      </w:r>
    </w:p>
    <w:p w14:paraId="78B19472" w14:textId="77777777" w:rsidR="002F2370" w:rsidRPr="002F2370" w:rsidRDefault="002F2370" w:rsidP="002F2370">
      <w:pPr>
        <w:pStyle w:val="Code"/>
      </w:pPr>
      <w:r w:rsidRPr="002F2370">
        <w:t xml:space="preserve">            _session = session;</w:t>
      </w:r>
    </w:p>
    <w:p w14:paraId="4F98E228" w14:textId="77777777" w:rsidR="002F2370" w:rsidRPr="002F2370" w:rsidRDefault="002F2370" w:rsidP="002F2370">
      <w:pPr>
        <w:pStyle w:val="Code"/>
      </w:pPr>
      <w:r w:rsidRPr="002F2370">
        <w:t xml:space="preserve">        }</w:t>
      </w:r>
    </w:p>
    <w:p w14:paraId="37290567" w14:textId="77777777" w:rsidR="002F2370" w:rsidRPr="002F2370" w:rsidRDefault="002F2370" w:rsidP="002F2370">
      <w:pPr>
        <w:pStyle w:val="Code"/>
      </w:pPr>
    </w:p>
    <w:p w14:paraId="3BC11756" w14:textId="77777777" w:rsidR="002F2370" w:rsidRPr="002F2370" w:rsidRDefault="002F2370" w:rsidP="002F2370">
      <w:pPr>
        <w:pStyle w:val="Code"/>
        <w:rPr>
          <w:rStyle w:val="CodeBold"/>
        </w:rPr>
      </w:pPr>
      <w:bookmarkStart w:id="36" w:name="OLE_LINK23"/>
      <w:bookmarkStart w:id="37" w:name="OLE_LINK24"/>
      <w:r w:rsidRPr="002F2370">
        <w:rPr>
          <w:rStyle w:val="CodeBold"/>
        </w:rPr>
        <w:t xml:space="preserve">        public Task GetUpdatedTask(long taskId, PropertyValueMapType updatedPropertyValueMap)</w:t>
      </w:r>
    </w:p>
    <w:p w14:paraId="79A90CB0" w14:textId="77777777" w:rsidR="002F2370" w:rsidRPr="002F2370" w:rsidRDefault="002F2370" w:rsidP="002F2370">
      <w:pPr>
        <w:pStyle w:val="Code"/>
        <w:rPr>
          <w:rStyle w:val="CodeBold"/>
        </w:rPr>
      </w:pPr>
      <w:r w:rsidRPr="002F2370">
        <w:rPr>
          <w:rStyle w:val="CodeBold"/>
        </w:rPr>
        <w:t xml:space="preserve">        {</w:t>
      </w:r>
    </w:p>
    <w:p w14:paraId="6558C2F5" w14:textId="77777777" w:rsidR="002F2370" w:rsidRPr="002F2370" w:rsidRDefault="002F2370" w:rsidP="002F2370">
      <w:pPr>
        <w:pStyle w:val="Code"/>
        <w:rPr>
          <w:rStyle w:val="CodeBold"/>
        </w:rPr>
      </w:pPr>
      <w:r w:rsidRPr="002F2370">
        <w:rPr>
          <w:rStyle w:val="CodeBold"/>
        </w:rPr>
        <w:t xml:space="preserve">            var task = GetValidTask(taskId);</w:t>
      </w:r>
    </w:p>
    <w:p w14:paraId="193C1722" w14:textId="77777777" w:rsidR="002F2370" w:rsidRPr="002F2370" w:rsidRDefault="002F2370" w:rsidP="002F2370">
      <w:pPr>
        <w:pStyle w:val="Code"/>
        <w:rPr>
          <w:rStyle w:val="CodeBold"/>
        </w:rPr>
      </w:pPr>
    </w:p>
    <w:p w14:paraId="31503CEF" w14:textId="77777777" w:rsidR="002F2370" w:rsidRPr="002F2370" w:rsidRDefault="002F2370" w:rsidP="002F2370">
      <w:pPr>
        <w:pStyle w:val="Code"/>
        <w:rPr>
          <w:rStyle w:val="CodeBold"/>
        </w:rPr>
      </w:pPr>
      <w:r w:rsidRPr="002F2370">
        <w:rPr>
          <w:rStyle w:val="CodeBold"/>
        </w:rPr>
        <w:t xml:space="preserve">            var propertyInfos = typeof(Task).GetProperties();</w:t>
      </w:r>
    </w:p>
    <w:p w14:paraId="6E3E5E89" w14:textId="77777777" w:rsidR="002F2370" w:rsidRPr="002F2370" w:rsidRDefault="002F2370" w:rsidP="002F2370">
      <w:pPr>
        <w:pStyle w:val="Code"/>
        <w:rPr>
          <w:rStyle w:val="CodeBold"/>
        </w:rPr>
      </w:pPr>
      <w:r w:rsidRPr="002F2370">
        <w:rPr>
          <w:rStyle w:val="CodeBold"/>
        </w:rPr>
        <w:t xml:space="preserve">            foreach (var propertyValuePair in updatedPropertyValueMap)</w:t>
      </w:r>
    </w:p>
    <w:p w14:paraId="69BD9312" w14:textId="77777777" w:rsidR="002F2370" w:rsidRPr="002F2370" w:rsidRDefault="002F2370" w:rsidP="002F2370">
      <w:pPr>
        <w:pStyle w:val="Code"/>
        <w:rPr>
          <w:rStyle w:val="CodeBold"/>
        </w:rPr>
      </w:pPr>
      <w:r w:rsidRPr="002F2370">
        <w:rPr>
          <w:rStyle w:val="CodeBold"/>
        </w:rPr>
        <w:t xml:space="preserve">            {</w:t>
      </w:r>
    </w:p>
    <w:p w14:paraId="28C0098F" w14:textId="77777777" w:rsidR="002F2370" w:rsidRPr="002F2370" w:rsidRDefault="002F2370" w:rsidP="002F2370">
      <w:pPr>
        <w:pStyle w:val="Code"/>
        <w:rPr>
          <w:rStyle w:val="CodeBold"/>
        </w:rPr>
      </w:pPr>
      <w:r w:rsidRPr="002F2370">
        <w:rPr>
          <w:rStyle w:val="CodeBold"/>
        </w:rPr>
        <w:t xml:space="preserve">                propertyInfos.Single(x =&gt; x.Name == propertyValuePair.Key)</w:t>
      </w:r>
    </w:p>
    <w:p w14:paraId="6A3B7BA1" w14:textId="77777777" w:rsidR="002F2370" w:rsidRPr="002F2370" w:rsidRDefault="002F2370" w:rsidP="002F2370">
      <w:pPr>
        <w:pStyle w:val="Code"/>
        <w:rPr>
          <w:rStyle w:val="CodeBold"/>
        </w:rPr>
      </w:pPr>
      <w:r w:rsidRPr="002F2370">
        <w:rPr>
          <w:rStyle w:val="CodeBold"/>
        </w:rPr>
        <w:t xml:space="preserve">                    .SetValue(task, propertyValuePair.Value);</w:t>
      </w:r>
    </w:p>
    <w:p w14:paraId="0702B0AD" w14:textId="77777777" w:rsidR="002F2370" w:rsidRPr="002F2370" w:rsidRDefault="002F2370" w:rsidP="002F2370">
      <w:pPr>
        <w:pStyle w:val="Code"/>
        <w:rPr>
          <w:rStyle w:val="CodeBold"/>
        </w:rPr>
      </w:pPr>
      <w:r w:rsidRPr="002F2370">
        <w:rPr>
          <w:rStyle w:val="CodeBold"/>
        </w:rPr>
        <w:t xml:space="preserve">            }</w:t>
      </w:r>
    </w:p>
    <w:p w14:paraId="0D408084" w14:textId="77777777" w:rsidR="002F2370" w:rsidRPr="002F2370" w:rsidRDefault="002F2370" w:rsidP="002F2370">
      <w:pPr>
        <w:pStyle w:val="Code"/>
        <w:rPr>
          <w:rStyle w:val="CodeBold"/>
        </w:rPr>
      </w:pPr>
    </w:p>
    <w:p w14:paraId="7E8F0D1C" w14:textId="77777777" w:rsidR="002F2370" w:rsidRPr="002F2370" w:rsidRDefault="002F2370" w:rsidP="002F2370">
      <w:pPr>
        <w:pStyle w:val="Code"/>
        <w:rPr>
          <w:rStyle w:val="CodeBold"/>
        </w:rPr>
      </w:pPr>
      <w:r w:rsidRPr="002F2370">
        <w:rPr>
          <w:rStyle w:val="CodeBold"/>
        </w:rPr>
        <w:t xml:space="preserve">            _session.SaveOrUpdate(task);</w:t>
      </w:r>
    </w:p>
    <w:p w14:paraId="50F6DE1C" w14:textId="77777777" w:rsidR="002F2370" w:rsidRPr="002F2370" w:rsidRDefault="002F2370" w:rsidP="002F2370">
      <w:pPr>
        <w:pStyle w:val="Code"/>
        <w:rPr>
          <w:rStyle w:val="CodeBold"/>
        </w:rPr>
      </w:pPr>
    </w:p>
    <w:p w14:paraId="29B3CA97" w14:textId="77777777" w:rsidR="002F2370" w:rsidRPr="002F2370" w:rsidRDefault="002F2370" w:rsidP="002F2370">
      <w:pPr>
        <w:pStyle w:val="Code"/>
        <w:rPr>
          <w:rStyle w:val="CodeBold"/>
        </w:rPr>
      </w:pPr>
      <w:r w:rsidRPr="002F2370">
        <w:rPr>
          <w:rStyle w:val="CodeBold"/>
        </w:rPr>
        <w:t xml:space="preserve">            return task;</w:t>
      </w:r>
    </w:p>
    <w:p w14:paraId="716FC457" w14:textId="77777777" w:rsidR="002F2370" w:rsidRDefault="002F2370" w:rsidP="002F2370">
      <w:pPr>
        <w:pStyle w:val="Code"/>
        <w:rPr>
          <w:rStyle w:val="CodeBold"/>
        </w:rPr>
      </w:pPr>
      <w:r w:rsidRPr="002F2370">
        <w:rPr>
          <w:rStyle w:val="CodeBold"/>
        </w:rPr>
        <w:t xml:space="preserve">        }</w:t>
      </w:r>
    </w:p>
    <w:bookmarkEnd w:id="36"/>
    <w:bookmarkEnd w:id="37"/>
    <w:p w14:paraId="67CC345D" w14:textId="77777777" w:rsidR="002F2370" w:rsidRPr="002F2370" w:rsidRDefault="002F2370" w:rsidP="002F2370">
      <w:pPr>
        <w:pStyle w:val="Code"/>
      </w:pPr>
      <w:r>
        <w:t>…</w:t>
      </w:r>
    </w:p>
    <w:p w14:paraId="2001D03E" w14:textId="77777777"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14:paraId="009EA90D" w14:textId="77777777"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14:paraId="61C818FC" w14:textId="77777777"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14:paraId="54735D67" w14:textId="77777777" w:rsidR="00095660" w:rsidRDefault="009974A8" w:rsidP="00AA3A12">
      <w:pPr>
        <w:pStyle w:val="BodyTextCont"/>
        <w:rPr>
          <w:ins w:id="38" w:author="Jamie Kurtz" w:date="2014-05-22T18:55:00Z"/>
        </w:rPr>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14:paraId="6C18A8C1" w14:textId="77777777" w:rsidR="002D1F8F" w:rsidRDefault="002D1F8F" w:rsidP="00AA3A12">
      <w:pPr>
        <w:pStyle w:val="BodyTextCont"/>
      </w:pPr>
    </w:p>
    <w:p w14:paraId="68D32643" w14:textId="77777777" w:rsidR="00803D57" w:rsidRPr="00803D57" w:rsidRDefault="00803D57" w:rsidP="00803D57">
      <w:pPr>
        <w:pStyle w:val="Code"/>
      </w:pPr>
      <w:bookmarkStart w:id="39" w:name="OLE_LINK25"/>
      <w:bookmarkStart w:id="40" w:name="OLE_LINK26"/>
      <w:r w:rsidRPr="00803D57">
        <w:t>[Route("{id:long}", Name = "UpdateTaskRoute")]</w:t>
      </w:r>
    </w:p>
    <w:p w14:paraId="076FBD1F" w14:textId="77777777" w:rsidR="00803D57" w:rsidRPr="00803D57" w:rsidRDefault="00803D57" w:rsidP="00803D57">
      <w:pPr>
        <w:pStyle w:val="Code"/>
      </w:pPr>
      <w:r w:rsidRPr="00803D57">
        <w:t>[HttpPut]</w:t>
      </w:r>
    </w:p>
    <w:p w14:paraId="64B70D80" w14:textId="77777777" w:rsidR="00803D57" w:rsidRPr="00803D57" w:rsidRDefault="00803D57" w:rsidP="00803D57">
      <w:pPr>
        <w:pStyle w:val="Code"/>
      </w:pPr>
      <w:r w:rsidRPr="00803D57">
        <w:t>[HttpPatch]</w:t>
      </w:r>
    </w:p>
    <w:p w14:paraId="5D8DCD07" w14:textId="77777777" w:rsidR="00803D57" w:rsidRPr="00803D57" w:rsidRDefault="00803D57" w:rsidP="00803D57">
      <w:pPr>
        <w:pStyle w:val="Code"/>
      </w:pPr>
      <w:r w:rsidRPr="00803D57">
        <w:t>[Authorize(Roles = Constants.RoleNames.SeniorWorker)]</w:t>
      </w:r>
    </w:p>
    <w:p w14:paraId="23FF641B" w14:textId="77777777" w:rsidR="00803D57" w:rsidRPr="00803D57" w:rsidRDefault="00803D57" w:rsidP="00803D57">
      <w:pPr>
        <w:pStyle w:val="Code"/>
      </w:pPr>
      <w:r w:rsidRPr="00803D57">
        <w:t>public Task UpdateTask(long id, [FromBody] object updatedTask)</w:t>
      </w:r>
    </w:p>
    <w:p w14:paraId="17B01C21" w14:textId="77777777" w:rsidR="00803D57" w:rsidRPr="00803D57" w:rsidRDefault="00803D57" w:rsidP="00803D57">
      <w:pPr>
        <w:pStyle w:val="Code"/>
      </w:pPr>
      <w:r w:rsidRPr="00803D57">
        <w:t>{</w:t>
      </w:r>
    </w:p>
    <w:p w14:paraId="5A33D9EE" w14:textId="77777777" w:rsidR="00803D57" w:rsidRPr="00803D57" w:rsidRDefault="00803D57" w:rsidP="00803D57">
      <w:pPr>
        <w:pStyle w:val="Code"/>
      </w:pPr>
      <w:r w:rsidRPr="00803D57">
        <w:t xml:space="preserve">    var task = _updateTaskMaintenanceProcessor.UpdateTask(id, updatedTask);</w:t>
      </w:r>
    </w:p>
    <w:p w14:paraId="123C654B" w14:textId="77777777" w:rsidR="00803D57" w:rsidRPr="00803D57" w:rsidRDefault="00803D57" w:rsidP="00803D57">
      <w:pPr>
        <w:pStyle w:val="Code"/>
      </w:pPr>
      <w:r w:rsidRPr="00803D57">
        <w:t xml:space="preserve">    return task;</w:t>
      </w:r>
    </w:p>
    <w:p w14:paraId="32069BF4" w14:textId="77777777" w:rsidR="00803D57" w:rsidRDefault="00803D57" w:rsidP="00803D57">
      <w:pPr>
        <w:pStyle w:val="Code"/>
      </w:pPr>
      <w:r w:rsidRPr="00803D57">
        <w:t>}</w:t>
      </w:r>
    </w:p>
    <w:bookmarkEnd w:id="39"/>
    <w:bookmarkEnd w:id="40"/>
    <w:p w14:paraId="4299B1D6" w14:textId="77777777" w:rsidR="00803D57" w:rsidRDefault="00803D57" w:rsidP="00AA3A12">
      <w:pPr>
        <w:pStyle w:val="BodyTextCont"/>
      </w:pPr>
      <w:r>
        <w:lastRenderedPageBreak/>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14:paraId="1D48428D" w14:textId="77777777" w:rsidR="00803D57" w:rsidRDefault="00803D57" w:rsidP="00B34417">
      <w:pPr>
        <w:pStyle w:val="Code"/>
        <w:rPr>
          <w:rStyle w:val="CodeInline"/>
        </w:rPr>
      </w:pPr>
      <w:r>
        <w:rPr>
          <w:rStyle w:val="CodeInline"/>
        </w:rPr>
        <w:t>…</w:t>
      </w:r>
    </w:p>
    <w:p w14:paraId="782DCC99" w14:textId="77777777" w:rsidR="00803D57" w:rsidRPr="00803D57" w:rsidRDefault="00803D57" w:rsidP="00B34417">
      <w:pPr>
        <w:pStyle w:val="Code"/>
        <w:rPr>
          <w:rStyle w:val="CodeInline"/>
        </w:rPr>
      </w:pPr>
      <w:bookmarkStart w:id="41" w:name="OLE_LINK27"/>
      <w:bookmarkStart w:id="42" w:name="OLE_LINK28"/>
      <w:r w:rsidRPr="00803D57">
        <w:rPr>
          <w:rStyle w:val="CodeInline"/>
        </w:rPr>
        <w:t>private readonly ITaskByIdInquiryProcessor _taskByIdInquiryProcessor;</w:t>
      </w:r>
    </w:p>
    <w:p w14:paraId="100EFE53" w14:textId="77777777" w:rsidR="00803D57" w:rsidRPr="00803D57" w:rsidRDefault="00803D57" w:rsidP="00B34417">
      <w:pPr>
        <w:pStyle w:val="Code"/>
        <w:rPr>
          <w:rStyle w:val="CodeBold"/>
        </w:rPr>
      </w:pPr>
      <w:r w:rsidRPr="00803D57">
        <w:rPr>
          <w:rStyle w:val="CodeBold"/>
        </w:rPr>
        <w:t>private readonly IUpdateTaskMaintenanceProcessor _updateTaskMaintenanceProcessor;</w:t>
      </w:r>
    </w:p>
    <w:p w14:paraId="2A3F69A1" w14:textId="77777777" w:rsidR="00803D57" w:rsidRPr="00803D57" w:rsidRDefault="00803D57" w:rsidP="00B34417">
      <w:pPr>
        <w:pStyle w:val="Code"/>
        <w:rPr>
          <w:rStyle w:val="CodeInline"/>
        </w:rPr>
      </w:pPr>
    </w:p>
    <w:p w14:paraId="5DC41729" w14:textId="77777777" w:rsidR="00803D57" w:rsidRPr="00803D57" w:rsidRDefault="00803D57" w:rsidP="00B34417">
      <w:pPr>
        <w:pStyle w:val="Code"/>
        <w:rPr>
          <w:rStyle w:val="CodeInline"/>
        </w:rPr>
      </w:pPr>
      <w:r w:rsidRPr="00803D57">
        <w:rPr>
          <w:rStyle w:val="CodeInline"/>
        </w:rPr>
        <w:t>public TasksController(IAddTaskMaintenanceProcessor addTaskMaintenanceProcessor,</w:t>
      </w:r>
    </w:p>
    <w:p w14:paraId="46B95949" w14:textId="77777777" w:rsidR="00803D57" w:rsidRPr="00803D57" w:rsidRDefault="00803D57" w:rsidP="00B34417">
      <w:pPr>
        <w:pStyle w:val="Code"/>
        <w:rPr>
          <w:rStyle w:val="CodeInline"/>
        </w:rPr>
      </w:pPr>
      <w:r w:rsidRPr="00803D57">
        <w:rPr>
          <w:rStyle w:val="CodeInline"/>
        </w:rPr>
        <w:t xml:space="preserve">    ITaskByIdInquiryProcessor taskByIdInquiryProcessor,</w:t>
      </w:r>
    </w:p>
    <w:p w14:paraId="4FA313BE" w14:textId="77777777"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14:paraId="3E395224" w14:textId="77777777" w:rsidR="00803D57" w:rsidRPr="00803D57" w:rsidRDefault="00803D57" w:rsidP="00B34417">
      <w:pPr>
        <w:pStyle w:val="Code"/>
        <w:rPr>
          <w:rStyle w:val="CodeInline"/>
        </w:rPr>
      </w:pPr>
      <w:r w:rsidRPr="00803D57">
        <w:rPr>
          <w:rStyle w:val="CodeInline"/>
        </w:rPr>
        <w:t>{</w:t>
      </w:r>
    </w:p>
    <w:p w14:paraId="3810FB0E" w14:textId="77777777" w:rsidR="00803D57" w:rsidRPr="00803D57" w:rsidRDefault="00803D57" w:rsidP="00B34417">
      <w:pPr>
        <w:pStyle w:val="Code"/>
        <w:rPr>
          <w:rStyle w:val="CodeInline"/>
        </w:rPr>
      </w:pPr>
      <w:r w:rsidRPr="00803D57">
        <w:rPr>
          <w:rStyle w:val="CodeInline"/>
        </w:rPr>
        <w:t xml:space="preserve">    _addTaskMaintenanceProcessor = addTaskMaintenanceProcessor;</w:t>
      </w:r>
    </w:p>
    <w:p w14:paraId="7E7C28F7" w14:textId="77777777" w:rsidR="00803D57" w:rsidRPr="00803D57" w:rsidRDefault="00803D57" w:rsidP="00B34417">
      <w:pPr>
        <w:pStyle w:val="Code"/>
        <w:rPr>
          <w:rStyle w:val="CodeInline"/>
        </w:rPr>
      </w:pPr>
      <w:r w:rsidRPr="00803D57">
        <w:rPr>
          <w:rStyle w:val="CodeInline"/>
        </w:rPr>
        <w:t xml:space="preserve">    _taskByIdInquiryProcessor = taskByIdInquiryProcessor;</w:t>
      </w:r>
    </w:p>
    <w:p w14:paraId="7C3C869C" w14:textId="77777777"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14:paraId="39050AAE" w14:textId="77777777" w:rsidR="00803D57" w:rsidRDefault="00803D57" w:rsidP="00B34417">
      <w:pPr>
        <w:pStyle w:val="Code"/>
        <w:rPr>
          <w:rStyle w:val="CodeInline"/>
        </w:rPr>
      </w:pPr>
      <w:r w:rsidRPr="00803D57">
        <w:rPr>
          <w:rStyle w:val="CodeInline"/>
        </w:rPr>
        <w:t>}</w:t>
      </w:r>
    </w:p>
    <w:bookmarkEnd w:id="41"/>
    <w:bookmarkEnd w:id="42"/>
    <w:p w14:paraId="1177805E" w14:textId="77777777" w:rsidR="00803D57" w:rsidRPr="00803D57" w:rsidRDefault="00803D57" w:rsidP="00B34417">
      <w:pPr>
        <w:pStyle w:val="Code"/>
        <w:rPr>
          <w:rStyle w:val="CodeInline"/>
        </w:rPr>
      </w:pPr>
      <w:r>
        <w:rPr>
          <w:rStyle w:val="CodeInline"/>
        </w:rPr>
        <w:t>…</w:t>
      </w:r>
    </w:p>
    <w:p w14:paraId="308450BE" w14:textId="77777777" w:rsidR="00803D57" w:rsidRDefault="00803D57" w:rsidP="00AA3A12">
      <w:pPr>
        <w:pStyle w:val="BodyTextCont"/>
      </w:pPr>
    </w:p>
    <w:p w14:paraId="5F1A6482" w14:textId="77777777"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14:paraId="128EC71D" w14:textId="77777777"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14:paraId="0A796EFE" w14:textId="77777777"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message's </w:t>
      </w:r>
      <w:r w:rsidRPr="00E20600">
        <w:rPr>
          <w:rStyle w:val="CodeInline"/>
        </w:rPr>
        <w:t>Content-Type</w:t>
      </w:r>
      <w:r>
        <w:t xml:space="preserve"> header. The common type between thes</w:t>
      </w:r>
      <w:r w:rsidR="002D6B58">
        <w:t>e two representations is object; hence, the current signature.</w:t>
      </w:r>
    </w:p>
    <w:p w14:paraId="6FA3B660" w14:textId="77777777"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14:paraId="7698723D" w14:textId="77777777" w:rsidR="009974A8" w:rsidRDefault="0058099B" w:rsidP="0058099B">
      <w:pPr>
        <w:pStyle w:val="CodeCaption"/>
      </w:pPr>
      <w:r>
        <w:t>IUpdateablePropertyDetector Interface</w:t>
      </w:r>
    </w:p>
    <w:p w14:paraId="5163879E" w14:textId="77777777" w:rsidR="00E20600" w:rsidRPr="00E20600" w:rsidRDefault="00E20600" w:rsidP="00E20600">
      <w:pPr>
        <w:pStyle w:val="Code"/>
      </w:pPr>
      <w:bookmarkStart w:id="43" w:name="OLE_LINK29"/>
      <w:bookmarkStart w:id="44" w:name="OLE_LINK30"/>
      <w:r w:rsidRPr="00E20600">
        <w:lastRenderedPageBreak/>
        <w:t>using System.Collections.Generic;</w:t>
      </w:r>
    </w:p>
    <w:p w14:paraId="7256A32B" w14:textId="77777777" w:rsidR="00E20600" w:rsidRPr="00E20600" w:rsidRDefault="00E20600" w:rsidP="00E20600">
      <w:pPr>
        <w:pStyle w:val="Code"/>
      </w:pPr>
    </w:p>
    <w:p w14:paraId="00BEA29C" w14:textId="77777777" w:rsidR="00E20600" w:rsidRPr="00E20600" w:rsidRDefault="00E20600" w:rsidP="00E20600">
      <w:pPr>
        <w:pStyle w:val="Code"/>
      </w:pPr>
      <w:r w:rsidRPr="00E20600">
        <w:t>namespace WebApi2Book.Web.Common</w:t>
      </w:r>
    </w:p>
    <w:p w14:paraId="2C70E30F" w14:textId="77777777" w:rsidR="00E20600" w:rsidRPr="00E20600" w:rsidRDefault="00E20600" w:rsidP="00E20600">
      <w:pPr>
        <w:pStyle w:val="Code"/>
      </w:pPr>
      <w:r w:rsidRPr="00E20600">
        <w:t>{</w:t>
      </w:r>
    </w:p>
    <w:p w14:paraId="01C38C9F" w14:textId="77777777" w:rsidR="00E20600" w:rsidRPr="00E20600" w:rsidRDefault="00E20600" w:rsidP="00E20600">
      <w:pPr>
        <w:pStyle w:val="Code"/>
      </w:pPr>
      <w:r w:rsidRPr="00E20600">
        <w:t xml:space="preserve">    public interface IUpdateablePropertyDetector</w:t>
      </w:r>
    </w:p>
    <w:p w14:paraId="45F66A65" w14:textId="77777777" w:rsidR="00E20600" w:rsidRPr="00E20600" w:rsidRDefault="00E20600" w:rsidP="00E20600">
      <w:pPr>
        <w:pStyle w:val="Code"/>
      </w:pPr>
      <w:r w:rsidRPr="00E20600">
        <w:t xml:space="preserve">    {</w:t>
      </w:r>
    </w:p>
    <w:p w14:paraId="195C707D" w14:textId="77777777" w:rsidR="00E20600" w:rsidRPr="00E20600" w:rsidRDefault="00E20600" w:rsidP="00E20600">
      <w:pPr>
        <w:pStyle w:val="Code"/>
      </w:pPr>
      <w:r w:rsidRPr="00E20600">
        <w:t xml:space="preserve">        IEnumerable&lt;string&gt; GetNamesOfPropertiesToUpdate&lt;TTargetType&gt;(object objectContainingUpdatedData);</w:t>
      </w:r>
    </w:p>
    <w:p w14:paraId="0A54184C" w14:textId="77777777" w:rsidR="00E20600" w:rsidRPr="00E20600" w:rsidRDefault="00E20600" w:rsidP="00E20600">
      <w:pPr>
        <w:pStyle w:val="Code"/>
      </w:pPr>
      <w:r w:rsidRPr="00E20600">
        <w:t xml:space="preserve">    }</w:t>
      </w:r>
    </w:p>
    <w:p w14:paraId="5734C784" w14:textId="77777777" w:rsidR="0058099B" w:rsidRDefault="00E20600" w:rsidP="00E20600">
      <w:pPr>
        <w:pStyle w:val="Code"/>
      </w:pPr>
      <w:r w:rsidRPr="00E20600">
        <w:t>}</w:t>
      </w:r>
    </w:p>
    <w:bookmarkEnd w:id="43"/>
    <w:bookmarkEnd w:id="44"/>
    <w:p w14:paraId="1ED6FDBA" w14:textId="77777777" w:rsidR="009974A8" w:rsidRDefault="0058099B" w:rsidP="0058099B">
      <w:pPr>
        <w:pStyle w:val="CodeCaption"/>
      </w:pPr>
      <w:r w:rsidRPr="0058099B">
        <w:t>JObjectUpdateablePropertyDetector</w:t>
      </w:r>
      <w:r>
        <w:t xml:space="preserve"> Class</w:t>
      </w:r>
    </w:p>
    <w:p w14:paraId="38D09C31" w14:textId="77777777" w:rsidR="00E20600" w:rsidRPr="00E20600" w:rsidRDefault="00E20600" w:rsidP="00E20600">
      <w:pPr>
        <w:pStyle w:val="Code"/>
      </w:pPr>
      <w:bookmarkStart w:id="45" w:name="OLE_LINK31"/>
      <w:bookmarkStart w:id="46" w:name="OLE_LINK32"/>
      <w:r w:rsidRPr="00E20600">
        <w:t>using System;</w:t>
      </w:r>
    </w:p>
    <w:p w14:paraId="3604D28D" w14:textId="77777777" w:rsidR="00E20600" w:rsidRPr="00E20600" w:rsidRDefault="00E20600" w:rsidP="00E20600">
      <w:pPr>
        <w:pStyle w:val="Code"/>
      </w:pPr>
      <w:r w:rsidRPr="00E20600">
        <w:t>using System.Collections.Generic;</w:t>
      </w:r>
    </w:p>
    <w:p w14:paraId="720E4163" w14:textId="77777777" w:rsidR="00E20600" w:rsidRPr="00E20600" w:rsidRDefault="00E20600" w:rsidP="00E20600">
      <w:pPr>
        <w:pStyle w:val="Code"/>
      </w:pPr>
      <w:r w:rsidRPr="00E20600">
        <w:t>using System.ComponentModel.DataAnnotations;</w:t>
      </w:r>
    </w:p>
    <w:p w14:paraId="27EF6ED3" w14:textId="77777777" w:rsidR="00E20600" w:rsidRPr="00E20600" w:rsidRDefault="00E20600" w:rsidP="00E20600">
      <w:pPr>
        <w:pStyle w:val="Code"/>
      </w:pPr>
      <w:r w:rsidRPr="00E20600">
        <w:t>using System.Linq;</w:t>
      </w:r>
    </w:p>
    <w:p w14:paraId="277B51DF" w14:textId="77777777" w:rsidR="00E20600" w:rsidRPr="00E20600" w:rsidRDefault="00E20600" w:rsidP="00E20600">
      <w:pPr>
        <w:pStyle w:val="Code"/>
      </w:pPr>
      <w:r w:rsidRPr="00E20600">
        <w:t>using System.Reflection;</w:t>
      </w:r>
    </w:p>
    <w:p w14:paraId="41009AD9" w14:textId="77777777" w:rsidR="00E20600" w:rsidRPr="00E20600" w:rsidRDefault="00E20600" w:rsidP="00E20600">
      <w:pPr>
        <w:pStyle w:val="Code"/>
      </w:pPr>
      <w:r w:rsidRPr="00E20600">
        <w:t>using Newtonsoft.Json.Linq;</w:t>
      </w:r>
    </w:p>
    <w:p w14:paraId="4F415192" w14:textId="77777777" w:rsidR="00E20600" w:rsidRPr="00E20600" w:rsidRDefault="00E20600" w:rsidP="00E20600">
      <w:pPr>
        <w:pStyle w:val="Code"/>
      </w:pPr>
    </w:p>
    <w:p w14:paraId="17E3269B" w14:textId="77777777" w:rsidR="00E20600" w:rsidRPr="00E20600" w:rsidRDefault="00E20600" w:rsidP="00E20600">
      <w:pPr>
        <w:pStyle w:val="Code"/>
      </w:pPr>
      <w:r w:rsidRPr="00E20600">
        <w:t>namespace WebApi2Book.Web.Common</w:t>
      </w:r>
    </w:p>
    <w:p w14:paraId="004CD69D" w14:textId="77777777" w:rsidR="00E20600" w:rsidRPr="00E20600" w:rsidRDefault="00E20600" w:rsidP="00E20600">
      <w:pPr>
        <w:pStyle w:val="Code"/>
      </w:pPr>
      <w:r w:rsidRPr="00E20600">
        <w:t>{</w:t>
      </w:r>
    </w:p>
    <w:p w14:paraId="1ED1F165" w14:textId="77777777" w:rsidR="00E20600" w:rsidRPr="00E20600" w:rsidRDefault="00E20600" w:rsidP="00E20600">
      <w:pPr>
        <w:pStyle w:val="Code"/>
      </w:pPr>
      <w:r w:rsidRPr="00E20600">
        <w:t xml:space="preserve">    public class JObjectUpdateablePropertyDetector : IUpdateablePropertyDetector</w:t>
      </w:r>
    </w:p>
    <w:p w14:paraId="7726778C" w14:textId="77777777" w:rsidR="00E20600" w:rsidRPr="00E20600" w:rsidRDefault="00E20600" w:rsidP="00E20600">
      <w:pPr>
        <w:pStyle w:val="Code"/>
      </w:pPr>
      <w:r w:rsidRPr="00E20600">
        <w:t xml:space="preserve">    {</w:t>
      </w:r>
    </w:p>
    <w:p w14:paraId="19C52581" w14:textId="77777777" w:rsidR="00E20600" w:rsidRPr="00E20600" w:rsidRDefault="00E20600" w:rsidP="00E20600">
      <w:pPr>
        <w:pStyle w:val="Code"/>
      </w:pPr>
      <w:r w:rsidRPr="00E20600">
        <w:t xml:space="preserve">        public IEnumerable&lt;string&gt; GetNamesOfPropertiesToUpdate&lt;TTargetType&gt;(object objectContainingUpdatedData)</w:t>
      </w:r>
    </w:p>
    <w:p w14:paraId="3B3C9237" w14:textId="77777777" w:rsidR="00E20600" w:rsidRPr="00E20600" w:rsidRDefault="00E20600" w:rsidP="00E20600">
      <w:pPr>
        <w:pStyle w:val="Code"/>
      </w:pPr>
      <w:r w:rsidRPr="00E20600">
        <w:t xml:space="preserve">        {</w:t>
      </w:r>
    </w:p>
    <w:p w14:paraId="1DC22558" w14:textId="77777777" w:rsidR="00E20600" w:rsidRPr="00E20600" w:rsidRDefault="00E20600" w:rsidP="00E20600">
      <w:pPr>
        <w:pStyle w:val="Code"/>
      </w:pPr>
      <w:r w:rsidRPr="00E20600">
        <w:t xml:space="preserve">            var objectDataAsJObject = (JObject)objectContainingUpdatedData;</w:t>
      </w:r>
    </w:p>
    <w:p w14:paraId="3C1F60E2" w14:textId="77777777" w:rsidR="00E20600" w:rsidRPr="00E20600" w:rsidRDefault="00E20600" w:rsidP="00E20600">
      <w:pPr>
        <w:pStyle w:val="Code"/>
      </w:pPr>
    </w:p>
    <w:p w14:paraId="1AD4959F" w14:textId="77777777" w:rsidR="00E20600" w:rsidRPr="00E20600" w:rsidRDefault="00E20600" w:rsidP="00E20600">
      <w:pPr>
        <w:pStyle w:val="Code"/>
      </w:pPr>
      <w:r w:rsidRPr="00E20600">
        <w:t xml:space="preserve">            var propertyInfos = typeof(TTargetType).GetProperties();</w:t>
      </w:r>
    </w:p>
    <w:p w14:paraId="687CAE3B" w14:textId="77777777" w:rsidR="00E20600" w:rsidRPr="00E20600" w:rsidRDefault="00E20600" w:rsidP="00E20600">
      <w:pPr>
        <w:pStyle w:val="Code"/>
      </w:pPr>
    </w:p>
    <w:p w14:paraId="1234F37D" w14:textId="77777777" w:rsidR="00E20600" w:rsidRPr="00E20600" w:rsidRDefault="00E20600" w:rsidP="00E20600">
      <w:pPr>
        <w:pStyle w:val="Code"/>
      </w:pPr>
      <w:r w:rsidRPr="00E20600">
        <w:t xml:space="preserve">            var modifiablePropertyInfos = propertyInfos</w:t>
      </w:r>
    </w:p>
    <w:p w14:paraId="146DC506" w14:textId="77777777" w:rsidR="00E20600" w:rsidRPr="00E20600" w:rsidRDefault="00E20600" w:rsidP="00E20600">
      <w:pPr>
        <w:pStyle w:val="Code"/>
      </w:pPr>
      <w:r w:rsidRPr="00E20600">
        <w:t xml:space="preserve">                .Where(x =&gt;</w:t>
      </w:r>
    </w:p>
    <w:p w14:paraId="522C3D03" w14:textId="77777777" w:rsidR="00E20600" w:rsidRPr="00E20600" w:rsidRDefault="00E20600" w:rsidP="00E20600">
      <w:pPr>
        <w:pStyle w:val="Code"/>
      </w:pPr>
      <w:r w:rsidRPr="00E20600">
        <w:t xml:space="preserve">                {</w:t>
      </w:r>
    </w:p>
    <w:p w14:paraId="062D8106" w14:textId="77777777" w:rsidR="00E20600" w:rsidRPr="00E20600" w:rsidRDefault="00E20600" w:rsidP="00E20600">
      <w:pPr>
        <w:pStyle w:val="Code"/>
      </w:pPr>
      <w:r w:rsidRPr="00E20600">
        <w:t xml:space="preserve">                    var editableAttribute =</w:t>
      </w:r>
    </w:p>
    <w:p w14:paraId="1ABB69FF" w14:textId="77777777" w:rsidR="00E20600" w:rsidRPr="00E20600" w:rsidRDefault="00E20600" w:rsidP="00E20600">
      <w:pPr>
        <w:pStyle w:val="Code"/>
      </w:pPr>
      <w:r w:rsidRPr="00E20600">
        <w:t xml:space="preserve">                        x.GetCustomAttributes(typeof(EditableAttribute)).FirstOrDefault() as EditableAttribute;</w:t>
      </w:r>
    </w:p>
    <w:p w14:paraId="22DE1290" w14:textId="77777777" w:rsidR="00E20600" w:rsidRPr="00E20600" w:rsidRDefault="00E20600" w:rsidP="00E20600">
      <w:pPr>
        <w:pStyle w:val="Code"/>
      </w:pPr>
      <w:r w:rsidRPr="00E20600">
        <w:t xml:space="preserve">                    return editableAttribute != null &amp;&amp; editableAttribute.AllowEdit;</w:t>
      </w:r>
    </w:p>
    <w:p w14:paraId="3C7AD742" w14:textId="77777777" w:rsidR="00E20600" w:rsidRPr="00E20600" w:rsidRDefault="00E20600" w:rsidP="00E20600">
      <w:pPr>
        <w:pStyle w:val="Code"/>
      </w:pPr>
      <w:r w:rsidRPr="00E20600">
        <w:t xml:space="preserve">                }</w:t>
      </w:r>
    </w:p>
    <w:p w14:paraId="4FA0DA9D" w14:textId="77777777" w:rsidR="00E20600" w:rsidRPr="00E20600" w:rsidRDefault="00E20600" w:rsidP="00E20600">
      <w:pPr>
        <w:pStyle w:val="Code"/>
      </w:pPr>
      <w:r w:rsidRPr="00E20600">
        <w:t xml:space="preserve">                );</w:t>
      </w:r>
    </w:p>
    <w:p w14:paraId="68EF987E" w14:textId="77777777" w:rsidR="00E20600" w:rsidRPr="00E20600" w:rsidRDefault="00E20600" w:rsidP="00E20600">
      <w:pPr>
        <w:pStyle w:val="Code"/>
      </w:pPr>
    </w:p>
    <w:p w14:paraId="4ABA0359" w14:textId="77777777" w:rsidR="00E20600" w:rsidRPr="00E20600" w:rsidRDefault="00E20600" w:rsidP="00E20600">
      <w:pPr>
        <w:pStyle w:val="Code"/>
      </w:pPr>
      <w:r w:rsidRPr="00E20600">
        <w:t xml:space="preserve">            var namesOfSuppliedProperties =</w:t>
      </w:r>
    </w:p>
    <w:p w14:paraId="5D1F448C" w14:textId="77777777" w:rsidR="00E20600" w:rsidRPr="00E20600" w:rsidRDefault="00E20600" w:rsidP="00E20600">
      <w:pPr>
        <w:pStyle w:val="Code"/>
      </w:pPr>
      <w:r w:rsidRPr="00E20600">
        <w:t xml:space="preserve">                objectDataAsJObject.Properties().Select(x =&gt; x.Name);</w:t>
      </w:r>
    </w:p>
    <w:p w14:paraId="13959930" w14:textId="77777777" w:rsidR="00E20600" w:rsidRPr="00E20600" w:rsidRDefault="00E20600" w:rsidP="00E20600">
      <w:pPr>
        <w:pStyle w:val="Code"/>
      </w:pPr>
    </w:p>
    <w:p w14:paraId="6D22703F" w14:textId="77777777" w:rsidR="00E20600" w:rsidRPr="00E20600" w:rsidRDefault="00E20600" w:rsidP="00E20600">
      <w:pPr>
        <w:pStyle w:val="Code"/>
      </w:pPr>
      <w:r w:rsidRPr="00E20600">
        <w:t xml:space="preserve">            return</w:t>
      </w:r>
    </w:p>
    <w:p w14:paraId="5D39085C" w14:textId="77777777" w:rsidR="00E20600" w:rsidRPr="00E20600" w:rsidRDefault="00E20600" w:rsidP="00E20600">
      <w:pPr>
        <w:pStyle w:val="Code"/>
      </w:pPr>
      <w:r w:rsidRPr="00E20600">
        <w:t xml:space="preserve">                modifiablePropertyInfos.Select(x =&gt; x.Name)</w:t>
      </w:r>
    </w:p>
    <w:p w14:paraId="7002ABC7" w14:textId="77777777" w:rsidR="00E20600" w:rsidRPr="00E20600" w:rsidRDefault="00E20600" w:rsidP="00E20600">
      <w:pPr>
        <w:pStyle w:val="Code"/>
      </w:pPr>
      <w:r w:rsidRPr="00E20600">
        <w:t xml:space="preserve">                    .Where(x =&gt; namesOfSuppliedProperties.Contains(x, StringComparer.InvariantCultureIgnoreCase));</w:t>
      </w:r>
    </w:p>
    <w:p w14:paraId="3184E2E3" w14:textId="77777777" w:rsidR="00E20600" w:rsidRPr="00E20600" w:rsidRDefault="00E20600" w:rsidP="00E20600">
      <w:pPr>
        <w:pStyle w:val="Code"/>
      </w:pPr>
      <w:r w:rsidRPr="00E20600">
        <w:t xml:space="preserve">        }</w:t>
      </w:r>
    </w:p>
    <w:p w14:paraId="5200E007" w14:textId="77777777" w:rsidR="00E20600" w:rsidRPr="00E20600" w:rsidRDefault="00E20600" w:rsidP="00E20600">
      <w:pPr>
        <w:pStyle w:val="Code"/>
      </w:pPr>
      <w:r w:rsidRPr="00E20600">
        <w:t xml:space="preserve">    }</w:t>
      </w:r>
    </w:p>
    <w:p w14:paraId="069F43EA" w14:textId="77777777" w:rsidR="00B87E7F" w:rsidRDefault="00E20600" w:rsidP="00E20600">
      <w:pPr>
        <w:pStyle w:val="Code"/>
        <w:rPr>
          <w:ins w:id="47" w:author="Jamie Kurtz" w:date="2014-05-22T21:26:00Z"/>
        </w:rPr>
      </w:pPr>
      <w:r w:rsidRPr="00E20600">
        <w:t>}</w:t>
      </w:r>
      <w:bookmarkEnd w:id="45"/>
      <w:bookmarkEnd w:id="46"/>
    </w:p>
    <w:p w14:paraId="7D09D4C3" w14:textId="77777777" w:rsidR="00780F1A" w:rsidRDefault="00780F1A" w:rsidP="00E20600">
      <w:pPr>
        <w:pStyle w:val="Code"/>
        <w:rPr>
          <w:ins w:id="48" w:author="Jamie Kurtz" w:date="2014-05-22T21:26:00Z"/>
        </w:rPr>
      </w:pPr>
    </w:p>
    <w:p w14:paraId="7D343638" w14:textId="1F4880E6" w:rsidR="00780F1A" w:rsidRDefault="00780F1A" w:rsidP="00780F1A">
      <w:pPr>
        <w:pStyle w:val="BodyTextCont"/>
        <w:pPrChange w:id="49" w:author="Jamie Kurtz" w:date="2014-05-22T21:27:00Z">
          <w:pPr>
            <w:pStyle w:val="Code"/>
          </w:pPr>
        </w:pPrChange>
      </w:pPr>
      <w:ins w:id="50" w:author="Jamie Kurtz" w:date="2014-05-22T21:26:00Z">
        <w:r>
          <w:lastRenderedPageBreak/>
          <w:t xml:space="preserve">Note that you will need to reference </w:t>
        </w:r>
        <w:proofErr w:type="spellStart"/>
        <w:r w:rsidRPr="00780F1A">
          <w:rPr>
            <w:rStyle w:val="CodeInline"/>
            <w:highlight w:val="white"/>
            <w:rPrChange w:id="51" w:author="Jamie Kurtz" w:date="2014-05-22T21:27:00Z">
              <w:rPr>
                <w:highlight w:val="white"/>
              </w:rPr>
            </w:rPrChange>
          </w:rPr>
          <w:t>System.ComponentModel.DataAnnotations</w:t>
        </w:r>
        <w:proofErr w:type="spellEnd"/>
        <w:r>
          <w:t xml:space="preserve"> in the </w:t>
        </w:r>
        <w:r w:rsidRPr="00780F1A">
          <w:rPr>
            <w:rStyle w:val="CodeInline"/>
            <w:rPrChange w:id="52" w:author="Jamie Kurtz" w:date="2014-05-22T21:27:00Z">
              <w:rPr/>
            </w:rPrChange>
          </w:rPr>
          <w:t>WebApi2Book.Web.Common</w:t>
        </w:r>
        <w:r>
          <w:t xml:space="preserve"> project after implementing the above class.</w:t>
        </w:r>
      </w:ins>
    </w:p>
    <w:p w14:paraId="26FD138B"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55E3836D" w14:textId="77777777" w:rsidR="00096E80" w:rsidRDefault="00096E80" w:rsidP="00E20600">
      <w:pPr>
        <w:pStyle w:val="Code"/>
      </w:pPr>
      <w:bookmarkStart w:id="53" w:name="OLE_LINK33"/>
      <w:bookmarkStart w:id="54" w:name="OLE_LINK34"/>
      <w:r w:rsidRPr="00096E80">
        <w:t>container.Bind&lt;IUpdateablePropertyDetector&gt;().To&lt;JObjectUpdateablePropertyDetector&gt;().InSingletonScope();</w:t>
      </w:r>
    </w:p>
    <w:bookmarkEnd w:id="53"/>
    <w:bookmarkEnd w:id="54"/>
    <w:p w14:paraId="1435D4D3" w14:textId="77777777"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14:paraId="70326F87" w14:textId="77777777"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14:paraId="59ED75D1" w14:textId="77777777"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14:paraId="05CDC2CC" w14:textId="090EF299"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from which we extract</w:t>
      </w:r>
      <w:ins w:id="55" w:author="Jamie Kurtz" w:date="2014-05-22T19:04:00Z">
        <w:r w:rsidR="002D1F8F">
          <w:t>ed</w:t>
        </w:r>
      </w:ins>
      <w:r w:rsidR="001C5E70">
        <w:t xml:space="preserve">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14:paraId="41B6C6DA" w14:textId="77777777"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14:paraId="1BF7829F" w14:textId="77777777" w:rsidR="004C4D3D" w:rsidRPr="004C4D3D" w:rsidRDefault="004C4D3D" w:rsidP="004C4D3D">
      <w:pPr>
        <w:pStyle w:val="Code"/>
        <w:rPr>
          <w:rStyle w:val="CodeInline"/>
        </w:rPr>
      </w:pPr>
      <w:bookmarkStart w:id="56" w:name="OLE_LINK35"/>
      <w:bookmarkStart w:id="57" w:name="OLE_LINK36"/>
      <w:r w:rsidRPr="004C4D3D">
        <w:rPr>
          <w:rStyle w:val="CodeInline"/>
        </w:rPr>
        <w:t>using System;</w:t>
      </w:r>
    </w:p>
    <w:p w14:paraId="015AD70C" w14:textId="77777777" w:rsidR="004C4D3D" w:rsidRPr="004C4D3D" w:rsidRDefault="004C4D3D" w:rsidP="004C4D3D">
      <w:pPr>
        <w:pStyle w:val="Code"/>
        <w:rPr>
          <w:rStyle w:val="CodeInline"/>
        </w:rPr>
      </w:pPr>
      <w:r w:rsidRPr="004C4D3D">
        <w:rPr>
          <w:rStyle w:val="CodeInline"/>
        </w:rPr>
        <w:t>using System.Collections.Generic;</w:t>
      </w:r>
    </w:p>
    <w:p w14:paraId="14F88D33" w14:textId="77777777" w:rsidR="004C4D3D" w:rsidRPr="004C4D3D" w:rsidRDefault="004C4D3D" w:rsidP="004C4D3D">
      <w:pPr>
        <w:pStyle w:val="Code"/>
        <w:rPr>
          <w:rStyle w:val="CodeInline"/>
        </w:rPr>
      </w:pPr>
      <w:r w:rsidRPr="004C4D3D">
        <w:rPr>
          <w:rStyle w:val="CodeInline"/>
        </w:rPr>
        <w:t>using System.ComponentModel.DataAnnotations;</w:t>
      </w:r>
    </w:p>
    <w:p w14:paraId="1E4DACF4" w14:textId="77777777" w:rsidR="004C4D3D" w:rsidRPr="004C4D3D" w:rsidRDefault="004C4D3D" w:rsidP="004C4D3D">
      <w:pPr>
        <w:pStyle w:val="Code"/>
        <w:rPr>
          <w:rStyle w:val="CodeInline"/>
        </w:rPr>
      </w:pPr>
    </w:p>
    <w:p w14:paraId="24F0E04D" w14:textId="77777777" w:rsidR="004C4D3D" w:rsidRPr="004C4D3D" w:rsidRDefault="004C4D3D" w:rsidP="004C4D3D">
      <w:pPr>
        <w:pStyle w:val="Code"/>
        <w:rPr>
          <w:rStyle w:val="CodeInline"/>
        </w:rPr>
      </w:pPr>
      <w:r w:rsidRPr="004C4D3D">
        <w:rPr>
          <w:rStyle w:val="CodeInline"/>
        </w:rPr>
        <w:t>namespace WebApi2Book.Web.Api.Models</w:t>
      </w:r>
    </w:p>
    <w:p w14:paraId="47D9A906" w14:textId="77777777" w:rsidR="004C4D3D" w:rsidRPr="004C4D3D" w:rsidRDefault="004C4D3D" w:rsidP="004C4D3D">
      <w:pPr>
        <w:pStyle w:val="Code"/>
        <w:rPr>
          <w:rStyle w:val="CodeInline"/>
        </w:rPr>
      </w:pPr>
      <w:r w:rsidRPr="004C4D3D">
        <w:rPr>
          <w:rStyle w:val="CodeInline"/>
        </w:rPr>
        <w:t>{</w:t>
      </w:r>
    </w:p>
    <w:p w14:paraId="04363279" w14:textId="77777777" w:rsidR="004C4D3D" w:rsidRPr="004C4D3D" w:rsidRDefault="004C4D3D" w:rsidP="004C4D3D">
      <w:pPr>
        <w:pStyle w:val="Code"/>
        <w:rPr>
          <w:rStyle w:val="CodeInline"/>
        </w:rPr>
      </w:pPr>
      <w:r w:rsidRPr="004C4D3D">
        <w:rPr>
          <w:rStyle w:val="CodeInline"/>
        </w:rPr>
        <w:t xml:space="preserve">    public class Task : ILinkContaining</w:t>
      </w:r>
    </w:p>
    <w:p w14:paraId="2E3AFB50" w14:textId="77777777" w:rsidR="004C4D3D" w:rsidRPr="004C4D3D" w:rsidRDefault="004C4D3D" w:rsidP="004C4D3D">
      <w:pPr>
        <w:pStyle w:val="Code"/>
        <w:rPr>
          <w:rStyle w:val="CodeInline"/>
        </w:rPr>
      </w:pPr>
      <w:r w:rsidRPr="004C4D3D">
        <w:rPr>
          <w:rStyle w:val="CodeInline"/>
        </w:rPr>
        <w:t xml:space="preserve">    {</w:t>
      </w:r>
    </w:p>
    <w:p w14:paraId="27C7FE1C" w14:textId="77777777" w:rsidR="004C4D3D" w:rsidRPr="004C4D3D" w:rsidRDefault="004C4D3D" w:rsidP="004C4D3D">
      <w:pPr>
        <w:pStyle w:val="Code"/>
        <w:rPr>
          <w:rStyle w:val="CodeInline"/>
        </w:rPr>
      </w:pPr>
      <w:r w:rsidRPr="004C4D3D">
        <w:rPr>
          <w:rStyle w:val="CodeInline"/>
        </w:rPr>
        <w:t xml:space="preserve">        private List&lt;Link&gt; _links;</w:t>
      </w:r>
    </w:p>
    <w:p w14:paraId="3E6C4E0A" w14:textId="77777777" w:rsidR="004C4D3D" w:rsidRPr="004C4D3D" w:rsidRDefault="004C4D3D" w:rsidP="004C4D3D">
      <w:pPr>
        <w:pStyle w:val="Code"/>
        <w:rPr>
          <w:rStyle w:val="CodeInline"/>
        </w:rPr>
      </w:pPr>
      <w:r w:rsidRPr="004C4D3D">
        <w:rPr>
          <w:rStyle w:val="CodeInline"/>
        </w:rPr>
        <w:t xml:space="preserve">        private bool _shouldSerializeAssignees;</w:t>
      </w:r>
    </w:p>
    <w:p w14:paraId="5BFAB59D" w14:textId="77777777" w:rsidR="004C4D3D" w:rsidRPr="004C4D3D" w:rsidRDefault="004C4D3D" w:rsidP="004C4D3D">
      <w:pPr>
        <w:pStyle w:val="Code"/>
        <w:rPr>
          <w:rStyle w:val="CodeInline"/>
        </w:rPr>
      </w:pPr>
    </w:p>
    <w:p w14:paraId="3C163C06" w14:textId="77777777" w:rsidR="004C4D3D" w:rsidRPr="004C4D3D" w:rsidRDefault="004C4D3D" w:rsidP="004C4D3D">
      <w:pPr>
        <w:pStyle w:val="Code"/>
        <w:rPr>
          <w:rStyle w:val="CodeInline"/>
        </w:rPr>
      </w:pPr>
      <w:r w:rsidRPr="004C4D3D">
        <w:rPr>
          <w:rStyle w:val="CodeInline"/>
        </w:rPr>
        <w:t xml:space="preserve">        [Key]</w:t>
      </w:r>
    </w:p>
    <w:p w14:paraId="3C0992EA" w14:textId="77777777" w:rsidR="004C4D3D" w:rsidRPr="004C4D3D" w:rsidRDefault="004C4D3D" w:rsidP="004C4D3D">
      <w:pPr>
        <w:pStyle w:val="Code"/>
        <w:rPr>
          <w:rStyle w:val="CodeInline"/>
        </w:rPr>
      </w:pPr>
      <w:r w:rsidRPr="004C4D3D">
        <w:rPr>
          <w:rStyle w:val="CodeInline"/>
        </w:rPr>
        <w:t xml:space="preserve">        public long? TaskId { get; set; }</w:t>
      </w:r>
    </w:p>
    <w:p w14:paraId="5655E197" w14:textId="77777777" w:rsidR="004C4D3D" w:rsidRPr="004C4D3D" w:rsidRDefault="004C4D3D" w:rsidP="004C4D3D">
      <w:pPr>
        <w:pStyle w:val="Code"/>
        <w:rPr>
          <w:rStyle w:val="CodeInline"/>
        </w:rPr>
      </w:pPr>
    </w:p>
    <w:p w14:paraId="37BC3BBE" w14:textId="77777777" w:rsidR="004C4D3D" w:rsidRPr="004C4D3D" w:rsidRDefault="004C4D3D" w:rsidP="004C4D3D">
      <w:pPr>
        <w:pStyle w:val="Code"/>
        <w:rPr>
          <w:rStyle w:val="CodeInline"/>
        </w:rPr>
      </w:pPr>
      <w:r w:rsidRPr="004C4D3D">
        <w:rPr>
          <w:rStyle w:val="CodeInline"/>
        </w:rPr>
        <w:t xml:space="preserve">        [Editable(true)]</w:t>
      </w:r>
    </w:p>
    <w:p w14:paraId="4B4CB25A" w14:textId="77777777" w:rsidR="004C4D3D" w:rsidRPr="004C4D3D" w:rsidRDefault="004C4D3D" w:rsidP="004C4D3D">
      <w:pPr>
        <w:pStyle w:val="Code"/>
        <w:rPr>
          <w:rStyle w:val="CodeInline"/>
        </w:rPr>
      </w:pPr>
      <w:r w:rsidRPr="004C4D3D">
        <w:rPr>
          <w:rStyle w:val="CodeInline"/>
        </w:rPr>
        <w:t xml:space="preserve">        public string Subject { get; set; }</w:t>
      </w:r>
    </w:p>
    <w:p w14:paraId="586307BA" w14:textId="77777777" w:rsidR="004C4D3D" w:rsidRPr="004C4D3D" w:rsidRDefault="004C4D3D" w:rsidP="004C4D3D">
      <w:pPr>
        <w:pStyle w:val="Code"/>
        <w:rPr>
          <w:rStyle w:val="CodeInline"/>
        </w:rPr>
      </w:pPr>
    </w:p>
    <w:p w14:paraId="6A2C4D06" w14:textId="77777777" w:rsidR="004C4D3D" w:rsidRPr="004C4D3D" w:rsidRDefault="004C4D3D" w:rsidP="004C4D3D">
      <w:pPr>
        <w:pStyle w:val="Code"/>
        <w:rPr>
          <w:rStyle w:val="CodeInline"/>
        </w:rPr>
      </w:pPr>
      <w:r w:rsidRPr="004C4D3D">
        <w:rPr>
          <w:rStyle w:val="CodeInline"/>
        </w:rPr>
        <w:t xml:space="preserve">        [Editable(true)]</w:t>
      </w:r>
    </w:p>
    <w:p w14:paraId="4093D2F2" w14:textId="77777777" w:rsidR="004C4D3D" w:rsidRPr="004C4D3D" w:rsidRDefault="004C4D3D" w:rsidP="004C4D3D">
      <w:pPr>
        <w:pStyle w:val="Code"/>
        <w:rPr>
          <w:rStyle w:val="CodeInline"/>
        </w:rPr>
      </w:pPr>
      <w:r w:rsidRPr="004C4D3D">
        <w:rPr>
          <w:rStyle w:val="CodeInline"/>
        </w:rPr>
        <w:t xml:space="preserve">        public DateTime? StartDate { get; set; }</w:t>
      </w:r>
    </w:p>
    <w:p w14:paraId="021059BF" w14:textId="77777777" w:rsidR="004C4D3D" w:rsidRPr="004C4D3D" w:rsidRDefault="004C4D3D" w:rsidP="004C4D3D">
      <w:pPr>
        <w:pStyle w:val="Code"/>
        <w:rPr>
          <w:rStyle w:val="CodeInline"/>
        </w:rPr>
      </w:pPr>
    </w:p>
    <w:p w14:paraId="484FA0F8" w14:textId="77777777" w:rsidR="004C4D3D" w:rsidRPr="004C4D3D" w:rsidRDefault="004C4D3D" w:rsidP="004C4D3D">
      <w:pPr>
        <w:pStyle w:val="Code"/>
        <w:rPr>
          <w:rStyle w:val="CodeInline"/>
        </w:rPr>
      </w:pPr>
      <w:r w:rsidRPr="004C4D3D">
        <w:rPr>
          <w:rStyle w:val="CodeInline"/>
        </w:rPr>
        <w:t xml:space="preserve">        [Editable(true)]</w:t>
      </w:r>
    </w:p>
    <w:p w14:paraId="31DF26DC" w14:textId="77777777" w:rsidR="004C4D3D" w:rsidRPr="004C4D3D" w:rsidRDefault="004C4D3D" w:rsidP="004C4D3D">
      <w:pPr>
        <w:pStyle w:val="Code"/>
        <w:rPr>
          <w:rStyle w:val="CodeInline"/>
        </w:rPr>
      </w:pPr>
      <w:r w:rsidRPr="004C4D3D">
        <w:rPr>
          <w:rStyle w:val="CodeInline"/>
        </w:rPr>
        <w:t xml:space="preserve">        public DateTime? DueDate { get; set; }</w:t>
      </w:r>
    </w:p>
    <w:p w14:paraId="58E28B74" w14:textId="77777777" w:rsidR="004C4D3D" w:rsidRPr="004C4D3D" w:rsidRDefault="004C4D3D" w:rsidP="004C4D3D">
      <w:pPr>
        <w:pStyle w:val="Code"/>
        <w:rPr>
          <w:rStyle w:val="CodeInline"/>
        </w:rPr>
      </w:pPr>
    </w:p>
    <w:p w14:paraId="060CD090" w14:textId="77777777" w:rsidR="004C4D3D" w:rsidRPr="004C4D3D" w:rsidRDefault="004C4D3D" w:rsidP="004C4D3D">
      <w:pPr>
        <w:pStyle w:val="Code"/>
        <w:rPr>
          <w:rStyle w:val="CodeInline"/>
        </w:rPr>
      </w:pPr>
      <w:r w:rsidRPr="004C4D3D">
        <w:rPr>
          <w:rStyle w:val="CodeInline"/>
        </w:rPr>
        <w:t xml:space="preserve">        [Editable(false)]</w:t>
      </w:r>
    </w:p>
    <w:p w14:paraId="34A9DB9C" w14:textId="77777777" w:rsidR="004C4D3D" w:rsidRPr="004C4D3D" w:rsidRDefault="004C4D3D" w:rsidP="004C4D3D">
      <w:pPr>
        <w:pStyle w:val="Code"/>
        <w:rPr>
          <w:rStyle w:val="CodeInline"/>
        </w:rPr>
      </w:pPr>
      <w:r w:rsidRPr="004C4D3D">
        <w:rPr>
          <w:rStyle w:val="CodeInline"/>
        </w:rPr>
        <w:t xml:space="preserve">        public DateTime? CreatedDate { get; set; }</w:t>
      </w:r>
    </w:p>
    <w:p w14:paraId="735ACB75" w14:textId="77777777" w:rsidR="004C4D3D" w:rsidRPr="004C4D3D" w:rsidRDefault="004C4D3D" w:rsidP="004C4D3D">
      <w:pPr>
        <w:pStyle w:val="Code"/>
        <w:rPr>
          <w:rStyle w:val="CodeInline"/>
        </w:rPr>
      </w:pPr>
    </w:p>
    <w:p w14:paraId="7D3C34E5" w14:textId="77777777" w:rsidR="004C4D3D" w:rsidRPr="004C4D3D" w:rsidRDefault="004C4D3D" w:rsidP="004C4D3D">
      <w:pPr>
        <w:pStyle w:val="Code"/>
        <w:rPr>
          <w:rStyle w:val="CodeInline"/>
        </w:rPr>
      </w:pPr>
      <w:r w:rsidRPr="004C4D3D">
        <w:rPr>
          <w:rStyle w:val="CodeInline"/>
        </w:rPr>
        <w:t xml:space="preserve">        [Editable(false)]</w:t>
      </w:r>
    </w:p>
    <w:p w14:paraId="09C63CE4" w14:textId="77777777" w:rsidR="004C4D3D" w:rsidRPr="004C4D3D" w:rsidRDefault="004C4D3D" w:rsidP="004C4D3D">
      <w:pPr>
        <w:pStyle w:val="Code"/>
        <w:rPr>
          <w:rStyle w:val="CodeInline"/>
        </w:rPr>
      </w:pPr>
      <w:r w:rsidRPr="004C4D3D">
        <w:rPr>
          <w:rStyle w:val="CodeInline"/>
        </w:rPr>
        <w:t xml:space="preserve">        public DateTime? CompletedDate { get; set; }</w:t>
      </w:r>
    </w:p>
    <w:p w14:paraId="151AA882" w14:textId="77777777" w:rsidR="004C4D3D" w:rsidRPr="004C4D3D" w:rsidRDefault="004C4D3D" w:rsidP="004C4D3D">
      <w:pPr>
        <w:pStyle w:val="Code"/>
        <w:rPr>
          <w:rStyle w:val="CodeInline"/>
        </w:rPr>
      </w:pPr>
    </w:p>
    <w:p w14:paraId="3ABF471D" w14:textId="77777777" w:rsidR="004C4D3D" w:rsidRPr="004C4D3D" w:rsidRDefault="004C4D3D" w:rsidP="004C4D3D">
      <w:pPr>
        <w:pStyle w:val="Code"/>
        <w:rPr>
          <w:rStyle w:val="CodeInline"/>
        </w:rPr>
      </w:pPr>
      <w:r w:rsidRPr="004C4D3D">
        <w:rPr>
          <w:rStyle w:val="CodeInline"/>
        </w:rPr>
        <w:t xml:space="preserve">        [Editable(false)]</w:t>
      </w:r>
    </w:p>
    <w:p w14:paraId="5717ECBD" w14:textId="77777777" w:rsidR="004C4D3D" w:rsidRPr="004C4D3D" w:rsidRDefault="004C4D3D" w:rsidP="004C4D3D">
      <w:pPr>
        <w:pStyle w:val="Code"/>
        <w:rPr>
          <w:rStyle w:val="CodeInline"/>
        </w:rPr>
      </w:pPr>
      <w:r w:rsidRPr="004C4D3D">
        <w:rPr>
          <w:rStyle w:val="CodeInline"/>
        </w:rPr>
        <w:t xml:space="preserve">        public Status Status { get; set; }</w:t>
      </w:r>
    </w:p>
    <w:p w14:paraId="4BE1FA42" w14:textId="77777777" w:rsidR="004C4D3D" w:rsidRPr="004C4D3D" w:rsidRDefault="004C4D3D" w:rsidP="004C4D3D">
      <w:pPr>
        <w:pStyle w:val="Code"/>
        <w:rPr>
          <w:rStyle w:val="CodeInline"/>
        </w:rPr>
      </w:pPr>
    </w:p>
    <w:p w14:paraId="374A8986" w14:textId="77777777" w:rsidR="004C4D3D" w:rsidRPr="004C4D3D" w:rsidRDefault="004C4D3D" w:rsidP="004C4D3D">
      <w:pPr>
        <w:pStyle w:val="Code"/>
        <w:rPr>
          <w:rStyle w:val="CodeInline"/>
        </w:rPr>
      </w:pPr>
      <w:r w:rsidRPr="004C4D3D">
        <w:rPr>
          <w:rStyle w:val="CodeInline"/>
        </w:rPr>
        <w:t xml:space="preserve">        [Editable(false)]</w:t>
      </w:r>
    </w:p>
    <w:p w14:paraId="418AA176" w14:textId="77777777" w:rsidR="004C4D3D" w:rsidRPr="004C4D3D" w:rsidRDefault="004C4D3D" w:rsidP="004C4D3D">
      <w:pPr>
        <w:pStyle w:val="Code"/>
        <w:rPr>
          <w:rStyle w:val="CodeInline"/>
        </w:rPr>
      </w:pPr>
      <w:r w:rsidRPr="004C4D3D">
        <w:rPr>
          <w:rStyle w:val="CodeInline"/>
        </w:rPr>
        <w:t xml:space="preserve">        public List&lt;User&gt; Assignees { get; set; }</w:t>
      </w:r>
    </w:p>
    <w:p w14:paraId="7E610627" w14:textId="77777777" w:rsidR="004C4D3D" w:rsidRPr="004C4D3D" w:rsidRDefault="004C4D3D" w:rsidP="004C4D3D">
      <w:pPr>
        <w:pStyle w:val="Code"/>
        <w:rPr>
          <w:rStyle w:val="CodeInline"/>
        </w:rPr>
      </w:pPr>
    </w:p>
    <w:p w14:paraId="6B3601A6" w14:textId="77777777" w:rsidR="004C4D3D" w:rsidRPr="004C4D3D" w:rsidRDefault="004C4D3D" w:rsidP="004C4D3D">
      <w:pPr>
        <w:pStyle w:val="Code"/>
        <w:rPr>
          <w:rStyle w:val="CodeInline"/>
        </w:rPr>
      </w:pPr>
      <w:r w:rsidRPr="004C4D3D">
        <w:rPr>
          <w:rStyle w:val="CodeInline"/>
        </w:rPr>
        <w:t xml:space="preserve">        [Editable(false)]</w:t>
      </w:r>
    </w:p>
    <w:p w14:paraId="11EA2456" w14:textId="77777777" w:rsidR="004C4D3D" w:rsidRPr="004C4D3D" w:rsidRDefault="004C4D3D" w:rsidP="004C4D3D">
      <w:pPr>
        <w:pStyle w:val="Code"/>
        <w:rPr>
          <w:rStyle w:val="CodeInline"/>
        </w:rPr>
      </w:pPr>
      <w:r w:rsidRPr="004C4D3D">
        <w:rPr>
          <w:rStyle w:val="CodeInline"/>
        </w:rPr>
        <w:t xml:space="preserve">        public List&lt;Link&gt; Links</w:t>
      </w:r>
    </w:p>
    <w:p w14:paraId="5E80A16D" w14:textId="77777777" w:rsidR="004C4D3D" w:rsidRPr="004C4D3D" w:rsidRDefault="004C4D3D" w:rsidP="004C4D3D">
      <w:pPr>
        <w:pStyle w:val="Code"/>
        <w:rPr>
          <w:rStyle w:val="CodeInline"/>
        </w:rPr>
      </w:pPr>
      <w:r w:rsidRPr="004C4D3D">
        <w:rPr>
          <w:rStyle w:val="CodeInline"/>
        </w:rPr>
        <w:t xml:space="preserve">        {</w:t>
      </w:r>
    </w:p>
    <w:p w14:paraId="07BDB68E" w14:textId="77777777" w:rsidR="004C4D3D" w:rsidRPr="004C4D3D" w:rsidRDefault="004C4D3D" w:rsidP="004C4D3D">
      <w:pPr>
        <w:pStyle w:val="Code"/>
        <w:rPr>
          <w:rStyle w:val="CodeInline"/>
        </w:rPr>
      </w:pPr>
      <w:r w:rsidRPr="004C4D3D">
        <w:rPr>
          <w:rStyle w:val="CodeInline"/>
        </w:rPr>
        <w:t xml:space="preserve">            get { return _links ?? (_links = new List&lt;Link&gt;()); }</w:t>
      </w:r>
    </w:p>
    <w:p w14:paraId="141124E7" w14:textId="77777777" w:rsidR="004C4D3D" w:rsidRPr="004C4D3D" w:rsidRDefault="004C4D3D" w:rsidP="004C4D3D">
      <w:pPr>
        <w:pStyle w:val="Code"/>
        <w:rPr>
          <w:rStyle w:val="CodeInline"/>
        </w:rPr>
      </w:pPr>
      <w:r w:rsidRPr="004C4D3D">
        <w:rPr>
          <w:rStyle w:val="CodeInline"/>
        </w:rPr>
        <w:t xml:space="preserve">            set { _links = value; }</w:t>
      </w:r>
    </w:p>
    <w:p w14:paraId="70C1780C" w14:textId="77777777" w:rsidR="004C4D3D" w:rsidRPr="004C4D3D" w:rsidRDefault="004C4D3D" w:rsidP="004C4D3D">
      <w:pPr>
        <w:pStyle w:val="Code"/>
        <w:rPr>
          <w:rStyle w:val="CodeInline"/>
        </w:rPr>
      </w:pPr>
      <w:r w:rsidRPr="004C4D3D">
        <w:rPr>
          <w:rStyle w:val="CodeInline"/>
        </w:rPr>
        <w:t xml:space="preserve">        }</w:t>
      </w:r>
    </w:p>
    <w:p w14:paraId="49276529" w14:textId="77777777" w:rsidR="004C4D3D" w:rsidRPr="004C4D3D" w:rsidRDefault="004C4D3D" w:rsidP="004C4D3D">
      <w:pPr>
        <w:pStyle w:val="Code"/>
        <w:rPr>
          <w:rStyle w:val="CodeInline"/>
        </w:rPr>
      </w:pPr>
    </w:p>
    <w:p w14:paraId="0760B907" w14:textId="77777777" w:rsidR="004C4D3D" w:rsidRPr="004C4D3D" w:rsidRDefault="004C4D3D" w:rsidP="004C4D3D">
      <w:pPr>
        <w:pStyle w:val="Code"/>
        <w:rPr>
          <w:rStyle w:val="CodeInline"/>
        </w:rPr>
      </w:pPr>
      <w:r w:rsidRPr="004C4D3D">
        <w:rPr>
          <w:rStyle w:val="CodeInline"/>
        </w:rPr>
        <w:t xml:space="preserve">        public void AddLink(Link link)</w:t>
      </w:r>
    </w:p>
    <w:p w14:paraId="24A700EF" w14:textId="77777777" w:rsidR="004C4D3D" w:rsidRPr="004C4D3D" w:rsidRDefault="004C4D3D" w:rsidP="004C4D3D">
      <w:pPr>
        <w:pStyle w:val="Code"/>
        <w:rPr>
          <w:rStyle w:val="CodeInline"/>
        </w:rPr>
      </w:pPr>
      <w:r w:rsidRPr="004C4D3D">
        <w:rPr>
          <w:rStyle w:val="CodeInline"/>
        </w:rPr>
        <w:t xml:space="preserve">        {</w:t>
      </w:r>
    </w:p>
    <w:p w14:paraId="35DB9DED" w14:textId="77777777" w:rsidR="004C4D3D" w:rsidRPr="004C4D3D" w:rsidRDefault="004C4D3D" w:rsidP="004C4D3D">
      <w:pPr>
        <w:pStyle w:val="Code"/>
        <w:rPr>
          <w:rStyle w:val="CodeInline"/>
        </w:rPr>
      </w:pPr>
      <w:r w:rsidRPr="004C4D3D">
        <w:rPr>
          <w:rStyle w:val="CodeInline"/>
        </w:rPr>
        <w:t xml:space="preserve">            Links.Add(link);</w:t>
      </w:r>
    </w:p>
    <w:p w14:paraId="4546636A" w14:textId="77777777" w:rsidR="004C4D3D" w:rsidRPr="004C4D3D" w:rsidRDefault="004C4D3D" w:rsidP="004C4D3D">
      <w:pPr>
        <w:pStyle w:val="Code"/>
        <w:rPr>
          <w:rStyle w:val="CodeInline"/>
        </w:rPr>
      </w:pPr>
      <w:r w:rsidRPr="004C4D3D">
        <w:rPr>
          <w:rStyle w:val="CodeInline"/>
        </w:rPr>
        <w:t xml:space="preserve">        }</w:t>
      </w:r>
    </w:p>
    <w:p w14:paraId="3860BCF0" w14:textId="77777777" w:rsidR="004C4D3D" w:rsidRPr="004C4D3D" w:rsidRDefault="004C4D3D" w:rsidP="004C4D3D">
      <w:pPr>
        <w:pStyle w:val="Code"/>
        <w:rPr>
          <w:rStyle w:val="CodeInline"/>
        </w:rPr>
      </w:pPr>
    </w:p>
    <w:p w14:paraId="723D1E73" w14:textId="77777777" w:rsidR="004C4D3D" w:rsidRPr="004C4D3D" w:rsidRDefault="004C4D3D" w:rsidP="004C4D3D">
      <w:pPr>
        <w:pStyle w:val="Code"/>
        <w:rPr>
          <w:rStyle w:val="CodeInline"/>
        </w:rPr>
      </w:pPr>
      <w:r w:rsidRPr="004C4D3D">
        <w:rPr>
          <w:rStyle w:val="CodeInline"/>
        </w:rPr>
        <w:t xml:space="preserve">        public void SetShouldSerializeAssignees(bool shouldSerialize)</w:t>
      </w:r>
    </w:p>
    <w:p w14:paraId="2DC604C2" w14:textId="77777777" w:rsidR="004C4D3D" w:rsidRPr="004C4D3D" w:rsidRDefault="004C4D3D" w:rsidP="004C4D3D">
      <w:pPr>
        <w:pStyle w:val="Code"/>
        <w:rPr>
          <w:rStyle w:val="CodeInline"/>
        </w:rPr>
      </w:pPr>
      <w:r w:rsidRPr="004C4D3D">
        <w:rPr>
          <w:rStyle w:val="CodeInline"/>
        </w:rPr>
        <w:t xml:space="preserve">        {</w:t>
      </w:r>
    </w:p>
    <w:p w14:paraId="20B15E5F" w14:textId="77777777" w:rsidR="004C4D3D" w:rsidRPr="004C4D3D" w:rsidRDefault="004C4D3D" w:rsidP="004C4D3D">
      <w:pPr>
        <w:pStyle w:val="Code"/>
        <w:rPr>
          <w:rStyle w:val="CodeInline"/>
        </w:rPr>
      </w:pPr>
      <w:r w:rsidRPr="004C4D3D">
        <w:rPr>
          <w:rStyle w:val="CodeInline"/>
        </w:rPr>
        <w:t xml:space="preserve">            _shouldSerializeAssignees = shouldSerialize;</w:t>
      </w:r>
    </w:p>
    <w:p w14:paraId="4F7E1876" w14:textId="77777777" w:rsidR="004C4D3D" w:rsidRPr="004C4D3D" w:rsidRDefault="004C4D3D" w:rsidP="004C4D3D">
      <w:pPr>
        <w:pStyle w:val="Code"/>
        <w:rPr>
          <w:rStyle w:val="CodeInline"/>
        </w:rPr>
      </w:pPr>
      <w:r w:rsidRPr="004C4D3D">
        <w:rPr>
          <w:rStyle w:val="CodeInline"/>
        </w:rPr>
        <w:t xml:space="preserve">        }</w:t>
      </w:r>
    </w:p>
    <w:p w14:paraId="337D3851" w14:textId="77777777" w:rsidR="004C4D3D" w:rsidRPr="004C4D3D" w:rsidRDefault="004C4D3D" w:rsidP="004C4D3D">
      <w:pPr>
        <w:pStyle w:val="Code"/>
        <w:rPr>
          <w:rStyle w:val="CodeInline"/>
        </w:rPr>
      </w:pPr>
    </w:p>
    <w:p w14:paraId="65E63FE9" w14:textId="77777777" w:rsidR="004C4D3D" w:rsidRPr="004C4D3D" w:rsidRDefault="004C4D3D" w:rsidP="004C4D3D">
      <w:pPr>
        <w:pStyle w:val="Code"/>
        <w:rPr>
          <w:rStyle w:val="CodeInline"/>
        </w:rPr>
      </w:pPr>
      <w:r w:rsidRPr="004C4D3D">
        <w:rPr>
          <w:rStyle w:val="CodeInline"/>
        </w:rPr>
        <w:t xml:space="preserve">        public bool ShouldSerializeAssignees()</w:t>
      </w:r>
    </w:p>
    <w:p w14:paraId="4D2EA83B" w14:textId="77777777" w:rsidR="004C4D3D" w:rsidRPr="004C4D3D" w:rsidRDefault="004C4D3D" w:rsidP="004C4D3D">
      <w:pPr>
        <w:pStyle w:val="Code"/>
        <w:rPr>
          <w:rStyle w:val="CodeInline"/>
        </w:rPr>
      </w:pPr>
      <w:r w:rsidRPr="004C4D3D">
        <w:rPr>
          <w:rStyle w:val="CodeInline"/>
        </w:rPr>
        <w:t xml:space="preserve">        {</w:t>
      </w:r>
    </w:p>
    <w:p w14:paraId="11F8D06E" w14:textId="77777777" w:rsidR="004C4D3D" w:rsidRPr="004C4D3D" w:rsidRDefault="004C4D3D" w:rsidP="004C4D3D">
      <w:pPr>
        <w:pStyle w:val="Code"/>
        <w:rPr>
          <w:rStyle w:val="CodeInline"/>
        </w:rPr>
      </w:pPr>
      <w:r w:rsidRPr="004C4D3D">
        <w:rPr>
          <w:rStyle w:val="CodeInline"/>
        </w:rPr>
        <w:t xml:space="preserve">            return _shouldSerializeAssignees;</w:t>
      </w:r>
    </w:p>
    <w:p w14:paraId="1160BC25" w14:textId="77777777" w:rsidR="004C4D3D" w:rsidRPr="004C4D3D" w:rsidRDefault="004C4D3D" w:rsidP="004C4D3D">
      <w:pPr>
        <w:pStyle w:val="Code"/>
        <w:rPr>
          <w:rStyle w:val="CodeInline"/>
        </w:rPr>
      </w:pPr>
      <w:r w:rsidRPr="004C4D3D">
        <w:rPr>
          <w:rStyle w:val="CodeInline"/>
        </w:rPr>
        <w:t xml:space="preserve">        }</w:t>
      </w:r>
    </w:p>
    <w:p w14:paraId="471E830D" w14:textId="77777777" w:rsidR="004C4D3D" w:rsidRPr="004C4D3D" w:rsidRDefault="004C4D3D" w:rsidP="004C4D3D">
      <w:pPr>
        <w:pStyle w:val="Code"/>
        <w:rPr>
          <w:rStyle w:val="CodeInline"/>
        </w:rPr>
      </w:pPr>
      <w:r w:rsidRPr="004C4D3D">
        <w:rPr>
          <w:rStyle w:val="CodeInline"/>
        </w:rPr>
        <w:t xml:space="preserve">    }</w:t>
      </w:r>
    </w:p>
    <w:p w14:paraId="7896589E" w14:textId="77777777" w:rsidR="004C4D3D" w:rsidRPr="004C4D3D" w:rsidRDefault="004C4D3D" w:rsidP="004C4D3D">
      <w:pPr>
        <w:pStyle w:val="Code"/>
        <w:rPr>
          <w:rStyle w:val="CodeInline"/>
        </w:rPr>
      </w:pPr>
      <w:r w:rsidRPr="004C4D3D">
        <w:rPr>
          <w:rStyle w:val="CodeInline"/>
        </w:rPr>
        <w:t>}</w:t>
      </w:r>
    </w:p>
    <w:bookmarkEnd w:id="56"/>
    <w:bookmarkEnd w:id="57"/>
    <w:p w14:paraId="3AD2AFDE" w14:textId="7EFE1287" w:rsidR="00E931D5" w:rsidRDefault="004E2A10" w:rsidP="00AA3A12">
      <w:pPr>
        <w:pStyle w:val="BodyTextCont"/>
      </w:pPr>
      <w:ins w:id="58" w:author="Jamie Kurtz" w:date="2014-05-22T21:29:00Z">
        <w:r>
          <w:t xml:space="preserve">Note that you will need to reference </w:t>
        </w:r>
        <w:proofErr w:type="spellStart"/>
        <w:r w:rsidRPr="00CE3E0E">
          <w:rPr>
            <w:rStyle w:val="CodeInline"/>
            <w:highlight w:val="white"/>
          </w:rPr>
          <w:t>System.ComponentModel.DataAnnotations</w:t>
        </w:r>
        <w:proofErr w:type="spellEnd"/>
        <w:r>
          <w:t xml:space="preserve"> in the </w:t>
        </w:r>
        <w:r w:rsidRPr="004E2A10">
          <w:rPr>
            <w:rStyle w:val="CodeInline"/>
          </w:rPr>
          <w:t>WebApi2Book.Web.Api.Models</w:t>
        </w:r>
        <w:r>
          <w:rPr>
            <w:rStyle w:val="CodeInline"/>
          </w:rPr>
          <w:t xml:space="preserve"> </w:t>
        </w:r>
        <w:r>
          <w:t>project after implementing the above class.</w:t>
        </w:r>
        <w:r>
          <w:t xml:space="preserve"> Also, </w:t>
        </w:r>
      </w:ins>
      <w:del w:id="59" w:author="Jamie Kurtz" w:date="2014-05-22T21:29:00Z">
        <w:r w:rsidR="004C4D3D" w:rsidDel="004E2A10">
          <w:delText>N</w:delText>
        </w:r>
      </w:del>
      <w:ins w:id="60" w:author="Jamie Kurtz" w:date="2014-05-22T21:29:00Z">
        <w:r>
          <w:t>n</w:t>
        </w:r>
      </w:ins>
      <w:r w:rsidR="004C4D3D">
        <w:t xml:space="preserve">ote the </w:t>
      </w:r>
      <w:commentRangeStart w:id="61"/>
      <w:r w:rsidR="004C4D3D" w:rsidRPr="004C4D3D">
        <w:rPr>
          <w:rStyle w:val="CodeInline"/>
        </w:rPr>
        <w:t>Key</w:t>
      </w:r>
      <w:r w:rsidR="004C4D3D">
        <w:t xml:space="preserve"> </w:t>
      </w:r>
      <w:commentRangeEnd w:id="61"/>
      <w:r w:rsidR="005B1E58">
        <w:rPr>
          <w:rFonts w:asciiTheme="minorHAnsi" w:hAnsiTheme="minorHAnsi"/>
          <w:sz w:val="22"/>
        </w:rPr>
        <w:commentReference w:id="61"/>
      </w:r>
      <w:r w:rsidR="004C4D3D">
        <w:t xml:space="preserve">attribute, which identifies the property that uniquely identifies each instance. Also, note that certain </w:t>
      </w:r>
      <w:proofErr w:type="spellStart"/>
      <w:r w:rsidR="004C4D3D">
        <w:t>properies</w:t>
      </w:r>
      <w:proofErr w:type="spellEnd"/>
      <w:r w:rsidR="004C4D3D">
        <w:t xml:space="preserve"> are not user-editable. For example, </w:t>
      </w:r>
      <w:proofErr w:type="spellStart"/>
      <w:r w:rsidR="004C4D3D" w:rsidRPr="004C4D3D">
        <w:rPr>
          <w:rStyle w:val="CodeInline"/>
        </w:rPr>
        <w:t>CreatedDate</w:t>
      </w:r>
      <w:proofErr w:type="spellEnd"/>
      <w:r w:rsidR="004C4D3D">
        <w:t xml:space="preserve"> is set by the application; it is not user-editable. Also, </w:t>
      </w:r>
      <w:r w:rsidR="004C4D3D" w:rsidRPr="004C4D3D">
        <w:rPr>
          <w:rStyle w:val="CodeInline"/>
        </w:rPr>
        <w:t>Assignees</w:t>
      </w:r>
      <w:r w:rsidR="004C4D3D">
        <w:t xml:space="preserve"> is not user-editable because we want users to modify a task's assignees via the relationships API we implemented in the previous section.</w:t>
      </w:r>
    </w:p>
    <w:p w14:paraId="3FB1A4E6" w14:textId="7D17F3AC" w:rsidR="00A36B91" w:rsidRDefault="00A36B91" w:rsidP="00AA3A12">
      <w:pPr>
        <w:pStyle w:val="BodyTextCont"/>
      </w:pPr>
      <w:r>
        <w:t>Now we are ready to add the missing piece that sits between the controller and the quer</w:t>
      </w:r>
      <w:ins w:id="62" w:author="Jamie Kurtz" w:date="2014-05-22T19:07:00Z">
        <w:r w:rsidR="00384472">
          <w:t>y</w:t>
        </w:r>
      </w:ins>
      <w:r>
        <w:t xml:space="preserve"> processor: the </w:t>
      </w:r>
      <w:proofErr w:type="spellStart"/>
      <w:r w:rsidRPr="00A36B91">
        <w:rPr>
          <w:rStyle w:val="CodeInline"/>
        </w:rPr>
        <w:t>IUpdateTaskMaintenanceProcessor</w:t>
      </w:r>
      <w:proofErr w:type="spellEnd"/>
      <w:r>
        <w:t>. Implement as follows:</w:t>
      </w:r>
    </w:p>
    <w:p w14:paraId="1D0FEFD0" w14:textId="77777777" w:rsidR="00A36B91" w:rsidRDefault="00A36B91" w:rsidP="00A36B91">
      <w:pPr>
        <w:pStyle w:val="CodeCaption"/>
      </w:pPr>
      <w:r w:rsidRPr="00A36B91">
        <w:t>IUpdateTaskMaintenanceProcessor</w:t>
      </w:r>
      <w:r>
        <w:t xml:space="preserve"> Interface</w:t>
      </w:r>
    </w:p>
    <w:p w14:paraId="076FB364" w14:textId="77777777" w:rsidR="00A36B91" w:rsidRPr="00A36B91" w:rsidRDefault="00A36B91" w:rsidP="00A36B91">
      <w:pPr>
        <w:pStyle w:val="Code"/>
      </w:pPr>
      <w:bookmarkStart w:id="63" w:name="OLE_LINK37"/>
      <w:bookmarkStart w:id="64" w:name="OLE_LINK38"/>
      <w:r w:rsidRPr="00A36B91">
        <w:t>using WebApi2Book.Web.Api.Models;</w:t>
      </w:r>
    </w:p>
    <w:p w14:paraId="6341B8FA" w14:textId="77777777" w:rsidR="00A36B91" w:rsidRPr="00A36B91" w:rsidRDefault="00A36B91" w:rsidP="00A36B91">
      <w:pPr>
        <w:pStyle w:val="Code"/>
      </w:pPr>
    </w:p>
    <w:p w14:paraId="6B622AC1" w14:textId="77777777" w:rsidR="00A36B91" w:rsidRPr="00A36B91" w:rsidRDefault="00A36B91" w:rsidP="00A36B91">
      <w:pPr>
        <w:pStyle w:val="Code"/>
      </w:pPr>
      <w:r w:rsidRPr="00A36B91">
        <w:t>namespace WebApi2Book.Web.Api.MaintenanceProcessing</w:t>
      </w:r>
    </w:p>
    <w:p w14:paraId="300F2972" w14:textId="77777777" w:rsidR="00A36B91" w:rsidRPr="00A36B91" w:rsidRDefault="00A36B91" w:rsidP="00A36B91">
      <w:pPr>
        <w:pStyle w:val="Code"/>
      </w:pPr>
      <w:r w:rsidRPr="00A36B91">
        <w:t>{</w:t>
      </w:r>
    </w:p>
    <w:p w14:paraId="50B5D3A7" w14:textId="77777777" w:rsidR="00A36B91" w:rsidRPr="00A36B91" w:rsidRDefault="00A36B91" w:rsidP="00A36B91">
      <w:pPr>
        <w:pStyle w:val="Code"/>
      </w:pPr>
      <w:r w:rsidRPr="00A36B91">
        <w:t xml:space="preserve">    public interface IUpdateTaskMaintenanceProcessor</w:t>
      </w:r>
    </w:p>
    <w:p w14:paraId="6A859451" w14:textId="77777777" w:rsidR="00A36B91" w:rsidRPr="00A36B91" w:rsidRDefault="00A36B91" w:rsidP="00A36B91">
      <w:pPr>
        <w:pStyle w:val="Code"/>
      </w:pPr>
      <w:r w:rsidRPr="00A36B91">
        <w:t xml:space="preserve">    {</w:t>
      </w:r>
    </w:p>
    <w:p w14:paraId="2197E1C9" w14:textId="77777777" w:rsidR="00A36B91" w:rsidRPr="00A36B91" w:rsidRDefault="00A36B91" w:rsidP="00A36B91">
      <w:pPr>
        <w:pStyle w:val="Code"/>
      </w:pPr>
      <w:r w:rsidRPr="00A36B91">
        <w:t xml:space="preserve">        Task UpdateTask(long taskId, object taskFragment);</w:t>
      </w:r>
    </w:p>
    <w:p w14:paraId="5ABDA73F" w14:textId="77777777" w:rsidR="00A36B91" w:rsidRPr="00A36B91" w:rsidRDefault="00A36B91" w:rsidP="00A36B91">
      <w:pPr>
        <w:pStyle w:val="Code"/>
      </w:pPr>
      <w:r w:rsidRPr="00A36B91">
        <w:t xml:space="preserve">    }</w:t>
      </w:r>
    </w:p>
    <w:bookmarkEnd w:id="63"/>
    <w:bookmarkEnd w:id="64"/>
    <w:p w14:paraId="38C603D0" w14:textId="77777777" w:rsidR="00A36B91" w:rsidRDefault="00A36B91" w:rsidP="00A36B91">
      <w:pPr>
        <w:pStyle w:val="Code"/>
      </w:pPr>
      <w:r w:rsidRPr="00A36B91">
        <w:t>}</w:t>
      </w:r>
    </w:p>
    <w:p w14:paraId="1F8D19EE" w14:textId="77777777" w:rsidR="00A96826" w:rsidRDefault="00A36B91" w:rsidP="00A36B91">
      <w:pPr>
        <w:pStyle w:val="CodeCaption"/>
      </w:pPr>
      <w:r w:rsidRPr="00A36B91">
        <w:t>UpdateTaskMaintenanceProcessor</w:t>
      </w:r>
      <w:r>
        <w:t xml:space="preserve"> Class</w:t>
      </w:r>
    </w:p>
    <w:p w14:paraId="0328915D" w14:textId="77777777" w:rsidR="00A36B91" w:rsidRPr="00A36B91" w:rsidRDefault="00A36B91" w:rsidP="00A36B91">
      <w:pPr>
        <w:pStyle w:val="Code"/>
      </w:pPr>
      <w:bookmarkStart w:id="65" w:name="OLE_LINK39"/>
      <w:bookmarkStart w:id="66" w:name="OLE_LINK40"/>
      <w:r w:rsidRPr="00A36B91">
        <w:t>using System.Linq;</w:t>
      </w:r>
    </w:p>
    <w:p w14:paraId="465D3E5A" w14:textId="77777777" w:rsidR="00A36B91" w:rsidRPr="00A36B91" w:rsidRDefault="00A36B91" w:rsidP="00A36B91">
      <w:pPr>
        <w:pStyle w:val="Code"/>
      </w:pPr>
      <w:r w:rsidRPr="00A36B91">
        <w:t>using Newtonsoft.Json.Linq;</w:t>
      </w:r>
    </w:p>
    <w:p w14:paraId="022DEAED" w14:textId="77777777" w:rsidR="00A36B91" w:rsidRPr="00A36B91" w:rsidRDefault="00A36B91" w:rsidP="00A36B91">
      <w:pPr>
        <w:pStyle w:val="Code"/>
      </w:pPr>
      <w:r w:rsidRPr="00A36B91">
        <w:t>using WebApi2Book.Common.TypeMapping;</w:t>
      </w:r>
    </w:p>
    <w:p w14:paraId="369A439D" w14:textId="77777777" w:rsidR="00A36B91" w:rsidRPr="00A36B91" w:rsidRDefault="00A36B91" w:rsidP="00A36B91">
      <w:pPr>
        <w:pStyle w:val="Code"/>
      </w:pPr>
      <w:r w:rsidRPr="00A36B91">
        <w:t>using WebApi2Book.Data;</w:t>
      </w:r>
    </w:p>
    <w:p w14:paraId="5720BCBF" w14:textId="77777777" w:rsidR="00A36B91" w:rsidRPr="00A36B91" w:rsidRDefault="00A36B91" w:rsidP="00A36B91">
      <w:pPr>
        <w:pStyle w:val="Code"/>
      </w:pPr>
      <w:r w:rsidRPr="00A36B91">
        <w:t>using WebApi2Book.Web.Api.Models;</w:t>
      </w:r>
    </w:p>
    <w:p w14:paraId="1DF5CCA5" w14:textId="77777777" w:rsidR="00A36B91" w:rsidRPr="00A36B91" w:rsidRDefault="00A36B91" w:rsidP="00A36B91">
      <w:pPr>
        <w:pStyle w:val="Code"/>
      </w:pPr>
      <w:r w:rsidRPr="00A36B91">
        <w:t>using WebApi2Book.Web.Common;</w:t>
      </w:r>
    </w:p>
    <w:p w14:paraId="79B8A6F0" w14:textId="77777777" w:rsidR="00A36B91" w:rsidRPr="00A36B91" w:rsidRDefault="00A36B91" w:rsidP="00A36B91">
      <w:pPr>
        <w:pStyle w:val="Code"/>
      </w:pPr>
      <w:r w:rsidRPr="00A36B91">
        <w:t>using PropertyValueMapType = System.Collections.Generic.Dictionary&lt;string, object&gt;;</w:t>
      </w:r>
    </w:p>
    <w:p w14:paraId="3BE92C97" w14:textId="77777777" w:rsidR="00A36B91" w:rsidRPr="00A36B91" w:rsidRDefault="00A36B91" w:rsidP="00A36B91">
      <w:pPr>
        <w:pStyle w:val="Code"/>
      </w:pPr>
    </w:p>
    <w:p w14:paraId="7B6069CE" w14:textId="77777777" w:rsidR="00A36B91" w:rsidRPr="00A36B91" w:rsidRDefault="00A36B91" w:rsidP="00A36B91">
      <w:pPr>
        <w:pStyle w:val="Code"/>
      </w:pPr>
      <w:r w:rsidRPr="00A36B91">
        <w:t>namespace WebApi2Book.Web.Api.MaintenanceProcessing</w:t>
      </w:r>
    </w:p>
    <w:p w14:paraId="3CC7F295" w14:textId="77777777" w:rsidR="00A36B91" w:rsidRPr="00A36B91" w:rsidRDefault="00A36B91" w:rsidP="00A36B91">
      <w:pPr>
        <w:pStyle w:val="Code"/>
      </w:pPr>
      <w:r w:rsidRPr="00A36B91">
        <w:t>{</w:t>
      </w:r>
    </w:p>
    <w:p w14:paraId="5DB20396" w14:textId="77777777" w:rsidR="00A36B91" w:rsidRPr="00A36B91" w:rsidRDefault="00A36B91" w:rsidP="00A36B91">
      <w:pPr>
        <w:pStyle w:val="Code"/>
      </w:pPr>
      <w:r w:rsidRPr="00A36B91">
        <w:t xml:space="preserve">    public class UpdateTaskMaintenanceProcessor : IUpdateTaskMaintenanceProcessor</w:t>
      </w:r>
    </w:p>
    <w:p w14:paraId="114079F2" w14:textId="77777777" w:rsidR="00A36B91" w:rsidRPr="00A36B91" w:rsidRDefault="00A36B91" w:rsidP="00A36B91">
      <w:pPr>
        <w:pStyle w:val="Code"/>
      </w:pPr>
      <w:r w:rsidRPr="00A36B91">
        <w:t xml:space="preserve">    {</w:t>
      </w:r>
    </w:p>
    <w:p w14:paraId="7192F454" w14:textId="77777777" w:rsidR="00A36B91" w:rsidRPr="00A36B91" w:rsidRDefault="00A36B91" w:rsidP="00A36B91">
      <w:pPr>
        <w:pStyle w:val="Code"/>
      </w:pPr>
      <w:r w:rsidRPr="00A36B91">
        <w:t xml:space="preserve">        private readonly IAutoMapper _autoMapper;</w:t>
      </w:r>
    </w:p>
    <w:p w14:paraId="2DB43C4B" w14:textId="77777777" w:rsidR="00A36B91" w:rsidRPr="00A36B91" w:rsidRDefault="00A36B91" w:rsidP="00A36B91">
      <w:pPr>
        <w:pStyle w:val="Code"/>
      </w:pPr>
      <w:r w:rsidRPr="00A36B91">
        <w:t xml:space="preserve">        private readonly IUpdateTaskQueryProcessor _queryProcessor;</w:t>
      </w:r>
    </w:p>
    <w:p w14:paraId="7679D3CC" w14:textId="77777777" w:rsidR="00A36B91" w:rsidRPr="00A36B91" w:rsidRDefault="00A36B91" w:rsidP="00A36B91">
      <w:pPr>
        <w:pStyle w:val="Code"/>
      </w:pPr>
      <w:r w:rsidRPr="00A36B91">
        <w:t xml:space="preserve">        private readonly IUpdateablePropertyDetector _updateablePropertyDetector;</w:t>
      </w:r>
    </w:p>
    <w:p w14:paraId="3ABF2F0C" w14:textId="77777777" w:rsidR="00A36B91" w:rsidRPr="00A36B91" w:rsidRDefault="00A36B91" w:rsidP="00A36B91">
      <w:pPr>
        <w:pStyle w:val="Code"/>
      </w:pPr>
    </w:p>
    <w:p w14:paraId="537CB59A" w14:textId="77777777" w:rsidR="00A36B91" w:rsidRPr="00A36B91" w:rsidRDefault="00A36B91" w:rsidP="00A36B91">
      <w:pPr>
        <w:pStyle w:val="Code"/>
      </w:pPr>
      <w:r w:rsidRPr="00A36B91">
        <w:t xml:space="preserve">        public UpdateTaskMaintenanceProcessor(IUpdateTaskQueryProcessor queryProcessor, IAutoMapper autoMapper,</w:t>
      </w:r>
    </w:p>
    <w:p w14:paraId="724FB167" w14:textId="77777777" w:rsidR="00A36B91" w:rsidRPr="00A36B91" w:rsidRDefault="00A36B91" w:rsidP="00A36B91">
      <w:pPr>
        <w:pStyle w:val="Code"/>
      </w:pPr>
      <w:r w:rsidRPr="00A36B91">
        <w:t xml:space="preserve">            IUpdateablePropertyDetector updateablePropertyDetector)</w:t>
      </w:r>
    </w:p>
    <w:p w14:paraId="7655C229" w14:textId="77777777" w:rsidR="00A36B91" w:rsidRPr="00A36B91" w:rsidRDefault="00A36B91" w:rsidP="00A36B91">
      <w:pPr>
        <w:pStyle w:val="Code"/>
      </w:pPr>
      <w:r w:rsidRPr="00A36B91">
        <w:t xml:space="preserve">        {</w:t>
      </w:r>
    </w:p>
    <w:p w14:paraId="5306A7F0" w14:textId="77777777" w:rsidR="00A36B91" w:rsidRPr="00A36B91" w:rsidRDefault="00A36B91" w:rsidP="00A36B91">
      <w:pPr>
        <w:pStyle w:val="Code"/>
      </w:pPr>
      <w:r w:rsidRPr="00A36B91">
        <w:t xml:space="preserve">            _queryProcessor = queryProcessor;</w:t>
      </w:r>
    </w:p>
    <w:p w14:paraId="41658492" w14:textId="77777777" w:rsidR="00A36B91" w:rsidRPr="00A36B91" w:rsidRDefault="00A36B91" w:rsidP="00A36B91">
      <w:pPr>
        <w:pStyle w:val="Code"/>
      </w:pPr>
      <w:r w:rsidRPr="00A36B91">
        <w:t xml:space="preserve">            _autoMapper = autoMapper;</w:t>
      </w:r>
    </w:p>
    <w:p w14:paraId="6E9B9B78" w14:textId="77777777" w:rsidR="00A36B91" w:rsidRPr="00A36B91" w:rsidRDefault="00A36B91" w:rsidP="00A36B91">
      <w:pPr>
        <w:pStyle w:val="Code"/>
      </w:pPr>
      <w:r w:rsidRPr="00A36B91">
        <w:t xml:space="preserve">            _updateablePropertyDetector = updateablePropertyDetector;</w:t>
      </w:r>
    </w:p>
    <w:p w14:paraId="62A840E7" w14:textId="77777777" w:rsidR="00A36B91" w:rsidRPr="00A36B91" w:rsidRDefault="00A36B91" w:rsidP="00A36B91">
      <w:pPr>
        <w:pStyle w:val="Code"/>
      </w:pPr>
      <w:r w:rsidRPr="00A36B91">
        <w:t xml:space="preserve">        }</w:t>
      </w:r>
    </w:p>
    <w:p w14:paraId="6BCED6ED" w14:textId="77777777" w:rsidR="00A36B91" w:rsidRPr="00A36B91" w:rsidRDefault="00A36B91" w:rsidP="00A36B91">
      <w:pPr>
        <w:pStyle w:val="Code"/>
      </w:pPr>
    </w:p>
    <w:p w14:paraId="79182958" w14:textId="77777777" w:rsidR="00A36B91" w:rsidRPr="00A36B91" w:rsidRDefault="00A36B91" w:rsidP="00A36B91">
      <w:pPr>
        <w:pStyle w:val="Code"/>
      </w:pPr>
      <w:r w:rsidRPr="00A36B91">
        <w:t xml:space="preserve">        public Task UpdateTask(long taskId, object taskFragment)</w:t>
      </w:r>
    </w:p>
    <w:p w14:paraId="2EF720DC" w14:textId="77777777" w:rsidR="00A36B91" w:rsidRPr="00A36B91" w:rsidRDefault="00A36B91" w:rsidP="00A36B91">
      <w:pPr>
        <w:pStyle w:val="Code"/>
      </w:pPr>
      <w:r w:rsidRPr="00A36B91">
        <w:t xml:space="preserve">        {</w:t>
      </w:r>
    </w:p>
    <w:p w14:paraId="59B4768E" w14:textId="77777777" w:rsidR="00A36B91" w:rsidRPr="00A36B91" w:rsidRDefault="00A36B91" w:rsidP="00A36B91">
      <w:pPr>
        <w:pStyle w:val="Code"/>
      </w:pPr>
      <w:r w:rsidRPr="00A36B91">
        <w:t xml:space="preserve">            var taskFragmentAsJObject = (JObject) taskFragment;</w:t>
      </w:r>
    </w:p>
    <w:p w14:paraId="7B350F3B" w14:textId="77777777" w:rsidR="00A36B91" w:rsidRPr="00A36B91" w:rsidRDefault="00A36B91" w:rsidP="00A36B91">
      <w:pPr>
        <w:pStyle w:val="Code"/>
      </w:pPr>
      <w:r w:rsidRPr="00A36B91">
        <w:t xml:space="preserve">            var taskContainingUpdateData = taskFragmentAsJObject.ToObject&lt;Task&gt;();</w:t>
      </w:r>
    </w:p>
    <w:p w14:paraId="3D964EFB" w14:textId="77777777" w:rsidR="00A36B91" w:rsidRPr="00A36B91" w:rsidRDefault="00A36B91" w:rsidP="00A36B91">
      <w:pPr>
        <w:pStyle w:val="Code"/>
      </w:pPr>
    </w:p>
    <w:p w14:paraId="4A60D976" w14:textId="77777777" w:rsidR="00A36B91" w:rsidRPr="00A36B91" w:rsidRDefault="00A36B91" w:rsidP="00A36B91">
      <w:pPr>
        <w:pStyle w:val="Code"/>
      </w:pPr>
      <w:r w:rsidRPr="00A36B91">
        <w:t xml:space="preserve">            var updatedPropertyValueMap = GetPropertyValueMap(taskFragmentAsJObject, taskContainingUpdateData);</w:t>
      </w:r>
    </w:p>
    <w:p w14:paraId="00835B63" w14:textId="77777777" w:rsidR="00A36B91" w:rsidRPr="00A36B91" w:rsidRDefault="00A36B91" w:rsidP="00A36B91">
      <w:pPr>
        <w:pStyle w:val="Code"/>
      </w:pPr>
    </w:p>
    <w:p w14:paraId="4A559E6F" w14:textId="77777777" w:rsidR="00A36B91" w:rsidRPr="00A36B91" w:rsidRDefault="00A36B91" w:rsidP="00A36B91">
      <w:pPr>
        <w:pStyle w:val="Code"/>
      </w:pPr>
      <w:r w:rsidRPr="00A36B91">
        <w:t xml:space="preserve">            var updatedTaskEntity = _queryProcessor.GetUpdatedTask(taskId, updatedPropertyValueMap);</w:t>
      </w:r>
    </w:p>
    <w:p w14:paraId="51ABEE61" w14:textId="77777777" w:rsidR="00A36B91" w:rsidRPr="00A36B91" w:rsidRDefault="00A36B91" w:rsidP="00A36B91">
      <w:pPr>
        <w:pStyle w:val="Code"/>
      </w:pPr>
    </w:p>
    <w:p w14:paraId="4BE4CD50" w14:textId="77777777" w:rsidR="00A36B91" w:rsidRPr="00A36B91" w:rsidRDefault="00A36B91" w:rsidP="00A36B91">
      <w:pPr>
        <w:pStyle w:val="Code"/>
      </w:pPr>
      <w:r w:rsidRPr="00A36B91">
        <w:t xml:space="preserve">            var task = _autoMapper.Map&lt;Task&gt;(updatedTaskEntity);</w:t>
      </w:r>
    </w:p>
    <w:p w14:paraId="23A55A3E" w14:textId="77777777" w:rsidR="00A36B91" w:rsidRPr="00A36B91" w:rsidRDefault="00A36B91" w:rsidP="00A36B91">
      <w:pPr>
        <w:pStyle w:val="Code"/>
      </w:pPr>
    </w:p>
    <w:p w14:paraId="1983D0BF" w14:textId="77777777" w:rsidR="00A36B91" w:rsidRPr="00A36B91" w:rsidRDefault="00A36B91" w:rsidP="00A36B91">
      <w:pPr>
        <w:pStyle w:val="Code"/>
      </w:pPr>
      <w:r w:rsidRPr="00A36B91">
        <w:t xml:space="preserve">            return task;</w:t>
      </w:r>
    </w:p>
    <w:p w14:paraId="70EBE927" w14:textId="77777777" w:rsidR="00A36B91" w:rsidRPr="00A36B91" w:rsidRDefault="00A36B91" w:rsidP="00A36B91">
      <w:pPr>
        <w:pStyle w:val="Code"/>
      </w:pPr>
      <w:r w:rsidRPr="00A36B91">
        <w:t xml:space="preserve">        }</w:t>
      </w:r>
    </w:p>
    <w:p w14:paraId="255C7F18" w14:textId="77777777" w:rsidR="00A36B91" w:rsidRPr="00A36B91" w:rsidRDefault="00A36B91" w:rsidP="00A36B91">
      <w:pPr>
        <w:pStyle w:val="Code"/>
      </w:pPr>
    </w:p>
    <w:p w14:paraId="6884945B" w14:textId="77777777" w:rsidR="00A36B91" w:rsidRPr="00A36B91" w:rsidRDefault="00A36B91" w:rsidP="00A36B91">
      <w:pPr>
        <w:pStyle w:val="Code"/>
      </w:pPr>
      <w:r w:rsidRPr="00A36B91">
        <w:lastRenderedPageBreak/>
        <w:t xml:space="preserve">        public virtual PropertyValueMapType GetPropertyValueMap(JObject taskFragment, Task taskContainingUpdateData)</w:t>
      </w:r>
    </w:p>
    <w:p w14:paraId="413C62B1" w14:textId="77777777" w:rsidR="00A36B91" w:rsidRPr="00A36B91" w:rsidRDefault="00A36B91" w:rsidP="00A36B91">
      <w:pPr>
        <w:pStyle w:val="Code"/>
      </w:pPr>
      <w:r w:rsidRPr="00A36B91">
        <w:t xml:space="preserve">        {</w:t>
      </w:r>
    </w:p>
    <w:p w14:paraId="44A2EEE7" w14:textId="77777777" w:rsidR="00A36B91" w:rsidRPr="00A36B91" w:rsidRDefault="00A36B91" w:rsidP="00A36B91">
      <w:pPr>
        <w:pStyle w:val="Code"/>
      </w:pPr>
      <w:r w:rsidRPr="00A36B91">
        <w:t xml:space="preserve">            var namesOfModifiedProperties = _updateablePropertyDetector.GetNamesOfPropertiesToUpdate&lt;Task&gt;(taskFragment).ToList();</w:t>
      </w:r>
    </w:p>
    <w:p w14:paraId="39B3DC26" w14:textId="77777777" w:rsidR="00A36B91" w:rsidRPr="00A36B91" w:rsidRDefault="00A36B91" w:rsidP="00A36B91">
      <w:pPr>
        <w:pStyle w:val="Code"/>
      </w:pPr>
    </w:p>
    <w:p w14:paraId="44117B8A" w14:textId="77777777" w:rsidR="00A36B91" w:rsidRPr="00A36B91" w:rsidRDefault="00A36B91" w:rsidP="00A36B91">
      <w:pPr>
        <w:pStyle w:val="Code"/>
      </w:pPr>
      <w:r w:rsidRPr="00A36B91">
        <w:t xml:space="preserve">            var propertyInfos = typeof (Task).GetProperties();</w:t>
      </w:r>
    </w:p>
    <w:p w14:paraId="6DBD3FE3" w14:textId="77777777" w:rsidR="00A36B91" w:rsidRPr="00A36B91" w:rsidRDefault="00A36B91" w:rsidP="00A36B91">
      <w:pPr>
        <w:pStyle w:val="Code"/>
      </w:pPr>
      <w:r w:rsidRPr="00A36B91">
        <w:t xml:space="preserve">            var updatedPropertyValueMap = new PropertyValueMapType();</w:t>
      </w:r>
    </w:p>
    <w:p w14:paraId="1048D0BE" w14:textId="77777777" w:rsidR="00A36B91" w:rsidRPr="00A36B91" w:rsidRDefault="00A36B91" w:rsidP="00A36B91">
      <w:pPr>
        <w:pStyle w:val="Code"/>
      </w:pPr>
      <w:r w:rsidRPr="00A36B91">
        <w:t xml:space="preserve">            foreach (var propertyName in namesOfModifiedProperties)</w:t>
      </w:r>
    </w:p>
    <w:p w14:paraId="547CC471" w14:textId="77777777" w:rsidR="00A36B91" w:rsidRPr="00A36B91" w:rsidRDefault="00A36B91" w:rsidP="00A36B91">
      <w:pPr>
        <w:pStyle w:val="Code"/>
      </w:pPr>
      <w:r w:rsidRPr="00A36B91">
        <w:t xml:space="preserve">            {</w:t>
      </w:r>
    </w:p>
    <w:p w14:paraId="5188FE76" w14:textId="77777777" w:rsidR="00A36B91" w:rsidRPr="00A36B91" w:rsidRDefault="00A36B91" w:rsidP="00A36B91">
      <w:pPr>
        <w:pStyle w:val="Code"/>
      </w:pPr>
      <w:r w:rsidRPr="00A36B91">
        <w:t xml:space="preserve">                var propertyValue = propertyInfos.Single(x =&gt; x.Name == propertyName).GetValue(taskContainingUpdateData);</w:t>
      </w:r>
    </w:p>
    <w:p w14:paraId="0F96E5CA" w14:textId="77777777" w:rsidR="00A36B91" w:rsidRPr="00A36B91" w:rsidRDefault="00A36B91" w:rsidP="00A36B91">
      <w:pPr>
        <w:pStyle w:val="Code"/>
      </w:pPr>
      <w:r w:rsidRPr="00A36B91">
        <w:t xml:space="preserve">                updatedPropertyValueMap.Add(propertyName, propertyValue);</w:t>
      </w:r>
    </w:p>
    <w:p w14:paraId="2AFA1F98" w14:textId="77777777" w:rsidR="00A36B91" w:rsidRPr="00A36B91" w:rsidRDefault="00A36B91" w:rsidP="00A36B91">
      <w:pPr>
        <w:pStyle w:val="Code"/>
      </w:pPr>
      <w:r w:rsidRPr="00A36B91">
        <w:t xml:space="preserve">            }</w:t>
      </w:r>
    </w:p>
    <w:p w14:paraId="589AE04F" w14:textId="77777777" w:rsidR="00A36B91" w:rsidRPr="00A36B91" w:rsidRDefault="00A36B91" w:rsidP="00A36B91">
      <w:pPr>
        <w:pStyle w:val="Code"/>
      </w:pPr>
    </w:p>
    <w:p w14:paraId="489C2B96" w14:textId="77777777" w:rsidR="00A36B91" w:rsidRPr="00A36B91" w:rsidRDefault="00A36B91" w:rsidP="00A36B91">
      <w:pPr>
        <w:pStyle w:val="Code"/>
      </w:pPr>
      <w:r w:rsidRPr="00A36B91">
        <w:t xml:space="preserve">            return updatedPropertyValueMap;</w:t>
      </w:r>
    </w:p>
    <w:p w14:paraId="2A41011F" w14:textId="77777777" w:rsidR="00A36B91" w:rsidRPr="00A36B91" w:rsidRDefault="00A36B91" w:rsidP="00A36B91">
      <w:pPr>
        <w:pStyle w:val="Code"/>
      </w:pPr>
      <w:r w:rsidRPr="00A36B91">
        <w:t xml:space="preserve">        }</w:t>
      </w:r>
    </w:p>
    <w:p w14:paraId="1AD4BDC2" w14:textId="77777777" w:rsidR="00A36B91" w:rsidRPr="00A36B91" w:rsidRDefault="00A36B91" w:rsidP="00A36B91">
      <w:pPr>
        <w:pStyle w:val="Code"/>
      </w:pPr>
      <w:r w:rsidRPr="00A36B91">
        <w:t xml:space="preserve">    }</w:t>
      </w:r>
    </w:p>
    <w:p w14:paraId="6E80777E" w14:textId="77777777" w:rsidR="00A36B91" w:rsidRDefault="00A36B91" w:rsidP="00A36B91">
      <w:pPr>
        <w:pStyle w:val="Code"/>
      </w:pPr>
      <w:r w:rsidRPr="00A36B91">
        <w:t>}</w:t>
      </w:r>
    </w:p>
    <w:bookmarkEnd w:id="65"/>
    <w:bookmarkEnd w:id="66"/>
    <w:p w14:paraId="51750992"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11FCF5FE" w14:textId="77777777" w:rsidR="00A36B91" w:rsidRDefault="00096E80" w:rsidP="00096E80">
      <w:pPr>
        <w:pStyle w:val="Code"/>
      </w:pPr>
      <w:bookmarkStart w:id="67" w:name="OLE_LINK41"/>
      <w:bookmarkStart w:id="68" w:name="OLE_LINK42"/>
      <w:r w:rsidRPr="00096E80">
        <w:t>container.Bind&lt;IUpdateTaskMaintenanceProcessor&gt;().To&lt;UpdateTaskMaintenanceProcessor&gt;().InRequestScope();</w:t>
      </w:r>
    </w:p>
    <w:bookmarkEnd w:id="67"/>
    <w:bookmarkEnd w:id="68"/>
    <w:p w14:paraId="3075BD7B" w14:textId="77777777"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14:paraId="2FF2F7F8" w14:textId="77777777" w:rsidR="00DE77DA" w:rsidRDefault="007C6AE0" w:rsidP="00096E80">
      <w:pPr>
        <w:pStyle w:val="BodyTextCont"/>
      </w:pPr>
      <w:r>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14:paraId="171FA83B" w14:textId="77777777"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14:paraId="3485AFAF" w14:textId="77777777"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14:paraId="07B194A9" w14:textId="77777777" w:rsidR="00891583" w:rsidRDefault="00891583" w:rsidP="00891583">
      <w:pPr>
        <w:pStyle w:val="CodeCaption"/>
      </w:pPr>
      <w:r>
        <w:t xml:space="preserve">Update Task Request - </w:t>
      </w:r>
      <w:r w:rsidR="00CC4221">
        <w:t>PUT</w:t>
      </w:r>
      <w:r>
        <w:t xml:space="preserve"> (abbreviated)</w:t>
      </w:r>
    </w:p>
    <w:p w14:paraId="42A0C0D4" w14:textId="77777777" w:rsidR="00891583" w:rsidRPr="00891583" w:rsidRDefault="00891583" w:rsidP="00891583">
      <w:pPr>
        <w:pStyle w:val="Code"/>
      </w:pPr>
      <w:r w:rsidRPr="00891583">
        <w:t>PUT http://localhost:61589/api/v1/tasks/17 HTTP/1.1</w:t>
      </w:r>
    </w:p>
    <w:p w14:paraId="2C127004" w14:textId="77777777" w:rsidR="00891583" w:rsidRPr="00891583" w:rsidRDefault="00891583" w:rsidP="00891583">
      <w:pPr>
        <w:pStyle w:val="Code"/>
      </w:pPr>
      <w:r w:rsidRPr="00891583">
        <w:t>Content-Type: application/json; charset=utf-8</w:t>
      </w:r>
    </w:p>
    <w:p w14:paraId="5A600B9D" w14:textId="77777777" w:rsidR="00891583" w:rsidRPr="00891583" w:rsidRDefault="00891583" w:rsidP="00891583">
      <w:pPr>
        <w:pStyle w:val="Code"/>
      </w:pPr>
      <w:r w:rsidRPr="00891583">
        <w:lastRenderedPageBreak/>
        <w:t>Authorization: Basic YmhvZ2c6aWdub3JlZA==</w:t>
      </w:r>
    </w:p>
    <w:p w14:paraId="31AA6EC9" w14:textId="77777777" w:rsidR="00891583" w:rsidRPr="00891583" w:rsidRDefault="00891583" w:rsidP="00891583">
      <w:pPr>
        <w:pStyle w:val="Code"/>
      </w:pPr>
    </w:p>
    <w:p w14:paraId="7268EC4F" w14:textId="77777777" w:rsidR="00891583" w:rsidRPr="00891583" w:rsidRDefault="00891583" w:rsidP="00891583">
      <w:pPr>
        <w:pStyle w:val="Code"/>
      </w:pPr>
      <w:r w:rsidRPr="00891583">
        <w:t>{"Subject":"Get a new HDMI cable",</w:t>
      </w:r>
    </w:p>
    <w:p w14:paraId="3E3E83FE" w14:textId="77777777" w:rsidR="00891583" w:rsidRPr="00891583" w:rsidRDefault="00891583" w:rsidP="00891583">
      <w:pPr>
        <w:pStyle w:val="Code"/>
      </w:pPr>
      <w:r w:rsidRPr="00891583">
        <w:t xml:space="preserve">  "CreatedDate":"2011-01-01"</w:t>
      </w:r>
    </w:p>
    <w:p w14:paraId="7F5A7352" w14:textId="77777777" w:rsidR="00891583" w:rsidRDefault="00891583" w:rsidP="00891583">
      <w:pPr>
        <w:pStyle w:val="Code"/>
      </w:pPr>
      <w:r w:rsidRPr="00891583">
        <w:t>}</w:t>
      </w:r>
    </w:p>
    <w:p w14:paraId="4C071F01" w14:textId="77777777" w:rsidR="00891583" w:rsidRDefault="00891583" w:rsidP="00891583">
      <w:pPr>
        <w:pStyle w:val="CodeCaption"/>
      </w:pPr>
      <w:r>
        <w:t xml:space="preserve">Update Task Response - </w:t>
      </w:r>
      <w:r w:rsidR="00CC4221">
        <w:t>PUT</w:t>
      </w:r>
      <w:r>
        <w:t xml:space="preserve"> (abbreviated)</w:t>
      </w:r>
    </w:p>
    <w:p w14:paraId="483D39E9" w14:textId="77777777" w:rsidR="00891583" w:rsidRPr="00891583" w:rsidRDefault="00891583" w:rsidP="00891583">
      <w:pPr>
        <w:pStyle w:val="Code"/>
      </w:pPr>
      <w:r w:rsidRPr="00891583">
        <w:t>HTTP/1.1 200 OK</w:t>
      </w:r>
    </w:p>
    <w:p w14:paraId="6FE38399" w14:textId="77777777" w:rsidR="00891583" w:rsidRPr="00891583" w:rsidRDefault="00891583" w:rsidP="00891583">
      <w:pPr>
        <w:pStyle w:val="Code"/>
      </w:pPr>
      <w:r w:rsidRPr="00891583">
        <w:t>Content-Type: application/json; charset=utf-8</w:t>
      </w:r>
    </w:p>
    <w:p w14:paraId="063C6A43" w14:textId="77777777" w:rsidR="00891583" w:rsidRPr="00891583" w:rsidRDefault="00891583" w:rsidP="00891583">
      <w:pPr>
        <w:pStyle w:val="Code"/>
      </w:pPr>
    </w:p>
    <w:p w14:paraId="56C5528C" w14:textId="77777777"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6AFCA644" w14:textId="77777777"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14:paraId="79835DA2" w14:textId="77777777" w:rsidR="00CC4221" w:rsidRDefault="00CC4221" w:rsidP="00CC4221">
      <w:pPr>
        <w:pStyle w:val="CodeCaption"/>
      </w:pPr>
      <w:r>
        <w:t>Update Task Request - PATCH (abbreviated)</w:t>
      </w:r>
    </w:p>
    <w:p w14:paraId="3FAC1573" w14:textId="77777777" w:rsidR="00CC4221" w:rsidRPr="00CC4221" w:rsidRDefault="00CC4221" w:rsidP="00CC4221">
      <w:pPr>
        <w:pStyle w:val="Code"/>
      </w:pPr>
      <w:r w:rsidRPr="00CC4221">
        <w:t>PATCH http://localhost:61589/api/v1/tasks/17 HTTP/1.1</w:t>
      </w:r>
    </w:p>
    <w:p w14:paraId="47BFB185" w14:textId="77777777" w:rsidR="00CC4221" w:rsidRPr="00CC4221" w:rsidRDefault="00CC4221" w:rsidP="00CC4221">
      <w:pPr>
        <w:pStyle w:val="Code"/>
      </w:pPr>
      <w:r w:rsidRPr="00CC4221">
        <w:t>Content-Type: application/json; charset=utf-8</w:t>
      </w:r>
    </w:p>
    <w:p w14:paraId="200A25DE" w14:textId="77777777" w:rsidR="00CC4221" w:rsidRPr="00CC4221" w:rsidRDefault="00CC4221" w:rsidP="00CC4221">
      <w:pPr>
        <w:pStyle w:val="Code"/>
      </w:pPr>
      <w:r w:rsidRPr="00CC4221">
        <w:t>Authorization: Basic YmhvZ2c6aWdub3JlZA==</w:t>
      </w:r>
    </w:p>
    <w:p w14:paraId="405B745D" w14:textId="77777777" w:rsidR="00CC4221" w:rsidRPr="00CC4221" w:rsidRDefault="00CC4221" w:rsidP="00CC4221">
      <w:pPr>
        <w:pStyle w:val="Code"/>
      </w:pPr>
    </w:p>
    <w:p w14:paraId="0F8BEEE7" w14:textId="77777777" w:rsidR="00CC4221" w:rsidRPr="00CC4221" w:rsidRDefault="00CC4221" w:rsidP="00CC4221">
      <w:pPr>
        <w:pStyle w:val="Code"/>
      </w:pPr>
      <w:r w:rsidRPr="00CC4221">
        <w:t>{"Subject":"Fix the compile error that broke the build",</w:t>
      </w:r>
    </w:p>
    <w:p w14:paraId="0658C29A" w14:textId="77777777" w:rsidR="00CC4221" w:rsidRPr="00CC4221" w:rsidRDefault="00CC4221" w:rsidP="00CC4221">
      <w:pPr>
        <w:pStyle w:val="Code"/>
      </w:pPr>
      <w:r w:rsidRPr="00CC4221">
        <w:t xml:space="preserve">  "CompletedDate":"2011-01-01"</w:t>
      </w:r>
    </w:p>
    <w:p w14:paraId="162E47A5" w14:textId="77777777" w:rsidR="00CC4221" w:rsidRDefault="00CC4221" w:rsidP="00CC4221">
      <w:pPr>
        <w:pStyle w:val="Code"/>
      </w:pPr>
      <w:r w:rsidRPr="00CC4221">
        <w:t>}</w:t>
      </w:r>
    </w:p>
    <w:p w14:paraId="087F332D" w14:textId="77777777" w:rsidR="00CC4221" w:rsidRDefault="00CC4221" w:rsidP="00CC4221">
      <w:pPr>
        <w:pStyle w:val="CodeCaption"/>
      </w:pPr>
      <w:r>
        <w:t>Update Task Response - PATCH (abbreviated)</w:t>
      </w:r>
    </w:p>
    <w:p w14:paraId="12DAFB99" w14:textId="77777777" w:rsidR="00CC4221" w:rsidRPr="00CC4221" w:rsidRDefault="00CC4221" w:rsidP="00CC4221">
      <w:pPr>
        <w:pStyle w:val="Code"/>
      </w:pPr>
      <w:r w:rsidRPr="00CC4221">
        <w:t>HTTP/1.1 200 OK</w:t>
      </w:r>
    </w:p>
    <w:p w14:paraId="75F2E389" w14:textId="77777777" w:rsidR="00CC4221" w:rsidRPr="00CC4221" w:rsidRDefault="00CC4221" w:rsidP="00CC4221">
      <w:pPr>
        <w:pStyle w:val="Code"/>
      </w:pPr>
      <w:r w:rsidRPr="00CC4221">
        <w:t>Content-Type: application/json; charset=utf-8</w:t>
      </w:r>
    </w:p>
    <w:p w14:paraId="020FFF80" w14:textId="77777777" w:rsidR="00CC4221" w:rsidRPr="00CC4221" w:rsidRDefault="00CC4221" w:rsidP="00CC4221">
      <w:pPr>
        <w:pStyle w:val="Code"/>
      </w:pPr>
    </w:p>
    <w:p w14:paraId="3AC98760" w14:textId="77777777"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14:paraId="605B385B" w14:textId="77777777"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xml:space="preserve">. But how do we guard against callers passing in </w:t>
      </w:r>
      <w:commentRangeStart w:id="69"/>
      <w:r>
        <w:t xml:space="preserve">garbage </w:t>
      </w:r>
      <w:commentRangeEnd w:id="69"/>
      <w:r w:rsidR="00384472">
        <w:rPr>
          <w:rFonts w:asciiTheme="minorHAnsi" w:hAnsiTheme="minorHAnsi"/>
          <w:sz w:val="22"/>
        </w:rPr>
        <w:commentReference w:id="69"/>
      </w:r>
      <w:r>
        <w:t>via the message body? As a matter of fact, that's our next topic!</w:t>
      </w:r>
    </w:p>
    <w:p w14:paraId="268DDAAB" w14:textId="77777777" w:rsidR="00A80F6B" w:rsidRDefault="00A80F6B" w:rsidP="00A80F6B">
      <w:pPr>
        <w:pStyle w:val="Heading1"/>
      </w:pPr>
      <w:r>
        <w:lastRenderedPageBreak/>
        <w:t>Validation Using an Action Filter</w:t>
      </w:r>
    </w:p>
    <w:p w14:paraId="2B0AA345" w14:textId="77777777"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14:paraId="52265D0A" w14:textId="77777777" w:rsidR="00AC1A84" w:rsidRDefault="006D7E14" w:rsidP="00AC1A84">
      <w:pPr>
        <w:pStyle w:val="Heading2"/>
      </w:pPr>
      <w:r>
        <w:t>Specialized</w:t>
      </w:r>
      <w:r w:rsidR="00AC1A84">
        <w:t xml:space="preserve"> Action Filter to Validate Task Updates</w:t>
      </w:r>
    </w:p>
    <w:p w14:paraId="24CC33B5" w14:textId="77777777" w:rsidR="00BB623E" w:rsidRDefault="00BB623E" w:rsidP="00AC1A84">
      <w:pPr>
        <w:pStyle w:val="BodyTextFirst"/>
        <w:rPr>
          <w:ins w:id="70" w:author="Jamie Kurtz" w:date="2014-05-22T19:17:00Z"/>
        </w:rPr>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14:paraId="1AA30262" w14:textId="77777777" w:rsidR="00717E6B" w:rsidRDefault="00717E6B" w:rsidP="00AC1A84">
      <w:pPr>
        <w:pStyle w:val="BodyTextFirst"/>
      </w:pPr>
    </w:p>
    <w:p w14:paraId="48E86FE2" w14:textId="77777777" w:rsidR="00D07884" w:rsidRPr="00D07884" w:rsidRDefault="00D07884" w:rsidP="00D07884">
      <w:pPr>
        <w:pStyle w:val="Code"/>
      </w:pPr>
      <w:bookmarkStart w:id="71" w:name="OLE_LINK43"/>
      <w:bookmarkStart w:id="72" w:name="OLE_LINK44"/>
      <w:r w:rsidRPr="00D07884">
        <w:t>using System.Net;</w:t>
      </w:r>
    </w:p>
    <w:p w14:paraId="181915BC" w14:textId="77777777" w:rsidR="00D07884" w:rsidRPr="00D07884" w:rsidRDefault="00D07884" w:rsidP="00D07884">
      <w:pPr>
        <w:pStyle w:val="Code"/>
      </w:pPr>
      <w:r w:rsidRPr="00D07884">
        <w:t>using System.Net.Http;</w:t>
      </w:r>
    </w:p>
    <w:p w14:paraId="15637E9A" w14:textId="77777777" w:rsidR="00D07884" w:rsidRPr="00D07884" w:rsidRDefault="00D07884" w:rsidP="00D07884">
      <w:pPr>
        <w:pStyle w:val="Code"/>
      </w:pPr>
      <w:r w:rsidRPr="00D07884">
        <w:t>using System.Web.Http.Controllers;</w:t>
      </w:r>
    </w:p>
    <w:p w14:paraId="24FCA15B" w14:textId="77777777" w:rsidR="00D07884" w:rsidRPr="00D07884" w:rsidRDefault="00D07884" w:rsidP="00D07884">
      <w:pPr>
        <w:pStyle w:val="Code"/>
      </w:pPr>
      <w:r w:rsidRPr="00D07884">
        <w:t>using System.Web.Http.Filters;</w:t>
      </w:r>
    </w:p>
    <w:p w14:paraId="0AC6D782" w14:textId="77777777" w:rsidR="00D07884" w:rsidRPr="00D07884" w:rsidRDefault="00D07884" w:rsidP="00D07884">
      <w:pPr>
        <w:pStyle w:val="Code"/>
      </w:pPr>
      <w:r w:rsidRPr="00D07884">
        <w:t>using log4net;</w:t>
      </w:r>
    </w:p>
    <w:p w14:paraId="09465997" w14:textId="77777777" w:rsidR="00D07884" w:rsidRPr="00D07884" w:rsidRDefault="00D07884" w:rsidP="00D07884">
      <w:pPr>
        <w:pStyle w:val="Code"/>
      </w:pPr>
      <w:r w:rsidRPr="00D07884">
        <w:t>using Newtonsoft.Json;</w:t>
      </w:r>
    </w:p>
    <w:p w14:paraId="6AE7B4A5" w14:textId="77777777" w:rsidR="00D07884" w:rsidRPr="00D07884" w:rsidRDefault="00D07884" w:rsidP="00D07884">
      <w:pPr>
        <w:pStyle w:val="Code"/>
      </w:pPr>
      <w:r w:rsidRPr="00D07884">
        <w:t>using Newtonsoft.Json.Linq;</w:t>
      </w:r>
    </w:p>
    <w:p w14:paraId="560A0006" w14:textId="77777777" w:rsidR="00D07884" w:rsidRPr="00D07884" w:rsidRDefault="00D07884" w:rsidP="00D07884">
      <w:pPr>
        <w:pStyle w:val="Code"/>
      </w:pPr>
      <w:r w:rsidRPr="00D07884">
        <w:t>using WebApi2Book.Common.Logging;</w:t>
      </w:r>
    </w:p>
    <w:p w14:paraId="58AFB72D" w14:textId="77777777" w:rsidR="00D07884" w:rsidRPr="00D07884" w:rsidRDefault="00D07884" w:rsidP="00D07884">
      <w:pPr>
        <w:pStyle w:val="Code"/>
      </w:pPr>
      <w:r w:rsidRPr="00D07884">
        <w:t>using WebApi2Book.Web.Api.Models;</w:t>
      </w:r>
    </w:p>
    <w:p w14:paraId="681320BF" w14:textId="77777777" w:rsidR="00D07884" w:rsidRPr="00D07884" w:rsidRDefault="00D07884" w:rsidP="00D07884">
      <w:pPr>
        <w:pStyle w:val="Code"/>
      </w:pPr>
      <w:r w:rsidRPr="00D07884">
        <w:t>using WebApi2Book.Web.Common;</w:t>
      </w:r>
    </w:p>
    <w:p w14:paraId="40DC32B4" w14:textId="77777777" w:rsidR="00D07884" w:rsidRPr="00D07884" w:rsidRDefault="00D07884" w:rsidP="00D07884">
      <w:pPr>
        <w:pStyle w:val="Code"/>
      </w:pPr>
    </w:p>
    <w:p w14:paraId="5A91EBC5" w14:textId="77777777" w:rsidR="00D07884" w:rsidRPr="00D07884" w:rsidRDefault="00D07884" w:rsidP="00D07884">
      <w:pPr>
        <w:pStyle w:val="Code"/>
      </w:pPr>
      <w:r w:rsidRPr="00D07884">
        <w:t>namespace WebApi2Book.Web.Api.MaintenanceProcessing</w:t>
      </w:r>
    </w:p>
    <w:p w14:paraId="2B0ED03D" w14:textId="77777777" w:rsidR="00D07884" w:rsidRPr="00D07884" w:rsidRDefault="00D07884" w:rsidP="00D07884">
      <w:pPr>
        <w:pStyle w:val="Code"/>
      </w:pPr>
      <w:r w:rsidRPr="00D07884">
        <w:t>{</w:t>
      </w:r>
    </w:p>
    <w:p w14:paraId="72578EAC" w14:textId="77777777" w:rsidR="00D07884" w:rsidRPr="00D07884" w:rsidRDefault="00D07884" w:rsidP="00D07884">
      <w:pPr>
        <w:pStyle w:val="Code"/>
      </w:pPr>
      <w:r w:rsidRPr="00D07884">
        <w:t xml:space="preserve">    public class ValidateTaskUpdateRequestAttribute : ActionFilterAttribute</w:t>
      </w:r>
    </w:p>
    <w:p w14:paraId="24094683" w14:textId="77777777" w:rsidR="00D07884" w:rsidRPr="00D07884" w:rsidRDefault="00D07884" w:rsidP="00D07884">
      <w:pPr>
        <w:pStyle w:val="Code"/>
      </w:pPr>
      <w:r w:rsidRPr="00D07884">
        <w:t xml:space="preserve">    {</w:t>
      </w:r>
    </w:p>
    <w:p w14:paraId="12E2C3F8" w14:textId="77777777" w:rsidR="00D07884" w:rsidRPr="00D07884" w:rsidRDefault="00D07884" w:rsidP="00D07884">
      <w:pPr>
        <w:pStyle w:val="Code"/>
      </w:pPr>
      <w:r w:rsidRPr="00D07884">
        <w:t xml:space="preserve">        private readonly ILog _log;</w:t>
      </w:r>
    </w:p>
    <w:p w14:paraId="2084B34C" w14:textId="77777777" w:rsidR="00D07884" w:rsidRPr="00D07884" w:rsidRDefault="00D07884" w:rsidP="00D07884">
      <w:pPr>
        <w:pStyle w:val="Code"/>
      </w:pPr>
    </w:p>
    <w:p w14:paraId="1DDF38E9" w14:textId="77777777" w:rsidR="00D07884" w:rsidRPr="00D07884" w:rsidRDefault="00D07884" w:rsidP="00D07884">
      <w:pPr>
        <w:pStyle w:val="Code"/>
      </w:pPr>
      <w:r w:rsidRPr="00D07884">
        <w:t xml:space="preserve">        public ValidateTaskUpdateRequestAttribute()</w:t>
      </w:r>
    </w:p>
    <w:p w14:paraId="1797155E" w14:textId="77777777" w:rsidR="00D07884" w:rsidRPr="00D07884" w:rsidRDefault="00D07884" w:rsidP="00D07884">
      <w:pPr>
        <w:pStyle w:val="Code"/>
      </w:pPr>
      <w:r w:rsidRPr="00D07884">
        <w:t xml:space="preserve">            : this(WebContainerManager.Get&lt;ILogManager&gt;())</w:t>
      </w:r>
    </w:p>
    <w:p w14:paraId="1A1B7F02" w14:textId="77777777" w:rsidR="00D07884" w:rsidRPr="00D07884" w:rsidRDefault="00D07884" w:rsidP="00D07884">
      <w:pPr>
        <w:pStyle w:val="Code"/>
      </w:pPr>
      <w:r w:rsidRPr="00D07884">
        <w:t xml:space="preserve">        {</w:t>
      </w:r>
    </w:p>
    <w:p w14:paraId="2BE42A9F" w14:textId="77777777" w:rsidR="00D07884" w:rsidRPr="00D07884" w:rsidRDefault="00D07884" w:rsidP="00D07884">
      <w:pPr>
        <w:pStyle w:val="Code"/>
      </w:pPr>
      <w:r w:rsidRPr="00D07884">
        <w:t xml:space="preserve">        }</w:t>
      </w:r>
    </w:p>
    <w:p w14:paraId="6B43E6C2" w14:textId="77777777" w:rsidR="00D07884" w:rsidRPr="00D07884" w:rsidRDefault="00D07884" w:rsidP="00D07884">
      <w:pPr>
        <w:pStyle w:val="Code"/>
      </w:pPr>
    </w:p>
    <w:p w14:paraId="26F887E1" w14:textId="77777777" w:rsidR="00D07884" w:rsidRPr="00D07884" w:rsidRDefault="00D07884" w:rsidP="00D07884">
      <w:pPr>
        <w:pStyle w:val="Code"/>
      </w:pPr>
      <w:r w:rsidRPr="00D07884">
        <w:t xml:space="preserve">        public ValidateTaskUpdateRequestAttribute(ILogManager logManager)</w:t>
      </w:r>
    </w:p>
    <w:p w14:paraId="27818FB1" w14:textId="77777777" w:rsidR="00D07884" w:rsidRPr="00D07884" w:rsidRDefault="00D07884" w:rsidP="00D07884">
      <w:pPr>
        <w:pStyle w:val="Code"/>
      </w:pPr>
      <w:r w:rsidRPr="00D07884">
        <w:t xml:space="preserve">        {</w:t>
      </w:r>
    </w:p>
    <w:p w14:paraId="307241AF" w14:textId="77777777" w:rsidR="00D07884" w:rsidRPr="00D07884" w:rsidRDefault="00D07884" w:rsidP="00D07884">
      <w:pPr>
        <w:pStyle w:val="Code"/>
      </w:pPr>
      <w:r w:rsidRPr="00D07884">
        <w:t xml:space="preserve">            _log = logManager.GetLog(typeof (ValidateTaskUpdateRequestAttribute));</w:t>
      </w:r>
    </w:p>
    <w:p w14:paraId="2A4E9BE2" w14:textId="77777777" w:rsidR="00D07884" w:rsidRPr="00D07884" w:rsidRDefault="00D07884" w:rsidP="00D07884">
      <w:pPr>
        <w:pStyle w:val="Code"/>
      </w:pPr>
      <w:r w:rsidRPr="00D07884">
        <w:t xml:space="preserve">        }</w:t>
      </w:r>
    </w:p>
    <w:p w14:paraId="24BF079E" w14:textId="77777777" w:rsidR="00D07884" w:rsidRPr="00D07884" w:rsidRDefault="00D07884" w:rsidP="00D07884">
      <w:pPr>
        <w:pStyle w:val="Code"/>
      </w:pPr>
    </w:p>
    <w:p w14:paraId="4F93FC0F" w14:textId="77777777" w:rsidR="00D07884" w:rsidRPr="00D07884" w:rsidRDefault="00D07884" w:rsidP="00D07884">
      <w:pPr>
        <w:pStyle w:val="Code"/>
      </w:pPr>
      <w:r w:rsidRPr="00D07884">
        <w:t xml:space="preserve">        public override bool AllowMultiple</w:t>
      </w:r>
    </w:p>
    <w:p w14:paraId="7B39A61C" w14:textId="77777777" w:rsidR="00D07884" w:rsidRPr="00D07884" w:rsidRDefault="00D07884" w:rsidP="00D07884">
      <w:pPr>
        <w:pStyle w:val="Code"/>
      </w:pPr>
      <w:r w:rsidRPr="00D07884">
        <w:t xml:space="preserve">        {</w:t>
      </w:r>
    </w:p>
    <w:p w14:paraId="6DA67821" w14:textId="77777777" w:rsidR="00D07884" w:rsidRPr="00D07884" w:rsidRDefault="00D07884" w:rsidP="00D07884">
      <w:pPr>
        <w:pStyle w:val="Code"/>
      </w:pPr>
      <w:r w:rsidRPr="00D07884">
        <w:t xml:space="preserve">            get { return false; }</w:t>
      </w:r>
    </w:p>
    <w:p w14:paraId="265B82D9" w14:textId="77777777" w:rsidR="00D07884" w:rsidRPr="00D07884" w:rsidRDefault="00D07884" w:rsidP="00D07884">
      <w:pPr>
        <w:pStyle w:val="Code"/>
      </w:pPr>
      <w:r w:rsidRPr="00D07884">
        <w:t xml:space="preserve">        }</w:t>
      </w:r>
    </w:p>
    <w:p w14:paraId="1FB79839" w14:textId="77777777" w:rsidR="00D07884" w:rsidRPr="00D07884" w:rsidRDefault="00D07884" w:rsidP="00D07884">
      <w:pPr>
        <w:pStyle w:val="Code"/>
      </w:pPr>
    </w:p>
    <w:p w14:paraId="615790EE" w14:textId="77777777" w:rsidR="00D07884" w:rsidRPr="00D07884" w:rsidRDefault="00D07884" w:rsidP="00D07884">
      <w:pPr>
        <w:pStyle w:val="Code"/>
      </w:pPr>
      <w:r w:rsidRPr="00D07884">
        <w:t xml:space="preserve">        public override void OnActionExecuting(HttpActionContext actionContext)</w:t>
      </w:r>
    </w:p>
    <w:p w14:paraId="775FEC93" w14:textId="77777777" w:rsidR="00D07884" w:rsidRPr="00D07884" w:rsidRDefault="00D07884" w:rsidP="00D07884">
      <w:pPr>
        <w:pStyle w:val="Code"/>
      </w:pPr>
      <w:r w:rsidRPr="00D07884">
        <w:t xml:space="preserve">        {</w:t>
      </w:r>
    </w:p>
    <w:p w14:paraId="3603B5BE" w14:textId="77777777" w:rsidR="00D07884" w:rsidRPr="00D07884" w:rsidRDefault="00D07884" w:rsidP="00D07884">
      <w:pPr>
        <w:pStyle w:val="Code"/>
      </w:pPr>
      <w:r w:rsidRPr="00D07884">
        <w:t xml:space="preserve">            var taskId = (long) actionContext.ActionArguments[ActionParameterNames.TaskId];</w:t>
      </w:r>
    </w:p>
    <w:p w14:paraId="47601B0E" w14:textId="77777777" w:rsidR="00D07884" w:rsidRPr="00D07884" w:rsidRDefault="00D07884" w:rsidP="00D07884">
      <w:pPr>
        <w:pStyle w:val="Code"/>
      </w:pPr>
      <w:r w:rsidRPr="00D07884">
        <w:t xml:space="preserve">            var taskFragment =</w:t>
      </w:r>
    </w:p>
    <w:p w14:paraId="4CFACA8B" w14:textId="77777777" w:rsidR="00D07884" w:rsidRPr="00D07884" w:rsidRDefault="00D07884" w:rsidP="00D07884">
      <w:pPr>
        <w:pStyle w:val="Code"/>
      </w:pPr>
      <w:r w:rsidRPr="00D07884">
        <w:lastRenderedPageBreak/>
        <w:t xml:space="preserve">                (JObject) actionContext.ActionArguments[ActionParameterNames.TaskFragment];</w:t>
      </w:r>
    </w:p>
    <w:p w14:paraId="4C3903E6" w14:textId="77777777" w:rsidR="00D07884" w:rsidRPr="00D07884" w:rsidRDefault="00D07884" w:rsidP="00D07884">
      <w:pPr>
        <w:pStyle w:val="Code"/>
      </w:pPr>
      <w:r w:rsidRPr="00D07884">
        <w:t xml:space="preserve">            _log.DebugFormat("{0} = {1}", ActionParameterNames.TaskFragment, taskFragment);</w:t>
      </w:r>
    </w:p>
    <w:p w14:paraId="42575A62" w14:textId="77777777" w:rsidR="00D07884" w:rsidRPr="00D07884" w:rsidRDefault="00D07884" w:rsidP="00D07884">
      <w:pPr>
        <w:pStyle w:val="Code"/>
      </w:pPr>
    </w:p>
    <w:p w14:paraId="2C33348C" w14:textId="77777777" w:rsidR="00D07884" w:rsidRPr="00D07884" w:rsidRDefault="00D07884" w:rsidP="00D07884">
      <w:pPr>
        <w:pStyle w:val="Code"/>
      </w:pPr>
      <w:r w:rsidRPr="00D07884">
        <w:t xml:space="preserve">            if (taskFragment == null)</w:t>
      </w:r>
    </w:p>
    <w:p w14:paraId="4373BB9F" w14:textId="77777777" w:rsidR="00D07884" w:rsidRPr="00D07884" w:rsidRDefault="00D07884" w:rsidP="00D07884">
      <w:pPr>
        <w:pStyle w:val="Code"/>
      </w:pPr>
      <w:r w:rsidRPr="00D07884">
        <w:t xml:space="preserve">            {</w:t>
      </w:r>
    </w:p>
    <w:p w14:paraId="49F197A8" w14:textId="77777777" w:rsidR="00D07884" w:rsidRPr="00D07884" w:rsidRDefault="00D07884" w:rsidP="00D07884">
      <w:pPr>
        <w:pStyle w:val="Code"/>
      </w:pPr>
      <w:r w:rsidRPr="00D07884">
        <w:t xml:space="preserve">                const string errorMessage = "Malformed or null request.";</w:t>
      </w:r>
    </w:p>
    <w:p w14:paraId="5453DA27" w14:textId="77777777" w:rsidR="00D07884" w:rsidRPr="00D07884" w:rsidRDefault="00D07884" w:rsidP="00D07884">
      <w:pPr>
        <w:pStyle w:val="Code"/>
      </w:pPr>
      <w:r w:rsidRPr="00D07884">
        <w:t xml:space="preserve">                _log.Debug(errorMessage);</w:t>
      </w:r>
    </w:p>
    <w:p w14:paraId="2FE4E701" w14:textId="77777777" w:rsidR="00D07884" w:rsidRPr="00D07884" w:rsidRDefault="00D07884" w:rsidP="00D07884">
      <w:pPr>
        <w:pStyle w:val="Code"/>
      </w:pPr>
      <w:r w:rsidRPr="00D07884">
        <w:t xml:space="preserve">                actionContext.Response = actionContext.Request.CreateErrorResponse(</w:t>
      </w:r>
    </w:p>
    <w:p w14:paraId="7B7EED39" w14:textId="77777777" w:rsidR="00D07884" w:rsidRPr="00D07884" w:rsidRDefault="00D07884" w:rsidP="00D07884">
      <w:pPr>
        <w:pStyle w:val="Code"/>
      </w:pPr>
      <w:r w:rsidRPr="00D07884">
        <w:t xml:space="preserve">                    HttpStatusCode.BadRequest, errorMessage);</w:t>
      </w:r>
    </w:p>
    <w:p w14:paraId="4F5F9812" w14:textId="77777777" w:rsidR="00D07884" w:rsidRPr="00D07884" w:rsidRDefault="00D07884" w:rsidP="00D07884">
      <w:pPr>
        <w:pStyle w:val="Code"/>
      </w:pPr>
      <w:r w:rsidRPr="00D07884">
        <w:t xml:space="preserve">                return;</w:t>
      </w:r>
    </w:p>
    <w:p w14:paraId="2159C7D4" w14:textId="77777777" w:rsidR="00D07884" w:rsidRPr="00D07884" w:rsidRDefault="00D07884" w:rsidP="00D07884">
      <w:pPr>
        <w:pStyle w:val="Code"/>
      </w:pPr>
      <w:r w:rsidRPr="00D07884">
        <w:t xml:space="preserve">            }</w:t>
      </w:r>
    </w:p>
    <w:p w14:paraId="0C53C8F7" w14:textId="77777777" w:rsidR="00D07884" w:rsidRPr="00D07884" w:rsidRDefault="00D07884" w:rsidP="00D07884">
      <w:pPr>
        <w:pStyle w:val="Code"/>
      </w:pPr>
    </w:p>
    <w:p w14:paraId="05516102" w14:textId="77777777" w:rsidR="00D07884" w:rsidRPr="00D07884" w:rsidRDefault="00D07884" w:rsidP="00D07884">
      <w:pPr>
        <w:pStyle w:val="Code"/>
      </w:pPr>
      <w:r w:rsidRPr="00D07884">
        <w:t xml:space="preserve">            try</w:t>
      </w:r>
    </w:p>
    <w:p w14:paraId="1E0342D3" w14:textId="77777777" w:rsidR="00D07884" w:rsidRPr="00D07884" w:rsidRDefault="00D07884" w:rsidP="00D07884">
      <w:pPr>
        <w:pStyle w:val="Code"/>
      </w:pPr>
      <w:r w:rsidRPr="00D07884">
        <w:t xml:space="preserve">            {</w:t>
      </w:r>
    </w:p>
    <w:p w14:paraId="7E275BDC" w14:textId="77777777" w:rsidR="00D07884" w:rsidRPr="00D07884" w:rsidRDefault="00D07884" w:rsidP="00D07884">
      <w:pPr>
        <w:pStyle w:val="Code"/>
      </w:pPr>
      <w:r w:rsidRPr="00D07884">
        <w:t xml:space="preserve">                var task = taskFragment.ToObject&lt;Task&gt;();</w:t>
      </w:r>
    </w:p>
    <w:p w14:paraId="46FC0480" w14:textId="77777777" w:rsidR="00D07884" w:rsidRPr="00D07884" w:rsidRDefault="00D07884" w:rsidP="00D07884">
      <w:pPr>
        <w:pStyle w:val="Code"/>
      </w:pPr>
      <w:r w:rsidRPr="00D07884">
        <w:t xml:space="preserve">                if (task.TaskId.HasValue &amp;&amp; task.TaskId != taskId)</w:t>
      </w:r>
    </w:p>
    <w:p w14:paraId="4D458CD3" w14:textId="77777777" w:rsidR="00D07884" w:rsidRPr="00D07884" w:rsidRDefault="00D07884" w:rsidP="00D07884">
      <w:pPr>
        <w:pStyle w:val="Code"/>
      </w:pPr>
      <w:r w:rsidRPr="00D07884">
        <w:t xml:space="preserve">                {</w:t>
      </w:r>
    </w:p>
    <w:p w14:paraId="00384AD4" w14:textId="77777777" w:rsidR="00D07884" w:rsidRPr="00D07884" w:rsidRDefault="00D07884" w:rsidP="00D07884">
      <w:pPr>
        <w:pStyle w:val="Code"/>
      </w:pPr>
      <w:r w:rsidRPr="00D07884">
        <w:t xml:space="preserve">                    const string errorMessage = "Task ids do not match.";</w:t>
      </w:r>
    </w:p>
    <w:p w14:paraId="0A9B6822" w14:textId="77777777" w:rsidR="00D07884" w:rsidRPr="00D07884" w:rsidRDefault="00D07884" w:rsidP="00D07884">
      <w:pPr>
        <w:pStyle w:val="Code"/>
      </w:pPr>
      <w:r w:rsidRPr="00D07884">
        <w:t xml:space="preserve">                    _log.Debug(errorMessage);</w:t>
      </w:r>
    </w:p>
    <w:p w14:paraId="06F68DEA" w14:textId="77777777" w:rsidR="00D07884" w:rsidRPr="00D07884" w:rsidRDefault="00D07884" w:rsidP="00D07884">
      <w:pPr>
        <w:pStyle w:val="Code"/>
      </w:pPr>
      <w:r w:rsidRPr="00D07884">
        <w:t xml:space="preserve">                    actionContext.Response = actionContext.Request.CreateErrorResponse(</w:t>
      </w:r>
    </w:p>
    <w:p w14:paraId="3BAEF648" w14:textId="77777777" w:rsidR="00D07884" w:rsidRPr="00D07884" w:rsidRDefault="00D07884" w:rsidP="00D07884">
      <w:pPr>
        <w:pStyle w:val="Code"/>
      </w:pPr>
      <w:r w:rsidRPr="00D07884">
        <w:t xml:space="preserve">                        HttpStatusCode.BadRequest, errorMessage);</w:t>
      </w:r>
    </w:p>
    <w:p w14:paraId="422B0026" w14:textId="77777777" w:rsidR="00D07884" w:rsidRPr="00D07884" w:rsidRDefault="00D07884" w:rsidP="00D07884">
      <w:pPr>
        <w:pStyle w:val="Code"/>
      </w:pPr>
      <w:r w:rsidRPr="00D07884">
        <w:t xml:space="preserve">                }</w:t>
      </w:r>
    </w:p>
    <w:p w14:paraId="06B19C82" w14:textId="77777777" w:rsidR="00D07884" w:rsidRPr="00D07884" w:rsidRDefault="00D07884" w:rsidP="00D07884">
      <w:pPr>
        <w:pStyle w:val="Code"/>
      </w:pPr>
      <w:r w:rsidRPr="00D07884">
        <w:t xml:space="preserve">            }</w:t>
      </w:r>
    </w:p>
    <w:p w14:paraId="66CDCD83" w14:textId="77777777" w:rsidR="00D07884" w:rsidRPr="00D07884" w:rsidRDefault="00D07884" w:rsidP="00D07884">
      <w:pPr>
        <w:pStyle w:val="Code"/>
      </w:pPr>
      <w:r w:rsidRPr="00D07884">
        <w:t xml:space="preserve">            catch (JsonException ex)</w:t>
      </w:r>
    </w:p>
    <w:p w14:paraId="005213D4" w14:textId="77777777" w:rsidR="00D07884" w:rsidRPr="00D07884" w:rsidRDefault="00D07884" w:rsidP="00D07884">
      <w:pPr>
        <w:pStyle w:val="Code"/>
      </w:pPr>
      <w:r w:rsidRPr="00D07884">
        <w:t xml:space="preserve">            {</w:t>
      </w:r>
    </w:p>
    <w:p w14:paraId="67CF5B71" w14:textId="77777777" w:rsidR="00D07884" w:rsidRPr="00D07884" w:rsidRDefault="00D07884" w:rsidP="00D07884">
      <w:pPr>
        <w:pStyle w:val="Code"/>
      </w:pPr>
      <w:r w:rsidRPr="00D07884">
        <w:t xml:space="preserve">                _log.Debug(ex.Message);</w:t>
      </w:r>
    </w:p>
    <w:p w14:paraId="18F3FD6F" w14:textId="77777777" w:rsidR="00D07884" w:rsidRPr="00D07884" w:rsidRDefault="00D07884" w:rsidP="00D07884">
      <w:pPr>
        <w:pStyle w:val="Code"/>
      </w:pPr>
      <w:r w:rsidRPr="00D07884">
        <w:t xml:space="preserve">                actionContext.Response = actionContext.Request.CreateErrorResponse(</w:t>
      </w:r>
    </w:p>
    <w:p w14:paraId="634E4518" w14:textId="77777777" w:rsidR="00D07884" w:rsidRPr="00D07884" w:rsidRDefault="00D07884" w:rsidP="00D07884">
      <w:pPr>
        <w:pStyle w:val="Code"/>
      </w:pPr>
      <w:r w:rsidRPr="00D07884">
        <w:t xml:space="preserve">                    HttpStatusCode.BadRequest, ex.Message);</w:t>
      </w:r>
    </w:p>
    <w:p w14:paraId="4CBD8548" w14:textId="77777777" w:rsidR="00D07884" w:rsidRPr="00D07884" w:rsidRDefault="00D07884" w:rsidP="00D07884">
      <w:pPr>
        <w:pStyle w:val="Code"/>
      </w:pPr>
      <w:r w:rsidRPr="00D07884">
        <w:t xml:space="preserve">            }</w:t>
      </w:r>
    </w:p>
    <w:p w14:paraId="1DAEF3A6" w14:textId="77777777" w:rsidR="00D07884" w:rsidRPr="00D07884" w:rsidRDefault="00D07884" w:rsidP="00D07884">
      <w:pPr>
        <w:pStyle w:val="Code"/>
      </w:pPr>
      <w:r w:rsidRPr="00D07884">
        <w:t xml:space="preserve">        }</w:t>
      </w:r>
    </w:p>
    <w:p w14:paraId="5BC5EEA3" w14:textId="77777777" w:rsidR="00D07884" w:rsidRPr="00D07884" w:rsidRDefault="00D07884" w:rsidP="00D07884">
      <w:pPr>
        <w:pStyle w:val="Code"/>
      </w:pPr>
    </w:p>
    <w:p w14:paraId="5360BA0E" w14:textId="77777777" w:rsidR="00D07884" w:rsidRPr="00D07884" w:rsidRDefault="00D07884" w:rsidP="00D07884">
      <w:pPr>
        <w:pStyle w:val="Code"/>
      </w:pPr>
      <w:r w:rsidRPr="00D07884">
        <w:t xml:space="preserve">        public static class ActionParameterNames</w:t>
      </w:r>
    </w:p>
    <w:p w14:paraId="40CE98EE" w14:textId="77777777" w:rsidR="00D07884" w:rsidRPr="00D07884" w:rsidRDefault="00D07884" w:rsidP="00D07884">
      <w:pPr>
        <w:pStyle w:val="Code"/>
      </w:pPr>
      <w:r w:rsidRPr="00D07884">
        <w:t xml:space="preserve">        {</w:t>
      </w:r>
    </w:p>
    <w:p w14:paraId="50CDC73D" w14:textId="77777777" w:rsidR="00D07884" w:rsidRPr="00D07884" w:rsidRDefault="00D07884" w:rsidP="00D07884">
      <w:pPr>
        <w:pStyle w:val="Code"/>
      </w:pPr>
      <w:r w:rsidRPr="00D07884">
        <w:t xml:space="preserve">            public const string TaskFragment = "updatedTask";</w:t>
      </w:r>
    </w:p>
    <w:p w14:paraId="016154C4" w14:textId="77777777" w:rsidR="00D07884" w:rsidRPr="00D07884" w:rsidRDefault="00D07884" w:rsidP="00D07884">
      <w:pPr>
        <w:pStyle w:val="Code"/>
      </w:pPr>
      <w:r w:rsidRPr="00D07884">
        <w:t xml:space="preserve">            public const string TaskId = "id";</w:t>
      </w:r>
    </w:p>
    <w:p w14:paraId="0DFDA25F" w14:textId="77777777" w:rsidR="00D07884" w:rsidRPr="00D07884" w:rsidRDefault="00D07884" w:rsidP="00D07884">
      <w:pPr>
        <w:pStyle w:val="Code"/>
      </w:pPr>
      <w:r w:rsidRPr="00D07884">
        <w:t xml:space="preserve">        }</w:t>
      </w:r>
    </w:p>
    <w:p w14:paraId="564ACEB5" w14:textId="77777777" w:rsidR="00D07884" w:rsidRPr="00D07884" w:rsidRDefault="00D07884" w:rsidP="00D07884">
      <w:pPr>
        <w:pStyle w:val="Code"/>
      </w:pPr>
      <w:r w:rsidRPr="00D07884">
        <w:t xml:space="preserve">    }</w:t>
      </w:r>
    </w:p>
    <w:p w14:paraId="0EE8E3F0" w14:textId="77777777" w:rsidR="00BB623E" w:rsidRDefault="00D07884" w:rsidP="00D07884">
      <w:pPr>
        <w:pStyle w:val="Code"/>
      </w:pPr>
      <w:r w:rsidRPr="00D07884">
        <w:t>}</w:t>
      </w:r>
      <w:bookmarkEnd w:id="71"/>
      <w:bookmarkEnd w:id="72"/>
    </w:p>
    <w:p w14:paraId="177D38D2" w14:textId="77777777"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14:paraId="39F98078" w14:textId="77777777"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14:paraId="33C24D91" w14:textId="7A9F35A7" w:rsidR="00F636B1" w:rsidRDefault="00F636B1" w:rsidP="00BB623E">
      <w:pPr>
        <w:pStyle w:val="BodyTextCont"/>
      </w:pPr>
      <w:r>
        <w:lastRenderedPageBreak/>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If this parsing fails</w:t>
      </w:r>
      <w:ins w:id="73" w:author="Jamie Kurtz" w:date="2014-05-22T19:21:00Z">
        <w:r w:rsidR="00717E6B">
          <w:t xml:space="preserve"> (resulting in an exception)</w:t>
        </w:r>
      </w:ins>
      <w:r>
        <w:t xml:space="preserve">,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14:paraId="40268293" w14:textId="77777777"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14:paraId="206C2582" w14:textId="48DA2F85" w:rsidR="00D40A74" w:rsidRDefault="00D40A74" w:rsidP="00BB623E">
      <w:pPr>
        <w:pStyle w:val="BodyTextCont"/>
      </w:pPr>
      <w:r>
        <w:t xml:space="preserve">Note that this is </w:t>
      </w:r>
      <w:ins w:id="74" w:author="Jamie Kurtz" w:date="2014-05-22T19:22:00Z">
        <w:r w:rsidR="00717E6B">
          <w:t xml:space="preserve">again </w:t>
        </w:r>
      </w:ins>
      <w:r>
        <w:t xml:space="preserve">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14:paraId="6FE7B97A" w14:textId="77777777" w:rsidR="009600DD" w:rsidRDefault="00EC509C" w:rsidP="00EC509C">
      <w:pPr>
        <w:pStyle w:val="BodyTextCont"/>
        <w:rPr>
          <w:ins w:id="75" w:author="Jamie Kurtz" w:date="2014-05-22T21:28:00Z"/>
        </w:rPr>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14:paraId="1D15B955" w14:textId="77777777" w:rsidR="00CD3109" w:rsidRDefault="00CD3109" w:rsidP="00EC509C">
      <w:pPr>
        <w:pStyle w:val="BodyTextCont"/>
      </w:pPr>
    </w:p>
    <w:p w14:paraId="27C36194" w14:textId="77777777" w:rsidR="009600DD" w:rsidRPr="009600DD" w:rsidRDefault="009600DD" w:rsidP="009600DD">
      <w:pPr>
        <w:pStyle w:val="Code"/>
      </w:pPr>
      <w:r w:rsidRPr="009600DD">
        <w:t>[Route("{id:long}", Name = "UpdateTaskRoute")]</w:t>
      </w:r>
    </w:p>
    <w:p w14:paraId="0D831FBE" w14:textId="77777777" w:rsidR="009600DD" w:rsidRPr="009600DD" w:rsidRDefault="009600DD" w:rsidP="009600DD">
      <w:pPr>
        <w:pStyle w:val="Code"/>
      </w:pPr>
      <w:r w:rsidRPr="009600DD">
        <w:t>[HttpPut]</w:t>
      </w:r>
    </w:p>
    <w:p w14:paraId="7A657F9B" w14:textId="77777777" w:rsidR="009600DD" w:rsidRPr="009600DD" w:rsidRDefault="009600DD" w:rsidP="009600DD">
      <w:pPr>
        <w:pStyle w:val="Code"/>
      </w:pPr>
      <w:r w:rsidRPr="009600DD">
        <w:t>[HttpPatch]</w:t>
      </w:r>
    </w:p>
    <w:p w14:paraId="22DD575E" w14:textId="77777777" w:rsidR="009600DD" w:rsidRPr="00EC509C" w:rsidRDefault="009600DD" w:rsidP="009600DD">
      <w:pPr>
        <w:pStyle w:val="Code"/>
        <w:rPr>
          <w:rStyle w:val="CodeBold"/>
        </w:rPr>
      </w:pPr>
      <w:bookmarkStart w:id="76" w:name="OLE_LINK45"/>
      <w:bookmarkStart w:id="77" w:name="OLE_LINK46"/>
      <w:r w:rsidRPr="00EC509C">
        <w:rPr>
          <w:rStyle w:val="CodeBold"/>
        </w:rPr>
        <w:t>[ValidateTaskUpdateRequest]</w:t>
      </w:r>
    </w:p>
    <w:bookmarkEnd w:id="76"/>
    <w:bookmarkEnd w:id="77"/>
    <w:p w14:paraId="206D86F2" w14:textId="77777777" w:rsidR="009600DD" w:rsidRPr="009600DD" w:rsidRDefault="009600DD" w:rsidP="009600DD">
      <w:pPr>
        <w:pStyle w:val="Code"/>
      </w:pPr>
      <w:r w:rsidRPr="009600DD">
        <w:t>[Authorize(Roles = Constants.RoleNames.SeniorWorker)]</w:t>
      </w:r>
    </w:p>
    <w:p w14:paraId="24DEA491" w14:textId="77777777" w:rsidR="009600DD" w:rsidRPr="009600DD" w:rsidRDefault="009600DD" w:rsidP="009600DD">
      <w:pPr>
        <w:pStyle w:val="Code"/>
      </w:pPr>
      <w:r w:rsidRPr="009600DD">
        <w:t>public Task UpdateTask(long id, [FromBody] object updatedTask)</w:t>
      </w:r>
    </w:p>
    <w:p w14:paraId="0C5C206D" w14:textId="77777777" w:rsidR="009600DD" w:rsidRPr="009600DD" w:rsidRDefault="009600DD" w:rsidP="009600DD">
      <w:pPr>
        <w:pStyle w:val="Code"/>
      </w:pPr>
      <w:r w:rsidRPr="009600DD">
        <w:t>{</w:t>
      </w:r>
    </w:p>
    <w:p w14:paraId="4554AF98" w14:textId="77777777" w:rsidR="009600DD" w:rsidRPr="009600DD" w:rsidRDefault="009600DD" w:rsidP="009600DD">
      <w:pPr>
        <w:pStyle w:val="Code"/>
      </w:pPr>
      <w:r w:rsidRPr="009600DD">
        <w:t xml:space="preserve">    var task = _updateTaskMaintenanceProcessor.UpdateTask(id, updatedTask);</w:t>
      </w:r>
    </w:p>
    <w:p w14:paraId="5CE12452" w14:textId="77777777" w:rsidR="009600DD" w:rsidRPr="009600DD" w:rsidRDefault="009600DD" w:rsidP="009600DD">
      <w:pPr>
        <w:pStyle w:val="Code"/>
      </w:pPr>
      <w:r w:rsidRPr="009600DD">
        <w:t xml:space="preserve">    return task;</w:t>
      </w:r>
    </w:p>
    <w:p w14:paraId="443B5048" w14:textId="77777777" w:rsidR="009600DD" w:rsidRDefault="009600DD" w:rsidP="009600DD">
      <w:pPr>
        <w:pStyle w:val="Code"/>
      </w:pPr>
      <w:r w:rsidRPr="009600DD">
        <w:t>}</w:t>
      </w:r>
    </w:p>
    <w:p w14:paraId="3283A29D" w14:textId="77777777"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14:paraId="7F022D4F" w14:textId="77777777" w:rsidR="003C5E6C" w:rsidRDefault="00CE7DB6" w:rsidP="003C5E6C">
      <w:pPr>
        <w:pStyle w:val="CodeCaption"/>
      </w:pPr>
      <w:r>
        <w:t xml:space="preserve">Update Task Request </w:t>
      </w:r>
      <w:r w:rsidR="003C5E6C">
        <w:t>(abbreviated)</w:t>
      </w:r>
    </w:p>
    <w:p w14:paraId="11912C75" w14:textId="77777777" w:rsidR="004A504B" w:rsidRPr="004A504B" w:rsidRDefault="004A504B" w:rsidP="004A504B">
      <w:pPr>
        <w:pStyle w:val="Code"/>
      </w:pPr>
      <w:r w:rsidRPr="004A504B">
        <w:t>PATCH http://localhost:61589/api/v1/tasks/17 HTTP/1.1</w:t>
      </w:r>
    </w:p>
    <w:p w14:paraId="0963489E" w14:textId="77777777" w:rsidR="004A504B" w:rsidRPr="004A504B" w:rsidRDefault="004A504B" w:rsidP="004A504B">
      <w:pPr>
        <w:pStyle w:val="Code"/>
      </w:pPr>
      <w:r w:rsidRPr="004A504B">
        <w:t>Content-Type: application/json; charset=utf-8</w:t>
      </w:r>
    </w:p>
    <w:p w14:paraId="40E58D25" w14:textId="77777777" w:rsidR="004A504B" w:rsidRPr="004A504B" w:rsidRDefault="004A504B" w:rsidP="004A504B">
      <w:pPr>
        <w:pStyle w:val="Code"/>
      </w:pPr>
      <w:r w:rsidRPr="004A504B">
        <w:t>Authorization: Basic YmhvZ2c6aWdub3JlZA==</w:t>
      </w:r>
    </w:p>
    <w:p w14:paraId="4164A3AD" w14:textId="77777777" w:rsidR="004A504B" w:rsidRPr="004A504B" w:rsidRDefault="004A504B" w:rsidP="004A504B">
      <w:pPr>
        <w:pStyle w:val="Code"/>
      </w:pPr>
    </w:p>
    <w:p w14:paraId="4CE7F884" w14:textId="77777777" w:rsidR="003C5E6C" w:rsidRDefault="004A504B" w:rsidP="004A504B">
      <w:pPr>
        <w:pStyle w:val="Code"/>
      </w:pPr>
      <w:r w:rsidRPr="004A504B">
        <w:t>{"DueDate":"2014-05-20"}</w:t>
      </w:r>
    </w:p>
    <w:p w14:paraId="7A35C388" w14:textId="77777777" w:rsidR="003C5E6C" w:rsidRDefault="00CE7DB6" w:rsidP="003C5E6C">
      <w:pPr>
        <w:pStyle w:val="CodeCaption"/>
      </w:pPr>
      <w:r>
        <w:t xml:space="preserve">Update Task Response </w:t>
      </w:r>
      <w:r w:rsidR="003C5E6C">
        <w:t>(abbreviated)</w:t>
      </w:r>
    </w:p>
    <w:p w14:paraId="7B9B219A" w14:textId="77777777" w:rsidR="0039765A" w:rsidRPr="0039765A" w:rsidRDefault="0039765A" w:rsidP="0039765A">
      <w:pPr>
        <w:pStyle w:val="Code"/>
      </w:pPr>
      <w:r w:rsidRPr="0039765A">
        <w:t>HTTP/1.1 200 OK</w:t>
      </w:r>
    </w:p>
    <w:p w14:paraId="0965120D" w14:textId="77777777" w:rsidR="0039765A" w:rsidRPr="0039765A" w:rsidRDefault="0039765A" w:rsidP="0039765A">
      <w:pPr>
        <w:pStyle w:val="Code"/>
      </w:pPr>
      <w:r w:rsidRPr="0039765A">
        <w:t>Content-Type: application/json; charset=utf-8</w:t>
      </w:r>
    </w:p>
    <w:p w14:paraId="05722F01" w14:textId="77777777" w:rsidR="0039765A" w:rsidRPr="0039765A" w:rsidRDefault="0039765A" w:rsidP="0039765A">
      <w:pPr>
        <w:pStyle w:val="Code"/>
      </w:pPr>
    </w:p>
    <w:p w14:paraId="0881E846" w14:textId="77777777"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w:t>
      </w:r>
      <w:r w:rsidRPr="0039765A">
        <w:lastRenderedPageBreak/>
        <w:t>Bob","Links":[]},{"UserId":3,"Username":"jdoe","Firstname":"John","Lastname":"Doe","Links":[]}],"Links":[]}</w:t>
      </w:r>
    </w:p>
    <w:p w14:paraId="7AB86DAA" w14:textId="77777777"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14:paraId="1054015B" w14:textId="77777777" w:rsidR="0039765A" w:rsidRDefault="00CE7DB6" w:rsidP="0039765A">
      <w:pPr>
        <w:pStyle w:val="CodeCaption"/>
      </w:pPr>
      <w:r>
        <w:t xml:space="preserve">Update Task Request </w:t>
      </w:r>
      <w:r w:rsidR="0039765A">
        <w:t>(abbreviated)</w:t>
      </w:r>
    </w:p>
    <w:p w14:paraId="01C4B76F" w14:textId="77777777" w:rsidR="0039765A" w:rsidRPr="0039765A" w:rsidRDefault="0039765A" w:rsidP="0039765A">
      <w:pPr>
        <w:pStyle w:val="Code"/>
      </w:pPr>
      <w:r w:rsidRPr="0039765A">
        <w:t>PATCH http://localhost:61589/api/v1/tasks/17 HTTP/1.1</w:t>
      </w:r>
    </w:p>
    <w:p w14:paraId="72BDD9B7" w14:textId="77777777" w:rsidR="0039765A" w:rsidRPr="0039765A" w:rsidRDefault="0039765A" w:rsidP="0039765A">
      <w:pPr>
        <w:pStyle w:val="Code"/>
      </w:pPr>
      <w:r w:rsidRPr="0039765A">
        <w:t>Content-Type: application/json; charset=utf-8</w:t>
      </w:r>
    </w:p>
    <w:p w14:paraId="78562AC1" w14:textId="77777777" w:rsidR="0039765A" w:rsidRPr="0039765A" w:rsidRDefault="0039765A" w:rsidP="0039765A">
      <w:pPr>
        <w:pStyle w:val="Code"/>
      </w:pPr>
      <w:r w:rsidRPr="0039765A">
        <w:t>Authorization: Basic YmhvZ2c6aWdub3JlZA==</w:t>
      </w:r>
    </w:p>
    <w:p w14:paraId="1CB326D3" w14:textId="77777777" w:rsidR="0039765A" w:rsidRPr="0039765A" w:rsidRDefault="0039765A" w:rsidP="0039765A">
      <w:pPr>
        <w:pStyle w:val="Code"/>
      </w:pPr>
    </w:p>
    <w:p w14:paraId="1FE5381B" w14:textId="77777777" w:rsidR="0039765A" w:rsidRDefault="0039765A" w:rsidP="0039765A">
      <w:pPr>
        <w:pStyle w:val="Code"/>
      </w:pPr>
      <w:r w:rsidRPr="0039765A">
        <w:t>{"DueDate":"2015-02-30"}</w:t>
      </w:r>
    </w:p>
    <w:p w14:paraId="37A63A47" w14:textId="77777777" w:rsidR="0039765A" w:rsidRDefault="00CE7DB6" w:rsidP="0039765A">
      <w:pPr>
        <w:pStyle w:val="CodeCaption"/>
      </w:pPr>
      <w:r>
        <w:t xml:space="preserve">Update Task Response </w:t>
      </w:r>
      <w:r w:rsidR="0039765A">
        <w:t>(abbreviated)</w:t>
      </w:r>
    </w:p>
    <w:p w14:paraId="7F1680CB" w14:textId="77777777" w:rsidR="007E3906" w:rsidRPr="007E3906" w:rsidRDefault="007E3906" w:rsidP="007E3906">
      <w:pPr>
        <w:pStyle w:val="Code"/>
      </w:pPr>
      <w:r w:rsidRPr="007E3906">
        <w:t>HTTP/1.1 400 Bad Request</w:t>
      </w:r>
    </w:p>
    <w:p w14:paraId="1D57E522" w14:textId="77777777" w:rsidR="007E3906" w:rsidRPr="007E3906" w:rsidRDefault="007E3906" w:rsidP="007E3906">
      <w:pPr>
        <w:pStyle w:val="Code"/>
      </w:pPr>
      <w:r w:rsidRPr="007E3906">
        <w:t>Content-Type: application/json; charset=utf-8</w:t>
      </w:r>
    </w:p>
    <w:p w14:paraId="4FFE06B8" w14:textId="77777777" w:rsidR="007E3906" w:rsidRPr="007E3906" w:rsidRDefault="007E3906" w:rsidP="007E3906">
      <w:pPr>
        <w:pStyle w:val="Code"/>
      </w:pPr>
    </w:p>
    <w:p w14:paraId="5F54919D" w14:textId="77777777" w:rsidR="0039765A" w:rsidRDefault="007E3906" w:rsidP="007E3906">
      <w:pPr>
        <w:pStyle w:val="Code"/>
      </w:pPr>
      <w:r w:rsidRPr="007E3906">
        <w:t>{"Message":"Could not convert string to DateTime: 2015-02-30. Path 'DueDate'."}</w:t>
      </w:r>
    </w:p>
    <w:p w14:paraId="4A632CE5" w14:textId="77777777" w:rsidR="0039765A" w:rsidRDefault="0039765A" w:rsidP="00EC509C">
      <w:pPr>
        <w:pStyle w:val="BodyTextCont"/>
      </w:pPr>
      <w:r>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14:paraId="59BE2681" w14:textId="77777777" w:rsidR="0039765A" w:rsidRDefault="00AC1A84" w:rsidP="00AC1A84">
      <w:pPr>
        <w:pStyle w:val="Heading2"/>
      </w:pPr>
      <w:r>
        <w:t>Generalized Action Filter to Validate New Tasks</w:t>
      </w:r>
    </w:p>
    <w:p w14:paraId="6ED8107B" w14:textId="77777777"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14:paraId="71FD34EB" w14:textId="77777777"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14:paraId="19E40D7D" w14:textId="77777777" w:rsidR="00121B39" w:rsidRDefault="00121B39" w:rsidP="00121B39">
      <w:pPr>
        <w:pStyle w:val="NumList"/>
      </w:pPr>
      <w:r>
        <w:t>Implement the action filter.</w:t>
      </w:r>
    </w:p>
    <w:p w14:paraId="5CE64076" w14:textId="77777777"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14:paraId="0843D6B9" w14:textId="77777777" w:rsidR="00121B39" w:rsidRDefault="00121B39" w:rsidP="00121B39">
      <w:pPr>
        <w:pStyle w:val="NumList"/>
      </w:pPr>
      <w:r>
        <w:t>Apply the action filter attribute to the appropriate controller action method(s).</w:t>
      </w:r>
    </w:p>
    <w:p w14:paraId="2D91213E" w14:textId="77777777"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14:paraId="33B51D8B" w14:textId="32B2AD05" w:rsidR="00121B39" w:rsidRDefault="00121B39" w:rsidP="00121B39">
      <w:pPr>
        <w:pStyle w:val="BodyTextCont"/>
        <w:rPr>
          <w:ins w:id="78" w:author="Jamie Kurtz" w:date="2014-05-22T19:24:00Z"/>
        </w:rPr>
      </w:pPr>
      <w:r>
        <w:t xml:space="preserve">Let's get started by implementing the </w:t>
      </w:r>
      <w:r w:rsidR="004A50F1">
        <w:t xml:space="preserve">action </w:t>
      </w:r>
      <w:r>
        <w:t>filter (add it as follows</w:t>
      </w:r>
      <w:ins w:id="79" w:author="Jamie Kurtz" w:date="2014-05-22T21:37:00Z">
        <w:r w:rsidR="00314188">
          <w:t xml:space="preserve">, in a new </w:t>
        </w:r>
        <w:r w:rsidR="00314188" w:rsidRPr="00314188">
          <w:rPr>
            <w:rStyle w:val="CodeInline"/>
            <w:rPrChange w:id="80" w:author="Jamie Kurtz" w:date="2014-05-22T21:38:00Z">
              <w:rPr/>
            </w:rPrChange>
          </w:rPr>
          <w:t>Validation</w:t>
        </w:r>
        <w:r w:rsidR="00314188">
          <w:t xml:space="preserve"> folder in </w:t>
        </w:r>
        <w:r w:rsidR="00314188" w:rsidRPr="00314188">
          <w:rPr>
            <w:rStyle w:val="CodeInline"/>
            <w:rPrChange w:id="81" w:author="Jamie Kurtz" w:date="2014-05-22T21:37:00Z">
              <w:rPr/>
            </w:rPrChange>
          </w:rPr>
          <w:t>WebApi2Book.Web.Common</w:t>
        </w:r>
      </w:ins>
      <w:r>
        <w:t>):</w:t>
      </w:r>
    </w:p>
    <w:p w14:paraId="3DE30C94" w14:textId="77777777" w:rsidR="00316FFE" w:rsidRDefault="00316FFE" w:rsidP="00121B39">
      <w:pPr>
        <w:pStyle w:val="BodyTextCont"/>
      </w:pPr>
    </w:p>
    <w:p w14:paraId="463B250D" w14:textId="77777777" w:rsidR="00121B39" w:rsidRPr="00121B39" w:rsidRDefault="00121B39" w:rsidP="00121B39">
      <w:pPr>
        <w:pStyle w:val="Code"/>
      </w:pPr>
      <w:bookmarkStart w:id="82" w:name="OLE_LINK47"/>
      <w:bookmarkStart w:id="83" w:name="OLE_LINK48"/>
      <w:r w:rsidRPr="00121B39">
        <w:lastRenderedPageBreak/>
        <w:t>using System.Net;</w:t>
      </w:r>
    </w:p>
    <w:p w14:paraId="66094F78" w14:textId="77777777" w:rsidR="00121B39" w:rsidRPr="00121B39" w:rsidRDefault="00121B39" w:rsidP="00121B39">
      <w:pPr>
        <w:pStyle w:val="Code"/>
      </w:pPr>
      <w:r w:rsidRPr="00121B39">
        <w:t>using System.Net.Http;</w:t>
      </w:r>
    </w:p>
    <w:p w14:paraId="0E3A9014" w14:textId="77777777" w:rsidR="00121B39" w:rsidRPr="00121B39" w:rsidRDefault="00121B39" w:rsidP="00121B39">
      <w:pPr>
        <w:pStyle w:val="Code"/>
      </w:pPr>
      <w:r w:rsidRPr="00121B39">
        <w:t>using System.Web.Http.Controllers;</w:t>
      </w:r>
    </w:p>
    <w:p w14:paraId="77B60ECD" w14:textId="77777777" w:rsidR="00121B39" w:rsidRPr="00121B39" w:rsidRDefault="00121B39" w:rsidP="00121B39">
      <w:pPr>
        <w:pStyle w:val="Code"/>
      </w:pPr>
      <w:r w:rsidRPr="00121B39">
        <w:t>using System.Web.Http.Filters;</w:t>
      </w:r>
    </w:p>
    <w:p w14:paraId="1E62CFE0" w14:textId="77777777" w:rsidR="00121B39" w:rsidRPr="00121B39" w:rsidRDefault="00121B39" w:rsidP="00121B39">
      <w:pPr>
        <w:pStyle w:val="Code"/>
      </w:pPr>
    </w:p>
    <w:p w14:paraId="4FCD9286" w14:textId="77777777" w:rsidR="00121B39" w:rsidRPr="00121B39" w:rsidRDefault="00121B39" w:rsidP="00121B39">
      <w:pPr>
        <w:pStyle w:val="Code"/>
      </w:pPr>
      <w:r w:rsidRPr="00121B39">
        <w:t>namespace WebApi2Book.Web.Common.Validation</w:t>
      </w:r>
    </w:p>
    <w:p w14:paraId="1C7B09D4" w14:textId="77777777" w:rsidR="00121B39" w:rsidRPr="00121B39" w:rsidRDefault="00121B39" w:rsidP="00121B39">
      <w:pPr>
        <w:pStyle w:val="Code"/>
      </w:pPr>
      <w:r w:rsidRPr="00121B39">
        <w:t>{</w:t>
      </w:r>
    </w:p>
    <w:p w14:paraId="3734DA1D" w14:textId="77777777" w:rsidR="00121B39" w:rsidRPr="00121B39" w:rsidRDefault="00121B39" w:rsidP="00121B39">
      <w:pPr>
        <w:pStyle w:val="Code"/>
      </w:pPr>
      <w:r w:rsidRPr="00121B39">
        <w:t xml:space="preserve">    public class ValidateModelAttribute : ActionFilterAttribute</w:t>
      </w:r>
    </w:p>
    <w:p w14:paraId="01A06B0C" w14:textId="77777777" w:rsidR="00121B39" w:rsidRPr="00121B39" w:rsidRDefault="00121B39" w:rsidP="00121B39">
      <w:pPr>
        <w:pStyle w:val="Code"/>
      </w:pPr>
      <w:r w:rsidRPr="00121B39">
        <w:t xml:space="preserve">    {</w:t>
      </w:r>
    </w:p>
    <w:p w14:paraId="02375D0A" w14:textId="77777777" w:rsidR="00121B39" w:rsidRPr="00121B39" w:rsidRDefault="00121B39" w:rsidP="00121B39">
      <w:pPr>
        <w:pStyle w:val="Code"/>
      </w:pPr>
      <w:r w:rsidRPr="00121B39">
        <w:t xml:space="preserve">        public override void OnActionExecuting(HttpActionContext actionContext)</w:t>
      </w:r>
    </w:p>
    <w:p w14:paraId="20F90C85" w14:textId="77777777" w:rsidR="00121B39" w:rsidRPr="00121B39" w:rsidRDefault="00121B39" w:rsidP="00121B39">
      <w:pPr>
        <w:pStyle w:val="Code"/>
      </w:pPr>
      <w:r w:rsidRPr="00121B39">
        <w:t xml:space="preserve">        {</w:t>
      </w:r>
    </w:p>
    <w:p w14:paraId="0D621F06" w14:textId="77777777" w:rsidR="00121B39" w:rsidRPr="00121B39" w:rsidRDefault="00121B39" w:rsidP="00121B39">
      <w:pPr>
        <w:pStyle w:val="Code"/>
      </w:pPr>
      <w:r w:rsidRPr="00121B39">
        <w:t xml:space="preserve">            if (actionContext.ModelState.IsValid == false)</w:t>
      </w:r>
    </w:p>
    <w:p w14:paraId="084CE610" w14:textId="77777777" w:rsidR="00121B39" w:rsidRPr="00121B39" w:rsidRDefault="00121B39" w:rsidP="00121B39">
      <w:pPr>
        <w:pStyle w:val="Code"/>
      </w:pPr>
      <w:r w:rsidRPr="00121B39">
        <w:t xml:space="preserve">            {</w:t>
      </w:r>
    </w:p>
    <w:p w14:paraId="0922AA7A" w14:textId="77777777" w:rsidR="00121B39" w:rsidRPr="00121B39" w:rsidRDefault="00121B39" w:rsidP="00121B39">
      <w:pPr>
        <w:pStyle w:val="Code"/>
      </w:pPr>
      <w:r w:rsidRPr="00121B39">
        <w:t xml:space="preserve">                actionContext.Response = actionContext.Request.CreateErrorResponse(</w:t>
      </w:r>
    </w:p>
    <w:p w14:paraId="11F2BE10" w14:textId="77777777" w:rsidR="00121B39" w:rsidRPr="00121B39" w:rsidRDefault="00121B39" w:rsidP="00121B39">
      <w:pPr>
        <w:pStyle w:val="Code"/>
      </w:pPr>
      <w:r w:rsidRPr="00121B39">
        <w:t xml:space="preserve">                    HttpStatusCode.BadRequest, actionContext.ModelState);</w:t>
      </w:r>
    </w:p>
    <w:p w14:paraId="28721C55" w14:textId="77777777" w:rsidR="00121B39" w:rsidRPr="00121B39" w:rsidRDefault="00121B39" w:rsidP="00121B39">
      <w:pPr>
        <w:pStyle w:val="Code"/>
      </w:pPr>
      <w:r w:rsidRPr="00121B39">
        <w:t xml:space="preserve">            }</w:t>
      </w:r>
    </w:p>
    <w:p w14:paraId="3CB5A0AA" w14:textId="77777777" w:rsidR="00121B39" w:rsidRPr="00121B39" w:rsidRDefault="00121B39" w:rsidP="00121B39">
      <w:pPr>
        <w:pStyle w:val="Code"/>
      </w:pPr>
      <w:r w:rsidRPr="00121B39">
        <w:t xml:space="preserve">        }</w:t>
      </w:r>
    </w:p>
    <w:p w14:paraId="1EE1694C" w14:textId="77777777" w:rsidR="00121B39" w:rsidRPr="00121B39" w:rsidRDefault="00121B39" w:rsidP="00121B39">
      <w:pPr>
        <w:pStyle w:val="Code"/>
      </w:pPr>
    </w:p>
    <w:p w14:paraId="48914800" w14:textId="77777777" w:rsidR="00121B39" w:rsidRPr="00121B39" w:rsidRDefault="00121B39" w:rsidP="00121B39">
      <w:pPr>
        <w:pStyle w:val="Code"/>
      </w:pPr>
      <w:r w:rsidRPr="00121B39">
        <w:t xml:space="preserve">        public override bool AllowMultiple</w:t>
      </w:r>
    </w:p>
    <w:p w14:paraId="0883F51B" w14:textId="77777777" w:rsidR="00121B39" w:rsidRPr="00121B39" w:rsidRDefault="00121B39" w:rsidP="00121B39">
      <w:pPr>
        <w:pStyle w:val="Code"/>
      </w:pPr>
      <w:r w:rsidRPr="00121B39">
        <w:t xml:space="preserve">        {</w:t>
      </w:r>
    </w:p>
    <w:p w14:paraId="495EBCC3" w14:textId="77777777" w:rsidR="00121B39" w:rsidRPr="00121B39" w:rsidRDefault="00121B39" w:rsidP="00121B39">
      <w:pPr>
        <w:pStyle w:val="Code"/>
      </w:pPr>
      <w:r w:rsidRPr="00121B39">
        <w:t xml:space="preserve">            get { return false; }</w:t>
      </w:r>
    </w:p>
    <w:p w14:paraId="527C6845" w14:textId="77777777" w:rsidR="00121B39" w:rsidRPr="00121B39" w:rsidRDefault="00121B39" w:rsidP="00121B39">
      <w:pPr>
        <w:pStyle w:val="Code"/>
      </w:pPr>
      <w:r w:rsidRPr="00121B39">
        <w:t xml:space="preserve">        }</w:t>
      </w:r>
    </w:p>
    <w:p w14:paraId="09B8FA55" w14:textId="77777777" w:rsidR="00121B39" w:rsidRPr="00121B39" w:rsidRDefault="00121B39" w:rsidP="00121B39">
      <w:pPr>
        <w:pStyle w:val="Code"/>
      </w:pPr>
      <w:r w:rsidRPr="00121B39">
        <w:t xml:space="preserve">    }</w:t>
      </w:r>
    </w:p>
    <w:p w14:paraId="18684B80" w14:textId="77777777" w:rsidR="00121B39" w:rsidRDefault="00121B39" w:rsidP="00121B39">
      <w:pPr>
        <w:pStyle w:val="Code"/>
      </w:pPr>
      <w:r w:rsidRPr="00121B39">
        <w:t>}</w:t>
      </w:r>
    </w:p>
    <w:bookmarkEnd w:id="82"/>
    <w:bookmarkEnd w:id="83"/>
    <w:p w14:paraId="74251EF3" w14:textId="77777777" w:rsidR="00121B39" w:rsidRDefault="00121B39" w:rsidP="00121B39">
      <w:pPr>
        <w:pStyle w:val="BodyTextCont"/>
      </w:pPr>
      <w:r>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14:paraId="4F214BFC" w14:textId="77777777" w:rsidR="0039765A" w:rsidRDefault="007E3906" w:rsidP="00EC509C">
      <w:pPr>
        <w:pStyle w:val="BodyTextCont"/>
        <w:rPr>
          <w:ins w:id="84" w:author="Jamie Kurtz" w:date="2014-05-22T21:39:00Z"/>
        </w:rPr>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14:paraId="1D7BDAB0" w14:textId="77777777" w:rsidR="001A6B17" w:rsidRDefault="001A6B17" w:rsidP="00EC509C">
      <w:pPr>
        <w:pStyle w:val="BodyTextCont"/>
      </w:pPr>
    </w:p>
    <w:p w14:paraId="4B6CD831" w14:textId="77777777" w:rsidR="00B8598C" w:rsidRPr="00B8598C" w:rsidRDefault="00B8598C" w:rsidP="00B8598C">
      <w:pPr>
        <w:pStyle w:val="Code"/>
      </w:pPr>
      <w:r w:rsidRPr="00B8598C">
        <w:t>using System;</w:t>
      </w:r>
    </w:p>
    <w:p w14:paraId="29AE9AE1" w14:textId="77777777" w:rsidR="00B8598C" w:rsidRPr="00B8598C" w:rsidRDefault="00B8598C" w:rsidP="00B8598C">
      <w:pPr>
        <w:pStyle w:val="Code"/>
      </w:pPr>
      <w:r w:rsidRPr="00B8598C">
        <w:t>using System.Collections.Generic;</w:t>
      </w:r>
    </w:p>
    <w:p w14:paraId="2A7883BB" w14:textId="77777777" w:rsidR="00B8598C" w:rsidRPr="00B8598C" w:rsidRDefault="00B8598C" w:rsidP="00B8598C">
      <w:pPr>
        <w:pStyle w:val="Code"/>
      </w:pPr>
      <w:r w:rsidRPr="00B8598C">
        <w:t>using System.ComponentModel.DataAnnotations;</w:t>
      </w:r>
    </w:p>
    <w:p w14:paraId="6C62562D" w14:textId="77777777" w:rsidR="00B8598C" w:rsidRPr="00B8598C" w:rsidRDefault="00B8598C" w:rsidP="00B8598C">
      <w:pPr>
        <w:pStyle w:val="Code"/>
      </w:pPr>
    </w:p>
    <w:p w14:paraId="1390F3DC" w14:textId="77777777" w:rsidR="00B8598C" w:rsidRPr="00B8598C" w:rsidRDefault="00B8598C" w:rsidP="00B8598C">
      <w:pPr>
        <w:pStyle w:val="Code"/>
      </w:pPr>
      <w:r w:rsidRPr="00B8598C">
        <w:t>namespace WebApi2Book.Web.Api.Models</w:t>
      </w:r>
    </w:p>
    <w:p w14:paraId="3AE80DF9" w14:textId="77777777" w:rsidR="00B8598C" w:rsidRPr="00B8598C" w:rsidRDefault="00B8598C" w:rsidP="00B8598C">
      <w:pPr>
        <w:pStyle w:val="Code"/>
      </w:pPr>
      <w:r w:rsidRPr="00B8598C">
        <w:t>{</w:t>
      </w:r>
    </w:p>
    <w:p w14:paraId="736CD522" w14:textId="77777777" w:rsidR="00B8598C" w:rsidRPr="00B8598C" w:rsidRDefault="00B8598C" w:rsidP="00B8598C">
      <w:pPr>
        <w:pStyle w:val="Code"/>
      </w:pPr>
      <w:r w:rsidRPr="00B8598C">
        <w:t xml:space="preserve">    public class NewTask</w:t>
      </w:r>
    </w:p>
    <w:p w14:paraId="313964BA" w14:textId="77777777" w:rsidR="00B8598C" w:rsidRPr="00B8598C" w:rsidRDefault="00B8598C" w:rsidP="00B8598C">
      <w:pPr>
        <w:pStyle w:val="Code"/>
      </w:pPr>
      <w:r w:rsidRPr="00B8598C">
        <w:t xml:space="preserve">    {</w:t>
      </w:r>
    </w:p>
    <w:p w14:paraId="01D9F24A" w14:textId="77777777" w:rsidR="00B8598C" w:rsidRPr="00FC64BA" w:rsidRDefault="00B8598C" w:rsidP="00B8598C">
      <w:pPr>
        <w:pStyle w:val="Code"/>
        <w:rPr>
          <w:rStyle w:val="CodeBold"/>
        </w:rPr>
      </w:pPr>
      <w:r w:rsidRPr="00B8598C">
        <w:t xml:space="preserve">       </w:t>
      </w:r>
      <w:r w:rsidR="00FC64BA">
        <w:t xml:space="preserve"> </w:t>
      </w:r>
      <w:bookmarkStart w:id="85" w:name="OLE_LINK49"/>
      <w:bookmarkStart w:id="86" w:name="OLE_LINK50"/>
      <w:r w:rsidRPr="00FC64BA">
        <w:rPr>
          <w:rStyle w:val="CodeBold"/>
        </w:rPr>
        <w:t>[Required(AllowEmptyStrings = false)]</w:t>
      </w:r>
      <w:bookmarkEnd w:id="85"/>
      <w:bookmarkEnd w:id="86"/>
    </w:p>
    <w:p w14:paraId="2130B5A2" w14:textId="77777777" w:rsidR="00B8598C" w:rsidRPr="00B8598C" w:rsidRDefault="00B8598C" w:rsidP="00B8598C">
      <w:pPr>
        <w:pStyle w:val="Code"/>
      </w:pPr>
      <w:r w:rsidRPr="00B8598C">
        <w:t xml:space="preserve">        public string Subject { get; set; }</w:t>
      </w:r>
    </w:p>
    <w:p w14:paraId="64B4DCE5" w14:textId="77777777" w:rsidR="00B8598C" w:rsidRPr="00B8598C" w:rsidRDefault="00B8598C" w:rsidP="00B8598C">
      <w:pPr>
        <w:pStyle w:val="Code"/>
      </w:pPr>
    </w:p>
    <w:p w14:paraId="098B3442" w14:textId="77777777" w:rsidR="00B8598C" w:rsidRPr="00B8598C" w:rsidRDefault="00B8598C" w:rsidP="00B8598C">
      <w:pPr>
        <w:pStyle w:val="Code"/>
      </w:pPr>
      <w:r w:rsidRPr="00B8598C">
        <w:t xml:space="preserve">        public DateTime? StartDate { get; set; }</w:t>
      </w:r>
    </w:p>
    <w:p w14:paraId="3C606D24" w14:textId="77777777" w:rsidR="00B8598C" w:rsidRPr="00B8598C" w:rsidRDefault="00B8598C" w:rsidP="00B8598C">
      <w:pPr>
        <w:pStyle w:val="Code"/>
      </w:pPr>
    </w:p>
    <w:p w14:paraId="5A47DB83" w14:textId="77777777" w:rsidR="00B8598C" w:rsidRPr="00B8598C" w:rsidRDefault="00B8598C" w:rsidP="00B8598C">
      <w:pPr>
        <w:pStyle w:val="Code"/>
      </w:pPr>
      <w:r w:rsidRPr="00B8598C">
        <w:t xml:space="preserve">        public DateTime? DueDate { get; set; }</w:t>
      </w:r>
    </w:p>
    <w:p w14:paraId="11BD1DD7" w14:textId="77777777" w:rsidR="00B8598C" w:rsidRPr="00B8598C" w:rsidRDefault="00B8598C" w:rsidP="00B8598C">
      <w:pPr>
        <w:pStyle w:val="Code"/>
      </w:pPr>
    </w:p>
    <w:p w14:paraId="1F2E6E24" w14:textId="77777777" w:rsidR="00B8598C" w:rsidRPr="00B8598C" w:rsidRDefault="00B8598C" w:rsidP="00B8598C">
      <w:pPr>
        <w:pStyle w:val="Code"/>
      </w:pPr>
      <w:r w:rsidRPr="00B8598C">
        <w:t xml:space="preserve">        public List&lt;User&gt; Assignees { get; set; }</w:t>
      </w:r>
    </w:p>
    <w:p w14:paraId="534414EC" w14:textId="77777777" w:rsidR="00B8598C" w:rsidRPr="00B8598C" w:rsidRDefault="00B8598C" w:rsidP="00B8598C">
      <w:pPr>
        <w:pStyle w:val="Code"/>
      </w:pPr>
      <w:r w:rsidRPr="00B8598C">
        <w:lastRenderedPageBreak/>
        <w:t xml:space="preserve">    }</w:t>
      </w:r>
    </w:p>
    <w:p w14:paraId="75E38443" w14:textId="77777777" w:rsidR="00B8598C" w:rsidRDefault="00B8598C" w:rsidP="00B8598C">
      <w:pPr>
        <w:pStyle w:val="Code"/>
      </w:pPr>
      <w:r w:rsidRPr="00B8598C">
        <w:t>}</w:t>
      </w:r>
    </w:p>
    <w:p w14:paraId="3455F913" w14:textId="77777777"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14:paraId="614115C2" w14:textId="77777777" w:rsidR="00B8598C" w:rsidRPr="00B8598C" w:rsidRDefault="00B8598C" w:rsidP="00B8598C">
      <w:pPr>
        <w:pStyle w:val="Code"/>
      </w:pPr>
      <w:r w:rsidRPr="00B8598C">
        <w:t>[Route("", Name = "AddTaskRoute")]</w:t>
      </w:r>
    </w:p>
    <w:p w14:paraId="18EC94BC" w14:textId="77777777" w:rsidR="00B8598C" w:rsidRPr="00B8598C" w:rsidRDefault="00B8598C" w:rsidP="00B8598C">
      <w:pPr>
        <w:pStyle w:val="Code"/>
      </w:pPr>
      <w:r w:rsidRPr="00B8598C">
        <w:t>[HttpPost]</w:t>
      </w:r>
    </w:p>
    <w:p w14:paraId="4712C14B" w14:textId="77777777" w:rsidR="00B8598C" w:rsidRPr="00FC64BA" w:rsidRDefault="00B8598C" w:rsidP="00B8598C">
      <w:pPr>
        <w:pStyle w:val="Code"/>
        <w:rPr>
          <w:rStyle w:val="CodeBold"/>
        </w:rPr>
      </w:pPr>
      <w:bookmarkStart w:id="87" w:name="OLE_LINK51"/>
      <w:bookmarkStart w:id="88" w:name="OLE_LINK52"/>
      <w:r w:rsidRPr="00FC64BA">
        <w:rPr>
          <w:rStyle w:val="CodeBold"/>
        </w:rPr>
        <w:t>[ValidateModel]</w:t>
      </w:r>
    </w:p>
    <w:bookmarkEnd w:id="87"/>
    <w:bookmarkEnd w:id="88"/>
    <w:p w14:paraId="358E41A6" w14:textId="77777777" w:rsidR="00B8598C" w:rsidRPr="00B8598C" w:rsidRDefault="00B8598C" w:rsidP="00B8598C">
      <w:pPr>
        <w:pStyle w:val="Code"/>
      </w:pPr>
      <w:r w:rsidRPr="00B8598C">
        <w:t>[Authorize(Roles = Constants.RoleNames.Manager)]</w:t>
      </w:r>
    </w:p>
    <w:p w14:paraId="2D794A42" w14:textId="77777777" w:rsidR="00B8598C" w:rsidRPr="00B8598C" w:rsidRDefault="00B8598C" w:rsidP="00B8598C">
      <w:pPr>
        <w:pStyle w:val="Code"/>
      </w:pPr>
      <w:r w:rsidRPr="00B8598C">
        <w:t>public IHttpActionResult AddTask(HttpRequestMessage requestMessage, NewTask newTask)</w:t>
      </w:r>
    </w:p>
    <w:p w14:paraId="21228E5C" w14:textId="77777777" w:rsidR="00B8598C" w:rsidRPr="00B8598C" w:rsidRDefault="00B8598C" w:rsidP="00B8598C">
      <w:pPr>
        <w:pStyle w:val="Code"/>
      </w:pPr>
      <w:r w:rsidRPr="00B8598C">
        <w:t>{</w:t>
      </w:r>
    </w:p>
    <w:p w14:paraId="45BC24BB" w14:textId="77777777" w:rsidR="00B8598C" w:rsidRPr="00B8598C" w:rsidRDefault="00B8598C" w:rsidP="00B8598C">
      <w:pPr>
        <w:pStyle w:val="Code"/>
      </w:pPr>
      <w:r w:rsidRPr="00B8598C">
        <w:t xml:space="preserve">    var task = _addTaskMaintenanceProcessor.AddTask(newTask);</w:t>
      </w:r>
    </w:p>
    <w:p w14:paraId="5DD9F472" w14:textId="77777777" w:rsidR="00B8598C" w:rsidRPr="00B8598C" w:rsidRDefault="00B8598C" w:rsidP="00B8598C">
      <w:pPr>
        <w:pStyle w:val="Code"/>
      </w:pPr>
      <w:r w:rsidRPr="00B8598C">
        <w:t xml:space="preserve">    var result = new TaskCreatedActionResult(requestMessage, task);</w:t>
      </w:r>
    </w:p>
    <w:p w14:paraId="0D83A371" w14:textId="77777777" w:rsidR="00B8598C" w:rsidRPr="00B8598C" w:rsidRDefault="00B8598C" w:rsidP="00B8598C">
      <w:pPr>
        <w:pStyle w:val="Code"/>
      </w:pPr>
      <w:r w:rsidRPr="00B8598C">
        <w:t xml:space="preserve">    return result;</w:t>
      </w:r>
    </w:p>
    <w:p w14:paraId="0E21DA5B" w14:textId="77777777" w:rsidR="00B8598C" w:rsidRDefault="00B8598C" w:rsidP="00B8598C">
      <w:pPr>
        <w:pStyle w:val="Code"/>
      </w:pPr>
      <w:r w:rsidRPr="00B8598C">
        <w:t>}</w:t>
      </w:r>
    </w:p>
    <w:p w14:paraId="43C2804B" w14:textId="77777777"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14:paraId="17C08FAC" w14:textId="77777777" w:rsidR="00CE7DB6" w:rsidRDefault="00CE7DB6" w:rsidP="00CE7DB6">
      <w:pPr>
        <w:pStyle w:val="CodeCaption"/>
      </w:pPr>
      <w:r>
        <w:t>Create Task Request (abbreviated)</w:t>
      </w:r>
    </w:p>
    <w:p w14:paraId="51546577" w14:textId="77777777" w:rsidR="00CE7DB6" w:rsidRPr="00CE7DB6" w:rsidRDefault="00CE7DB6" w:rsidP="00CE7DB6">
      <w:pPr>
        <w:pStyle w:val="Code"/>
      </w:pPr>
      <w:r w:rsidRPr="00CE7DB6">
        <w:t>POST http://localhost:61589/api/v1/tasks HTTP/1.1</w:t>
      </w:r>
    </w:p>
    <w:p w14:paraId="2DC577F9" w14:textId="77777777" w:rsidR="00CE7DB6" w:rsidRPr="00CE7DB6" w:rsidRDefault="00CE7DB6" w:rsidP="00CE7DB6">
      <w:pPr>
        <w:pStyle w:val="Code"/>
      </w:pPr>
      <w:r w:rsidRPr="00CE7DB6">
        <w:t>Authorization: Basic YmhvZ2c6aWdub3JlZA==</w:t>
      </w:r>
    </w:p>
    <w:p w14:paraId="0B985AF6" w14:textId="77777777" w:rsidR="00CE7DB6" w:rsidRPr="00CE7DB6" w:rsidRDefault="00CE7DB6" w:rsidP="00CE7DB6">
      <w:pPr>
        <w:pStyle w:val="Code"/>
      </w:pPr>
      <w:r w:rsidRPr="00CE7DB6">
        <w:t>Content-Type: text/json</w:t>
      </w:r>
    </w:p>
    <w:p w14:paraId="6EE63820" w14:textId="77777777" w:rsidR="00CE7DB6" w:rsidRPr="00CE7DB6" w:rsidRDefault="00CE7DB6" w:rsidP="00CE7DB6">
      <w:pPr>
        <w:pStyle w:val="Code"/>
      </w:pPr>
    </w:p>
    <w:p w14:paraId="11041CA3" w14:textId="77777777" w:rsidR="00CE7DB6" w:rsidRPr="00CE7DB6" w:rsidRDefault="00CE7DB6" w:rsidP="00CE7DB6">
      <w:pPr>
        <w:pStyle w:val="Code"/>
      </w:pPr>
      <w:r w:rsidRPr="00CE7DB6">
        <w:t>{"Subject":"Clean the keyboard",</w:t>
      </w:r>
    </w:p>
    <w:p w14:paraId="65CB5A2D" w14:textId="77777777" w:rsidR="00CE7DB6" w:rsidRDefault="00CE7DB6" w:rsidP="00CE7DB6">
      <w:pPr>
        <w:pStyle w:val="Code"/>
      </w:pPr>
      <w:r w:rsidRPr="00CE7DB6">
        <w:t>"DueDate":"2014-06-01"}</w:t>
      </w:r>
    </w:p>
    <w:p w14:paraId="454F5CB2" w14:textId="77777777" w:rsidR="00CE7DB6" w:rsidRDefault="00CE7DB6" w:rsidP="00CE7DB6">
      <w:pPr>
        <w:pStyle w:val="CodeCaption"/>
      </w:pPr>
      <w:r>
        <w:t>Create Task Response - (abbreviated)</w:t>
      </w:r>
    </w:p>
    <w:p w14:paraId="10A3E52B" w14:textId="77777777" w:rsidR="00CE7DB6" w:rsidRPr="00CE7DB6" w:rsidRDefault="00CE7DB6" w:rsidP="00CE7DB6">
      <w:pPr>
        <w:pStyle w:val="Code"/>
      </w:pPr>
      <w:r w:rsidRPr="00CE7DB6">
        <w:t>HTTP/1.1 201 Created</w:t>
      </w:r>
    </w:p>
    <w:p w14:paraId="7A9B678D" w14:textId="77777777" w:rsidR="00CE7DB6" w:rsidRPr="00CE7DB6" w:rsidRDefault="00CE7DB6" w:rsidP="00CE7DB6">
      <w:pPr>
        <w:pStyle w:val="Code"/>
      </w:pPr>
      <w:r w:rsidRPr="00CE7DB6">
        <w:t>Content-Type: text/json; charset=utf-8</w:t>
      </w:r>
    </w:p>
    <w:p w14:paraId="36E0909F" w14:textId="77777777" w:rsidR="00CE7DB6" w:rsidRPr="00CE7DB6" w:rsidRDefault="00CE7DB6" w:rsidP="00CE7DB6">
      <w:pPr>
        <w:pStyle w:val="Code"/>
      </w:pPr>
    </w:p>
    <w:p w14:paraId="6018FC1A" w14:textId="77777777"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398C5134" w14:textId="77777777" w:rsidR="00B8598C" w:rsidRDefault="00CE7DB6" w:rsidP="00EC509C">
      <w:pPr>
        <w:pStyle w:val="BodyTextCont"/>
      </w:pPr>
      <w:r>
        <w:t>This is looking good so far. Now submit a request with no subject</w:t>
      </w:r>
      <w:r w:rsidR="00B3143D">
        <w:t xml:space="preserve"> (this should be rejected)</w:t>
      </w:r>
      <w:r>
        <w:t>:</w:t>
      </w:r>
    </w:p>
    <w:p w14:paraId="571416F9" w14:textId="77777777" w:rsidR="00CE7DB6" w:rsidRDefault="00CE7DB6" w:rsidP="00CE7DB6">
      <w:pPr>
        <w:pStyle w:val="CodeCaption"/>
      </w:pPr>
      <w:r>
        <w:t>Create Task Request (abbreviated)</w:t>
      </w:r>
    </w:p>
    <w:p w14:paraId="38C23B8E" w14:textId="77777777" w:rsidR="00CE7DB6" w:rsidRPr="00CE7DB6" w:rsidRDefault="00CE7DB6" w:rsidP="00CE7DB6">
      <w:pPr>
        <w:pStyle w:val="Code"/>
      </w:pPr>
      <w:r w:rsidRPr="00CE7DB6">
        <w:t>POST http://localhost:61589/api/v1/tasks HTTP/1.1</w:t>
      </w:r>
    </w:p>
    <w:p w14:paraId="0E737C0C" w14:textId="77777777" w:rsidR="00CE7DB6" w:rsidRPr="00CE7DB6" w:rsidRDefault="00CE7DB6" w:rsidP="00CE7DB6">
      <w:pPr>
        <w:pStyle w:val="Code"/>
      </w:pPr>
      <w:r w:rsidRPr="00CE7DB6">
        <w:t>Authorization: Basic YmhvZ2c6aWdub3JlZA==</w:t>
      </w:r>
    </w:p>
    <w:p w14:paraId="7F6A9A71" w14:textId="77777777" w:rsidR="00CE7DB6" w:rsidRPr="00CE7DB6" w:rsidRDefault="00CE7DB6" w:rsidP="00CE7DB6">
      <w:pPr>
        <w:pStyle w:val="Code"/>
      </w:pPr>
      <w:r w:rsidRPr="00CE7DB6">
        <w:t>Content-Type: text/json</w:t>
      </w:r>
    </w:p>
    <w:p w14:paraId="37B3E932" w14:textId="77777777" w:rsidR="00CE7DB6" w:rsidRPr="00CE7DB6" w:rsidRDefault="00CE7DB6" w:rsidP="00CE7DB6">
      <w:pPr>
        <w:pStyle w:val="Code"/>
      </w:pPr>
    </w:p>
    <w:p w14:paraId="0C05FEA8" w14:textId="77777777" w:rsidR="00CE7DB6" w:rsidRDefault="00CE7DB6" w:rsidP="00CE7DB6">
      <w:pPr>
        <w:pStyle w:val="Code"/>
      </w:pPr>
      <w:r w:rsidRPr="00CE7DB6">
        <w:t>{"DueDate":"2014-06-01"}</w:t>
      </w:r>
    </w:p>
    <w:p w14:paraId="5D071E30" w14:textId="77777777" w:rsidR="00CE7DB6" w:rsidRDefault="00CE7DB6" w:rsidP="00CE7DB6">
      <w:pPr>
        <w:pStyle w:val="CodeCaption"/>
      </w:pPr>
      <w:r>
        <w:lastRenderedPageBreak/>
        <w:t>Create Task Response - (abbreviated)</w:t>
      </w:r>
    </w:p>
    <w:p w14:paraId="751E0940" w14:textId="77777777" w:rsidR="00CE7DB6" w:rsidRPr="00CE7DB6" w:rsidRDefault="00CE7DB6" w:rsidP="00CE7DB6">
      <w:pPr>
        <w:pStyle w:val="Code"/>
      </w:pPr>
      <w:r w:rsidRPr="00CE7DB6">
        <w:t>HTTP/1.1 400 Bad Request</w:t>
      </w:r>
    </w:p>
    <w:p w14:paraId="1C55D915" w14:textId="77777777" w:rsidR="00CE7DB6" w:rsidRPr="00CE7DB6" w:rsidRDefault="00CE7DB6" w:rsidP="00CE7DB6">
      <w:pPr>
        <w:pStyle w:val="Code"/>
      </w:pPr>
      <w:r w:rsidRPr="00CE7DB6">
        <w:t>Content-Type: text/json; charset=utf-8</w:t>
      </w:r>
    </w:p>
    <w:p w14:paraId="2475C5C9" w14:textId="77777777" w:rsidR="00CE7DB6" w:rsidRPr="00CE7DB6" w:rsidRDefault="00CE7DB6" w:rsidP="00CE7DB6">
      <w:pPr>
        <w:pStyle w:val="Code"/>
      </w:pPr>
    </w:p>
    <w:p w14:paraId="55316A9D" w14:textId="77777777" w:rsidR="00CE7DB6" w:rsidRDefault="00CE7DB6" w:rsidP="00CE7DB6">
      <w:pPr>
        <w:pStyle w:val="Code"/>
      </w:pPr>
      <w:r w:rsidRPr="00CE7DB6">
        <w:t>{"Message":"The request is invalid.","ModelState":{"newTask.Subject":["The Subject field is required."]}}</w:t>
      </w:r>
    </w:p>
    <w:p w14:paraId="63D3E485" w14:textId="77777777"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14:paraId="52F2BA33" w14:textId="77777777" w:rsidR="00CD6007" w:rsidRDefault="00CD6007" w:rsidP="00EC509C">
      <w:pPr>
        <w:pStyle w:val="BodyTextCont"/>
      </w:pPr>
      <w:r>
        <w:t>Now let's move on to implementing paging, which is necessary when dealing with potentially large response messages…</w:t>
      </w:r>
    </w:p>
    <w:p w14:paraId="44DE2858" w14:textId="77777777" w:rsidR="00CD6007" w:rsidRDefault="00CD6007" w:rsidP="00CD6007">
      <w:pPr>
        <w:pStyle w:val="Heading1"/>
      </w:pPr>
      <w:r>
        <w:t>Paging</w:t>
      </w:r>
      <w:r w:rsidR="00F002F7">
        <w:t xml:space="preserve"> of Results</w:t>
      </w:r>
    </w:p>
    <w:p w14:paraId="19BE8E70" w14:textId="4A6661F5"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results, much the same way internet search engines (Google, Bing, etc.) provide a way to page through </w:t>
      </w:r>
      <w:del w:id="89" w:author="Jamie Kurtz" w:date="2014-05-22T19:28:00Z">
        <w:r w:rsidR="00924DA6" w:rsidDel="00316FFE">
          <w:delText xml:space="preserve">internet </w:delText>
        </w:r>
      </w:del>
      <w:r w:rsidR="00924DA6">
        <w:t>search results.</w:t>
      </w:r>
    </w:p>
    <w:p w14:paraId="3E6B29B1" w14:textId="77777777" w:rsidR="00F002F7" w:rsidRDefault="00F002F7" w:rsidP="00F002F7">
      <w:pPr>
        <w:pStyle w:val="BodyTextCont"/>
      </w:pPr>
      <w:r>
        <w:t>To illustrate paging of results, we will implement the following operation that we designed in Chapter 3 (this is excerpted from Table 3-3):</w:t>
      </w:r>
    </w:p>
    <w:p w14:paraId="302B3E53" w14:textId="77777777"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14:paraId="17CCAE83" w14:textId="77777777" w:rsidTr="00604727">
        <w:tc>
          <w:tcPr>
            <w:tcW w:w="3235" w:type="dxa"/>
          </w:tcPr>
          <w:p w14:paraId="0602B386" w14:textId="77777777" w:rsidR="00F002F7" w:rsidRPr="00F002F7" w:rsidRDefault="00F002F7" w:rsidP="00F002F7">
            <w:pPr>
              <w:pStyle w:val="TableHead"/>
            </w:pPr>
            <w:r>
              <w:t>URI</w:t>
            </w:r>
          </w:p>
        </w:tc>
        <w:tc>
          <w:tcPr>
            <w:tcW w:w="1080" w:type="dxa"/>
          </w:tcPr>
          <w:p w14:paraId="30ADC617" w14:textId="77777777" w:rsidR="00F002F7" w:rsidRPr="00F002F7" w:rsidRDefault="00F002F7" w:rsidP="00F002F7">
            <w:pPr>
              <w:pStyle w:val="TableHead"/>
            </w:pPr>
            <w:r>
              <w:t>Verb</w:t>
            </w:r>
          </w:p>
        </w:tc>
        <w:tc>
          <w:tcPr>
            <w:tcW w:w="4410" w:type="dxa"/>
          </w:tcPr>
          <w:p w14:paraId="159532DB" w14:textId="77777777" w:rsidR="00F002F7" w:rsidRPr="00F002F7" w:rsidRDefault="00F002F7" w:rsidP="00F002F7">
            <w:pPr>
              <w:pStyle w:val="TableHead"/>
            </w:pPr>
            <w:r>
              <w:t>Description</w:t>
            </w:r>
          </w:p>
        </w:tc>
      </w:tr>
      <w:tr w:rsidR="00F002F7" w:rsidRPr="001E7A33" w14:paraId="7815F076" w14:textId="77777777" w:rsidTr="00604727">
        <w:trPr>
          <w:trHeight w:val="387"/>
        </w:trPr>
        <w:tc>
          <w:tcPr>
            <w:tcW w:w="3235" w:type="dxa"/>
          </w:tcPr>
          <w:p w14:paraId="224F9ED9" w14:textId="77777777"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638DBAB4" w14:textId="77777777" w:rsidR="00F002F7" w:rsidRPr="00F002F7" w:rsidRDefault="00F002F7" w:rsidP="00F002F7">
            <w:pPr>
              <w:pStyle w:val="TableText"/>
            </w:pPr>
            <w:r>
              <w:t>GET</w:t>
            </w:r>
          </w:p>
        </w:tc>
        <w:tc>
          <w:tcPr>
            <w:tcW w:w="4410" w:type="dxa"/>
          </w:tcPr>
          <w:p w14:paraId="4F407D5B" w14:textId="77777777" w:rsidR="00F002F7" w:rsidRPr="00F002F7" w:rsidRDefault="00F002F7" w:rsidP="00F002F7">
            <w:pPr>
              <w:pStyle w:val="TableText"/>
            </w:pPr>
            <w:r>
              <w:t xml:space="preserve">Gets </w:t>
            </w:r>
            <w:r w:rsidRPr="00F002F7">
              <w:t>the full list of all tasks; optionally specify a filter</w:t>
            </w:r>
          </w:p>
        </w:tc>
      </w:tr>
    </w:tbl>
    <w:p w14:paraId="7CB6C7FD" w14:textId="77777777" w:rsidR="00F002F7" w:rsidRDefault="00EE1FFD" w:rsidP="00924DA6">
      <w:pPr>
        <w:pStyle w:val="BodyTextFirst"/>
      </w:pPr>
      <w:r>
        <w:t>At a high level, o</w:t>
      </w:r>
      <w:r w:rsidR="00F002F7">
        <w:t xml:space="preserve">ur implementation consists of two basic </w:t>
      </w:r>
      <w:r w:rsidR="00A761F1">
        <w:t>concerns</w:t>
      </w:r>
      <w:r>
        <w:t>:</w:t>
      </w:r>
    </w:p>
    <w:p w14:paraId="0B232F1F" w14:textId="77777777" w:rsidR="00EE1FFD" w:rsidRDefault="00EE1FFD" w:rsidP="00EE1FFD">
      <w:pPr>
        <w:pStyle w:val="NumList"/>
        <w:numPr>
          <w:ilvl w:val="0"/>
          <w:numId w:val="49"/>
        </w:numPr>
      </w:pPr>
      <w:r>
        <w:t>Construct a filter based on the request's query string</w:t>
      </w:r>
    </w:p>
    <w:p w14:paraId="5FD375A0" w14:textId="77777777" w:rsidR="00EE1FFD" w:rsidRDefault="00EE1FFD" w:rsidP="00EE1FFD">
      <w:pPr>
        <w:pStyle w:val="NumList"/>
        <w:numPr>
          <w:ilvl w:val="0"/>
          <w:numId w:val="49"/>
        </w:numPr>
      </w:pPr>
      <w:r>
        <w:t>Apply the filter to produce the response</w:t>
      </w:r>
    </w:p>
    <w:p w14:paraId="4E547243" w14:textId="77777777"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14:paraId="18B046D7" w14:textId="77777777" w:rsidR="00EE1FFD" w:rsidRDefault="00EE1FFD" w:rsidP="00EE1FFD">
      <w:pPr>
        <w:pStyle w:val="Heading2"/>
      </w:pPr>
      <w:r>
        <w:t>Constructing the Filter with a Data Request Factory</w:t>
      </w:r>
    </w:p>
    <w:p w14:paraId="3D9A590F" w14:textId="77777777"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14:paraId="65575BB4" w14:textId="77777777" w:rsidR="00A761F1" w:rsidRDefault="00A761F1" w:rsidP="00A761F1">
      <w:pPr>
        <w:pStyle w:val="Code"/>
      </w:pPr>
      <w:r>
        <w:t>/api/tasks?</w:t>
      </w:r>
      <w:commentRangeStart w:id="90"/>
      <w:r>
        <w:t>pageNumber=3&amp;pageSize=30</w:t>
      </w:r>
      <w:commentRangeEnd w:id="90"/>
      <w:r w:rsidR="00296926">
        <w:rPr>
          <w:rFonts w:asciiTheme="minorHAnsi" w:hAnsiTheme="minorHAnsi"/>
          <w:noProof w:val="0"/>
          <w:sz w:val="22"/>
        </w:rPr>
        <w:commentReference w:id="90"/>
      </w:r>
    </w:p>
    <w:p w14:paraId="6365FEA0" w14:textId="77777777" w:rsidR="00362B38" w:rsidRDefault="00362B38" w:rsidP="00A761F1">
      <w:pPr>
        <w:pStyle w:val="BodyTextCont"/>
      </w:pPr>
      <w:r>
        <w:t>Let's get started by implementing a class that encapsulates these parameters. Add as follows:</w:t>
      </w:r>
    </w:p>
    <w:p w14:paraId="5AE63217" w14:textId="77777777" w:rsidR="00362B38" w:rsidRPr="00362B38" w:rsidRDefault="00362B38" w:rsidP="00362B38">
      <w:pPr>
        <w:pStyle w:val="Code"/>
      </w:pPr>
      <w:bookmarkStart w:id="91" w:name="OLE_LINK53"/>
      <w:bookmarkStart w:id="92" w:name="OLE_LINK54"/>
      <w:r w:rsidRPr="00362B38">
        <w:lastRenderedPageBreak/>
        <w:t>namespace WebApi2Book.Data</w:t>
      </w:r>
    </w:p>
    <w:p w14:paraId="4C1C80C2" w14:textId="77777777" w:rsidR="00362B38" w:rsidRPr="00362B38" w:rsidRDefault="00362B38" w:rsidP="00362B38">
      <w:pPr>
        <w:pStyle w:val="Code"/>
      </w:pPr>
      <w:r w:rsidRPr="00362B38">
        <w:t>{</w:t>
      </w:r>
    </w:p>
    <w:p w14:paraId="7C847B99" w14:textId="77777777" w:rsidR="00362B38" w:rsidRPr="00362B38" w:rsidRDefault="00362B38" w:rsidP="00362B38">
      <w:pPr>
        <w:pStyle w:val="Code"/>
      </w:pPr>
      <w:r w:rsidRPr="00362B38">
        <w:t xml:space="preserve">    public class PagedDataRequest</w:t>
      </w:r>
    </w:p>
    <w:p w14:paraId="018696B8" w14:textId="77777777" w:rsidR="00362B38" w:rsidRPr="00362B38" w:rsidRDefault="00362B38" w:rsidP="00362B38">
      <w:pPr>
        <w:pStyle w:val="Code"/>
      </w:pPr>
      <w:r w:rsidRPr="00362B38">
        <w:t xml:space="preserve">    {</w:t>
      </w:r>
    </w:p>
    <w:p w14:paraId="2350C752" w14:textId="77777777" w:rsidR="00362B38" w:rsidRPr="00362B38" w:rsidRDefault="00362B38" w:rsidP="00362B38">
      <w:pPr>
        <w:pStyle w:val="Code"/>
      </w:pPr>
      <w:r w:rsidRPr="00362B38">
        <w:t xml:space="preserve">        public PagedDataRequest(int pageNumber, int pageSize)</w:t>
      </w:r>
    </w:p>
    <w:p w14:paraId="6CFB4A49" w14:textId="77777777" w:rsidR="00362B38" w:rsidRPr="00362B38" w:rsidRDefault="00362B38" w:rsidP="00362B38">
      <w:pPr>
        <w:pStyle w:val="Code"/>
      </w:pPr>
      <w:r w:rsidRPr="00362B38">
        <w:t xml:space="preserve">        {</w:t>
      </w:r>
    </w:p>
    <w:p w14:paraId="7F5DD262" w14:textId="77777777" w:rsidR="00362B38" w:rsidRPr="00362B38" w:rsidRDefault="00362B38" w:rsidP="00362B38">
      <w:pPr>
        <w:pStyle w:val="Code"/>
      </w:pPr>
      <w:r w:rsidRPr="00362B38">
        <w:t xml:space="preserve">            PageNumber = pageNumber;</w:t>
      </w:r>
    </w:p>
    <w:p w14:paraId="4D5CE593" w14:textId="77777777" w:rsidR="00362B38" w:rsidRPr="00362B38" w:rsidRDefault="00362B38" w:rsidP="00362B38">
      <w:pPr>
        <w:pStyle w:val="Code"/>
      </w:pPr>
      <w:r w:rsidRPr="00362B38">
        <w:t xml:space="preserve">            PageSize = pageSize;</w:t>
      </w:r>
    </w:p>
    <w:p w14:paraId="7FE0087F" w14:textId="77777777" w:rsidR="00362B38" w:rsidRPr="00362B38" w:rsidRDefault="00362B38" w:rsidP="00362B38">
      <w:pPr>
        <w:pStyle w:val="Code"/>
      </w:pPr>
      <w:r w:rsidRPr="00362B38">
        <w:t xml:space="preserve">        }</w:t>
      </w:r>
    </w:p>
    <w:p w14:paraId="50B2F702" w14:textId="77777777" w:rsidR="00362B38" w:rsidRPr="00362B38" w:rsidRDefault="00362B38" w:rsidP="00362B38">
      <w:pPr>
        <w:pStyle w:val="Code"/>
      </w:pPr>
    </w:p>
    <w:p w14:paraId="7CBADFC4" w14:textId="77777777" w:rsidR="00362B38" w:rsidRPr="00362B38" w:rsidRDefault="00362B38" w:rsidP="00362B38">
      <w:pPr>
        <w:pStyle w:val="Code"/>
      </w:pPr>
      <w:r w:rsidRPr="00362B38">
        <w:t xml:space="preserve">        public int PageNumber { get; private set; }</w:t>
      </w:r>
    </w:p>
    <w:p w14:paraId="28274C74" w14:textId="77777777" w:rsidR="00362B38" w:rsidRPr="00362B38" w:rsidRDefault="00362B38" w:rsidP="00362B38">
      <w:pPr>
        <w:pStyle w:val="Code"/>
      </w:pPr>
      <w:r w:rsidRPr="00362B38">
        <w:t xml:space="preserve">        public int PageSize { get; private set; }</w:t>
      </w:r>
    </w:p>
    <w:p w14:paraId="06ACC780" w14:textId="77777777" w:rsidR="00362B38" w:rsidRPr="00362B38" w:rsidRDefault="00362B38" w:rsidP="00362B38">
      <w:pPr>
        <w:pStyle w:val="Code"/>
      </w:pPr>
      <w:r w:rsidRPr="00362B38">
        <w:t xml:space="preserve">        public bool ExcludeLinks { get; set; }</w:t>
      </w:r>
    </w:p>
    <w:p w14:paraId="2D6E264F" w14:textId="77777777" w:rsidR="00362B38" w:rsidRPr="00362B38" w:rsidRDefault="00362B38" w:rsidP="00362B38">
      <w:pPr>
        <w:pStyle w:val="Code"/>
      </w:pPr>
      <w:r w:rsidRPr="00362B38">
        <w:t xml:space="preserve">    }</w:t>
      </w:r>
    </w:p>
    <w:p w14:paraId="75C07000" w14:textId="77777777" w:rsidR="00362B38" w:rsidRDefault="00362B38" w:rsidP="00362B38">
      <w:pPr>
        <w:pStyle w:val="Code"/>
      </w:pPr>
      <w:r w:rsidRPr="00362B38">
        <w:t>}</w:t>
      </w:r>
    </w:p>
    <w:bookmarkEnd w:id="91"/>
    <w:bookmarkEnd w:id="92"/>
    <w:p w14:paraId="72959EE4" w14:textId="77777777"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14:paraId="70FD8A6F" w14:textId="77777777" w:rsidR="00362B38" w:rsidRDefault="00362B38" w:rsidP="00362B38">
      <w:pPr>
        <w:pStyle w:val="CodeCaption"/>
      </w:pPr>
      <w:r>
        <w:t>IPagedDataRequestFactory Interface</w:t>
      </w:r>
    </w:p>
    <w:p w14:paraId="49B4BD09" w14:textId="77777777" w:rsidR="00362B38" w:rsidRPr="00362B38" w:rsidRDefault="00362B38" w:rsidP="00362B38">
      <w:pPr>
        <w:pStyle w:val="Code"/>
      </w:pPr>
      <w:bookmarkStart w:id="93" w:name="OLE_LINK55"/>
      <w:bookmarkStart w:id="94" w:name="OLE_LINK56"/>
      <w:r w:rsidRPr="00362B38">
        <w:t>using System;</w:t>
      </w:r>
    </w:p>
    <w:p w14:paraId="35C4CDB9" w14:textId="77777777" w:rsidR="00362B38" w:rsidRPr="00362B38" w:rsidRDefault="00362B38" w:rsidP="00362B38">
      <w:pPr>
        <w:pStyle w:val="Code"/>
      </w:pPr>
      <w:r w:rsidRPr="00362B38">
        <w:t>using WebApi2Book.Data;</w:t>
      </w:r>
    </w:p>
    <w:p w14:paraId="5A1508AC" w14:textId="77777777" w:rsidR="00362B38" w:rsidRPr="00362B38" w:rsidRDefault="00362B38" w:rsidP="00362B38">
      <w:pPr>
        <w:pStyle w:val="Code"/>
      </w:pPr>
    </w:p>
    <w:p w14:paraId="73FA9FD9" w14:textId="77777777" w:rsidR="00362B38" w:rsidRPr="00362B38" w:rsidRDefault="00362B38" w:rsidP="00362B38">
      <w:pPr>
        <w:pStyle w:val="Code"/>
      </w:pPr>
      <w:r w:rsidRPr="00362B38">
        <w:t>namespace WebApi2Book.Web.Api.InquiryProcessing</w:t>
      </w:r>
    </w:p>
    <w:p w14:paraId="70D34137" w14:textId="77777777" w:rsidR="00362B38" w:rsidRPr="00362B38" w:rsidRDefault="00362B38" w:rsidP="00362B38">
      <w:pPr>
        <w:pStyle w:val="Code"/>
      </w:pPr>
      <w:r w:rsidRPr="00362B38">
        <w:t>{</w:t>
      </w:r>
    </w:p>
    <w:p w14:paraId="7379BEB5" w14:textId="77777777" w:rsidR="00362B38" w:rsidRPr="00362B38" w:rsidRDefault="00362B38" w:rsidP="00362B38">
      <w:pPr>
        <w:pStyle w:val="Code"/>
      </w:pPr>
      <w:r w:rsidRPr="00362B38">
        <w:t xml:space="preserve">    public interface IPagedDataRequestFactory</w:t>
      </w:r>
    </w:p>
    <w:p w14:paraId="20961CF8" w14:textId="77777777" w:rsidR="00362B38" w:rsidRPr="00362B38" w:rsidRDefault="00362B38" w:rsidP="00362B38">
      <w:pPr>
        <w:pStyle w:val="Code"/>
      </w:pPr>
      <w:r w:rsidRPr="00362B38">
        <w:t xml:space="preserve">    {</w:t>
      </w:r>
    </w:p>
    <w:p w14:paraId="39E20945" w14:textId="77777777" w:rsidR="00362B38" w:rsidRPr="00362B38" w:rsidRDefault="00362B38" w:rsidP="00362B38">
      <w:pPr>
        <w:pStyle w:val="Code"/>
      </w:pPr>
      <w:r w:rsidRPr="00362B38">
        <w:t xml:space="preserve">        PagedDataRequest Create(Uri requestUri);</w:t>
      </w:r>
    </w:p>
    <w:p w14:paraId="2F8A783B" w14:textId="77777777" w:rsidR="00362B38" w:rsidRPr="00362B38" w:rsidRDefault="00362B38" w:rsidP="00362B38">
      <w:pPr>
        <w:pStyle w:val="Code"/>
      </w:pPr>
      <w:r w:rsidRPr="00362B38">
        <w:t xml:space="preserve">    }</w:t>
      </w:r>
    </w:p>
    <w:p w14:paraId="6E3332F1" w14:textId="77777777" w:rsidR="00A761F1" w:rsidRDefault="00362B38" w:rsidP="00362B38">
      <w:pPr>
        <w:pStyle w:val="Code"/>
      </w:pPr>
      <w:r w:rsidRPr="00362B38">
        <w:t>}</w:t>
      </w:r>
    </w:p>
    <w:bookmarkEnd w:id="93"/>
    <w:bookmarkEnd w:id="94"/>
    <w:p w14:paraId="3D363AA4" w14:textId="77777777" w:rsidR="00EE1FFD" w:rsidRDefault="00362B38" w:rsidP="00362B38">
      <w:pPr>
        <w:pStyle w:val="CodeCaption"/>
      </w:pPr>
      <w:r>
        <w:t>PagedDataRequestFactory Class</w:t>
      </w:r>
    </w:p>
    <w:p w14:paraId="64747F6A" w14:textId="77777777" w:rsidR="00362B38" w:rsidRPr="00362B38" w:rsidRDefault="00362B38" w:rsidP="00362B38">
      <w:pPr>
        <w:pStyle w:val="Code"/>
      </w:pPr>
      <w:bookmarkStart w:id="95" w:name="OLE_LINK57"/>
      <w:bookmarkStart w:id="96" w:name="OLE_LINK58"/>
      <w:r w:rsidRPr="00362B38">
        <w:t>using System;</w:t>
      </w:r>
    </w:p>
    <w:p w14:paraId="6448FD8B" w14:textId="77777777" w:rsidR="00362B38" w:rsidRPr="00362B38" w:rsidRDefault="00362B38" w:rsidP="00362B38">
      <w:pPr>
        <w:pStyle w:val="Code"/>
      </w:pPr>
      <w:r w:rsidRPr="00362B38">
        <w:t>using System.Net;</w:t>
      </w:r>
    </w:p>
    <w:p w14:paraId="5F3396E2" w14:textId="77777777" w:rsidR="00362B38" w:rsidRPr="00362B38" w:rsidRDefault="00362B38" w:rsidP="00362B38">
      <w:pPr>
        <w:pStyle w:val="Code"/>
      </w:pPr>
      <w:r w:rsidRPr="00362B38">
        <w:t>using System.Net.Http;</w:t>
      </w:r>
    </w:p>
    <w:p w14:paraId="593050B0" w14:textId="77777777" w:rsidR="00362B38" w:rsidRPr="00362B38" w:rsidRDefault="00362B38" w:rsidP="00362B38">
      <w:pPr>
        <w:pStyle w:val="Code"/>
      </w:pPr>
      <w:r w:rsidRPr="00362B38">
        <w:t>using System.Web;</w:t>
      </w:r>
    </w:p>
    <w:p w14:paraId="2D94620E" w14:textId="77777777" w:rsidR="00362B38" w:rsidRPr="00362B38" w:rsidRDefault="00362B38" w:rsidP="00362B38">
      <w:pPr>
        <w:pStyle w:val="Code"/>
      </w:pPr>
      <w:r w:rsidRPr="00362B38">
        <w:t>using log4net;</w:t>
      </w:r>
    </w:p>
    <w:p w14:paraId="30827F11" w14:textId="77777777" w:rsidR="00362B38" w:rsidRPr="00362B38" w:rsidRDefault="00362B38" w:rsidP="00362B38">
      <w:pPr>
        <w:pStyle w:val="Code"/>
      </w:pPr>
      <w:r w:rsidRPr="00362B38">
        <w:t>using WebApi2Book.Common;</w:t>
      </w:r>
    </w:p>
    <w:p w14:paraId="195169B3" w14:textId="77777777" w:rsidR="00362B38" w:rsidRPr="00362B38" w:rsidRDefault="00362B38" w:rsidP="00362B38">
      <w:pPr>
        <w:pStyle w:val="Code"/>
      </w:pPr>
      <w:r w:rsidRPr="00362B38">
        <w:t>using WebApi2Book.Common.Extensions;</w:t>
      </w:r>
    </w:p>
    <w:p w14:paraId="6350A62E" w14:textId="77777777" w:rsidR="00362B38" w:rsidRPr="00362B38" w:rsidRDefault="00362B38" w:rsidP="00362B38">
      <w:pPr>
        <w:pStyle w:val="Code"/>
      </w:pPr>
      <w:r w:rsidRPr="00362B38">
        <w:t>using WebApi2Book.Common.Logging;</w:t>
      </w:r>
    </w:p>
    <w:p w14:paraId="28042EB8" w14:textId="77777777" w:rsidR="00362B38" w:rsidRPr="00362B38" w:rsidRDefault="00362B38" w:rsidP="00362B38">
      <w:pPr>
        <w:pStyle w:val="Code"/>
      </w:pPr>
      <w:r w:rsidRPr="00362B38">
        <w:t>using WebApi2Book.Data;</w:t>
      </w:r>
    </w:p>
    <w:p w14:paraId="438113EC" w14:textId="77777777" w:rsidR="00362B38" w:rsidRPr="00362B38" w:rsidRDefault="00362B38" w:rsidP="00362B38">
      <w:pPr>
        <w:pStyle w:val="Code"/>
      </w:pPr>
    </w:p>
    <w:p w14:paraId="49E61EB9" w14:textId="77777777" w:rsidR="00362B38" w:rsidRPr="00362B38" w:rsidRDefault="00362B38" w:rsidP="00362B38">
      <w:pPr>
        <w:pStyle w:val="Code"/>
      </w:pPr>
      <w:r w:rsidRPr="00362B38">
        <w:t>namespace WebApi2Book.Web.Api.InquiryProcessing</w:t>
      </w:r>
    </w:p>
    <w:p w14:paraId="1C357ED1" w14:textId="77777777" w:rsidR="00362B38" w:rsidRPr="00362B38" w:rsidRDefault="00362B38" w:rsidP="00362B38">
      <w:pPr>
        <w:pStyle w:val="Code"/>
      </w:pPr>
      <w:r w:rsidRPr="00362B38">
        <w:t>{</w:t>
      </w:r>
    </w:p>
    <w:p w14:paraId="4B4EE913" w14:textId="77777777" w:rsidR="00362B38" w:rsidRPr="00362B38" w:rsidRDefault="00362B38" w:rsidP="00362B38">
      <w:pPr>
        <w:pStyle w:val="Code"/>
      </w:pPr>
      <w:r w:rsidRPr="00362B38">
        <w:t xml:space="preserve">    public class PagedDataRequestFactory : IPagedDataRequestFactory</w:t>
      </w:r>
    </w:p>
    <w:p w14:paraId="2D504CE1" w14:textId="77777777" w:rsidR="00362B38" w:rsidRPr="00362B38" w:rsidRDefault="00362B38" w:rsidP="00362B38">
      <w:pPr>
        <w:pStyle w:val="Code"/>
      </w:pPr>
      <w:r w:rsidRPr="00362B38">
        <w:t xml:space="preserve">    {</w:t>
      </w:r>
    </w:p>
    <w:p w14:paraId="7CA21872" w14:textId="77777777" w:rsidR="00362B38" w:rsidRPr="00362B38" w:rsidRDefault="00362B38" w:rsidP="00362B38">
      <w:pPr>
        <w:pStyle w:val="Code"/>
      </w:pPr>
      <w:r w:rsidRPr="00362B38">
        <w:t xml:space="preserve">        public const int DefaultPageSize = 25;</w:t>
      </w:r>
    </w:p>
    <w:p w14:paraId="7190BCE8" w14:textId="77777777" w:rsidR="00362B38" w:rsidRPr="00362B38" w:rsidRDefault="00362B38" w:rsidP="00362B38">
      <w:pPr>
        <w:pStyle w:val="Code"/>
      </w:pPr>
    </w:p>
    <w:p w14:paraId="58ABF4E9" w14:textId="77777777" w:rsidR="00362B38" w:rsidRPr="00362B38" w:rsidRDefault="00362B38" w:rsidP="00362B38">
      <w:pPr>
        <w:pStyle w:val="Code"/>
      </w:pPr>
      <w:r w:rsidRPr="00362B38">
        <w:lastRenderedPageBreak/>
        <w:t xml:space="preserve">        public const int MaxPageSize = 50;</w:t>
      </w:r>
    </w:p>
    <w:p w14:paraId="57DF6662" w14:textId="77777777" w:rsidR="00362B38" w:rsidRPr="00362B38" w:rsidRDefault="00362B38" w:rsidP="00362B38">
      <w:pPr>
        <w:pStyle w:val="Code"/>
      </w:pPr>
    </w:p>
    <w:p w14:paraId="3067B257" w14:textId="77777777" w:rsidR="00362B38" w:rsidRPr="00362B38" w:rsidRDefault="00362B38" w:rsidP="00362B38">
      <w:pPr>
        <w:pStyle w:val="Code"/>
      </w:pPr>
      <w:r w:rsidRPr="00362B38">
        <w:t xml:space="preserve">        private readonly ILog _log;</w:t>
      </w:r>
    </w:p>
    <w:p w14:paraId="15318D4C" w14:textId="77777777" w:rsidR="00362B38" w:rsidRPr="00362B38" w:rsidRDefault="00362B38" w:rsidP="00362B38">
      <w:pPr>
        <w:pStyle w:val="Code"/>
      </w:pPr>
    </w:p>
    <w:p w14:paraId="29066059" w14:textId="77777777" w:rsidR="00362B38" w:rsidRPr="00362B38" w:rsidRDefault="00362B38" w:rsidP="00362B38">
      <w:pPr>
        <w:pStyle w:val="Code"/>
      </w:pPr>
      <w:r w:rsidRPr="00362B38">
        <w:t xml:space="preserve">        public PagedDataRequestFactory(ILogManager logManager)</w:t>
      </w:r>
    </w:p>
    <w:p w14:paraId="74AAF199" w14:textId="77777777" w:rsidR="00362B38" w:rsidRPr="00362B38" w:rsidRDefault="00362B38" w:rsidP="00362B38">
      <w:pPr>
        <w:pStyle w:val="Code"/>
      </w:pPr>
      <w:r w:rsidRPr="00362B38">
        <w:t xml:space="preserve">        {</w:t>
      </w:r>
    </w:p>
    <w:p w14:paraId="5D036E6B" w14:textId="77777777" w:rsidR="00362B38" w:rsidRPr="00362B38" w:rsidRDefault="00362B38" w:rsidP="00362B38">
      <w:pPr>
        <w:pStyle w:val="Code"/>
      </w:pPr>
      <w:r w:rsidRPr="00362B38">
        <w:t xml:space="preserve">            _log = logManager.GetLog(typeof (PagedDataRequestFactory));</w:t>
      </w:r>
    </w:p>
    <w:p w14:paraId="67AFF82E" w14:textId="77777777" w:rsidR="00362B38" w:rsidRPr="00362B38" w:rsidRDefault="00362B38" w:rsidP="00362B38">
      <w:pPr>
        <w:pStyle w:val="Code"/>
      </w:pPr>
      <w:r w:rsidRPr="00362B38">
        <w:t xml:space="preserve">        }</w:t>
      </w:r>
    </w:p>
    <w:p w14:paraId="64D0D978" w14:textId="77777777" w:rsidR="00362B38" w:rsidRPr="00362B38" w:rsidRDefault="00362B38" w:rsidP="00362B38">
      <w:pPr>
        <w:pStyle w:val="Code"/>
      </w:pPr>
    </w:p>
    <w:p w14:paraId="3B33CBDA" w14:textId="77777777" w:rsidR="00362B38" w:rsidRPr="00362B38" w:rsidRDefault="00362B38" w:rsidP="00362B38">
      <w:pPr>
        <w:pStyle w:val="Code"/>
      </w:pPr>
      <w:r w:rsidRPr="00362B38">
        <w:t xml:space="preserve">        public PagedDataRequest Create(Uri requestUri)</w:t>
      </w:r>
    </w:p>
    <w:p w14:paraId="4D203C51" w14:textId="77777777" w:rsidR="00362B38" w:rsidRPr="00362B38" w:rsidRDefault="00362B38" w:rsidP="00362B38">
      <w:pPr>
        <w:pStyle w:val="Code"/>
      </w:pPr>
      <w:r w:rsidRPr="00362B38">
        <w:t xml:space="preserve">        {</w:t>
      </w:r>
    </w:p>
    <w:p w14:paraId="68B6CC43" w14:textId="77777777" w:rsidR="00362B38" w:rsidRPr="00362B38" w:rsidRDefault="00362B38" w:rsidP="00362B38">
      <w:pPr>
        <w:pStyle w:val="Code"/>
      </w:pPr>
      <w:r w:rsidRPr="00362B38">
        <w:t xml:space="preserve">            int? pageNumber;</w:t>
      </w:r>
    </w:p>
    <w:p w14:paraId="47C70234" w14:textId="77777777" w:rsidR="00362B38" w:rsidRPr="00362B38" w:rsidRDefault="00362B38" w:rsidP="00362B38">
      <w:pPr>
        <w:pStyle w:val="Code"/>
      </w:pPr>
      <w:r w:rsidRPr="00362B38">
        <w:t xml:space="preserve">            int? pageSize;</w:t>
      </w:r>
    </w:p>
    <w:p w14:paraId="38AC52E4" w14:textId="77777777" w:rsidR="00362B38" w:rsidRPr="00362B38" w:rsidRDefault="00362B38" w:rsidP="00362B38">
      <w:pPr>
        <w:pStyle w:val="Code"/>
      </w:pPr>
    </w:p>
    <w:p w14:paraId="45F4D20A" w14:textId="77777777" w:rsidR="00362B38" w:rsidRPr="00362B38" w:rsidRDefault="00362B38" w:rsidP="00362B38">
      <w:pPr>
        <w:pStyle w:val="Code"/>
      </w:pPr>
      <w:r w:rsidRPr="00362B38">
        <w:t xml:space="preserve">            try</w:t>
      </w:r>
    </w:p>
    <w:p w14:paraId="5C2AA1F9" w14:textId="77777777" w:rsidR="00362B38" w:rsidRPr="00362B38" w:rsidRDefault="00362B38" w:rsidP="00362B38">
      <w:pPr>
        <w:pStyle w:val="Code"/>
      </w:pPr>
      <w:r w:rsidRPr="00362B38">
        <w:t xml:space="preserve">            {</w:t>
      </w:r>
    </w:p>
    <w:p w14:paraId="6A94AD37" w14:textId="77777777" w:rsidR="00362B38" w:rsidRPr="00362B38" w:rsidRDefault="00362B38" w:rsidP="00362B38">
      <w:pPr>
        <w:pStyle w:val="Code"/>
      </w:pPr>
      <w:r w:rsidRPr="00362B38">
        <w:t xml:space="preserve">                var valueCollection = requestUri.ParseQueryString();</w:t>
      </w:r>
    </w:p>
    <w:p w14:paraId="64C5F610" w14:textId="77777777" w:rsidR="00362B38" w:rsidRPr="00362B38" w:rsidRDefault="00362B38" w:rsidP="00362B38">
      <w:pPr>
        <w:pStyle w:val="Code"/>
      </w:pPr>
    </w:p>
    <w:p w14:paraId="197DB0E9" w14:textId="77777777" w:rsidR="00362B38" w:rsidRPr="00362B38" w:rsidRDefault="00362B38" w:rsidP="00362B38">
      <w:pPr>
        <w:pStyle w:val="Code"/>
      </w:pPr>
      <w:r w:rsidRPr="00362B38">
        <w:t xml:space="preserve">                pageNumber =</w:t>
      </w:r>
    </w:p>
    <w:p w14:paraId="05F8A01B" w14:textId="77777777" w:rsidR="00362B38" w:rsidRPr="00362B38" w:rsidRDefault="00362B38" w:rsidP="00362B38">
      <w:pPr>
        <w:pStyle w:val="Code"/>
      </w:pPr>
      <w:r w:rsidRPr="00362B38">
        <w:t xml:space="preserve">                    PrimitiveTypeParser.Parse&lt;int?&gt;(valueCollection[Constants.CommonParameterNames.PageNumber]);</w:t>
      </w:r>
    </w:p>
    <w:p w14:paraId="2E22EDE6" w14:textId="77777777" w:rsidR="00362B38" w:rsidRPr="00362B38" w:rsidRDefault="00362B38" w:rsidP="00362B38">
      <w:pPr>
        <w:pStyle w:val="Code"/>
      </w:pPr>
      <w:r w:rsidRPr="00362B38">
        <w:t xml:space="preserve">                pageSize = PrimitiveTypeParser.Parse&lt;int?&gt;(valueCollection[Constants.CommonParameterNames.PageSize]);</w:t>
      </w:r>
    </w:p>
    <w:p w14:paraId="0D0D4BFA" w14:textId="77777777" w:rsidR="00362B38" w:rsidRPr="00362B38" w:rsidRDefault="00362B38" w:rsidP="00362B38">
      <w:pPr>
        <w:pStyle w:val="Code"/>
      </w:pPr>
      <w:r w:rsidRPr="00362B38">
        <w:t xml:space="preserve">            }</w:t>
      </w:r>
    </w:p>
    <w:p w14:paraId="52286ADE" w14:textId="77777777" w:rsidR="00362B38" w:rsidRPr="00362B38" w:rsidRDefault="00362B38" w:rsidP="00362B38">
      <w:pPr>
        <w:pStyle w:val="Code"/>
      </w:pPr>
      <w:r w:rsidRPr="00362B38">
        <w:t xml:space="preserve">            catch (Exception e)</w:t>
      </w:r>
    </w:p>
    <w:p w14:paraId="7398B790" w14:textId="77777777" w:rsidR="00362B38" w:rsidRPr="00362B38" w:rsidRDefault="00362B38" w:rsidP="00362B38">
      <w:pPr>
        <w:pStyle w:val="Code"/>
      </w:pPr>
      <w:r w:rsidRPr="00362B38">
        <w:t xml:space="preserve">            {</w:t>
      </w:r>
    </w:p>
    <w:p w14:paraId="44C70540" w14:textId="77777777" w:rsidR="00362B38" w:rsidRPr="00362B38" w:rsidRDefault="00362B38" w:rsidP="00362B38">
      <w:pPr>
        <w:pStyle w:val="Code"/>
      </w:pPr>
      <w:r w:rsidRPr="00362B38">
        <w:t xml:space="preserve">                _log.Error("Error parsing input", e);</w:t>
      </w:r>
    </w:p>
    <w:p w14:paraId="22213E7F" w14:textId="77777777" w:rsidR="00362B38" w:rsidRPr="00362B38" w:rsidRDefault="00362B38" w:rsidP="00362B38">
      <w:pPr>
        <w:pStyle w:val="Code"/>
      </w:pPr>
      <w:r w:rsidRPr="00362B38">
        <w:t xml:space="preserve">                throw new HttpException((int) HttpStatusCode.BadRequest, e.Message);</w:t>
      </w:r>
    </w:p>
    <w:p w14:paraId="7067443B" w14:textId="77777777" w:rsidR="00362B38" w:rsidRPr="00362B38" w:rsidRDefault="00362B38" w:rsidP="00362B38">
      <w:pPr>
        <w:pStyle w:val="Code"/>
      </w:pPr>
      <w:r w:rsidRPr="00362B38">
        <w:t xml:space="preserve">            }</w:t>
      </w:r>
    </w:p>
    <w:p w14:paraId="44B1912E" w14:textId="77777777" w:rsidR="00362B38" w:rsidRPr="00362B38" w:rsidRDefault="00362B38" w:rsidP="00362B38">
      <w:pPr>
        <w:pStyle w:val="Code"/>
      </w:pPr>
    </w:p>
    <w:p w14:paraId="6B1B7464" w14:textId="77777777" w:rsidR="00362B38" w:rsidRPr="00362B38" w:rsidRDefault="00362B38" w:rsidP="00362B38">
      <w:pPr>
        <w:pStyle w:val="Code"/>
      </w:pPr>
      <w:r w:rsidRPr="00362B38">
        <w:t xml:space="preserve">            pageNumber = pageNumber.GetBoundedValue(Constants.Paging.DefaultPageNumber, Constants.Paging.MinPageNumber);</w:t>
      </w:r>
    </w:p>
    <w:p w14:paraId="174D02A3" w14:textId="77777777" w:rsidR="00362B38" w:rsidRPr="00362B38" w:rsidRDefault="00362B38" w:rsidP="00362B38">
      <w:pPr>
        <w:pStyle w:val="Code"/>
      </w:pPr>
      <w:r w:rsidRPr="00362B38">
        <w:t xml:space="preserve">            pageSize = pageSize.GetBoundedValue(DefaultPageSize,</w:t>
      </w:r>
    </w:p>
    <w:p w14:paraId="006AE6AF" w14:textId="77777777" w:rsidR="00362B38" w:rsidRPr="00362B38" w:rsidRDefault="00362B38" w:rsidP="00362B38">
      <w:pPr>
        <w:pStyle w:val="Code"/>
      </w:pPr>
      <w:r w:rsidRPr="00362B38">
        <w:t xml:space="preserve">                Constants.Paging.MinPageSize, MaxPageSize);</w:t>
      </w:r>
    </w:p>
    <w:p w14:paraId="20207548" w14:textId="77777777" w:rsidR="00362B38" w:rsidRPr="00362B38" w:rsidRDefault="00362B38" w:rsidP="00362B38">
      <w:pPr>
        <w:pStyle w:val="Code"/>
      </w:pPr>
    </w:p>
    <w:p w14:paraId="18401D5B" w14:textId="77777777" w:rsidR="00362B38" w:rsidRPr="00362B38" w:rsidRDefault="00362B38" w:rsidP="00362B38">
      <w:pPr>
        <w:pStyle w:val="Code"/>
      </w:pPr>
      <w:r w:rsidRPr="00362B38">
        <w:t xml:space="preserve">            return new PagedDataRequest(pageNumber.Value, pageSize.Value);</w:t>
      </w:r>
    </w:p>
    <w:p w14:paraId="6EB2F500" w14:textId="77777777" w:rsidR="00362B38" w:rsidRPr="00362B38" w:rsidRDefault="00362B38" w:rsidP="00362B38">
      <w:pPr>
        <w:pStyle w:val="Code"/>
      </w:pPr>
      <w:r w:rsidRPr="00362B38">
        <w:t xml:space="preserve">        }</w:t>
      </w:r>
    </w:p>
    <w:p w14:paraId="626DE763" w14:textId="77777777" w:rsidR="00362B38" w:rsidRPr="00362B38" w:rsidRDefault="00362B38" w:rsidP="00362B38">
      <w:pPr>
        <w:pStyle w:val="Code"/>
      </w:pPr>
      <w:r w:rsidRPr="00362B38">
        <w:t xml:space="preserve">    }</w:t>
      </w:r>
    </w:p>
    <w:p w14:paraId="2D52B63B" w14:textId="77777777" w:rsidR="00EE1FFD" w:rsidRDefault="00362B38" w:rsidP="00362B38">
      <w:pPr>
        <w:pStyle w:val="Code"/>
      </w:pPr>
      <w:r w:rsidRPr="00362B38">
        <w:t>}</w:t>
      </w:r>
    </w:p>
    <w:bookmarkEnd w:id="95"/>
    <w:bookmarkEnd w:id="96"/>
    <w:p w14:paraId="5925B32C" w14:textId="77777777" w:rsidR="00362B38" w:rsidRDefault="00362B38" w:rsidP="00362B38">
      <w:pPr>
        <w:pStyle w:val="CodeCaption"/>
      </w:pPr>
      <w:r>
        <w:t xml:space="preserve">Dependency Configuration (add to </w:t>
      </w:r>
      <w:r w:rsidRPr="00E56F99">
        <w:rPr>
          <w:rStyle w:val="CodeInline"/>
        </w:rPr>
        <w:t>NinjectConfigurator.AddBindings</w:t>
      </w:r>
      <w:r>
        <w:t>)</w:t>
      </w:r>
    </w:p>
    <w:p w14:paraId="1657929A" w14:textId="77777777" w:rsidR="00EE1FFD" w:rsidRDefault="00362B38" w:rsidP="00D57526">
      <w:pPr>
        <w:pStyle w:val="Code"/>
      </w:pPr>
      <w:bookmarkStart w:id="97" w:name="OLE_LINK59"/>
      <w:bookmarkStart w:id="98" w:name="OLE_LINK60"/>
      <w:r w:rsidRPr="00362B38">
        <w:t>container.Bind&lt;IPagedDataRequestFactory&gt;().To&lt;PagedDataRequestFactory&gt;().InSingletonScope();</w:t>
      </w:r>
    </w:p>
    <w:bookmarkEnd w:id="97"/>
    <w:bookmarkEnd w:id="98"/>
    <w:p w14:paraId="389FDBD6" w14:textId="77777777"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14:paraId="67C17BEE" w14:textId="77777777"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14:paraId="04BC357A" w14:textId="77777777" w:rsidR="0000329B" w:rsidRDefault="0000329B" w:rsidP="00316A8F">
      <w:pPr>
        <w:pStyle w:val="BodyTextCont"/>
      </w:pPr>
      <w:r>
        <w:lastRenderedPageBreak/>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14:paraId="435C3EE5" w14:textId="77777777"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14:paraId="44E5AC29" w14:textId="77777777" w:rsidR="0000329B" w:rsidRPr="0000329B" w:rsidRDefault="0000329B" w:rsidP="0000329B">
      <w:pPr>
        <w:pStyle w:val="Code"/>
      </w:pPr>
      <w:bookmarkStart w:id="99" w:name="OLE_LINK61"/>
      <w:bookmarkStart w:id="100" w:name="OLE_LINK62"/>
      <w:r w:rsidRPr="0000329B">
        <w:t>using System.ComponentModel;</w:t>
      </w:r>
    </w:p>
    <w:p w14:paraId="3A0A79FC" w14:textId="77777777" w:rsidR="0000329B" w:rsidRPr="0000329B" w:rsidRDefault="0000329B" w:rsidP="0000329B">
      <w:pPr>
        <w:pStyle w:val="Code"/>
      </w:pPr>
    </w:p>
    <w:p w14:paraId="3EF69143" w14:textId="77777777" w:rsidR="0000329B" w:rsidRPr="0000329B" w:rsidRDefault="0000329B" w:rsidP="0000329B">
      <w:pPr>
        <w:pStyle w:val="Code"/>
      </w:pPr>
      <w:r w:rsidRPr="0000329B">
        <w:t>namespace WebApi2Book.Common</w:t>
      </w:r>
    </w:p>
    <w:p w14:paraId="142F9394" w14:textId="77777777" w:rsidR="0000329B" w:rsidRPr="0000329B" w:rsidRDefault="0000329B" w:rsidP="0000329B">
      <w:pPr>
        <w:pStyle w:val="Code"/>
      </w:pPr>
      <w:r w:rsidRPr="0000329B">
        <w:t>{</w:t>
      </w:r>
    </w:p>
    <w:p w14:paraId="003D5F40" w14:textId="77777777" w:rsidR="0000329B" w:rsidRPr="0000329B" w:rsidRDefault="0000329B" w:rsidP="0000329B">
      <w:pPr>
        <w:pStyle w:val="Code"/>
      </w:pPr>
      <w:r w:rsidRPr="0000329B">
        <w:t xml:space="preserve">    public static class PrimitiveTypeParser</w:t>
      </w:r>
    </w:p>
    <w:p w14:paraId="4D7BBC7E" w14:textId="77777777" w:rsidR="0000329B" w:rsidRPr="0000329B" w:rsidRDefault="0000329B" w:rsidP="0000329B">
      <w:pPr>
        <w:pStyle w:val="Code"/>
      </w:pPr>
      <w:r w:rsidRPr="0000329B">
        <w:t xml:space="preserve">    {</w:t>
      </w:r>
    </w:p>
    <w:p w14:paraId="1EFB07FE" w14:textId="77777777" w:rsidR="0000329B" w:rsidRPr="0000329B" w:rsidRDefault="0000329B" w:rsidP="0000329B">
      <w:pPr>
        <w:pStyle w:val="Code"/>
      </w:pPr>
      <w:r w:rsidRPr="0000329B">
        <w:t xml:space="preserve">        public static T Parse&lt;T&gt;(string valueAsString)</w:t>
      </w:r>
    </w:p>
    <w:p w14:paraId="1F6E5173" w14:textId="77777777" w:rsidR="0000329B" w:rsidRPr="0000329B" w:rsidRDefault="0000329B" w:rsidP="0000329B">
      <w:pPr>
        <w:pStyle w:val="Code"/>
      </w:pPr>
      <w:r w:rsidRPr="0000329B">
        <w:t xml:space="preserve">        {</w:t>
      </w:r>
    </w:p>
    <w:p w14:paraId="663768C4" w14:textId="77777777" w:rsidR="0000329B" w:rsidRPr="0000329B" w:rsidRDefault="0000329B" w:rsidP="0000329B">
      <w:pPr>
        <w:pStyle w:val="Code"/>
      </w:pPr>
      <w:r w:rsidRPr="0000329B">
        <w:t xml:space="preserve">            var converter = TypeDescriptor.GetConverter(typeof (T));</w:t>
      </w:r>
    </w:p>
    <w:p w14:paraId="76BB05AF" w14:textId="77777777" w:rsidR="0000329B" w:rsidRPr="0000329B" w:rsidRDefault="0000329B" w:rsidP="0000329B">
      <w:pPr>
        <w:pStyle w:val="Code"/>
      </w:pPr>
      <w:r w:rsidRPr="0000329B">
        <w:t xml:space="preserve">            </w:t>
      </w:r>
      <w:commentRangeStart w:id="101"/>
      <w:r w:rsidRPr="0000329B">
        <w:t>var result = converter.ConvertFromString(valueAsString);</w:t>
      </w:r>
    </w:p>
    <w:p w14:paraId="7FD60CA5" w14:textId="77777777" w:rsidR="0000329B" w:rsidRPr="0000329B" w:rsidRDefault="0000329B" w:rsidP="0000329B">
      <w:pPr>
        <w:pStyle w:val="Code"/>
      </w:pPr>
      <w:r w:rsidRPr="0000329B">
        <w:t xml:space="preserve">            return (T) result;</w:t>
      </w:r>
      <w:commentRangeEnd w:id="101"/>
      <w:r w:rsidR="0048376C">
        <w:rPr>
          <w:rFonts w:asciiTheme="minorHAnsi" w:hAnsiTheme="minorHAnsi"/>
          <w:noProof w:val="0"/>
          <w:sz w:val="22"/>
        </w:rPr>
        <w:commentReference w:id="101"/>
      </w:r>
    </w:p>
    <w:p w14:paraId="51B022BB" w14:textId="77777777" w:rsidR="0000329B" w:rsidRPr="0000329B" w:rsidRDefault="0000329B" w:rsidP="0000329B">
      <w:pPr>
        <w:pStyle w:val="Code"/>
      </w:pPr>
      <w:r w:rsidRPr="0000329B">
        <w:t xml:space="preserve">        }</w:t>
      </w:r>
    </w:p>
    <w:p w14:paraId="6D314576" w14:textId="77777777" w:rsidR="0000329B" w:rsidRPr="0000329B" w:rsidRDefault="0000329B" w:rsidP="0000329B">
      <w:pPr>
        <w:pStyle w:val="Code"/>
      </w:pPr>
      <w:r w:rsidRPr="0000329B">
        <w:t xml:space="preserve">    }</w:t>
      </w:r>
    </w:p>
    <w:p w14:paraId="16429E6E" w14:textId="77777777" w:rsidR="00D57526" w:rsidRDefault="0000329B" w:rsidP="0000329B">
      <w:pPr>
        <w:pStyle w:val="Code"/>
      </w:pPr>
      <w:r w:rsidRPr="0000329B">
        <w:t>}</w:t>
      </w:r>
    </w:p>
    <w:bookmarkEnd w:id="99"/>
    <w:bookmarkEnd w:id="100"/>
    <w:p w14:paraId="14C49E6E" w14:textId="77777777"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14:paraId="55FEABD7" w14:textId="77777777" w:rsidR="00E14B33" w:rsidRDefault="00E14B33" w:rsidP="00E14B33">
      <w:pPr>
        <w:pStyle w:val="BodyTextCont"/>
      </w:pPr>
      <w:r>
        <w:t>Now add in the extension methods:</w:t>
      </w:r>
    </w:p>
    <w:p w14:paraId="261334B1" w14:textId="77777777" w:rsidR="00E14B33" w:rsidRPr="00E14B33" w:rsidRDefault="00E14B33" w:rsidP="00E14B33">
      <w:pPr>
        <w:pStyle w:val="Code"/>
      </w:pPr>
      <w:bookmarkStart w:id="102" w:name="OLE_LINK63"/>
      <w:bookmarkStart w:id="103" w:name="OLE_LINK64"/>
      <w:r w:rsidRPr="00E14B33">
        <w:t>using System;</w:t>
      </w:r>
    </w:p>
    <w:p w14:paraId="49D93F1F" w14:textId="77777777" w:rsidR="00E14B33" w:rsidRPr="00E14B33" w:rsidRDefault="00E14B33" w:rsidP="00E14B33">
      <w:pPr>
        <w:pStyle w:val="Code"/>
      </w:pPr>
    </w:p>
    <w:p w14:paraId="2E57536B" w14:textId="77777777" w:rsidR="00E14B33" w:rsidRPr="00E14B33" w:rsidRDefault="00E14B33" w:rsidP="00E14B33">
      <w:pPr>
        <w:pStyle w:val="Code"/>
      </w:pPr>
      <w:r w:rsidRPr="00E14B33">
        <w:t>namespace WebApi2Book.Common.Extensions</w:t>
      </w:r>
    </w:p>
    <w:p w14:paraId="6727EA77" w14:textId="77777777" w:rsidR="00E14B33" w:rsidRPr="00E14B33" w:rsidRDefault="00E14B33" w:rsidP="00E14B33">
      <w:pPr>
        <w:pStyle w:val="Code"/>
      </w:pPr>
      <w:r w:rsidRPr="00E14B33">
        <w:t>{</w:t>
      </w:r>
    </w:p>
    <w:p w14:paraId="015AB2B9" w14:textId="77777777" w:rsidR="00E14B33" w:rsidRPr="00E14B33" w:rsidRDefault="00E14B33" w:rsidP="00E14B33">
      <w:pPr>
        <w:pStyle w:val="Code"/>
      </w:pPr>
      <w:r w:rsidRPr="00E14B33">
        <w:t xml:space="preserve">    public static class IntExtensions</w:t>
      </w:r>
    </w:p>
    <w:p w14:paraId="0F870E5E" w14:textId="77777777" w:rsidR="00E14B33" w:rsidRPr="00E14B33" w:rsidRDefault="00E14B33" w:rsidP="00E14B33">
      <w:pPr>
        <w:pStyle w:val="Code"/>
      </w:pPr>
      <w:r w:rsidRPr="00E14B33">
        <w:t xml:space="preserve">    {</w:t>
      </w:r>
    </w:p>
    <w:p w14:paraId="4B3EF79A" w14:textId="77777777" w:rsidR="00E14B33" w:rsidRPr="00E14B33" w:rsidRDefault="00E14B33" w:rsidP="00E14B33">
      <w:pPr>
        <w:pStyle w:val="Code"/>
      </w:pPr>
      <w:r w:rsidRPr="00E14B33">
        <w:t xml:space="preserve">        public static int GetBoundedValue(this int value, int min, int max)</w:t>
      </w:r>
    </w:p>
    <w:p w14:paraId="49ADB0EA" w14:textId="77777777" w:rsidR="00E14B33" w:rsidRPr="00E14B33" w:rsidRDefault="00E14B33" w:rsidP="00E14B33">
      <w:pPr>
        <w:pStyle w:val="Code"/>
      </w:pPr>
      <w:r w:rsidRPr="00E14B33">
        <w:t xml:space="preserve">        {</w:t>
      </w:r>
    </w:p>
    <w:p w14:paraId="2768DAA0" w14:textId="77777777" w:rsidR="00E14B33" w:rsidRPr="00E14B33" w:rsidRDefault="00E14B33" w:rsidP="00E14B33">
      <w:pPr>
        <w:pStyle w:val="Code"/>
      </w:pPr>
      <w:r w:rsidRPr="00E14B33">
        <w:t xml:space="preserve">            var boundedValue = Math.Min(Math.Max(value, min), max);</w:t>
      </w:r>
    </w:p>
    <w:p w14:paraId="7C97E8E3" w14:textId="77777777" w:rsidR="00E14B33" w:rsidRPr="00E14B33" w:rsidRDefault="00E14B33" w:rsidP="00E14B33">
      <w:pPr>
        <w:pStyle w:val="Code"/>
      </w:pPr>
      <w:r w:rsidRPr="00E14B33">
        <w:t xml:space="preserve">            return boundedValue;</w:t>
      </w:r>
    </w:p>
    <w:p w14:paraId="6ACE5894" w14:textId="77777777" w:rsidR="00E14B33" w:rsidRPr="00E14B33" w:rsidRDefault="00E14B33" w:rsidP="00E14B33">
      <w:pPr>
        <w:pStyle w:val="Code"/>
      </w:pPr>
      <w:r w:rsidRPr="00E14B33">
        <w:t xml:space="preserve">        }</w:t>
      </w:r>
    </w:p>
    <w:p w14:paraId="09291962" w14:textId="77777777" w:rsidR="00E14B33" w:rsidRPr="00E14B33" w:rsidRDefault="00E14B33" w:rsidP="00E14B33">
      <w:pPr>
        <w:pStyle w:val="Code"/>
      </w:pPr>
    </w:p>
    <w:p w14:paraId="08BF8292" w14:textId="77777777" w:rsidR="00E14B33" w:rsidRPr="00E14B33" w:rsidRDefault="00E14B33" w:rsidP="00E14B33">
      <w:pPr>
        <w:pStyle w:val="Code"/>
      </w:pPr>
      <w:r w:rsidRPr="00E14B33">
        <w:t xml:space="preserve">        public static int GetBoundedValue(this int? value, int defaultValue, int min)</w:t>
      </w:r>
    </w:p>
    <w:p w14:paraId="3600D6D5" w14:textId="77777777" w:rsidR="00E14B33" w:rsidRPr="00E14B33" w:rsidRDefault="00E14B33" w:rsidP="00E14B33">
      <w:pPr>
        <w:pStyle w:val="Code"/>
      </w:pPr>
      <w:r w:rsidRPr="00E14B33">
        <w:t xml:space="preserve">        {</w:t>
      </w:r>
    </w:p>
    <w:p w14:paraId="593E8145" w14:textId="77777777" w:rsidR="00E14B33" w:rsidRPr="00E14B33" w:rsidRDefault="00E14B33" w:rsidP="00E14B33">
      <w:pPr>
        <w:pStyle w:val="Code"/>
      </w:pPr>
      <w:r w:rsidRPr="00E14B33">
        <w:t xml:space="preserve">            var valToBound = value ?? defaultValue;</w:t>
      </w:r>
    </w:p>
    <w:p w14:paraId="4DF21061" w14:textId="77777777" w:rsidR="00E14B33" w:rsidRPr="00E14B33" w:rsidRDefault="00E14B33" w:rsidP="00E14B33">
      <w:pPr>
        <w:pStyle w:val="Code"/>
      </w:pPr>
      <w:r w:rsidRPr="00E14B33">
        <w:t xml:space="preserve">            var boundedValue = Math.Max(valToBound, min);</w:t>
      </w:r>
    </w:p>
    <w:p w14:paraId="5A6B2AAF" w14:textId="77777777" w:rsidR="00E14B33" w:rsidRPr="00E14B33" w:rsidRDefault="00E14B33" w:rsidP="00E14B33">
      <w:pPr>
        <w:pStyle w:val="Code"/>
      </w:pPr>
      <w:r w:rsidRPr="00E14B33">
        <w:t xml:space="preserve">            return boundedValue;</w:t>
      </w:r>
    </w:p>
    <w:p w14:paraId="5C51666C" w14:textId="77777777" w:rsidR="00E14B33" w:rsidRPr="00E14B33" w:rsidRDefault="00E14B33" w:rsidP="00E14B33">
      <w:pPr>
        <w:pStyle w:val="Code"/>
      </w:pPr>
      <w:r w:rsidRPr="00E14B33">
        <w:t xml:space="preserve">        }</w:t>
      </w:r>
    </w:p>
    <w:p w14:paraId="39D317D3" w14:textId="77777777" w:rsidR="00E14B33" w:rsidRPr="00E14B33" w:rsidRDefault="00E14B33" w:rsidP="00E14B33">
      <w:pPr>
        <w:pStyle w:val="Code"/>
      </w:pPr>
    </w:p>
    <w:p w14:paraId="7245C447" w14:textId="77777777" w:rsidR="00E14B33" w:rsidRPr="00E14B33" w:rsidRDefault="00E14B33" w:rsidP="00E14B33">
      <w:pPr>
        <w:pStyle w:val="Code"/>
      </w:pPr>
      <w:r w:rsidRPr="00E14B33">
        <w:t xml:space="preserve">        public static int GetBoundedValue(this int? value, int defaultValue, int min, int max)</w:t>
      </w:r>
    </w:p>
    <w:p w14:paraId="7987D4B2" w14:textId="77777777" w:rsidR="00E14B33" w:rsidRPr="00E14B33" w:rsidRDefault="00E14B33" w:rsidP="00E14B33">
      <w:pPr>
        <w:pStyle w:val="Code"/>
      </w:pPr>
      <w:r w:rsidRPr="00E14B33">
        <w:t xml:space="preserve">        {</w:t>
      </w:r>
    </w:p>
    <w:p w14:paraId="6AF7A912" w14:textId="77777777" w:rsidR="00E14B33" w:rsidRPr="00E14B33" w:rsidRDefault="00E14B33" w:rsidP="00E14B33">
      <w:pPr>
        <w:pStyle w:val="Code"/>
      </w:pPr>
      <w:r w:rsidRPr="00E14B33">
        <w:t xml:space="preserve">            var valToBound = value ?? defaultValue;</w:t>
      </w:r>
    </w:p>
    <w:p w14:paraId="3A1E13D9" w14:textId="77777777" w:rsidR="00E14B33" w:rsidRPr="00E14B33" w:rsidRDefault="00E14B33" w:rsidP="00E14B33">
      <w:pPr>
        <w:pStyle w:val="Code"/>
      </w:pPr>
      <w:r w:rsidRPr="00E14B33">
        <w:t xml:space="preserve">            var boundedValue = GetBoundedValue(valToBound, min, max);</w:t>
      </w:r>
    </w:p>
    <w:p w14:paraId="2EEC2C7F" w14:textId="77777777" w:rsidR="00E14B33" w:rsidRPr="00E14B33" w:rsidRDefault="00E14B33" w:rsidP="00E14B33">
      <w:pPr>
        <w:pStyle w:val="Code"/>
      </w:pPr>
      <w:r w:rsidRPr="00E14B33">
        <w:t xml:space="preserve">            return boundedValue;</w:t>
      </w:r>
    </w:p>
    <w:p w14:paraId="3573D49C" w14:textId="77777777" w:rsidR="00E14B33" w:rsidRPr="00E14B33" w:rsidRDefault="00E14B33" w:rsidP="00E14B33">
      <w:pPr>
        <w:pStyle w:val="Code"/>
      </w:pPr>
      <w:r w:rsidRPr="00E14B33">
        <w:t xml:space="preserve">        }</w:t>
      </w:r>
    </w:p>
    <w:p w14:paraId="37B041A9" w14:textId="77777777" w:rsidR="00E14B33" w:rsidRPr="00E14B33" w:rsidRDefault="00E14B33" w:rsidP="00E14B33">
      <w:pPr>
        <w:pStyle w:val="Code"/>
      </w:pPr>
      <w:r w:rsidRPr="00E14B33">
        <w:t xml:space="preserve">    }</w:t>
      </w:r>
    </w:p>
    <w:p w14:paraId="7FD3B3D4" w14:textId="77777777" w:rsidR="00E14B33" w:rsidRDefault="00E14B33" w:rsidP="00E14B33">
      <w:pPr>
        <w:pStyle w:val="Code"/>
      </w:pPr>
      <w:r w:rsidRPr="00E14B33">
        <w:t>}</w:t>
      </w:r>
    </w:p>
    <w:bookmarkEnd w:id="102"/>
    <w:bookmarkEnd w:id="103"/>
    <w:p w14:paraId="77A6B822" w14:textId="77777777" w:rsidR="00E14B33" w:rsidRDefault="00E14B33" w:rsidP="00E14B33">
      <w:pPr>
        <w:pStyle w:val="BodyTextCont"/>
      </w:pPr>
      <w:r>
        <w:lastRenderedPageBreak/>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14:paraId="51F2F4C0" w14:textId="77777777"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14:paraId="70A44216" w14:textId="77777777" w:rsidR="00EE1FFD" w:rsidRPr="00EE1FFD" w:rsidRDefault="00EE1FFD" w:rsidP="00EE1FFD">
      <w:pPr>
        <w:pStyle w:val="Heading2"/>
      </w:pPr>
      <w:r>
        <w:t>Filtering the Results</w:t>
      </w:r>
    </w:p>
    <w:p w14:paraId="68884C1D" w14:textId="23C75429"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ins w:id="104" w:author="Jamie Kurtz" w:date="2014-05-22T21:49:00Z">
        <w:r w:rsidR="00976A10">
          <w:t xml:space="preserve"> (you will need add a reference in the </w:t>
        </w:r>
        <w:r w:rsidR="00976A10" w:rsidRPr="00976A10">
          <w:rPr>
            <w:rStyle w:val="CodeInline"/>
            <w:rPrChange w:id="105" w:author="Jamie Kurtz" w:date="2014-05-22T21:50:00Z">
              <w:rPr/>
            </w:rPrChange>
          </w:rPr>
          <w:t>WebApi2Book.Data</w:t>
        </w:r>
        <w:r w:rsidR="00976A10">
          <w:t xml:space="preserve"> project to the </w:t>
        </w:r>
        <w:r w:rsidR="00976A10" w:rsidRPr="00976A10">
          <w:rPr>
            <w:rStyle w:val="CodeInline"/>
            <w:rPrChange w:id="106" w:author="Jamie Kurtz" w:date="2014-05-22T21:50:00Z">
              <w:rPr/>
            </w:rPrChange>
          </w:rPr>
          <w:t>WebApi2Book.Common</w:t>
        </w:r>
        <w:r w:rsidR="00976A10">
          <w:t xml:space="preserve"> project)</w:t>
        </w:r>
      </w:ins>
      <w:r w:rsidR="00197107">
        <w:t>:</w:t>
      </w:r>
    </w:p>
    <w:p w14:paraId="4FDCD3C5" w14:textId="77777777" w:rsidR="00B86380" w:rsidRDefault="00B86380" w:rsidP="00B86380">
      <w:pPr>
        <w:pStyle w:val="CodeCaption"/>
      </w:pPr>
      <w:r w:rsidRPr="00081227">
        <w:t>ResultsPagingUtility</w:t>
      </w:r>
      <w:r>
        <w:t xml:space="preserve"> Class</w:t>
      </w:r>
    </w:p>
    <w:p w14:paraId="65B5013C" w14:textId="77777777" w:rsidR="00B86380" w:rsidRPr="00081227" w:rsidRDefault="00B86380" w:rsidP="00B86380">
      <w:pPr>
        <w:pStyle w:val="Code"/>
      </w:pPr>
      <w:bookmarkStart w:id="107" w:name="OLE_LINK65"/>
      <w:bookmarkStart w:id="108" w:name="OLE_LINK66"/>
      <w:r w:rsidRPr="00081227">
        <w:t>using System;</w:t>
      </w:r>
    </w:p>
    <w:p w14:paraId="6BFD3E60" w14:textId="77777777" w:rsidR="00B86380" w:rsidRPr="00081227" w:rsidRDefault="00B86380" w:rsidP="00B86380">
      <w:pPr>
        <w:pStyle w:val="Code"/>
      </w:pPr>
      <w:r w:rsidRPr="00081227">
        <w:t>using WebApi2Book.Common;</w:t>
      </w:r>
    </w:p>
    <w:p w14:paraId="6D4ED212" w14:textId="77777777" w:rsidR="00B86380" w:rsidRPr="00081227" w:rsidRDefault="00B86380" w:rsidP="00B86380">
      <w:pPr>
        <w:pStyle w:val="Code"/>
      </w:pPr>
    </w:p>
    <w:p w14:paraId="03DDFDA5" w14:textId="77777777" w:rsidR="00B86380" w:rsidRPr="00081227" w:rsidRDefault="00B86380" w:rsidP="00B86380">
      <w:pPr>
        <w:pStyle w:val="Code"/>
      </w:pPr>
      <w:r w:rsidRPr="00081227">
        <w:t>namespace WebApi2Book.Data</w:t>
      </w:r>
    </w:p>
    <w:p w14:paraId="76585537" w14:textId="77777777" w:rsidR="00B86380" w:rsidRPr="00081227" w:rsidRDefault="00B86380" w:rsidP="00B86380">
      <w:pPr>
        <w:pStyle w:val="Code"/>
      </w:pPr>
      <w:r w:rsidRPr="00081227">
        <w:t>{</w:t>
      </w:r>
    </w:p>
    <w:p w14:paraId="35CA1A9D" w14:textId="77777777" w:rsidR="00B86380" w:rsidRPr="00081227" w:rsidRDefault="00B86380" w:rsidP="00B86380">
      <w:pPr>
        <w:pStyle w:val="Code"/>
      </w:pPr>
      <w:r w:rsidRPr="00081227">
        <w:t xml:space="preserve">    public static class ResultsPagingUtility</w:t>
      </w:r>
    </w:p>
    <w:p w14:paraId="256BC7C9" w14:textId="77777777" w:rsidR="00B86380" w:rsidRPr="00081227" w:rsidRDefault="00B86380" w:rsidP="00B86380">
      <w:pPr>
        <w:pStyle w:val="Code"/>
      </w:pPr>
      <w:r w:rsidRPr="00081227">
        <w:t xml:space="preserve">    {</w:t>
      </w:r>
    </w:p>
    <w:p w14:paraId="32DC4030" w14:textId="77777777" w:rsidR="00B86380" w:rsidRPr="00081227" w:rsidRDefault="00B86380" w:rsidP="00B86380">
      <w:pPr>
        <w:pStyle w:val="Code"/>
      </w:pPr>
      <w:r w:rsidRPr="00081227">
        <w:t xml:space="preserve">        private const string ValueLessThanOneErrorMessage = "Value may not be less than 1.";</w:t>
      </w:r>
    </w:p>
    <w:p w14:paraId="469746EE" w14:textId="77777777" w:rsidR="00B86380" w:rsidRPr="00081227" w:rsidRDefault="00B86380" w:rsidP="00B86380">
      <w:pPr>
        <w:pStyle w:val="Code"/>
      </w:pPr>
      <w:r w:rsidRPr="00081227">
        <w:t xml:space="preserve">        private const string ValueLessThanZeroErrorMessage = "Value may not be less than 0.";</w:t>
      </w:r>
    </w:p>
    <w:p w14:paraId="3488FBF7" w14:textId="77777777" w:rsidR="00B86380" w:rsidRPr="00081227" w:rsidRDefault="00B86380" w:rsidP="00B86380">
      <w:pPr>
        <w:pStyle w:val="Code"/>
      </w:pPr>
    </w:p>
    <w:p w14:paraId="063714F7" w14:textId="77777777" w:rsidR="00B86380" w:rsidRPr="00081227" w:rsidRDefault="00B86380" w:rsidP="00B86380">
      <w:pPr>
        <w:pStyle w:val="Code"/>
      </w:pPr>
      <w:r w:rsidRPr="00081227">
        <w:t xml:space="preserve">        public static int CalculatePageSize(int requestedValue, int maxValue)</w:t>
      </w:r>
    </w:p>
    <w:p w14:paraId="0A2C003B" w14:textId="77777777" w:rsidR="00B86380" w:rsidRPr="00081227" w:rsidRDefault="00B86380" w:rsidP="00B86380">
      <w:pPr>
        <w:pStyle w:val="Code"/>
      </w:pPr>
      <w:r w:rsidRPr="00081227">
        <w:t xml:space="preserve">        {</w:t>
      </w:r>
    </w:p>
    <w:p w14:paraId="55118943" w14:textId="77777777" w:rsidR="00B86380" w:rsidRPr="00081227" w:rsidRDefault="00B86380" w:rsidP="00B86380">
      <w:pPr>
        <w:pStyle w:val="Code"/>
      </w:pPr>
      <w:r w:rsidRPr="00081227">
        <w:t xml:space="preserve">            if (requestedValue &lt; 1)</w:t>
      </w:r>
    </w:p>
    <w:p w14:paraId="1CCBA12A" w14:textId="77777777" w:rsidR="00B86380" w:rsidRPr="00081227" w:rsidRDefault="00B86380" w:rsidP="00B86380">
      <w:pPr>
        <w:pStyle w:val="Code"/>
      </w:pPr>
      <w:r w:rsidRPr="00081227">
        <w:t xml:space="preserve">                throw new ArgumentOutOfRangeException("requestedValue", requestedValue, ValueLessThanOneErrorMessage);</w:t>
      </w:r>
    </w:p>
    <w:p w14:paraId="4AF28938" w14:textId="77777777" w:rsidR="00B86380" w:rsidRPr="00081227" w:rsidRDefault="00B86380" w:rsidP="00B86380">
      <w:pPr>
        <w:pStyle w:val="Code"/>
      </w:pPr>
      <w:r w:rsidRPr="00081227">
        <w:t xml:space="preserve">            if (maxValue &lt; 1)</w:t>
      </w:r>
    </w:p>
    <w:p w14:paraId="558715B0" w14:textId="77777777" w:rsidR="00B86380" w:rsidRPr="00081227" w:rsidRDefault="00B86380" w:rsidP="00B86380">
      <w:pPr>
        <w:pStyle w:val="Code"/>
      </w:pPr>
      <w:r w:rsidRPr="00081227">
        <w:t xml:space="preserve">                throw new ArgumentOutOfRangeException("maxValue", maxValue, ValueLessThanOneErrorMessage);</w:t>
      </w:r>
    </w:p>
    <w:p w14:paraId="3A57F3CE" w14:textId="77777777" w:rsidR="00B86380" w:rsidRPr="00081227" w:rsidRDefault="00B86380" w:rsidP="00B86380">
      <w:pPr>
        <w:pStyle w:val="Code"/>
      </w:pPr>
    </w:p>
    <w:p w14:paraId="5B30EAC5" w14:textId="77777777" w:rsidR="00B86380" w:rsidRPr="00081227" w:rsidRDefault="00B86380" w:rsidP="00B86380">
      <w:pPr>
        <w:pStyle w:val="Code"/>
      </w:pPr>
      <w:r w:rsidRPr="00081227">
        <w:t xml:space="preserve">            var boundedPageSize = Math.Min(requestedValue, maxValue);</w:t>
      </w:r>
    </w:p>
    <w:p w14:paraId="7EAB6599" w14:textId="77777777" w:rsidR="00B86380" w:rsidRPr="00081227" w:rsidRDefault="00B86380" w:rsidP="00B86380">
      <w:pPr>
        <w:pStyle w:val="Code"/>
      </w:pPr>
      <w:r w:rsidRPr="00081227">
        <w:t xml:space="preserve">            return boundedPageSize;</w:t>
      </w:r>
    </w:p>
    <w:p w14:paraId="10659D37" w14:textId="77777777" w:rsidR="00B86380" w:rsidRPr="00081227" w:rsidRDefault="00B86380" w:rsidP="00B86380">
      <w:pPr>
        <w:pStyle w:val="Code"/>
      </w:pPr>
      <w:r w:rsidRPr="00081227">
        <w:t xml:space="preserve">        }</w:t>
      </w:r>
    </w:p>
    <w:p w14:paraId="254CF98F" w14:textId="77777777" w:rsidR="00B86380" w:rsidRPr="00081227" w:rsidRDefault="00B86380" w:rsidP="00B86380">
      <w:pPr>
        <w:pStyle w:val="Code"/>
      </w:pPr>
    </w:p>
    <w:p w14:paraId="150EADBB" w14:textId="77777777" w:rsidR="00B86380" w:rsidRPr="00081227" w:rsidRDefault="00B86380" w:rsidP="00B86380">
      <w:pPr>
        <w:pStyle w:val="Code"/>
      </w:pPr>
      <w:r w:rsidRPr="00081227">
        <w:t xml:space="preserve">        public static int CalculateStartIndex(int pageNumber, int pageSize)</w:t>
      </w:r>
    </w:p>
    <w:p w14:paraId="6F2B9D0C" w14:textId="77777777" w:rsidR="00B86380" w:rsidRPr="00081227" w:rsidRDefault="00B86380" w:rsidP="00B86380">
      <w:pPr>
        <w:pStyle w:val="Code"/>
      </w:pPr>
      <w:r w:rsidRPr="00081227">
        <w:t xml:space="preserve">        {</w:t>
      </w:r>
    </w:p>
    <w:p w14:paraId="7734C573" w14:textId="77777777" w:rsidR="00B86380" w:rsidRPr="00081227" w:rsidRDefault="00B86380" w:rsidP="00B86380">
      <w:pPr>
        <w:pStyle w:val="Code"/>
      </w:pPr>
      <w:r w:rsidRPr="00081227">
        <w:t xml:space="preserve">            if (pageNumber &lt; 1)</w:t>
      </w:r>
    </w:p>
    <w:p w14:paraId="3E87C2CA" w14:textId="77777777" w:rsidR="00B86380" w:rsidRPr="00081227" w:rsidRDefault="00B86380" w:rsidP="00B86380">
      <w:pPr>
        <w:pStyle w:val="Code"/>
      </w:pPr>
      <w:r w:rsidRPr="00081227">
        <w:t xml:space="preserve">                throw new ArgumentOutOfRangeException(Constants.CommonParameterNames.PageNumber, pageNumber,</w:t>
      </w:r>
    </w:p>
    <w:p w14:paraId="79489C84" w14:textId="77777777" w:rsidR="00B86380" w:rsidRPr="00081227" w:rsidRDefault="00B86380" w:rsidP="00B86380">
      <w:pPr>
        <w:pStyle w:val="Code"/>
      </w:pPr>
      <w:r w:rsidRPr="00081227">
        <w:t xml:space="preserve">                    ValueLessThanOneErrorMessage);</w:t>
      </w:r>
    </w:p>
    <w:p w14:paraId="71A96BB0" w14:textId="77777777" w:rsidR="00B86380" w:rsidRPr="00081227" w:rsidRDefault="00B86380" w:rsidP="00B86380">
      <w:pPr>
        <w:pStyle w:val="Code"/>
      </w:pPr>
      <w:r w:rsidRPr="00081227">
        <w:t xml:space="preserve">            if (pageSize &lt; 1)</w:t>
      </w:r>
    </w:p>
    <w:p w14:paraId="0B9522F8" w14:textId="77777777" w:rsidR="00B86380" w:rsidRPr="00081227" w:rsidRDefault="00B86380" w:rsidP="00B86380">
      <w:pPr>
        <w:pStyle w:val="Code"/>
      </w:pPr>
      <w:r w:rsidRPr="00081227">
        <w:t xml:space="preserve">                throw new ArgumentOutOfRangeException(Constants.CommonParameterNames.PageSize, pageSize,</w:t>
      </w:r>
    </w:p>
    <w:p w14:paraId="736B4A73" w14:textId="77777777" w:rsidR="00B86380" w:rsidRPr="00081227" w:rsidRDefault="00B86380" w:rsidP="00B86380">
      <w:pPr>
        <w:pStyle w:val="Code"/>
      </w:pPr>
      <w:r w:rsidRPr="00081227">
        <w:t xml:space="preserve">                    ValueLessThanOneErrorMessage);</w:t>
      </w:r>
    </w:p>
    <w:p w14:paraId="76140D1E" w14:textId="77777777" w:rsidR="00B86380" w:rsidRPr="00081227" w:rsidRDefault="00B86380" w:rsidP="00B86380">
      <w:pPr>
        <w:pStyle w:val="Code"/>
      </w:pPr>
    </w:p>
    <w:p w14:paraId="7A48351A" w14:textId="77777777" w:rsidR="00B86380" w:rsidRPr="00081227" w:rsidRDefault="00B86380" w:rsidP="00B86380">
      <w:pPr>
        <w:pStyle w:val="Code"/>
      </w:pPr>
      <w:r w:rsidRPr="00081227">
        <w:t xml:space="preserve">            var startIndex = (pageNumber - 1)*pageSize;</w:t>
      </w:r>
    </w:p>
    <w:p w14:paraId="3F2A145E" w14:textId="77777777" w:rsidR="00B86380" w:rsidRPr="00081227" w:rsidRDefault="00B86380" w:rsidP="00B86380">
      <w:pPr>
        <w:pStyle w:val="Code"/>
      </w:pPr>
      <w:r w:rsidRPr="00081227">
        <w:t xml:space="preserve">            return startIndex;</w:t>
      </w:r>
    </w:p>
    <w:p w14:paraId="4C5C1F9B" w14:textId="77777777" w:rsidR="00B86380" w:rsidRPr="00081227" w:rsidRDefault="00B86380" w:rsidP="00B86380">
      <w:pPr>
        <w:pStyle w:val="Code"/>
      </w:pPr>
      <w:r w:rsidRPr="00081227">
        <w:lastRenderedPageBreak/>
        <w:t xml:space="preserve">        }</w:t>
      </w:r>
    </w:p>
    <w:p w14:paraId="053565C3" w14:textId="77777777" w:rsidR="00B86380" w:rsidRPr="00081227" w:rsidRDefault="00B86380" w:rsidP="00B86380">
      <w:pPr>
        <w:pStyle w:val="Code"/>
      </w:pPr>
    </w:p>
    <w:p w14:paraId="6C8DA541" w14:textId="77777777" w:rsidR="00B86380" w:rsidRPr="00081227" w:rsidRDefault="00B86380" w:rsidP="00B86380">
      <w:pPr>
        <w:pStyle w:val="Code"/>
      </w:pPr>
      <w:r w:rsidRPr="00081227">
        <w:t xml:space="preserve">        public static int CalculatePageCount(int totalItemCount, int pageSize)</w:t>
      </w:r>
    </w:p>
    <w:p w14:paraId="1109B064" w14:textId="77777777" w:rsidR="00B86380" w:rsidRPr="00081227" w:rsidRDefault="00B86380" w:rsidP="00B86380">
      <w:pPr>
        <w:pStyle w:val="Code"/>
      </w:pPr>
      <w:r w:rsidRPr="00081227">
        <w:t xml:space="preserve">        {</w:t>
      </w:r>
    </w:p>
    <w:p w14:paraId="3BC0B6E2" w14:textId="77777777" w:rsidR="00B86380" w:rsidRPr="00081227" w:rsidRDefault="00B86380" w:rsidP="00B86380">
      <w:pPr>
        <w:pStyle w:val="Code"/>
      </w:pPr>
      <w:r w:rsidRPr="00081227">
        <w:t xml:space="preserve">            if (totalItemCount &lt; 0)</w:t>
      </w:r>
    </w:p>
    <w:p w14:paraId="6B34CBAC" w14:textId="77777777" w:rsidR="00B86380" w:rsidRPr="00081227" w:rsidRDefault="00B86380" w:rsidP="00B86380">
      <w:pPr>
        <w:pStyle w:val="Code"/>
      </w:pPr>
      <w:r w:rsidRPr="00081227">
        <w:t xml:space="preserve">                throw new ArgumentOutOfRangeException("totalItemCount", totalItemCount, ValueLessThanZeroErrorMessage);</w:t>
      </w:r>
    </w:p>
    <w:p w14:paraId="637681F0" w14:textId="77777777" w:rsidR="00B86380" w:rsidRPr="00081227" w:rsidRDefault="00B86380" w:rsidP="00B86380">
      <w:pPr>
        <w:pStyle w:val="Code"/>
      </w:pPr>
      <w:r w:rsidRPr="00081227">
        <w:t xml:space="preserve">            if (pageSize &lt; 1)</w:t>
      </w:r>
    </w:p>
    <w:p w14:paraId="5463C926" w14:textId="77777777" w:rsidR="00B86380" w:rsidRPr="00081227" w:rsidRDefault="00B86380" w:rsidP="00B86380">
      <w:pPr>
        <w:pStyle w:val="Code"/>
      </w:pPr>
      <w:r w:rsidRPr="00081227">
        <w:t xml:space="preserve">                throw new ArgumentOutOfRangeException(Constants.CommonParameterNames.PageSize, pageSize,</w:t>
      </w:r>
    </w:p>
    <w:p w14:paraId="1328A567" w14:textId="77777777" w:rsidR="00B86380" w:rsidRPr="00081227" w:rsidRDefault="00B86380" w:rsidP="00B86380">
      <w:pPr>
        <w:pStyle w:val="Code"/>
      </w:pPr>
      <w:r w:rsidRPr="00081227">
        <w:t xml:space="preserve">                    ValueLessThanOneErrorMessage);</w:t>
      </w:r>
    </w:p>
    <w:p w14:paraId="195E17CB" w14:textId="77777777" w:rsidR="00B86380" w:rsidRPr="00081227" w:rsidRDefault="00B86380" w:rsidP="00B86380">
      <w:pPr>
        <w:pStyle w:val="Code"/>
      </w:pPr>
    </w:p>
    <w:p w14:paraId="49C38323" w14:textId="77777777" w:rsidR="00B86380" w:rsidRPr="00081227" w:rsidRDefault="00B86380" w:rsidP="00B86380">
      <w:pPr>
        <w:pStyle w:val="Code"/>
      </w:pPr>
      <w:r w:rsidRPr="00081227">
        <w:t xml:space="preserve">            var totalPageCount = (totalItemCount + pageSize - 1)/pageSize;</w:t>
      </w:r>
    </w:p>
    <w:p w14:paraId="6C8ABEFD" w14:textId="77777777" w:rsidR="00B86380" w:rsidRPr="00081227" w:rsidRDefault="00B86380" w:rsidP="00B86380">
      <w:pPr>
        <w:pStyle w:val="Code"/>
      </w:pPr>
      <w:r w:rsidRPr="00081227">
        <w:t xml:space="preserve">            return totalPageCount;</w:t>
      </w:r>
    </w:p>
    <w:p w14:paraId="21CDD19E" w14:textId="77777777" w:rsidR="00B86380" w:rsidRPr="00081227" w:rsidRDefault="00B86380" w:rsidP="00B86380">
      <w:pPr>
        <w:pStyle w:val="Code"/>
      </w:pPr>
      <w:r w:rsidRPr="00081227">
        <w:t xml:space="preserve">        }</w:t>
      </w:r>
    </w:p>
    <w:p w14:paraId="6FEF6ED7" w14:textId="77777777" w:rsidR="00B86380" w:rsidRPr="00081227" w:rsidRDefault="00B86380" w:rsidP="00B86380">
      <w:pPr>
        <w:pStyle w:val="Code"/>
      </w:pPr>
      <w:r w:rsidRPr="00081227">
        <w:t xml:space="preserve">    }</w:t>
      </w:r>
    </w:p>
    <w:p w14:paraId="4F7C2325" w14:textId="77777777" w:rsidR="00B86380" w:rsidRDefault="00B86380" w:rsidP="00B86380">
      <w:pPr>
        <w:pStyle w:val="Code"/>
        <w:rPr>
          <w:ins w:id="109" w:author="Jamie Kurtz" w:date="2014-05-22T21:47:00Z"/>
        </w:rPr>
      </w:pPr>
      <w:r w:rsidRPr="00081227">
        <w:t>}</w:t>
      </w:r>
      <w:bookmarkEnd w:id="107"/>
      <w:bookmarkEnd w:id="108"/>
    </w:p>
    <w:p w14:paraId="5FF92D41" w14:textId="77777777" w:rsidR="00FD7AC0" w:rsidRDefault="00FD7AC0" w:rsidP="00B86380">
      <w:pPr>
        <w:pStyle w:val="Code"/>
      </w:pPr>
    </w:p>
    <w:p w14:paraId="685D11CA" w14:textId="77777777"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14:paraId="558059EF" w14:textId="77777777" w:rsidR="00F13537" w:rsidRDefault="00F13537" w:rsidP="00B86380">
      <w:pPr>
        <w:pStyle w:val="BodyTextCont"/>
      </w:pPr>
      <w:r>
        <w:t xml:space="preserve">Next, let's implement the </w:t>
      </w:r>
      <w:proofErr w:type="spellStart"/>
      <w:r>
        <w:t>QueryResult</w:t>
      </w:r>
      <w:proofErr w:type="spellEnd"/>
      <w:r>
        <w:t xml:space="preserve"> class as follows:</w:t>
      </w:r>
    </w:p>
    <w:p w14:paraId="380700B7" w14:textId="77777777" w:rsidR="00081227" w:rsidRPr="00197107" w:rsidRDefault="00081227" w:rsidP="00081227">
      <w:pPr>
        <w:pStyle w:val="Code"/>
      </w:pPr>
      <w:bookmarkStart w:id="110" w:name="OLE_LINK67"/>
      <w:bookmarkStart w:id="111" w:name="OLE_LINK68"/>
      <w:r w:rsidRPr="00197107">
        <w:t>using System.Collections.Generic;</w:t>
      </w:r>
    </w:p>
    <w:p w14:paraId="7FB32C9E" w14:textId="77777777" w:rsidR="00081227" w:rsidRPr="00197107" w:rsidRDefault="00081227" w:rsidP="00081227">
      <w:pPr>
        <w:pStyle w:val="Code"/>
      </w:pPr>
    </w:p>
    <w:p w14:paraId="17C395D3" w14:textId="77777777" w:rsidR="00081227" w:rsidRPr="00197107" w:rsidRDefault="00081227" w:rsidP="00081227">
      <w:pPr>
        <w:pStyle w:val="Code"/>
      </w:pPr>
      <w:r w:rsidRPr="00197107">
        <w:t>namespace WebApi2Book.Data</w:t>
      </w:r>
    </w:p>
    <w:p w14:paraId="45576CD6" w14:textId="77777777" w:rsidR="00081227" w:rsidRPr="00197107" w:rsidRDefault="00081227" w:rsidP="00081227">
      <w:pPr>
        <w:pStyle w:val="Code"/>
      </w:pPr>
      <w:r w:rsidRPr="00197107">
        <w:t>{</w:t>
      </w:r>
    </w:p>
    <w:p w14:paraId="45F71586" w14:textId="77777777" w:rsidR="00081227" w:rsidRPr="00197107" w:rsidRDefault="00081227" w:rsidP="00081227">
      <w:pPr>
        <w:pStyle w:val="Code"/>
      </w:pPr>
      <w:r w:rsidRPr="00197107">
        <w:t xml:space="preserve">    public class QueryResult&lt;T&gt;</w:t>
      </w:r>
    </w:p>
    <w:p w14:paraId="33018FF8" w14:textId="77777777" w:rsidR="00081227" w:rsidRPr="00197107" w:rsidRDefault="00081227" w:rsidP="00081227">
      <w:pPr>
        <w:pStyle w:val="Code"/>
      </w:pPr>
      <w:r w:rsidRPr="00197107">
        <w:t xml:space="preserve">    {</w:t>
      </w:r>
    </w:p>
    <w:p w14:paraId="5DFCF236" w14:textId="77777777" w:rsidR="00081227" w:rsidRPr="00197107" w:rsidRDefault="00081227" w:rsidP="00081227">
      <w:pPr>
        <w:pStyle w:val="Code"/>
      </w:pPr>
      <w:r w:rsidRPr="00197107">
        <w:t xml:space="preserve">        public QueryResult(IEnumerable&lt;T&gt; queriedItems, int totalItemCount, int pageSize)</w:t>
      </w:r>
    </w:p>
    <w:p w14:paraId="4BE4E8A5" w14:textId="77777777" w:rsidR="00081227" w:rsidRPr="00197107" w:rsidRDefault="00081227" w:rsidP="00081227">
      <w:pPr>
        <w:pStyle w:val="Code"/>
      </w:pPr>
      <w:r w:rsidRPr="00197107">
        <w:t xml:space="preserve">        {</w:t>
      </w:r>
    </w:p>
    <w:p w14:paraId="27BDD26B" w14:textId="77777777" w:rsidR="00081227" w:rsidRPr="00197107" w:rsidRDefault="00081227" w:rsidP="00081227">
      <w:pPr>
        <w:pStyle w:val="Code"/>
      </w:pPr>
      <w:r w:rsidRPr="00197107">
        <w:t xml:space="preserve">            PageSize = pageSize;</w:t>
      </w:r>
    </w:p>
    <w:p w14:paraId="383E097F" w14:textId="77777777" w:rsidR="00081227" w:rsidRPr="00197107" w:rsidRDefault="00081227" w:rsidP="00081227">
      <w:pPr>
        <w:pStyle w:val="Code"/>
      </w:pPr>
      <w:r w:rsidRPr="00197107">
        <w:t xml:space="preserve">            TotalItemCount = totalItemCount;</w:t>
      </w:r>
    </w:p>
    <w:p w14:paraId="3EFF1093" w14:textId="77777777" w:rsidR="00081227" w:rsidRPr="00197107" w:rsidRDefault="00081227" w:rsidP="00081227">
      <w:pPr>
        <w:pStyle w:val="Code"/>
      </w:pPr>
      <w:r w:rsidRPr="00197107">
        <w:t xml:space="preserve">            QueriedItems = queriedItems ?? new List&lt;T&gt;();</w:t>
      </w:r>
    </w:p>
    <w:p w14:paraId="5A2B9D29" w14:textId="77777777" w:rsidR="00081227" w:rsidRPr="00197107" w:rsidRDefault="00081227" w:rsidP="00081227">
      <w:pPr>
        <w:pStyle w:val="Code"/>
      </w:pPr>
      <w:r w:rsidRPr="00197107">
        <w:t xml:space="preserve">        }</w:t>
      </w:r>
    </w:p>
    <w:p w14:paraId="56390BDB" w14:textId="77777777" w:rsidR="00081227" w:rsidRPr="00197107" w:rsidRDefault="00081227" w:rsidP="00081227">
      <w:pPr>
        <w:pStyle w:val="Code"/>
      </w:pPr>
    </w:p>
    <w:p w14:paraId="6588A1DB" w14:textId="77777777" w:rsidR="00081227" w:rsidRPr="00197107" w:rsidRDefault="00081227" w:rsidP="00081227">
      <w:pPr>
        <w:pStyle w:val="Code"/>
      </w:pPr>
      <w:r w:rsidRPr="00197107">
        <w:t xml:space="preserve">        public int TotalItemCount { get; private set; }</w:t>
      </w:r>
    </w:p>
    <w:p w14:paraId="45B62B78" w14:textId="77777777" w:rsidR="00081227" w:rsidRPr="00197107" w:rsidRDefault="00081227" w:rsidP="00081227">
      <w:pPr>
        <w:pStyle w:val="Code"/>
      </w:pPr>
    </w:p>
    <w:p w14:paraId="78AE7D6C" w14:textId="77777777" w:rsidR="00081227" w:rsidRPr="00197107" w:rsidRDefault="00081227" w:rsidP="00081227">
      <w:pPr>
        <w:pStyle w:val="Code"/>
      </w:pPr>
      <w:r w:rsidRPr="00197107">
        <w:t xml:space="preserve">        public int TotalPageCount</w:t>
      </w:r>
    </w:p>
    <w:p w14:paraId="590E887A" w14:textId="77777777" w:rsidR="00081227" w:rsidRPr="00197107" w:rsidRDefault="00081227" w:rsidP="00081227">
      <w:pPr>
        <w:pStyle w:val="Code"/>
      </w:pPr>
      <w:r w:rsidRPr="00197107">
        <w:t xml:space="preserve">        {</w:t>
      </w:r>
    </w:p>
    <w:p w14:paraId="1D968E0F" w14:textId="77777777" w:rsidR="00081227" w:rsidRPr="00197107" w:rsidRDefault="00081227" w:rsidP="00081227">
      <w:pPr>
        <w:pStyle w:val="Code"/>
      </w:pPr>
      <w:r w:rsidRPr="00197107">
        <w:t xml:space="preserve">            get { return ResultsPagingUtility.CalculatePageCount(TotalItemCount, PageSize); }</w:t>
      </w:r>
    </w:p>
    <w:p w14:paraId="33D491D8" w14:textId="77777777" w:rsidR="00081227" w:rsidRPr="00197107" w:rsidRDefault="00081227" w:rsidP="00081227">
      <w:pPr>
        <w:pStyle w:val="Code"/>
      </w:pPr>
      <w:r w:rsidRPr="00197107">
        <w:t xml:space="preserve">        }</w:t>
      </w:r>
    </w:p>
    <w:p w14:paraId="7CEBCE60" w14:textId="77777777" w:rsidR="00081227" w:rsidRPr="00197107" w:rsidRDefault="00081227" w:rsidP="00081227">
      <w:pPr>
        <w:pStyle w:val="Code"/>
      </w:pPr>
    </w:p>
    <w:p w14:paraId="7D5940F1" w14:textId="77777777" w:rsidR="00081227" w:rsidRPr="00197107" w:rsidRDefault="00081227" w:rsidP="00081227">
      <w:pPr>
        <w:pStyle w:val="Code"/>
      </w:pPr>
      <w:r w:rsidRPr="00197107">
        <w:t xml:space="preserve">        public IEnumerable&lt;T&gt; QueriedItems { get; private set; }</w:t>
      </w:r>
    </w:p>
    <w:p w14:paraId="641D585B" w14:textId="77777777" w:rsidR="00081227" w:rsidRPr="00197107" w:rsidRDefault="00081227" w:rsidP="00081227">
      <w:pPr>
        <w:pStyle w:val="Code"/>
      </w:pPr>
    </w:p>
    <w:p w14:paraId="54D3902C" w14:textId="77777777" w:rsidR="00081227" w:rsidRPr="00197107" w:rsidRDefault="00081227" w:rsidP="00081227">
      <w:pPr>
        <w:pStyle w:val="Code"/>
      </w:pPr>
      <w:r w:rsidRPr="00197107">
        <w:t xml:space="preserve">        public int PageSize { get; private set; }</w:t>
      </w:r>
    </w:p>
    <w:p w14:paraId="534EBE27" w14:textId="77777777" w:rsidR="00081227" w:rsidRPr="00197107" w:rsidRDefault="00081227" w:rsidP="00081227">
      <w:pPr>
        <w:pStyle w:val="Code"/>
      </w:pPr>
      <w:r w:rsidRPr="00197107">
        <w:t xml:space="preserve">    }</w:t>
      </w:r>
    </w:p>
    <w:p w14:paraId="0EE1B3AA" w14:textId="77777777" w:rsidR="00081227" w:rsidRDefault="00081227" w:rsidP="00081227">
      <w:pPr>
        <w:pStyle w:val="Code"/>
      </w:pPr>
      <w:r w:rsidRPr="00197107">
        <w:t>}</w:t>
      </w:r>
    </w:p>
    <w:bookmarkEnd w:id="110"/>
    <w:bookmarkEnd w:id="111"/>
    <w:p w14:paraId="03B63DE7" w14:textId="1262363B" w:rsidR="00071A28" w:rsidRDefault="00071A28" w:rsidP="00071A28">
      <w:pPr>
        <w:pStyle w:val="BodyTextCont"/>
      </w:pPr>
      <w:r>
        <w:lastRenderedPageBreak/>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w:t>
      </w:r>
      <w:del w:id="112" w:author="Jamie Kurtz" w:date="2014-05-22T19:39:00Z">
        <w:r w:rsidDel="00FA121A">
          <w:delText>Note that</w:delText>
        </w:r>
      </w:del>
      <w:ins w:id="113" w:author="Jamie Kurtz" w:date="2014-05-22T19:39:00Z">
        <w:r w:rsidR="00FA121A">
          <w:t>The</w:t>
        </w:r>
      </w:ins>
      <w:r>
        <w:t xml:space="preserve"> </w:t>
      </w:r>
      <w:proofErr w:type="spellStart"/>
      <w:r w:rsidR="00B86380" w:rsidRPr="00B86380">
        <w:rPr>
          <w:rStyle w:val="CodeInline"/>
        </w:rPr>
        <w:t>TotalItemCount</w:t>
      </w:r>
      <w:proofErr w:type="spellEnd"/>
      <w:r w:rsidR="00B86380">
        <w:t xml:space="preserve"> </w:t>
      </w:r>
      <w:ins w:id="114" w:author="Jamie Kurtz" w:date="2014-05-22T19:39:00Z">
        <w:r w:rsidR="00FA121A">
          <w:t xml:space="preserve">is meant to </w:t>
        </w:r>
      </w:ins>
      <w:r w:rsidR="00B86380">
        <w:t>represent</w:t>
      </w:r>
      <w:del w:id="115" w:author="Jamie Kurtz" w:date="2014-05-22T19:39:00Z">
        <w:r w:rsidR="00B86380" w:rsidDel="00FA121A">
          <w:delText>s</w:delText>
        </w:r>
      </w:del>
      <w:r w:rsidR="00B86380">
        <w:t xml:space="preserve"> the</w:t>
      </w:r>
      <w:r w:rsidR="00B86380" w:rsidRPr="00B86380">
        <w:t xml:space="preserve"> total number of items, unrestricted 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14:paraId="017182CA" w14:textId="77777777" w:rsidR="00081227" w:rsidRDefault="00D97F9F" w:rsidP="00D97F9F">
      <w:pPr>
        <w:pStyle w:val="BodyTextCont"/>
      </w:pPr>
      <w:r>
        <w:t>With those utility types now available, we are now ready to implement the query processor. Implement as follows:</w:t>
      </w:r>
    </w:p>
    <w:p w14:paraId="7AB337E0" w14:textId="77777777" w:rsidR="00197107" w:rsidRDefault="00197107" w:rsidP="00197107">
      <w:pPr>
        <w:pStyle w:val="CodeCaption"/>
      </w:pPr>
      <w:r w:rsidRPr="00197107">
        <w:t>IAllTasksQueryProcessor</w:t>
      </w:r>
      <w:r>
        <w:t xml:space="preserve"> Interface</w:t>
      </w:r>
    </w:p>
    <w:p w14:paraId="48738AEE" w14:textId="77777777" w:rsidR="00197107" w:rsidRPr="00197107" w:rsidRDefault="00197107" w:rsidP="00197107">
      <w:pPr>
        <w:pStyle w:val="Code"/>
      </w:pPr>
      <w:bookmarkStart w:id="116" w:name="OLE_LINK69"/>
      <w:bookmarkStart w:id="117" w:name="OLE_LINK70"/>
      <w:r w:rsidRPr="00197107">
        <w:t>using WebApi2Book.Data.Entities;</w:t>
      </w:r>
    </w:p>
    <w:p w14:paraId="13A5A9E6" w14:textId="77777777" w:rsidR="00197107" w:rsidRPr="00197107" w:rsidRDefault="00197107" w:rsidP="00197107">
      <w:pPr>
        <w:pStyle w:val="Code"/>
      </w:pPr>
    </w:p>
    <w:p w14:paraId="5573A370" w14:textId="77777777" w:rsidR="00197107" w:rsidRPr="00197107" w:rsidRDefault="00197107" w:rsidP="00197107">
      <w:pPr>
        <w:pStyle w:val="Code"/>
      </w:pPr>
      <w:r w:rsidRPr="00197107">
        <w:t>namespace WebApi2Book.Data</w:t>
      </w:r>
    </w:p>
    <w:p w14:paraId="5051D315" w14:textId="77777777" w:rsidR="00197107" w:rsidRPr="00197107" w:rsidRDefault="00197107" w:rsidP="00197107">
      <w:pPr>
        <w:pStyle w:val="Code"/>
      </w:pPr>
      <w:r w:rsidRPr="00197107">
        <w:t>{</w:t>
      </w:r>
    </w:p>
    <w:p w14:paraId="6E1BACD6" w14:textId="77777777" w:rsidR="00197107" w:rsidRPr="00197107" w:rsidRDefault="00197107" w:rsidP="00197107">
      <w:pPr>
        <w:pStyle w:val="Code"/>
      </w:pPr>
      <w:r w:rsidRPr="00197107">
        <w:t xml:space="preserve">    public interface IAllTasksQueryProcessor</w:t>
      </w:r>
    </w:p>
    <w:p w14:paraId="36C27046" w14:textId="77777777" w:rsidR="00197107" w:rsidRPr="00197107" w:rsidRDefault="00197107" w:rsidP="00197107">
      <w:pPr>
        <w:pStyle w:val="Code"/>
      </w:pPr>
      <w:r w:rsidRPr="00197107">
        <w:t xml:space="preserve">    {</w:t>
      </w:r>
    </w:p>
    <w:p w14:paraId="5C5A01DF" w14:textId="77777777" w:rsidR="00197107" w:rsidRPr="00197107" w:rsidRDefault="00197107" w:rsidP="00197107">
      <w:pPr>
        <w:pStyle w:val="Code"/>
      </w:pPr>
      <w:r w:rsidRPr="00197107">
        <w:t xml:space="preserve">        QueryResult&lt;Task&gt; GetTasks(PagedDataRequest requestInfo);</w:t>
      </w:r>
    </w:p>
    <w:p w14:paraId="0406BD0E" w14:textId="77777777" w:rsidR="00197107" w:rsidRPr="00197107" w:rsidRDefault="00197107" w:rsidP="00197107">
      <w:pPr>
        <w:pStyle w:val="Code"/>
      </w:pPr>
      <w:r w:rsidRPr="00197107">
        <w:t xml:space="preserve">    }</w:t>
      </w:r>
    </w:p>
    <w:p w14:paraId="118F6AED" w14:textId="77777777" w:rsidR="00197107" w:rsidRDefault="00197107" w:rsidP="00197107">
      <w:pPr>
        <w:pStyle w:val="Code"/>
      </w:pPr>
      <w:r w:rsidRPr="00197107">
        <w:t>}</w:t>
      </w:r>
    </w:p>
    <w:bookmarkEnd w:id="116"/>
    <w:bookmarkEnd w:id="117"/>
    <w:p w14:paraId="4605B959" w14:textId="77777777" w:rsidR="00197107" w:rsidRDefault="00197107" w:rsidP="00081227">
      <w:pPr>
        <w:pStyle w:val="CodeCaption"/>
      </w:pPr>
      <w:r>
        <w:t>AllTasksQueryProcessor Class</w:t>
      </w:r>
    </w:p>
    <w:p w14:paraId="64A46E76" w14:textId="77777777" w:rsidR="00081227" w:rsidRPr="00081227" w:rsidRDefault="00081227" w:rsidP="00081227">
      <w:pPr>
        <w:pStyle w:val="Code"/>
      </w:pPr>
      <w:bookmarkStart w:id="118" w:name="OLE_LINK71"/>
      <w:bookmarkStart w:id="119" w:name="OLE_LINK72"/>
      <w:r w:rsidRPr="00081227">
        <w:t>using NHibernate;</w:t>
      </w:r>
    </w:p>
    <w:p w14:paraId="132E8A9F" w14:textId="77777777" w:rsidR="00081227" w:rsidRPr="00081227" w:rsidRDefault="00081227" w:rsidP="00081227">
      <w:pPr>
        <w:pStyle w:val="Code"/>
      </w:pPr>
      <w:r w:rsidRPr="00081227">
        <w:t>using WebApi2Book.Data.Entities;</w:t>
      </w:r>
    </w:p>
    <w:p w14:paraId="7B88C2DC" w14:textId="77777777" w:rsidR="00081227" w:rsidRPr="00081227" w:rsidRDefault="00081227" w:rsidP="00081227">
      <w:pPr>
        <w:pStyle w:val="Code"/>
      </w:pPr>
    </w:p>
    <w:p w14:paraId="48A86E9A" w14:textId="77777777" w:rsidR="00081227" w:rsidRPr="00081227" w:rsidRDefault="00081227" w:rsidP="00081227">
      <w:pPr>
        <w:pStyle w:val="Code"/>
      </w:pPr>
      <w:r w:rsidRPr="00081227">
        <w:t>namespace WebApi2Book.Data.SqlServer.QueryProcessors</w:t>
      </w:r>
    </w:p>
    <w:p w14:paraId="00A7ED61" w14:textId="77777777" w:rsidR="00081227" w:rsidRPr="00081227" w:rsidRDefault="00081227" w:rsidP="00081227">
      <w:pPr>
        <w:pStyle w:val="Code"/>
      </w:pPr>
      <w:r w:rsidRPr="00081227">
        <w:t>{</w:t>
      </w:r>
    </w:p>
    <w:p w14:paraId="454A5723" w14:textId="77777777" w:rsidR="00081227" w:rsidRPr="00081227" w:rsidRDefault="00081227" w:rsidP="00081227">
      <w:pPr>
        <w:pStyle w:val="Code"/>
      </w:pPr>
      <w:r w:rsidRPr="00081227">
        <w:t xml:space="preserve">    public class AllTasksQueryProcessor : IAllTasksQueryProcessor</w:t>
      </w:r>
    </w:p>
    <w:p w14:paraId="4FFDBCB2" w14:textId="77777777" w:rsidR="00081227" w:rsidRPr="00081227" w:rsidRDefault="00081227" w:rsidP="00081227">
      <w:pPr>
        <w:pStyle w:val="Code"/>
      </w:pPr>
      <w:r w:rsidRPr="00081227">
        <w:t xml:space="preserve">    {</w:t>
      </w:r>
    </w:p>
    <w:p w14:paraId="543CDBF1" w14:textId="77777777" w:rsidR="00081227" w:rsidRPr="00081227" w:rsidRDefault="00081227" w:rsidP="00081227">
      <w:pPr>
        <w:pStyle w:val="Code"/>
      </w:pPr>
      <w:r w:rsidRPr="00081227">
        <w:t xml:space="preserve">        private readonly ISession _session;</w:t>
      </w:r>
    </w:p>
    <w:p w14:paraId="3DCEA03E" w14:textId="77777777" w:rsidR="00081227" w:rsidRPr="00081227" w:rsidRDefault="00081227" w:rsidP="00081227">
      <w:pPr>
        <w:pStyle w:val="Code"/>
      </w:pPr>
    </w:p>
    <w:p w14:paraId="3AE62F62" w14:textId="77777777" w:rsidR="00081227" w:rsidRPr="00081227" w:rsidRDefault="00081227" w:rsidP="00081227">
      <w:pPr>
        <w:pStyle w:val="Code"/>
      </w:pPr>
      <w:r w:rsidRPr="00081227">
        <w:t xml:space="preserve">        public AllTasksQueryProcessor(ISession session)</w:t>
      </w:r>
    </w:p>
    <w:p w14:paraId="2BB499AB" w14:textId="77777777" w:rsidR="00081227" w:rsidRPr="00081227" w:rsidRDefault="00081227" w:rsidP="00081227">
      <w:pPr>
        <w:pStyle w:val="Code"/>
      </w:pPr>
      <w:r w:rsidRPr="00081227">
        <w:t xml:space="preserve">        {</w:t>
      </w:r>
    </w:p>
    <w:p w14:paraId="4A781182" w14:textId="77777777" w:rsidR="00081227" w:rsidRPr="00081227" w:rsidRDefault="00081227" w:rsidP="00081227">
      <w:pPr>
        <w:pStyle w:val="Code"/>
      </w:pPr>
      <w:r w:rsidRPr="00081227">
        <w:t xml:space="preserve">            _session = session;</w:t>
      </w:r>
    </w:p>
    <w:p w14:paraId="7B4480A3" w14:textId="77777777" w:rsidR="00081227" w:rsidRPr="00081227" w:rsidRDefault="00081227" w:rsidP="00081227">
      <w:pPr>
        <w:pStyle w:val="Code"/>
      </w:pPr>
      <w:r w:rsidRPr="00081227">
        <w:t xml:space="preserve">        }</w:t>
      </w:r>
    </w:p>
    <w:p w14:paraId="0E07FA4F" w14:textId="77777777" w:rsidR="00081227" w:rsidRPr="00081227" w:rsidRDefault="00081227" w:rsidP="00081227">
      <w:pPr>
        <w:pStyle w:val="Code"/>
      </w:pPr>
    </w:p>
    <w:p w14:paraId="631A5D5F" w14:textId="77777777" w:rsidR="00081227" w:rsidRPr="00081227" w:rsidRDefault="00081227" w:rsidP="00081227">
      <w:pPr>
        <w:pStyle w:val="Code"/>
      </w:pPr>
      <w:r w:rsidRPr="00081227">
        <w:t xml:space="preserve">        public QueryResult&lt;Task&gt; GetTasks(PagedDataRequest requestInfo)</w:t>
      </w:r>
    </w:p>
    <w:p w14:paraId="057CF9F4" w14:textId="77777777" w:rsidR="00081227" w:rsidRPr="00081227" w:rsidRDefault="00081227" w:rsidP="00081227">
      <w:pPr>
        <w:pStyle w:val="Code"/>
      </w:pPr>
      <w:r w:rsidRPr="00081227">
        <w:t xml:space="preserve">        {</w:t>
      </w:r>
    </w:p>
    <w:p w14:paraId="268DC375" w14:textId="77777777" w:rsidR="00081227" w:rsidRPr="00081227" w:rsidRDefault="00081227" w:rsidP="00081227">
      <w:pPr>
        <w:pStyle w:val="Code"/>
      </w:pPr>
      <w:r w:rsidRPr="00081227">
        <w:t xml:space="preserve">            var query = _session.QueryOver&lt;Task&gt;();</w:t>
      </w:r>
    </w:p>
    <w:p w14:paraId="279033BA" w14:textId="77777777" w:rsidR="00081227" w:rsidRPr="00081227" w:rsidRDefault="00081227" w:rsidP="00081227">
      <w:pPr>
        <w:pStyle w:val="Code"/>
      </w:pPr>
    </w:p>
    <w:p w14:paraId="621D2057" w14:textId="77777777" w:rsidR="00081227" w:rsidRPr="00081227" w:rsidRDefault="00081227" w:rsidP="00081227">
      <w:pPr>
        <w:pStyle w:val="Code"/>
      </w:pPr>
      <w:r w:rsidRPr="00081227">
        <w:t xml:space="preserve">            var totalItemCount = query.ToRowCountQuery().RowCount();</w:t>
      </w:r>
    </w:p>
    <w:p w14:paraId="126E852C" w14:textId="77777777" w:rsidR="00081227" w:rsidRPr="00081227" w:rsidRDefault="00081227" w:rsidP="00081227">
      <w:pPr>
        <w:pStyle w:val="Code"/>
      </w:pPr>
    </w:p>
    <w:p w14:paraId="34F79B1D" w14:textId="77777777" w:rsidR="00081227" w:rsidRPr="00081227" w:rsidRDefault="00081227" w:rsidP="00081227">
      <w:pPr>
        <w:pStyle w:val="Code"/>
      </w:pPr>
      <w:r w:rsidRPr="00081227">
        <w:t xml:space="preserve">            </w:t>
      </w:r>
      <w:commentRangeStart w:id="120"/>
      <w:r w:rsidRPr="00081227">
        <w:t>var startIndex = ResultsPagingUtility.CalculateStartIndex(requestInfo.PageNumber, requestInfo.PageSize);</w:t>
      </w:r>
      <w:commentRangeEnd w:id="120"/>
      <w:r w:rsidR="00C02305">
        <w:rPr>
          <w:rFonts w:asciiTheme="minorHAnsi" w:hAnsiTheme="minorHAnsi"/>
          <w:noProof w:val="0"/>
          <w:sz w:val="22"/>
        </w:rPr>
        <w:commentReference w:id="120"/>
      </w:r>
    </w:p>
    <w:p w14:paraId="1A066EDF" w14:textId="77777777" w:rsidR="00081227" w:rsidRPr="00081227" w:rsidRDefault="00081227" w:rsidP="00081227">
      <w:pPr>
        <w:pStyle w:val="Code"/>
      </w:pPr>
    </w:p>
    <w:p w14:paraId="03D8117F" w14:textId="77777777" w:rsidR="00081227" w:rsidRPr="00081227" w:rsidRDefault="00081227" w:rsidP="00081227">
      <w:pPr>
        <w:pStyle w:val="Code"/>
      </w:pPr>
      <w:r w:rsidRPr="00081227">
        <w:t xml:space="preserve">            var tasks = query.Skip(startIndex).Take(requestInfo.PageSize).List();</w:t>
      </w:r>
    </w:p>
    <w:p w14:paraId="1323D642" w14:textId="77777777" w:rsidR="00081227" w:rsidRPr="00081227" w:rsidRDefault="00081227" w:rsidP="00081227">
      <w:pPr>
        <w:pStyle w:val="Code"/>
      </w:pPr>
    </w:p>
    <w:p w14:paraId="60DF6064" w14:textId="77777777" w:rsidR="00081227" w:rsidRPr="00081227" w:rsidRDefault="00081227" w:rsidP="00081227">
      <w:pPr>
        <w:pStyle w:val="Code"/>
      </w:pPr>
      <w:r w:rsidRPr="00081227">
        <w:t xml:space="preserve">            var queryResult = new QueryResult&lt;Task&gt;(tasks, totalItemCount, requestInfo.PageSize);</w:t>
      </w:r>
    </w:p>
    <w:p w14:paraId="7481C1EE" w14:textId="77777777" w:rsidR="00081227" w:rsidRPr="00081227" w:rsidRDefault="00081227" w:rsidP="00081227">
      <w:pPr>
        <w:pStyle w:val="Code"/>
      </w:pPr>
    </w:p>
    <w:p w14:paraId="30F9ACFD" w14:textId="77777777" w:rsidR="00081227" w:rsidRPr="00081227" w:rsidRDefault="00081227" w:rsidP="00081227">
      <w:pPr>
        <w:pStyle w:val="Code"/>
      </w:pPr>
      <w:r w:rsidRPr="00081227">
        <w:lastRenderedPageBreak/>
        <w:t xml:space="preserve">            return queryResult;</w:t>
      </w:r>
    </w:p>
    <w:p w14:paraId="756E448B" w14:textId="77777777" w:rsidR="00081227" w:rsidRPr="00081227" w:rsidRDefault="00081227" w:rsidP="00081227">
      <w:pPr>
        <w:pStyle w:val="Code"/>
      </w:pPr>
      <w:r w:rsidRPr="00081227">
        <w:t xml:space="preserve">        }</w:t>
      </w:r>
    </w:p>
    <w:p w14:paraId="22487226" w14:textId="77777777" w:rsidR="00081227" w:rsidRPr="00081227" w:rsidRDefault="00081227" w:rsidP="00081227">
      <w:pPr>
        <w:pStyle w:val="Code"/>
      </w:pPr>
      <w:r w:rsidRPr="00081227">
        <w:t xml:space="preserve">    }</w:t>
      </w:r>
    </w:p>
    <w:p w14:paraId="504FD3C7" w14:textId="77777777" w:rsidR="00197107" w:rsidRPr="00081227" w:rsidRDefault="00081227" w:rsidP="00081227">
      <w:pPr>
        <w:pStyle w:val="Code"/>
      </w:pPr>
      <w:r w:rsidRPr="00081227">
        <w:t>}</w:t>
      </w:r>
      <w:bookmarkEnd w:id="118"/>
      <w:bookmarkEnd w:id="119"/>
    </w:p>
    <w:p w14:paraId="217C4712" w14:textId="77777777" w:rsidR="00D97F9F" w:rsidRDefault="00D97F9F" w:rsidP="00D97F9F">
      <w:pPr>
        <w:pStyle w:val="CodeCaption"/>
      </w:pPr>
      <w:r>
        <w:t xml:space="preserve">Dependency Configuration (add to bottom of </w:t>
      </w:r>
      <w:r w:rsidRPr="00E56F99">
        <w:rPr>
          <w:rStyle w:val="CodeInline"/>
        </w:rPr>
        <w:t>NinjectConfigurator.AddBindings</w:t>
      </w:r>
      <w:r>
        <w:t>)</w:t>
      </w:r>
    </w:p>
    <w:p w14:paraId="37BF45D8" w14:textId="77777777" w:rsidR="00197107" w:rsidRDefault="00D97F9F" w:rsidP="00197107">
      <w:pPr>
        <w:pStyle w:val="Code"/>
      </w:pPr>
      <w:bookmarkStart w:id="121" w:name="OLE_LINK73"/>
      <w:bookmarkStart w:id="122" w:name="OLE_LINK74"/>
      <w:r w:rsidRPr="00D97F9F">
        <w:t>container.Bind&lt;IAllTasksQueryProcessor&gt;().To&lt;AllTasksQueryProcessor&gt;().InRequestScope();</w:t>
      </w:r>
    </w:p>
    <w:bookmarkEnd w:id="121"/>
    <w:bookmarkEnd w:id="122"/>
    <w:p w14:paraId="3FE7542C" w14:textId="17BAF9FE" w:rsidR="00197107" w:rsidRDefault="00827DD6" w:rsidP="00827DD6">
      <w:pPr>
        <w:pStyle w:val="BodyTextCont"/>
      </w:pPr>
      <w:r>
        <w:t xml:space="preserve">There's </w:t>
      </w:r>
      <w:ins w:id="123" w:author="Jamie Kurtz" w:date="2014-05-22T19:44:00Z">
        <w:r w:rsidR="00C02305">
          <w:t xml:space="preserve">only </w:t>
        </w:r>
      </w:ins>
      <w:r>
        <w:t xml:space="preserve">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14:paraId="2894FA9F" w14:textId="77777777"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14:paraId="765F690B" w14:textId="77777777"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14:paraId="454DCF8B" w14:textId="77777777"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14:paraId="551FEDC6" w14:textId="77777777" w:rsidR="001E5C5B" w:rsidRPr="001E5C5B" w:rsidRDefault="001E5C5B" w:rsidP="001E5C5B">
      <w:pPr>
        <w:pStyle w:val="Code"/>
      </w:pPr>
      <w:bookmarkStart w:id="124" w:name="OLE_LINK75"/>
      <w:bookmarkStart w:id="125" w:name="OLE_LINK76"/>
      <w:r w:rsidRPr="001E5C5B">
        <w:t>namespace WebApi2Book.Web.Api.Models</w:t>
      </w:r>
    </w:p>
    <w:p w14:paraId="44F19C72" w14:textId="77777777" w:rsidR="001E5C5B" w:rsidRPr="001E5C5B" w:rsidRDefault="001E5C5B" w:rsidP="001E5C5B">
      <w:pPr>
        <w:pStyle w:val="Code"/>
      </w:pPr>
      <w:r w:rsidRPr="001E5C5B">
        <w:t>{</w:t>
      </w:r>
    </w:p>
    <w:p w14:paraId="040BA140" w14:textId="77777777" w:rsidR="001E5C5B" w:rsidRPr="001E5C5B" w:rsidRDefault="001E5C5B" w:rsidP="001E5C5B">
      <w:pPr>
        <w:pStyle w:val="Code"/>
      </w:pPr>
      <w:r w:rsidRPr="001E5C5B">
        <w:t xml:space="preserve">    public interface IPageLinkContaining : ILinkContaining</w:t>
      </w:r>
    </w:p>
    <w:p w14:paraId="4D35D3F0" w14:textId="77777777" w:rsidR="001E5C5B" w:rsidRPr="001E5C5B" w:rsidRDefault="001E5C5B" w:rsidP="001E5C5B">
      <w:pPr>
        <w:pStyle w:val="Code"/>
      </w:pPr>
      <w:r w:rsidRPr="001E5C5B">
        <w:t xml:space="preserve">    {</w:t>
      </w:r>
    </w:p>
    <w:p w14:paraId="2510872A" w14:textId="77777777" w:rsidR="001E5C5B" w:rsidRPr="001E5C5B" w:rsidRDefault="001E5C5B" w:rsidP="001E5C5B">
      <w:pPr>
        <w:pStyle w:val="Code"/>
      </w:pPr>
      <w:r w:rsidRPr="001E5C5B">
        <w:t xml:space="preserve">        int PageNumber { get; set; }</w:t>
      </w:r>
    </w:p>
    <w:p w14:paraId="061E1C18" w14:textId="77777777" w:rsidR="001E5C5B" w:rsidRPr="001E5C5B" w:rsidRDefault="001E5C5B" w:rsidP="001E5C5B">
      <w:pPr>
        <w:pStyle w:val="Code"/>
      </w:pPr>
      <w:r w:rsidRPr="001E5C5B">
        <w:t xml:space="preserve">        int PageCount { get; set; }</w:t>
      </w:r>
    </w:p>
    <w:p w14:paraId="4C288349" w14:textId="77777777" w:rsidR="001E5C5B" w:rsidRPr="001E5C5B" w:rsidRDefault="001E5C5B" w:rsidP="001E5C5B">
      <w:pPr>
        <w:pStyle w:val="Code"/>
      </w:pPr>
      <w:r w:rsidRPr="001E5C5B">
        <w:t xml:space="preserve">    }</w:t>
      </w:r>
    </w:p>
    <w:p w14:paraId="494154B2" w14:textId="77777777" w:rsidR="001E5C5B" w:rsidRDefault="001E5C5B" w:rsidP="001E5C5B">
      <w:pPr>
        <w:pStyle w:val="Code"/>
      </w:pPr>
      <w:r w:rsidRPr="001E5C5B">
        <w:t>}</w:t>
      </w:r>
    </w:p>
    <w:bookmarkEnd w:id="124"/>
    <w:bookmarkEnd w:id="125"/>
    <w:p w14:paraId="6A5B0DF3" w14:textId="77777777"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14:paraId="42330296" w14:textId="77777777" w:rsidR="00B67F21" w:rsidRPr="00B67F21" w:rsidRDefault="00B67F21" w:rsidP="00B67F21">
      <w:pPr>
        <w:pStyle w:val="Code"/>
      </w:pPr>
      <w:bookmarkStart w:id="126" w:name="OLE_LINK77"/>
      <w:bookmarkStart w:id="127" w:name="OLE_LINK78"/>
      <w:r w:rsidRPr="00B67F21">
        <w:t>using System.Collections.Generic;</w:t>
      </w:r>
    </w:p>
    <w:p w14:paraId="39F71021" w14:textId="77777777" w:rsidR="00B67F21" w:rsidRPr="00B67F21" w:rsidRDefault="00B67F21" w:rsidP="00B67F21">
      <w:pPr>
        <w:pStyle w:val="Code"/>
      </w:pPr>
    </w:p>
    <w:p w14:paraId="5632A172" w14:textId="77777777" w:rsidR="00B67F21" w:rsidRPr="00B67F21" w:rsidRDefault="00B67F21" w:rsidP="00B67F21">
      <w:pPr>
        <w:pStyle w:val="Code"/>
      </w:pPr>
      <w:r w:rsidRPr="00B67F21">
        <w:t>namespace WebApi2Book.Web.Api.Models</w:t>
      </w:r>
    </w:p>
    <w:p w14:paraId="6F687BFC" w14:textId="77777777" w:rsidR="00B67F21" w:rsidRPr="00B67F21" w:rsidRDefault="00B67F21" w:rsidP="00B67F21">
      <w:pPr>
        <w:pStyle w:val="Code"/>
      </w:pPr>
      <w:r w:rsidRPr="00B67F21">
        <w:t>{</w:t>
      </w:r>
    </w:p>
    <w:p w14:paraId="16697021" w14:textId="77777777" w:rsidR="00B67F21" w:rsidRPr="00B67F21" w:rsidRDefault="00B67F21" w:rsidP="00B67F21">
      <w:pPr>
        <w:pStyle w:val="Code"/>
      </w:pPr>
      <w:r w:rsidRPr="00B67F21">
        <w:t xml:space="preserve">    public class PagedDataInquiryResponse&lt;T&gt; : IPageLinkContaining</w:t>
      </w:r>
    </w:p>
    <w:p w14:paraId="65FF65F2" w14:textId="77777777" w:rsidR="00B67F21" w:rsidRPr="00B67F21" w:rsidRDefault="00B67F21" w:rsidP="00B67F21">
      <w:pPr>
        <w:pStyle w:val="Code"/>
      </w:pPr>
      <w:r w:rsidRPr="00B67F21">
        <w:t xml:space="preserve">    {</w:t>
      </w:r>
    </w:p>
    <w:p w14:paraId="11F6EB74" w14:textId="77777777" w:rsidR="00B67F21" w:rsidRPr="00B67F21" w:rsidRDefault="00B67F21" w:rsidP="00B67F21">
      <w:pPr>
        <w:pStyle w:val="Code"/>
      </w:pPr>
      <w:r w:rsidRPr="00B67F21">
        <w:t xml:space="preserve">        private List&lt;T&gt; _items;</w:t>
      </w:r>
    </w:p>
    <w:p w14:paraId="48B38241" w14:textId="77777777" w:rsidR="00B67F21" w:rsidRPr="00B67F21" w:rsidRDefault="00B67F21" w:rsidP="00B67F21">
      <w:pPr>
        <w:pStyle w:val="Code"/>
      </w:pPr>
      <w:r w:rsidRPr="00B67F21">
        <w:t xml:space="preserve">        private List&lt;Link&gt; _links;</w:t>
      </w:r>
    </w:p>
    <w:p w14:paraId="2998CB89" w14:textId="77777777" w:rsidR="00B67F21" w:rsidRPr="00B67F21" w:rsidRDefault="00B67F21" w:rsidP="00B67F21">
      <w:pPr>
        <w:pStyle w:val="Code"/>
      </w:pPr>
    </w:p>
    <w:p w14:paraId="65C50B07" w14:textId="77777777" w:rsidR="00B67F21" w:rsidRPr="00B67F21" w:rsidRDefault="00B67F21" w:rsidP="00B67F21">
      <w:pPr>
        <w:pStyle w:val="Code"/>
      </w:pPr>
      <w:r w:rsidRPr="00B67F21">
        <w:t xml:space="preserve">        public List&lt;T&gt; Items</w:t>
      </w:r>
    </w:p>
    <w:p w14:paraId="5344F797" w14:textId="77777777" w:rsidR="00B67F21" w:rsidRPr="00B67F21" w:rsidRDefault="00B67F21" w:rsidP="00B67F21">
      <w:pPr>
        <w:pStyle w:val="Code"/>
      </w:pPr>
      <w:r w:rsidRPr="00B67F21">
        <w:t xml:space="preserve">        {</w:t>
      </w:r>
    </w:p>
    <w:p w14:paraId="17DB32DA" w14:textId="77777777" w:rsidR="00B67F21" w:rsidRPr="00B67F21" w:rsidRDefault="00B67F21" w:rsidP="00B67F21">
      <w:pPr>
        <w:pStyle w:val="Code"/>
      </w:pPr>
      <w:r w:rsidRPr="00B67F21">
        <w:t xml:space="preserve">            get { return _items ?? (_items = new List&lt;T&gt;()); }</w:t>
      </w:r>
    </w:p>
    <w:p w14:paraId="4F3A8440" w14:textId="77777777" w:rsidR="00B67F21" w:rsidRPr="00B67F21" w:rsidRDefault="00B67F21" w:rsidP="00B67F21">
      <w:pPr>
        <w:pStyle w:val="Code"/>
      </w:pPr>
      <w:r w:rsidRPr="00B67F21">
        <w:t xml:space="preserve">            set { _items = value; }</w:t>
      </w:r>
    </w:p>
    <w:p w14:paraId="12F067CA" w14:textId="77777777" w:rsidR="00B67F21" w:rsidRPr="00B67F21" w:rsidRDefault="00B67F21" w:rsidP="00B67F21">
      <w:pPr>
        <w:pStyle w:val="Code"/>
      </w:pPr>
      <w:r w:rsidRPr="00B67F21">
        <w:t xml:space="preserve">        }</w:t>
      </w:r>
    </w:p>
    <w:p w14:paraId="2BCA7060" w14:textId="77777777" w:rsidR="00B67F21" w:rsidRPr="00B67F21" w:rsidRDefault="00B67F21" w:rsidP="00B67F21">
      <w:pPr>
        <w:pStyle w:val="Code"/>
      </w:pPr>
    </w:p>
    <w:p w14:paraId="1045CB00" w14:textId="77777777" w:rsidR="00B67F21" w:rsidRPr="00B67F21" w:rsidRDefault="00B67F21" w:rsidP="00B67F21">
      <w:pPr>
        <w:pStyle w:val="Code"/>
      </w:pPr>
      <w:r w:rsidRPr="00B67F21">
        <w:lastRenderedPageBreak/>
        <w:t xml:space="preserve">        public int PageSize { get; set; }</w:t>
      </w:r>
    </w:p>
    <w:p w14:paraId="60897459" w14:textId="77777777" w:rsidR="00B67F21" w:rsidRPr="00B67F21" w:rsidRDefault="00B67F21" w:rsidP="00B67F21">
      <w:pPr>
        <w:pStyle w:val="Code"/>
      </w:pPr>
    </w:p>
    <w:p w14:paraId="144160C3" w14:textId="77777777" w:rsidR="00B67F21" w:rsidRPr="00B67F21" w:rsidRDefault="00B67F21" w:rsidP="00B67F21">
      <w:pPr>
        <w:pStyle w:val="Code"/>
      </w:pPr>
      <w:r w:rsidRPr="00B67F21">
        <w:t xml:space="preserve">        public List&lt;Link&gt; Links</w:t>
      </w:r>
    </w:p>
    <w:p w14:paraId="2B29D7EE" w14:textId="77777777" w:rsidR="00B67F21" w:rsidRPr="00B67F21" w:rsidRDefault="00B67F21" w:rsidP="00B67F21">
      <w:pPr>
        <w:pStyle w:val="Code"/>
      </w:pPr>
      <w:r w:rsidRPr="00B67F21">
        <w:t xml:space="preserve">        {</w:t>
      </w:r>
    </w:p>
    <w:p w14:paraId="7F4D9D0C" w14:textId="77777777" w:rsidR="00B67F21" w:rsidRPr="00B67F21" w:rsidRDefault="00B67F21" w:rsidP="00B67F21">
      <w:pPr>
        <w:pStyle w:val="Code"/>
      </w:pPr>
      <w:r w:rsidRPr="00B67F21">
        <w:t xml:space="preserve">            get { return _links ?? (_links = new List&lt;Link&gt;()); }</w:t>
      </w:r>
    </w:p>
    <w:p w14:paraId="5F8EE286" w14:textId="77777777" w:rsidR="00B67F21" w:rsidRPr="00B67F21" w:rsidRDefault="00B67F21" w:rsidP="00B67F21">
      <w:pPr>
        <w:pStyle w:val="Code"/>
      </w:pPr>
      <w:r w:rsidRPr="00B67F21">
        <w:t xml:space="preserve">            set { _links = value; }</w:t>
      </w:r>
    </w:p>
    <w:p w14:paraId="0795109D" w14:textId="77777777" w:rsidR="00B67F21" w:rsidRPr="00B67F21" w:rsidRDefault="00B67F21" w:rsidP="00B67F21">
      <w:pPr>
        <w:pStyle w:val="Code"/>
      </w:pPr>
      <w:r w:rsidRPr="00B67F21">
        <w:t xml:space="preserve">        }</w:t>
      </w:r>
    </w:p>
    <w:p w14:paraId="7CAB1A05" w14:textId="77777777" w:rsidR="00B67F21" w:rsidRPr="00B67F21" w:rsidRDefault="00B67F21" w:rsidP="00B67F21">
      <w:pPr>
        <w:pStyle w:val="Code"/>
      </w:pPr>
    </w:p>
    <w:p w14:paraId="4B121A7E" w14:textId="77777777" w:rsidR="00B67F21" w:rsidRPr="00B67F21" w:rsidRDefault="00B67F21" w:rsidP="00B67F21">
      <w:pPr>
        <w:pStyle w:val="Code"/>
      </w:pPr>
      <w:r w:rsidRPr="00B67F21">
        <w:t xml:space="preserve">        public void AddLink(Link link)</w:t>
      </w:r>
    </w:p>
    <w:p w14:paraId="108F242D" w14:textId="77777777" w:rsidR="00B67F21" w:rsidRPr="00B67F21" w:rsidRDefault="00B67F21" w:rsidP="00B67F21">
      <w:pPr>
        <w:pStyle w:val="Code"/>
      </w:pPr>
      <w:r w:rsidRPr="00B67F21">
        <w:t xml:space="preserve">        {</w:t>
      </w:r>
    </w:p>
    <w:p w14:paraId="5E6B8200" w14:textId="77777777" w:rsidR="00B67F21" w:rsidRPr="00B67F21" w:rsidRDefault="00B67F21" w:rsidP="00B67F21">
      <w:pPr>
        <w:pStyle w:val="Code"/>
      </w:pPr>
      <w:r w:rsidRPr="00B67F21">
        <w:t xml:space="preserve">            Links.Add(link);</w:t>
      </w:r>
    </w:p>
    <w:p w14:paraId="5D6727EB" w14:textId="77777777" w:rsidR="00B67F21" w:rsidRPr="00B67F21" w:rsidRDefault="00B67F21" w:rsidP="00B67F21">
      <w:pPr>
        <w:pStyle w:val="Code"/>
      </w:pPr>
      <w:r w:rsidRPr="00B67F21">
        <w:t xml:space="preserve">        }</w:t>
      </w:r>
    </w:p>
    <w:p w14:paraId="59734E1E" w14:textId="77777777" w:rsidR="00B67F21" w:rsidRPr="00B67F21" w:rsidRDefault="00B67F21" w:rsidP="00B67F21">
      <w:pPr>
        <w:pStyle w:val="Code"/>
      </w:pPr>
    </w:p>
    <w:p w14:paraId="3788B662" w14:textId="77777777" w:rsidR="00B67F21" w:rsidRPr="00B67F21" w:rsidRDefault="00B67F21" w:rsidP="00B67F21">
      <w:pPr>
        <w:pStyle w:val="Code"/>
      </w:pPr>
      <w:r w:rsidRPr="00B67F21">
        <w:t xml:space="preserve">        public int PageNumber { get; set; }</w:t>
      </w:r>
    </w:p>
    <w:p w14:paraId="12C98D25" w14:textId="77777777" w:rsidR="00B67F21" w:rsidRPr="00B67F21" w:rsidRDefault="00B67F21" w:rsidP="00B67F21">
      <w:pPr>
        <w:pStyle w:val="Code"/>
      </w:pPr>
      <w:r w:rsidRPr="00B67F21">
        <w:t xml:space="preserve">        public int PageCount { get; set; }</w:t>
      </w:r>
    </w:p>
    <w:p w14:paraId="5938791D" w14:textId="77777777" w:rsidR="00B67F21" w:rsidRPr="00B67F21" w:rsidRDefault="00B67F21" w:rsidP="00B67F21">
      <w:pPr>
        <w:pStyle w:val="Code"/>
      </w:pPr>
      <w:r w:rsidRPr="00B67F21">
        <w:t xml:space="preserve">    }</w:t>
      </w:r>
    </w:p>
    <w:p w14:paraId="668B41F9" w14:textId="77777777" w:rsidR="00B67F21" w:rsidRDefault="00B67F21" w:rsidP="00B67F21">
      <w:pPr>
        <w:pStyle w:val="Code"/>
      </w:pPr>
      <w:r w:rsidRPr="00B67F21">
        <w:t>}</w:t>
      </w:r>
    </w:p>
    <w:bookmarkEnd w:id="126"/>
    <w:bookmarkEnd w:id="127"/>
    <w:p w14:paraId="076ED1A4" w14:textId="77777777" w:rsidR="00B67F21" w:rsidRDefault="00B67F21" w:rsidP="00BD551E">
      <w:pPr>
        <w:pStyle w:val="BodyTextCon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14:paraId="416D2E6F" w14:textId="77777777"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14:paraId="149B3876" w14:textId="77777777" w:rsidR="00514ACD" w:rsidRDefault="00514ACD" w:rsidP="00514ACD">
      <w:pPr>
        <w:pStyle w:val="CodeCaption"/>
      </w:pPr>
      <w:r w:rsidRPr="001E5C5B">
        <w:rPr>
          <w:rStyle w:val="CodeInline"/>
        </w:rPr>
        <w:t>IAllTasksInquiryProcessor</w:t>
      </w:r>
      <w:r>
        <w:rPr>
          <w:rStyle w:val="CodeInline"/>
        </w:rPr>
        <w:t xml:space="preserve"> Interface</w:t>
      </w:r>
    </w:p>
    <w:p w14:paraId="21D1BC12" w14:textId="77777777" w:rsidR="00514ACD" w:rsidRPr="00514ACD" w:rsidRDefault="00514ACD" w:rsidP="00514ACD">
      <w:pPr>
        <w:pStyle w:val="Code"/>
      </w:pPr>
      <w:bookmarkStart w:id="128" w:name="OLE_LINK79"/>
      <w:bookmarkStart w:id="129" w:name="OLE_LINK80"/>
      <w:r w:rsidRPr="00514ACD">
        <w:t>using WebApi2Book.Data;</w:t>
      </w:r>
    </w:p>
    <w:p w14:paraId="0628B0AC" w14:textId="77777777" w:rsidR="00514ACD" w:rsidRPr="00514ACD" w:rsidRDefault="00514ACD" w:rsidP="00514ACD">
      <w:pPr>
        <w:pStyle w:val="Code"/>
      </w:pPr>
      <w:r w:rsidRPr="00514ACD">
        <w:t>using WebApi2Book.Web.Api.Models;</w:t>
      </w:r>
    </w:p>
    <w:p w14:paraId="620E5773" w14:textId="77777777" w:rsidR="00514ACD" w:rsidRPr="00514ACD" w:rsidRDefault="00514ACD" w:rsidP="00514ACD">
      <w:pPr>
        <w:pStyle w:val="Code"/>
      </w:pPr>
    </w:p>
    <w:p w14:paraId="5B3DD3FB" w14:textId="77777777" w:rsidR="00514ACD" w:rsidRPr="00514ACD" w:rsidRDefault="00514ACD" w:rsidP="00514ACD">
      <w:pPr>
        <w:pStyle w:val="Code"/>
      </w:pPr>
      <w:r w:rsidRPr="00514ACD">
        <w:t>namespace WebApi2Book.Web.Api.InquiryProcessing</w:t>
      </w:r>
    </w:p>
    <w:p w14:paraId="6DFA3207" w14:textId="77777777" w:rsidR="00514ACD" w:rsidRPr="00514ACD" w:rsidRDefault="00514ACD" w:rsidP="00514ACD">
      <w:pPr>
        <w:pStyle w:val="Code"/>
      </w:pPr>
      <w:r w:rsidRPr="00514ACD">
        <w:t>{</w:t>
      </w:r>
    </w:p>
    <w:p w14:paraId="325E1B53" w14:textId="77777777" w:rsidR="00514ACD" w:rsidRPr="00514ACD" w:rsidRDefault="00514ACD" w:rsidP="00514ACD">
      <w:pPr>
        <w:pStyle w:val="Code"/>
      </w:pPr>
      <w:r w:rsidRPr="00514ACD">
        <w:t xml:space="preserve">    public interface IAllTasksInquiryProcessor</w:t>
      </w:r>
    </w:p>
    <w:p w14:paraId="5F4AFE77" w14:textId="77777777" w:rsidR="00514ACD" w:rsidRPr="00514ACD" w:rsidRDefault="00514ACD" w:rsidP="00514ACD">
      <w:pPr>
        <w:pStyle w:val="Code"/>
      </w:pPr>
      <w:r w:rsidRPr="00514ACD">
        <w:t xml:space="preserve">    {</w:t>
      </w:r>
    </w:p>
    <w:p w14:paraId="5B1107BA" w14:textId="77777777" w:rsidR="00514ACD" w:rsidRPr="00514ACD" w:rsidRDefault="00514ACD" w:rsidP="00514ACD">
      <w:pPr>
        <w:pStyle w:val="Code"/>
      </w:pPr>
      <w:r w:rsidRPr="00514ACD">
        <w:t xml:space="preserve">        PagedDataInquiryResponse&lt;Task&gt; GetTasks(PagedDataRequest requestInfo);</w:t>
      </w:r>
    </w:p>
    <w:p w14:paraId="37624502" w14:textId="77777777" w:rsidR="00514ACD" w:rsidRPr="00514ACD" w:rsidRDefault="00514ACD" w:rsidP="00514ACD">
      <w:pPr>
        <w:pStyle w:val="Code"/>
      </w:pPr>
      <w:r w:rsidRPr="00514ACD">
        <w:t xml:space="preserve">    }</w:t>
      </w:r>
    </w:p>
    <w:p w14:paraId="4FFE40C8" w14:textId="77777777" w:rsidR="00197107" w:rsidRPr="00514ACD" w:rsidRDefault="00514ACD" w:rsidP="00514ACD">
      <w:pPr>
        <w:pStyle w:val="Code"/>
      </w:pPr>
      <w:r w:rsidRPr="00514ACD">
        <w:t>}</w:t>
      </w:r>
    </w:p>
    <w:bookmarkEnd w:id="128"/>
    <w:bookmarkEnd w:id="129"/>
    <w:p w14:paraId="68081770" w14:textId="77777777" w:rsidR="00197107" w:rsidRDefault="00514ACD" w:rsidP="00514ACD">
      <w:pPr>
        <w:pStyle w:val="CodeCaption"/>
      </w:pPr>
      <w:r>
        <w:t>AllTasksInquiryProcessor Class</w:t>
      </w:r>
    </w:p>
    <w:p w14:paraId="19781B47" w14:textId="77777777" w:rsidR="00514ACD" w:rsidRPr="00514ACD" w:rsidRDefault="00514ACD" w:rsidP="00514ACD">
      <w:pPr>
        <w:pStyle w:val="Code"/>
      </w:pPr>
      <w:bookmarkStart w:id="130" w:name="OLE_LINK81"/>
      <w:bookmarkStart w:id="131" w:name="OLE_LINK82"/>
      <w:r w:rsidRPr="00514ACD">
        <w:t>using System.Collections.Generic;</w:t>
      </w:r>
    </w:p>
    <w:p w14:paraId="2FBB2260" w14:textId="77777777" w:rsidR="00514ACD" w:rsidRPr="00514ACD" w:rsidRDefault="00514ACD" w:rsidP="00514ACD">
      <w:pPr>
        <w:pStyle w:val="Code"/>
      </w:pPr>
      <w:r w:rsidRPr="00514ACD">
        <w:t>using System.Linq;</w:t>
      </w:r>
    </w:p>
    <w:p w14:paraId="39227D77" w14:textId="77777777" w:rsidR="00514ACD" w:rsidRPr="00514ACD" w:rsidRDefault="00514ACD" w:rsidP="00514ACD">
      <w:pPr>
        <w:pStyle w:val="Code"/>
      </w:pPr>
      <w:r w:rsidRPr="00514ACD">
        <w:t>using WebApi2Book.Common.TypeMapping;</w:t>
      </w:r>
    </w:p>
    <w:p w14:paraId="7B3407BB" w14:textId="77777777" w:rsidR="00514ACD" w:rsidRPr="00514ACD" w:rsidRDefault="00514ACD" w:rsidP="00514ACD">
      <w:pPr>
        <w:pStyle w:val="Code"/>
      </w:pPr>
      <w:r w:rsidRPr="00514ACD">
        <w:t>using WebApi2Book.Data;</w:t>
      </w:r>
    </w:p>
    <w:p w14:paraId="16199868" w14:textId="77777777" w:rsidR="00514ACD" w:rsidRPr="00514ACD" w:rsidRDefault="00514ACD" w:rsidP="00514ACD">
      <w:pPr>
        <w:pStyle w:val="Code"/>
      </w:pPr>
      <w:r w:rsidRPr="00514ACD">
        <w:t>using WebApi2Book.Web.Api.Models;</w:t>
      </w:r>
    </w:p>
    <w:p w14:paraId="6EF890D7" w14:textId="77777777" w:rsidR="00514ACD" w:rsidRPr="00514ACD" w:rsidRDefault="00514ACD" w:rsidP="00514ACD">
      <w:pPr>
        <w:pStyle w:val="Code"/>
      </w:pPr>
      <w:r w:rsidRPr="00514ACD">
        <w:t>using PagedTaskDataInquiryResponse =</w:t>
      </w:r>
    </w:p>
    <w:p w14:paraId="50D977BF" w14:textId="77777777" w:rsidR="00514ACD" w:rsidRPr="00514ACD" w:rsidRDefault="00514ACD" w:rsidP="00514ACD">
      <w:pPr>
        <w:pStyle w:val="Code"/>
      </w:pPr>
      <w:r w:rsidRPr="00514ACD">
        <w:t xml:space="preserve">    WebApi2Book.Web.Api.Models.PagedDataInquiryResponse&lt;WebApi2Book.Web.Api.Models.Task&gt;;</w:t>
      </w:r>
    </w:p>
    <w:p w14:paraId="41D3CD1A" w14:textId="77777777" w:rsidR="00514ACD" w:rsidRPr="00514ACD" w:rsidRDefault="00514ACD" w:rsidP="00514ACD">
      <w:pPr>
        <w:pStyle w:val="Code"/>
      </w:pPr>
    </w:p>
    <w:p w14:paraId="75703BCE" w14:textId="77777777" w:rsidR="00514ACD" w:rsidRPr="00514ACD" w:rsidRDefault="00514ACD" w:rsidP="00514ACD">
      <w:pPr>
        <w:pStyle w:val="Code"/>
      </w:pPr>
      <w:r w:rsidRPr="00514ACD">
        <w:t>namespace WebApi2Book.Web.Api.InquiryProcessing</w:t>
      </w:r>
    </w:p>
    <w:p w14:paraId="6DB3341C" w14:textId="77777777" w:rsidR="00514ACD" w:rsidRPr="00514ACD" w:rsidRDefault="00514ACD" w:rsidP="00514ACD">
      <w:pPr>
        <w:pStyle w:val="Code"/>
      </w:pPr>
      <w:r w:rsidRPr="00514ACD">
        <w:t>{</w:t>
      </w:r>
    </w:p>
    <w:p w14:paraId="0EE31421" w14:textId="77777777" w:rsidR="00514ACD" w:rsidRPr="00514ACD" w:rsidRDefault="00514ACD" w:rsidP="00514ACD">
      <w:pPr>
        <w:pStyle w:val="Code"/>
      </w:pPr>
      <w:r w:rsidRPr="00514ACD">
        <w:t xml:space="preserve">    public class AllTasksInquiryProcessor : IAllTasksInquiryProcessor</w:t>
      </w:r>
    </w:p>
    <w:p w14:paraId="3887F681" w14:textId="77777777" w:rsidR="00514ACD" w:rsidRPr="00514ACD" w:rsidRDefault="00514ACD" w:rsidP="00514ACD">
      <w:pPr>
        <w:pStyle w:val="Code"/>
      </w:pPr>
      <w:r w:rsidRPr="00514ACD">
        <w:t xml:space="preserve">    {</w:t>
      </w:r>
    </w:p>
    <w:p w14:paraId="53087566" w14:textId="77777777" w:rsidR="00514ACD" w:rsidRPr="00514ACD" w:rsidRDefault="00514ACD" w:rsidP="00514ACD">
      <w:pPr>
        <w:pStyle w:val="Code"/>
      </w:pPr>
      <w:r w:rsidRPr="00514ACD">
        <w:t xml:space="preserve">        private readonly IAutoMapper _autoMapper;</w:t>
      </w:r>
    </w:p>
    <w:p w14:paraId="068CAF49" w14:textId="77777777" w:rsidR="00514ACD" w:rsidRPr="00514ACD" w:rsidRDefault="00514ACD" w:rsidP="00514ACD">
      <w:pPr>
        <w:pStyle w:val="Code"/>
      </w:pPr>
      <w:r w:rsidRPr="00514ACD">
        <w:lastRenderedPageBreak/>
        <w:t xml:space="preserve">        private readonly IAllTasksQueryProcessor _queryProcessor;</w:t>
      </w:r>
    </w:p>
    <w:p w14:paraId="5E2D4634" w14:textId="77777777" w:rsidR="00514ACD" w:rsidRPr="00514ACD" w:rsidRDefault="00514ACD" w:rsidP="00514ACD">
      <w:pPr>
        <w:pStyle w:val="Code"/>
      </w:pPr>
    </w:p>
    <w:p w14:paraId="09EB2C0F" w14:textId="77777777" w:rsidR="00514ACD" w:rsidRPr="00514ACD" w:rsidRDefault="00514ACD" w:rsidP="00514ACD">
      <w:pPr>
        <w:pStyle w:val="Code"/>
      </w:pPr>
      <w:r w:rsidRPr="00514ACD">
        <w:t xml:space="preserve">        public AllTasksInquiryProcessor(IAllTasksQueryProcessor queryProcessor, IAutoMapper autoMapper)</w:t>
      </w:r>
    </w:p>
    <w:p w14:paraId="1E05F5E5" w14:textId="77777777" w:rsidR="00514ACD" w:rsidRPr="00514ACD" w:rsidRDefault="00514ACD" w:rsidP="00514ACD">
      <w:pPr>
        <w:pStyle w:val="Code"/>
      </w:pPr>
      <w:r w:rsidRPr="00514ACD">
        <w:t xml:space="preserve">        {</w:t>
      </w:r>
    </w:p>
    <w:p w14:paraId="65B71FBD" w14:textId="77777777" w:rsidR="00514ACD" w:rsidRPr="00514ACD" w:rsidRDefault="00514ACD" w:rsidP="00514ACD">
      <w:pPr>
        <w:pStyle w:val="Code"/>
      </w:pPr>
      <w:r w:rsidRPr="00514ACD">
        <w:t xml:space="preserve">            _queryProcessor = queryProcessor;</w:t>
      </w:r>
    </w:p>
    <w:p w14:paraId="3D4995CA" w14:textId="77777777" w:rsidR="00514ACD" w:rsidRPr="00514ACD" w:rsidRDefault="00514ACD" w:rsidP="00514ACD">
      <w:pPr>
        <w:pStyle w:val="Code"/>
      </w:pPr>
      <w:r w:rsidRPr="00514ACD">
        <w:t xml:space="preserve">            _autoMapper = autoMapper;</w:t>
      </w:r>
    </w:p>
    <w:p w14:paraId="4B043116" w14:textId="77777777" w:rsidR="00514ACD" w:rsidRPr="00514ACD" w:rsidRDefault="00514ACD" w:rsidP="00514ACD">
      <w:pPr>
        <w:pStyle w:val="Code"/>
      </w:pPr>
      <w:r w:rsidRPr="00514ACD">
        <w:t xml:space="preserve">        }</w:t>
      </w:r>
    </w:p>
    <w:p w14:paraId="7ADBF680" w14:textId="77777777" w:rsidR="00514ACD" w:rsidRPr="00514ACD" w:rsidRDefault="00514ACD" w:rsidP="00514ACD">
      <w:pPr>
        <w:pStyle w:val="Code"/>
      </w:pPr>
    </w:p>
    <w:p w14:paraId="638C80B6" w14:textId="77777777" w:rsidR="00514ACD" w:rsidRPr="00514ACD" w:rsidRDefault="00514ACD" w:rsidP="00514ACD">
      <w:pPr>
        <w:pStyle w:val="Code"/>
      </w:pPr>
      <w:r w:rsidRPr="00514ACD">
        <w:t xml:space="preserve">        public PagedTaskDataInquiryResponse GetTasks(PagedDataRequest requestInfo)</w:t>
      </w:r>
    </w:p>
    <w:p w14:paraId="2032BBD5" w14:textId="77777777" w:rsidR="00514ACD" w:rsidRPr="00514ACD" w:rsidRDefault="00514ACD" w:rsidP="00514ACD">
      <w:pPr>
        <w:pStyle w:val="Code"/>
      </w:pPr>
      <w:r w:rsidRPr="00514ACD">
        <w:t xml:space="preserve">        {</w:t>
      </w:r>
    </w:p>
    <w:p w14:paraId="555C9B91" w14:textId="77777777" w:rsidR="00514ACD" w:rsidRPr="00514ACD" w:rsidRDefault="00514ACD" w:rsidP="00514ACD">
      <w:pPr>
        <w:pStyle w:val="Code"/>
      </w:pPr>
      <w:r w:rsidRPr="00514ACD">
        <w:t xml:space="preserve">            var queryResult = _queryProcessor.GetTasks(requestInfo);</w:t>
      </w:r>
    </w:p>
    <w:p w14:paraId="5CC8E490" w14:textId="77777777" w:rsidR="00514ACD" w:rsidRPr="00514ACD" w:rsidRDefault="00514ACD" w:rsidP="00514ACD">
      <w:pPr>
        <w:pStyle w:val="Code"/>
      </w:pPr>
    </w:p>
    <w:p w14:paraId="21F54ED1" w14:textId="77777777" w:rsidR="00514ACD" w:rsidRPr="00514ACD" w:rsidRDefault="00514ACD" w:rsidP="00514ACD">
      <w:pPr>
        <w:pStyle w:val="Code"/>
      </w:pPr>
      <w:r w:rsidRPr="00514ACD">
        <w:t xml:space="preserve">            var tasks = GetTasks(queryResult.QueriedItems).ToList();</w:t>
      </w:r>
    </w:p>
    <w:p w14:paraId="5ADD6DFC" w14:textId="77777777" w:rsidR="00514ACD" w:rsidRPr="00514ACD" w:rsidRDefault="00514ACD" w:rsidP="00514ACD">
      <w:pPr>
        <w:pStyle w:val="Code"/>
      </w:pPr>
    </w:p>
    <w:p w14:paraId="7BD13003" w14:textId="77777777" w:rsidR="00514ACD" w:rsidRPr="00514ACD" w:rsidRDefault="00514ACD" w:rsidP="00514ACD">
      <w:pPr>
        <w:pStyle w:val="Code"/>
      </w:pPr>
      <w:r w:rsidRPr="00514ACD">
        <w:t xml:space="preserve">            var inquiryResponse = new PagedTaskDataInquiryResponse</w:t>
      </w:r>
    </w:p>
    <w:p w14:paraId="232BF0A2" w14:textId="77777777" w:rsidR="00514ACD" w:rsidRPr="00514ACD" w:rsidRDefault="00514ACD" w:rsidP="00514ACD">
      <w:pPr>
        <w:pStyle w:val="Code"/>
      </w:pPr>
      <w:r w:rsidRPr="00514ACD">
        <w:t xml:space="preserve">            {</w:t>
      </w:r>
    </w:p>
    <w:p w14:paraId="67BB2EF9" w14:textId="77777777" w:rsidR="00514ACD" w:rsidRPr="00514ACD" w:rsidRDefault="00514ACD" w:rsidP="00514ACD">
      <w:pPr>
        <w:pStyle w:val="Code"/>
      </w:pPr>
      <w:r w:rsidRPr="00514ACD">
        <w:t xml:space="preserve">                Items = tasks,</w:t>
      </w:r>
    </w:p>
    <w:p w14:paraId="1305E22C" w14:textId="77777777" w:rsidR="00514ACD" w:rsidRPr="00514ACD" w:rsidRDefault="00514ACD" w:rsidP="00514ACD">
      <w:pPr>
        <w:pStyle w:val="Code"/>
      </w:pPr>
      <w:r w:rsidRPr="00514ACD">
        <w:t xml:space="preserve">                PageCount = queryResult.TotalPageCount,</w:t>
      </w:r>
    </w:p>
    <w:p w14:paraId="63C2720C" w14:textId="77777777" w:rsidR="00514ACD" w:rsidRPr="00514ACD" w:rsidRDefault="00514ACD" w:rsidP="00514ACD">
      <w:pPr>
        <w:pStyle w:val="Code"/>
      </w:pPr>
      <w:r w:rsidRPr="00514ACD">
        <w:t xml:space="preserve">                PageNumber = requestInfo.PageNumber,</w:t>
      </w:r>
    </w:p>
    <w:p w14:paraId="359E1BD0" w14:textId="77777777" w:rsidR="00514ACD" w:rsidRPr="00514ACD" w:rsidRDefault="00514ACD" w:rsidP="00514ACD">
      <w:pPr>
        <w:pStyle w:val="Code"/>
      </w:pPr>
      <w:r w:rsidRPr="00514ACD">
        <w:t xml:space="preserve">                PageSize = requestInfo.PageSize</w:t>
      </w:r>
    </w:p>
    <w:p w14:paraId="0D9DD228" w14:textId="77777777" w:rsidR="00514ACD" w:rsidRPr="00514ACD" w:rsidRDefault="00514ACD" w:rsidP="00514ACD">
      <w:pPr>
        <w:pStyle w:val="Code"/>
      </w:pPr>
      <w:r w:rsidRPr="00514ACD">
        <w:t xml:space="preserve">            };</w:t>
      </w:r>
    </w:p>
    <w:p w14:paraId="7A9408F7" w14:textId="77777777" w:rsidR="00514ACD" w:rsidRPr="00514ACD" w:rsidRDefault="00514ACD" w:rsidP="00514ACD">
      <w:pPr>
        <w:pStyle w:val="Code"/>
      </w:pPr>
    </w:p>
    <w:p w14:paraId="1C28F407" w14:textId="77777777" w:rsidR="00514ACD" w:rsidRPr="00514ACD" w:rsidRDefault="00514ACD" w:rsidP="00514ACD">
      <w:pPr>
        <w:pStyle w:val="Code"/>
      </w:pPr>
      <w:r w:rsidRPr="00514ACD">
        <w:t xml:space="preserve">            return inquiryResponse;</w:t>
      </w:r>
    </w:p>
    <w:p w14:paraId="6A26739A" w14:textId="77777777" w:rsidR="00514ACD" w:rsidRPr="00514ACD" w:rsidRDefault="00514ACD" w:rsidP="00514ACD">
      <w:pPr>
        <w:pStyle w:val="Code"/>
      </w:pPr>
      <w:r w:rsidRPr="00514ACD">
        <w:t xml:space="preserve">        }</w:t>
      </w:r>
    </w:p>
    <w:p w14:paraId="602DCA96" w14:textId="77777777" w:rsidR="00514ACD" w:rsidRPr="00514ACD" w:rsidRDefault="00514ACD" w:rsidP="00514ACD">
      <w:pPr>
        <w:pStyle w:val="Code"/>
      </w:pPr>
    </w:p>
    <w:p w14:paraId="57C1CF0E" w14:textId="77777777" w:rsidR="00514ACD" w:rsidRPr="00514ACD" w:rsidRDefault="00514ACD" w:rsidP="00514ACD">
      <w:pPr>
        <w:pStyle w:val="Code"/>
      </w:pPr>
      <w:r w:rsidRPr="00514ACD">
        <w:t xml:space="preserve">        public virtual IEnumerable&lt;Task&gt; GetTasks(IEnumerable&lt;Data.Entities.Task&gt; taskEntities)</w:t>
      </w:r>
    </w:p>
    <w:p w14:paraId="413141E0" w14:textId="77777777" w:rsidR="00514ACD" w:rsidRPr="00514ACD" w:rsidRDefault="00514ACD" w:rsidP="00514ACD">
      <w:pPr>
        <w:pStyle w:val="Code"/>
      </w:pPr>
      <w:r w:rsidRPr="00514ACD">
        <w:t xml:space="preserve">        {</w:t>
      </w:r>
    </w:p>
    <w:p w14:paraId="19B8F689" w14:textId="77777777" w:rsidR="00514ACD" w:rsidRPr="00514ACD" w:rsidRDefault="00514ACD" w:rsidP="00514ACD">
      <w:pPr>
        <w:pStyle w:val="Code"/>
      </w:pPr>
      <w:r w:rsidRPr="00514ACD">
        <w:t xml:space="preserve">            var tasks = taskEntities.Select(x =&gt; _autoMapper.Map&lt;Task&gt;(x)).ToList();</w:t>
      </w:r>
    </w:p>
    <w:p w14:paraId="67D6962C" w14:textId="77777777" w:rsidR="00514ACD" w:rsidRPr="00514ACD" w:rsidRDefault="00514ACD" w:rsidP="00514ACD">
      <w:pPr>
        <w:pStyle w:val="Code"/>
      </w:pPr>
    </w:p>
    <w:p w14:paraId="2E4BFCDD" w14:textId="77777777" w:rsidR="00514ACD" w:rsidRPr="00514ACD" w:rsidRDefault="00514ACD" w:rsidP="00514ACD">
      <w:pPr>
        <w:pStyle w:val="Code"/>
      </w:pPr>
      <w:r w:rsidRPr="00514ACD">
        <w:t xml:space="preserve">            return tasks;</w:t>
      </w:r>
    </w:p>
    <w:p w14:paraId="34306CD3" w14:textId="77777777" w:rsidR="00514ACD" w:rsidRPr="00514ACD" w:rsidRDefault="00514ACD" w:rsidP="00514ACD">
      <w:pPr>
        <w:pStyle w:val="Code"/>
      </w:pPr>
      <w:r w:rsidRPr="00514ACD">
        <w:t xml:space="preserve">        }</w:t>
      </w:r>
    </w:p>
    <w:p w14:paraId="40CB9984" w14:textId="77777777" w:rsidR="00514ACD" w:rsidRPr="00514ACD" w:rsidRDefault="00514ACD" w:rsidP="00514ACD">
      <w:pPr>
        <w:pStyle w:val="Code"/>
      </w:pPr>
      <w:r w:rsidRPr="00514ACD">
        <w:t xml:space="preserve">    }</w:t>
      </w:r>
    </w:p>
    <w:p w14:paraId="5DCD4600" w14:textId="77777777" w:rsidR="00514ACD" w:rsidRDefault="00514ACD" w:rsidP="00514ACD">
      <w:pPr>
        <w:pStyle w:val="Code"/>
      </w:pPr>
      <w:r w:rsidRPr="00514ACD">
        <w:t>}</w:t>
      </w:r>
    </w:p>
    <w:bookmarkEnd w:id="130"/>
    <w:bookmarkEnd w:id="131"/>
    <w:p w14:paraId="2703612B" w14:textId="77777777" w:rsidR="00514ACD" w:rsidRDefault="00514ACD" w:rsidP="00514ACD">
      <w:pPr>
        <w:pStyle w:val="CodeCaption"/>
      </w:pPr>
      <w:r>
        <w:t xml:space="preserve">Dependency Configuration (add to bottom of </w:t>
      </w:r>
      <w:r w:rsidRPr="00E56F99">
        <w:rPr>
          <w:rStyle w:val="CodeInline"/>
        </w:rPr>
        <w:t>NinjectConfigurator.AddBindings</w:t>
      </w:r>
      <w:r>
        <w:t>)</w:t>
      </w:r>
    </w:p>
    <w:p w14:paraId="47B36911" w14:textId="77777777" w:rsidR="00197107" w:rsidRDefault="00514ACD" w:rsidP="00197107">
      <w:pPr>
        <w:pStyle w:val="Code"/>
      </w:pPr>
      <w:bookmarkStart w:id="132" w:name="OLE_LINK83"/>
      <w:bookmarkStart w:id="133" w:name="OLE_LINK84"/>
      <w:r w:rsidRPr="00514ACD">
        <w:t>container.Bind&lt;IAllTasksInquiryProcessor&gt;().To&lt;AllTasksInquiryProcessor&gt;().InRequestScope();</w:t>
      </w:r>
    </w:p>
    <w:bookmarkEnd w:id="132"/>
    <w:bookmarkEnd w:id="133"/>
    <w:p w14:paraId="48D27EBA" w14:textId="77777777" w:rsidR="00514ACD" w:rsidRDefault="00514ACD" w:rsidP="00197107">
      <w:pPr>
        <w:pStyle w:val="Code"/>
      </w:pPr>
    </w:p>
    <w:p w14:paraId="4E547F55" w14:textId="77777777" w:rsidR="00DE20D1" w:rsidRDefault="00514ACD" w:rsidP="00DE20D1">
      <w:pPr>
        <w:pStyle w:val="BodyTextCont"/>
      </w:pPr>
      <w:commentRangeStart w:id="134"/>
      <w:r>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w:t>
      </w:r>
      <w:commentRangeEnd w:id="134"/>
      <w:r w:rsidR="00C02305">
        <w:rPr>
          <w:rFonts w:asciiTheme="minorHAnsi" w:hAnsiTheme="minorHAnsi"/>
          <w:sz w:val="22"/>
        </w:rPr>
        <w:commentReference w:id="134"/>
      </w:r>
      <w:r>
        <w:t xml:space="preserve">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14:paraId="1AA5D0F3" w14:textId="77777777" w:rsidR="00197107" w:rsidRDefault="00DE20D1" w:rsidP="00DE20D1">
      <w:pPr>
        <w:pStyle w:val="BodyTextCont"/>
        <w:rPr>
          <w:ins w:id="135" w:author="Jamie Kurtz" w:date="2014-05-22T19:57:00Z"/>
        </w:rPr>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14:paraId="745AE470" w14:textId="77777777" w:rsidR="00C02305" w:rsidRDefault="00C02305" w:rsidP="00DE20D1">
      <w:pPr>
        <w:pStyle w:val="BodyTextCont"/>
      </w:pPr>
    </w:p>
    <w:p w14:paraId="664DB16C" w14:textId="77777777" w:rsidR="00DE20D1" w:rsidRPr="00DE20D1" w:rsidRDefault="00DE20D1" w:rsidP="00DE20D1">
      <w:pPr>
        <w:pStyle w:val="Code"/>
      </w:pPr>
      <w:bookmarkStart w:id="136" w:name="OLE_LINK85"/>
      <w:bookmarkStart w:id="137" w:name="OLE_LINK86"/>
      <w:r w:rsidRPr="00DE20D1">
        <w:t>[Route("", Name = "GetTasksRoute")]</w:t>
      </w:r>
    </w:p>
    <w:p w14:paraId="4D9C7073" w14:textId="77777777" w:rsidR="00DE20D1" w:rsidRPr="00DE20D1" w:rsidRDefault="00DE20D1" w:rsidP="00DE20D1">
      <w:pPr>
        <w:pStyle w:val="Code"/>
      </w:pPr>
      <w:r>
        <w:t>p</w:t>
      </w:r>
      <w:r w:rsidRPr="00DE20D1">
        <w:t>ublic PagedDataInquiryResponse&lt;Task&gt; GetTasks(HttpRequestMessage requestMessage)</w:t>
      </w:r>
    </w:p>
    <w:p w14:paraId="0592BB0E" w14:textId="77777777" w:rsidR="00DE20D1" w:rsidRPr="00DE20D1" w:rsidRDefault="00DE20D1" w:rsidP="00DE20D1">
      <w:pPr>
        <w:pStyle w:val="Code"/>
      </w:pPr>
      <w:r w:rsidRPr="00DE20D1">
        <w:lastRenderedPageBreak/>
        <w:t>{</w:t>
      </w:r>
    </w:p>
    <w:p w14:paraId="691EC24E" w14:textId="77777777" w:rsidR="00DE20D1" w:rsidRPr="00DE20D1" w:rsidRDefault="00DE20D1" w:rsidP="00DE20D1">
      <w:pPr>
        <w:pStyle w:val="Code"/>
      </w:pPr>
      <w:r>
        <w:t xml:space="preserve">    </w:t>
      </w:r>
      <w:r w:rsidRPr="00DE20D1">
        <w:t>var request = _pagedDataRequestFactory.Create(requestMessage.RequestUri);</w:t>
      </w:r>
    </w:p>
    <w:p w14:paraId="5C110958" w14:textId="77777777" w:rsidR="00DE20D1" w:rsidRPr="00DE20D1" w:rsidRDefault="00DE20D1" w:rsidP="00DE20D1">
      <w:pPr>
        <w:pStyle w:val="Code"/>
      </w:pPr>
    </w:p>
    <w:p w14:paraId="14A05B19" w14:textId="77777777" w:rsidR="00DE20D1" w:rsidRPr="00DE20D1" w:rsidRDefault="00DE20D1" w:rsidP="00DE20D1">
      <w:pPr>
        <w:pStyle w:val="Code"/>
      </w:pPr>
      <w:r>
        <w:t xml:space="preserve">    </w:t>
      </w:r>
      <w:r w:rsidRPr="00DE20D1">
        <w:t>var tasks = _allTasksInquiryProcessor.GetTasks(request);</w:t>
      </w:r>
    </w:p>
    <w:p w14:paraId="66D397A9" w14:textId="77777777" w:rsidR="00DE20D1" w:rsidRPr="00DE20D1" w:rsidRDefault="00DE20D1" w:rsidP="00DE20D1">
      <w:pPr>
        <w:pStyle w:val="Code"/>
      </w:pPr>
      <w:r>
        <w:t xml:space="preserve">    </w:t>
      </w:r>
      <w:r w:rsidRPr="00DE20D1">
        <w:t>return tasks;</w:t>
      </w:r>
    </w:p>
    <w:p w14:paraId="5E6E1678" w14:textId="77777777" w:rsidR="00197107" w:rsidRDefault="00DE20D1" w:rsidP="00DE20D1">
      <w:pPr>
        <w:pStyle w:val="Code"/>
      </w:pPr>
      <w:r w:rsidRPr="00DE20D1">
        <w:t>}</w:t>
      </w:r>
    </w:p>
    <w:bookmarkEnd w:id="136"/>
    <w:bookmarkEnd w:id="137"/>
    <w:p w14:paraId="4060DEE6" w14:textId="77777777"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14:paraId="5F53E735" w14:textId="77777777" w:rsidR="00707E2E" w:rsidRPr="00707E2E" w:rsidRDefault="00707E2E" w:rsidP="00707E2E">
      <w:pPr>
        <w:pStyle w:val="Code"/>
      </w:pPr>
      <w:r w:rsidRPr="00707E2E">
        <w:t xml:space="preserve">    public class TasksController : ApiController</w:t>
      </w:r>
    </w:p>
    <w:p w14:paraId="30D9CB4D" w14:textId="77777777" w:rsidR="00707E2E" w:rsidRPr="00707E2E" w:rsidRDefault="00707E2E" w:rsidP="00707E2E">
      <w:pPr>
        <w:pStyle w:val="Code"/>
      </w:pPr>
      <w:r w:rsidRPr="00707E2E">
        <w:t xml:space="preserve">    {</w:t>
      </w:r>
    </w:p>
    <w:p w14:paraId="2E5903CB" w14:textId="77777777" w:rsidR="00707E2E" w:rsidRPr="00707E2E" w:rsidRDefault="00707E2E" w:rsidP="00707E2E">
      <w:pPr>
        <w:pStyle w:val="Code"/>
      </w:pPr>
      <w:r w:rsidRPr="00707E2E">
        <w:t xml:space="preserve">        private readonly IAddTaskMaintenanceProcessor _addTaskMaintenanceProcessor;</w:t>
      </w:r>
    </w:p>
    <w:p w14:paraId="27F34CC7" w14:textId="77777777" w:rsidR="00707E2E" w:rsidRPr="00707E2E" w:rsidRDefault="00707E2E" w:rsidP="00707E2E">
      <w:pPr>
        <w:pStyle w:val="Code"/>
      </w:pPr>
      <w:r w:rsidRPr="00707E2E">
        <w:t xml:space="preserve">        private readonly ITaskByIdInquiryProcessor _taskByIdInquiryProcessor;</w:t>
      </w:r>
    </w:p>
    <w:p w14:paraId="3BD53374" w14:textId="77777777" w:rsidR="00707E2E" w:rsidRPr="00707E2E" w:rsidRDefault="00707E2E" w:rsidP="00707E2E">
      <w:pPr>
        <w:pStyle w:val="Code"/>
      </w:pPr>
      <w:r w:rsidRPr="00707E2E">
        <w:t xml:space="preserve">        private readonly IUpdateTaskMaintenanceProcessor _updateTaskMaintenanceProcessor;</w:t>
      </w:r>
    </w:p>
    <w:p w14:paraId="7D23B5B7" w14:textId="77777777" w:rsidR="00707E2E" w:rsidRPr="00707E2E" w:rsidRDefault="00707E2E" w:rsidP="00707E2E">
      <w:pPr>
        <w:pStyle w:val="Code"/>
        <w:rPr>
          <w:rStyle w:val="CodeBold"/>
        </w:rPr>
      </w:pPr>
      <w:r w:rsidRPr="00707E2E">
        <w:rPr>
          <w:rStyle w:val="CodeBold"/>
        </w:rPr>
        <w:t xml:space="preserve">        </w:t>
      </w:r>
      <w:bookmarkStart w:id="138" w:name="OLE_LINK87"/>
      <w:bookmarkStart w:id="139" w:name="OLE_LINK88"/>
      <w:r w:rsidRPr="00707E2E">
        <w:rPr>
          <w:rStyle w:val="CodeBold"/>
        </w:rPr>
        <w:t>private readonly IPagedDataRequestFactory _pagedDataRequestFactory;</w:t>
      </w:r>
    </w:p>
    <w:p w14:paraId="5DFF1FBF" w14:textId="77777777"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14:paraId="1F71BC61" w14:textId="77777777" w:rsidR="00707E2E" w:rsidRPr="00707E2E" w:rsidRDefault="00707E2E" w:rsidP="00707E2E">
      <w:pPr>
        <w:pStyle w:val="Code"/>
      </w:pPr>
    </w:p>
    <w:p w14:paraId="69548E7B" w14:textId="77777777" w:rsidR="00707E2E" w:rsidRPr="00707E2E" w:rsidRDefault="00707E2E" w:rsidP="00707E2E">
      <w:pPr>
        <w:pStyle w:val="Code"/>
      </w:pPr>
      <w:r w:rsidRPr="00707E2E">
        <w:t xml:space="preserve">        public TasksController(IAddTaskMaintenanceProcessor addTaskMaintenanceProcessor,</w:t>
      </w:r>
    </w:p>
    <w:p w14:paraId="6BEAFC31" w14:textId="77777777" w:rsidR="00707E2E" w:rsidRPr="00707E2E" w:rsidRDefault="00707E2E" w:rsidP="00707E2E">
      <w:pPr>
        <w:pStyle w:val="Code"/>
      </w:pPr>
      <w:r w:rsidRPr="00707E2E">
        <w:t xml:space="preserve">            ITaskByIdInquiryProcessor taskByIdInquiryProcessor,</w:t>
      </w:r>
    </w:p>
    <w:p w14:paraId="30D9D924" w14:textId="77777777" w:rsidR="00707E2E" w:rsidRPr="00707E2E" w:rsidRDefault="00707E2E" w:rsidP="00707E2E">
      <w:pPr>
        <w:pStyle w:val="Code"/>
      </w:pPr>
      <w:r w:rsidRPr="00707E2E">
        <w:t xml:space="preserve">            IUpdateTaskMaintenanceProcessor updateTaskMaintenanceProcessor,</w:t>
      </w:r>
    </w:p>
    <w:p w14:paraId="306BFEF0" w14:textId="77777777"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14:paraId="3A201441" w14:textId="77777777" w:rsidR="00707E2E" w:rsidRPr="00707E2E" w:rsidRDefault="00707E2E" w:rsidP="00707E2E">
      <w:pPr>
        <w:pStyle w:val="Code"/>
      </w:pPr>
      <w:r w:rsidRPr="00707E2E">
        <w:rPr>
          <w:rStyle w:val="CodeBold"/>
        </w:rPr>
        <w:t xml:space="preserve">             IAllTasksInquiryProcessor allTasksInquiryProcessor</w:t>
      </w:r>
      <w:r w:rsidRPr="00707E2E">
        <w:t>)</w:t>
      </w:r>
    </w:p>
    <w:p w14:paraId="7BB5DDFF" w14:textId="77777777" w:rsidR="00707E2E" w:rsidRPr="00707E2E" w:rsidRDefault="00707E2E" w:rsidP="00707E2E">
      <w:pPr>
        <w:pStyle w:val="Code"/>
      </w:pPr>
      <w:r w:rsidRPr="00707E2E">
        <w:t xml:space="preserve">        {</w:t>
      </w:r>
    </w:p>
    <w:p w14:paraId="0B127E6B" w14:textId="77777777" w:rsidR="00707E2E" w:rsidRPr="00707E2E" w:rsidRDefault="00707E2E" w:rsidP="00707E2E">
      <w:pPr>
        <w:pStyle w:val="Code"/>
      </w:pPr>
      <w:r w:rsidRPr="00707E2E">
        <w:t xml:space="preserve">            _addTaskMaintenanceProcessor = addTaskMaintenanceProcessor;</w:t>
      </w:r>
    </w:p>
    <w:p w14:paraId="5F888F3C" w14:textId="77777777" w:rsidR="00707E2E" w:rsidRPr="00707E2E" w:rsidRDefault="00707E2E" w:rsidP="00707E2E">
      <w:pPr>
        <w:pStyle w:val="Code"/>
      </w:pPr>
      <w:r w:rsidRPr="00707E2E">
        <w:t xml:space="preserve">            _taskByIdInquiryProcessor = taskByIdInquiryProcessor;</w:t>
      </w:r>
    </w:p>
    <w:p w14:paraId="14EBCBC3" w14:textId="77777777" w:rsidR="00707E2E" w:rsidRPr="00707E2E" w:rsidRDefault="00707E2E" w:rsidP="00707E2E">
      <w:pPr>
        <w:pStyle w:val="Code"/>
      </w:pPr>
      <w:r w:rsidRPr="00707E2E">
        <w:t xml:space="preserve">            _updateTaskMaintenanceProcessor = updateTaskMaintenanceProcessor;</w:t>
      </w:r>
    </w:p>
    <w:p w14:paraId="34F4BEF3" w14:textId="77777777" w:rsidR="00707E2E" w:rsidRPr="00707E2E" w:rsidRDefault="00707E2E" w:rsidP="00707E2E">
      <w:pPr>
        <w:pStyle w:val="Code"/>
        <w:rPr>
          <w:rStyle w:val="CodeBold"/>
        </w:rPr>
      </w:pPr>
      <w:r w:rsidRPr="00707E2E">
        <w:rPr>
          <w:rStyle w:val="CodeBold"/>
        </w:rPr>
        <w:t xml:space="preserve">            _pagedDataRequestFactory = pagedDataRequestFactory;</w:t>
      </w:r>
    </w:p>
    <w:p w14:paraId="2C4E3237" w14:textId="77777777" w:rsidR="00707E2E" w:rsidRPr="00707E2E" w:rsidRDefault="00707E2E" w:rsidP="00707E2E">
      <w:pPr>
        <w:pStyle w:val="Code"/>
        <w:rPr>
          <w:rStyle w:val="CodeBold"/>
        </w:rPr>
      </w:pPr>
      <w:r w:rsidRPr="00707E2E">
        <w:rPr>
          <w:rStyle w:val="CodeBold"/>
        </w:rPr>
        <w:t xml:space="preserve">            _allTasksInquiryProcessor = allTasksInquiryProcessor;</w:t>
      </w:r>
    </w:p>
    <w:p w14:paraId="4EE93BD3" w14:textId="77777777" w:rsidR="00707E2E" w:rsidRDefault="00707E2E" w:rsidP="00707E2E">
      <w:pPr>
        <w:pStyle w:val="Code"/>
      </w:pPr>
      <w:r w:rsidRPr="00707E2E">
        <w:t xml:space="preserve">        }</w:t>
      </w:r>
    </w:p>
    <w:bookmarkEnd w:id="138"/>
    <w:bookmarkEnd w:id="139"/>
    <w:p w14:paraId="64A8F14E" w14:textId="77777777" w:rsidR="00707E2E" w:rsidRDefault="00707E2E" w:rsidP="00707E2E">
      <w:pPr>
        <w:pStyle w:val="Code"/>
      </w:pPr>
      <w:r>
        <w:t>…</w:t>
      </w:r>
    </w:p>
    <w:p w14:paraId="403E2D81" w14:textId="77777777"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14:paraId="2C64847B" w14:textId="3D469B16" w:rsidR="00707E2E" w:rsidRDefault="00707E2E" w:rsidP="00197107">
      <w:pPr>
        <w:pStyle w:val="BodyTextCont"/>
      </w:pPr>
      <w:r>
        <w:t xml:space="preserve">Speaking of testing, it's time to test this paging functionality. </w:t>
      </w:r>
      <w:r w:rsidR="00824DE5">
        <w:t>If you've been following along</w:t>
      </w:r>
      <w:ins w:id="140" w:author="Jamie Kurtz" w:date="2014-05-22T19:59:00Z">
        <w:r w:rsidR="00C02305">
          <w:t xml:space="preserve"> you should now have</w:t>
        </w:r>
      </w:ins>
      <w:del w:id="141" w:author="Jamie Kurtz" w:date="2014-05-22T19:59:00Z">
        <w:r w:rsidR="00824DE5" w:rsidDel="00C02305">
          <w:delText xml:space="preserve"> you </w:delText>
        </w:r>
        <w:r w:rsidDel="00C02305">
          <w:delText>know that there are</w:delText>
        </w:r>
      </w:del>
      <w:r>
        <w:t xml:space="preserve"> </w:t>
      </w:r>
      <w:r w:rsidR="00824DE5">
        <w:t>eighteen</w:t>
      </w:r>
      <w:r>
        <w:t xml:space="preserve"> tasks in </w:t>
      </w:r>
      <w:del w:id="142" w:author="Jamie Kurtz" w:date="2014-05-22T19:59:00Z">
        <w:r w:rsidDel="00C02305">
          <w:delText xml:space="preserve">the </w:delText>
        </w:r>
      </w:del>
      <w:ins w:id="143" w:author="Jamie Kurtz" w:date="2014-05-22T19:59:00Z">
        <w:r w:rsidR="00C02305">
          <w:t xml:space="preserve">your </w:t>
        </w:r>
      </w:ins>
      <w:r>
        <w:t>database</w:t>
      </w:r>
      <w:r w:rsidR="00824DE5">
        <w:t xml:space="preserve">. Let's fetch the second page, specifying a page size of ten (using </w:t>
      </w:r>
      <w:proofErr w:type="spellStart"/>
      <w:r w:rsidR="00824DE5">
        <w:t>bhogg's</w:t>
      </w:r>
      <w:proofErr w:type="spellEnd"/>
      <w:r w:rsidR="00824DE5">
        <w:t xml:space="preserve"> credentials, as usual):</w:t>
      </w:r>
    </w:p>
    <w:p w14:paraId="273B3BA0" w14:textId="77777777" w:rsidR="00824DE5" w:rsidRDefault="00824DE5" w:rsidP="00824DE5">
      <w:pPr>
        <w:pStyle w:val="CodeCaption"/>
      </w:pPr>
      <w:r>
        <w:t>Paged Tasks Request (abbreviated)</w:t>
      </w:r>
    </w:p>
    <w:p w14:paraId="266B33E8" w14:textId="77777777" w:rsidR="00824DE5" w:rsidRPr="00824DE5" w:rsidRDefault="00824DE5" w:rsidP="00824DE5">
      <w:pPr>
        <w:pStyle w:val="Code"/>
      </w:pPr>
      <w:r w:rsidRPr="00824DE5">
        <w:t>GET http://localhost:61589/api/v1/tasks?pageNumber=2&amp;pageSize=10 HTTP/1.1</w:t>
      </w:r>
    </w:p>
    <w:p w14:paraId="79B30965" w14:textId="77777777" w:rsidR="00824DE5" w:rsidRPr="00824DE5" w:rsidRDefault="00824DE5" w:rsidP="00824DE5">
      <w:pPr>
        <w:pStyle w:val="Code"/>
      </w:pPr>
      <w:r w:rsidRPr="00824DE5">
        <w:t>Content-Type: text/json</w:t>
      </w:r>
    </w:p>
    <w:p w14:paraId="647C57C8" w14:textId="77777777" w:rsidR="00824DE5" w:rsidRPr="00824DE5" w:rsidRDefault="00824DE5" w:rsidP="00824DE5">
      <w:pPr>
        <w:pStyle w:val="Code"/>
      </w:pPr>
      <w:r w:rsidRPr="00824DE5">
        <w:t>Authorization: Basic YmhvZ2c6aWdub3JlZA==</w:t>
      </w:r>
    </w:p>
    <w:p w14:paraId="114089AC" w14:textId="33678A6F" w:rsidR="00824DE5" w:rsidDel="00C02305" w:rsidRDefault="00824DE5" w:rsidP="00824DE5">
      <w:pPr>
        <w:pStyle w:val="FigureCaption"/>
      </w:pPr>
      <w:moveFromRangeStart w:id="144" w:author="Jamie Kurtz" w:date="2014-05-22T20:00:00Z" w:name="move388552169"/>
      <w:moveFrom w:id="145" w:author="Jamie Kurtz" w:date="2014-05-22T20:00:00Z">
        <w:r w:rsidDel="00C02305">
          <w:t>Figure 7-1. Paged Tasks Response (abbreviated)</w:t>
        </w:r>
      </w:moveFrom>
    </w:p>
    <w:moveFromRangeEnd w:id="144"/>
    <w:p w14:paraId="166DCF7B" w14:textId="77777777" w:rsidR="00824DE5" w:rsidRDefault="00824DE5">
      <w:pPr>
        <w:pStyle w:val="Figure"/>
        <w:pPrChange w:id="146" w:author="Jamie Kurtz" w:date="2014-05-22T20:00:00Z">
          <w:pPr>
            <w:pStyle w:val="BodyTextCont"/>
          </w:pPr>
        </w:pPrChange>
      </w:pPr>
      <w:r w:rsidRPr="00824DE5">
        <w:rPr>
          <w:noProof/>
        </w:rPr>
        <w:lastRenderedPageBreak/>
        <w:drawing>
          <wp:inline distT="0" distB="0" distL="0" distR="0" wp14:anchorId="3BCF1043" wp14:editId="4896C418">
            <wp:extent cx="3514725" cy="3461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166" cy="3467015"/>
                    </a:xfrm>
                    <a:prstGeom prst="rect">
                      <a:avLst/>
                    </a:prstGeom>
                  </pic:spPr>
                </pic:pic>
              </a:graphicData>
            </a:graphic>
          </wp:inline>
        </w:drawing>
      </w:r>
    </w:p>
    <w:p w14:paraId="26368451" w14:textId="77777777" w:rsidR="00C02305" w:rsidRDefault="00C02305" w:rsidP="00C02305">
      <w:pPr>
        <w:pStyle w:val="FigureCaption"/>
      </w:pPr>
      <w:moveToRangeStart w:id="147" w:author="Jamie Kurtz" w:date="2014-05-22T20:00:00Z" w:name="move388552169"/>
      <w:moveTo w:id="148" w:author="Jamie Kurtz" w:date="2014-05-22T20:00:00Z">
        <w:r>
          <w:t>Figure 7-1. Paged Tasks Response (abbreviated)</w:t>
        </w:r>
      </w:moveTo>
    </w:p>
    <w:moveToRangeEnd w:id="147"/>
    <w:p w14:paraId="0DBD6366" w14:textId="77777777" w:rsidR="00824DE5" w:rsidRDefault="00824DE5" w:rsidP="00197107">
      <w:pPr>
        <w:pStyle w:val="BodyTextCont"/>
      </w:pPr>
    </w:p>
    <w:p w14:paraId="66CB6AD7" w14:textId="3E1A207E" w:rsidR="00427A84"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(i.e., 10) based on the query string we provided in the request.</w:t>
      </w:r>
      <w:r w:rsidR="00427A84">
        <w:t xml:space="preserve"> However, something is missing: the Assignees! What happened?</w:t>
      </w:r>
    </w:p>
    <w:p w14:paraId="05986A5F" w14:textId="2E8AE838" w:rsidR="00427A84" w:rsidRDefault="00427A84" w:rsidP="00CD6007">
      <w:pPr>
        <w:pStyle w:val="BodyTextCont"/>
      </w:pPr>
      <w:r>
        <w:t xml:space="preserve">In the </w:t>
      </w:r>
      <w:r w:rsidRPr="00427A84">
        <w:rPr>
          <w:rStyle w:val="Emphasis"/>
        </w:rPr>
        <w:t>GET a Task</w:t>
      </w:r>
      <w:r>
        <w:t xml:space="preserve"> section of Chapter 6, we implemented a message handler </w:t>
      </w:r>
      <w:r w:rsidR="00F64169">
        <w:t>to</w:t>
      </w:r>
      <w:r>
        <w:t xml:space="preserve"> control whether a task's assignees should </w:t>
      </w:r>
      <w:r w:rsidR="00F64169">
        <w:t xml:space="preserve">appear in the response message </w:t>
      </w:r>
      <w:r>
        <w:t>based on the user's permissions.</w:t>
      </w:r>
      <w:r w:rsidR="00F64169">
        <w:t xml:space="preserve"> That handler, </w:t>
      </w:r>
      <w:proofErr w:type="spellStart"/>
      <w:r w:rsidR="00F64169" w:rsidRPr="00F64169">
        <w:rPr>
          <w:rStyle w:val="CodeInline"/>
        </w:rPr>
        <w:t>TaskDataSecurityMessageHandler</w:t>
      </w:r>
      <w:proofErr w:type="spellEnd"/>
      <w:r w:rsidR="00F64169">
        <w:t>, was designed to handle</w:t>
      </w:r>
      <w:r w:rsidR="00CA0C8E">
        <w:t xml:space="preserve"> simple</w:t>
      </w:r>
      <w:r w:rsidR="00F64169">
        <w:t xml:space="preserve"> </w:t>
      </w:r>
      <w:r w:rsidR="00F64169" w:rsidRPr="00F64169">
        <w:rPr>
          <w:rStyle w:val="CodeInline"/>
        </w:rPr>
        <w:t>Task</w:t>
      </w:r>
      <w:r w:rsidR="00F64169">
        <w:t xml:space="preserve"> content, but not </w:t>
      </w:r>
      <w:proofErr w:type="spellStart"/>
      <w:r w:rsidR="00F64169" w:rsidRPr="00F64169">
        <w:rPr>
          <w:rStyle w:val="CodeInline"/>
        </w:rPr>
        <w:t>PagedDataInquiryResponse</w:t>
      </w:r>
      <w:proofErr w:type="spellEnd"/>
      <w:r w:rsidR="00F64169" w:rsidRPr="00F64169">
        <w:rPr>
          <w:rStyle w:val="CodeInline"/>
        </w:rPr>
        <w:t>&lt;Task&gt;</w:t>
      </w:r>
      <w:r w:rsidR="00F64169">
        <w:t xml:space="preserve"> content. We are returning the later type of content in this scenario, so the handler is not operating on the response. As a result, each </w:t>
      </w:r>
      <w:r w:rsidR="00F64169" w:rsidRPr="00F64169">
        <w:rPr>
          <w:rStyle w:val="CodeInline"/>
        </w:rPr>
        <w:t>Task</w:t>
      </w:r>
      <w:r w:rsidR="00F64169">
        <w:t xml:space="preserve"> object's </w:t>
      </w:r>
      <w:proofErr w:type="spellStart"/>
      <w:r w:rsidR="00F64169" w:rsidRPr="00F64169">
        <w:rPr>
          <w:rStyle w:val="CodeInline"/>
        </w:rPr>
        <w:t>ShouldSerializeAssignees</w:t>
      </w:r>
      <w:proofErr w:type="spellEnd"/>
      <w:r w:rsidR="00F64169">
        <w:t xml:space="preserve"> method is returning the default value</w:t>
      </w:r>
      <w:r w:rsidR="00CA0C8E">
        <w:t xml:space="preserve"> of</w:t>
      </w:r>
      <w:r w:rsidR="00F64169">
        <w:t xml:space="preserve"> </w:t>
      </w:r>
      <w:r w:rsidR="00F64169" w:rsidRPr="00F64169">
        <w:rPr>
          <w:rStyle w:val="CodeInline"/>
        </w:rPr>
        <w:t>false</w:t>
      </w:r>
      <w:r w:rsidR="00CA0C8E">
        <w:t>, and we are therefore not seeing any Assignees.</w:t>
      </w:r>
    </w:p>
    <w:p w14:paraId="1ACDB1B8" w14:textId="11BDBF0A" w:rsidR="00F64169" w:rsidRDefault="00F64169" w:rsidP="00CD6007">
      <w:pPr>
        <w:pStyle w:val="BodyTextCont"/>
      </w:pPr>
      <w:r>
        <w:t xml:space="preserve">To solve the problem, we could modify </w:t>
      </w:r>
      <w:proofErr w:type="spellStart"/>
      <w:r w:rsidRPr="00F64169">
        <w:rPr>
          <w:rStyle w:val="CodeInline"/>
        </w:rPr>
        <w:t>TaskDataSecurityMessageHandler</w:t>
      </w:r>
      <w:proofErr w:type="spellEnd"/>
      <w:r>
        <w:t xml:space="preserve"> to handle both </w:t>
      </w:r>
      <w:r w:rsidR="00CA0C8E">
        <w:t xml:space="preserve">response types. However, this would violate the Open Closed Principle that we mentioned in Chapter 5. Instead, we'll add a new handler, and leave the existing functionality that operates on responses with simple </w:t>
      </w:r>
      <w:r w:rsidR="00CA0C8E" w:rsidRPr="00CA0C8E">
        <w:rPr>
          <w:rStyle w:val="CodeInline"/>
        </w:rPr>
        <w:t>Task</w:t>
      </w:r>
      <w:r w:rsidR="00CA0C8E">
        <w:t xml:space="preserve"> content undisturbed. Implement the new handler as follows:</w:t>
      </w:r>
    </w:p>
    <w:p w14:paraId="3B04262F" w14:textId="77777777" w:rsidR="00CA0C8E" w:rsidRPr="00CA0C8E" w:rsidRDefault="00CA0C8E" w:rsidP="00CA0C8E">
      <w:pPr>
        <w:pStyle w:val="Code"/>
      </w:pPr>
      <w:bookmarkStart w:id="149" w:name="OLE_LINK89"/>
      <w:bookmarkStart w:id="150" w:name="OLE_LINK90"/>
      <w:r w:rsidRPr="00CA0C8E">
        <w:t>using System.Net.Http;</w:t>
      </w:r>
    </w:p>
    <w:p w14:paraId="2939B52A" w14:textId="77777777" w:rsidR="00CA0C8E" w:rsidRPr="00CA0C8E" w:rsidRDefault="00CA0C8E" w:rsidP="00CA0C8E">
      <w:pPr>
        <w:pStyle w:val="Code"/>
      </w:pPr>
      <w:r w:rsidRPr="00CA0C8E">
        <w:t>using System.Threading;</w:t>
      </w:r>
    </w:p>
    <w:p w14:paraId="25E7C8CD" w14:textId="77777777" w:rsidR="00CA0C8E" w:rsidRPr="00CA0C8E" w:rsidRDefault="00CA0C8E" w:rsidP="00CA0C8E">
      <w:pPr>
        <w:pStyle w:val="Code"/>
      </w:pPr>
      <w:r w:rsidRPr="00CA0C8E">
        <w:lastRenderedPageBreak/>
        <w:t>using System.Threading.Tasks;</w:t>
      </w:r>
    </w:p>
    <w:p w14:paraId="480F3152" w14:textId="77777777" w:rsidR="00CA0C8E" w:rsidRPr="00CA0C8E" w:rsidRDefault="00CA0C8E" w:rsidP="00CA0C8E">
      <w:pPr>
        <w:pStyle w:val="Code"/>
      </w:pPr>
      <w:r w:rsidRPr="00CA0C8E">
        <w:t>using log4net;</w:t>
      </w:r>
    </w:p>
    <w:p w14:paraId="09E3F042" w14:textId="77777777" w:rsidR="00CA0C8E" w:rsidRPr="00CA0C8E" w:rsidRDefault="00CA0C8E" w:rsidP="00CA0C8E">
      <w:pPr>
        <w:pStyle w:val="Code"/>
      </w:pPr>
      <w:r w:rsidRPr="00CA0C8E">
        <w:t>using WebApi2Book.Common;</w:t>
      </w:r>
    </w:p>
    <w:p w14:paraId="0884C2CF" w14:textId="77777777" w:rsidR="00CA0C8E" w:rsidRPr="00CA0C8E" w:rsidRDefault="00CA0C8E" w:rsidP="00CA0C8E">
      <w:pPr>
        <w:pStyle w:val="Code"/>
      </w:pPr>
      <w:r w:rsidRPr="00CA0C8E">
        <w:t>using WebApi2Book.Common.Logging;</w:t>
      </w:r>
    </w:p>
    <w:p w14:paraId="683246D4" w14:textId="77777777" w:rsidR="00CA0C8E" w:rsidRPr="00CA0C8E" w:rsidRDefault="00CA0C8E" w:rsidP="00CA0C8E">
      <w:pPr>
        <w:pStyle w:val="Code"/>
      </w:pPr>
      <w:r w:rsidRPr="00CA0C8E">
        <w:t>using WebApi2Book.Common.Security;</w:t>
      </w:r>
    </w:p>
    <w:p w14:paraId="6BD425BA" w14:textId="77777777" w:rsidR="00CA0C8E" w:rsidRPr="00CA0C8E" w:rsidRDefault="00CA0C8E" w:rsidP="00CA0C8E">
      <w:pPr>
        <w:pStyle w:val="Code"/>
      </w:pPr>
      <w:r w:rsidRPr="00CA0C8E">
        <w:t>using WebApi2Book.Web.Api.Models;</w:t>
      </w:r>
    </w:p>
    <w:p w14:paraId="44B8544B" w14:textId="77777777" w:rsidR="00CA0C8E" w:rsidRPr="00CA0C8E" w:rsidRDefault="00CA0C8E" w:rsidP="00CA0C8E">
      <w:pPr>
        <w:pStyle w:val="Code"/>
      </w:pPr>
      <w:r w:rsidRPr="00CA0C8E">
        <w:t>using Task = WebApi2Book.Web.Api.Models.Task;</w:t>
      </w:r>
    </w:p>
    <w:p w14:paraId="6E86A7AC" w14:textId="77777777" w:rsidR="00CA0C8E" w:rsidRPr="00CA0C8E" w:rsidRDefault="00CA0C8E" w:rsidP="00CA0C8E">
      <w:pPr>
        <w:pStyle w:val="Code"/>
      </w:pPr>
    </w:p>
    <w:p w14:paraId="3EDB56F0" w14:textId="77777777" w:rsidR="00CA0C8E" w:rsidRPr="00CA0C8E" w:rsidRDefault="00CA0C8E" w:rsidP="00CA0C8E">
      <w:pPr>
        <w:pStyle w:val="Code"/>
      </w:pPr>
      <w:r w:rsidRPr="00CA0C8E">
        <w:t>namespace WebApi2Book.Web.Api.Security</w:t>
      </w:r>
    </w:p>
    <w:p w14:paraId="7FA30CED" w14:textId="77777777" w:rsidR="00CA0C8E" w:rsidRPr="00CA0C8E" w:rsidRDefault="00CA0C8E" w:rsidP="00CA0C8E">
      <w:pPr>
        <w:pStyle w:val="Code"/>
      </w:pPr>
      <w:r w:rsidRPr="00CA0C8E">
        <w:t>{</w:t>
      </w:r>
    </w:p>
    <w:p w14:paraId="2D33D4D6" w14:textId="77777777" w:rsidR="00CA0C8E" w:rsidRPr="00CA0C8E" w:rsidRDefault="00CA0C8E" w:rsidP="00CA0C8E">
      <w:pPr>
        <w:pStyle w:val="Code"/>
      </w:pPr>
      <w:r w:rsidRPr="00CA0C8E">
        <w:t xml:space="preserve">    public class PagedTaskDataSecurityMessageHandler : DelegatingHandler</w:t>
      </w:r>
    </w:p>
    <w:p w14:paraId="3878EF95" w14:textId="77777777" w:rsidR="00CA0C8E" w:rsidRPr="00CA0C8E" w:rsidRDefault="00CA0C8E" w:rsidP="00CA0C8E">
      <w:pPr>
        <w:pStyle w:val="Code"/>
      </w:pPr>
      <w:r w:rsidRPr="00CA0C8E">
        <w:t xml:space="preserve">    {</w:t>
      </w:r>
    </w:p>
    <w:p w14:paraId="128BF8CE" w14:textId="77777777" w:rsidR="00CA0C8E" w:rsidRPr="00CA0C8E" w:rsidRDefault="00CA0C8E" w:rsidP="00CA0C8E">
      <w:pPr>
        <w:pStyle w:val="Code"/>
      </w:pPr>
      <w:r w:rsidRPr="00CA0C8E">
        <w:t xml:space="preserve">        private readonly ILog _log;</w:t>
      </w:r>
    </w:p>
    <w:p w14:paraId="1ED4A9DD" w14:textId="77777777" w:rsidR="00CA0C8E" w:rsidRPr="00CA0C8E" w:rsidRDefault="00CA0C8E" w:rsidP="00CA0C8E">
      <w:pPr>
        <w:pStyle w:val="Code"/>
      </w:pPr>
      <w:r w:rsidRPr="00CA0C8E">
        <w:t xml:space="preserve">        private readonly IUserSession _userSession;</w:t>
      </w:r>
    </w:p>
    <w:p w14:paraId="5F855182" w14:textId="77777777" w:rsidR="00CA0C8E" w:rsidRPr="00CA0C8E" w:rsidRDefault="00CA0C8E" w:rsidP="00CA0C8E">
      <w:pPr>
        <w:pStyle w:val="Code"/>
      </w:pPr>
    </w:p>
    <w:p w14:paraId="1894DA58" w14:textId="77777777" w:rsidR="00CA0C8E" w:rsidRPr="00CA0C8E" w:rsidRDefault="00CA0C8E" w:rsidP="00CA0C8E">
      <w:pPr>
        <w:pStyle w:val="Code"/>
      </w:pPr>
      <w:r w:rsidRPr="00CA0C8E">
        <w:t xml:space="preserve">        public PagedTaskDataSecurityMessageHandler(ILogManager logManager, IUserSession userSession)</w:t>
      </w:r>
    </w:p>
    <w:p w14:paraId="21892DF3" w14:textId="77777777" w:rsidR="00CA0C8E" w:rsidRPr="00CA0C8E" w:rsidRDefault="00CA0C8E" w:rsidP="00CA0C8E">
      <w:pPr>
        <w:pStyle w:val="Code"/>
      </w:pPr>
      <w:r w:rsidRPr="00CA0C8E">
        <w:t xml:space="preserve">        {</w:t>
      </w:r>
    </w:p>
    <w:p w14:paraId="26B47DCC" w14:textId="77777777" w:rsidR="00CA0C8E" w:rsidRPr="00CA0C8E" w:rsidRDefault="00CA0C8E" w:rsidP="00CA0C8E">
      <w:pPr>
        <w:pStyle w:val="Code"/>
      </w:pPr>
      <w:r w:rsidRPr="00CA0C8E">
        <w:t xml:space="preserve">            _log = logManager.GetLog(typeof (PagedTaskDataSecurityMessageHandler));</w:t>
      </w:r>
    </w:p>
    <w:p w14:paraId="754ACFA0" w14:textId="77777777" w:rsidR="00CA0C8E" w:rsidRPr="00CA0C8E" w:rsidRDefault="00CA0C8E" w:rsidP="00CA0C8E">
      <w:pPr>
        <w:pStyle w:val="Code"/>
      </w:pPr>
      <w:r w:rsidRPr="00CA0C8E">
        <w:t xml:space="preserve">            _userSession = userSession;</w:t>
      </w:r>
    </w:p>
    <w:p w14:paraId="520C2921" w14:textId="77777777" w:rsidR="00CA0C8E" w:rsidRPr="00CA0C8E" w:rsidRDefault="00CA0C8E" w:rsidP="00CA0C8E">
      <w:pPr>
        <w:pStyle w:val="Code"/>
      </w:pPr>
      <w:r w:rsidRPr="00CA0C8E">
        <w:t xml:space="preserve">        }</w:t>
      </w:r>
    </w:p>
    <w:p w14:paraId="3792C881" w14:textId="77777777" w:rsidR="00CA0C8E" w:rsidRPr="00CA0C8E" w:rsidRDefault="00CA0C8E" w:rsidP="00CA0C8E">
      <w:pPr>
        <w:pStyle w:val="Code"/>
      </w:pPr>
    </w:p>
    <w:p w14:paraId="1522DDD3" w14:textId="77777777" w:rsidR="00CA0C8E" w:rsidRPr="00CA0C8E" w:rsidRDefault="00CA0C8E" w:rsidP="00CA0C8E">
      <w:pPr>
        <w:pStyle w:val="Code"/>
      </w:pPr>
      <w:r w:rsidRPr="00CA0C8E">
        <w:t xml:space="preserve">        protected override async Task&lt;HttpResponseMessage&gt; SendAsync(</w:t>
      </w:r>
    </w:p>
    <w:p w14:paraId="75A49CC6" w14:textId="77777777" w:rsidR="00CA0C8E" w:rsidRPr="00CA0C8E" w:rsidRDefault="00CA0C8E" w:rsidP="00CA0C8E">
      <w:pPr>
        <w:pStyle w:val="Code"/>
      </w:pPr>
      <w:r w:rsidRPr="00CA0C8E">
        <w:t xml:space="preserve">            HttpRequestMessage request,</w:t>
      </w:r>
    </w:p>
    <w:p w14:paraId="471F4FD1" w14:textId="77777777" w:rsidR="00CA0C8E" w:rsidRPr="00CA0C8E" w:rsidRDefault="00CA0C8E" w:rsidP="00CA0C8E">
      <w:pPr>
        <w:pStyle w:val="Code"/>
      </w:pPr>
      <w:r w:rsidRPr="00CA0C8E">
        <w:t xml:space="preserve">            CancellationToken cancellationToken)</w:t>
      </w:r>
    </w:p>
    <w:p w14:paraId="1745D062" w14:textId="77777777" w:rsidR="00CA0C8E" w:rsidRPr="00CA0C8E" w:rsidRDefault="00CA0C8E" w:rsidP="00CA0C8E">
      <w:pPr>
        <w:pStyle w:val="Code"/>
      </w:pPr>
      <w:r w:rsidRPr="00CA0C8E">
        <w:t xml:space="preserve">        {</w:t>
      </w:r>
    </w:p>
    <w:p w14:paraId="6C57EFB4" w14:textId="77777777" w:rsidR="00CA0C8E" w:rsidRPr="00CA0C8E" w:rsidRDefault="00CA0C8E" w:rsidP="00CA0C8E">
      <w:pPr>
        <w:pStyle w:val="Code"/>
      </w:pPr>
      <w:r w:rsidRPr="00CA0C8E">
        <w:t xml:space="preserve">            var response = await base.SendAsync(request, cancellationToken);</w:t>
      </w:r>
    </w:p>
    <w:p w14:paraId="0493BDC3" w14:textId="77777777" w:rsidR="00CA0C8E" w:rsidRPr="00CA0C8E" w:rsidRDefault="00CA0C8E" w:rsidP="00CA0C8E">
      <w:pPr>
        <w:pStyle w:val="Code"/>
      </w:pPr>
    </w:p>
    <w:p w14:paraId="32E38E93" w14:textId="77777777" w:rsidR="00CA0C8E" w:rsidRPr="00CA0C8E" w:rsidRDefault="00CA0C8E" w:rsidP="00CA0C8E">
      <w:pPr>
        <w:pStyle w:val="Code"/>
      </w:pPr>
      <w:r w:rsidRPr="00CA0C8E">
        <w:t xml:space="preserve">            if (CanHandleResponse(response))</w:t>
      </w:r>
    </w:p>
    <w:p w14:paraId="5EE161BC" w14:textId="77777777" w:rsidR="00CA0C8E" w:rsidRPr="00CA0C8E" w:rsidRDefault="00CA0C8E" w:rsidP="00CA0C8E">
      <w:pPr>
        <w:pStyle w:val="Code"/>
      </w:pPr>
      <w:r w:rsidRPr="00CA0C8E">
        <w:t xml:space="preserve">            {</w:t>
      </w:r>
    </w:p>
    <w:p w14:paraId="076F5C51" w14:textId="77777777" w:rsidR="00CA0C8E" w:rsidRPr="00CA0C8E" w:rsidRDefault="00CA0C8E" w:rsidP="00CA0C8E">
      <w:pPr>
        <w:pStyle w:val="Code"/>
      </w:pPr>
      <w:r w:rsidRPr="00CA0C8E">
        <w:t xml:space="preserve">                ApplySecurityToResponseData((ObjectContent) response.Content);</w:t>
      </w:r>
    </w:p>
    <w:p w14:paraId="56353BEF" w14:textId="77777777" w:rsidR="00CA0C8E" w:rsidRPr="00CA0C8E" w:rsidRDefault="00CA0C8E" w:rsidP="00CA0C8E">
      <w:pPr>
        <w:pStyle w:val="Code"/>
      </w:pPr>
      <w:r w:rsidRPr="00CA0C8E">
        <w:t xml:space="preserve">            }</w:t>
      </w:r>
    </w:p>
    <w:p w14:paraId="5349159E" w14:textId="77777777" w:rsidR="00CA0C8E" w:rsidRPr="00CA0C8E" w:rsidRDefault="00CA0C8E" w:rsidP="00CA0C8E">
      <w:pPr>
        <w:pStyle w:val="Code"/>
      </w:pPr>
    </w:p>
    <w:p w14:paraId="35CF276A" w14:textId="77777777" w:rsidR="00CA0C8E" w:rsidRPr="00CA0C8E" w:rsidRDefault="00CA0C8E" w:rsidP="00CA0C8E">
      <w:pPr>
        <w:pStyle w:val="Code"/>
      </w:pPr>
      <w:r w:rsidRPr="00CA0C8E">
        <w:t xml:space="preserve">            return response;</w:t>
      </w:r>
    </w:p>
    <w:p w14:paraId="6727DF41" w14:textId="77777777" w:rsidR="00CA0C8E" w:rsidRPr="00CA0C8E" w:rsidRDefault="00CA0C8E" w:rsidP="00CA0C8E">
      <w:pPr>
        <w:pStyle w:val="Code"/>
      </w:pPr>
      <w:r w:rsidRPr="00CA0C8E">
        <w:t xml:space="preserve">        }</w:t>
      </w:r>
    </w:p>
    <w:p w14:paraId="7FACA0F8" w14:textId="77777777" w:rsidR="00CA0C8E" w:rsidRPr="00CA0C8E" w:rsidRDefault="00CA0C8E" w:rsidP="00CA0C8E">
      <w:pPr>
        <w:pStyle w:val="Code"/>
      </w:pPr>
    </w:p>
    <w:p w14:paraId="1CA83A90" w14:textId="77777777" w:rsidR="00CA0C8E" w:rsidRPr="00CA0C8E" w:rsidRDefault="00CA0C8E" w:rsidP="00CA0C8E">
      <w:pPr>
        <w:pStyle w:val="Code"/>
      </w:pPr>
      <w:r w:rsidRPr="00CA0C8E">
        <w:t xml:space="preserve">        public bool CanHandleResponse(HttpResponseMessage response)</w:t>
      </w:r>
    </w:p>
    <w:p w14:paraId="7CDB7283" w14:textId="77777777" w:rsidR="00CA0C8E" w:rsidRPr="00CA0C8E" w:rsidRDefault="00CA0C8E" w:rsidP="00CA0C8E">
      <w:pPr>
        <w:pStyle w:val="Code"/>
      </w:pPr>
      <w:r w:rsidRPr="00CA0C8E">
        <w:t xml:space="preserve">        {</w:t>
      </w:r>
    </w:p>
    <w:p w14:paraId="09C50161" w14:textId="77777777" w:rsidR="00CA0C8E" w:rsidRPr="00CA0C8E" w:rsidRDefault="00CA0C8E" w:rsidP="00CA0C8E">
      <w:pPr>
        <w:pStyle w:val="Code"/>
      </w:pPr>
      <w:r w:rsidRPr="00CA0C8E">
        <w:t xml:space="preserve">            var objectContent = response.Content as ObjectContent;</w:t>
      </w:r>
    </w:p>
    <w:p w14:paraId="65D2AE64" w14:textId="77777777" w:rsidR="00CA0C8E" w:rsidRPr="00CA0C8E" w:rsidRDefault="00CA0C8E" w:rsidP="00CA0C8E">
      <w:pPr>
        <w:pStyle w:val="Code"/>
      </w:pPr>
      <w:r w:rsidRPr="00CA0C8E">
        <w:t xml:space="preserve">            var canHandleResponse = objectContent != null &amp;&amp;</w:t>
      </w:r>
    </w:p>
    <w:p w14:paraId="5E792F75" w14:textId="77777777" w:rsidR="00CA0C8E" w:rsidRPr="00CA0C8E" w:rsidRDefault="00CA0C8E" w:rsidP="00CA0C8E">
      <w:pPr>
        <w:pStyle w:val="Code"/>
      </w:pPr>
      <w:r w:rsidRPr="00CA0C8E">
        <w:t xml:space="preserve">                                    objectContent.ObjectType == typeof (PagedDataInquiryResponse&lt;Task&gt;);</w:t>
      </w:r>
    </w:p>
    <w:p w14:paraId="6A1E8261" w14:textId="77777777" w:rsidR="00CA0C8E" w:rsidRPr="00CA0C8E" w:rsidRDefault="00CA0C8E" w:rsidP="00CA0C8E">
      <w:pPr>
        <w:pStyle w:val="Code"/>
      </w:pPr>
      <w:r w:rsidRPr="00CA0C8E">
        <w:t xml:space="preserve">            return canHandleResponse;</w:t>
      </w:r>
    </w:p>
    <w:p w14:paraId="2F7CAC24" w14:textId="77777777" w:rsidR="00CA0C8E" w:rsidRPr="00CA0C8E" w:rsidRDefault="00CA0C8E" w:rsidP="00CA0C8E">
      <w:pPr>
        <w:pStyle w:val="Code"/>
      </w:pPr>
      <w:r w:rsidRPr="00CA0C8E">
        <w:t xml:space="preserve">        }</w:t>
      </w:r>
    </w:p>
    <w:p w14:paraId="5CE49FF1" w14:textId="77777777" w:rsidR="00CA0C8E" w:rsidRPr="00CA0C8E" w:rsidRDefault="00CA0C8E" w:rsidP="00CA0C8E">
      <w:pPr>
        <w:pStyle w:val="Code"/>
      </w:pPr>
    </w:p>
    <w:p w14:paraId="49D8C99A" w14:textId="77777777" w:rsidR="00CA0C8E" w:rsidRPr="00CA0C8E" w:rsidRDefault="00CA0C8E" w:rsidP="00CA0C8E">
      <w:pPr>
        <w:pStyle w:val="Code"/>
      </w:pPr>
      <w:r w:rsidRPr="00CA0C8E">
        <w:t xml:space="preserve">        public void ApplySecurityToResponseData(ObjectContent responseObjectContent)</w:t>
      </w:r>
    </w:p>
    <w:p w14:paraId="1CBAE5C0" w14:textId="77777777" w:rsidR="00CA0C8E" w:rsidRPr="00CA0C8E" w:rsidRDefault="00CA0C8E" w:rsidP="00CA0C8E">
      <w:pPr>
        <w:pStyle w:val="Code"/>
      </w:pPr>
      <w:r w:rsidRPr="00CA0C8E">
        <w:t xml:space="preserve">        {</w:t>
      </w:r>
    </w:p>
    <w:p w14:paraId="490CB132" w14:textId="77777777" w:rsidR="00CA0C8E" w:rsidRPr="00CA0C8E" w:rsidRDefault="00CA0C8E" w:rsidP="00CA0C8E">
      <w:pPr>
        <w:pStyle w:val="Code"/>
      </w:pPr>
      <w:r w:rsidRPr="00CA0C8E">
        <w:t xml:space="preserve">            var maskData = !_userSession.IsInRole(Constants.RoleNames.SeniorWorker);</w:t>
      </w:r>
    </w:p>
    <w:p w14:paraId="06F698B8" w14:textId="77777777" w:rsidR="00CA0C8E" w:rsidRPr="00CA0C8E" w:rsidRDefault="00CA0C8E" w:rsidP="00CA0C8E">
      <w:pPr>
        <w:pStyle w:val="Code"/>
      </w:pPr>
    </w:p>
    <w:p w14:paraId="3D4D7E3F" w14:textId="77777777" w:rsidR="00CA0C8E" w:rsidRPr="00CA0C8E" w:rsidRDefault="00CA0C8E" w:rsidP="00CA0C8E">
      <w:pPr>
        <w:pStyle w:val="Code"/>
      </w:pPr>
      <w:r w:rsidRPr="00CA0C8E">
        <w:t xml:space="preserve">            if (maskData)</w:t>
      </w:r>
    </w:p>
    <w:p w14:paraId="60F10197" w14:textId="77777777" w:rsidR="00CA0C8E" w:rsidRPr="00CA0C8E" w:rsidRDefault="00CA0C8E" w:rsidP="00CA0C8E">
      <w:pPr>
        <w:pStyle w:val="Code"/>
      </w:pPr>
      <w:r w:rsidRPr="00CA0C8E">
        <w:t xml:space="preserve">            {</w:t>
      </w:r>
    </w:p>
    <w:p w14:paraId="18D6DB5E" w14:textId="77777777" w:rsidR="00CA0C8E" w:rsidRPr="00CA0C8E" w:rsidRDefault="00CA0C8E" w:rsidP="00CA0C8E">
      <w:pPr>
        <w:pStyle w:val="Code"/>
      </w:pPr>
      <w:r w:rsidRPr="00CA0C8E">
        <w:t xml:space="preserve">                _log.DebugFormat("Applying security data masking for user {0}", _userSession.Username);</w:t>
      </w:r>
    </w:p>
    <w:p w14:paraId="05AA7301" w14:textId="77777777" w:rsidR="00CA0C8E" w:rsidRPr="00CA0C8E" w:rsidRDefault="00CA0C8E" w:rsidP="00CA0C8E">
      <w:pPr>
        <w:pStyle w:val="Code"/>
      </w:pPr>
      <w:r w:rsidRPr="00CA0C8E">
        <w:lastRenderedPageBreak/>
        <w:t xml:space="preserve">            }</w:t>
      </w:r>
    </w:p>
    <w:p w14:paraId="770A9645" w14:textId="77777777" w:rsidR="00CA0C8E" w:rsidRPr="00CA0C8E" w:rsidRDefault="00CA0C8E" w:rsidP="00CA0C8E">
      <w:pPr>
        <w:pStyle w:val="Code"/>
      </w:pPr>
    </w:p>
    <w:p w14:paraId="6C33DC03" w14:textId="77777777" w:rsidR="00CA0C8E" w:rsidRPr="00CA0C8E" w:rsidRDefault="00CA0C8E" w:rsidP="00CA0C8E">
      <w:pPr>
        <w:pStyle w:val="Code"/>
      </w:pPr>
      <w:r w:rsidRPr="00CA0C8E">
        <w:t xml:space="preserve">            ((PagedDataInquiryResponse&lt;Task&gt;) responseObjectContent.Value).Items.ForEach(</w:t>
      </w:r>
    </w:p>
    <w:p w14:paraId="1C8C3E2D" w14:textId="77777777" w:rsidR="00CA0C8E" w:rsidRPr="00CA0C8E" w:rsidRDefault="00CA0C8E" w:rsidP="00CA0C8E">
      <w:pPr>
        <w:pStyle w:val="Code"/>
      </w:pPr>
      <w:r w:rsidRPr="00CA0C8E">
        <w:t xml:space="preserve">                x =&gt; x.SetShouldSerializeAssignees(!maskData));</w:t>
      </w:r>
    </w:p>
    <w:p w14:paraId="4B3A0B28" w14:textId="77777777" w:rsidR="00CA0C8E" w:rsidRPr="00CA0C8E" w:rsidRDefault="00CA0C8E" w:rsidP="00CA0C8E">
      <w:pPr>
        <w:pStyle w:val="Code"/>
      </w:pPr>
      <w:r w:rsidRPr="00CA0C8E">
        <w:t xml:space="preserve">        }</w:t>
      </w:r>
    </w:p>
    <w:p w14:paraId="0CCAC9F6" w14:textId="77777777" w:rsidR="00CA0C8E" w:rsidRPr="00CA0C8E" w:rsidRDefault="00CA0C8E" w:rsidP="00CA0C8E">
      <w:pPr>
        <w:pStyle w:val="Code"/>
      </w:pPr>
      <w:r w:rsidRPr="00CA0C8E">
        <w:t xml:space="preserve">    }</w:t>
      </w:r>
    </w:p>
    <w:p w14:paraId="447DC29D" w14:textId="5AB2A055" w:rsidR="00CA0C8E" w:rsidRDefault="00CA0C8E" w:rsidP="00CA0C8E">
      <w:pPr>
        <w:pStyle w:val="Code"/>
      </w:pPr>
      <w:r w:rsidRPr="00CA0C8E">
        <w:t>}</w:t>
      </w:r>
    </w:p>
    <w:bookmarkEnd w:id="149"/>
    <w:bookmarkEnd w:id="150"/>
    <w:p w14:paraId="0B232C2E" w14:textId="57964B20" w:rsidR="00D2536D" w:rsidRDefault="00CA0C8E" w:rsidP="00CA0C8E">
      <w:pPr>
        <w:pStyle w:val="BodyTextCont"/>
      </w:pPr>
      <w:r>
        <w:t xml:space="preserve">Next,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w:t>
      </w:r>
      <w:r w:rsidR="00D2536D">
        <w:t>add the following to</w:t>
      </w:r>
      <w:r>
        <w:t xml:space="preserve"> the </w:t>
      </w:r>
      <w:proofErr w:type="spellStart"/>
      <w:r w:rsidRPr="00457FE5">
        <w:rPr>
          <w:rStyle w:val="CodeInline"/>
        </w:rPr>
        <w:t>RegisterHandlers</w:t>
      </w:r>
      <w:proofErr w:type="spellEnd"/>
      <w:r>
        <w:t xml:space="preserve"> method:</w:t>
      </w:r>
    </w:p>
    <w:p w14:paraId="5F6292C3" w14:textId="223C8BFF" w:rsidR="00D2536D" w:rsidRDefault="00D2536D" w:rsidP="00D2536D">
      <w:pPr>
        <w:pStyle w:val="Code"/>
      </w:pPr>
      <w:bookmarkStart w:id="151" w:name="OLE_LINK91"/>
      <w:bookmarkStart w:id="152" w:name="OLE_LINK92"/>
      <w:r w:rsidRPr="00D2536D">
        <w:t>GlobalConfiguration.Configuration.MessageHandlers.Add(new PagedTaskDataSecurityMessageHandler(logManager,userSession));</w:t>
      </w:r>
    </w:p>
    <w:bookmarkEnd w:id="151"/>
    <w:bookmarkEnd w:id="152"/>
    <w:p w14:paraId="10F308F6" w14:textId="77777777" w:rsidR="00CA0C8E" w:rsidRDefault="00CA0C8E" w:rsidP="00CA0C8E">
      <w:pPr>
        <w:pStyle w:val="Code"/>
      </w:pPr>
    </w:p>
    <w:p w14:paraId="56AB7240" w14:textId="69AFA97F" w:rsidR="00CA0C8E" w:rsidRDefault="00CA0C8E" w:rsidP="00CA0C8E">
      <w:pPr>
        <w:pStyle w:val="BodyTextCont"/>
      </w:pPr>
      <w:r>
        <w:t>Looking back at the</w:t>
      </w:r>
      <w:r w:rsidR="00D2536D">
        <w:t xml:space="preserve"> </w:t>
      </w:r>
      <w:proofErr w:type="spellStart"/>
      <w:r w:rsidR="00D2536D" w:rsidRPr="00D2536D">
        <w:rPr>
          <w:rStyle w:val="CodeInline"/>
        </w:rPr>
        <w:t>PagedTaskDataSecurityMessageHandler</w:t>
      </w:r>
      <w:proofErr w:type="spellEnd"/>
      <w:r w:rsidR="00D2536D">
        <w:t xml:space="preserve"> implementation, we see that it is similar to the</w:t>
      </w:r>
      <w:r>
        <w:t xml:space="preserve"> </w:t>
      </w:r>
      <w:proofErr w:type="spellStart"/>
      <w:r w:rsidRPr="00FA0885">
        <w:rPr>
          <w:rStyle w:val="CodeInline"/>
        </w:rPr>
        <w:t>TaskDataSecurityMessageHandler</w:t>
      </w:r>
      <w:proofErr w:type="spellEnd"/>
      <w:r>
        <w:t xml:space="preserve"> implementation</w:t>
      </w:r>
      <w:r w:rsidR="00D2536D">
        <w:t xml:space="preserve">. It </w:t>
      </w:r>
      <w:r>
        <w:t xml:space="preserve">derives from the ASP.NET Web API's </w:t>
      </w:r>
      <w:proofErr w:type="spellStart"/>
      <w:r w:rsidRPr="00FA0885">
        <w:rPr>
          <w:rStyle w:val="CodeInline"/>
        </w:rPr>
        <w:t>DelegatingHandler</w:t>
      </w:r>
      <w:proofErr w:type="spellEnd"/>
      <w:r>
        <w:t xml:space="preserve"> base class</w:t>
      </w:r>
      <w:r w:rsidR="00D2536D">
        <w:t xml:space="preserve">, and it </w:t>
      </w:r>
      <w:r>
        <w:t xml:space="preserve">overrides </w:t>
      </w:r>
      <w:proofErr w:type="spellStart"/>
      <w:r w:rsidRPr="00FA0885">
        <w:rPr>
          <w:rStyle w:val="CodeInline"/>
        </w:rPr>
        <w:t>SendAsync</w:t>
      </w:r>
      <w:proofErr w:type="spellEnd"/>
      <w:r>
        <w:t>.</w:t>
      </w:r>
    </w:p>
    <w:p w14:paraId="0A4AD386" w14:textId="26F1B79B" w:rsidR="00CA0C8E" w:rsidRDefault="00D2536D" w:rsidP="00CA0C8E">
      <w:pPr>
        <w:pStyle w:val="BodyTextCont"/>
      </w:pPr>
      <w:r>
        <w:t xml:space="preserve">One difference, though, is in </w:t>
      </w:r>
      <w:proofErr w:type="spellStart"/>
      <w:r w:rsidR="00CA0C8E" w:rsidRPr="00AA1EE4">
        <w:rPr>
          <w:rStyle w:val="CodeInline"/>
        </w:rPr>
        <w:t>CanHandleResponse</w:t>
      </w:r>
      <w:proofErr w:type="spellEnd"/>
      <w:r>
        <w:t xml:space="preserve">, because this time the handler is checking for a different type in the response. </w:t>
      </w:r>
      <w:proofErr w:type="spellStart"/>
      <w:r w:rsidR="00CA0C8E" w:rsidRPr="00AA1EE4">
        <w:rPr>
          <w:rStyle w:val="CodeInline"/>
        </w:rPr>
        <w:t>ApplySecurityToResponseData</w:t>
      </w:r>
      <w:proofErr w:type="spellEnd"/>
      <w:r w:rsidR="00CA0C8E">
        <w:t xml:space="preserve"> </w:t>
      </w:r>
      <w:r>
        <w:t xml:space="preserve">is also different, modified to handle </w:t>
      </w:r>
      <w:r w:rsidRPr="00D2536D">
        <w:rPr>
          <w:rStyle w:val="CodeInline"/>
        </w:rPr>
        <w:t>Task</w:t>
      </w:r>
      <w:r>
        <w:t xml:space="preserve"> instances that are elements in a response of type </w:t>
      </w:r>
      <w:proofErr w:type="spellStart"/>
      <w:r w:rsidRPr="00D2536D">
        <w:rPr>
          <w:rStyle w:val="CodeInline"/>
        </w:rPr>
        <w:t>PagedDataInquiryResponse</w:t>
      </w:r>
      <w:proofErr w:type="spellEnd"/>
      <w:r w:rsidRPr="00D2536D">
        <w:rPr>
          <w:rStyle w:val="CodeInline"/>
        </w:rPr>
        <w:t>&lt;Task&gt;</w:t>
      </w:r>
      <w:r w:rsidR="00CA0C8E">
        <w:t>.</w:t>
      </w:r>
    </w:p>
    <w:p w14:paraId="26C8FD29" w14:textId="6E5440D1" w:rsidR="00427A84" w:rsidRDefault="00D2536D" w:rsidP="00CD6007">
      <w:pPr>
        <w:pStyle w:val="BodyTextCont"/>
      </w:pPr>
      <w:r>
        <w:t>With our new handler in place, we are now ready to replay the request we just issued. Here's our result:</w:t>
      </w:r>
    </w:p>
    <w:p w14:paraId="29342F30" w14:textId="7E46EA2A" w:rsidR="00E70697" w:rsidRDefault="00E70697" w:rsidP="00E70697">
      <w:pPr>
        <w:pStyle w:val="FigureCaption"/>
      </w:pPr>
      <w:r>
        <w:t>Figure 7-2. Paged Tasks Response - With Assignees (abbreviated)</w:t>
      </w:r>
    </w:p>
    <w:p w14:paraId="01923E54" w14:textId="756FFE44" w:rsidR="00E70697" w:rsidRDefault="00E70697" w:rsidP="00CD6007">
      <w:pPr>
        <w:pStyle w:val="BodyTextCont"/>
      </w:pPr>
      <w:r w:rsidRPr="00E70697">
        <w:rPr>
          <w:noProof/>
        </w:rPr>
        <w:lastRenderedPageBreak/>
        <w:drawing>
          <wp:inline distT="0" distB="0" distL="0" distR="0" wp14:anchorId="647A78A0" wp14:editId="57BCF4DB">
            <wp:extent cx="3209783" cy="612766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8967" cy="6145202"/>
                    </a:xfrm>
                    <a:prstGeom prst="rect">
                      <a:avLst/>
                    </a:prstGeom>
                  </pic:spPr>
                </pic:pic>
              </a:graphicData>
            </a:graphic>
          </wp:inline>
        </w:drawing>
      </w:r>
    </w:p>
    <w:p w14:paraId="1C271D83" w14:textId="77777777" w:rsidR="00E70697" w:rsidRDefault="00E70697" w:rsidP="00CD6007">
      <w:pPr>
        <w:pStyle w:val="BodyTextCont"/>
      </w:pPr>
    </w:p>
    <w:p w14:paraId="359AFEFF" w14:textId="73945F32" w:rsidR="00CD6007" w:rsidRDefault="00E70697" w:rsidP="00CD6007">
      <w:pPr>
        <w:pStyle w:val="BodyTextCont"/>
      </w:pPr>
      <w:r>
        <w:t>The data looks correct - and complete - this time!</w:t>
      </w:r>
      <w:r w:rsidR="004C5422">
        <w:t xml:space="preserve"> There are many more tests </w:t>
      </w:r>
      <w:r w:rsidR="00EB0D16">
        <w:t xml:space="preserve">that could be done </w:t>
      </w:r>
      <w:r w:rsidR="004C5422">
        <w:t xml:space="preserve">to demonstrate the functionality (e.g., issue a request with no query string, or an invalid query string, etc.), and you are encouraged to experiment on your own. </w:t>
      </w:r>
      <w:r w:rsidR="0069183D">
        <w:t xml:space="preserve">However, at this point, </w:t>
      </w:r>
      <w:r w:rsidR="004C5422">
        <w:t xml:space="preserve">we will </w:t>
      </w:r>
      <w:r w:rsidR="00CD6007">
        <w:t>move on to adding hype</w:t>
      </w:r>
      <w:r w:rsidR="0069183D">
        <w:t xml:space="preserve">rmedia links to our </w:t>
      </w:r>
      <w:r w:rsidR="0069183D">
        <w:lastRenderedPageBreak/>
        <w:t>application.</w:t>
      </w:r>
      <w:ins w:id="153" w:author="Jamie Kurtz" w:date="2014-05-22T20:20:00Z">
        <w:r w:rsidR="00151E68">
          <w:t xml:space="preserve"> If you recall from </w:t>
        </w:r>
      </w:ins>
      <w:ins w:id="154" w:author="Jamie Kurtz" w:date="2014-05-22T20:21:00Z">
        <w:r w:rsidR="00151E68">
          <w:t xml:space="preserve">Chapter 2, leveraging hypermedia to guide interactions with your API is one of the core tenets of </w:t>
        </w:r>
      </w:ins>
      <w:ins w:id="155" w:author="Jamie Kurtz" w:date="2014-05-22T20:23:00Z">
        <w:r w:rsidR="00151E68">
          <w:t xml:space="preserve">a </w:t>
        </w:r>
        <w:proofErr w:type="spellStart"/>
        <w:r w:rsidR="00151E68">
          <w:t>RESTful</w:t>
        </w:r>
        <w:proofErr w:type="spellEnd"/>
        <w:r w:rsidR="00151E68">
          <w:t xml:space="preserve"> service.</w:t>
        </w:r>
      </w:ins>
    </w:p>
    <w:p w14:paraId="1635464B" w14:textId="77777777" w:rsidR="00A80F6B" w:rsidRDefault="00A80F6B" w:rsidP="00A80F6B">
      <w:pPr>
        <w:pStyle w:val="Heading1"/>
      </w:pPr>
      <w:r>
        <w:t>Hypermedia Links</w:t>
      </w:r>
    </w:p>
    <w:p w14:paraId="14D673EE" w14:textId="77777777"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14:paraId="022A2C49" w14:textId="77777777"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14:paraId="26F19030" w14:textId="77777777"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C35469A" w14:textId="77777777"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14:paraId="42E23F29" w14:textId="77777777" w:rsidR="00BB7862" w:rsidRDefault="00BB7862" w:rsidP="00BB7862">
      <w:pPr>
        <w:pStyle w:val="Bullet"/>
      </w:pPr>
      <w:r>
        <w:rPr>
          <w:rStyle w:val="CodeInline"/>
        </w:rPr>
        <w:t>Method</w:t>
      </w:r>
      <w:r>
        <w:t>: Specifies the HTTP method used to access the resource</w:t>
      </w:r>
    </w:p>
    <w:p w14:paraId="7C9DF117" w14:textId="77777777"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14:paraId="52370075" w14:textId="77777777"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14:paraId="23196125" w14:textId="77777777" w:rsidR="009C1D53" w:rsidRDefault="009C1D53" w:rsidP="009C1D53">
      <w:pPr>
        <w:pStyle w:val="Heading2"/>
      </w:pPr>
      <w:r>
        <w:t>Common Link Service</w:t>
      </w:r>
    </w:p>
    <w:p w14:paraId="1FB09DB6" w14:textId="77777777"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14:paraId="559F1DB7" w14:textId="77777777" w:rsidR="009C1D53" w:rsidRDefault="00DF6242" w:rsidP="00DF6242">
      <w:pPr>
        <w:pStyle w:val="CodeCaption"/>
      </w:pPr>
      <w:r w:rsidRPr="009C1D53">
        <w:t>UriExtensions</w:t>
      </w:r>
      <w:r>
        <w:t xml:space="preserve"> Class</w:t>
      </w:r>
    </w:p>
    <w:p w14:paraId="5443E413" w14:textId="77777777" w:rsidR="009C1D53" w:rsidRPr="009C1D53" w:rsidRDefault="009C1D53" w:rsidP="009C1D53">
      <w:pPr>
        <w:pStyle w:val="Code"/>
      </w:pPr>
      <w:bookmarkStart w:id="156" w:name="OLE_LINK93"/>
      <w:bookmarkStart w:id="157" w:name="OLE_LINK94"/>
      <w:r w:rsidRPr="009C1D53">
        <w:t>using System;</w:t>
      </w:r>
    </w:p>
    <w:p w14:paraId="4B918AA3" w14:textId="77777777" w:rsidR="009C1D53" w:rsidRPr="009C1D53" w:rsidRDefault="009C1D53" w:rsidP="009C1D53">
      <w:pPr>
        <w:pStyle w:val="Code"/>
      </w:pPr>
    </w:p>
    <w:p w14:paraId="298071F9" w14:textId="77777777" w:rsidR="009C1D53" w:rsidRPr="009C1D53" w:rsidRDefault="009C1D53" w:rsidP="009C1D53">
      <w:pPr>
        <w:pStyle w:val="Code"/>
      </w:pPr>
      <w:r w:rsidRPr="009C1D53">
        <w:t>namespace WebApi2Book.Common.Extensions</w:t>
      </w:r>
    </w:p>
    <w:p w14:paraId="3FA1205E" w14:textId="77777777" w:rsidR="009C1D53" w:rsidRPr="009C1D53" w:rsidRDefault="009C1D53" w:rsidP="009C1D53">
      <w:pPr>
        <w:pStyle w:val="Code"/>
      </w:pPr>
      <w:r w:rsidRPr="009C1D53">
        <w:t>{</w:t>
      </w:r>
    </w:p>
    <w:p w14:paraId="236397DB" w14:textId="77777777" w:rsidR="009C1D53" w:rsidRPr="009C1D53" w:rsidRDefault="009C1D53" w:rsidP="009C1D53">
      <w:pPr>
        <w:pStyle w:val="Code"/>
      </w:pPr>
      <w:r w:rsidRPr="009C1D53">
        <w:t xml:space="preserve">    public static class UriExtensions</w:t>
      </w:r>
    </w:p>
    <w:p w14:paraId="3EC58101" w14:textId="77777777" w:rsidR="009C1D53" w:rsidRPr="009C1D53" w:rsidRDefault="009C1D53" w:rsidP="009C1D53">
      <w:pPr>
        <w:pStyle w:val="Code"/>
      </w:pPr>
      <w:r w:rsidRPr="009C1D53">
        <w:t xml:space="preserve">    {</w:t>
      </w:r>
    </w:p>
    <w:p w14:paraId="39F2D20A" w14:textId="77777777" w:rsidR="009C1D53" w:rsidRPr="009C1D53" w:rsidRDefault="009C1D53" w:rsidP="009C1D53">
      <w:pPr>
        <w:pStyle w:val="Code"/>
      </w:pPr>
      <w:r w:rsidRPr="009C1D53">
        <w:t xml:space="preserve">        public static Uri GetBaseUri(this Uri originalUri)</w:t>
      </w:r>
    </w:p>
    <w:p w14:paraId="337098D5" w14:textId="77777777" w:rsidR="009C1D53" w:rsidRPr="009C1D53" w:rsidRDefault="009C1D53" w:rsidP="009C1D53">
      <w:pPr>
        <w:pStyle w:val="Code"/>
      </w:pPr>
      <w:r w:rsidRPr="009C1D53">
        <w:t xml:space="preserve">        {</w:t>
      </w:r>
    </w:p>
    <w:p w14:paraId="01A3FCFF" w14:textId="77777777" w:rsidR="009C1D53" w:rsidRPr="009C1D53" w:rsidRDefault="009C1D53" w:rsidP="009C1D53">
      <w:pPr>
        <w:pStyle w:val="Code"/>
      </w:pPr>
      <w:r w:rsidRPr="009C1D53">
        <w:t xml:space="preserve">            var queryDelimiterIndex = originalUri.AbsoluteUri.IndexOf("?", StringComparison.Ordinal);</w:t>
      </w:r>
    </w:p>
    <w:p w14:paraId="0B2D7F68" w14:textId="77777777" w:rsidR="009C1D53" w:rsidRPr="009C1D53" w:rsidRDefault="009C1D53" w:rsidP="009C1D53">
      <w:pPr>
        <w:pStyle w:val="Code"/>
      </w:pPr>
      <w:r w:rsidRPr="009C1D53">
        <w:t xml:space="preserve">            return queryDelimiterIndex &lt; 0</w:t>
      </w:r>
    </w:p>
    <w:p w14:paraId="6B7D782B" w14:textId="77777777" w:rsidR="009C1D53" w:rsidRPr="009C1D53" w:rsidRDefault="009C1D53" w:rsidP="009C1D53">
      <w:pPr>
        <w:pStyle w:val="Code"/>
      </w:pPr>
      <w:r w:rsidRPr="009C1D53">
        <w:t xml:space="preserve">                ? originalUri</w:t>
      </w:r>
    </w:p>
    <w:p w14:paraId="47780896" w14:textId="77777777" w:rsidR="009C1D53" w:rsidRPr="009C1D53" w:rsidRDefault="009C1D53" w:rsidP="009C1D53">
      <w:pPr>
        <w:pStyle w:val="Code"/>
      </w:pPr>
      <w:r w:rsidRPr="009C1D53">
        <w:t xml:space="preserve">                : new Uri(originalUri.AbsoluteUri.Substring(0, queryDelimiterIndex));</w:t>
      </w:r>
    </w:p>
    <w:p w14:paraId="62EE4792" w14:textId="77777777" w:rsidR="009C1D53" w:rsidRPr="009C1D53" w:rsidRDefault="009C1D53" w:rsidP="009C1D53">
      <w:pPr>
        <w:pStyle w:val="Code"/>
      </w:pPr>
      <w:r w:rsidRPr="009C1D53">
        <w:t xml:space="preserve">        }</w:t>
      </w:r>
    </w:p>
    <w:p w14:paraId="6A3C8726" w14:textId="77777777" w:rsidR="009C1D53" w:rsidRPr="009C1D53" w:rsidRDefault="009C1D53" w:rsidP="009C1D53">
      <w:pPr>
        <w:pStyle w:val="Code"/>
      </w:pPr>
    </w:p>
    <w:p w14:paraId="2F19B837" w14:textId="77777777" w:rsidR="009C1D53" w:rsidRPr="009C1D53" w:rsidRDefault="009C1D53" w:rsidP="009C1D53">
      <w:pPr>
        <w:pStyle w:val="Code"/>
      </w:pPr>
      <w:r w:rsidRPr="009C1D53">
        <w:t xml:space="preserve">        public static string QueryWithoutLeadingQuestionMark(this Uri uri)</w:t>
      </w:r>
    </w:p>
    <w:p w14:paraId="08BCCFAE" w14:textId="77777777" w:rsidR="009C1D53" w:rsidRPr="009C1D53" w:rsidRDefault="009C1D53" w:rsidP="009C1D53">
      <w:pPr>
        <w:pStyle w:val="Code"/>
      </w:pPr>
      <w:r w:rsidRPr="009C1D53">
        <w:t xml:space="preserve">        {</w:t>
      </w:r>
    </w:p>
    <w:p w14:paraId="4E77F471" w14:textId="77777777" w:rsidR="009C1D53" w:rsidRPr="009C1D53" w:rsidRDefault="009C1D53" w:rsidP="009C1D53">
      <w:pPr>
        <w:pStyle w:val="Code"/>
      </w:pPr>
      <w:r w:rsidRPr="009C1D53">
        <w:lastRenderedPageBreak/>
        <w:t xml:space="preserve">            const int indexToSkipQueryDelimiter = 1;</w:t>
      </w:r>
    </w:p>
    <w:p w14:paraId="6AE96FA9" w14:textId="77777777" w:rsidR="009C1D53" w:rsidRPr="009C1D53" w:rsidRDefault="009C1D53" w:rsidP="009C1D53">
      <w:pPr>
        <w:pStyle w:val="Code"/>
      </w:pPr>
      <w:r w:rsidRPr="009C1D53">
        <w:t xml:space="preserve">            return uri.Query.Length &gt; 1 ? uri.Query.Substring(indexToSkipQueryDelimiter) : string.Empty;</w:t>
      </w:r>
    </w:p>
    <w:p w14:paraId="186D93B8" w14:textId="77777777" w:rsidR="009C1D53" w:rsidRPr="009C1D53" w:rsidRDefault="009C1D53" w:rsidP="009C1D53">
      <w:pPr>
        <w:pStyle w:val="Code"/>
      </w:pPr>
      <w:r w:rsidRPr="009C1D53">
        <w:t xml:space="preserve">        }</w:t>
      </w:r>
    </w:p>
    <w:p w14:paraId="3EC8ADEB" w14:textId="77777777" w:rsidR="009C1D53" w:rsidRPr="009C1D53" w:rsidRDefault="009C1D53" w:rsidP="009C1D53">
      <w:pPr>
        <w:pStyle w:val="Code"/>
      </w:pPr>
      <w:r w:rsidRPr="009C1D53">
        <w:t xml:space="preserve">    }</w:t>
      </w:r>
    </w:p>
    <w:p w14:paraId="33C4F36D" w14:textId="77777777" w:rsidR="009C1D53" w:rsidRDefault="009C1D53" w:rsidP="009C1D53">
      <w:pPr>
        <w:pStyle w:val="Code"/>
      </w:pPr>
      <w:r w:rsidRPr="009C1D53">
        <w:t>}</w:t>
      </w:r>
    </w:p>
    <w:bookmarkEnd w:id="156"/>
    <w:bookmarkEnd w:id="157"/>
    <w:p w14:paraId="25BB7B62" w14:textId="77777777"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14:paraId="24792FD3" w14:textId="77777777"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It provides fu</w:t>
      </w:r>
      <w:r w:rsidR="00F3712D">
        <w:t>nctionality required by the business domain</w:t>
      </w:r>
      <w:r w:rsidR="00A7778C">
        <w:t xml:space="preserv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14:paraId="582C8798" w14:textId="77777777" w:rsidR="009C1D53" w:rsidRDefault="009C1D53" w:rsidP="009C1D53">
      <w:pPr>
        <w:pStyle w:val="CodeCaption"/>
      </w:pPr>
      <w:r w:rsidRPr="009C1D53">
        <w:t>ICommonLinkService</w:t>
      </w:r>
      <w:r>
        <w:t xml:space="preserve"> Interface</w:t>
      </w:r>
    </w:p>
    <w:p w14:paraId="3F5AB92C" w14:textId="77777777" w:rsidR="009C1D53" w:rsidRPr="009C1D53" w:rsidRDefault="009C1D53" w:rsidP="009C1D53">
      <w:pPr>
        <w:pStyle w:val="Code"/>
      </w:pPr>
      <w:bookmarkStart w:id="158" w:name="OLE_LINK95"/>
      <w:bookmarkStart w:id="159" w:name="OLE_LINK96"/>
      <w:r w:rsidRPr="009C1D53">
        <w:t>using System.Net.Http;</w:t>
      </w:r>
    </w:p>
    <w:p w14:paraId="167E967E" w14:textId="77777777" w:rsidR="009C1D53" w:rsidRPr="009C1D53" w:rsidRDefault="009C1D53" w:rsidP="009C1D53">
      <w:pPr>
        <w:pStyle w:val="Code"/>
      </w:pPr>
      <w:r w:rsidRPr="009C1D53">
        <w:t>using WebApi2Book.Web.Api.Models;</w:t>
      </w:r>
    </w:p>
    <w:p w14:paraId="11601A85" w14:textId="77777777" w:rsidR="009C1D53" w:rsidRPr="009C1D53" w:rsidRDefault="009C1D53" w:rsidP="009C1D53">
      <w:pPr>
        <w:pStyle w:val="Code"/>
      </w:pPr>
    </w:p>
    <w:p w14:paraId="2EE62361" w14:textId="77777777" w:rsidR="009C1D53" w:rsidRPr="009C1D53" w:rsidRDefault="009C1D53" w:rsidP="009C1D53">
      <w:pPr>
        <w:pStyle w:val="Code"/>
      </w:pPr>
      <w:r w:rsidRPr="009C1D53">
        <w:t>namespace WebApi2Book.Web.Api.LinkServices</w:t>
      </w:r>
    </w:p>
    <w:p w14:paraId="4DE80985" w14:textId="77777777" w:rsidR="009C1D53" w:rsidRPr="009C1D53" w:rsidRDefault="009C1D53" w:rsidP="009C1D53">
      <w:pPr>
        <w:pStyle w:val="Code"/>
      </w:pPr>
      <w:r w:rsidRPr="009C1D53">
        <w:t>{</w:t>
      </w:r>
    </w:p>
    <w:p w14:paraId="59C1FF84" w14:textId="77777777" w:rsidR="009C1D53" w:rsidRPr="009C1D53" w:rsidRDefault="009C1D53" w:rsidP="009C1D53">
      <w:pPr>
        <w:pStyle w:val="Code"/>
      </w:pPr>
      <w:r w:rsidRPr="009C1D53">
        <w:t xml:space="preserve">    public interface ICommonLinkService</w:t>
      </w:r>
    </w:p>
    <w:p w14:paraId="027460BF" w14:textId="77777777" w:rsidR="009C1D53" w:rsidRPr="009C1D53" w:rsidRDefault="009C1D53" w:rsidP="009C1D53">
      <w:pPr>
        <w:pStyle w:val="Code"/>
      </w:pPr>
      <w:r w:rsidRPr="009C1D53">
        <w:t xml:space="preserve">    {</w:t>
      </w:r>
    </w:p>
    <w:p w14:paraId="45B0212E" w14:textId="77777777" w:rsidR="009C1D53" w:rsidRPr="009C1D53" w:rsidRDefault="009C1D53" w:rsidP="009C1D53">
      <w:pPr>
        <w:pStyle w:val="Code"/>
      </w:pPr>
      <w:r w:rsidRPr="009C1D53">
        <w:t xml:space="preserve">        void AddPageLinks(IPageLinkContaining linkContainer,</w:t>
      </w:r>
    </w:p>
    <w:p w14:paraId="10F5B87C" w14:textId="77777777" w:rsidR="009C1D53" w:rsidRPr="009C1D53" w:rsidRDefault="009C1D53" w:rsidP="009C1D53">
      <w:pPr>
        <w:pStyle w:val="Code"/>
      </w:pPr>
      <w:r w:rsidRPr="009C1D53">
        <w:t xml:space="preserve">            string currentPageQueryString,</w:t>
      </w:r>
    </w:p>
    <w:p w14:paraId="3DB31E33" w14:textId="77777777" w:rsidR="009C1D53" w:rsidRPr="009C1D53" w:rsidRDefault="009C1D53" w:rsidP="009C1D53">
      <w:pPr>
        <w:pStyle w:val="Code"/>
      </w:pPr>
      <w:r w:rsidRPr="009C1D53">
        <w:t xml:space="preserve">            string previousPageQueryString,</w:t>
      </w:r>
    </w:p>
    <w:p w14:paraId="1B9A6A5D" w14:textId="77777777" w:rsidR="009C1D53" w:rsidRPr="009C1D53" w:rsidRDefault="009C1D53" w:rsidP="009C1D53">
      <w:pPr>
        <w:pStyle w:val="Code"/>
      </w:pPr>
      <w:r w:rsidRPr="009C1D53">
        <w:t xml:space="preserve">            string nextPageQueryString);</w:t>
      </w:r>
    </w:p>
    <w:p w14:paraId="0DEF317A" w14:textId="77777777" w:rsidR="009C1D53" w:rsidRPr="009C1D53" w:rsidRDefault="009C1D53" w:rsidP="009C1D53">
      <w:pPr>
        <w:pStyle w:val="Code"/>
      </w:pPr>
    </w:p>
    <w:p w14:paraId="2C49D7EF" w14:textId="77777777" w:rsidR="009C1D53" w:rsidRPr="009C1D53" w:rsidRDefault="009C1D53" w:rsidP="009C1D53">
      <w:pPr>
        <w:pStyle w:val="Code"/>
      </w:pPr>
      <w:r w:rsidRPr="009C1D53">
        <w:t xml:space="preserve">        Link GetLink(string pathFragment, string relValue, HttpMethod httpMethod);</w:t>
      </w:r>
    </w:p>
    <w:p w14:paraId="27EDB1A9" w14:textId="77777777" w:rsidR="009C1D53" w:rsidRPr="009C1D53" w:rsidRDefault="009C1D53" w:rsidP="009C1D53">
      <w:pPr>
        <w:pStyle w:val="Code"/>
      </w:pPr>
      <w:r w:rsidRPr="009C1D53">
        <w:t xml:space="preserve">    }</w:t>
      </w:r>
    </w:p>
    <w:p w14:paraId="64C55EF5" w14:textId="77777777" w:rsidR="009C1D53" w:rsidRDefault="009C1D53" w:rsidP="009C1D53">
      <w:pPr>
        <w:pStyle w:val="Code"/>
      </w:pPr>
      <w:r w:rsidRPr="009C1D53">
        <w:t>}</w:t>
      </w:r>
    </w:p>
    <w:bookmarkEnd w:id="158"/>
    <w:bookmarkEnd w:id="159"/>
    <w:p w14:paraId="02D8D08C" w14:textId="77777777" w:rsidR="009C1D53" w:rsidRDefault="00A7778C" w:rsidP="00A7778C">
      <w:pPr>
        <w:pStyle w:val="CodeCaption"/>
      </w:pPr>
      <w:r>
        <w:t>CommonLinkService Class</w:t>
      </w:r>
    </w:p>
    <w:p w14:paraId="52C541C8" w14:textId="77777777" w:rsidR="00A7778C" w:rsidRPr="00A7778C" w:rsidRDefault="00A7778C" w:rsidP="00A7778C">
      <w:pPr>
        <w:pStyle w:val="Code"/>
      </w:pPr>
      <w:bookmarkStart w:id="160" w:name="OLE_LINK97"/>
      <w:bookmarkStart w:id="161" w:name="OLE_LINK98"/>
      <w:r w:rsidRPr="00A7778C">
        <w:t>using System;</w:t>
      </w:r>
    </w:p>
    <w:p w14:paraId="747974F7" w14:textId="77777777" w:rsidR="00A7778C" w:rsidRPr="00A7778C" w:rsidRDefault="00A7778C" w:rsidP="00A7778C">
      <w:pPr>
        <w:pStyle w:val="Code"/>
      </w:pPr>
      <w:r w:rsidRPr="00A7778C">
        <w:t>using System.Net.Http;</w:t>
      </w:r>
    </w:p>
    <w:p w14:paraId="72891A5E" w14:textId="77777777" w:rsidR="00A7778C" w:rsidRPr="00A7778C" w:rsidRDefault="00A7778C" w:rsidP="00A7778C">
      <w:pPr>
        <w:pStyle w:val="Code"/>
      </w:pPr>
      <w:r w:rsidRPr="00A7778C">
        <w:t>using WebApi2Book.Common;</w:t>
      </w:r>
    </w:p>
    <w:p w14:paraId="10C5850F" w14:textId="77777777" w:rsidR="00A7778C" w:rsidRPr="00A7778C" w:rsidRDefault="00A7778C" w:rsidP="00A7778C">
      <w:pPr>
        <w:pStyle w:val="Code"/>
      </w:pPr>
      <w:r w:rsidRPr="00A7778C">
        <w:t>using WebApi2Book.Common.Extensions;</w:t>
      </w:r>
    </w:p>
    <w:p w14:paraId="048E3C23" w14:textId="77777777" w:rsidR="00A7778C" w:rsidRPr="00A7778C" w:rsidRDefault="00A7778C" w:rsidP="00A7778C">
      <w:pPr>
        <w:pStyle w:val="Code"/>
      </w:pPr>
      <w:r w:rsidRPr="00A7778C">
        <w:t>using WebApi2Book.Web.Api.Models;</w:t>
      </w:r>
    </w:p>
    <w:p w14:paraId="5FA5BA38" w14:textId="77777777" w:rsidR="00A7778C" w:rsidRPr="00A7778C" w:rsidRDefault="00A7778C" w:rsidP="00A7778C">
      <w:pPr>
        <w:pStyle w:val="Code"/>
      </w:pPr>
      <w:r w:rsidRPr="00A7778C">
        <w:t>using WebApi2Book.Web.Common.Security;</w:t>
      </w:r>
    </w:p>
    <w:p w14:paraId="73E5D653" w14:textId="77777777" w:rsidR="00A7778C" w:rsidRPr="00A7778C" w:rsidRDefault="00A7778C" w:rsidP="00A7778C">
      <w:pPr>
        <w:pStyle w:val="Code"/>
      </w:pPr>
    </w:p>
    <w:p w14:paraId="535C2224" w14:textId="77777777" w:rsidR="00A7778C" w:rsidRPr="00A7778C" w:rsidRDefault="00A7778C" w:rsidP="00A7778C">
      <w:pPr>
        <w:pStyle w:val="Code"/>
      </w:pPr>
      <w:r w:rsidRPr="00A7778C">
        <w:t>namespace WebApi2Book.Web.Api.LinkServices</w:t>
      </w:r>
    </w:p>
    <w:p w14:paraId="10969FD0" w14:textId="77777777" w:rsidR="00A7778C" w:rsidRPr="00A7778C" w:rsidRDefault="00A7778C" w:rsidP="00A7778C">
      <w:pPr>
        <w:pStyle w:val="Code"/>
      </w:pPr>
      <w:r w:rsidRPr="00A7778C">
        <w:t>{</w:t>
      </w:r>
    </w:p>
    <w:p w14:paraId="7D7DB524" w14:textId="77777777" w:rsidR="00A7778C" w:rsidRPr="00A7778C" w:rsidRDefault="00A7778C" w:rsidP="00A7778C">
      <w:pPr>
        <w:pStyle w:val="Code"/>
      </w:pPr>
      <w:r w:rsidRPr="00A7778C">
        <w:t xml:space="preserve">    public class </w:t>
      </w:r>
      <w:commentRangeStart w:id="162"/>
      <w:r w:rsidRPr="00A7778C">
        <w:t xml:space="preserve">CommonLinkService </w:t>
      </w:r>
      <w:commentRangeEnd w:id="162"/>
      <w:r w:rsidR="00BF5614">
        <w:rPr>
          <w:rFonts w:asciiTheme="minorHAnsi" w:hAnsiTheme="minorHAnsi"/>
          <w:noProof w:val="0"/>
          <w:sz w:val="22"/>
        </w:rPr>
        <w:commentReference w:id="162"/>
      </w:r>
      <w:r w:rsidRPr="00A7778C">
        <w:t>: ICommonLinkService</w:t>
      </w:r>
    </w:p>
    <w:p w14:paraId="5A9B2A53" w14:textId="77777777" w:rsidR="00A7778C" w:rsidRPr="00A7778C" w:rsidRDefault="00A7778C" w:rsidP="00A7778C">
      <w:pPr>
        <w:pStyle w:val="Code"/>
      </w:pPr>
      <w:r w:rsidRPr="00A7778C">
        <w:t xml:space="preserve">    {</w:t>
      </w:r>
    </w:p>
    <w:p w14:paraId="0DB3A2EC" w14:textId="77777777" w:rsidR="00A7778C" w:rsidRPr="00A7778C" w:rsidRDefault="00A7778C" w:rsidP="00A7778C">
      <w:pPr>
        <w:pStyle w:val="Code"/>
      </w:pPr>
      <w:r w:rsidRPr="00A7778C">
        <w:t xml:space="preserve">        private readonly IWebUserSession _userSession;</w:t>
      </w:r>
    </w:p>
    <w:p w14:paraId="3F7DF95F" w14:textId="77777777" w:rsidR="00A7778C" w:rsidRPr="00A7778C" w:rsidRDefault="00A7778C" w:rsidP="00A7778C">
      <w:pPr>
        <w:pStyle w:val="Code"/>
      </w:pPr>
    </w:p>
    <w:p w14:paraId="5ED48FD8" w14:textId="77777777" w:rsidR="00A7778C" w:rsidRPr="00A7778C" w:rsidRDefault="00A7778C" w:rsidP="00A7778C">
      <w:pPr>
        <w:pStyle w:val="Code"/>
      </w:pPr>
      <w:r w:rsidRPr="00A7778C">
        <w:t xml:space="preserve">        public CommonLinkService(IWebUserSession userSession)</w:t>
      </w:r>
    </w:p>
    <w:p w14:paraId="1B9F459C" w14:textId="77777777" w:rsidR="00A7778C" w:rsidRPr="00A7778C" w:rsidRDefault="00A7778C" w:rsidP="00A7778C">
      <w:pPr>
        <w:pStyle w:val="Code"/>
      </w:pPr>
      <w:r w:rsidRPr="00A7778C">
        <w:t xml:space="preserve">        {</w:t>
      </w:r>
    </w:p>
    <w:p w14:paraId="483E39FA" w14:textId="77777777" w:rsidR="00A7778C" w:rsidRPr="00A7778C" w:rsidRDefault="00A7778C" w:rsidP="00A7778C">
      <w:pPr>
        <w:pStyle w:val="Code"/>
      </w:pPr>
      <w:r w:rsidRPr="00A7778C">
        <w:t xml:space="preserve">            _userSession = userSession;</w:t>
      </w:r>
    </w:p>
    <w:p w14:paraId="16431087" w14:textId="77777777" w:rsidR="00A7778C" w:rsidRPr="00A7778C" w:rsidRDefault="00A7778C" w:rsidP="00A7778C">
      <w:pPr>
        <w:pStyle w:val="Code"/>
      </w:pPr>
      <w:r w:rsidRPr="00A7778C">
        <w:lastRenderedPageBreak/>
        <w:t xml:space="preserve">        }</w:t>
      </w:r>
    </w:p>
    <w:p w14:paraId="25DDC351" w14:textId="77777777" w:rsidR="00A7778C" w:rsidRPr="00A7778C" w:rsidRDefault="00A7778C" w:rsidP="00A7778C">
      <w:pPr>
        <w:pStyle w:val="Code"/>
      </w:pPr>
    </w:p>
    <w:p w14:paraId="479ABDB6" w14:textId="77777777" w:rsidR="00A7778C" w:rsidRPr="00A7778C" w:rsidRDefault="00A7778C" w:rsidP="00A7778C">
      <w:pPr>
        <w:pStyle w:val="Code"/>
      </w:pPr>
      <w:r w:rsidRPr="00A7778C">
        <w:t xml:space="preserve">        public virtual Link GetLink(string pathFragment, string relValue, HttpMethod httpMethod)</w:t>
      </w:r>
    </w:p>
    <w:p w14:paraId="166CCD4E" w14:textId="77777777" w:rsidR="00A7778C" w:rsidRPr="00A7778C" w:rsidRDefault="00A7778C" w:rsidP="00A7778C">
      <w:pPr>
        <w:pStyle w:val="Code"/>
      </w:pPr>
      <w:r w:rsidRPr="00A7778C">
        <w:t xml:space="preserve">        {</w:t>
      </w:r>
    </w:p>
    <w:p w14:paraId="670CE92C" w14:textId="77777777" w:rsidR="00A7778C" w:rsidRPr="00A7778C" w:rsidRDefault="00A7778C" w:rsidP="00A7778C">
      <w:pPr>
        <w:pStyle w:val="Code"/>
      </w:pPr>
      <w:r w:rsidRPr="00A7778C">
        <w:t xml:space="preserve">            const string delimitedVersionedApiRouteBaseFormatString =</w:t>
      </w:r>
    </w:p>
    <w:p w14:paraId="755A33E5" w14:textId="77777777" w:rsidR="00A7778C" w:rsidRPr="00A7778C" w:rsidRDefault="00A7778C" w:rsidP="00A7778C">
      <w:pPr>
        <w:pStyle w:val="Code"/>
      </w:pPr>
      <w:r w:rsidRPr="00A7778C">
        <w:t xml:space="preserve">                Constants.CommonRoutingDefinitions.ApiSegmentName + "/{0}/";</w:t>
      </w:r>
    </w:p>
    <w:p w14:paraId="2085BC26" w14:textId="77777777" w:rsidR="00A7778C" w:rsidRPr="00A7778C" w:rsidRDefault="00A7778C" w:rsidP="00A7778C">
      <w:pPr>
        <w:pStyle w:val="Code"/>
      </w:pPr>
    </w:p>
    <w:p w14:paraId="458FBD45" w14:textId="77777777" w:rsidR="00A7778C" w:rsidRPr="00A7778C" w:rsidRDefault="00A7778C" w:rsidP="00A7778C">
      <w:pPr>
        <w:pStyle w:val="Code"/>
      </w:pPr>
      <w:r w:rsidRPr="00A7778C">
        <w:t xml:space="preserve">            var path =</w:t>
      </w:r>
    </w:p>
    <w:p w14:paraId="365CD423" w14:textId="77777777" w:rsidR="00A7778C" w:rsidRPr="00A7778C" w:rsidRDefault="00A7778C" w:rsidP="00A7778C">
      <w:pPr>
        <w:pStyle w:val="Code"/>
      </w:pPr>
      <w:r w:rsidRPr="00A7778C">
        <w:t xml:space="preserve">                string.Concat(</w:t>
      </w:r>
    </w:p>
    <w:p w14:paraId="224314EA" w14:textId="77777777" w:rsidR="00A7778C" w:rsidRPr="00A7778C" w:rsidRDefault="00A7778C" w:rsidP="00A7778C">
      <w:pPr>
        <w:pStyle w:val="Code"/>
      </w:pPr>
      <w:r w:rsidRPr="00A7778C">
        <w:t xml:space="preserve">                    string.Format(</w:t>
      </w:r>
    </w:p>
    <w:p w14:paraId="02861274" w14:textId="77777777" w:rsidR="00A7778C" w:rsidRPr="00A7778C" w:rsidRDefault="00A7778C" w:rsidP="00A7778C">
      <w:pPr>
        <w:pStyle w:val="Code"/>
      </w:pPr>
      <w:r w:rsidRPr="00A7778C">
        <w:t xml:space="preserve">                        delimitedVersionedApiRouteBaseFormatString,</w:t>
      </w:r>
    </w:p>
    <w:p w14:paraId="6C7E9D84" w14:textId="77777777" w:rsidR="00A7778C" w:rsidRPr="00A7778C" w:rsidRDefault="00A7778C" w:rsidP="00A7778C">
      <w:pPr>
        <w:pStyle w:val="Code"/>
      </w:pPr>
      <w:r w:rsidRPr="00A7778C">
        <w:t xml:space="preserve">                        _userSession.ApiVersionInUse), pathFragment);</w:t>
      </w:r>
    </w:p>
    <w:p w14:paraId="506DC5B1" w14:textId="77777777" w:rsidR="00A7778C" w:rsidRPr="00A7778C" w:rsidRDefault="00A7778C" w:rsidP="00A7778C">
      <w:pPr>
        <w:pStyle w:val="Code"/>
      </w:pPr>
    </w:p>
    <w:p w14:paraId="1E460812" w14:textId="77777777" w:rsidR="00A7778C" w:rsidRPr="00A7778C" w:rsidRDefault="00A7778C" w:rsidP="00A7778C">
      <w:pPr>
        <w:pStyle w:val="Code"/>
      </w:pPr>
      <w:r w:rsidRPr="00A7778C">
        <w:t xml:space="preserve">            var uriBuilder = new UriBuilder</w:t>
      </w:r>
    </w:p>
    <w:p w14:paraId="7FB05C2C" w14:textId="77777777" w:rsidR="00A7778C" w:rsidRPr="00A7778C" w:rsidRDefault="00A7778C" w:rsidP="00A7778C">
      <w:pPr>
        <w:pStyle w:val="Code"/>
      </w:pPr>
      <w:r w:rsidRPr="00A7778C">
        <w:t xml:space="preserve">            {</w:t>
      </w:r>
    </w:p>
    <w:p w14:paraId="2BCD08AF" w14:textId="77777777" w:rsidR="00A7778C" w:rsidRPr="00A7778C" w:rsidRDefault="00A7778C" w:rsidP="00A7778C">
      <w:pPr>
        <w:pStyle w:val="Code"/>
      </w:pPr>
      <w:r w:rsidRPr="00A7778C">
        <w:t xml:space="preserve">                Scheme = </w:t>
      </w:r>
      <w:commentRangeStart w:id="163"/>
      <w:r w:rsidRPr="00A7778C">
        <w:t>_userSession.RequestUri.Scheme</w:t>
      </w:r>
      <w:commentRangeEnd w:id="163"/>
      <w:r w:rsidR="00451C8C">
        <w:rPr>
          <w:rFonts w:asciiTheme="minorHAnsi" w:hAnsiTheme="minorHAnsi"/>
          <w:noProof w:val="0"/>
          <w:sz w:val="22"/>
        </w:rPr>
        <w:commentReference w:id="163"/>
      </w:r>
      <w:r w:rsidRPr="00A7778C">
        <w:t>,</w:t>
      </w:r>
    </w:p>
    <w:p w14:paraId="73D2EF6C" w14:textId="77777777" w:rsidR="00A7778C" w:rsidRPr="00A7778C" w:rsidRDefault="00A7778C" w:rsidP="00A7778C">
      <w:pPr>
        <w:pStyle w:val="Code"/>
      </w:pPr>
      <w:r w:rsidRPr="00A7778C">
        <w:t xml:space="preserve">                Host = _userSession.RequestUri.Host,</w:t>
      </w:r>
    </w:p>
    <w:p w14:paraId="7E37F7DE" w14:textId="77777777" w:rsidR="00A7778C" w:rsidRPr="00A7778C" w:rsidRDefault="00A7778C" w:rsidP="00A7778C">
      <w:pPr>
        <w:pStyle w:val="Code"/>
      </w:pPr>
      <w:r w:rsidRPr="00A7778C">
        <w:t xml:space="preserve">                Port = _userSession.RequestUri.Port,</w:t>
      </w:r>
    </w:p>
    <w:p w14:paraId="442D06BF" w14:textId="77777777" w:rsidR="00A7778C" w:rsidRPr="00A7778C" w:rsidRDefault="00A7778C" w:rsidP="00A7778C">
      <w:pPr>
        <w:pStyle w:val="Code"/>
      </w:pPr>
      <w:r w:rsidRPr="00A7778C">
        <w:t xml:space="preserve">                Path = path</w:t>
      </w:r>
    </w:p>
    <w:p w14:paraId="0E68940C" w14:textId="77777777" w:rsidR="00A7778C" w:rsidRPr="00A7778C" w:rsidRDefault="00A7778C" w:rsidP="00A7778C">
      <w:pPr>
        <w:pStyle w:val="Code"/>
      </w:pPr>
      <w:r w:rsidRPr="00A7778C">
        <w:t xml:space="preserve">            };</w:t>
      </w:r>
    </w:p>
    <w:p w14:paraId="5D044ED9" w14:textId="77777777" w:rsidR="00A7778C" w:rsidRPr="00A7778C" w:rsidRDefault="00A7778C" w:rsidP="00A7778C">
      <w:pPr>
        <w:pStyle w:val="Code"/>
      </w:pPr>
    </w:p>
    <w:p w14:paraId="0951C768" w14:textId="77777777" w:rsidR="00A7778C" w:rsidRPr="00A7778C" w:rsidRDefault="00A7778C" w:rsidP="00A7778C">
      <w:pPr>
        <w:pStyle w:val="Code"/>
      </w:pPr>
      <w:r w:rsidRPr="00A7778C">
        <w:t xml:space="preserve">            var link = new Link</w:t>
      </w:r>
    </w:p>
    <w:p w14:paraId="215B9BD4" w14:textId="77777777" w:rsidR="00A7778C" w:rsidRPr="00A7778C" w:rsidRDefault="00A7778C" w:rsidP="00A7778C">
      <w:pPr>
        <w:pStyle w:val="Code"/>
      </w:pPr>
      <w:r w:rsidRPr="00A7778C">
        <w:t xml:space="preserve">            {</w:t>
      </w:r>
    </w:p>
    <w:p w14:paraId="5275CC96" w14:textId="77777777" w:rsidR="00A7778C" w:rsidRPr="00A7778C" w:rsidRDefault="00A7778C" w:rsidP="00A7778C">
      <w:pPr>
        <w:pStyle w:val="Code"/>
      </w:pPr>
      <w:r w:rsidRPr="00A7778C">
        <w:t xml:space="preserve">                Href = uriBuilder.Uri.AbsoluteUri,</w:t>
      </w:r>
    </w:p>
    <w:p w14:paraId="0C3675A8" w14:textId="77777777" w:rsidR="00A7778C" w:rsidRPr="00A7778C" w:rsidRDefault="00A7778C" w:rsidP="00A7778C">
      <w:pPr>
        <w:pStyle w:val="Code"/>
      </w:pPr>
      <w:r w:rsidRPr="00A7778C">
        <w:t xml:space="preserve">                Rel = relValue,</w:t>
      </w:r>
    </w:p>
    <w:p w14:paraId="204C555F" w14:textId="77777777" w:rsidR="00A7778C" w:rsidRPr="00A7778C" w:rsidRDefault="00A7778C" w:rsidP="00A7778C">
      <w:pPr>
        <w:pStyle w:val="Code"/>
      </w:pPr>
      <w:r w:rsidRPr="00A7778C">
        <w:t xml:space="preserve">                Method = httpMethod.Method</w:t>
      </w:r>
    </w:p>
    <w:p w14:paraId="2B73DEDA" w14:textId="77777777" w:rsidR="00A7778C" w:rsidRPr="00A7778C" w:rsidRDefault="00A7778C" w:rsidP="00A7778C">
      <w:pPr>
        <w:pStyle w:val="Code"/>
      </w:pPr>
      <w:r w:rsidRPr="00A7778C">
        <w:t xml:space="preserve">            };</w:t>
      </w:r>
    </w:p>
    <w:p w14:paraId="173913A9" w14:textId="77777777" w:rsidR="00A7778C" w:rsidRPr="00A7778C" w:rsidRDefault="00A7778C" w:rsidP="00A7778C">
      <w:pPr>
        <w:pStyle w:val="Code"/>
      </w:pPr>
      <w:r w:rsidRPr="00A7778C">
        <w:t xml:space="preserve">            return link;</w:t>
      </w:r>
    </w:p>
    <w:p w14:paraId="03B3F24C" w14:textId="77777777" w:rsidR="00A7778C" w:rsidRPr="00A7778C" w:rsidRDefault="00A7778C" w:rsidP="00A7778C">
      <w:pPr>
        <w:pStyle w:val="Code"/>
      </w:pPr>
      <w:r w:rsidRPr="00A7778C">
        <w:t xml:space="preserve">        }</w:t>
      </w:r>
    </w:p>
    <w:p w14:paraId="2962EE0E" w14:textId="77777777" w:rsidR="00A7778C" w:rsidRPr="00A7778C" w:rsidRDefault="00A7778C" w:rsidP="00A7778C">
      <w:pPr>
        <w:pStyle w:val="Code"/>
      </w:pPr>
    </w:p>
    <w:p w14:paraId="53535B83" w14:textId="77777777" w:rsidR="00A7778C" w:rsidRPr="00A7778C" w:rsidRDefault="00A7778C" w:rsidP="00A7778C">
      <w:pPr>
        <w:pStyle w:val="Code"/>
      </w:pPr>
      <w:r w:rsidRPr="00A7778C">
        <w:t xml:space="preserve">        public void AddPageLinks(IPageLinkContaining linkContainer,</w:t>
      </w:r>
    </w:p>
    <w:p w14:paraId="3FEA94EB" w14:textId="77777777" w:rsidR="00A7778C" w:rsidRPr="00A7778C" w:rsidRDefault="00A7778C" w:rsidP="00A7778C">
      <w:pPr>
        <w:pStyle w:val="Code"/>
      </w:pPr>
      <w:r w:rsidRPr="00A7778C">
        <w:t xml:space="preserve">            string currentPageQueryString,</w:t>
      </w:r>
    </w:p>
    <w:p w14:paraId="255FDD87" w14:textId="77777777" w:rsidR="00A7778C" w:rsidRPr="00A7778C" w:rsidRDefault="00A7778C" w:rsidP="00A7778C">
      <w:pPr>
        <w:pStyle w:val="Code"/>
      </w:pPr>
      <w:r w:rsidRPr="00A7778C">
        <w:t xml:space="preserve">            string previousPageQueryString,</w:t>
      </w:r>
    </w:p>
    <w:p w14:paraId="69C25BEE" w14:textId="77777777" w:rsidR="00A7778C" w:rsidRPr="00A7778C" w:rsidRDefault="00A7778C" w:rsidP="00A7778C">
      <w:pPr>
        <w:pStyle w:val="Code"/>
      </w:pPr>
      <w:r w:rsidRPr="00A7778C">
        <w:t xml:space="preserve">            string nextPageQueryString)</w:t>
      </w:r>
    </w:p>
    <w:p w14:paraId="604DBC22" w14:textId="77777777" w:rsidR="00A7778C" w:rsidRPr="00A7778C" w:rsidRDefault="00A7778C" w:rsidP="00A7778C">
      <w:pPr>
        <w:pStyle w:val="Code"/>
      </w:pPr>
      <w:r w:rsidRPr="00A7778C">
        <w:t xml:space="preserve">        {</w:t>
      </w:r>
    </w:p>
    <w:p w14:paraId="21375C2A" w14:textId="77777777" w:rsidR="00A7778C" w:rsidRPr="00A7778C" w:rsidRDefault="00A7778C" w:rsidP="00A7778C">
      <w:pPr>
        <w:pStyle w:val="Code"/>
      </w:pPr>
      <w:r w:rsidRPr="00A7778C">
        <w:t xml:space="preserve">            var versionedBaseUri = _userSession.RequestUri.GetBaseUri();</w:t>
      </w:r>
    </w:p>
    <w:p w14:paraId="63D77BBE" w14:textId="77777777" w:rsidR="00A7778C" w:rsidRPr="00A7778C" w:rsidRDefault="00A7778C" w:rsidP="00A7778C">
      <w:pPr>
        <w:pStyle w:val="Code"/>
      </w:pPr>
    </w:p>
    <w:p w14:paraId="5CB3029C" w14:textId="77777777" w:rsidR="00A7778C" w:rsidRPr="00A7778C" w:rsidRDefault="00A7778C" w:rsidP="00A7778C">
      <w:pPr>
        <w:pStyle w:val="Code"/>
      </w:pPr>
      <w:r w:rsidRPr="00A7778C">
        <w:t xml:space="preserve">            AddCurrentPageLink(linkContainer, versionedBaseUri, currentPageQueryString);</w:t>
      </w:r>
    </w:p>
    <w:p w14:paraId="5A780BAA" w14:textId="77777777" w:rsidR="00A7778C" w:rsidRPr="00A7778C" w:rsidRDefault="00A7778C" w:rsidP="00A7778C">
      <w:pPr>
        <w:pStyle w:val="Code"/>
      </w:pPr>
    </w:p>
    <w:p w14:paraId="4A644F4D" w14:textId="77777777" w:rsidR="00A7778C" w:rsidRPr="00A7778C" w:rsidRDefault="00A7778C" w:rsidP="00A7778C">
      <w:pPr>
        <w:pStyle w:val="Code"/>
      </w:pPr>
      <w:r w:rsidRPr="00A7778C">
        <w:t xml:space="preserve">            var addPrevPageLink = ShouldAddPreviousPageLink(linkContainer.PageNumber);</w:t>
      </w:r>
    </w:p>
    <w:p w14:paraId="05430EF3" w14:textId="77777777" w:rsidR="00A7778C" w:rsidRPr="00A7778C" w:rsidRDefault="00A7778C" w:rsidP="00A7778C">
      <w:pPr>
        <w:pStyle w:val="Code"/>
      </w:pPr>
      <w:r w:rsidRPr="00A7778C">
        <w:t xml:space="preserve">            var addNextPageLink = ShouldAddNextPageLink(linkContainer.PageNumber, linkContainer.PageCount);</w:t>
      </w:r>
    </w:p>
    <w:p w14:paraId="78A128CF" w14:textId="77777777" w:rsidR="00A7778C" w:rsidRPr="00A7778C" w:rsidRDefault="00A7778C" w:rsidP="00A7778C">
      <w:pPr>
        <w:pStyle w:val="Code"/>
      </w:pPr>
    </w:p>
    <w:p w14:paraId="59A797AA" w14:textId="77777777" w:rsidR="00A7778C" w:rsidRPr="00A7778C" w:rsidRDefault="00A7778C" w:rsidP="00A7778C">
      <w:pPr>
        <w:pStyle w:val="Code"/>
      </w:pPr>
      <w:r w:rsidRPr="00A7778C">
        <w:t xml:space="preserve">            if (addPrevPageLink || addNextPageLink)</w:t>
      </w:r>
    </w:p>
    <w:p w14:paraId="0D724860" w14:textId="77777777" w:rsidR="00A7778C" w:rsidRPr="00A7778C" w:rsidRDefault="00A7778C" w:rsidP="00A7778C">
      <w:pPr>
        <w:pStyle w:val="Code"/>
      </w:pPr>
      <w:r w:rsidRPr="00A7778C">
        <w:t xml:space="preserve">            {</w:t>
      </w:r>
    </w:p>
    <w:p w14:paraId="744F48C3" w14:textId="77777777" w:rsidR="00A7778C" w:rsidRPr="00A7778C" w:rsidRDefault="00A7778C" w:rsidP="00A7778C">
      <w:pPr>
        <w:pStyle w:val="Code"/>
      </w:pPr>
      <w:r w:rsidRPr="00A7778C">
        <w:t xml:space="preserve">                if (addPrevPageLink)</w:t>
      </w:r>
    </w:p>
    <w:p w14:paraId="20A76265" w14:textId="77777777" w:rsidR="00A7778C" w:rsidRPr="00A7778C" w:rsidRDefault="00A7778C" w:rsidP="00A7778C">
      <w:pPr>
        <w:pStyle w:val="Code"/>
      </w:pPr>
      <w:r w:rsidRPr="00A7778C">
        <w:t xml:space="preserve">                {</w:t>
      </w:r>
    </w:p>
    <w:p w14:paraId="5076726A" w14:textId="77777777" w:rsidR="00A7778C" w:rsidRPr="00A7778C" w:rsidRDefault="00A7778C" w:rsidP="00A7778C">
      <w:pPr>
        <w:pStyle w:val="Code"/>
      </w:pPr>
      <w:r w:rsidRPr="00A7778C">
        <w:t xml:space="preserve">                    AddPreviousPageLink(linkContainer, versionedBaseUri, previousPageQueryString);</w:t>
      </w:r>
    </w:p>
    <w:p w14:paraId="6B102F69" w14:textId="77777777" w:rsidR="00A7778C" w:rsidRPr="00A7778C" w:rsidRDefault="00A7778C" w:rsidP="00A7778C">
      <w:pPr>
        <w:pStyle w:val="Code"/>
      </w:pPr>
      <w:r w:rsidRPr="00A7778C">
        <w:t xml:space="preserve">                }</w:t>
      </w:r>
    </w:p>
    <w:p w14:paraId="66F7C65A" w14:textId="77777777" w:rsidR="00A7778C" w:rsidRPr="00A7778C" w:rsidRDefault="00A7778C" w:rsidP="00A7778C">
      <w:pPr>
        <w:pStyle w:val="Code"/>
      </w:pPr>
    </w:p>
    <w:p w14:paraId="4A816A99" w14:textId="77777777" w:rsidR="00A7778C" w:rsidRPr="00A7778C" w:rsidRDefault="00A7778C" w:rsidP="00A7778C">
      <w:pPr>
        <w:pStyle w:val="Code"/>
      </w:pPr>
      <w:r w:rsidRPr="00A7778C">
        <w:t xml:space="preserve">                if (addNextPageLink)</w:t>
      </w:r>
    </w:p>
    <w:p w14:paraId="61E34BBE" w14:textId="77777777" w:rsidR="00A7778C" w:rsidRPr="00A7778C" w:rsidRDefault="00A7778C" w:rsidP="00A7778C">
      <w:pPr>
        <w:pStyle w:val="Code"/>
      </w:pPr>
      <w:r w:rsidRPr="00A7778C">
        <w:t xml:space="preserve">                {</w:t>
      </w:r>
    </w:p>
    <w:p w14:paraId="67DDA1E5" w14:textId="77777777" w:rsidR="00A7778C" w:rsidRPr="00A7778C" w:rsidRDefault="00A7778C" w:rsidP="00A7778C">
      <w:pPr>
        <w:pStyle w:val="Code"/>
      </w:pPr>
      <w:r w:rsidRPr="00A7778C">
        <w:lastRenderedPageBreak/>
        <w:t xml:space="preserve">                    AddNextPageLink(linkContainer, versionedBaseUri, nextPageQueryString);</w:t>
      </w:r>
    </w:p>
    <w:p w14:paraId="3C98C148" w14:textId="77777777" w:rsidR="00A7778C" w:rsidRPr="00A7778C" w:rsidRDefault="00A7778C" w:rsidP="00A7778C">
      <w:pPr>
        <w:pStyle w:val="Code"/>
      </w:pPr>
      <w:r w:rsidRPr="00A7778C">
        <w:t xml:space="preserve">                }</w:t>
      </w:r>
    </w:p>
    <w:p w14:paraId="4B3BC0FF" w14:textId="77777777" w:rsidR="00A7778C" w:rsidRPr="00A7778C" w:rsidRDefault="00A7778C" w:rsidP="00A7778C">
      <w:pPr>
        <w:pStyle w:val="Code"/>
      </w:pPr>
      <w:r w:rsidRPr="00A7778C">
        <w:t xml:space="preserve">            }</w:t>
      </w:r>
    </w:p>
    <w:p w14:paraId="4E67C84F" w14:textId="77777777" w:rsidR="00A7778C" w:rsidRPr="00A7778C" w:rsidRDefault="00A7778C" w:rsidP="00A7778C">
      <w:pPr>
        <w:pStyle w:val="Code"/>
      </w:pPr>
      <w:r w:rsidRPr="00A7778C">
        <w:t xml:space="preserve">        }</w:t>
      </w:r>
    </w:p>
    <w:p w14:paraId="7E7C5816" w14:textId="77777777" w:rsidR="00A7778C" w:rsidRPr="00A7778C" w:rsidRDefault="00A7778C" w:rsidP="00A7778C">
      <w:pPr>
        <w:pStyle w:val="Code"/>
      </w:pPr>
    </w:p>
    <w:p w14:paraId="034C3896" w14:textId="77777777" w:rsidR="00A7778C" w:rsidRPr="00A7778C" w:rsidRDefault="00A7778C" w:rsidP="00A7778C">
      <w:pPr>
        <w:pStyle w:val="Code"/>
      </w:pPr>
      <w:r w:rsidRPr="00A7778C">
        <w:t xml:space="preserve">        public virtual void AddCurrentPageLink(IPageLinkContaining linkContainer, Uri versionedBaseUri,</w:t>
      </w:r>
    </w:p>
    <w:p w14:paraId="1E2377E2" w14:textId="77777777" w:rsidR="00A7778C" w:rsidRPr="00A7778C" w:rsidRDefault="00A7778C" w:rsidP="00A7778C">
      <w:pPr>
        <w:pStyle w:val="Code"/>
      </w:pPr>
      <w:r w:rsidRPr="00A7778C">
        <w:t xml:space="preserve">            string pageQueryString)</w:t>
      </w:r>
    </w:p>
    <w:p w14:paraId="51BAE515" w14:textId="77777777" w:rsidR="00A7778C" w:rsidRPr="00A7778C" w:rsidRDefault="00A7778C" w:rsidP="00A7778C">
      <w:pPr>
        <w:pStyle w:val="Code"/>
      </w:pPr>
      <w:r w:rsidRPr="00A7778C">
        <w:t xml:space="preserve">        {</w:t>
      </w:r>
    </w:p>
    <w:p w14:paraId="09F32828" w14:textId="77777777" w:rsidR="00A7778C" w:rsidRPr="00A7778C" w:rsidRDefault="00A7778C" w:rsidP="00A7778C">
      <w:pPr>
        <w:pStyle w:val="Code"/>
      </w:pPr>
      <w:r w:rsidRPr="00A7778C">
        <w:t xml:space="preserve">            var currentPageUriBuilder = new UriBuilder(versionedBaseUri)</w:t>
      </w:r>
    </w:p>
    <w:p w14:paraId="50582B9F" w14:textId="77777777" w:rsidR="00A7778C" w:rsidRPr="00A7778C" w:rsidRDefault="00A7778C" w:rsidP="00A7778C">
      <w:pPr>
        <w:pStyle w:val="Code"/>
      </w:pPr>
      <w:r w:rsidRPr="00A7778C">
        <w:t xml:space="preserve">            {</w:t>
      </w:r>
    </w:p>
    <w:p w14:paraId="618E493A" w14:textId="77777777" w:rsidR="00A7778C" w:rsidRPr="00A7778C" w:rsidRDefault="00A7778C" w:rsidP="00A7778C">
      <w:pPr>
        <w:pStyle w:val="Code"/>
      </w:pPr>
      <w:r w:rsidRPr="00A7778C">
        <w:t xml:space="preserve">                Query = pageQueryString</w:t>
      </w:r>
    </w:p>
    <w:p w14:paraId="2A9C2770" w14:textId="77777777" w:rsidR="00A7778C" w:rsidRPr="00A7778C" w:rsidRDefault="00A7778C" w:rsidP="00A7778C">
      <w:pPr>
        <w:pStyle w:val="Code"/>
      </w:pPr>
      <w:r w:rsidRPr="00A7778C">
        <w:t xml:space="preserve">            };</w:t>
      </w:r>
    </w:p>
    <w:p w14:paraId="43A1C6B5" w14:textId="77777777" w:rsidR="00A7778C" w:rsidRPr="00A7778C" w:rsidRDefault="00A7778C" w:rsidP="00A7778C">
      <w:pPr>
        <w:pStyle w:val="Code"/>
      </w:pPr>
      <w:r w:rsidRPr="00A7778C">
        <w:t xml:space="preserve">            linkContainer.AddLink(GetCurrentPageLink(currentPageUriBuilder.Uri));</w:t>
      </w:r>
    </w:p>
    <w:p w14:paraId="3050F17C" w14:textId="77777777" w:rsidR="00A7778C" w:rsidRPr="00A7778C" w:rsidRDefault="00A7778C" w:rsidP="00A7778C">
      <w:pPr>
        <w:pStyle w:val="Code"/>
      </w:pPr>
      <w:r w:rsidRPr="00A7778C">
        <w:t xml:space="preserve">        }</w:t>
      </w:r>
    </w:p>
    <w:p w14:paraId="2C4CF2D2" w14:textId="77777777" w:rsidR="00A7778C" w:rsidRPr="00A7778C" w:rsidRDefault="00A7778C" w:rsidP="00A7778C">
      <w:pPr>
        <w:pStyle w:val="Code"/>
      </w:pPr>
    </w:p>
    <w:p w14:paraId="1F0C34CA" w14:textId="77777777" w:rsidR="00A7778C" w:rsidRPr="00A7778C" w:rsidRDefault="00A7778C" w:rsidP="00A7778C">
      <w:pPr>
        <w:pStyle w:val="Code"/>
      </w:pPr>
      <w:r w:rsidRPr="00A7778C">
        <w:t xml:space="preserve">        public virtual void AddPreviousPageLink(IPageLinkContaining linkContainer, Uri versionedBaseUri,</w:t>
      </w:r>
    </w:p>
    <w:p w14:paraId="3251DC56" w14:textId="77777777" w:rsidR="00A7778C" w:rsidRPr="00A7778C" w:rsidRDefault="00A7778C" w:rsidP="00A7778C">
      <w:pPr>
        <w:pStyle w:val="Code"/>
      </w:pPr>
      <w:r w:rsidRPr="00A7778C">
        <w:t xml:space="preserve">            string pageQueryString)</w:t>
      </w:r>
    </w:p>
    <w:p w14:paraId="097E9681" w14:textId="77777777" w:rsidR="00A7778C" w:rsidRPr="00A7778C" w:rsidRDefault="00A7778C" w:rsidP="00A7778C">
      <w:pPr>
        <w:pStyle w:val="Code"/>
      </w:pPr>
      <w:r w:rsidRPr="00A7778C">
        <w:t xml:space="preserve">        {</w:t>
      </w:r>
    </w:p>
    <w:p w14:paraId="58607C5F" w14:textId="77777777" w:rsidR="00A7778C" w:rsidRPr="00A7778C" w:rsidRDefault="00A7778C" w:rsidP="00A7778C">
      <w:pPr>
        <w:pStyle w:val="Code"/>
      </w:pPr>
      <w:r w:rsidRPr="00A7778C">
        <w:t xml:space="preserve">            var uriBuilder = new UriBuilder(versionedBaseUri)</w:t>
      </w:r>
    </w:p>
    <w:p w14:paraId="08903A7B" w14:textId="77777777" w:rsidR="00A7778C" w:rsidRPr="00A7778C" w:rsidRDefault="00A7778C" w:rsidP="00A7778C">
      <w:pPr>
        <w:pStyle w:val="Code"/>
      </w:pPr>
      <w:r w:rsidRPr="00A7778C">
        <w:t xml:space="preserve">            {</w:t>
      </w:r>
    </w:p>
    <w:p w14:paraId="20203EBA" w14:textId="77777777" w:rsidR="00A7778C" w:rsidRPr="00A7778C" w:rsidRDefault="00A7778C" w:rsidP="00A7778C">
      <w:pPr>
        <w:pStyle w:val="Code"/>
      </w:pPr>
      <w:r w:rsidRPr="00A7778C">
        <w:t xml:space="preserve">                Query = pageQueryString</w:t>
      </w:r>
    </w:p>
    <w:p w14:paraId="10132856" w14:textId="77777777" w:rsidR="00A7778C" w:rsidRPr="00A7778C" w:rsidRDefault="00A7778C" w:rsidP="00A7778C">
      <w:pPr>
        <w:pStyle w:val="Code"/>
      </w:pPr>
      <w:r w:rsidRPr="00A7778C">
        <w:t xml:space="preserve">            };</w:t>
      </w:r>
    </w:p>
    <w:p w14:paraId="49FF18A6" w14:textId="77777777" w:rsidR="00A7778C" w:rsidRPr="00A7778C" w:rsidRDefault="00A7778C" w:rsidP="00A7778C">
      <w:pPr>
        <w:pStyle w:val="Code"/>
      </w:pPr>
      <w:r w:rsidRPr="00A7778C">
        <w:t xml:space="preserve">            linkContainer.AddLink(GetPreviousPageLink(uriBuilder.Uri));</w:t>
      </w:r>
    </w:p>
    <w:p w14:paraId="5A6174FD" w14:textId="77777777" w:rsidR="00A7778C" w:rsidRPr="00A7778C" w:rsidRDefault="00A7778C" w:rsidP="00A7778C">
      <w:pPr>
        <w:pStyle w:val="Code"/>
      </w:pPr>
      <w:r w:rsidRPr="00A7778C">
        <w:t xml:space="preserve">        }</w:t>
      </w:r>
    </w:p>
    <w:p w14:paraId="67D20232" w14:textId="77777777" w:rsidR="00A7778C" w:rsidRPr="00A7778C" w:rsidRDefault="00A7778C" w:rsidP="00A7778C">
      <w:pPr>
        <w:pStyle w:val="Code"/>
      </w:pPr>
    </w:p>
    <w:p w14:paraId="7EAB34C4" w14:textId="77777777" w:rsidR="00A7778C" w:rsidRPr="00A7778C" w:rsidRDefault="00A7778C" w:rsidP="00A7778C">
      <w:pPr>
        <w:pStyle w:val="Code"/>
      </w:pPr>
      <w:r w:rsidRPr="00A7778C">
        <w:t xml:space="preserve">        public virtual void AddNextPageLink(IPageLinkContaining linkContainer, Uri versionedBaseUri,</w:t>
      </w:r>
    </w:p>
    <w:p w14:paraId="09144608" w14:textId="77777777" w:rsidR="00A7778C" w:rsidRPr="00A7778C" w:rsidRDefault="00A7778C" w:rsidP="00A7778C">
      <w:pPr>
        <w:pStyle w:val="Code"/>
      </w:pPr>
      <w:r w:rsidRPr="00A7778C">
        <w:t xml:space="preserve">            string pageQueryString)</w:t>
      </w:r>
    </w:p>
    <w:p w14:paraId="69CF5A13" w14:textId="77777777" w:rsidR="00A7778C" w:rsidRPr="00A7778C" w:rsidRDefault="00A7778C" w:rsidP="00A7778C">
      <w:pPr>
        <w:pStyle w:val="Code"/>
      </w:pPr>
      <w:r w:rsidRPr="00A7778C">
        <w:t xml:space="preserve">        {</w:t>
      </w:r>
    </w:p>
    <w:p w14:paraId="52BF7B72" w14:textId="77777777" w:rsidR="00A7778C" w:rsidRPr="00A7778C" w:rsidRDefault="00A7778C" w:rsidP="00A7778C">
      <w:pPr>
        <w:pStyle w:val="Code"/>
      </w:pPr>
      <w:r w:rsidRPr="00A7778C">
        <w:t xml:space="preserve">            var uriBuilder = new UriBuilder(versionedBaseUri)</w:t>
      </w:r>
    </w:p>
    <w:p w14:paraId="16EF9783" w14:textId="77777777" w:rsidR="00A7778C" w:rsidRPr="00A7778C" w:rsidRDefault="00A7778C" w:rsidP="00A7778C">
      <w:pPr>
        <w:pStyle w:val="Code"/>
      </w:pPr>
      <w:r w:rsidRPr="00A7778C">
        <w:t xml:space="preserve">            {</w:t>
      </w:r>
    </w:p>
    <w:p w14:paraId="009440EE" w14:textId="77777777" w:rsidR="00A7778C" w:rsidRPr="00A7778C" w:rsidRDefault="00A7778C" w:rsidP="00A7778C">
      <w:pPr>
        <w:pStyle w:val="Code"/>
      </w:pPr>
      <w:r w:rsidRPr="00A7778C">
        <w:t xml:space="preserve">                Query = pageQueryString</w:t>
      </w:r>
    </w:p>
    <w:p w14:paraId="528B90C0" w14:textId="77777777" w:rsidR="00A7778C" w:rsidRPr="00A7778C" w:rsidRDefault="00A7778C" w:rsidP="00A7778C">
      <w:pPr>
        <w:pStyle w:val="Code"/>
      </w:pPr>
      <w:r w:rsidRPr="00A7778C">
        <w:t xml:space="preserve">            };</w:t>
      </w:r>
    </w:p>
    <w:p w14:paraId="4F3CE89F" w14:textId="77777777" w:rsidR="00A7778C" w:rsidRPr="00A7778C" w:rsidRDefault="00A7778C" w:rsidP="00A7778C">
      <w:pPr>
        <w:pStyle w:val="Code"/>
      </w:pPr>
      <w:r w:rsidRPr="00A7778C">
        <w:t xml:space="preserve">            linkContainer.AddLink(GetNextPageLink(uriBuilder.Uri));</w:t>
      </w:r>
    </w:p>
    <w:p w14:paraId="6EB4FD04" w14:textId="77777777" w:rsidR="00A7778C" w:rsidRPr="00A7778C" w:rsidRDefault="00A7778C" w:rsidP="00A7778C">
      <w:pPr>
        <w:pStyle w:val="Code"/>
      </w:pPr>
      <w:r w:rsidRPr="00A7778C">
        <w:t xml:space="preserve">        }</w:t>
      </w:r>
    </w:p>
    <w:p w14:paraId="305B79D1" w14:textId="77777777" w:rsidR="00A7778C" w:rsidRPr="00A7778C" w:rsidRDefault="00A7778C" w:rsidP="00A7778C">
      <w:pPr>
        <w:pStyle w:val="Code"/>
      </w:pPr>
    </w:p>
    <w:p w14:paraId="405D080A" w14:textId="77777777" w:rsidR="00A7778C" w:rsidRPr="00A7778C" w:rsidRDefault="00A7778C" w:rsidP="00A7778C">
      <w:pPr>
        <w:pStyle w:val="Code"/>
      </w:pPr>
      <w:r w:rsidRPr="00A7778C">
        <w:t xml:space="preserve">        public virtual Link GetCurrentPageLink(Uri uri)</w:t>
      </w:r>
    </w:p>
    <w:p w14:paraId="4C0A3B8D" w14:textId="77777777" w:rsidR="00A7778C" w:rsidRPr="00A7778C" w:rsidRDefault="00A7778C" w:rsidP="00A7778C">
      <w:pPr>
        <w:pStyle w:val="Code"/>
      </w:pPr>
      <w:r w:rsidRPr="00A7778C">
        <w:t xml:space="preserve">        {</w:t>
      </w:r>
    </w:p>
    <w:p w14:paraId="3F9B7AD9" w14:textId="77777777" w:rsidR="00A7778C" w:rsidRPr="00A7778C" w:rsidRDefault="00A7778C" w:rsidP="00A7778C">
      <w:pPr>
        <w:pStyle w:val="Code"/>
      </w:pPr>
      <w:r w:rsidRPr="00A7778C">
        <w:t xml:space="preserve">            return new Link</w:t>
      </w:r>
    </w:p>
    <w:p w14:paraId="4AC49C84" w14:textId="77777777" w:rsidR="00A7778C" w:rsidRPr="00A7778C" w:rsidRDefault="00A7778C" w:rsidP="00A7778C">
      <w:pPr>
        <w:pStyle w:val="Code"/>
      </w:pPr>
      <w:r w:rsidRPr="00A7778C">
        <w:t xml:space="preserve">            {</w:t>
      </w:r>
    </w:p>
    <w:p w14:paraId="73B54AF1" w14:textId="77777777" w:rsidR="00A7778C" w:rsidRPr="00A7778C" w:rsidRDefault="00A7778C" w:rsidP="00A7778C">
      <w:pPr>
        <w:pStyle w:val="Code"/>
      </w:pPr>
      <w:r w:rsidRPr="00A7778C">
        <w:t xml:space="preserve">                Href = uri.AbsoluteUri,</w:t>
      </w:r>
    </w:p>
    <w:p w14:paraId="0D08FB56" w14:textId="77777777" w:rsidR="00A7778C" w:rsidRPr="00A7778C" w:rsidRDefault="00A7778C" w:rsidP="00A7778C">
      <w:pPr>
        <w:pStyle w:val="Code"/>
      </w:pPr>
      <w:r w:rsidRPr="00A7778C">
        <w:t xml:space="preserve">                Rel = Constants.CommonLinkRelValues.CurrentPage,</w:t>
      </w:r>
    </w:p>
    <w:p w14:paraId="2C9EC86B" w14:textId="77777777" w:rsidR="00A7778C" w:rsidRPr="00A7778C" w:rsidRDefault="00A7778C" w:rsidP="00A7778C">
      <w:pPr>
        <w:pStyle w:val="Code"/>
      </w:pPr>
      <w:r w:rsidRPr="00A7778C">
        <w:t xml:space="preserve">                Method = HttpMethod.Get.Method</w:t>
      </w:r>
    </w:p>
    <w:p w14:paraId="627B70DC" w14:textId="77777777" w:rsidR="00A7778C" w:rsidRPr="00A7778C" w:rsidRDefault="00A7778C" w:rsidP="00A7778C">
      <w:pPr>
        <w:pStyle w:val="Code"/>
      </w:pPr>
      <w:r w:rsidRPr="00A7778C">
        <w:t xml:space="preserve">            };</w:t>
      </w:r>
    </w:p>
    <w:p w14:paraId="34A58668" w14:textId="77777777" w:rsidR="00A7778C" w:rsidRPr="00A7778C" w:rsidRDefault="00A7778C" w:rsidP="00A7778C">
      <w:pPr>
        <w:pStyle w:val="Code"/>
      </w:pPr>
      <w:r w:rsidRPr="00A7778C">
        <w:t xml:space="preserve">        }</w:t>
      </w:r>
    </w:p>
    <w:p w14:paraId="4D221F7E" w14:textId="77777777" w:rsidR="00A7778C" w:rsidRPr="00A7778C" w:rsidRDefault="00A7778C" w:rsidP="00A7778C">
      <w:pPr>
        <w:pStyle w:val="Code"/>
      </w:pPr>
    </w:p>
    <w:p w14:paraId="311F0B34" w14:textId="77777777" w:rsidR="00A7778C" w:rsidRPr="00A7778C" w:rsidRDefault="00A7778C" w:rsidP="00A7778C">
      <w:pPr>
        <w:pStyle w:val="Code"/>
      </w:pPr>
      <w:r w:rsidRPr="00A7778C">
        <w:t xml:space="preserve">        public virtual Link GetPreviousPageLink(Uri uri)</w:t>
      </w:r>
    </w:p>
    <w:p w14:paraId="0EFD88FC" w14:textId="77777777" w:rsidR="00A7778C" w:rsidRPr="00A7778C" w:rsidRDefault="00A7778C" w:rsidP="00A7778C">
      <w:pPr>
        <w:pStyle w:val="Code"/>
      </w:pPr>
      <w:r w:rsidRPr="00A7778C">
        <w:t xml:space="preserve">        {</w:t>
      </w:r>
    </w:p>
    <w:p w14:paraId="2F7CDCC7" w14:textId="77777777" w:rsidR="00A7778C" w:rsidRPr="00A7778C" w:rsidRDefault="00A7778C" w:rsidP="00A7778C">
      <w:pPr>
        <w:pStyle w:val="Code"/>
      </w:pPr>
      <w:r w:rsidRPr="00A7778C">
        <w:t xml:space="preserve">            return new Link</w:t>
      </w:r>
    </w:p>
    <w:p w14:paraId="642E7EBB" w14:textId="77777777" w:rsidR="00A7778C" w:rsidRPr="00A7778C" w:rsidRDefault="00A7778C" w:rsidP="00A7778C">
      <w:pPr>
        <w:pStyle w:val="Code"/>
      </w:pPr>
      <w:r w:rsidRPr="00A7778C">
        <w:t xml:space="preserve">            {</w:t>
      </w:r>
    </w:p>
    <w:p w14:paraId="66C0ADDD" w14:textId="77777777" w:rsidR="00A7778C" w:rsidRPr="00A7778C" w:rsidRDefault="00A7778C" w:rsidP="00A7778C">
      <w:pPr>
        <w:pStyle w:val="Code"/>
      </w:pPr>
      <w:r w:rsidRPr="00A7778C">
        <w:t xml:space="preserve">                Href = uri.AbsoluteUri,</w:t>
      </w:r>
    </w:p>
    <w:p w14:paraId="08DAE0A3" w14:textId="77777777" w:rsidR="00A7778C" w:rsidRPr="00A7778C" w:rsidRDefault="00A7778C" w:rsidP="00A7778C">
      <w:pPr>
        <w:pStyle w:val="Code"/>
      </w:pPr>
      <w:r w:rsidRPr="00A7778C">
        <w:lastRenderedPageBreak/>
        <w:t xml:space="preserve">                Rel = Constants.CommonLinkRelValues.PreviousPage,</w:t>
      </w:r>
    </w:p>
    <w:p w14:paraId="4FE88F87" w14:textId="77777777" w:rsidR="00A7778C" w:rsidRPr="00A7778C" w:rsidRDefault="00A7778C" w:rsidP="00A7778C">
      <w:pPr>
        <w:pStyle w:val="Code"/>
      </w:pPr>
      <w:r w:rsidRPr="00A7778C">
        <w:t xml:space="preserve">                Method = HttpMethod.Get.Method</w:t>
      </w:r>
    </w:p>
    <w:p w14:paraId="27D6FE5E" w14:textId="77777777" w:rsidR="00A7778C" w:rsidRPr="00A7778C" w:rsidRDefault="00A7778C" w:rsidP="00A7778C">
      <w:pPr>
        <w:pStyle w:val="Code"/>
      </w:pPr>
      <w:r w:rsidRPr="00A7778C">
        <w:t xml:space="preserve">            };</w:t>
      </w:r>
    </w:p>
    <w:p w14:paraId="7DE92B32" w14:textId="77777777" w:rsidR="00A7778C" w:rsidRPr="00A7778C" w:rsidRDefault="00A7778C" w:rsidP="00A7778C">
      <w:pPr>
        <w:pStyle w:val="Code"/>
      </w:pPr>
      <w:r w:rsidRPr="00A7778C">
        <w:t xml:space="preserve">        }</w:t>
      </w:r>
    </w:p>
    <w:p w14:paraId="752B0F34" w14:textId="77777777" w:rsidR="00A7778C" w:rsidRPr="00A7778C" w:rsidRDefault="00A7778C" w:rsidP="00A7778C">
      <w:pPr>
        <w:pStyle w:val="Code"/>
      </w:pPr>
    </w:p>
    <w:p w14:paraId="0FF3296A" w14:textId="77777777" w:rsidR="00A7778C" w:rsidRPr="00A7778C" w:rsidRDefault="00A7778C" w:rsidP="00A7778C">
      <w:pPr>
        <w:pStyle w:val="Code"/>
      </w:pPr>
      <w:r w:rsidRPr="00A7778C">
        <w:t xml:space="preserve">        public virtual Link GetNextPageLink(Uri uri)</w:t>
      </w:r>
    </w:p>
    <w:p w14:paraId="7E889428" w14:textId="77777777" w:rsidR="00A7778C" w:rsidRPr="00A7778C" w:rsidRDefault="00A7778C" w:rsidP="00A7778C">
      <w:pPr>
        <w:pStyle w:val="Code"/>
      </w:pPr>
      <w:r w:rsidRPr="00A7778C">
        <w:t xml:space="preserve">        {</w:t>
      </w:r>
    </w:p>
    <w:p w14:paraId="58A8BBC4" w14:textId="77777777" w:rsidR="00A7778C" w:rsidRPr="00A7778C" w:rsidRDefault="00A7778C" w:rsidP="00A7778C">
      <w:pPr>
        <w:pStyle w:val="Code"/>
      </w:pPr>
      <w:r w:rsidRPr="00A7778C">
        <w:t xml:space="preserve">            return new Link</w:t>
      </w:r>
    </w:p>
    <w:p w14:paraId="5C382425" w14:textId="77777777" w:rsidR="00A7778C" w:rsidRPr="00A7778C" w:rsidRDefault="00A7778C" w:rsidP="00A7778C">
      <w:pPr>
        <w:pStyle w:val="Code"/>
      </w:pPr>
      <w:r w:rsidRPr="00A7778C">
        <w:t xml:space="preserve">            {</w:t>
      </w:r>
    </w:p>
    <w:p w14:paraId="70CF8664" w14:textId="77777777" w:rsidR="00A7778C" w:rsidRPr="00A7778C" w:rsidRDefault="00A7778C" w:rsidP="00A7778C">
      <w:pPr>
        <w:pStyle w:val="Code"/>
      </w:pPr>
      <w:r w:rsidRPr="00A7778C">
        <w:t xml:space="preserve">                Href = uri.AbsoluteUri,</w:t>
      </w:r>
    </w:p>
    <w:p w14:paraId="64639A32" w14:textId="77777777" w:rsidR="00A7778C" w:rsidRPr="00A7778C" w:rsidRDefault="00A7778C" w:rsidP="00A7778C">
      <w:pPr>
        <w:pStyle w:val="Code"/>
      </w:pPr>
      <w:r w:rsidRPr="00A7778C">
        <w:t xml:space="preserve">                Rel = Constants.CommonLinkRelValues.NextPage,</w:t>
      </w:r>
    </w:p>
    <w:p w14:paraId="5C1F5158" w14:textId="77777777" w:rsidR="00A7778C" w:rsidRPr="00A7778C" w:rsidRDefault="00A7778C" w:rsidP="00A7778C">
      <w:pPr>
        <w:pStyle w:val="Code"/>
      </w:pPr>
      <w:r w:rsidRPr="00A7778C">
        <w:t xml:space="preserve">                Method = HttpMethod.Get.Method</w:t>
      </w:r>
    </w:p>
    <w:p w14:paraId="38808D5D" w14:textId="77777777" w:rsidR="00A7778C" w:rsidRPr="00A7778C" w:rsidRDefault="00A7778C" w:rsidP="00A7778C">
      <w:pPr>
        <w:pStyle w:val="Code"/>
      </w:pPr>
      <w:r w:rsidRPr="00A7778C">
        <w:t xml:space="preserve">            };</w:t>
      </w:r>
    </w:p>
    <w:p w14:paraId="36BBEDF2" w14:textId="77777777" w:rsidR="00A7778C" w:rsidRPr="00A7778C" w:rsidRDefault="00A7778C" w:rsidP="00A7778C">
      <w:pPr>
        <w:pStyle w:val="Code"/>
      </w:pPr>
      <w:r w:rsidRPr="00A7778C">
        <w:t xml:space="preserve">        }</w:t>
      </w:r>
    </w:p>
    <w:p w14:paraId="62A4297D" w14:textId="77777777" w:rsidR="00A7778C" w:rsidRPr="00A7778C" w:rsidRDefault="00A7778C" w:rsidP="00A7778C">
      <w:pPr>
        <w:pStyle w:val="Code"/>
      </w:pPr>
    </w:p>
    <w:p w14:paraId="4ED892AD" w14:textId="77777777" w:rsidR="00A7778C" w:rsidRPr="00A7778C" w:rsidRDefault="00A7778C" w:rsidP="00A7778C">
      <w:pPr>
        <w:pStyle w:val="Code"/>
      </w:pPr>
      <w:r w:rsidRPr="00A7778C">
        <w:t xml:space="preserve">        public bool ShouldAddPreviousPageLink(int pageNumber)</w:t>
      </w:r>
    </w:p>
    <w:p w14:paraId="657FD0C2" w14:textId="77777777" w:rsidR="00A7778C" w:rsidRPr="00A7778C" w:rsidRDefault="00A7778C" w:rsidP="00A7778C">
      <w:pPr>
        <w:pStyle w:val="Code"/>
      </w:pPr>
      <w:r w:rsidRPr="00A7778C">
        <w:t xml:space="preserve">        {</w:t>
      </w:r>
    </w:p>
    <w:p w14:paraId="7378A17A" w14:textId="77777777" w:rsidR="00A7778C" w:rsidRPr="00A7778C" w:rsidRDefault="00A7778C" w:rsidP="00A7778C">
      <w:pPr>
        <w:pStyle w:val="Code"/>
      </w:pPr>
      <w:r w:rsidRPr="00A7778C">
        <w:t xml:space="preserve">            return pageNumber &gt; 1;</w:t>
      </w:r>
    </w:p>
    <w:p w14:paraId="75D7C0F3" w14:textId="77777777" w:rsidR="00A7778C" w:rsidRPr="00A7778C" w:rsidRDefault="00A7778C" w:rsidP="00A7778C">
      <w:pPr>
        <w:pStyle w:val="Code"/>
      </w:pPr>
      <w:r w:rsidRPr="00A7778C">
        <w:t xml:space="preserve">        }</w:t>
      </w:r>
    </w:p>
    <w:p w14:paraId="71121F63" w14:textId="77777777" w:rsidR="00A7778C" w:rsidRPr="00A7778C" w:rsidRDefault="00A7778C" w:rsidP="00A7778C">
      <w:pPr>
        <w:pStyle w:val="Code"/>
      </w:pPr>
    </w:p>
    <w:p w14:paraId="5F4B1592" w14:textId="77777777" w:rsidR="00A7778C" w:rsidRPr="00A7778C" w:rsidRDefault="00A7778C" w:rsidP="00A7778C">
      <w:pPr>
        <w:pStyle w:val="Code"/>
      </w:pPr>
      <w:r w:rsidRPr="00A7778C">
        <w:t xml:space="preserve">        public bool ShouldAddNextPageLink(int pageNumber, int pageCount)</w:t>
      </w:r>
    </w:p>
    <w:p w14:paraId="5E875E93" w14:textId="77777777" w:rsidR="00A7778C" w:rsidRPr="00A7778C" w:rsidRDefault="00A7778C" w:rsidP="00A7778C">
      <w:pPr>
        <w:pStyle w:val="Code"/>
      </w:pPr>
      <w:r w:rsidRPr="00A7778C">
        <w:t xml:space="preserve">        {</w:t>
      </w:r>
    </w:p>
    <w:p w14:paraId="0A4413C2" w14:textId="77777777" w:rsidR="00A7778C" w:rsidRPr="00A7778C" w:rsidRDefault="00A7778C" w:rsidP="00A7778C">
      <w:pPr>
        <w:pStyle w:val="Code"/>
      </w:pPr>
      <w:r w:rsidRPr="00A7778C">
        <w:t xml:space="preserve">            return pageNumber &lt; pageCount;</w:t>
      </w:r>
    </w:p>
    <w:p w14:paraId="70B6B198" w14:textId="77777777" w:rsidR="00A7778C" w:rsidRPr="00A7778C" w:rsidRDefault="00A7778C" w:rsidP="00A7778C">
      <w:pPr>
        <w:pStyle w:val="Code"/>
      </w:pPr>
      <w:r w:rsidRPr="00A7778C">
        <w:t xml:space="preserve">        }</w:t>
      </w:r>
    </w:p>
    <w:p w14:paraId="2BC8164C" w14:textId="77777777" w:rsidR="00A7778C" w:rsidRPr="00A7778C" w:rsidRDefault="00A7778C" w:rsidP="00A7778C">
      <w:pPr>
        <w:pStyle w:val="Code"/>
      </w:pPr>
      <w:r w:rsidRPr="00A7778C">
        <w:t xml:space="preserve">    }</w:t>
      </w:r>
    </w:p>
    <w:p w14:paraId="360C21AD" w14:textId="77777777" w:rsidR="00A7778C" w:rsidRDefault="00A7778C" w:rsidP="00A7778C">
      <w:pPr>
        <w:pStyle w:val="Code"/>
      </w:pPr>
      <w:r w:rsidRPr="00A7778C">
        <w:t>}</w:t>
      </w:r>
    </w:p>
    <w:bookmarkEnd w:id="160"/>
    <w:bookmarkEnd w:id="161"/>
    <w:p w14:paraId="0A74A8F1" w14:textId="77777777"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14:paraId="3881D6C8" w14:textId="77777777" w:rsidR="00C110A0" w:rsidRDefault="00C110A0" w:rsidP="00C110A0">
      <w:pPr>
        <w:pStyle w:val="Code"/>
      </w:pPr>
      <w:bookmarkStart w:id="164" w:name="OLE_LINK99"/>
      <w:bookmarkStart w:id="165" w:name="OLE_LINK100"/>
      <w:r w:rsidRPr="00C110A0">
        <w:t>container.Bind&lt;ICommonLinkService&gt;().To&lt;CommonLinkService&gt;().InRequestScope();</w:t>
      </w:r>
    </w:p>
    <w:bookmarkEnd w:id="164"/>
    <w:bookmarkEnd w:id="165"/>
    <w:p w14:paraId="68197718" w14:textId="77777777" w:rsidR="009C1D53" w:rsidRDefault="00A7778C" w:rsidP="009936E3">
      <w:pPr>
        <w:pStyle w:val="BodyTextCont"/>
      </w:pPr>
      <w:r>
        <w:t xml:space="preserve">Let's review. </w:t>
      </w:r>
      <w:proofErr w:type="spellStart"/>
      <w:r w:rsidRPr="00B35FF2">
        <w:rPr>
          <w:rStyle w:val="CodeInline"/>
        </w:rPr>
        <w:t>GetLink</w:t>
      </w:r>
      <w:proofErr w:type="spellEnd"/>
      <w:r w:rsidR="00B35FF2">
        <w:t xml:space="preserve"> </w:t>
      </w:r>
      <w:r w:rsidR="009936E3">
        <w:t xml:space="preserve">computes an </w:t>
      </w:r>
      <w:proofErr w:type="spellStart"/>
      <w:r w:rsidR="009936E3" w:rsidRPr="009936E3">
        <w:rPr>
          <w:rStyle w:val="CodeInline"/>
        </w:rPr>
        <w:t>Uri.Path</w:t>
      </w:r>
      <w:proofErr w:type="spellEnd"/>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proofErr w:type="spellStart"/>
      <w:r w:rsidR="009936E3" w:rsidRPr="00B35FF2">
        <w:rPr>
          <w:rStyle w:val="CodeInline"/>
        </w:rPr>
        <w:t>Uri.Path</w:t>
      </w:r>
      <w:proofErr w:type="spellEnd"/>
      <w:r w:rsidR="009936E3">
        <w:t xml:space="preserve"> value of </w:t>
      </w:r>
      <w:proofErr w:type="spellStart"/>
      <w:r w:rsidR="009936E3" w:rsidRPr="00B35FF2">
        <w:rPr>
          <w:rStyle w:val="CodeInline"/>
        </w:rPr>
        <w:t>api</w:t>
      </w:r>
      <w:proofErr w:type="spellEnd"/>
      <w:r w:rsidR="009936E3" w:rsidRPr="00B35FF2">
        <w:rPr>
          <w:rStyle w:val="CodeInline"/>
        </w:rPr>
        <w:t>/v1/tasks</w:t>
      </w:r>
      <w:r w:rsidR="009936E3">
        <w:t xml:space="preserve"> for a supplied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14:paraId="33FAB5A7" w14:textId="77777777" w:rsidR="00870CA9" w:rsidRDefault="00354515" w:rsidP="00A7778C">
      <w:pPr>
        <w:pStyle w:val="BodyTextCont"/>
      </w:pPr>
      <w:r>
        <w:t>Next, let's look at</w:t>
      </w:r>
      <w:r w:rsidR="00870CA9">
        <w:t xml:space="preserve"> some of the helper methods that support the</w:t>
      </w:r>
      <w:r w:rsidR="00F85F58">
        <w:t xml:space="preserve"> </w:t>
      </w:r>
      <w:proofErr w:type="spellStart"/>
      <w:r w:rsidR="00F85F58" w:rsidRPr="00F85F58">
        <w:rPr>
          <w:rStyle w:val="CodeInline"/>
        </w:rPr>
        <w:t>AddPageLinks</w:t>
      </w:r>
      <w:proofErr w:type="spellEnd"/>
      <w:r w:rsidR="00870CA9">
        <w:t xml:space="preserve"> interface method. We'll start with </w:t>
      </w:r>
      <w:proofErr w:type="spellStart"/>
      <w:r w:rsidR="00870CA9" w:rsidRPr="00870CA9">
        <w:rPr>
          <w:rStyle w:val="CodeInline"/>
        </w:rPr>
        <w:t>GetCurrentPageLink</w:t>
      </w:r>
      <w:proofErr w:type="spellEnd"/>
      <w:r w:rsidR="00870CA9">
        <w:t xml:space="preserve">, </w:t>
      </w:r>
      <w:proofErr w:type="spellStart"/>
      <w:r w:rsidR="00870CA9" w:rsidRPr="00870CA9">
        <w:rPr>
          <w:rStyle w:val="CodeInline"/>
        </w:rPr>
        <w:t>GetPreviousPageLink</w:t>
      </w:r>
      <w:proofErr w:type="spellEnd"/>
      <w:r w:rsidR="00870CA9">
        <w:t xml:space="preserve">, and </w:t>
      </w:r>
      <w:proofErr w:type="spellStart"/>
      <w:r w:rsidR="00870CA9" w:rsidRPr="00870CA9">
        <w:rPr>
          <w:rStyle w:val="CodeInline"/>
        </w:rPr>
        <w:t>GetNextPageLink</w:t>
      </w:r>
      <w:proofErr w:type="spellEnd"/>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w:t>
      </w:r>
      <w:proofErr w:type="spellStart"/>
      <w:r w:rsidR="00F85F58">
        <w:t>uri</w:t>
      </w:r>
      <w:proofErr w:type="spellEnd"/>
      <w:r w:rsidR="00F85F58">
        <w:t>.</w:t>
      </w:r>
    </w:p>
    <w:p w14:paraId="34178AA8" w14:textId="77777777" w:rsidR="00870CA9" w:rsidRDefault="00870CA9" w:rsidP="00A7778C">
      <w:pPr>
        <w:pStyle w:val="BodyTextCont"/>
      </w:pPr>
      <w:r>
        <w:t xml:space="preserve">The </w:t>
      </w:r>
      <w:proofErr w:type="spellStart"/>
      <w:r w:rsidRPr="00870CA9">
        <w:rPr>
          <w:rStyle w:val="CodeInline"/>
        </w:rPr>
        <w:t>ShouldAddPreviousPageLink</w:t>
      </w:r>
      <w:proofErr w:type="spellEnd"/>
      <w:r>
        <w:t xml:space="preserve"> and </w:t>
      </w:r>
      <w:proofErr w:type="spellStart"/>
      <w:r w:rsidR="00720074" w:rsidRPr="00720074">
        <w:rPr>
          <w:rStyle w:val="CodeInline"/>
        </w:rPr>
        <w:t>ShouldAddNextPageLink</w:t>
      </w:r>
      <w:proofErr w:type="spellEnd"/>
      <w:r>
        <w:t xml:space="preserve"> methods encapsulate simple </w:t>
      </w:r>
      <w:r w:rsidR="00720074">
        <w:t xml:space="preserve">logic to </w:t>
      </w:r>
      <w:proofErr w:type="spellStart"/>
      <w:r w:rsidR="00720074">
        <w:t>deternine</w:t>
      </w:r>
      <w:proofErr w:type="spellEnd"/>
      <w:r w:rsidR="00720074">
        <w:t xml:space="preserve"> whether previous and/or next page links should be added to a response, respectively.</w:t>
      </w:r>
    </w:p>
    <w:p w14:paraId="062F1159" w14:textId="77777777" w:rsidR="00720074" w:rsidRDefault="00720074" w:rsidP="00A7778C">
      <w:pPr>
        <w:pStyle w:val="BodyTextCont"/>
      </w:pPr>
      <w:r>
        <w:t>The last of the helper methods</w:t>
      </w:r>
      <w:r w:rsidR="00525744">
        <w:t xml:space="preserve">, </w:t>
      </w:r>
      <w:proofErr w:type="spellStart"/>
      <w:r w:rsidR="00525744" w:rsidRPr="00525744">
        <w:rPr>
          <w:rStyle w:val="CodeInline"/>
        </w:rPr>
        <w:t>AddCurrentPageLink</w:t>
      </w:r>
      <w:proofErr w:type="spellEnd"/>
      <w:r w:rsidR="00525744">
        <w:t xml:space="preserve">, </w:t>
      </w:r>
      <w:proofErr w:type="spellStart"/>
      <w:r w:rsidR="00525744" w:rsidRPr="00525744">
        <w:rPr>
          <w:rStyle w:val="CodeInline"/>
        </w:rPr>
        <w:t>AddPreviousPageLink</w:t>
      </w:r>
      <w:proofErr w:type="spellEnd"/>
      <w:r w:rsidR="00525744">
        <w:t xml:space="preserve">, and </w:t>
      </w:r>
      <w:proofErr w:type="spellStart"/>
      <w:r w:rsidR="00525744" w:rsidRPr="00525744">
        <w:rPr>
          <w:rStyle w:val="CodeInline"/>
        </w:rPr>
        <w:t>AddNextPageLink</w:t>
      </w:r>
      <w:proofErr w:type="spellEnd"/>
      <w:r w:rsidR="00525744">
        <w:t xml:space="preserve">, build a proper </w:t>
      </w:r>
      <w:proofErr w:type="spellStart"/>
      <w:r w:rsidR="00525744">
        <w:t>uri</w:t>
      </w:r>
      <w:proofErr w:type="spellEnd"/>
      <w:r w:rsidR="00525744">
        <w:t xml:space="preserve"> from the specified base and query string. They pass this </w:t>
      </w:r>
      <w:proofErr w:type="spellStart"/>
      <w:r w:rsidR="00525744">
        <w:t>uri</w:t>
      </w:r>
      <w:proofErr w:type="spellEnd"/>
      <w:r w:rsidR="00525744">
        <w:t xml:space="preserve"> to the appropriate </w:t>
      </w:r>
      <w:r w:rsidR="00525744" w:rsidRPr="00525744">
        <w:rPr>
          <w:rStyle w:val="CodeInline"/>
        </w:rPr>
        <w:t>Get*</w:t>
      </w:r>
      <w:proofErr w:type="spellStart"/>
      <w:r w:rsidR="00525744" w:rsidRPr="00525744">
        <w:rPr>
          <w:rStyle w:val="CodeInline"/>
        </w:rPr>
        <w:t>PageLink</w:t>
      </w:r>
      <w:proofErr w:type="spellEnd"/>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proofErr w:type="spellStart"/>
      <w:r w:rsidR="00F85F58" w:rsidRPr="00F85F58">
        <w:rPr>
          <w:rStyle w:val="CodeInline"/>
        </w:rPr>
        <w:t>IPageLinkContaining</w:t>
      </w:r>
      <w:proofErr w:type="spellEnd"/>
      <w:r w:rsidR="00F85F58">
        <w:t xml:space="preserve"> instance.</w:t>
      </w:r>
    </w:p>
    <w:p w14:paraId="56B92D4A" w14:textId="77777777" w:rsidR="00870CA9" w:rsidRDefault="00F85F58" w:rsidP="00A7778C">
      <w:pPr>
        <w:pStyle w:val="BodyTextCon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14:paraId="190B654C" w14:textId="77777777" w:rsidR="00CA0087" w:rsidRDefault="00CA0087" w:rsidP="00CA0087">
      <w:pPr>
        <w:pStyle w:val="Heading2"/>
      </w:pPr>
      <w:r>
        <w:lastRenderedPageBreak/>
        <w:t>Business Domain-Specific Link Services</w:t>
      </w:r>
    </w:p>
    <w:p w14:paraId="6539E049" w14:textId="77777777" w:rsidR="009C1D53" w:rsidRDefault="00F3712D">
      <w:pPr>
        <w:pStyle w:val="BodyTextFirst"/>
        <w:pPrChange w:id="166" w:author="Jamie Kurtz" w:date="2014-05-22T20:31:00Z">
          <w:pPr>
            <w:pStyle w:val="BodyTextCont"/>
          </w:pPr>
        </w:pPrChange>
      </w:pPr>
      <w:r>
        <w:t>With that infrastructure in place, we are now ready to implement some of the business domain-specific link services.</w:t>
      </w:r>
      <w:r w:rsidR="00B10A1F">
        <w:t xml:space="preserve"> Let's begin with a simple one</w:t>
      </w:r>
      <w:r w:rsidR="00CA0087">
        <w:t xml:space="preserve">: </w:t>
      </w:r>
      <w:r w:rsidR="00B10A1F">
        <w:t xml:space="preserve">the one used to add links to </w:t>
      </w:r>
      <w:r w:rsidR="00CA0087">
        <w:rPr>
          <w:rStyle w:val="CodeInline"/>
        </w:rPr>
        <w:t>User</w:t>
      </w:r>
      <w:r w:rsidR="00B10A1F">
        <w:t xml:space="preserve"> instances. Implement as follows:</w:t>
      </w:r>
    </w:p>
    <w:p w14:paraId="785E3BE3" w14:textId="77777777" w:rsidR="003223CF" w:rsidRDefault="003223CF" w:rsidP="003223CF">
      <w:pPr>
        <w:pStyle w:val="CodeCaption"/>
      </w:pPr>
      <w:r w:rsidRPr="003223CF">
        <w:t>IUserLinkService</w:t>
      </w:r>
      <w:r>
        <w:t xml:space="preserve"> Interface</w:t>
      </w:r>
    </w:p>
    <w:p w14:paraId="522C7ED5" w14:textId="77777777" w:rsidR="003223CF" w:rsidRPr="003223CF" w:rsidRDefault="003223CF" w:rsidP="003223CF">
      <w:pPr>
        <w:pStyle w:val="Code"/>
      </w:pPr>
      <w:bookmarkStart w:id="167" w:name="OLE_LINK101"/>
      <w:bookmarkStart w:id="168" w:name="OLE_LINK102"/>
      <w:r w:rsidRPr="003223CF">
        <w:t>using WebApi2Book.Web.Api.Models;</w:t>
      </w:r>
    </w:p>
    <w:p w14:paraId="100A8587" w14:textId="77777777" w:rsidR="003223CF" w:rsidRPr="003223CF" w:rsidRDefault="003223CF" w:rsidP="003223CF">
      <w:pPr>
        <w:pStyle w:val="Code"/>
      </w:pPr>
    </w:p>
    <w:p w14:paraId="7EB13ED7" w14:textId="77777777" w:rsidR="003223CF" w:rsidRPr="003223CF" w:rsidRDefault="003223CF" w:rsidP="003223CF">
      <w:pPr>
        <w:pStyle w:val="Code"/>
      </w:pPr>
      <w:r w:rsidRPr="003223CF">
        <w:t>namespace WebApi2Book.Web.Api.LinkServices</w:t>
      </w:r>
    </w:p>
    <w:p w14:paraId="70C4C426" w14:textId="77777777" w:rsidR="003223CF" w:rsidRPr="003223CF" w:rsidRDefault="003223CF" w:rsidP="003223CF">
      <w:pPr>
        <w:pStyle w:val="Code"/>
      </w:pPr>
      <w:r w:rsidRPr="003223CF">
        <w:t>{</w:t>
      </w:r>
    </w:p>
    <w:p w14:paraId="47A5E45C" w14:textId="77777777" w:rsidR="003223CF" w:rsidRPr="003223CF" w:rsidRDefault="003223CF" w:rsidP="003223CF">
      <w:pPr>
        <w:pStyle w:val="Code"/>
      </w:pPr>
      <w:r w:rsidRPr="003223CF">
        <w:t xml:space="preserve">    public interface IUserLinkService</w:t>
      </w:r>
    </w:p>
    <w:p w14:paraId="42366F52" w14:textId="77777777" w:rsidR="003223CF" w:rsidRPr="003223CF" w:rsidRDefault="003223CF" w:rsidP="003223CF">
      <w:pPr>
        <w:pStyle w:val="Code"/>
      </w:pPr>
      <w:r w:rsidRPr="003223CF">
        <w:t xml:space="preserve">    {</w:t>
      </w:r>
    </w:p>
    <w:p w14:paraId="3D5964B9" w14:textId="77777777" w:rsidR="003223CF" w:rsidRPr="003223CF" w:rsidRDefault="003223CF" w:rsidP="003223CF">
      <w:pPr>
        <w:pStyle w:val="Code"/>
      </w:pPr>
      <w:r w:rsidRPr="003223CF">
        <w:t xml:space="preserve">        void AddSelfLink(User user);</w:t>
      </w:r>
    </w:p>
    <w:p w14:paraId="2979CF12" w14:textId="77777777" w:rsidR="003223CF" w:rsidRPr="003223CF" w:rsidRDefault="003223CF" w:rsidP="003223CF">
      <w:pPr>
        <w:pStyle w:val="Code"/>
      </w:pPr>
      <w:r w:rsidRPr="003223CF">
        <w:t xml:space="preserve">    }</w:t>
      </w:r>
    </w:p>
    <w:p w14:paraId="4109B26A" w14:textId="77777777" w:rsidR="003223CF" w:rsidRDefault="003223CF" w:rsidP="003223CF">
      <w:pPr>
        <w:pStyle w:val="Code"/>
      </w:pPr>
      <w:r w:rsidRPr="003223CF">
        <w:t>}</w:t>
      </w:r>
    </w:p>
    <w:bookmarkEnd w:id="167"/>
    <w:bookmarkEnd w:id="168"/>
    <w:p w14:paraId="2C0E7449" w14:textId="77777777" w:rsidR="003223CF" w:rsidRDefault="003223CF" w:rsidP="003223CF">
      <w:pPr>
        <w:pStyle w:val="CodeCaption"/>
      </w:pPr>
      <w:r>
        <w:t>UserLinkService Class</w:t>
      </w:r>
    </w:p>
    <w:p w14:paraId="418FDDF3" w14:textId="77777777" w:rsidR="003223CF" w:rsidRPr="003223CF" w:rsidRDefault="003223CF" w:rsidP="003223CF">
      <w:pPr>
        <w:pStyle w:val="Code"/>
      </w:pPr>
      <w:bookmarkStart w:id="169" w:name="OLE_LINK103"/>
      <w:bookmarkStart w:id="170" w:name="OLE_LINK104"/>
      <w:r w:rsidRPr="003223CF">
        <w:t>using System.Net.Http;</w:t>
      </w:r>
    </w:p>
    <w:p w14:paraId="47428D6A" w14:textId="77777777" w:rsidR="003223CF" w:rsidRPr="003223CF" w:rsidRDefault="003223CF" w:rsidP="003223CF">
      <w:pPr>
        <w:pStyle w:val="Code"/>
      </w:pPr>
      <w:r w:rsidRPr="003223CF">
        <w:t>using WebApi2Book.Common;</w:t>
      </w:r>
    </w:p>
    <w:p w14:paraId="5F38090D" w14:textId="77777777" w:rsidR="003223CF" w:rsidRPr="003223CF" w:rsidRDefault="003223CF" w:rsidP="003223CF">
      <w:pPr>
        <w:pStyle w:val="Code"/>
      </w:pPr>
      <w:r w:rsidRPr="003223CF">
        <w:t>using WebApi2Book.Web.Api.Models;</w:t>
      </w:r>
    </w:p>
    <w:p w14:paraId="03C026FF" w14:textId="77777777" w:rsidR="003223CF" w:rsidRPr="003223CF" w:rsidRDefault="003223CF" w:rsidP="003223CF">
      <w:pPr>
        <w:pStyle w:val="Code"/>
      </w:pPr>
    </w:p>
    <w:p w14:paraId="7DA4ADFE" w14:textId="77777777" w:rsidR="003223CF" w:rsidRPr="003223CF" w:rsidRDefault="003223CF" w:rsidP="003223CF">
      <w:pPr>
        <w:pStyle w:val="Code"/>
      </w:pPr>
      <w:r w:rsidRPr="003223CF">
        <w:t>namespace WebApi2Book.Web.Api.LinkServices</w:t>
      </w:r>
    </w:p>
    <w:p w14:paraId="31B3F3AB" w14:textId="77777777" w:rsidR="003223CF" w:rsidRPr="003223CF" w:rsidRDefault="003223CF" w:rsidP="003223CF">
      <w:pPr>
        <w:pStyle w:val="Code"/>
      </w:pPr>
      <w:r w:rsidRPr="003223CF">
        <w:t>{</w:t>
      </w:r>
    </w:p>
    <w:p w14:paraId="5F97AD7A" w14:textId="77777777" w:rsidR="003223CF" w:rsidRPr="003223CF" w:rsidRDefault="003223CF" w:rsidP="003223CF">
      <w:pPr>
        <w:pStyle w:val="Code"/>
      </w:pPr>
      <w:r w:rsidRPr="003223CF">
        <w:t xml:space="preserve">    public class UserLinkService : IUserLinkService</w:t>
      </w:r>
    </w:p>
    <w:p w14:paraId="58E710AA" w14:textId="77777777" w:rsidR="003223CF" w:rsidRPr="003223CF" w:rsidRDefault="003223CF" w:rsidP="003223CF">
      <w:pPr>
        <w:pStyle w:val="Code"/>
      </w:pPr>
      <w:r w:rsidRPr="003223CF">
        <w:t xml:space="preserve">    {</w:t>
      </w:r>
    </w:p>
    <w:p w14:paraId="33772073" w14:textId="77777777" w:rsidR="003223CF" w:rsidRPr="003223CF" w:rsidRDefault="003223CF" w:rsidP="003223CF">
      <w:pPr>
        <w:pStyle w:val="Code"/>
      </w:pPr>
      <w:r w:rsidRPr="003223CF">
        <w:t xml:space="preserve">        private readonly ICommonLinkService _commonLinkService;</w:t>
      </w:r>
    </w:p>
    <w:p w14:paraId="7C24BBAF" w14:textId="77777777" w:rsidR="003223CF" w:rsidRPr="003223CF" w:rsidRDefault="003223CF" w:rsidP="003223CF">
      <w:pPr>
        <w:pStyle w:val="Code"/>
      </w:pPr>
    </w:p>
    <w:p w14:paraId="28411599" w14:textId="77777777" w:rsidR="003223CF" w:rsidRPr="003223CF" w:rsidRDefault="003223CF" w:rsidP="003223CF">
      <w:pPr>
        <w:pStyle w:val="Code"/>
      </w:pPr>
      <w:r w:rsidRPr="003223CF">
        <w:t xml:space="preserve">        public UserLinkService(ICommonLinkService commonLinkService)</w:t>
      </w:r>
    </w:p>
    <w:p w14:paraId="63E64D25" w14:textId="77777777" w:rsidR="003223CF" w:rsidRPr="003223CF" w:rsidRDefault="003223CF" w:rsidP="003223CF">
      <w:pPr>
        <w:pStyle w:val="Code"/>
      </w:pPr>
      <w:r w:rsidRPr="003223CF">
        <w:t xml:space="preserve">        {</w:t>
      </w:r>
    </w:p>
    <w:p w14:paraId="152A77FC" w14:textId="77777777" w:rsidR="003223CF" w:rsidRPr="003223CF" w:rsidRDefault="003223CF" w:rsidP="003223CF">
      <w:pPr>
        <w:pStyle w:val="Code"/>
      </w:pPr>
      <w:r w:rsidRPr="003223CF">
        <w:t xml:space="preserve">            _commonLinkService = commonLinkService;</w:t>
      </w:r>
    </w:p>
    <w:p w14:paraId="1949B579" w14:textId="77777777" w:rsidR="003223CF" w:rsidRPr="003223CF" w:rsidRDefault="003223CF" w:rsidP="003223CF">
      <w:pPr>
        <w:pStyle w:val="Code"/>
      </w:pPr>
      <w:r w:rsidRPr="003223CF">
        <w:t xml:space="preserve">        }</w:t>
      </w:r>
    </w:p>
    <w:p w14:paraId="3BC39BE7" w14:textId="77777777" w:rsidR="003223CF" w:rsidRPr="003223CF" w:rsidRDefault="003223CF" w:rsidP="003223CF">
      <w:pPr>
        <w:pStyle w:val="Code"/>
      </w:pPr>
    </w:p>
    <w:p w14:paraId="5A40C88E" w14:textId="77777777" w:rsidR="003223CF" w:rsidRPr="003223CF" w:rsidRDefault="003223CF" w:rsidP="003223CF">
      <w:pPr>
        <w:pStyle w:val="Code"/>
      </w:pPr>
      <w:r w:rsidRPr="003223CF">
        <w:t xml:space="preserve">        public virtual void AddSelfLink(User user)</w:t>
      </w:r>
    </w:p>
    <w:p w14:paraId="025ACF0C" w14:textId="77777777" w:rsidR="003223CF" w:rsidRPr="003223CF" w:rsidRDefault="003223CF" w:rsidP="003223CF">
      <w:pPr>
        <w:pStyle w:val="Code"/>
      </w:pPr>
      <w:r w:rsidRPr="003223CF">
        <w:t xml:space="preserve">        {</w:t>
      </w:r>
    </w:p>
    <w:p w14:paraId="70C5C291" w14:textId="77777777" w:rsidR="003223CF" w:rsidRPr="003223CF" w:rsidRDefault="003223CF" w:rsidP="003223CF">
      <w:pPr>
        <w:pStyle w:val="Code"/>
      </w:pPr>
      <w:r w:rsidRPr="003223CF">
        <w:t xml:space="preserve">            user.AddLink(GetSelfLink(user));</w:t>
      </w:r>
    </w:p>
    <w:p w14:paraId="6DC63241" w14:textId="77777777" w:rsidR="003223CF" w:rsidRPr="003223CF" w:rsidRDefault="003223CF" w:rsidP="003223CF">
      <w:pPr>
        <w:pStyle w:val="Code"/>
      </w:pPr>
      <w:r w:rsidRPr="003223CF">
        <w:t xml:space="preserve">        }</w:t>
      </w:r>
    </w:p>
    <w:p w14:paraId="6782E903" w14:textId="77777777" w:rsidR="003223CF" w:rsidRPr="003223CF" w:rsidRDefault="003223CF" w:rsidP="003223CF">
      <w:pPr>
        <w:pStyle w:val="Code"/>
      </w:pPr>
    </w:p>
    <w:p w14:paraId="24320C9B" w14:textId="77777777" w:rsidR="003223CF" w:rsidRPr="003223CF" w:rsidRDefault="003223CF" w:rsidP="003223CF">
      <w:pPr>
        <w:pStyle w:val="Code"/>
      </w:pPr>
      <w:r w:rsidRPr="003223CF">
        <w:t xml:space="preserve">        public virtual Link GetSelfLink(User user)</w:t>
      </w:r>
    </w:p>
    <w:p w14:paraId="2F1A5B18" w14:textId="77777777" w:rsidR="003223CF" w:rsidRPr="003223CF" w:rsidRDefault="003223CF" w:rsidP="003223CF">
      <w:pPr>
        <w:pStyle w:val="Code"/>
      </w:pPr>
      <w:r w:rsidRPr="003223CF">
        <w:t xml:space="preserve">        {</w:t>
      </w:r>
    </w:p>
    <w:p w14:paraId="212577D2" w14:textId="77777777" w:rsidR="003223CF" w:rsidRPr="003223CF" w:rsidRDefault="003223CF" w:rsidP="003223CF">
      <w:pPr>
        <w:pStyle w:val="Code"/>
      </w:pPr>
      <w:r w:rsidRPr="003223CF">
        <w:t xml:space="preserve">            var pathFragment = string.Format("users/{0}", user.UserId);</w:t>
      </w:r>
    </w:p>
    <w:p w14:paraId="35726D6F" w14:textId="77777777" w:rsidR="003223CF" w:rsidRPr="003223CF" w:rsidRDefault="003223CF" w:rsidP="003223CF">
      <w:pPr>
        <w:pStyle w:val="Code"/>
      </w:pPr>
      <w:r w:rsidRPr="003223CF">
        <w:t xml:space="preserve">            var link = _commonLinkService.GetLink(pathFragment, Constants.CommonLinkRelValues.Self, HttpMethod.Get);</w:t>
      </w:r>
    </w:p>
    <w:p w14:paraId="01DD135E" w14:textId="77777777" w:rsidR="003223CF" w:rsidRPr="003223CF" w:rsidRDefault="003223CF" w:rsidP="003223CF">
      <w:pPr>
        <w:pStyle w:val="Code"/>
      </w:pPr>
      <w:r w:rsidRPr="003223CF">
        <w:t xml:space="preserve">            return link;</w:t>
      </w:r>
    </w:p>
    <w:p w14:paraId="193CC109" w14:textId="77777777" w:rsidR="003223CF" w:rsidRPr="003223CF" w:rsidRDefault="003223CF" w:rsidP="003223CF">
      <w:pPr>
        <w:pStyle w:val="Code"/>
      </w:pPr>
      <w:r w:rsidRPr="003223CF">
        <w:t xml:space="preserve">        }</w:t>
      </w:r>
    </w:p>
    <w:p w14:paraId="4AC63F7A" w14:textId="77777777" w:rsidR="003223CF" w:rsidRPr="003223CF" w:rsidRDefault="003223CF" w:rsidP="003223CF">
      <w:pPr>
        <w:pStyle w:val="Code"/>
      </w:pPr>
      <w:r w:rsidRPr="003223CF">
        <w:t xml:space="preserve">    }</w:t>
      </w:r>
    </w:p>
    <w:p w14:paraId="327E078F" w14:textId="77777777" w:rsidR="003223CF" w:rsidRDefault="003223CF" w:rsidP="003223CF">
      <w:pPr>
        <w:pStyle w:val="Code"/>
      </w:pPr>
      <w:r w:rsidRPr="003223CF">
        <w:t>}</w:t>
      </w:r>
    </w:p>
    <w:bookmarkEnd w:id="169"/>
    <w:bookmarkEnd w:id="170"/>
    <w:p w14:paraId="27F4C36E" w14:textId="77777777" w:rsidR="00764BD5" w:rsidRDefault="00764BD5" w:rsidP="00764BD5">
      <w:pPr>
        <w:pStyle w:val="CodeCaption"/>
      </w:pPr>
      <w:r w:rsidRPr="00C110A0">
        <w:lastRenderedPageBreak/>
        <w:t xml:space="preserve">Dependency Configuration (add to </w:t>
      </w:r>
      <w:r w:rsidRPr="00C110A0">
        <w:rPr>
          <w:rStyle w:val="CodeInline"/>
        </w:rPr>
        <w:t>NinjectConfigurator.AddBindings</w:t>
      </w:r>
      <w:r w:rsidRPr="00C110A0">
        <w:t>)</w:t>
      </w:r>
    </w:p>
    <w:p w14:paraId="73FA1B90" w14:textId="77777777" w:rsidR="003223CF" w:rsidRDefault="007E51F5" w:rsidP="007E51F5">
      <w:pPr>
        <w:pStyle w:val="Code"/>
      </w:pPr>
      <w:bookmarkStart w:id="171" w:name="OLE_LINK105"/>
      <w:bookmarkStart w:id="172" w:name="OLE_LINK106"/>
      <w:r w:rsidRPr="007E51F5">
        <w:t>container.Bind&lt;IUserLinkService&gt;().To&lt;UserLinkService&gt;().InRequestScope();</w:t>
      </w:r>
    </w:p>
    <w:bookmarkEnd w:id="171"/>
    <w:bookmarkEnd w:id="172"/>
    <w:p w14:paraId="5D0063E3" w14:textId="77777777" w:rsidR="00CA0087" w:rsidRDefault="00CA0087" w:rsidP="00E263D8">
      <w:pPr>
        <w:pStyle w:val="BodyTextCont"/>
      </w:pPr>
    </w:p>
    <w:p w14:paraId="7304EFFA" w14:textId="25A1B00F" w:rsidR="00E263D8" w:rsidRPr="00E263D8" w:rsidRDefault="00E9387B" w:rsidP="00E263D8">
      <w:pPr>
        <w:pStyle w:val="BodyTextCont"/>
      </w:pPr>
      <w:r>
        <w:t xml:space="preserve">The </w:t>
      </w:r>
      <w:proofErr w:type="spellStart"/>
      <w:r w:rsidRPr="00E263D8">
        <w:rPr>
          <w:rStyle w:val="CodeInline"/>
        </w:rPr>
        <w:t>AddSelfLink</w:t>
      </w:r>
      <w:proofErr w:type="spellEnd"/>
      <w:r>
        <w:t xml:space="preserve"> interface method could easily implement all of its </w:t>
      </w:r>
      <w:r w:rsidR="00E263D8">
        <w:t xml:space="preserve">own </w:t>
      </w:r>
      <w:r>
        <w:t xml:space="preserve">logic, but instead it delegates most of its work to the </w:t>
      </w:r>
      <w:proofErr w:type="spellStart"/>
      <w:r w:rsidRPr="00E263D8">
        <w:rPr>
          <w:rStyle w:val="CodeInline"/>
        </w:rPr>
        <w:t>GetSelfLink</w:t>
      </w:r>
      <w:proofErr w:type="spellEnd"/>
      <w:r>
        <w:t xml:space="preserve"> </w:t>
      </w:r>
      <w:r w:rsidR="00E068B4">
        <w:t xml:space="preserve">helper </w:t>
      </w:r>
      <w:r>
        <w:t xml:space="preserve">method. This is because </w:t>
      </w:r>
      <w:proofErr w:type="spellStart"/>
      <w:r w:rsidRPr="00E263D8">
        <w:rPr>
          <w:rStyle w:val="CodeInline"/>
        </w:rPr>
        <w:t>GetSelfLink</w:t>
      </w:r>
      <w:proofErr w:type="spellEnd"/>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available in</w:t>
      </w:r>
      <w:ins w:id="173" w:author="Jamie Kurtz" w:date="2014-05-22T20:26:00Z">
        <w:r w:rsidR="00AA2229">
          <w:t xml:space="preserve"> our</w:t>
        </w:r>
      </w:ins>
      <w:r>
        <w:t xml:space="preserve"> </w:t>
      </w:r>
      <w:proofErr w:type="spellStart"/>
      <w:ins w:id="174" w:author="Jamie Kurtz" w:date="2014-05-22T20:26:00Z">
        <w:r w:rsidR="00AA2229">
          <w:t>G</w:t>
        </w:r>
      </w:ins>
      <w:del w:id="175" w:author="Jamie Kurtz" w:date="2014-05-22T20:26:00Z">
        <w:r w:rsidDel="00AA2229">
          <w:delText>g</w:delText>
        </w:r>
      </w:del>
      <w:r>
        <w:t>ithub</w:t>
      </w:r>
      <w:proofErr w:type="spellEnd"/>
      <w:ins w:id="176" w:author="Jamie Kurtz" w:date="2014-05-22T20:26:00Z">
        <w:r w:rsidR="00AA2229">
          <w:t xml:space="preserve"> repository for this book</w:t>
        </w:r>
      </w:ins>
      <w:r>
        <w:t>.</w:t>
      </w:r>
      <w:r w:rsidR="00E263D8">
        <w:t xml:space="preserve"> </w:t>
      </w:r>
      <w:proofErr w:type="spellStart"/>
      <w:r w:rsidR="00E263D8">
        <w:rPr>
          <w:rStyle w:val="CodeInline"/>
        </w:rPr>
        <w:t>Get</w:t>
      </w:r>
      <w:r w:rsidR="00E263D8" w:rsidRPr="00E263D8">
        <w:rPr>
          <w:rStyle w:val="CodeInline"/>
        </w:rPr>
        <w:t>SelfLink</w:t>
      </w:r>
      <w:proofErr w:type="spellEnd"/>
      <w:r w:rsidR="00E263D8" w:rsidRPr="00E263D8">
        <w:t xml:space="preserve"> uses the </w:t>
      </w:r>
      <w:proofErr w:type="spellStart"/>
      <w:r w:rsidR="00E263D8" w:rsidRPr="00E263D8">
        <w:rPr>
          <w:rStyle w:val="CodeInline"/>
        </w:rPr>
        <w:t>ICommonLinkService</w:t>
      </w:r>
      <w:proofErr w:type="spellEnd"/>
      <w:r w:rsidR="00E263D8" w:rsidRPr="00E263D8">
        <w:t xml:space="preserve"> to build a link with </w:t>
      </w:r>
      <w:proofErr w:type="gramStart"/>
      <w:r w:rsidR="00E263D8" w:rsidRPr="00E263D8">
        <w:t>an</w:t>
      </w:r>
      <w:proofErr w:type="gramEnd"/>
      <w:r w:rsidR="00E263D8" w:rsidRPr="00E263D8">
        <w:t xml:space="preserve"> </w:t>
      </w:r>
      <w:proofErr w:type="spellStart"/>
      <w:r w:rsidR="00E263D8" w:rsidRPr="00E263D8">
        <w:rPr>
          <w:rStyle w:val="CodeInline"/>
        </w:rPr>
        <w:t>Href</w:t>
      </w:r>
      <w:proofErr w:type="spellEnd"/>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CA0087">
        <w:t>another</w:t>
      </w:r>
      <w:r w:rsidR="00E068B4">
        <w:t xml:space="preserve"> </w:t>
      </w:r>
      <w:r w:rsidR="00E263D8" w:rsidRPr="00E263D8">
        <w:t xml:space="preserve">domain-specific link service: </w:t>
      </w:r>
      <w:proofErr w:type="spellStart"/>
      <w:r w:rsidR="00E068B4">
        <w:rPr>
          <w:rStyle w:val="CodeInline"/>
        </w:rPr>
        <w:t>ITask</w:t>
      </w:r>
      <w:r w:rsidR="00E263D8" w:rsidRPr="00E263D8">
        <w:rPr>
          <w:rStyle w:val="CodeInline"/>
        </w:rPr>
        <w:t>LinkService</w:t>
      </w:r>
      <w:proofErr w:type="spellEnd"/>
      <w:r w:rsidR="00E263D8" w:rsidRPr="00E263D8">
        <w:t>. Implement as follows:</w:t>
      </w:r>
    </w:p>
    <w:p w14:paraId="1F7734F8" w14:textId="77777777" w:rsidR="009C1D53" w:rsidRDefault="00E068B4" w:rsidP="00E068B4">
      <w:pPr>
        <w:pStyle w:val="CodeCaption"/>
      </w:pPr>
      <w:r>
        <w:t>ITaskLinkService Interface</w:t>
      </w:r>
    </w:p>
    <w:p w14:paraId="3B37DE58" w14:textId="77777777" w:rsidR="00E068B4" w:rsidRPr="00E068B4" w:rsidRDefault="00E068B4" w:rsidP="00E068B4">
      <w:pPr>
        <w:pStyle w:val="Code"/>
      </w:pPr>
      <w:bookmarkStart w:id="177" w:name="OLE_LINK107"/>
      <w:bookmarkStart w:id="178" w:name="OLE_LINK108"/>
      <w:r w:rsidRPr="00E068B4">
        <w:t>using WebApi2Book.Web.Api.Models;</w:t>
      </w:r>
    </w:p>
    <w:p w14:paraId="69599E0C" w14:textId="77777777" w:rsidR="00E068B4" w:rsidRPr="00E068B4" w:rsidRDefault="00E068B4" w:rsidP="00E068B4">
      <w:pPr>
        <w:pStyle w:val="Code"/>
      </w:pPr>
    </w:p>
    <w:p w14:paraId="2E112886" w14:textId="77777777" w:rsidR="00E068B4" w:rsidRPr="00E068B4" w:rsidRDefault="00E068B4" w:rsidP="00E068B4">
      <w:pPr>
        <w:pStyle w:val="Code"/>
      </w:pPr>
      <w:r w:rsidRPr="00E068B4">
        <w:t>namespace WebApi2Book.Web.Api.LinkServices</w:t>
      </w:r>
    </w:p>
    <w:p w14:paraId="634C6150" w14:textId="77777777" w:rsidR="00E068B4" w:rsidRPr="00E068B4" w:rsidRDefault="00E068B4" w:rsidP="00E068B4">
      <w:pPr>
        <w:pStyle w:val="Code"/>
      </w:pPr>
      <w:r w:rsidRPr="00E068B4">
        <w:t>{</w:t>
      </w:r>
    </w:p>
    <w:p w14:paraId="043E2297" w14:textId="77777777" w:rsidR="00E068B4" w:rsidRPr="00E068B4" w:rsidRDefault="00E068B4" w:rsidP="00E068B4">
      <w:pPr>
        <w:pStyle w:val="Code"/>
      </w:pPr>
      <w:r w:rsidRPr="00E068B4">
        <w:t xml:space="preserve">    public interface ITaskLinkService</w:t>
      </w:r>
    </w:p>
    <w:p w14:paraId="5EC1BD3E" w14:textId="77777777" w:rsidR="00E068B4" w:rsidRPr="00E068B4" w:rsidRDefault="00E068B4" w:rsidP="00E068B4">
      <w:pPr>
        <w:pStyle w:val="Code"/>
      </w:pPr>
      <w:r w:rsidRPr="00E068B4">
        <w:t xml:space="preserve">    {</w:t>
      </w:r>
    </w:p>
    <w:p w14:paraId="4985CAD1" w14:textId="77777777" w:rsidR="00E068B4" w:rsidRPr="00E068B4" w:rsidRDefault="00E068B4" w:rsidP="00E068B4">
      <w:pPr>
        <w:pStyle w:val="Code"/>
      </w:pPr>
      <w:r w:rsidRPr="00E068B4">
        <w:t xml:space="preserve">        Link GetAllTasksLink();</w:t>
      </w:r>
    </w:p>
    <w:p w14:paraId="2CC27EDB" w14:textId="77777777" w:rsidR="00E068B4" w:rsidRPr="00E068B4" w:rsidRDefault="00E068B4" w:rsidP="00E068B4">
      <w:pPr>
        <w:pStyle w:val="Code"/>
      </w:pPr>
      <w:r w:rsidRPr="00E068B4">
        <w:t xml:space="preserve">        void AddSelfLink(Task task);</w:t>
      </w:r>
    </w:p>
    <w:p w14:paraId="3C89639D" w14:textId="77777777" w:rsidR="00E068B4" w:rsidRPr="00E068B4" w:rsidRDefault="00E068B4" w:rsidP="00E068B4">
      <w:pPr>
        <w:pStyle w:val="Code"/>
      </w:pPr>
      <w:r w:rsidRPr="00E068B4">
        <w:t xml:space="preserve">        void AddLinksToChildObjects(Task task);</w:t>
      </w:r>
    </w:p>
    <w:p w14:paraId="7DBF3F85" w14:textId="77777777" w:rsidR="00E068B4" w:rsidRPr="00E068B4" w:rsidRDefault="00E068B4" w:rsidP="00E068B4">
      <w:pPr>
        <w:pStyle w:val="Code"/>
      </w:pPr>
      <w:r w:rsidRPr="00E068B4">
        <w:t xml:space="preserve">    }</w:t>
      </w:r>
    </w:p>
    <w:p w14:paraId="2CF4C814" w14:textId="77777777" w:rsidR="00E068B4" w:rsidRDefault="00E068B4" w:rsidP="00E068B4">
      <w:pPr>
        <w:pStyle w:val="Code"/>
      </w:pPr>
      <w:r w:rsidRPr="00E068B4">
        <w:t>}</w:t>
      </w:r>
    </w:p>
    <w:bookmarkEnd w:id="177"/>
    <w:bookmarkEnd w:id="178"/>
    <w:p w14:paraId="45AC7D5C" w14:textId="77777777" w:rsidR="00E068B4" w:rsidRDefault="00E068B4" w:rsidP="00E068B4">
      <w:pPr>
        <w:pStyle w:val="CodeCaption"/>
      </w:pPr>
      <w:r>
        <w:t>TaskLinkService Class</w:t>
      </w:r>
    </w:p>
    <w:p w14:paraId="055200F3" w14:textId="59DEE0AC" w:rsidR="00CA0087" w:rsidRPr="00CA0087" w:rsidDel="002E6B83" w:rsidRDefault="00CA0087" w:rsidP="00CA0087">
      <w:pPr>
        <w:pStyle w:val="Code"/>
        <w:rPr>
          <w:del w:id="179" w:author="Jamie Kurtz" w:date="2014-05-22T22:02:00Z"/>
        </w:rPr>
      </w:pPr>
      <w:del w:id="180" w:author="Jamie Kurtz" w:date="2014-05-22T22:02:00Z">
        <w:r w:rsidRPr="00CA0087" w:rsidDel="002E6B83">
          <w:delText>// TaskLinkService.cs</w:delText>
        </w:r>
      </w:del>
    </w:p>
    <w:p w14:paraId="35FB2B8A" w14:textId="72589E21" w:rsidR="00CA0087" w:rsidRPr="00CA0087" w:rsidDel="002E6B83" w:rsidRDefault="00CA0087" w:rsidP="00CA0087">
      <w:pPr>
        <w:pStyle w:val="Code"/>
        <w:rPr>
          <w:del w:id="181" w:author="Jamie Kurtz" w:date="2014-05-22T22:02:00Z"/>
        </w:rPr>
      </w:pPr>
      <w:del w:id="182" w:author="Jamie Kurtz" w:date="2014-05-22T22:02:00Z">
        <w:r w:rsidRPr="00CA0087" w:rsidDel="002E6B83">
          <w:delText>// Copyright Jamie Kurtz, Brian Wortman 2014.</w:delText>
        </w:r>
      </w:del>
    </w:p>
    <w:p w14:paraId="7FC22EFC" w14:textId="4CB73EDD" w:rsidR="00CA0087" w:rsidRPr="00CA0087" w:rsidDel="002E6B83" w:rsidRDefault="00CA0087" w:rsidP="00CA0087">
      <w:pPr>
        <w:pStyle w:val="Code"/>
        <w:rPr>
          <w:del w:id="183" w:author="Jamie Kurtz" w:date="2014-05-22T22:02:00Z"/>
        </w:rPr>
      </w:pPr>
    </w:p>
    <w:p w14:paraId="5791824A" w14:textId="77777777" w:rsidR="00CA0087" w:rsidRPr="00CA0087" w:rsidRDefault="00CA0087" w:rsidP="00CA0087">
      <w:pPr>
        <w:pStyle w:val="Code"/>
      </w:pPr>
      <w:bookmarkStart w:id="184" w:name="OLE_LINK109"/>
      <w:bookmarkStart w:id="185" w:name="OLE_LINK110"/>
      <w:r w:rsidRPr="00CA0087">
        <w:t>using System.Net.Http;</w:t>
      </w:r>
    </w:p>
    <w:p w14:paraId="04403DC2" w14:textId="77777777" w:rsidR="00CA0087" w:rsidRPr="00CA0087" w:rsidRDefault="00CA0087" w:rsidP="00CA0087">
      <w:pPr>
        <w:pStyle w:val="Code"/>
      </w:pPr>
      <w:r w:rsidRPr="00CA0087">
        <w:t>using WebApi2Book.Common;</w:t>
      </w:r>
    </w:p>
    <w:p w14:paraId="2F8DEC08" w14:textId="77777777" w:rsidR="00CA0087" w:rsidRPr="00CA0087" w:rsidRDefault="00CA0087" w:rsidP="00CA0087">
      <w:pPr>
        <w:pStyle w:val="Code"/>
      </w:pPr>
      <w:r w:rsidRPr="00CA0087">
        <w:t>using WebApi2Book.Web.Api.Models;</w:t>
      </w:r>
    </w:p>
    <w:p w14:paraId="72A4BD5A" w14:textId="77777777" w:rsidR="00CA0087" w:rsidRPr="00CA0087" w:rsidRDefault="00CA0087" w:rsidP="00CA0087">
      <w:pPr>
        <w:pStyle w:val="Code"/>
      </w:pPr>
    </w:p>
    <w:p w14:paraId="35012CB8" w14:textId="77777777" w:rsidR="00CA0087" w:rsidRPr="00CA0087" w:rsidRDefault="00CA0087" w:rsidP="00CA0087">
      <w:pPr>
        <w:pStyle w:val="Code"/>
      </w:pPr>
      <w:r w:rsidRPr="00CA0087">
        <w:t>namespace WebApi2Book.Web.Api.LinkServices</w:t>
      </w:r>
    </w:p>
    <w:p w14:paraId="091D4E9D" w14:textId="77777777" w:rsidR="00CA0087" w:rsidRPr="00CA0087" w:rsidRDefault="00CA0087" w:rsidP="00CA0087">
      <w:pPr>
        <w:pStyle w:val="Code"/>
      </w:pPr>
      <w:r w:rsidRPr="00CA0087">
        <w:t>{</w:t>
      </w:r>
    </w:p>
    <w:p w14:paraId="445D8040" w14:textId="77777777" w:rsidR="00CA0087" w:rsidRPr="00CA0087" w:rsidRDefault="00CA0087" w:rsidP="00CA0087">
      <w:pPr>
        <w:pStyle w:val="Code"/>
      </w:pPr>
      <w:r w:rsidRPr="00CA0087">
        <w:t xml:space="preserve">    public class TaskLinkService : ITaskLinkService</w:t>
      </w:r>
    </w:p>
    <w:p w14:paraId="520DFF53" w14:textId="77777777" w:rsidR="00CA0087" w:rsidRPr="00CA0087" w:rsidRDefault="00CA0087" w:rsidP="00CA0087">
      <w:pPr>
        <w:pStyle w:val="Code"/>
      </w:pPr>
      <w:r w:rsidRPr="00CA0087">
        <w:t xml:space="preserve">    {</w:t>
      </w:r>
    </w:p>
    <w:p w14:paraId="7E08F874" w14:textId="77777777" w:rsidR="00CA0087" w:rsidRPr="00CA0087" w:rsidRDefault="00CA0087" w:rsidP="00CA0087">
      <w:pPr>
        <w:pStyle w:val="Code"/>
      </w:pPr>
      <w:r w:rsidRPr="00CA0087">
        <w:t xml:space="preserve">        private readonly ICommonLinkService _commonLinkService;</w:t>
      </w:r>
    </w:p>
    <w:p w14:paraId="39306A29" w14:textId="77777777" w:rsidR="00CA0087" w:rsidRPr="00CA0087" w:rsidRDefault="00CA0087" w:rsidP="00CA0087">
      <w:pPr>
        <w:pStyle w:val="Code"/>
      </w:pPr>
      <w:r w:rsidRPr="00CA0087">
        <w:t xml:space="preserve">        private readonly IUserLinkService _userLinkService;</w:t>
      </w:r>
    </w:p>
    <w:p w14:paraId="11656FA7" w14:textId="77777777" w:rsidR="00CA0087" w:rsidRPr="00CA0087" w:rsidRDefault="00CA0087" w:rsidP="00CA0087">
      <w:pPr>
        <w:pStyle w:val="Code"/>
      </w:pPr>
    </w:p>
    <w:p w14:paraId="7B791B74" w14:textId="77777777" w:rsidR="00CA0087" w:rsidRPr="00CA0087" w:rsidRDefault="00CA0087" w:rsidP="00CA0087">
      <w:pPr>
        <w:pStyle w:val="Code"/>
      </w:pPr>
      <w:r w:rsidRPr="00CA0087">
        <w:t xml:space="preserve">        public TaskLinkService(ICommonLinkService commonLinkService,</w:t>
      </w:r>
    </w:p>
    <w:p w14:paraId="701F1D69" w14:textId="77777777" w:rsidR="00CA0087" w:rsidRPr="00CA0087" w:rsidRDefault="00CA0087" w:rsidP="00CA0087">
      <w:pPr>
        <w:pStyle w:val="Code"/>
      </w:pPr>
      <w:r w:rsidRPr="00CA0087">
        <w:t xml:space="preserve">            IUserLinkService userLinkService)</w:t>
      </w:r>
    </w:p>
    <w:p w14:paraId="74B8311D" w14:textId="77777777" w:rsidR="00CA0087" w:rsidRPr="00CA0087" w:rsidRDefault="00CA0087" w:rsidP="00CA0087">
      <w:pPr>
        <w:pStyle w:val="Code"/>
      </w:pPr>
      <w:r w:rsidRPr="00CA0087">
        <w:t xml:space="preserve">        {</w:t>
      </w:r>
    </w:p>
    <w:p w14:paraId="59411BFF" w14:textId="77777777" w:rsidR="00CA0087" w:rsidRPr="00CA0087" w:rsidRDefault="00CA0087" w:rsidP="00CA0087">
      <w:pPr>
        <w:pStyle w:val="Code"/>
      </w:pPr>
      <w:r w:rsidRPr="00CA0087">
        <w:t xml:space="preserve">            _commonLinkService = commonLinkService;</w:t>
      </w:r>
    </w:p>
    <w:p w14:paraId="31DBE638" w14:textId="77777777" w:rsidR="00CA0087" w:rsidRPr="00CA0087" w:rsidRDefault="00CA0087" w:rsidP="00CA0087">
      <w:pPr>
        <w:pStyle w:val="Code"/>
      </w:pPr>
      <w:r w:rsidRPr="00CA0087">
        <w:t xml:space="preserve">            _userLinkService = userLinkService;</w:t>
      </w:r>
    </w:p>
    <w:p w14:paraId="5C1BD15A" w14:textId="77777777" w:rsidR="00CA0087" w:rsidRPr="00CA0087" w:rsidRDefault="00CA0087" w:rsidP="00CA0087">
      <w:pPr>
        <w:pStyle w:val="Code"/>
      </w:pPr>
      <w:r w:rsidRPr="00CA0087">
        <w:t xml:space="preserve">        }</w:t>
      </w:r>
    </w:p>
    <w:p w14:paraId="323B4FD3" w14:textId="77777777" w:rsidR="00CA0087" w:rsidRPr="00CA0087" w:rsidRDefault="00CA0087" w:rsidP="00CA0087">
      <w:pPr>
        <w:pStyle w:val="Code"/>
      </w:pPr>
    </w:p>
    <w:p w14:paraId="28721B3C" w14:textId="77777777" w:rsidR="00CA0087" w:rsidRPr="00CA0087" w:rsidRDefault="00CA0087" w:rsidP="00CA0087">
      <w:pPr>
        <w:pStyle w:val="Code"/>
      </w:pPr>
      <w:r w:rsidRPr="00CA0087">
        <w:t xml:space="preserve">        public void AddLinksToChildObjects(Task task)</w:t>
      </w:r>
    </w:p>
    <w:p w14:paraId="3C8B8E82" w14:textId="77777777" w:rsidR="00CA0087" w:rsidRPr="00CA0087" w:rsidRDefault="00CA0087" w:rsidP="00CA0087">
      <w:pPr>
        <w:pStyle w:val="Code"/>
      </w:pPr>
      <w:r w:rsidRPr="00CA0087">
        <w:t xml:space="preserve">        {</w:t>
      </w:r>
    </w:p>
    <w:p w14:paraId="50E6F687" w14:textId="77777777" w:rsidR="00CA0087" w:rsidRPr="00CA0087" w:rsidRDefault="00CA0087" w:rsidP="00CA0087">
      <w:pPr>
        <w:pStyle w:val="Code"/>
      </w:pPr>
      <w:r w:rsidRPr="00CA0087">
        <w:t xml:space="preserve">            task.Assignees.ForEach(x =&gt; _userLinkService.AddSelfLink(x));</w:t>
      </w:r>
    </w:p>
    <w:p w14:paraId="478C8910" w14:textId="77777777" w:rsidR="00CA0087" w:rsidRPr="00CA0087" w:rsidRDefault="00CA0087" w:rsidP="00CA0087">
      <w:pPr>
        <w:pStyle w:val="Code"/>
      </w:pPr>
      <w:r w:rsidRPr="00CA0087">
        <w:lastRenderedPageBreak/>
        <w:t xml:space="preserve">        }</w:t>
      </w:r>
    </w:p>
    <w:p w14:paraId="7572F37D" w14:textId="77777777" w:rsidR="00CA0087" w:rsidRPr="00CA0087" w:rsidRDefault="00CA0087" w:rsidP="00CA0087">
      <w:pPr>
        <w:pStyle w:val="Code"/>
      </w:pPr>
    </w:p>
    <w:p w14:paraId="55F409F4" w14:textId="77777777" w:rsidR="00CA0087" w:rsidRPr="00CA0087" w:rsidRDefault="00CA0087" w:rsidP="00CA0087">
      <w:pPr>
        <w:pStyle w:val="Code"/>
      </w:pPr>
      <w:r w:rsidRPr="00CA0087">
        <w:t xml:space="preserve">        public virtual void AddSelfLink(Task task)</w:t>
      </w:r>
    </w:p>
    <w:p w14:paraId="0E2EC61D" w14:textId="77777777" w:rsidR="00CA0087" w:rsidRPr="00CA0087" w:rsidRDefault="00CA0087" w:rsidP="00CA0087">
      <w:pPr>
        <w:pStyle w:val="Code"/>
      </w:pPr>
      <w:r w:rsidRPr="00CA0087">
        <w:t xml:space="preserve">        {</w:t>
      </w:r>
    </w:p>
    <w:p w14:paraId="3372EC4D" w14:textId="77777777" w:rsidR="00CA0087" w:rsidRPr="00CA0087" w:rsidRDefault="00CA0087" w:rsidP="00CA0087">
      <w:pPr>
        <w:pStyle w:val="Code"/>
      </w:pPr>
      <w:r w:rsidRPr="00CA0087">
        <w:t xml:space="preserve">            task.AddLink(GetSelfLink(task.TaskId.Value));</w:t>
      </w:r>
    </w:p>
    <w:p w14:paraId="5AE00E6D" w14:textId="77777777" w:rsidR="00CA0087" w:rsidRPr="00CA0087" w:rsidRDefault="00CA0087" w:rsidP="00CA0087">
      <w:pPr>
        <w:pStyle w:val="Code"/>
      </w:pPr>
      <w:r w:rsidRPr="00CA0087">
        <w:t xml:space="preserve">        }</w:t>
      </w:r>
    </w:p>
    <w:p w14:paraId="60965E3C" w14:textId="77777777" w:rsidR="00CA0087" w:rsidRPr="00CA0087" w:rsidRDefault="00CA0087" w:rsidP="00CA0087">
      <w:pPr>
        <w:pStyle w:val="Code"/>
      </w:pPr>
    </w:p>
    <w:p w14:paraId="03AA208E" w14:textId="77777777" w:rsidR="00CA0087" w:rsidRPr="00CA0087" w:rsidRDefault="00CA0087" w:rsidP="00CA0087">
      <w:pPr>
        <w:pStyle w:val="Code"/>
      </w:pPr>
      <w:r w:rsidRPr="00CA0087">
        <w:t xml:space="preserve">        public virtual Link GetAllTasksLink()</w:t>
      </w:r>
    </w:p>
    <w:p w14:paraId="30AFAB9F" w14:textId="77777777" w:rsidR="00CA0087" w:rsidRPr="00CA0087" w:rsidRDefault="00CA0087" w:rsidP="00CA0087">
      <w:pPr>
        <w:pStyle w:val="Code"/>
      </w:pPr>
      <w:r w:rsidRPr="00CA0087">
        <w:t xml:space="preserve">        {</w:t>
      </w:r>
    </w:p>
    <w:p w14:paraId="5E57C9E7" w14:textId="77777777" w:rsidR="00CA0087" w:rsidRPr="00CA0087" w:rsidRDefault="00CA0087" w:rsidP="00CA0087">
      <w:pPr>
        <w:pStyle w:val="Code"/>
      </w:pPr>
      <w:r w:rsidRPr="00CA0087">
        <w:t xml:space="preserve">            const string pathFragment = "tasks";</w:t>
      </w:r>
    </w:p>
    <w:p w14:paraId="68E98645" w14:textId="77777777" w:rsidR="00CA0087" w:rsidRPr="00CA0087" w:rsidRDefault="00CA0087" w:rsidP="00CA0087">
      <w:pPr>
        <w:pStyle w:val="Code"/>
      </w:pPr>
      <w:r w:rsidRPr="00CA0087">
        <w:t xml:space="preserve">            return _commonLinkService.GetLink(pathFragment, Constants.CommonLinkRelValues.All, HttpMethod.Get);</w:t>
      </w:r>
    </w:p>
    <w:p w14:paraId="61D0FFB9" w14:textId="77777777" w:rsidR="00CA0087" w:rsidRPr="00CA0087" w:rsidRDefault="00CA0087" w:rsidP="00CA0087">
      <w:pPr>
        <w:pStyle w:val="Code"/>
      </w:pPr>
      <w:r w:rsidRPr="00CA0087">
        <w:t xml:space="preserve">        }</w:t>
      </w:r>
    </w:p>
    <w:p w14:paraId="29EF434F" w14:textId="77777777" w:rsidR="00CA0087" w:rsidRPr="00CA0087" w:rsidRDefault="00CA0087" w:rsidP="00CA0087">
      <w:pPr>
        <w:pStyle w:val="Code"/>
      </w:pPr>
    </w:p>
    <w:p w14:paraId="5AF60524" w14:textId="77777777" w:rsidR="00CA0087" w:rsidRPr="00CA0087" w:rsidRDefault="00CA0087" w:rsidP="00CA0087">
      <w:pPr>
        <w:pStyle w:val="Code"/>
      </w:pPr>
      <w:r w:rsidRPr="00CA0087">
        <w:t xml:space="preserve">        public virtual Link GetSelfLink(long taskId)</w:t>
      </w:r>
    </w:p>
    <w:p w14:paraId="2B300EF2" w14:textId="77777777" w:rsidR="00CA0087" w:rsidRPr="00CA0087" w:rsidRDefault="00CA0087" w:rsidP="00CA0087">
      <w:pPr>
        <w:pStyle w:val="Code"/>
      </w:pPr>
      <w:r w:rsidRPr="00CA0087">
        <w:t xml:space="preserve">        {</w:t>
      </w:r>
    </w:p>
    <w:p w14:paraId="6DBA1DB9" w14:textId="77777777" w:rsidR="00CA0087" w:rsidRPr="00CA0087" w:rsidRDefault="00CA0087" w:rsidP="00CA0087">
      <w:pPr>
        <w:pStyle w:val="Code"/>
      </w:pPr>
      <w:r w:rsidRPr="00CA0087">
        <w:t xml:space="preserve">            var pathFragment = string.Format("tasks/{0}", taskId);</w:t>
      </w:r>
    </w:p>
    <w:p w14:paraId="18132ACF" w14:textId="77777777" w:rsidR="00CA0087" w:rsidRPr="00CA0087" w:rsidRDefault="00CA0087" w:rsidP="00CA0087">
      <w:pPr>
        <w:pStyle w:val="Code"/>
      </w:pPr>
      <w:r w:rsidRPr="00CA0087">
        <w:t xml:space="preserve">            var link = _commonLinkService.GetLink(pathFragment, Constants.CommonLinkRelValues.Self, HttpMethod.Get);</w:t>
      </w:r>
    </w:p>
    <w:p w14:paraId="325E108E" w14:textId="77777777" w:rsidR="00CA0087" w:rsidRPr="00CA0087" w:rsidRDefault="00CA0087" w:rsidP="00CA0087">
      <w:pPr>
        <w:pStyle w:val="Code"/>
      </w:pPr>
      <w:r w:rsidRPr="00CA0087">
        <w:t xml:space="preserve">            return link;</w:t>
      </w:r>
    </w:p>
    <w:p w14:paraId="5DADEAC1" w14:textId="77777777" w:rsidR="00CA0087" w:rsidRPr="00CA0087" w:rsidRDefault="00CA0087" w:rsidP="00CA0087">
      <w:pPr>
        <w:pStyle w:val="Code"/>
      </w:pPr>
      <w:r w:rsidRPr="00CA0087">
        <w:t xml:space="preserve">        }</w:t>
      </w:r>
    </w:p>
    <w:p w14:paraId="7413DFC7" w14:textId="77777777" w:rsidR="00CA0087" w:rsidRPr="00CA0087" w:rsidRDefault="00CA0087" w:rsidP="00CA0087">
      <w:pPr>
        <w:pStyle w:val="Code"/>
      </w:pPr>
      <w:r w:rsidRPr="00CA0087">
        <w:t xml:space="preserve">    }</w:t>
      </w:r>
    </w:p>
    <w:p w14:paraId="397CC430" w14:textId="77777777" w:rsidR="00E068B4" w:rsidRDefault="00CA0087" w:rsidP="00CA0087">
      <w:pPr>
        <w:pStyle w:val="Code"/>
      </w:pPr>
      <w:r w:rsidRPr="00CA0087">
        <w:t>}</w:t>
      </w:r>
      <w:bookmarkEnd w:id="184"/>
      <w:bookmarkEnd w:id="185"/>
    </w:p>
    <w:p w14:paraId="027F38B0" w14:textId="77777777" w:rsidR="00CA0087" w:rsidRDefault="00CA0087" w:rsidP="00CA0087">
      <w:pPr>
        <w:pStyle w:val="CodeCaption"/>
      </w:pPr>
      <w:r w:rsidRPr="00C110A0">
        <w:t xml:space="preserve">Dependency Configuration (add to </w:t>
      </w:r>
      <w:r w:rsidRPr="00C110A0">
        <w:rPr>
          <w:rStyle w:val="CodeInline"/>
        </w:rPr>
        <w:t>NinjectConfigurator.AddBindings</w:t>
      </w:r>
      <w:r w:rsidRPr="00C110A0">
        <w:t>)</w:t>
      </w:r>
    </w:p>
    <w:p w14:paraId="65AE63D8" w14:textId="77777777" w:rsidR="00E068B4" w:rsidRDefault="00CA0087" w:rsidP="00CA0087">
      <w:pPr>
        <w:pStyle w:val="Code"/>
      </w:pPr>
      <w:bookmarkStart w:id="186" w:name="OLE_LINK111"/>
      <w:bookmarkStart w:id="187" w:name="OLE_LINK112"/>
      <w:r w:rsidRPr="00CA0087">
        <w:t>container.Bind&lt;ITaskLinkService&gt;().To&lt;TaskLinkService&gt;().InRequestScope();</w:t>
      </w:r>
    </w:p>
    <w:bookmarkEnd w:id="186"/>
    <w:bookmarkEnd w:id="187"/>
    <w:p w14:paraId="6E39403E" w14:textId="77777777" w:rsidR="00C245E1" w:rsidRDefault="00CA0087" w:rsidP="00CA0087">
      <w:pPr>
        <w:pStyle w:val="BodyTextCont"/>
      </w:pPr>
      <w:r>
        <w:t xml:space="preserve">This simple class relies on the functionality provided by the </w:t>
      </w:r>
      <w:proofErr w:type="spellStart"/>
      <w:r>
        <w:t>ICommonLinkService</w:t>
      </w:r>
      <w:proofErr w:type="spellEnd"/>
      <w:r>
        <w:t xml:space="preserve"> and </w:t>
      </w:r>
      <w:proofErr w:type="spellStart"/>
      <w:r>
        <w:t>IUserLinkService</w:t>
      </w:r>
      <w:proofErr w:type="spellEnd"/>
      <w:r>
        <w:t xml:space="preserve"> implementation</w:t>
      </w:r>
      <w:r w:rsidR="00C245E1">
        <w:t>s we just added. Here's a quick overview:</w:t>
      </w:r>
    </w:p>
    <w:p w14:paraId="25627526" w14:textId="77777777" w:rsidR="00C245E1" w:rsidRPr="00C245E1" w:rsidRDefault="00C245E1" w:rsidP="00427A84">
      <w:pPr>
        <w:pStyle w:val="Bullet"/>
        <w:rPr>
          <w:rStyle w:val="CodeInline"/>
          <w:rFonts w:ascii="Utopia" w:hAnsi="Utopia"/>
        </w:rPr>
      </w:pPr>
      <w:proofErr w:type="spellStart"/>
      <w:r w:rsidRPr="00C245E1">
        <w:rPr>
          <w:rStyle w:val="CodeInline"/>
        </w:rPr>
        <w:t>AddLinksToChildObjects</w:t>
      </w:r>
      <w:proofErr w:type="spellEnd"/>
      <w:r>
        <w:t xml:space="preserve"> iterates the </w:t>
      </w:r>
      <w:r w:rsidRPr="00C245E1">
        <w:rPr>
          <w:rStyle w:val="CodeInline"/>
        </w:rPr>
        <w:t>Assignees</w:t>
      </w:r>
      <w:r>
        <w:t xml:space="preserve"> list, leaning on the </w:t>
      </w:r>
      <w:proofErr w:type="spellStart"/>
      <w:r w:rsidRPr="00C245E1">
        <w:rPr>
          <w:rStyle w:val="CodeInline"/>
        </w:rPr>
        <w:t>IUserLinkService</w:t>
      </w:r>
      <w:proofErr w:type="spellEnd"/>
      <w:r>
        <w:t xml:space="preserve"> to add the appropriate link to each </w:t>
      </w:r>
      <w:r w:rsidRPr="00C245E1">
        <w:rPr>
          <w:rStyle w:val="CodeInline"/>
        </w:rPr>
        <w:t>User</w:t>
      </w:r>
      <w:r>
        <w:rPr>
          <w:rStyle w:val="CodeInline"/>
        </w:rPr>
        <w:t>.</w:t>
      </w:r>
    </w:p>
    <w:p w14:paraId="4D34F890" w14:textId="77777777" w:rsidR="00C245E1" w:rsidRDefault="00CA0087" w:rsidP="00427A84">
      <w:pPr>
        <w:pStyle w:val="Bulle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w:t>
      </w:r>
      <w:proofErr w:type="spellStart"/>
      <w:r>
        <w:t>github</w:t>
      </w:r>
      <w:proofErr w:type="spellEnd"/>
      <w:r>
        <w:t>.</w:t>
      </w:r>
    </w:p>
    <w:p w14:paraId="04308A47" w14:textId="77777777" w:rsidR="00CA0087" w:rsidRDefault="00CA0087" w:rsidP="00C245E1">
      <w:pPr>
        <w:pStyle w:val="Bullet"/>
      </w:pPr>
      <w:proofErr w:type="spellStart"/>
      <w:r>
        <w:rPr>
          <w:rStyle w:val="CodeInline"/>
        </w:rPr>
        <w:t>Get</w:t>
      </w:r>
      <w:r w:rsidR="00C245E1">
        <w:rPr>
          <w:rStyle w:val="CodeInline"/>
        </w:rPr>
        <w:t>AllTasks</w:t>
      </w:r>
      <w:r w:rsidRPr="00E263D8">
        <w:rPr>
          <w:rStyle w:val="CodeInline"/>
        </w:rPr>
        <w:t>Link</w:t>
      </w:r>
      <w:proofErr w:type="spellEnd"/>
      <w:r w:rsidRPr="00E263D8">
        <w:t xml:space="preserve"> uses the </w:t>
      </w:r>
      <w:proofErr w:type="spellStart"/>
      <w:r w:rsidRPr="00E263D8">
        <w:rPr>
          <w:rStyle w:val="CodeInline"/>
        </w:rPr>
        <w:t>ICommonLinkService</w:t>
      </w:r>
      <w:proofErr w:type="spellEnd"/>
      <w:r w:rsidRPr="00E263D8">
        <w:t xml:space="preserve"> to build a link with an </w:t>
      </w:r>
      <w:proofErr w:type="spellStart"/>
      <w:r w:rsidRPr="00E263D8">
        <w:rPr>
          <w:rStyle w:val="CodeInline"/>
        </w:rPr>
        <w:t>Href</w:t>
      </w:r>
      <w:proofErr w:type="spellEnd"/>
      <w:r w:rsidRPr="00E263D8">
        <w:t xml:space="preserve"> similar to </w:t>
      </w:r>
      <w:proofErr w:type="spellStart"/>
      <w:r w:rsidR="00C245E1" w:rsidRPr="00C245E1">
        <w:rPr>
          <w:rStyle w:val="CodeInline"/>
        </w:rPr>
        <w:t>Href</w:t>
      </w:r>
      <w:proofErr w:type="spellEnd"/>
      <w:r w:rsidR="00C245E1" w:rsidRPr="00C245E1">
        <w:rPr>
          <w:rStyle w:val="CodeInline"/>
        </w:rPr>
        <w:t>=http</w:t>
      </w:r>
      <w:proofErr w:type="gramStart"/>
      <w:r w:rsidR="00C245E1" w:rsidRPr="00C245E1">
        <w:rPr>
          <w:rStyle w:val="CodeInline"/>
        </w:rPr>
        <w:t>:/</w:t>
      </w:r>
      <w:proofErr w:type="gramEnd"/>
      <w:r w:rsidR="00C245E1" w:rsidRPr="00C245E1">
        <w:rPr>
          <w:rStyle w:val="CodeInline"/>
        </w:rPr>
        <w:t>/localhost:</w:t>
      </w:r>
      <w:r w:rsidR="00C245E1">
        <w:rPr>
          <w:rStyle w:val="CodeInline"/>
        </w:rPr>
        <w:t>61589</w:t>
      </w:r>
      <w:r w:rsidR="00C245E1" w:rsidRPr="00C245E1">
        <w:rPr>
          <w:rStyle w:val="CodeInline"/>
        </w:rPr>
        <w:t>/api/v1/tasks</w:t>
      </w:r>
      <w:r w:rsidRPr="00E263D8">
        <w:t>.</w:t>
      </w:r>
    </w:p>
    <w:p w14:paraId="553570BA" w14:textId="77777777" w:rsidR="00C245E1" w:rsidRDefault="00C245E1" w:rsidP="00C245E1">
      <w:pPr>
        <w:pStyle w:val="Bullet"/>
      </w:pPr>
      <w:proofErr w:type="spellStart"/>
      <w:r w:rsidRPr="00C245E1">
        <w:rPr>
          <w:rStyle w:val="CodeInline"/>
        </w:rPr>
        <w:t>GetSelfLink</w:t>
      </w:r>
      <w:proofErr w:type="spellEnd"/>
      <w:r w:rsidRPr="00C245E1">
        <w:t xml:space="preserve"> uses the </w:t>
      </w:r>
      <w:proofErr w:type="spellStart"/>
      <w:r w:rsidRPr="00C245E1">
        <w:rPr>
          <w:rStyle w:val="CodeInline"/>
        </w:rPr>
        <w:t>ICommonLinkService</w:t>
      </w:r>
      <w:proofErr w:type="spellEnd"/>
      <w:r w:rsidRPr="00C245E1">
        <w:t xml:space="preserve"> to build a link with </w:t>
      </w:r>
      <w:proofErr w:type="gramStart"/>
      <w:r w:rsidRPr="00C245E1">
        <w:t>an</w:t>
      </w:r>
      <w:proofErr w:type="gramEnd"/>
      <w:r w:rsidRPr="00C245E1">
        <w:t xml:space="preserve"> </w:t>
      </w:r>
      <w:proofErr w:type="spellStart"/>
      <w:r w:rsidRPr="00C245E1">
        <w:rPr>
          <w:rStyle w:val="CodeInline"/>
        </w:rPr>
        <w:t>Href</w:t>
      </w:r>
      <w:proofErr w:type="spellEnd"/>
      <w:r w:rsidRPr="00C245E1">
        <w:t xml:space="preserve"> similar to </w:t>
      </w:r>
      <w:hyperlink r:id="rId15" w:history="1">
        <w:r w:rsidR="00E2493D" w:rsidRPr="006D0BD1">
          <w:rPr>
            <w:rFonts w:ascii="TheSansMonoConNormal" w:hAnsi="TheSansMonoConNormal"/>
          </w:rPr>
          <w:t>http://localhost:61589/api/v1/tasks/17</w:t>
        </w:r>
      </w:hyperlink>
      <w:r w:rsidRPr="00C245E1">
        <w:t>.</w:t>
      </w:r>
    </w:p>
    <w:p w14:paraId="7E326C7A" w14:textId="77777777" w:rsidR="00E2493D" w:rsidRDefault="00E2493D" w:rsidP="00E2493D">
      <w:pPr>
        <w:pStyle w:val="BodyTextCont"/>
      </w:pPr>
      <w:r>
        <w:t xml:space="preserve">Now we've laid the groundwork to wire all of this into the </w:t>
      </w:r>
      <w:proofErr w:type="spellStart"/>
      <w:r w:rsidRPr="00E2493D">
        <w:rPr>
          <w:rStyle w:val="CodeInline"/>
        </w:rPr>
        <w:t>AllTasksInquiryProcessor</w:t>
      </w:r>
      <w:proofErr w:type="spellEnd"/>
      <w:r>
        <w:t xml:space="preserve"> that we implemented in the </w:t>
      </w:r>
      <w:r w:rsidRPr="00E2493D">
        <w:rPr>
          <w:rStyle w:val="Emphasis"/>
        </w:rPr>
        <w:t>Paging of Results</w:t>
      </w:r>
      <w:r>
        <w:t xml:space="preserve"> section. Let's do that now…</w:t>
      </w:r>
    </w:p>
    <w:p w14:paraId="6F788D83" w14:textId="77777777" w:rsidR="00E2493D" w:rsidRPr="00C245E1" w:rsidRDefault="00E2493D" w:rsidP="00E2493D">
      <w:pPr>
        <w:pStyle w:val="Heading2"/>
      </w:pPr>
      <w:r>
        <w:lastRenderedPageBreak/>
        <w:t xml:space="preserve">Putting it </w:t>
      </w:r>
      <w:proofErr w:type="gramStart"/>
      <w:r>
        <w:t>Together</w:t>
      </w:r>
      <w:proofErr w:type="gramEnd"/>
    </w:p>
    <w:p w14:paraId="7ED9CAE7" w14:textId="77777777" w:rsidR="00E068B4" w:rsidRDefault="00E2493D" w:rsidP="00C245E1">
      <w:pPr>
        <w:pStyle w:val="BodyTextCont"/>
        <w:rPr>
          <w:ins w:id="188" w:author="Jamie Kurtz" w:date="2014-05-22T22:03:00Z"/>
        </w:rPr>
      </w:pPr>
      <w:r>
        <w:t>We're going to modify</w:t>
      </w:r>
      <w:r w:rsidR="005548BD">
        <w:t xml:space="preserve"> the</w:t>
      </w:r>
      <w:r>
        <w:t xml:space="preserve"> </w:t>
      </w:r>
      <w:proofErr w:type="spellStart"/>
      <w:r w:rsidRPr="00E2493D">
        <w:rPr>
          <w:rStyle w:val="CodeInline"/>
        </w:rPr>
        <w:t>AllTasksInquiryProcessor</w:t>
      </w:r>
      <w:proofErr w:type="spellEnd"/>
      <w:r>
        <w:t xml:space="preserve"> </w:t>
      </w:r>
      <w:r w:rsidR="005548BD">
        <w:t xml:space="preserve">class </w:t>
      </w:r>
      <w:r>
        <w:t xml:space="preserve">so that it adds the relevant hypermedia links to the "All Tasks" inquiry we implemented in </w:t>
      </w:r>
      <w:r w:rsidRPr="00E2493D">
        <w:rPr>
          <w:rStyle w:val="Emphasis"/>
        </w:rPr>
        <w:t>Paging of Results</w:t>
      </w:r>
      <w:r>
        <w:t>.</w:t>
      </w:r>
      <w:r w:rsidR="00A34D6D">
        <w:t xml:space="preserve"> Let's begin by modifying the class to accept the necessary dependencies</w:t>
      </w:r>
      <w:r w:rsidR="005548BD">
        <w:t xml:space="preserve">, </w:t>
      </w:r>
      <w:proofErr w:type="spellStart"/>
      <w:r w:rsidR="005548BD" w:rsidRPr="005548BD">
        <w:rPr>
          <w:rStyle w:val="CodeInline"/>
        </w:rPr>
        <w:t>ICommonLinkService</w:t>
      </w:r>
      <w:proofErr w:type="spellEnd"/>
      <w:r w:rsidR="005548BD">
        <w:t xml:space="preserve"> and </w:t>
      </w:r>
      <w:proofErr w:type="spellStart"/>
      <w:r w:rsidR="005548BD" w:rsidRPr="005548BD">
        <w:rPr>
          <w:rStyle w:val="CodeInline"/>
        </w:rPr>
        <w:t>ITaskLinkService</w:t>
      </w:r>
      <w:proofErr w:type="spellEnd"/>
      <w:r w:rsidR="00E713EB">
        <w:t xml:space="preserve"> (modify it so it appears as follows):</w:t>
      </w:r>
    </w:p>
    <w:p w14:paraId="2F6E3094" w14:textId="77777777" w:rsidR="00F428B0" w:rsidRDefault="00F428B0" w:rsidP="00C245E1">
      <w:pPr>
        <w:pStyle w:val="BodyTextCont"/>
      </w:pPr>
      <w:bookmarkStart w:id="189" w:name="_GoBack"/>
      <w:bookmarkEnd w:id="189"/>
    </w:p>
    <w:p w14:paraId="044A0AEA" w14:textId="77777777" w:rsidR="005548BD" w:rsidRPr="005548BD" w:rsidRDefault="005548BD" w:rsidP="005548BD">
      <w:pPr>
        <w:pStyle w:val="Code"/>
      </w:pPr>
      <w:r w:rsidRPr="005548BD">
        <w:t>using System.Collections.Generic;</w:t>
      </w:r>
    </w:p>
    <w:p w14:paraId="27916463" w14:textId="77777777" w:rsidR="005548BD" w:rsidRPr="005548BD" w:rsidRDefault="005548BD" w:rsidP="005548BD">
      <w:pPr>
        <w:pStyle w:val="Code"/>
      </w:pPr>
      <w:r w:rsidRPr="005548BD">
        <w:t>using System.Linq;</w:t>
      </w:r>
    </w:p>
    <w:p w14:paraId="0FC4F858" w14:textId="77777777" w:rsidR="005548BD" w:rsidRPr="005548BD" w:rsidRDefault="005548BD" w:rsidP="005548BD">
      <w:pPr>
        <w:pStyle w:val="Code"/>
      </w:pPr>
      <w:r w:rsidRPr="005548BD">
        <w:t>using WebApi2Book.Common.TypeMapping;</w:t>
      </w:r>
    </w:p>
    <w:p w14:paraId="1277FB4C" w14:textId="77777777" w:rsidR="005548BD" w:rsidRPr="005548BD" w:rsidRDefault="005548BD" w:rsidP="005548BD">
      <w:pPr>
        <w:pStyle w:val="Code"/>
      </w:pPr>
      <w:r w:rsidRPr="005548BD">
        <w:t>using WebApi2Book.Data;</w:t>
      </w:r>
    </w:p>
    <w:p w14:paraId="1FF05659" w14:textId="77777777" w:rsidR="005548BD" w:rsidRPr="005548BD" w:rsidRDefault="005548BD" w:rsidP="005548BD">
      <w:pPr>
        <w:pStyle w:val="Code"/>
      </w:pPr>
      <w:r w:rsidRPr="005548BD">
        <w:t>using WebApi2Book.Web.Api.LinkServices;</w:t>
      </w:r>
    </w:p>
    <w:p w14:paraId="622D4F99" w14:textId="77777777" w:rsidR="005548BD" w:rsidRPr="005548BD" w:rsidRDefault="005548BD" w:rsidP="005548BD">
      <w:pPr>
        <w:pStyle w:val="Code"/>
      </w:pPr>
      <w:r w:rsidRPr="005548BD">
        <w:t>using WebApi2Book.Web.Api.Models;</w:t>
      </w:r>
    </w:p>
    <w:p w14:paraId="7F53946B" w14:textId="77777777" w:rsidR="005548BD" w:rsidRPr="005548BD" w:rsidRDefault="005548BD" w:rsidP="005548BD">
      <w:pPr>
        <w:pStyle w:val="Code"/>
      </w:pPr>
      <w:r w:rsidRPr="005548BD">
        <w:t>using PagedTaskDataInquiryResponse =</w:t>
      </w:r>
    </w:p>
    <w:p w14:paraId="4471C608" w14:textId="77777777" w:rsidR="005548BD" w:rsidRPr="005548BD" w:rsidRDefault="005548BD" w:rsidP="005548BD">
      <w:pPr>
        <w:pStyle w:val="Code"/>
      </w:pPr>
      <w:r w:rsidRPr="005548BD">
        <w:t>WebApi2Book.Web.Api.Models.PagedDataInquiryResponse&lt;WebApi2Book.Web.Api.Models.Task&gt;;</w:t>
      </w:r>
    </w:p>
    <w:p w14:paraId="5BC6EFCE" w14:textId="77777777" w:rsidR="005548BD" w:rsidRPr="005548BD" w:rsidRDefault="005548BD" w:rsidP="005548BD">
      <w:pPr>
        <w:pStyle w:val="Code"/>
      </w:pPr>
    </w:p>
    <w:p w14:paraId="79EA95F0" w14:textId="77777777" w:rsidR="005548BD" w:rsidRPr="005548BD" w:rsidRDefault="005548BD" w:rsidP="005548BD">
      <w:pPr>
        <w:pStyle w:val="Code"/>
      </w:pPr>
      <w:r w:rsidRPr="005548BD">
        <w:t>namespace WebApi2Book.Web.Api.InquiryProcessing</w:t>
      </w:r>
    </w:p>
    <w:p w14:paraId="37870BCD" w14:textId="77777777" w:rsidR="005548BD" w:rsidRPr="005548BD" w:rsidRDefault="005548BD" w:rsidP="005548BD">
      <w:pPr>
        <w:pStyle w:val="Code"/>
      </w:pPr>
      <w:r w:rsidRPr="005548BD">
        <w:t>{</w:t>
      </w:r>
    </w:p>
    <w:p w14:paraId="52DC9BCD" w14:textId="77777777" w:rsidR="005548BD" w:rsidRPr="005548BD" w:rsidRDefault="005548BD" w:rsidP="005548BD">
      <w:pPr>
        <w:pStyle w:val="Code"/>
      </w:pPr>
      <w:r w:rsidRPr="005548BD">
        <w:t xml:space="preserve">    public class AllTasksInquiryProcessor : IAllTasksInquiryProcessor</w:t>
      </w:r>
    </w:p>
    <w:p w14:paraId="7451E9A0" w14:textId="77777777" w:rsidR="005548BD" w:rsidRPr="005548BD" w:rsidRDefault="005548BD" w:rsidP="005548BD">
      <w:pPr>
        <w:pStyle w:val="Code"/>
      </w:pPr>
      <w:r w:rsidRPr="005548BD">
        <w:t xml:space="preserve">    {</w:t>
      </w:r>
    </w:p>
    <w:p w14:paraId="057C9D62" w14:textId="77777777" w:rsidR="005548BD" w:rsidRPr="005548BD" w:rsidRDefault="005548BD" w:rsidP="005548BD">
      <w:pPr>
        <w:pStyle w:val="Code"/>
      </w:pPr>
      <w:r w:rsidRPr="005548BD">
        <w:t xml:space="preserve">        public const string QueryStringFormat = "pagenumber={0}&amp;pagesize={1}";</w:t>
      </w:r>
    </w:p>
    <w:p w14:paraId="18AE6EA1" w14:textId="77777777" w:rsidR="005548BD" w:rsidRPr="005548BD" w:rsidRDefault="005548BD" w:rsidP="005548BD">
      <w:pPr>
        <w:pStyle w:val="Code"/>
      </w:pPr>
    </w:p>
    <w:p w14:paraId="76D6C88A" w14:textId="77777777" w:rsidR="005548BD" w:rsidRPr="005548BD" w:rsidRDefault="005548BD" w:rsidP="005548BD">
      <w:pPr>
        <w:pStyle w:val="Code"/>
      </w:pPr>
      <w:r w:rsidRPr="005548BD">
        <w:t xml:space="preserve">        private readonly IAutoMapper _autoMapper;</w:t>
      </w:r>
    </w:p>
    <w:p w14:paraId="28D83CDC" w14:textId="77777777" w:rsidR="005548BD" w:rsidRPr="005548BD" w:rsidRDefault="005548BD" w:rsidP="005548BD">
      <w:pPr>
        <w:pStyle w:val="Code"/>
      </w:pPr>
      <w:r w:rsidRPr="005548BD">
        <w:t xml:space="preserve">        private readonly ICommonLinkService _commonLinkService;</w:t>
      </w:r>
    </w:p>
    <w:p w14:paraId="0AA39EF7" w14:textId="77777777" w:rsidR="005548BD" w:rsidRPr="005548BD" w:rsidRDefault="005548BD" w:rsidP="005548BD">
      <w:pPr>
        <w:pStyle w:val="Code"/>
      </w:pPr>
      <w:r w:rsidRPr="005548BD">
        <w:t xml:space="preserve">        private readonly IAllTasksQueryProcessor _queryProcessor;</w:t>
      </w:r>
    </w:p>
    <w:p w14:paraId="42161171" w14:textId="77777777" w:rsidR="005548BD" w:rsidRPr="005548BD" w:rsidRDefault="005548BD" w:rsidP="005548BD">
      <w:pPr>
        <w:pStyle w:val="Code"/>
      </w:pPr>
      <w:r w:rsidRPr="005548BD">
        <w:t xml:space="preserve">        private readonly ITaskLinkService _taskLinkService;</w:t>
      </w:r>
    </w:p>
    <w:p w14:paraId="63A8003A" w14:textId="77777777" w:rsidR="005548BD" w:rsidRPr="005548BD" w:rsidRDefault="005548BD" w:rsidP="005548BD">
      <w:pPr>
        <w:pStyle w:val="Code"/>
      </w:pPr>
    </w:p>
    <w:p w14:paraId="3F1DABA7" w14:textId="77777777" w:rsidR="005548BD" w:rsidRPr="005548BD" w:rsidRDefault="005548BD" w:rsidP="005548BD">
      <w:pPr>
        <w:pStyle w:val="Code"/>
      </w:pPr>
      <w:r w:rsidRPr="005548BD">
        <w:t xml:space="preserve">        public AllTasksInquiryProcessor(IAllTasksQueryProcessor queryProcessor, IAutoMapper autoMapper,</w:t>
      </w:r>
    </w:p>
    <w:p w14:paraId="704F05CC" w14:textId="77777777" w:rsidR="005548BD" w:rsidRPr="005548BD" w:rsidRDefault="005548BD" w:rsidP="005548BD">
      <w:pPr>
        <w:pStyle w:val="Code"/>
      </w:pPr>
      <w:r w:rsidRPr="005548BD">
        <w:t xml:space="preserve">            ITaskLinkService taskLinkService, ICommonLinkService commonLinkService)</w:t>
      </w:r>
    </w:p>
    <w:p w14:paraId="229E650A" w14:textId="77777777" w:rsidR="005548BD" w:rsidRPr="005548BD" w:rsidRDefault="005548BD" w:rsidP="005548BD">
      <w:pPr>
        <w:pStyle w:val="Code"/>
      </w:pPr>
      <w:r w:rsidRPr="005548BD">
        <w:t xml:space="preserve">        {</w:t>
      </w:r>
    </w:p>
    <w:p w14:paraId="3196E2E9" w14:textId="77777777" w:rsidR="005548BD" w:rsidRPr="005548BD" w:rsidRDefault="005548BD" w:rsidP="005548BD">
      <w:pPr>
        <w:pStyle w:val="Code"/>
      </w:pPr>
      <w:r w:rsidRPr="005548BD">
        <w:t xml:space="preserve">            _queryProcessor = queryProcessor;</w:t>
      </w:r>
    </w:p>
    <w:p w14:paraId="048BD9EB" w14:textId="77777777" w:rsidR="005548BD" w:rsidRPr="005548BD" w:rsidRDefault="005548BD" w:rsidP="005548BD">
      <w:pPr>
        <w:pStyle w:val="Code"/>
      </w:pPr>
      <w:r w:rsidRPr="005548BD">
        <w:t xml:space="preserve">            _autoMapper = autoMapper;</w:t>
      </w:r>
    </w:p>
    <w:p w14:paraId="0433B49D" w14:textId="77777777" w:rsidR="005548BD" w:rsidRPr="005548BD" w:rsidRDefault="005548BD" w:rsidP="005548BD">
      <w:pPr>
        <w:pStyle w:val="Code"/>
      </w:pPr>
      <w:r w:rsidRPr="005548BD">
        <w:t xml:space="preserve">            _taskLinkService = taskLinkService;</w:t>
      </w:r>
    </w:p>
    <w:p w14:paraId="4EA48CE7" w14:textId="77777777" w:rsidR="005548BD" w:rsidRPr="005548BD" w:rsidRDefault="005548BD" w:rsidP="005548BD">
      <w:pPr>
        <w:pStyle w:val="Code"/>
      </w:pPr>
      <w:r w:rsidRPr="005548BD">
        <w:t xml:space="preserve">            _commonLinkService = commonLinkService;</w:t>
      </w:r>
    </w:p>
    <w:p w14:paraId="19BE57A8" w14:textId="77777777" w:rsidR="005548BD" w:rsidRPr="005548BD" w:rsidRDefault="005548BD" w:rsidP="005548BD">
      <w:pPr>
        <w:pStyle w:val="Code"/>
      </w:pPr>
      <w:r w:rsidRPr="005548BD">
        <w:t xml:space="preserve">        }</w:t>
      </w:r>
    </w:p>
    <w:p w14:paraId="3635846D" w14:textId="77777777" w:rsidR="005548BD" w:rsidRPr="005548BD" w:rsidRDefault="005548BD" w:rsidP="005548BD">
      <w:pPr>
        <w:pStyle w:val="Code"/>
      </w:pPr>
    </w:p>
    <w:p w14:paraId="3E260C82" w14:textId="77777777" w:rsidR="005548BD" w:rsidRPr="005548BD" w:rsidRDefault="005548BD" w:rsidP="005548BD">
      <w:pPr>
        <w:pStyle w:val="Code"/>
      </w:pPr>
      <w:r w:rsidRPr="005548BD">
        <w:t xml:space="preserve">        public PagedTaskDataInquiryResponse GetTasks(PagedDataRequest requestInfo)</w:t>
      </w:r>
    </w:p>
    <w:p w14:paraId="54BAB8EF" w14:textId="77777777" w:rsidR="005548BD" w:rsidRPr="005548BD" w:rsidRDefault="005548BD" w:rsidP="005548BD">
      <w:pPr>
        <w:pStyle w:val="Code"/>
      </w:pPr>
      <w:r w:rsidRPr="005548BD">
        <w:t xml:space="preserve">        {</w:t>
      </w:r>
    </w:p>
    <w:p w14:paraId="1A557D45" w14:textId="77777777" w:rsidR="005548BD" w:rsidRPr="005548BD" w:rsidRDefault="005548BD" w:rsidP="005548BD">
      <w:pPr>
        <w:pStyle w:val="Code"/>
      </w:pPr>
      <w:r w:rsidRPr="005548BD">
        <w:t xml:space="preserve">            var queryResult = _queryProcessor.GetTasks(requestInfo);</w:t>
      </w:r>
    </w:p>
    <w:p w14:paraId="5CB38EBD" w14:textId="77777777" w:rsidR="005548BD" w:rsidRPr="005548BD" w:rsidRDefault="005548BD" w:rsidP="005548BD">
      <w:pPr>
        <w:pStyle w:val="Code"/>
      </w:pPr>
    </w:p>
    <w:p w14:paraId="6F77DE38" w14:textId="77777777" w:rsidR="005548BD" w:rsidRPr="005548BD" w:rsidRDefault="005548BD" w:rsidP="005548BD">
      <w:pPr>
        <w:pStyle w:val="Code"/>
      </w:pPr>
      <w:r w:rsidRPr="005548BD">
        <w:t xml:space="preserve">            var tasks = GetTasks(queryResult.QueriedItems).ToList();</w:t>
      </w:r>
    </w:p>
    <w:p w14:paraId="64950A52" w14:textId="77777777" w:rsidR="005548BD" w:rsidRPr="005548BD" w:rsidRDefault="005548BD" w:rsidP="005548BD">
      <w:pPr>
        <w:pStyle w:val="Code"/>
      </w:pPr>
    </w:p>
    <w:p w14:paraId="44B9CEEB" w14:textId="77777777" w:rsidR="005548BD" w:rsidRPr="005548BD" w:rsidRDefault="005548BD" w:rsidP="005548BD">
      <w:pPr>
        <w:pStyle w:val="Code"/>
      </w:pPr>
      <w:r w:rsidRPr="005548BD">
        <w:t xml:space="preserve">            var inquiryResponse = new PagedTaskDataInquiryResponse</w:t>
      </w:r>
    </w:p>
    <w:p w14:paraId="2743F320" w14:textId="77777777" w:rsidR="005548BD" w:rsidRPr="005548BD" w:rsidRDefault="005548BD" w:rsidP="005548BD">
      <w:pPr>
        <w:pStyle w:val="Code"/>
      </w:pPr>
      <w:r w:rsidRPr="005548BD">
        <w:t xml:space="preserve">            {</w:t>
      </w:r>
    </w:p>
    <w:p w14:paraId="74D2DFB9" w14:textId="77777777" w:rsidR="005548BD" w:rsidRPr="005548BD" w:rsidRDefault="005548BD" w:rsidP="005548BD">
      <w:pPr>
        <w:pStyle w:val="Code"/>
      </w:pPr>
      <w:r w:rsidRPr="005548BD">
        <w:t xml:space="preserve">                Items = tasks,</w:t>
      </w:r>
    </w:p>
    <w:p w14:paraId="58DDB8E3" w14:textId="77777777" w:rsidR="005548BD" w:rsidRPr="005548BD" w:rsidRDefault="005548BD" w:rsidP="005548BD">
      <w:pPr>
        <w:pStyle w:val="Code"/>
      </w:pPr>
      <w:r w:rsidRPr="005548BD">
        <w:t xml:space="preserve">                PageCount = queryResult.TotalPageCount,</w:t>
      </w:r>
    </w:p>
    <w:p w14:paraId="4D0ABFE5" w14:textId="77777777" w:rsidR="005548BD" w:rsidRPr="005548BD" w:rsidRDefault="005548BD" w:rsidP="005548BD">
      <w:pPr>
        <w:pStyle w:val="Code"/>
      </w:pPr>
      <w:r w:rsidRPr="005548BD">
        <w:t xml:space="preserve">                PageNumber = requestInfo.PageNumber,</w:t>
      </w:r>
    </w:p>
    <w:p w14:paraId="30708F75" w14:textId="77777777" w:rsidR="005548BD" w:rsidRPr="005548BD" w:rsidRDefault="005548BD" w:rsidP="005548BD">
      <w:pPr>
        <w:pStyle w:val="Code"/>
      </w:pPr>
      <w:r w:rsidRPr="005548BD">
        <w:t xml:space="preserve">                PageSize = requestInfo.PageSize</w:t>
      </w:r>
    </w:p>
    <w:p w14:paraId="693C381E" w14:textId="77777777" w:rsidR="005548BD" w:rsidRPr="005548BD" w:rsidRDefault="005548BD" w:rsidP="005548BD">
      <w:pPr>
        <w:pStyle w:val="Code"/>
      </w:pPr>
      <w:r w:rsidRPr="005548BD">
        <w:t xml:space="preserve">            };</w:t>
      </w:r>
    </w:p>
    <w:p w14:paraId="4641D514" w14:textId="77777777" w:rsidR="005548BD" w:rsidRPr="005548BD" w:rsidRDefault="005548BD" w:rsidP="005548BD">
      <w:pPr>
        <w:pStyle w:val="Code"/>
      </w:pPr>
    </w:p>
    <w:p w14:paraId="6698359B" w14:textId="77777777" w:rsidR="005548BD" w:rsidRPr="005548BD" w:rsidRDefault="005548BD" w:rsidP="005548BD">
      <w:pPr>
        <w:pStyle w:val="Code"/>
      </w:pPr>
      <w:r w:rsidRPr="005548BD">
        <w:t xml:space="preserve">            AddLinksToInquiryResponse(inquiryResponse);</w:t>
      </w:r>
    </w:p>
    <w:p w14:paraId="784D773D" w14:textId="77777777" w:rsidR="005548BD" w:rsidRPr="005548BD" w:rsidRDefault="005548BD" w:rsidP="005548BD">
      <w:pPr>
        <w:pStyle w:val="Code"/>
      </w:pPr>
    </w:p>
    <w:p w14:paraId="4EE449A2" w14:textId="77777777" w:rsidR="005548BD" w:rsidRPr="005548BD" w:rsidRDefault="005548BD" w:rsidP="005548BD">
      <w:pPr>
        <w:pStyle w:val="Code"/>
      </w:pPr>
      <w:r w:rsidRPr="005548BD">
        <w:lastRenderedPageBreak/>
        <w:t xml:space="preserve">            return inquiryResponse;</w:t>
      </w:r>
    </w:p>
    <w:p w14:paraId="26E9AA0A" w14:textId="77777777" w:rsidR="005548BD" w:rsidRPr="005548BD" w:rsidRDefault="005548BD" w:rsidP="005548BD">
      <w:pPr>
        <w:pStyle w:val="Code"/>
      </w:pPr>
      <w:r w:rsidRPr="005548BD">
        <w:t xml:space="preserve">        }</w:t>
      </w:r>
    </w:p>
    <w:p w14:paraId="6D2D0178" w14:textId="77777777" w:rsidR="005548BD" w:rsidRPr="005548BD" w:rsidRDefault="005548BD" w:rsidP="005548BD">
      <w:pPr>
        <w:pStyle w:val="Code"/>
      </w:pPr>
    </w:p>
    <w:p w14:paraId="729E4F81" w14:textId="77777777" w:rsidR="005548BD" w:rsidRPr="005548BD" w:rsidRDefault="005548BD" w:rsidP="005548BD">
      <w:pPr>
        <w:pStyle w:val="Code"/>
      </w:pPr>
      <w:r w:rsidRPr="005548BD">
        <w:t xml:space="preserve">        public virtual void AddLinksToInquiryResponse(PagedTaskDataInquiryResponse inquiryResponse)</w:t>
      </w:r>
    </w:p>
    <w:p w14:paraId="3E5CEBE5" w14:textId="77777777" w:rsidR="005548BD" w:rsidRPr="005548BD" w:rsidRDefault="005548BD" w:rsidP="005548BD">
      <w:pPr>
        <w:pStyle w:val="Code"/>
      </w:pPr>
      <w:r w:rsidRPr="005548BD">
        <w:t xml:space="preserve">        {</w:t>
      </w:r>
    </w:p>
    <w:p w14:paraId="0DD2768D" w14:textId="77777777" w:rsidR="005548BD" w:rsidRPr="005548BD" w:rsidRDefault="005548BD" w:rsidP="005548BD">
      <w:pPr>
        <w:pStyle w:val="Code"/>
      </w:pPr>
      <w:r w:rsidRPr="005548BD">
        <w:t xml:space="preserve">            inquiryResponse.AddLink(_taskLinkService.GetAllTasksLink());</w:t>
      </w:r>
    </w:p>
    <w:p w14:paraId="5E1AC834" w14:textId="77777777" w:rsidR="005548BD" w:rsidRPr="005548BD" w:rsidRDefault="005548BD" w:rsidP="005548BD">
      <w:pPr>
        <w:pStyle w:val="Code"/>
      </w:pPr>
    </w:p>
    <w:p w14:paraId="447F4995" w14:textId="77777777" w:rsidR="005548BD" w:rsidRPr="005548BD" w:rsidRDefault="005548BD" w:rsidP="005548BD">
      <w:pPr>
        <w:pStyle w:val="Code"/>
      </w:pPr>
      <w:r w:rsidRPr="005548BD">
        <w:t xml:space="preserve">            _commonLinkService.AddPageLinks(inquiryResponse, GetCurrentPageQueryString(inquiryResponse),</w:t>
      </w:r>
    </w:p>
    <w:p w14:paraId="6236B909" w14:textId="77777777" w:rsidR="005548BD" w:rsidRPr="005548BD" w:rsidRDefault="005548BD" w:rsidP="005548BD">
      <w:pPr>
        <w:pStyle w:val="Code"/>
      </w:pPr>
      <w:r w:rsidRPr="005548BD">
        <w:t xml:space="preserve">                GetPreviousPageQueryString(inquiryResponse),</w:t>
      </w:r>
    </w:p>
    <w:p w14:paraId="68657B4A" w14:textId="77777777" w:rsidR="005548BD" w:rsidRPr="005548BD" w:rsidRDefault="005548BD" w:rsidP="005548BD">
      <w:pPr>
        <w:pStyle w:val="Code"/>
      </w:pPr>
      <w:r w:rsidRPr="005548BD">
        <w:t xml:space="preserve">                GetNextPageQueryString(inquiryResponse));</w:t>
      </w:r>
    </w:p>
    <w:p w14:paraId="1837AABD" w14:textId="77777777" w:rsidR="005548BD" w:rsidRPr="005548BD" w:rsidRDefault="005548BD" w:rsidP="005548BD">
      <w:pPr>
        <w:pStyle w:val="Code"/>
      </w:pPr>
      <w:r w:rsidRPr="005548BD">
        <w:t xml:space="preserve">        }</w:t>
      </w:r>
    </w:p>
    <w:p w14:paraId="2A9DDADF" w14:textId="77777777" w:rsidR="005548BD" w:rsidRPr="005548BD" w:rsidRDefault="005548BD" w:rsidP="005548BD">
      <w:pPr>
        <w:pStyle w:val="Code"/>
      </w:pPr>
    </w:p>
    <w:p w14:paraId="04E2580F" w14:textId="77777777" w:rsidR="005548BD" w:rsidRPr="005548BD" w:rsidRDefault="005548BD" w:rsidP="005548BD">
      <w:pPr>
        <w:pStyle w:val="Code"/>
      </w:pPr>
      <w:r w:rsidRPr="005548BD">
        <w:t xml:space="preserve">        public virtual IEnumerable&lt;Task&gt; GetTasks(IEnumerable&lt;Data.Entities.Task&gt; taskEntities)</w:t>
      </w:r>
    </w:p>
    <w:p w14:paraId="7A58F004" w14:textId="77777777" w:rsidR="005548BD" w:rsidRPr="005548BD" w:rsidRDefault="005548BD" w:rsidP="005548BD">
      <w:pPr>
        <w:pStyle w:val="Code"/>
      </w:pPr>
      <w:r w:rsidRPr="005548BD">
        <w:t xml:space="preserve">        {</w:t>
      </w:r>
    </w:p>
    <w:p w14:paraId="40FCCEFA" w14:textId="77777777" w:rsidR="005548BD" w:rsidRPr="005548BD" w:rsidRDefault="005548BD" w:rsidP="005548BD">
      <w:pPr>
        <w:pStyle w:val="Code"/>
      </w:pPr>
      <w:r w:rsidRPr="005548BD">
        <w:t xml:space="preserve">            var tasks = taskEntities.Select(x =&gt; _autoMapper.Map&lt;Task&gt;(x)).ToList();</w:t>
      </w:r>
    </w:p>
    <w:p w14:paraId="3D9D1AAC" w14:textId="77777777" w:rsidR="005548BD" w:rsidRPr="005548BD" w:rsidRDefault="005548BD" w:rsidP="005548BD">
      <w:pPr>
        <w:pStyle w:val="Code"/>
      </w:pPr>
    </w:p>
    <w:p w14:paraId="4F1507C2" w14:textId="77777777" w:rsidR="005548BD" w:rsidRPr="005548BD" w:rsidRDefault="005548BD" w:rsidP="005548BD">
      <w:pPr>
        <w:pStyle w:val="Code"/>
      </w:pPr>
      <w:r w:rsidRPr="005548BD">
        <w:t xml:space="preserve">            tasks.ForEach(x =&gt;</w:t>
      </w:r>
    </w:p>
    <w:p w14:paraId="74D77E0E" w14:textId="77777777" w:rsidR="005548BD" w:rsidRPr="005548BD" w:rsidRDefault="005548BD" w:rsidP="005548BD">
      <w:pPr>
        <w:pStyle w:val="Code"/>
      </w:pPr>
      <w:r w:rsidRPr="005548BD">
        <w:t xml:space="preserve">            {</w:t>
      </w:r>
    </w:p>
    <w:p w14:paraId="0A0BE476" w14:textId="77777777" w:rsidR="005548BD" w:rsidRPr="005548BD" w:rsidRDefault="005548BD" w:rsidP="005548BD">
      <w:pPr>
        <w:pStyle w:val="Code"/>
      </w:pPr>
      <w:r w:rsidRPr="005548BD">
        <w:t xml:space="preserve">                _taskLinkService.AddSelfLink(x);</w:t>
      </w:r>
    </w:p>
    <w:p w14:paraId="054842A3" w14:textId="77777777" w:rsidR="005548BD" w:rsidRPr="005548BD" w:rsidRDefault="005548BD" w:rsidP="005548BD">
      <w:pPr>
        <w:pStyle w:val="Code"/>
      </w:pPr>
      <w:r w:rsidRPr="005548BD">
        <w:t xml:space="preserve">                _taskLinkService.AddLinksToChildObjects(x);</w:t>
      </w:r>
    </w:p>
    <w:p w14:paraId="40310A6E" w14:textId="77777777" w:rsidR="005548BD" w:rsidRPr="005548BD" w:rsidRDefault="005548BD" w:rsidP="005548BD">
      <w:pPr>
        <w:pStyle w:val="Code"/>
      </w:pPr>
      <w:r w:rsidRPr="005548BD">
        <w:t xml:space="preserve">            });</w:t>
      </w:r>
    </w:p>
    <w:p w14:paraId="346A060A" w14:textId="77777777" w:rsidR="005548BD" w:rsidRPr="005548BD" w:rsidRDefault="005548BD" w:rsidP="005548BD">
      <w:pPr>
        <w:pStyle w:val="Code"/>
      </w:pPr>
    </w:p>
    <w:p w14:paraId="62766C92" w14:textId="77777777" w:rsidR="005548BD" w:rsidRPr="005548BD" w:rsidRDefault="005548BD" w:rsidP="005548BD">
      <w:pPr>
        <w:pStyle w:val="Code"/>
      </w:pPr>
      <w:r w:rsidRPr="005548BD">
        <w:t xml:space="preserve">            return tasks;</w:t>
      </w:r>
    </w:p>
    <w:p w14:paraId="74300D0E" w14:textId="77777777" w:rsidR="005548BD" w:rsidRPr="005548BD" w:rsidRDefault="005548BD" w:rsidP="005548BD">
      <w:pPr>
        <w:pStyle w:val="Code"/>
      </w:pPr>
      <w:r w:rsidRPr="005548BD">
        <w:t xml:space="preserve">        }</w:t>
      </w:r>
    </w:p>
    <w:p w14:paraId="7271C120" w14:textId="77777777" w:rsidR="005548BD" w:rsidRPr="005548BD" w:rsidRDefault="005548BD" w:rsidP="005548BD">
      <w:pPr>
        <w:pStyle w:val="Code"/>
      </w:pPr>
    </w:p>
    <w:p w14:paraId="110AF053" w14:textId="77777777" w:rsidR="005548BD" w:rsidRPr="005548BD" w:rsidRDefault="005548BD" w:rsidP="005548BD">
      <w:pPr>
        <w:pStyle w:val="Code"/>
      </w:pPr>
      <w:r w:rsidRPr="005548BD">
        <w:t xml:space="preserve">        public virtual string GetCurrentPageQueryString(PagedTaskDataInquiryResponse inquiryResponse)</w:t>
      </w:r>
    </w:p>
    <w:p w14:paraId="6BB251D4" w14:textId="77777777" w:rsidR="005548BD" w:rsidRPr="005548BD" w:rsidRDefault="005548BD" w:rsidP="005548BD">
      <w:pPr>
        <w:pStyle w:val="Code"/>
      </w:pPr>
      <w:r w:rsidRPr="005548BD">
        <w:t xml:space="preserve">        {</w:t>
      </w:r>
    </w:p>
    <w:p w14:paraId="32FA1C44" w14:textId="77777777" w:rsidR="005548BD" w:rsidRPr="005548BD" w:rsidRDefault="005548BD" w:rsidP="005548BD">
      <w:pPr>
        <w:pStyle w:val="Code"/>
      </w:pPr>
      <w:r w:rsidRPr="005548BD">
        <w:t xml:space="preserve">            return</w:t>
      </w:r>
    </w:p>
    <w:p w14:paraId="401B260F" w14:textId="77777777" w:rsidR="005548BD" w:rsidRPr="005548BD" w:rsidRDefault="005548BD" w:rsidP="005548BD">
      <w:pPr>
        <w:pStyle w:val="Code"/>
      </w:pPr>
      <w:r w:rsidRPr="005548BD">
        <w:t xml:space="preserve">                string.Format(QueryStringFormat,</w:t>
      </w:r>
    </w:p>
    <w:p w14:paraId="6C8FE09E" w14:textId="77777777" w:rsidR="005548BD" w:rsidRPr="005548BD" w:rsidRDefault="005548BD" w:rsidP="005548BD">
      <w:pPr>
        <w:pStyle w:val="Code"/>
      </w:pPr>
      <w:r w:rsidRPr="005548BD">
        <w:t xml:space="preserve">                    inquiryResponse.PageNumber,</w:t>
      </w:r>
    </w:p>
    <w:p w14:paraId="66A8FF10" w14:textId="77777777" w:rsidR="005548BD" w:rsidRPr="005548BD" w:rsidRDefault="005548BD" w:rsidP="005548BD">
      <w:pPr>
        <w:pStyle w:val="Code"/>
      </w:pPr>
      <w:r w:rsidRPr="005548BD">
        <w:t xml:space="preserve">                    inquiryResponse.PageSize);</w:t>
      </w:r>
    </w:p>
    <w:p w14:paraId="7C4DF7C7" w14:textId="77777777" w:rsidR="005548BD" w:rsidRPr="005548BD" w:rsidRDefault="005548BD" w:rsidP="005548BD">
      <w:pPr>
        <w:pStyle w:val="Code"/>
      </w:pPr>
      <w:r w:rsidRPr="005548BD">
        <w:t xml:space="preserve">        }</w:t>
      </w:r>
    </w:p>
    <w:p w14:paraId="56278DDE" w14:textId="77777777" w:rsidR="005548BD" w:rsidRPr="005548BD" w:rsidRDefault="005548BD" w:rsidP="005548BD">
      <w:pPr>
        <w:pStyle w:val="Code"/>
      </w:pPr>
    </w:p>
    <w:p w14:paraId="467A7229" w14:textId="77777777" w:rsidR="005548BD" w:rsidRPr="005548BD" w:rsidRDefault="005548BD" w:rsidP="005548BD">
      <w:pPr>
        <w:pStyle w:val="Code"/>
      </w:pPr>
      <w:r w:rsidRPr="005548BD">
        <w:t xml:space="preserve">        public virtual string GetPreviousPageQueryString(PagedTaskDataInquiryResponse inquiryResponse)</w:t>
      </w:r>
    </w:p>
    <w:p w14:paraId="627A7A0A" w14:textId="77777777" w:rsidR="005548BD" w:rsidRPr="005548BD" w:rsidRDefault="005548BD" w:rsidP="005548BD">
      <w:pPr>
        <w:pStyle w:val="Code"/>
      </w:pPr>
      <w:r w:rsidRPr="005548BD">
        <w:t xml:space="preserve">        {</w:t>
      </w:r>
    </w:p>
    <w:p w14:paraId="0FA8C819" w14:textId="77777777" w:rsidR="005548BD" w:rsidRPr="005548BD" w:rsidRDefault="005548BD" w:rsidP="005548BD">
      <w:pPr>
        <w:pStyle w:val="Code"/>
      </w:pPr>
      <w:r w:rsidRPr="005548BD">
        <w:t xml:space="preserve">            return</w:t>
      </w:r>
    </w:p>
    <w:p w14:paraId="5911213A" w14:textId="77777777" w:rsidR="005548BD" w:rsidRPr="005548BD" w:rsidRDefault="005548BD" w:rsidP="005548BD">
      <w:pPr>
        <w:pStyle w:val="Code"/>
      </w:pPr>
      <w:r w:rsidRPr="005548BD">
        <w:t xml:space="preserve">                string.Format(QueryStringFormat,</w:t>
      </w:r>
    </w:p>
    <w:p w14:paraId="0134861D" w14:textId="77777777" w:rsidR="005548BD" w:rsidRPr="005548BD" w:rsidRDefault="005548BD" w:rsidP="005548BD">
      <w:pPr>
        <w:pStyle w:val="Code"/>
      </w:pPr>
      <w:r w:rsidRPr="005548BD">
        <w:t xml:space="preserve">                    inquiryResponse.PageNumber - 1,</w:t>
      </w:r>
    </w:p>
    <w:p w14:paraId="5709CA6B" w14:textId="77777777" w:rsidR="005548BD" w:rsidRPr="005548BD" w:rsidRDefault="005548BD" w:rsidP="005548BD">
      <w:pPr>
        <w:pStyle w:val="Code"/>
      </w:pPr>
      <w:r w:rsidRPr="005548BD">
        <w:t xml:space="preserve">                    inquiryResponse.PageSize);</w:t>
      </w:r>
    </w:p>
    <w:p w14:paraId="2DA75A71" w14:textId="77777777" w:rsidR="005548BD" w:rsidRPr="005548BD" w:rsidRDefault="005548BD" w:rsidP="005548BD">
      <w:pPr>
        <w:pStyle w:val="Code"/>
      </w:pPr>
      <w:r w:rsidRPr="005548BD">
        <w:t xml:space="preserve">        }</w:t>
      </w:r>
    </w:p>
    <w:p w14:paraId="084571C1" w14:textId="77777777" w:rsidR="005548BD" w:rsidRPr="005548BD" w:rsidRDefault="005548BD" w:rsidP="005548BD">
      <w:pPr>
        <w:pStyle w:val="Code"/>
      </w:pPr>
    </w:p>
    <w:p w14:paraId="6B299E47" w14:textId="77777777" w:rsidR="005548BD" w:rsidRPr="005548BD" w:rsidRDefault="005548BD" w:rsidP="005548BD">
      <w:pPr>
        <w:pStyle w:val="Code"/>
      </w:pPr>
      <w:r w:rsidRPr="005548BD">
        <w:t xml:space="preserve">        public virtual string GetNextPageQueryString(PagedTaskDataInquiryResponse inquiryResponse)</w:t>
      </w:r>
    </w:p>
    <w:p w14:paraId="36A9E73B" w14:textId="77777777" w:rsidR="005548BD" w:rsidRPr="005548BD" w:rsidRDefault="005548BD" w:rsidP="005548BD">
      <w:pPr>
        <w:pStyle w:val="Code"/>
      </w:pPr>
      <w:r w:rsidRPr="005548BD">
        <w:t xml:space="preserve">        {</w:t>
      </w:r>
    </w:p>
    <w:p w14:paraId="2F188964" w14:textId="77777777" w:rsidR="005548BD" w:rsidRPr="005548BD" w:rsidRDefault="005548BD" w:rsidP="005548BD">
      <w:pPr>
        <w:pStyle w:val="Code"/>
      </w:pPr>
      <w:r w:rsidRPr="005548BD">
        <w:t xml:space="preserve">            return string.Format(QueryStringFormat,</w:t>
      </w:r>
    </w:p>
    <w:p w14:paraId="5B5B9BB1" w14:textId="77777777" w:rsidR="005548BD" w:rsidRPr="005548BD" w:rsidRDefault="005548BD" w:rsidP="005548BD">
      <w:pPr>
        <w:pStyle w:val="Code"/>
      </w:pPr>
      <w:r w:rsidRPr="005548BD">
        <w:t xml:space="preserve">                inquiryResponse.PageNumber + 1,</w:t>
      </w:r>
    </w:p>
    <w:p w14:paraId="6470B163" w14:textId="77777777" w:rsidR="005548BD" w:rsidRPr="005548BD" w:rsidRDefault="005548BD" w:rsidP="005548BD">
      <w:pPr>
        <w:pStyle w:val="Code"/>
      </w:pPr>
      <w:r w:rsidRPr="005548BD">
        <w:t xml:space="preserve">                inquiryResponse.PageSize);</w:t>
      </w:r>
    </w:p>
    <w:p w14:paraId="525205DF" w14:textId="77777777" w:rsidR="005548BD" w:rsidRPr="005548BD" w:rsidRDefault="005548BD" w:rsidP="005548BD">
      <w:pPr>
        <w:pStyle w:val="Code"/>
      </w:pPr>
      <w:r w:rsidRPr="005548BD">
        <w:t xml:space="preserve">        }</w:t>
      </w:r>
    </w:p>
    <w:p w14:paraId="2FB80CDC" w14:textId="77777777" w:rsidR="005548BD" w:rsidRPr="005548BD" w:rsidRDefault="005548BD" w:rsidP="005548BD">
      <w:pPr>
        <w:pStyle w:val="Code"/>
      </w:pPr>
      <w:r w:rsidRPr="005548BD">
        <w:t xml:space="preserve">    }</w:t>
      </w:r>
    </w:p>
    <w:p w14:paraId="42D22D63" w14:textId="77777777" w:rsidR="005548BD" w:rsidRDefault="005548BD" w:rsidP="005548BD">
      <w:pPr>
        <w:pStyle w:val="Code"/>
      </w:pPr>
      <w:r w:rsidRPr="005548BD">
        <w:lastRenderedPageBreak/>
        <w:t>}</w:t>
      </w:r>
    </w:p>
    <w:p w14:paraId="14240429" w14:textId="77777777" w:rsidR="00A34D6D" w:rsidRDefault="00E713EB" w:rsidP="00C245E1">
      <w:pPr>
        <w:pStyle w:val="BodyTextCont"/>
      </w:pPr>
      <w:r>
        <w:t xml:space="preserve">The first thing we note is that a call to the </w:t>
      </w:r>
      <w:proofErr w:type="spellStart"/>
      <w:r w:rsidRPr="00E713EB">
        <w:rPr>
          <w:rStyle w:val="CodeInline"/>
        </w:rPr>
        <w:t>AddLinksInquiryResponse</w:t>
      </w:r>
      <w:proofErr w:type="spellEnd"/>
      <w:r>
        <w:t xml:space="preserve"> helper method has been added to </w:t>
      </w:r>
      <w:proofErr w:type="spellStart"/>
      <w:r w:rsidRPr="00E713EB">
        <w:rPr>
          <w:rStyle w:val="CodeInline"/>
        </w:rPr>
        <w:t>GetTasks</w:t>
      </w:r>
      <w:proofErr w:type="spellEnd"/>
      <w:r>
        <w:t xml:space="preserve">. This new method relies on the </w:t>
      </w:r>
      <w:proofErr w:type="spellStart"/>
      <w:r w:rsidRPr="00E713EB">
        <w:rPr>
          <w:rStyle w:val="CodeInline"/>
        </w:rPr>
        <w:t>ITaskLinkService</w:t>
      </w:r>
      <w:proofErr w:type="spellEnd"/>
      <w:r>
        <w:t xml:space="preserve"> and on the </w:t>
      </w:r>
      <w:r w:rsidRPr="00E713EB">
        <w:rPr>
          <w:rStyle w:val="CodeInline"/>
        </w:rPr>
        <w:t>Get*</w:t>
      </w:r>
      <w:proofErr w:type="spellStart"/>
      <w:r w:rsidRPr="00E713EB">
        <w:rPr>
          <w:rStyle w:val="CodeInline"/>
        </w:rPr>
        <w:t>PageQueryString</w:t>
      </w:r>
      <w:proofErr w:type="spellEnd"/>
      <w:r>
        <w:t xml:space="preserve"> helper methods. And, as you can see, the </w:t>
      </w:r>
      <w:r w:rsidRPr="00E713EB">
        <w:rPr>
          <w:rStyle w:val="CodeInline"/>
        </w:rPr>
        <w:t>Get*</w:t>
      </w:r>
      <w:proofErr w:type="spellStart"/>
      <w:r w:rsidRPr="00E713EB">
        <w:rPr>
          <w:rStyle w:val="CodeInline"/>
        </w:rPr>
        <w:t>PageQueryString</w:t>
      </w:r>
      <w:proofErr w:type="spellEnd"/>
      <w:r>
        <w:t xml:space="preserve"> methods are quite simple, each encapsulating a string formatting operation that builds an appropriate query string.</w:t>
      </w:r>
    </w:p>
    <w:p w14:paraId="44C06087" w14:textId="77777777" w:rsidR="00E713EB" w:rsidRDefault="00E713EB" w:rsidP="00C245E1">
      <w:pPr>
        <w:pStyle w:val="BodyTextCont"/>
      </w:pPr>
      <w:r>
        <w:t xml:space="preserve">Similarly, we modified the </w:t>
      </w:r>
      <w:proofErr w:type="spellStart"/>
      <w:r w:rsidRPr="00E713EB">
        <w:rPr>
          <w:rStyle w:val="CodeInline"/>
        </w:rPr>
        <w:t>GetTasks</w:t>
      </w:r>
      <w:proofErr w:type="spellEnd"/>
      <w:r>
        <w:t xml:space="preserve"> helper method to add a </w:t>
      </w:r>
      <w:proofErr w:type="spellStart"/>
      <w:r>
        <w:t>self link</w:t>
      </w:r>
      <w:proofErr w:type="spellEnd"/>
      <w:r>
        <w:t xml:space="preserve"> and child links to each </w:t>
      </w:r>
      <w:r w:rsidRPr="00E713EB">
        <w:rPr>
          <w:rStyle w:val="CodeInline"/>
        </w:rPr>
        <w:t>Task</w:t>
      </w:r>
      <w:r>
        <w:t xml:space="preserve"> service model object. These link-enhanced tasks are then packaged up in the </w:t>
      </w:r>
      <w:proofErr w:type="spellStart"/>
      <w:r w:rsidRPr="00E713EB">
        <w:rPr>
          <w:rStyle w:val="CodeInline"/>
        </w:rPr>
        <w:t>GetTasks</w:t>
      </w:r>
      <w:proofErr w:type="spellEnd"/>
      <w:r>
        <w:t xml:space="preserve"> interface method and returned to the caller, which</w:t>
      </w:r>
      <w:r w:rsidR="00C943F8">
        <w:t>,</w:t>
      </w:r>
      <w:r>
        <w:t xml:space="preserve"> </w:t>
      </w:r>
      <w:r w:rsidR="00C943F8">
        <w:t xml:space="preserve">as </w:t>
      </w:r>
      <w:r>
        <w:t>we remember</w:t>
      </w:r>
      <w:r w:rsidR="00C943F8">
        <w:t>,</w:t>
      </w:r>
      <w:r>
        <w:t xml:space="preserve"> is the </w:t>
      </w:r>
      <w:proofErr w:type="spellStart"/>
      <w:r w:rsidRPr="00E713EB">
        <w:rPr>
          <w:rStyle w:val="CodeInline"/>
        </w:rPr>
        <w:t>TasksController</w:t>
      </w:r>
      <w:proofErr w:type="spellEnd"/>
      <w:r>
        <w:t>.</w:t>
      </w:r>
    </w:p>
    <w:p w14:paraId="2343E766" w14:textId="77777777" w:rsidR="00C943F8" w:rsidRDefault="00C943F8" w:rsidP="00C943F8">
      <w:pPr>
        <w:pStyle w:val="BodyTextCon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w:t>
      </w:r>
      <w:proofErr w:type="spellStart"/>
      <w:r>
        <w:t>bhogg's</w:t>
      </w:r>
      <w:proofErr w:type="spellEnd"/>
      <w:r>
        <w:t xml:space="preserve"> credentials, as usual):</w:t>
      </w:r>
    </w:p>
    <w:p w14:paraId="7F10EB0C" w14:textId="77777777" w:rsidR="00BC437D" w:rsidRDefault="00BC437D" w:rsidP="00BC437D">
      <w:pPr>
        <w:pStyle w:val="CodeCaption"/>
      </w:pPr>
      <w:r>
        <w:t>Paged Tasks Request - With Links (abbreviated)</w:t>
      </w:r>
    </w:p>
    <w:p w14:paraId="47163800" w14:textId="77777777" w:rsidR="00BC437D" w:rsidRPr="00824DE5" w:rsidRDefault="00BC437D" w:rsidP="00BC437D">
      <w:pPr>
        <w:pStyle w:val="Code"/>
      </w:pPr>
      <w:r w:rsidRPr="00824DE5">
        <w:t>GET http://localhost:61589/api/v1/tasks?pageNumber=2&amp;pageSize=10 HTTP/1.1</w:t>
      </w:r>
    </w:p>
    <w:p w14:paraId="3A6F2F98" w14:textId="77777777" w:rsidR="00BC437D" w:rsidRPr="00824DE5" w:rsidRDefault="00BC437D" w:rsidP="00BC437D">
      <w:pPr>
        <w:pStyle w:val="Code"/>
      </w:pPr>
      <w:r w:rsidRPr="00824DE5">
        <w:t>Content-Type: text/json</w:t>
      </w:r>
    </w:p>
    <w:p w14:paraId="56819AA8" w14:textId="77777777" w:rsidR="00BC437D" w:rsidRPr="00824DE5" w:rsidRDefault="00BC437D" w:rsidP="00BC437D">
      <w:pPr>
        <w:pStyle w:val="Code"/>
      </w:pPr>
      <w:r w:rsidRPr="00824DE5">
        <w:t>Authorization: Basic YmhvZ2c6aWdub3JlZA==</w:t>
      </w:r>
    </w:p>
    <w:p w14:paraId="451700F6" w14:textId="23635C5B" w:rsidR="00BC437D" w:rsidRDefault="00BC437D" w:rsidP="00BC437D">
      <w:pPr>
        <w:pStyle w:val="FigureCaption"/>
      </w:pPr>
      <w:r>
        <w:t>Figure 7-</w:t>
      </w:r>
      <w:r w:rsidR="006C7326">
        <w:t>3</w:t>
      </w:r>
      <w:r>
        <w:t>. Paged Tasks Response - With Links (abbreviated)</w:t>
      </w:r>
    </w:p>
    <w:p w14:paraId="1E8CC6B8" w14:textId="17E3506D" w:rsidR="009519AA" w:rsidRDefault="006C7326" w:rsidP="009519AA">
      <w:r w:rsidRPr="006C7326">
        <w:rPr>
          <w:noProof/>
        </w:rPr>
        <w:lastRenderedPageBreak/>
        <w:drawing>
          <wp:inline distT="0" distB="0" distL="0" distR="0" wp14:anchorId="06912464" wp14:editId="2B950150">
            <wp:extent cx="4162378" cy="6103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9849" cy="6114799"/>
                    </a:xfrm>
                    <a:prstGeom prst="rect">
                      <a:avLst/>
                    </a:prstGeom>
                  </pic:spPr>
                </pic:pic>
              </a:graphicData>
            </a:graphic>
          </wp:inline>
        </w:drawing>
      </w:r>
    </w:p>
    <w:p w14:paraId="041A595A" w14:textId="0E60346E" w:rsidR="00BC437D" w:rsidRDefault="00BC437D" w:rsidP="009519AA">
      <w:pPr>
        <w:pStyle w:val="BodyTextCont"/>
      </w:pPr>
      <w:r>
        <w:t>We see that the links have now been added to the response. Links are</w:t>
      </w:r>
      <w:r w:rsidR="009519AA">
        <w:t xml:space="preserve"> present at the response level (</w:t>
      </w:r>
      <w:r w:rsidR="006C7326">
        <w:t xml:space="preserve">i.e., </w:t>
      </w:r>
      <w:r w:rsidR="009519AA">
        <w:t xml:space="preserve">the </w:t>
      </w:r>
      <w:r w:rsidR="009519AA" w:rsidRPr="009519AA">
        <w:rPr>
          <w:rStyle w:val="Emphasis"/>
        </w:rPr>
        <w:t>All Tasks Inquiry</w:t>
      </w:r>
      <w:r w:rsidR="009519AA">
        <w:t xml:space="preserve"> link and the page-specific inquiry links), the task level, and at the user level. Great work!</w:t>
      </w:r>
    </w:p>
    <w:p w14:paraId="01E296B5" w14:textId="77777777" w:rsidR="00A35F82" w:rsidRDefault="00A35F82" w:rsidP="00A35F82">
      <w:pPr>
        <w:pStyle w:val="Heading1"/>
      </w:pPr>
      <w:r>
        <w:lastRenderedPageBreak/>
        <w:t>Summary</w:t>
      </w:r>
    </w:p>
    <w:p w14:paraId="6CBC5C64" w14:textId="51CD9EF1" w:rsidR="00A80F6B" w:rsidRDefault="008D2619" w:rsidP="008D2619">
      <w:pPr>
        <w:pStyle w:val="BodyTextFirst"/>
      </w:pPr>
      <w:r>
        <w:t xml:space="preserve">We've reached the point in this book where we have implemented at least one example of </w:t>
      </w:r>
      <w:r w:rsidR="0080614D">
        <w:t>virtually everything</w:t>
      </w:r>
      <w:r>
        <w:t xml:space="preserve"> you need to know to build your own web </w:t>
      </w:r>
      <w:del w:id="190" w:author="Jamie Kurtz" w:date="2014-05-22T20:57:00Z">
        <w:r w:rsidDel="00AA57C6">
          <w:delText>api</w:delText>
        </w:r>
      </w:del>
      <w:ins w:id="191" w:author="Jamie Kurtz" w:date="2014-05-22T20:57:00Z">
        <w:r w:rsidR="00AA57C6">
          <w:t>API</w:t>
        </w:r>
      </w:ins>
      <w:r>
        <w:t>. We've implemented</w:t>
      </w:r>
      <w:r w:rsidR="0080614D">
        <w:t>:</w:t>
      </w:r>
    </w:p>
    <w:p w14:paraId="20F04436" w14:textId="3E3EAE24" w:rsidR="008D2619" w:rsidRDefault="008D2619" w:rsidP="008D2619">
      <w:pPr>
        <w:pStyle w:val="Bullet"/>
      </w:pPr>
      <w:r>
        <w:t>API versioning</w:t>
      </w:r>
    </w:p>
    <w:p w14:paraId="700950BC" w14:textId="306B2C04" w:rsidR="008D2619" w:rsidRDefault="008D2619" w:rsidP="008D2619">
      <w:pPr>
        <w:pStyle w:val="Bullet"/>
      </w:pPr>
      <w:r>
        <w:t>Routing</w:t>
      </w:r>
    </w:p>
    <w:p w14:paraId="02742F13" w14:textId="1B38E080" w:rsidR="008D2619" w:rsidRDefault="008D2619" w:rsidP="008D2619">
      <w:pPr>
        <w:pStyle w:val="Bullet"/>
      </w:pPr>
      <w:r>
        <w:t>Each of the main HTTP verbs</w:t>
      </w:r>
    </w:p>
    <w:p w14:paraId="05AB6470" w14:textId="64B16D4C" w:rsidR="008D2619" w:rsidRDefault="008D2619" w:rsidP="008D2619">
      <w:pPr>
        <w:pStyle w:val="Bullet"/>
      </w:pPr>
      <w:r>
        <w:t>Relationships</w:t>
      </w:r>
    </w:p>
    <w:p w14:paraId="1A8468B3" w14:textId="6E4B6E38" w:rsidR="008D2619" w:rsidRDefault="008D2619" w:rsidP="008D2619">
      <w:pPr>
        <w:pStyle w:val="Bullet"/>
      </w:pPr>
      <w:r>
        <w:t>Partial updates</w:t>
      </w:r>
    </w:p>
    <w:p w14:paraId="05BAE763" w14:textId="42B21C54" w:rsidR="008D2619" w:rsidRDefault="008D2619" w:rsidP="008D2619">
      <w:pPr>
        <w:pStyle w:val="Bullet"/>
      </w:pPr>
      <w:r>
        <w:t>Hypermedia links</w:t>
      </w:r>
    </w:p>
    <w:p w14:paraId="2E886C5E" w14:textId="79796C5E" w:rsidR="008D2619" w:rsidRDefault="008D2619" w:rsidP="008D2619">
      <w:pPr>
        <w:pStyle w:val="Bullet"/>
      </w:pPr>
      <w:r>
        <w:t>Paging of results</w:t>
      </w:r>
    </w:p>
    <w:p w14:paraId="45F5959C" w14:textId="423F452A" w:rsidR="008D2619" w:rsidRDefault="008D2619" w:rsidP="008D2619">
      <w:pPr>
        <w:pStyle w:val="Bullet"/>
      </w:pPr>
      <w:r>
        <w:t>Non-resource API operations</w:t>
      </w:r>
    </w:p>
    <w:p w14:paraId="104D2F35" w14:textId="5BBD6D8F" w:rsidR="008D2619" w:rsidRDefault="008D2619" w:rsidP="008D2619">
      <w:pPr>
        <w:pStyle w:val="Bullet"/>
      </w:pPr>
      <w:r>
        <w:t>Persistence</w:t>
      </w:r>
    </w:p>
    <w:p w14:paraId="7C18BAA6" w14:textId="45F70208" w:rsidR="008D2619" w:rsidRDefault="008D2619" w:rsidP="008D2619">
      <w:pPr>
        <w:pStyle w:val="Bullet"/>
      </w:pPr>
      <w:r>
        <w:t>Dependency Injection</w:t>
      </w:r>
    </w:p>
    <w:p w14:paraId="0D20FF83" w14:textId="4E25E2AE" w:rsidR="008D2619" w:rsidRDefault="008D2619" w:rsidP="008D2619">
      <w:pPr>
        <w:pStyle w:val="Bullet"/>
      </w:pPr>
      <w:r>
        <w:t>Tracing / Logging</w:t>
      </w:r>
    </w:p>
    <w:p w14:paraId="3015C4A6" w14:textId="30F38FA8" w:rsidR="008D2619" w:rsidRDefault="008D2619" w:rsidP="008D2619">
      <w:pPr>
        <w:pStyle w:val="Bullet"/>
      </w:pPr>
      <w:r>
        <w:t>Error handling</w:t>
      </w:r>
    </w:p>
    <w:p w14:paraId="1E7606E7" w14:textId="091BE674" w:rsidR="008D2619" w:rsidRDefault="008D2619" w:rsidP="008D2619">
      <w:pPr>
        <w:pStyle w:val="Bullet"/>
      </w:pPr>
      <w:r>
        <w:t>Input validation</w:t>
      </w:r>
    </w:p>
    <w:p w14:paraId="0ADADB4E" w14:textId="44D7823A" w:rsidR="008D2619" w:rsidRDefault="008D2619" w:rsidP="008D2619">
      <w:pPr>
        <w:pStyle w:val="Bullet"/>
      </w:pPr>
      <w:r>
        <w:t>Authentication / authorization</w:t>
      </w:r>
    </w:p>
    <w:p w14:paraId="0E649C94" w14:textId="4B2C6AA0" w:rsidR="008D2619" w:rsidRDefault="008D2619" w:rsidP="008D2619">
      <w:pPr>
        <w:pStyle w:val="Bullet"/>
      </w:pPr>
      <w:r>
        <w:t>Auditing</w:t>
      </w:r>
    </w:p>
    <w:p w14:paraId="1AABC835" w14:textId="0B945CB5" w:rsidR="008D2619" w:rsidRPr="00A80F6B" w:rsidRDefault="0080614D" w:rsidP="008D2619">
      <w:pPr>
        <w:pStyle w:val="Bullet"/>
      </w:pPr>
      <w:r>
        <w:t>Removing sensitive data from response messages</w:t>
      </w:r>
    </w:p>
    <w:p w14:paraId="113162D7" w14:textId="3B35B69A" w:rsidR="00F43B70" w:rsidRDefault="0080614D" w:rsidP="0080614D">
      <w:pPr>
        <w:pStyle w:val="BodyTextCont"/>
      </w:pPr>
      <w:r>
        <w:t>And we did it in such a way as to leverage and highlight the great framework-level support you get from the ASP.NET Web API.</w:t>
      </w:r>
    </w:p>
    <w:p w14:paraId="16AB14DA" w14:textId="4D02178B" w:rsidR="0080614D" w:rsidRDefault="0080614D" w:rsidP="0080614D">
      <w:pPr>
        <w:pStyle w:val="BodyTextCont"/>
      </w:pPr>
      <w:r>
        <w:t>In the next chapter we will demonstrate how ASP.NET Web API can be leveraged to support existing "legacy" (SOAP-based) clients</w:t>
      </w:r>
      <w:r w:rsidR="007E07FF">
        <w:t>. Then</w:t>
      </w:r>
      <w:r>
        <w:t>, in Chapter 9</w:t>
      </w:r>
      <w:r w:rsidR="007E07FF">
        <w:t>,</w:t>
      </w:r>
      <w:r>
        <w:t xml:space="preserve"> </w:t>
      </w:r>
      <w:r w:rsidR="007E07FF">
        <w:t xml:space="preserve">we'll wrap things up </w:t>
      </w:r>
      <w:r>
        <w:t>with some unit testing and a Web page that consumes our task-management service.</w:t>
      </w:r>
    </w:p>
    <w:p w14:paraId="2EA99BE9" w14:textId="77777777" w:rsidR="00F43B70" w:rsidRPr="00EB3C44" w:rsidRDefault="00F43B70" w:rsidP="00F43B70"/>
    <w:sectPr w:rsidR="00F43B70" w:rsidRPr="00EB3C44" w:rsidSect="003173BC">
      <w:headerReference w:type="even" r:id="rId17"/>
      <w:headerReference w:type="default" r:id="rId18"/>
      <w:footerReference w:type="even" r:id="rId19"/>
      <w:footerReference w:type="default" r:id="rId20"/>
      <w:headerReference w:type="first" r:id="rId21"/>
      <w:footerReference w:type="first" r:id="rId2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Jamie Kurtz" w:date="2014-05-22T18:35:00Z" w:initials="JK">
    <w:p w14:paraId="13CD476B" w14:textId="06DAB1CD" w:rsidR="00D76B41" w:rsidRDefault="00D76B41">
      <w:r>
        <w:annotationRef/>
      </w:r>
      <w:r>
        <w:t>Mention why these are public virtual (i.e. unit testing</w:t>
      </w:r>
      <w:proofErr w:type="gramStart"/>
      <w:r>
        <w:t>) ??</w:t>
      </w:r>
      <w:proofErr w:type="gramEnd"/>
    </w:p>
  </w:comment>
  <w:comment w:id="17" w:author="Jamie Kurtz" w:date="2014-05-22T18:43:00Z" w:initials="JK">
    <w:p w14:paraId="319D99F7" w14:textId="59109917" w:rsidR="00D76B41" w:rsidRDefault="00D76B41">
      <w:r>
        <w:annotationRef/>
      </w:r>
      <w:r>
        <w:t>"</w:t>
      </w:r>
      <w:proofErr w:type="gramStart"/>
      <w:r>
        <w:t>full</w:t>
      </w:r>
      <w:proofErr w:type="gramEnd"/>
      <w:r>
        <w:t>" or "complete"? Will the user be adding these links later?</w:t>
      </w:r>
    </w:p>
  </w:comment>
  <w:comment w:id="61" w:author="Jamie Kurtz" w:date="2014-05-22T19:06:00Z" w:initials="JK">
    <w:p w14:paraId="43F7EBA7" w14:textId="50522688" w:rsidR="005B1E58" w:rsidRDefault="005B1E58">
      <w:r>
        <w:annotationRef/>
      </w:r>
      <w:r>
        <w:t>Does [Key] make the property not editable?</w:t>
      </w:r>
    </w:p>
  </w:comment>
  <w:comment w:id="69" w:author="Jamie Kurtz" w:date="2014-05-22T19:16:00Z" w:initials="JK">
    <w:p w14:paraId="1AEC0BAB" w14:textId="44291103" w:rsidR="00384472" w:rsidRDefault="00384472">
      <w:r>
        <w:annotationRef/>
      </w:r>
      <w:r>
        <w:t>What kind of garbage? Example?</w:t>
      </w:r>
    </w:p>
  </w:comment>
  <w:comment w:id="90" w:author="Jamie Kurtz" w:date="2014-05-22T19:29:00Z" w:initials="JK">
    <w:p w14:paraId="363551E3" w14:textId="3F0B7BA7" w:rsidR="00296926" w:rsidRDefault="00296926">
      <w:r>
        <w:annotationRef/>
      </w:r>
      <w:r>
        <w:t xml:space="preserve">"Sure, this looks a </w:t>
      </w:r>
      <w:proofErr w:type="spellStart"/>
      <w:r>
        <w:t>liittle</w:t>
      </w:r>
      <w:proofErr w:type="spellEnd"/>
      <w:r>
        <w:t xml:space="preserve"> OData-</w:t>
      </w:r>
      <w:proofErr w:type="spellStart"/>
      <w:r>
        <w:t>ish</w:t>
      </w:r>
      <w:proofErr w:type="spellEnd"/>
      <w:r>
        <w:t xml:space="preserve">, but as we mentioned previously, we've opted to avoid exposing our data models via </w:t>
      </w:r>
      <w:proofErr w:type="spellStart"/>
      <w:r>
        <w:t>IQueryable</w:t>
      </w:r>
      <w:proofErr w:type="spellEnd"/>
      <w:r>
        <w:t>"</w:t>
      </w:r>
    </w:p>
  </w:comment>
  <w:comment w:id="101" w:author="Jamie Kurtz" w:date="2014-05-22T19:34:00Z" w:initials="JK">
    <w:p w14:paraId="6C091226" w14:textId="2AF7A71D" w:rsidR="0048376C" w:rsidRDefault="0048376C">
      <w:r>
        <w:annotationRef/>
      </w:r>
      <w:r>
        <w:t xml:space="preserve">What happens if </w:t>
      </w:r>
      <w:proofErr w:type="spellStart"/>
      <w:r>
        <w:t>valueAsString</w:t>
      </w:r>
      <w:proofErr w:type="spellEnd"/>
      <w:r>
        <w:t xml:space="preserve"> isn't a </w:t>
      </w:r>
      <w:proofErr w:type="gramStart"/>
      <w:r>
        <w:t>T ?</w:t>
      </w:r>
      <w:proofErr w:type="gramEnd"/>
    </w:p>
  </w:comment>
  <w:comment w:id="120" w:author="Jamie Kurtz" w:date="2014-05-22T19:43:00Z" w:initials="JK">
    <w:p w14:paraId="1EC8EBE0" w14:textId="2F06175C" w:rsidR="00C02305" w:rsidRDefault="00C02305">
      <w:r>
        <w:annotationRef/>
      </w:r>
      <w:r>
        <w:t xml:space="preserve">Should this be bounded by </w:t>
      </w:r>
      <w:proofErr w:type="spellStart"/>
      <w:proofErr w:type="gramStart"/>
      <w:r>
        <w:t>totalItemCount</w:t>
      </w:r>
      <w:proofErr w:type="spellEnd"/>
      <w:r>
        <w:t xml:space="preserve"> ?</w:t>
      </w:r>
      <w:proofErr w:type="gramEnd"/>
    </w:p>
  </w:comment>
  <w:comment w:id="134" w:author="Jamie Kurtz" w:date="2014-05-22T19:56:00Z" w:initials="JK">
    <w:p w14:paraId="7B154961" w14:textId="5CB3AF5A" w:rsidR="00C02305" w:rsidRDefault="00C02305">
      <w:r>
        <w:annotationRef/>
      </w:r>
      <w:r>
        <w:t xml:space="preserve">What? </w:t>
      </w:r>
    </w:p>
  </w:comment>
  <w:comment w:id="162" w:author="Jamie Kurtz" w:date="2014-05-22T20:30:00Z" w:initials="JK">
    <w:p w14:paraId="7896B138" w14:textId="1DC86D82" w:rsidR="00BF5614" w:rsidRDefault="00BF5614">
      <w:r>
        <w:annotationRef/>
      </w:r>
      <w:r>
        <w:t>Would be a great class in our Fusion Alliance open source libraries!</w:t>
      </w:r>
    </w:p>
  </w:comment>
  <w:comment w:id="163" w:author="Jamie Kurtz" w:date="2014-05-22T20:29:00Z" w:initials="JK">
    <w:p w14:paraId="0FE78E58" w14:textId="15B1D033" w:rsidR="00451C8C" w:rsidRDefault="00451C8C">
      <w:r>
        <w:annotationRef/>
      </w:r>
      <w:r>
        <w:t xml:space="preserve">Shouldn't this be on an </w:t>
      </w:r>
      <w:proofErr w:type="spellStart"/>
      <w:r>
        <w:t>IHttpRequest</w:t>
      </w:r>
      <w:proofErr w:type="spellEnd"/>
      <w:r>
        <w:t xml:space="preserve"> object or something?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CD476B" w15:done="0"/>
  <w15:commentEx w15:paraId="319D99F7" w15:done="0"/>
  <w15:commentEx w15:paraId="43F7EBA7" w15:done="0"/>
  <w15:commentEx w15:paraId="1AEC0BAB" w15:done="0"/>
  <w15:commentEx w15:paraId="363551E3" w15:done="0"/>
  <w15:commentEx w15:paraId="6C091226" w15:done="0"/>
  <w15:commentEx w15:paraId="1EC8EBE0" w15:done="0"/>
  <w15:commentEx w15:paraId="7B154961" w15:done="0"/>
  <w15:commentEx w15:paraId="7896B138" w15:done="0"/>
  <w15:commentEx w15:paraId="0FE78E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C1161" w14:textId="77777777" w:rsidR="0091525F" w:rsidRDefault="0091525F">
      <w:r>
        <w:separator/>
      </w:r>
    </w:p>
  </w:endnote>
  <w:endnote w:type="continuationSeparator" w:id="0">
    <w:p w14:paraId="18C9804B" w14:textId="77777777" w:rsidR="0091525F" w:rsidRDefault="00915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C2A79B6-01C5-4ECB-A496-AC36B7561A7E}"/>
    <w:embedBold r:id="rId2" w:fontKey="{8D9F8AD9-6DC5-4161-81AE-07F69B824D2D}"/>
    <w:embedItalic r:id="rId3" w:fontKey="{EFD5623A-06B2-4AAD-A35E-1C22ABFDB9E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2CDB734B-C00B-455B-ACC6-959B7858588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8594D95E-E874-4EC6-AC48-8D7EE0431DE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3C2BB4F-EB86-48BE-BAE6-1588A9670730}"/>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6CD3546A-E331-4FAA-99C1-732B7E384D86}"/>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A1FBB4CB-D388-4D1A-9B62-F694B723488A}"/>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427A84" w:rsidRPr="00222F70" w:rsidRDefault="00427A8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428B0">
      <w:rPr>
        <w:rStyle w:val="PageNumber"/>
        <w:noProof/>
      </w:rPr>
      <w:t>50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427A84" w:rsidRPr="00222F70" w:rsidRDefault="00427A8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428B0">
      <w:rPr>
        <w:rStyle w:val="PageNumber"/>
        <w:noProof/>
      </w:rPr>
      <w:t>51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427A84" w:rsidRDefault="00427A8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D7E20">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F8C6F" w14:textId="77777777" w:rsidR="0091525F" w:rsidRDefault="0091525F">
      <w:r>
        <w:separator/>
      </w:r>
    </w:p>
  </w:footnote>
  <w:footnote w:type="continuationSeparator" w:id="0">
    <w:p w14:paraId="1FB6F6DF" w14:textId="77777777" w:rsidR="0091525F" w:rsidRDefault="009152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77777777" w:rsidR="00427A84" w:rsidRPr="003C7D0E" w:rsidRDefault="00427A84"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77777777" w:rsidR="00427A84" w:rsidRPr="002A45BE" w:rsidRDefault="00427A84"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7777777" w:rsidR="00427A84" w:rsidRDefault="00427A84"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221F7DE5" w14:textId="77777777" w:rsidR="00427A84" w:rsidRPr="00B44665" w:rsidRDefault="00427A8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1E68"/>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8F1"/>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84"/>
    <w:rsid w:val="00427AE3"/>
    <w:rsid w:val="0043083A"/>
    <w:rsid w:val="004342A1"/>
    <w:rsid w:val="0043620B"/>
    <w:rsid w:val="00443636"/>
    <w:rsid w:val="00443B77"/>
    <w:rsid w:val="0044656B"/>
    <w:rsid w:val="00446E3D"/>
    <w:rsid w:val="004472EE"/>
    <w:rsid w:val="004479EB"/>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D7E20"/>
    <w:rsid w:val="004E2A10"/>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1E58"/>
    <w:rsid w:val="005B20ED"/>
    <w:rsid w:val="005B300D"/>
    <w:rsid w:val="005B3DC7"/>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97FE0"/>
    <w:rsid w:val="006A2A95"/>
    <w:rsid w:val="006A4B5F"/>
    <w:rsid w:val="006B2177"/>
    <w:rsid w:val="006B5972"/>
    <w:rsid w:val="006C4383"/>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0F1A"/>
    <w:rsid w:val="00781206"/>
    <w:rsid w:val="00782496"/>
    <w:rsid w:val="00784799"/>
    <w:rsid w:val="0078486E"/>
    <w:rsid w:val="00785A42"/>
    <w:rsid w:val="007872AA"/>
    <w:rsid w:val="00787C30"/>
    <w:rsid w:val="00791357"/>
    <w:rsid w:val="0079171C"/>
    <w:rsid w:val="00791EDE"/>
    <w:rsid w:val="00793799"/>
    <w:rsid w:val="00793F9E"/>
    <w:rsid w:val="00795795"/>
    <w:rsid w:val="007964ED"/>
    <w:rsid w:val="00796812"/>
    <w:rsid w:val="007A0F7B"/>
    <w:rsid w:val="007A1D5F"/>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2619"/>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24A9"/>
    <w:rsid w:val="0097431C"/>
    <w:rsid w:val="00976A10"/>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7F49"/>
    <w:rsid w:val="009C0183"/>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229"/>
    <w:rsid w:val="00AA2CCB"/>
    <w:rsid w:val="00AA3225"/>
    <w:rsid w:val="00AA3A12"/>
    <w:rsid w:val="00AA4AB4"/>
    <w:rsid w:val="00AA57C6"/>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552B"/>
    <w:rsid w:val="00C9118F"/>
    <w:rsid w:val="00C911EE"/>
    <w:rsid w:val="00C9324F"/>
    <w:rsid w:val="00C943F8"/>
    <w:rsid w:val="00C951D2"/>
    <w:rsid w:val="00C95940"/>
    <w:rsid w:val="00C96771"/>
    <w:rsid w:val="00C96D09"/>
    <w:rsid w:val="00CA0087"/>
    <w:rsid w:val="00CA0239"/>
    <w:rsid w:val="00CA0C8E"/>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6B41"/>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28B0"/>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C5245"/>
    <w:rsid w:val="00FC648F"/>
    <w:rsid w:val="00FC64BA"/>
    <w:rsid w:val="00FC69EC"/>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D7E2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D7E20"/>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D7E20"/>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D7E20"/>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D7E20"/>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D7E20"/>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4D7E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D7E20"/>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D7E20"/>
    <w:pPr>
      <w:keepLines/>
      <w:numPr>
        <w:numId w:val="4"/>
      </w:numPr>
      <w:spacing w:before="120" w:after="120" w:line="240" w:lineRule="auto"/>
      <w:ind w:right="864"/>
    </w:pPr>
    <w:rPr>
      <w:rFonts w:ascii="Utopia" w:hAnsi="Utopia"/>
      <w:sz w:val="18"/>
    </w:rPr>
  </w:style>
  <w:style w:type="character" w:customStyle="1" w:styleId="CodeBold">
    <w:name w:val="Code Bold"/>
    <w:rsid w:val="004D7E20"/>
    <w:rPr>
      <w:rFonts w:ascii="TheSansMonoConBlack" w:hAnsi="TheSansMonoConBlack"/>
      <w:sz w:val="18"/>
    </w:rPr>
  </w:style>
  <w:style w:type="paragraph" w:customStyle="1" w:styleId="ChapterNumber">
    <w:name w:val="Chapter Number"/>
    <w:next w:val="Normal"/>
    <w:autoRedefine/>
    <w:qFormat/>
    <w:rsid w:val="004D7E20"/>
    <w:pPr>
      <w:keepNext/>
      <w:spacing w:after="240"/>
    </w:pPr>
    <w:rPr>
      <w:rFonts w:ascii="Arial" w:hAnsi="Arial"/>
      <w:b/>
      <w:caps/>
      <w:sz w:val="28"/>
      <w:szCs w:val="28"/>
    </w:rPr>
  </w:style>
  <w:style w:type="paragraph" w:customStyle="1" w:styleId="ChapterTitle">
    <w:name w:val="Chapter Title"/>
    <w:next w:val="Normal"/>
    <w:rsid w:val="004D7E20"/>
    <w:pPr>
      <w:spacing w:before="240" w:after="1200"/>
    </w:pPr>
    <w:rPr>
      <w:rFonts w:ascii="Arial Narrow" w:hAnsi="Arial Narrow"/>
      <w:b/>
      <w:sz w:val="60"/>
      <w:szCs w:val="48"/>
    </w:rPr>
  </w:style>
  <w:style w:type="paragraph" w:customStyle="1" w:styleId="FigureCaption">
    <w:name w:val="Figure Caption"/>
    <w:next w:val="Normal"/>
    <w:qFormat/>
    <w:rsid w:val="004D7E20"/>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D7E20"/>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D7E20"/>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D7E20"/>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4D7E20"/>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D7E20"/>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D7E20"/>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D7E20"/>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D7E20"/>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D7E20"/>
    <w:pPr>
      <w:spacing w:before="120" w:after="120"/>
      <w:contextualSpacing/>
    </w:pPr>
    <w:rPr>
      <w:rFonts w:ascii="Utopia" w:hAnsi="Utopia"/>
      <w:sz w:val="18"/>
    </w:rPr>
  </w:style>
  <w:style w:type="paragraph" w:customStyle="1" w:styleId="TableCaption">
    <w:name w:val="Table Caption"/>
    <w:basedOn w:val="FigureCaption"/>
    <w:next w:val="Normal"/>
    <w:qFormat/>
    <w:rsid w:val="004D7E20"/>
    <w:pPr>
      <w:spacing w:after="120"/>
    </w:pPr>
  </w:style>
  <w:style w:type="paragraph" w:customStyle="1" w:styleId="TableHead">
    <w:name w:val="Table Head"/>
    <w:next w:val="Normal"/>
    <w:rsid w:val="004D7E20"/>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D7E20"/>
    <w:pPr>
      <w:spacing w:before="60" w:after="240"/>
      <w:contextualSpacing/>
    </w:pPr>
    <w:rPr>
      <w:rFonts w:ascii="Utopia" w:hAnsi="Utopia"/>
      <w:i/>
      <w:sz w:val="18"/>
    </w:rPr>
  </w:style>
  <w:style w:type="table" w:styleId="TableGrid">
    <w:name w:val="Table Grid"/>
    <w:basedOn w:val="TableNormal"/>
    <w:rsid w:val="004D7E20"/>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D7E20"/>
    <w:pPr>
      <w:numPr>
        <w:numId w:val="0"/>
      </w:numPr>
      <w:ind w:left="864"/>
    </w:pPr>
  </w:style>
  <w:style w:type="paragraph" w:customStyle="1" w:styleId="NumList">
    <w:name w:val="Num List"/>
    <w:basedOn w:val="Normal"/>
    <w:rsid w:val="004D7E20"/>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4D7E20"/>
    <w:pPr>
      <w:spacing w:before="0"/>
      <w:ind w:left="0" w:right="0"/>
      <w:jc w:val="right"/>
    </w:pPr>
    <w:rPr>
      <w:i w:val="0"/>
    </w:rPr>
  </w:style>
  <w:style w:type="paragraph" w:customStyle="1" w:styleId="ExerciseHead">
    <w:name w:val="Exercise Head"/>
    <w:basedOn w:val="Normal"/>
    <w:next w:val="Normal"/>
    <w:rsid w:val="004D7E2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D7E20"/>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D7E20"/>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D7E20"/>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D7E20"/>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D7E20"/>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D7E20"/>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D7E20"/>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D7E20"/>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D7E20"/>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D7E20"/>
  </w:style>
  <w:style w:type="paragraph" w:customStyle="1" w:styleId="SideBarSubhead">
    <w:name w:val="Side Bar Subhead"/>
    <w:basedOn w:val="Normal"/>
    <w:rsid w:val="004D7E20"/>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D7E20"/>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D7E20"/>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D7E20"/>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D7E20"/>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D7E20"/>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D7E20"/>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D7E2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D7E20"/>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D7E20"/>
    <w:pPr>
      <w:spacing w:before="120" w:after="120"/>
    </w:pPr>
    <w:rPr>
      <w:rFonts w:ascii="Arial" w:hAnsi="Arial"/>
      <w:sz w:val="18"/>
    </w:rPr>
  </w:style>
  <w:style w:type="paragraph" w:styleId="Revision">
    <w:name w:val="Revision"/>
    <w:hidden/>
    <w:uiPriority w:val="99"/>
    <w:semiHidden/>
    <w:rsid w:val="004D7E20"/>
    <w:rPr>
      <w:rFonts w:ascii="Calibri" w:eastAsia="Calibri" w:hAnsi="Calibri"/>
      <w:sz w:val="22"/>
      <w:szCs w:val="22"/>
    </w:rPr>
  </w:style>
  <w:style w:type="character" w:styleId="IntenseEmphasis">
    <w:name w:val="Intense Emphasis"/>
    <w:basedOn w:val="DefaultParagraphFont"/>
    <w:uiPriority w:val="21"/>
    <w:qFormat/>
    <w:rsid w:val="004D7E20"/>
    <w:rPr>
      <w:b/>
      <w:bCs/>
      <w:i/>
      <w:iCs/>
      <w:color w:val="auto"/>
    </w:rPr>
  </w:style>
  <w:style w:type="character" w:styleId="Emphasis">
    <w:name w:val="Emphasis"/>
    <w:basedOn w:val="DefaultParagraphFont"/>
    <w:qFormat/>
    <w:rsid w:val="004D7E20"/>
    <w:rPr>
      <w:i/>
      <w:iCs/>
    </w:rPr>
  </w:style>
  <w:style w:type="character" w:styleId="Strong">
    <w:name w:val="Strong"/>
    <w:basedOn w:val="DefaultParagraphFont"/>
    <w:qFormat/>
    <w:rsid w:val="004D7E20"/>
    <w:rPr>
      <w:b/>
      <w:bCs/>
    </w:rPr>
  </w:style>
  <w:style w:type="paragraph" w:styleId="Subtitle">
    <w:name w:val="Subtitle"/>
    <w:basedOn w:val="Normal"/>
    <w:next w:val="Normal"/>
    <w:link w:val="SubtitleChar"/>
    <w:qFormat/>
    <w:rsid w:val="004D7E20"/>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D7E20"/>
    <w:rPr>
      <w:rFonts w:ascii="ZapfDingbats" w:hAnsi="ZapfDingbats"/>
      <w:color w:val="auto"/>
      <w:szCs w:val="24"/>
    </w:rPr>
  </w:style>
  <w:style w:type="paragraph" w:customStyle="1" w:styleId="Code">
    <w:name w:val="Code"/>
    <w:basedOn w:val="Normal"/>
    <w:link w:val="CodeChar"/>
    <w:qFormat/>
    <w:rsid w:val="004D7E20"/>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D7E20"/>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localhost:61589/api/v1/tasks/17"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1E2D86D6-EEDA-4610-A45F-92AFD91D8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252</TotalTime>
  <Pages>52</Pages>
  <Words>14331</Words>
  <Characters>81689</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37</cp:revision>
  <cp:lastPrinted>2012-09-27T18:23:00Z</cp:lastPrinted>
  <dcterms:created xsi:type="dcterms:W3CDTF">2014-05-21T00:09:00Z</dcterms:created>
  <dcterms:modified xsi:type="dcterms:W3CDTF">2014-05-23T02:03:00Z</dcterms:modified>
</cp:coreProperties>
</file>