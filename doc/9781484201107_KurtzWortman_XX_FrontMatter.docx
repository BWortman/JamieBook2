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2844" w:rsidRPr="00C96A39" w:rsidRDefault="00ED00B3" w:rsidP="00C96A39">
      <w:pPr>
        <w:pStyle w:val="FMBookTitle"/>
      </w:pPr>
      <w:r w:rsidRPr="00ED00B3">
        <w:t>ASP.NET Web API 2: Building a REST Service from Start to Finish</w:t>
      </w:r>
    </w:p>
    <w:p w:rsidR="00612991" w:rsidRDefault="00612991" w:rsidP="00612991">
      <w:pPr>
        <w:pStyle w:val="FMText"/>
      </w:pPr>
    </w:p>
    <w:p w:rsidR="00612991" w:rsidRDefault="00612991" w:rsidP="00612991">
      <w:pPr>
        <w:pStyle w:val="FMText"/>
      </w:pPr>
    </w:p>
    <w:p w:rsidR="00612991" w:rsidRDefault="00612991" w:rsidP="00612991">
      <w:pPr>
        <w:pStyle w:val="FMText"/>
      </w:pPr>
    </w:p>
    <w:p w:rsidR="00612991" w:rsidRDefault="00612991" w:rsidP="00612991">
      <w:pPr>
        <w:pStyle w:val="FMText"/>
      </w:pPr>
    </w:p>
    <w:p w:rsidR="00612991" w:rsidRDefault="00612991" w:rsidP="00612991">
      <w:pPr>
        <w:pStyle w:val="FMText"/>
      </w:pPr>
    </w:p>
    <w:p w:rsidR="00612991" w:rsidRDefault="00612991" w:rsidP="00612991">
      <w:pPr>
        <w:pStyle w:val="FMText"/>
      </w:pPr>
    </w:p>
    <w:p w:rsidR="00612991" w:rsidRDefault="00612991" w:rsidP="00612991">
      <w:pPr>
        <w:pStyle w:val="FMText"/>
      </w:pPr>
    </w:p>
    <w:p w:rsidR="00612991" w:rsidRDefault="00612991" w:rsidP="00612991">
      <w:pPr>
        <w:pStyle w:val="FMText"/>
      </w:pPr>
    </w:p>
    <w:p w:rsidR="00612991" w:rsidRDefault="00612991" w:rsidP="00612991">
      <w:pPr>
        <w:pStyle w:val="FMText"/>
      </w:pPr>
    </w:p>
    <w:p w:rsidR="00612991" w:rsidRDefault="00612991" w:rsidP="00612991">
      <w:pPr>
        <w:pStyle w:val="FMText"/>
      </w:pPr>
    </w:p>
    <w:p w:rsidR="00612991" w:rsidRDefault="00612991" w:rsidP="00612991">
      <w:pPr>
        <w:pStyle w:val="FMText"/>
      </w:pPr>
    </w:p>
    <w:p w:rsidR="00A81CA4" w:rsidRPr="00652844" w:rsidRDefault="00453077" w:rsidP="00453077">
      <w:pPr>
        <w:pStyle w:val="FMAuthor"/>
        <w:rPr>
          <w:rStyle w:val="GrayDingbat"/>
        </w:rPr>
      </w:pPr>
      <w:r w:rsidRPr="00652844">
        <w:rPr>
          <w:rStyle w:val="GrayDingbat"/>
        </w:rPr>
        <w:t></w:t>
      </w:r>
      <w:r w:rsidR="00A81CA4" w:rsidRPr="00652844">
        <w:rPr>
          <w:rStyle w:val="GrayDingbat"/>
        </w:rPr>
        <w:t></w:t>
      </w:r>
      <w:r w:rsidR="00A81CA4" w:rsidRPr="00652844">
        <w:rPr>
          <w:rStyle w:val="GrayDingbat"/>
        </w:rPr>
        <w:t></w:t>
      </w:r>
      <w:r w:rsidR="00A81CA4" w:rsidRPr="00652844">
        <w:rPr>
          <w:rStyle w:val="GrayDingbat"/>
        </w:rPr>
        <w:t></w:t>
      </w:r>
      <w:r w:rsidR="00A81CA4" w:rsidRPr="00652844">
        <w:rPr>
          <w:rStyle w:val="GrayDingbat"/>
        </w:rPr>
        <w:t></w:t>
      </w:r>
    </w:p>
    <w:p w:rsidR="00453077" w:rsidRDefault="00ED00B3" w:rsidP="00453077">
      <w:pPr>
        <w:pStyle w:val="FMAuthor"/>
      </w:pPr>
      <w:r>
        <w:t>Jamie Kurtz</w:t>
      </w:r>
    </w:p>
    <w:p w:rsidR="00612991" w:rsidRDefault="00ED00B3" w:rsidP="00453077">
      <w:pPr>
        <w:pStyle w:val="FMAuthor"/>
      </w:pPr>
      <w:r>
        <w:t>Brian Wortman</w:t>
      </w:r>
    </w:p>
    <w:p w:rsidR="00612991" w:rsidRPr="00453077" w:rsidRDefault="00612991" w:rsidP="00453077">
      <w:pPr>
        <w:pStyle w:val="FMAuthor"/>
      </w:pPr>
    </w:p>
    <w:p w:rsidR="00453077" w:rsidRDefault="00612991" w:rsidP="00612991">
      <w:pPr>
        <w:pStyle w:val="FMAuthor"/>
        <w:jc w:val="right"/>
      </w:pPr>
      <w:r>
        <w:rPr>
          <w:noProof/>
        </w:rPr>
        <w:drawing>
          <wp:inline distT="0" distB="0" distL="0" distR="0">
            <wp:extent cx="748030" cy="178435"/>
            <wp:effectExtent l="0" t="0" r="0" b="0"/>
            <wp:docPr id="1" name="Picture 1" descr="C:\Users\Blitz\Documents\My Documents\Logos\Apress(r)_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itz\Documents\My Documents\Logos\Apress(r)_K.eps"/>
                    <pic:cNvPicPr>
                      <a:picLocks noChangeAspect="1" noChangeArrowheads="1"/>
                    </pic:cNvPicPr>
                  </pic:nvPicPr>
                  <pic:blipFill>
                    <a:blip r:embed="rId11" cstate="print"/>
                    <a:srcRect/>
                    <a:stretch>
                      <a:fillRect/>
                    </a:stretch>
                  </pic:blipFill>
                  <pic:spPr bwMode="auto">
                    <a:xfrm>
                      <a:off x="0" y="0"/>
                      <a:ext cx="748030" cy="178435"/>
                    </a:xfrm>
                    <a:prstGeom prst="rect">
                      <a:avLst/>
                    </a:prstGeom>
                    <a:noFill/>
                    <a:ln w="9525">
                      <a:noFill/>
                      <a:miter lim="800000"/>
                      <a:headEnd/>
                      <a:tailEnd/>
                    </a:ln>
                  </pic:spPr>
                </pic:pic>
              </a:graphicData>
            </a:graphic>
          </wp:inline>
        </w:drawing>
      </w:r>
      <w:r w:rsidR="00453077">
        <w:br w:type="page"/>
      </w:r>
    </w:p>
    <w:p w:rsidR="00ED00B3" w:rsidRDefault="00ED00B3" w:rsidP="006F2999">
      <w:pPr>
        <w:pStyle w:val="FMCopyright"/>
      </w:pPr>
      <w:r w:rsidRPr="00ED00B3">
        <w:lastRenderedPageBreak/>
        <w:t xml:space="preserve">ASP.NET Web API 2: Building a REST Service from Start to Finish </w:t>
      </w:r>
    </w:p>
    <w:p w:rsidR="006F2999" w:rsidRPr="00E53003" w:rsidRDefault="006F2999" w:rsidP="006F2999">
      <w:pPr>
        <w:pStyle w:val="FMCopyright"/>
        <w:rPr>
          <w:szCs w:val="19"/>
        </w:rPr>
      </w:pPr>
      <w:r w:rsidRPr="00E53003">
        <w:rPr>
          <w:szCs w:val="19"/>
        </w:rPr>
        <w:t>Copyright © 201</w:t>
      </w:r>
      <w:r w:rsidR="00ED00B3">
        <w:t>4</w:t>
      </w:r>
      <w:r w:rsidRPr="00E53003">
        <w:rPr>
          <w:szCs w:val="19"/>
        </w:rPr>
        <w:t xml:space="preserve"> by </w:t>
      </w:r>
      <w:r w:rsidR="00ED00B3">
        <w:t>Jamie Kurtz and Brian Wortman</w:t>
      </w:r>
    </w:p>
    <w:p w:rsidR="006F2999" w:rsidRPr="006F2999" w:rsidRDefault="006F2999" w:rsidP="00C16D31">
      <w:pPr>
        <w:pStyle w:val="FMCopyright"/>
      </w:pPr>
      <w:r w:rsidRPr="006F2999">
        <w:t>This work is subject to copyright. All rights are reserved by the Publisher, whether the whole or part of the material is concerned, specifically the rights of translation, reprinting, reuse of illustrations, recitation, broadcasting, reproduction on microfilms or in any other physical way, and transmission or information storage and retrieval, electronic adaptation, computer software, or by similar or dissimilar methodology now known or hereafter developed. Exempted from this legal reservation are brief excerpts in connection with reviews or scholarly analysis or material supplied specifically for the purpose of being entered and executed on a computer system, for exclusive use by the purchaser of the work. Duplication of this publication or parts thereof is permitted only under the provisions of the Copyright Law of the Publisher's location, in its current version, and permission for use must always be obtained from Springer. Permissions for use may be obtained through RightsLink at the Copyright Clearance Center. Violations are liable to prosecution under the respective Copyright Law.</w:t>
      </w:r>
    </w:p>
    <w:p w:rsidR="006F2999" w:rsidRPr="006F2999" w:rsidRDefault="006F2999" w:rsidP="006F2999">
      <w:pPr>
        <w:pStyle w:val="FMCopyright"/>
      </w:pPr>
      <w:r w:rsidRPr="006F2999">
        <w:t>ISBN-13 (pbk): 978-1-</w:t>
      </w:r>
      <w:r w:rsidR="00ED00B3" w:rsidRPr="00ED00B3">
        <w:t>4842-0110-7</w:t>
      </w:r>
    </w:p>
    <w:p w:rsidR="006F2999" w:rsidRPr="006F2999" w:rsidRDefault="006F2999" w:rsidP="006F2999">
      <w:pPr>
        <w:pStyle w:val="FMCopyright"/>
      </w:pPr>
      <w:r w:rsidRPr="006F2999">
        <w:t>ISBN-13 (electronic): 978-1-</w:t>
      </w:r>
      <w:r w:rsidR="00ED00B3" w:rsidRPr="00ED00B3">
        <w:t>4842-0109-1</w:t>
      </w:r>
    </w:p>
    <w:p w:rsidR="006F2999" w:rsidRPr="006F2999" w:rsidRDefault="006F2999" w:rsidP="006F2999">
      <w:pPr>
        <w:pStyle w:val="FMCopyright"/>
      </w:pPr>
      <w:r w:rsidRPr="006F2999">
        <w:t>Trademarked names, logos, and images may appear in this book. Rather than use a trademark symbol with every occurrence of a trademarked name, logo, or image we use the names, logos, and images only in an editorial fashion and to the benefit of the trademark owner, with no intention of infringement of the trademark.</w:t>
      </w:r>
    </w:p>
    <w:p w:rsidR="006F2999" w:rsidRPr="006F2999" w:rsidRDefault="006F2999" w:rsidP="006F2999">
      <w:pPr>
        <w:pStyle w:val="FMCopyright"/>
      </w:pPr>
      <w:r w:rsidRPr="006F2999">
        <w:t>The use in this publication of trade names, trademarks, service marks, and similar terms, even if they are not identified as such, is not to be taken as an expression of opinion as to whether or not they are subject to proprietary rights.</w:t>
      </w:r>
    </w:p>
    <w:p w:rsidR="006F2999" w:rsidRPr="00E53003" w:rsidRDefault="006F2999" w:rsidP="006F2999">
      <w:pPr>
        <w:pStyle w:val="FMCopyright"/>
      </w:pPr>
      <w:r w:rsidRPr="006F2999">
        <w:t>While</w:t>
      </w:r>
      <w:r w:rsidRPr="00E53003">
        <w:t xml:space="preserve"> the advice and information in this book are believed to be true and accurate at the date of publication, neither the authors nor the editors nor the publisher can accept any legal responsibility for any errors or omissions that may be made. The publisher makes no warranty, express or implied, with respect to the material contained herein.</w:t>
      </w:r>
    </w:p>
    <w:p w:rsidR="006F2999" w:rsidRPr="004D419D" w:rsidRDefault="006F2999" w:rsidP="006F2999">
      <w:pPr>
        <w:pStyle w:val="FMCopyrightCredits"/>
        <w:rPr>
          <w:lang w:val="de-DE"/>
        </w:rPr>
      </w:pPr>
      <w:r w:rsidRPr="004D419D">
        <w:rPr>
          <w:lang w:val="de-DE"/>
        </w:rPr>
        <w:t xml:space="preserve">Publisher: </w:t>
      </w:r>
      <w:r w:rsidR="00335067" w:rsidRPr="004D419D">
        <w:rPr>
          <w:lang w:val="de-DE"/>
        </w:rPr>
        <w:t>Heinz Weinheimer</w:t>
      </w:r>
    </w:p>
    <w:p w:rsidR="006F2999" w:rsidRPr="004D419D" w:rsidRDefault="006F2999" w:rsidP="006F2999">
      <w:pPr>
        <w:pStyle w:val="FMCopyrightCredits"/>
        <w:rPr>
          <w:lang w:val="de-DE"/>
        </w:rPr>
      </w:pPr>
      <w:r w:rsidRPr="004D419D">
        <w:rPr>
          <w:lang w:val="de-DE"/>
        </w:rPr>
        <w:t xml:space="preserve">Lead Editor: </w:t>
      </w:r>
      <w:r w:rsidR="00ED00B3" w:rsidRPr="004D419D">
        <w:rPr>
          <w:lang w:val="de-DE"/>
        </w:rPr>
        <w:t>James DeWolf</w:t>
      </w:r>
    </w:p>
    <w:p w:rsidR="006F2999" w:rsidRPr="004D419D" w:rsidRDefault="006F2999" w:rsidP="006F2999">
      <w:pPr>
        <w:pStyle w:val="FMCopyrightCredits"/>
        <w:rPr>
          <w:lang w:val="de-DE"/>
        </w:rPr>
      </w:pPr>
      <w:r w:rsidRPr="004D419D">
        <w:rPr>
          <w:lang w:val="de-DE"/>
        </w:rPr>
        <w:t xml:space="preserve">Technical Reviewer: </w:t>
      </w:r>
      <w:r w:rsidR="00ED00B3" w:rsidRPr="004D419D">
        <w:rPr>
          <w:lang w:val="de-DE"/>
        </w:rPr>
        <w:t>Fabio Ferracchiati</w:t>
      </w:r>
    </w:p>
    <w:p w:rsidR="006F2999" w:rsidRPr="004D419D" w:rsidRDefault="006F2999" w:rsidP="006F2999">
      <w:pPr>
        <w:pStyle w:val="FMCopyrightCredits"/>
        <w:rPr>
          <w:lang w:val="de-DE"/>
        </w:rPr>
      </w:pPr>
      <w:r w:rsidRPr="004D419D">
        <w:rPr>
          <w:lang w:val="de-DE"/>
        </w:rPr>
        <w:t>Editorial Board: Steve Anglin, Mark Beckner, Ewan Buckingham, Gary Cornel</w:t>
      </w:r>
      <w:r w:rsidR="007375BD" w:rsidRPr="004D419D">
        <w:rPr>
          <w:lang w:val="de-DE"/>
        </w:rPr>
        <w:t>l, Louise Corrigan, Jim DeWolf</w:t>
      </w:r>
      <w:r w:rsidRPr="004D419D">
        <w:rPr>
          <w:lang w:val="de-DE"/>
        </w:rPr>
        <w:t xml:space="preserve">, Jonathan Gennick, Jonathan Hassell, Robert Hutchinson, Michelle Lowman, James Markham, Matthew Moodie, Jeff Olson, Jeffrey Pepper,  Douglas Pundick, Ben Renow-Clarke, Dominic Shakeshaft, Gwenan Spearing, Matt Wade, </w:t>
      </w:r>
      <w:r w:rsidR="007375BD" w:rsidRPr="004D419D">
        <w:rPr>
          <w:lang w:val="de-DE"/>
        </w:rPr>
        <w:t>Steve Weiss</w:t>
      </w:r>
    </w:p>
    <w:p w:rsidR="006F2999" w:rsidRPr="006F2999" w:rsidRDefault="006F2999" w:rsidP="006F2999">
      <w:pPr>
        <w:pStyle w:val="FMCopyrightCredits"/>
      </w:pPr>
      <w:r w:rsidRPr="006F2999">
        <w:t xml:space="preserve">Coordinating Editor: </w:t>
      </w:r>
      <w:r w:rsidR="00ED00B3">
        <w:t>Kevin Walter</w:t>
      </w:r>
    </w:p>
    <w:p w:rsidR="006F2999" w:rsidRPr="006F2999" w:rsidRDefault="006F2999" w:rsidP="006F2999">
      <w:pPr>
        <w:pStyle w:val="FMCopyrightCredits"/>
      </w:pPr>
      <w:r w:rsidRPr="006F2999">
        <w:t xml:space="preserve">Copy Editor: </w:t>
      </w:r>
      <w:r w:rsidR="00ED00B3">
        <w:t>Roger LeBlanc</w:t>
      </w:r>
    </w:p>
    <w:p w:rsidR="006F2999" w:rsidRPr="006F2999" w:rsidRDefault="006F2999" w:rsidP="006F2999">
      <w:pPr>
        <w:pStyle w:val="FMCopyrightCredits"/>
      </w:pPr>
      <w:r w:rsidRPr="006F2999">
        <w:t xml:space="preserve">Compositor: </w:t>
      </w:r>
      <w:r w:rsidR="00ED00B3">
        <w:t>SPi Global</w:t>
      </w:r>
    </w:p>
    <w:p w:rsidR="006F2999" w:rsidRPr="006F2999" w:rsidRDefault="006F2999" w:rsidP="006F2999">
      <w:pPr>
        <w:pStyle w:val="FMCopyrightCredits"/>
      </w:pPr>
      <w:r w:rsidRPr="006F2999">
        <w:t xml:space="preserve">Indexer: </w:t>
      </w:r>
      <w:r w:rsidR="00ED00B3" w:rsidRPr="00ED00B3">
        <w:t>SPi Global</w:t>
      </w:r>
    </w:p>
    <w:p w:rsidR="006F2999" w:rsidRPr="006F2999" w:rsidRDefault="006F2999" w:rsidP="006F2999">
      <w:pPr>
        <w:pStyle w:val="FMCopyrightCredits"/>
      </w:pPr>
      <w:r w:rsidRPr="006F2999">
        <w:t xml:space="preserve">Artist: </w:t>
      </w:r>
      <w:r w:rsidR="00ED00B3" w:rsidRPr="00ED00B3">
        <w:t>SPi Global</w:t>
      </w:r>
    </w:p>
    <w:p w:rsidR="006F2999" w:rsidRPr="006F2999" w:rsidRDefault="006F2999" w:rsidP="006F2999">
      <w:pPr>
        <w:pStyle w:val="FMCopyrightCredits"/>
      </w:pPr>
      <w:r w:rsidRPr="006F2999">
        <w:t>Cover Designer: Anna Ishchenko</w:t>
      </w:r>
    </w:p>
    <w:p w:rsidR="006F2999" w:rsidRPr="00E53003" w:rsidRDefault="006F2999" w:rsidP="006F2999">
      <w:pPr>
        <w:pStyle w:val="FMCopyright"/>
      </w:pPr>
      <w:r w:rsidRPr="00E53003">
        <w:t>Distributed to the book trade worldwide by Springer Science+Business Media New York, 233 Spring Street, 6th Floor, New York, NY 10013. Phone 1-</w:t>
      </w:r>
      <w:r w:rsidRPr="006F2999">
        <w:t>800</w:t>
      </w:r>
      <w:r w:rsidRPr="00E53003">
        <w:t xml:space="preserve">-SPRINGER, fax (201) 348-4505, e-mail </w:t>
      </w:r>
      <w:r w:rsidRPr="006F2999">
        <w:rPr>
          <w:rStyle w:val="CodeInline"/>
          <w:rFonts w:eastAsiaTheme="minorHAnsi"/>
        </w:rPr>
        <w:t>orders-ny@springer-sbm.com</w:t>
      </w:r>
      <w:r w:rsidRPr="00E53003">
        <w:t xml:space="preserve">, or visit </w:t>
      </w:r>
      <w:r w:rsidRPr="006F2999">
        <w:rPr>
          <w:rStyle w:val="CodeInline"/>
          <w:rFonts w:eastAsiaTheme="minorHAnsi"/>
        </w:rPr>
        <w:t>www.springeronline.com</w:t>
      </w:r>
      <w:r w:rsidRPr="00E53003">
        <w:t>.</w:t>
      </w:r>
      <w:r>
        <w:t xml:space="preserve"> </w:t>
      </w:r>
      <w:r w:rsidRPr="000E4CA6">
        <w:t>A</w:t>
      </w:r>
      <w:r>
        <w:t>p</w:t>
      </w:r>
      <w:r w:rsidRPr="000E4CA6">
        <w:t xml:space="preserve">ress Media, LLC is a California LLC and the sole member (owner) is Springer Science + Business Media Finance Inc (SSBM Finance Inc). SSBM Finance Inc is a Delaware corporation. </w:t>
      </w:r>
      <w:r w:rsidRPr="00E53003">
        <w:t xml:space="preserve"> </w:t>
      </w:r>
    </w:p>
    <w:p w:rsidR="006F2999" w:rsidRPr="00E53003" w:rsidRDefault="006F2999" w:rsidP="006F2999">
      <w:pPr>
        <w:pStyle w:val="FMCopyright"/>
      </w:pPr>
      <w:r w:rsidRPr="00E53003">
        <w:t xml:space="preserve">For information on translations, please e-mail </w:t>
      </w:r>
      <w:r w:rsidRPr="006F2999">
        <w:rPr>
          <w:rStyle w:val="CodeInline"/>
        </w:rPr>
        <w:t>rights@apress.com</w:t>
      </w:r>
      <w:r w:rsidRPr="00E53003">
        <w:t xml:space="preserve">, or visit </w:t>
      </w:r>
      <w:r w:rsidRPr="006F2999">
        <w:rPr>
          <w:rStyle w:val="CodeInline"/>
        </w:rPr>
        <w:t>www.apress.com</w:t>
      </w:r>
      <w:r w:rsidRPr="00E53003">
        <w:t xml:space="preserve">. </w:t>
      </w:r>
    </w:p>
    <w:p w:rsidR="006F2999" w:rsidRPr="00E53003" w:rsidRDefault="006F2999" w:rsidP="006F2999">
      <w:pPr>
        <w:pStyle w:val="FMCopyright"/>
      </w:pPr>
      <w:r w:rsidRPr="00E53003">
        <w:t xml:space="preserve">Apress and friends of ED books may be purchased in bulk for academic, corporate, or promotional use. eBook versions and licenses are also available for most titles. For more information, reference our Special Bulk Sales–eBook Licensing web page at </w:t>
      </w:r>
      <w:r w:rsidRPr="006F2999">
        <w:rPr>
          <w:rStyle w:val="CodeInline"/>
          <w:rFonts w:eastAsiaTheme="minorHAnsi"/>
        </w:rPr>
        <w:t>www.apress.com/bulk-sales</w:t>
      </w:r>
      <w:r w:rsidRPr="00E53003">
        <w:t>.</w:t>
      </w:r>
    </w:p>
    <w:p w:rsidR="006F2999" w:rsidRDefault="006F2999" w:rsidP="006F2999">
      <w:pPr>
        <w:pStyle w:val="FMCopyright"/>
      </w:pPr>
      <w:r w:rsidRPr="00E53003">
        <w:t xml:space="preserve">Any source code </w:t>
      </w:r>
      <w:r w:rsidR="007375BD">
        <w:t>or other supplementary material</w:t>
      </w:r>
      <w:r w:rsidRPr="00E53003">
        <w:t xml:space="preserve"> referenced by </w:t>
      </w:r>
      <w:r w:rsidRPr="006F2999">
        <w:t>the</w:t>
      </w:r>
      <w:r w:rsidRPr="00E53003">
        <w:t xml:space="preserve"> author in this text is available to readers at </w:t>
      </w:r>
      <w:r w:rsidRPr="006F2999">
        <w:rPr>
          <w:rStyle w:val="CodeInline"/>
        </w:rPr>
        <w:t>www.apress.com</w:t>
      </w:r>
      <w:r w:rsidRPr="00E53003">
        <w:t xml:space="preserve">. For detailed information about how to locate your book’s source code, go to </w:t>
      </w:r>
      <w:r w:rsidRPr="006F2999">
        <w:rPr>
          <w:rStyle w:val="CodeInline"/>
        </w:rPr>
        <w:t>www.apress.com/source-code/</w:t>
      </w:r>
      <w:r w:rsidRPr="00E53003">
        <w:t>.</w:t>
      </w:r>
      <w:r>
        <w:br w:type="page"/>
      </w:r>
    </w:p>
    <w:p w:rsidR="006F2999" w:rsidRDefault="006F2999" w:rsidP="006F2999">
      <w:pPr>
        <w:pStyle w:val="FMDedication"/>
      </w:pPr>
    </w:p>
    <w:p w:rsidR="006F2999" w:rsidRDefault="006F2999" w:rsidP="006F2999">
      <w:pPr>
        <w:pStyle w:val="FMDedication"/>
      </w:pPr>
    </w:p>
    <w:p w:rsidR="002F115C" w:rsidRDefault="002F115C" w:rsidP="006F2999">
      <w:pPr>
        <w:pStyle w:val="FMDedication"/>
        <w:rPr>
          <w:ins w:id="0" w:author="Brian Wortman" w:date="2014-06-23T19:00:00Z"/>
        </w:rPr>
      </w:pPr>
      <w:ins w:id="1" w:author="Brian Wortman" w:date="2014-06-23T18:59:00Z">
        <w:r>
          <w:t xml:space="preserve">Jamie's </w:t>
        </w:r>
      </w:ins>
      <w:del w:id="2" w:author="Brian Wortman" w:date="2014-06-23T19:00:00Z">
        <w:r w:rsidR="006F2999" w:rsidDel="002F115C">
          <w:delText xml:space="preserve">This is the </w:delText>
        </w:r>
      </w:del>
      <w:r w:rsidR="006F2999">
        <w:t>Dedication</w:t>
      </w:r>
      <w:ins w:id="3" w:author="Brian Wortman" w:date="2014-06-23T19:00:00Z">
        <w:r>
          <w:t xml:space="preserve"> HERE.</w:t>
        </w:r>
      </w:ins>
    </w:p>
    <w:p w:rsidR="006F2999" w:rsidRDefault="002F115C" w:rsidP="006F2999">
      <w:pPr>
        <w:pStyle w:val="FMDedication"/>
      </w:pPr>
      <w:ins w:id="4" w:author="Brian Wortman" w:date="2014-06-23T19:00:00Z">
        <w:r>
          <w:t>Brian's Dedication HERE</w:t>
        </w:r>
      </w:ins>
      <w:r w:rsidR="006F2999">
        <w:t>.</w:t>
      </w:r>
      <w:r w:rsidR="006F2999">
        <w:br w:type="page"/>
      </w:r>
    </w:p>
    <w:p w:rsidR="006F2999" w:rsidRDefault="006F2999" w:rsidP="006F2999">
      <w:pPr>
        <w:pStyle w:val="FMText"/>
      </w:pPr>
      <w:r>
        <w:lastRenderedPageBreak/>
        <w:t>This page is customarily left blank.</w:t>
      </w:r>
    </w:p>
    <w:p w:rsidR="00453077" w:rsidRDefault="00453077" w:rsidP="00684FE0">
      <w:pPr>
        <w:pStyle w:val="FMHead"/>
      </w:pPr>
      <w:r>
        <w:br w:type="page"/>
      </w:r>
      <w:r w:rsidR="006F2999">
        <w:lastRenderedPageBreak/>
        <w:t>Contents at a Glance</w:t>
      </w:r>
    </w:p>
    <w:p w:rsidR="00652844" w:rsidRPr="00424D17" w:rsidRDefault="00652844" w:rsidP="00652844">
      <w:pPr>
        <w:pStyle w:val="TOC2"/>
        <w:rPr>
          <w:rFonts w:ascii="Calibri" w:hAnsi="Calibri"/>
        </w:rPr>
      </w:pPr>
      <w:r w:rsidRPr="00424D17">
        <w:t>Contents</w:t>
      </w:r>
      <w:r w:rsidRPr="00424D17">
        <w:rPr>
          <w:webHidden/>
        </w:rPr>
        <w:tab/>
        <w:t>v</w:t>
      </w:r>
    </w:p>
    <w:p w:rsidR="00652844" w:rsidRPr="00424D17" w:rsidRDefault="00652844" w:rsidP="00652844">
      <w:pPr>
        <w:pStyle w:val="TOC2"/>
        <w:rPr>
          <w:rFonts w:ascii="Calibri" w:hAnsi="Calibri"/>
          <w:sz w:val="22"/>
          <w:szCs w:val="22"/>
        </w:rPr>
      </w:pPr>
      <w:r w:rsidRPr="00424D17">
        <w:t>About the Authors</w:t>
      </w:r>
      <w:r w:rsidRPr="00424D17">
        <w:rPr>
          <w:webHidden/>
        </w:rPr>
        <w:tab/>
        <w:t>xv</w:t>
      </w:r>
      <w:r>
        <w:rPr>
          <w:webHidden/>
        </w:rPr>
        <w:t>i</w:t>
      </w:r>
    </w:p>
    <w:p w:rsidR="00652844" w:rsidRPr="00424D17" w:rsidRDefault="00652844" w:rsidP="00652844">
      <w:pPr>
        <w:pStyle w:val="TOC2"/>
        <w:rPr>
          <w:rFonts w:ascii="Calibri" w:hAnsi="Calibri"/>
          <w:sz w:val="22"/>
          <w:szCs w:val="22"/>
        </w:rPr>
      </w:pPr>
      <w:r w:rsidRPr="00424D17">
        <w:t>Acknowledgments</w:t>
      </w:r>
      <w:r w:rsidRPr="00424D17">
        <w:rPr>
          <w:webHidden/>
        </w:rPr>
        <w:tab/>
        <w:t>xv</w:t>
      </w:r>
      <w:r>
        <w:rPr>
          <w:webHidden/>
        </w:rPr>
        <w:t>ii</w:t>
      </w:r>
    </w:p>
    <w:p w:rsidR="00652844" w:rsidRPr="00424D17" w:rsidRDefault="00652844" w:rsidP="00652844">
      <w:pPr>
        <w:pStyle w:val="TOC2"/>
        <w:rPr>
          <w:rFonts w:ascii="Calibri" w:hAnsi="Calibri"/>
          <w:sz w:val="22"/>
          <w:szCs w:val="22"/>
        </w:rPr>
      </w:pPr>
      <w:r w:rsidRPr="00424D17">
        <w:t>Introduction</w:t>
      </w:r>
      <w:r w:rsidRPr="00424D17">
        <w:rPr>
          <w:webHidden/>
        </w:rPr>
        <w:tab/>
        <w:t>xi</w:t>
      </w:r>
      <w:r>
        <w:rPr>
          <w:webHidden/>
        </w:rPr>
        <w:t>x</w:t>
      </w:r>
    </w:p>
    <w:p w:rsidR="00652844" w:rsidRPr="00250CA6" w:rsidRDefault="00652844" w:rsidP="00652844"/>
    <w:p w:rsidR="00652844" w:rsidRDefault="00652844" w:rsidP="00652844">
      <w:pPr>
        <w:pStyle w:val="ToCPart"/>
        <w:rPr>
          <w:rFonts w:ascii="Calibri" w:hAnsi="Calibri"/>
          <w:sz w:val="22"/>
        </w:rPr>
      </w:pPr>
      <w:r>
        <w:t xml:space="preserve">PART I: </w:t>
      </w:r>
      <w:r w:rsidR="00851FCE">
        <w:t>Dummy Text</w:t>
      </w:r>
      <w:r w:rsidR="00CE2259" w:rsidRPr="00424D17">
        <w:rPr>
          <w:webHidden/>
        </w:rPr>
        <w:tab/>
      </w:r>
      <w:r w:rsidR="00CE2259" w:rsidRPr="00424D17">
        <w:rPr>
          <w:webHidden/>
        </w:rPr>
        <w:tab/>
      </w:r>
      <w:r w:rsidR="00CE2259">
        <w:rPr>
          <w:webHidden/>
        </w:rPr>
        <w:tab/>
      </w:r>
      <w:r w:rsidR="00CE2259">
        <w:rPr>
          <w:webHidden/>
        </w:rPr>
        <w:tab/>
      </w:r>
      <w:r w:rsidR="00CE2259">
        <w:rPr>
          <w:webHidden/>
        </w:rPr>
        <w:tab/>
      </w:r>
      <w:r w:rsidR="00CE2259">
        <w:rPr>
          <w:webHidden/>
        </w:rPr>
        <w:tab/>
      </w:r>
      <w:r w:rsidR="00CE2259">
        <w:rPr>
          <w:webHidden/>
        </w:rPr>
        <w:tab/>
      </w:r>
      <w:r>
        <w:rPr>
          <w:webHidden/>
        </w:rPr>
        <w:t>1</w:t>
      </w:r>
    </w:p>
    <w:p w:rsidR="00652844" w:rsidRPr="00424D17" w:rsidRDefault="00652844" w:rsidP="00652844">
      <w:pPr>
        <w:pStyle w:val="TOC2"/>
        <w:rPr>
          <w:rFonts w:ascii="Calibri" w:hAnsi="Calibri"/>
        </w:rPr>
      </w:pPr>
      <w:r w:rsidRPr="00652844">
        <w:rPr>
          <w:rStyle w:val="GrayDingbat"/>
        </w:rPr>
        <w:t></w:t>
      </w:r>
      <w:r w:rsidRPr="00424D17">
        <w:rPr>
          <w:rFonts w:ascii="ZapfDingbats" w:hAnsi="ZapfDingbats"/>
          <w:color w:val="BFBFBF"/>
        </w:rPr>
        <w:t></w:t>
      </w:r>
      <w:r w:rsidRPr="00424D17">
        <w:t xml:space="preserve">CHAPTER 1: </w:t>
      </w:r>
      <w:r w:rsidR="00851FCE">
        <w:t>Dummy Text</w:t>
      </w:r>
      <w:r w:rsidRPr="00424D17">
        <w:rPr>
          <w:webHidden/>
        </w:rPr>
        <w:tab/>
        <w:t>3</w:t>
      </w:r>
    </w:p>
    <w:p w:rsidR="00652844" w:rsidRDefault="00652844" w:rsidP="00CE2259">
      <w:pPr>
        <w:pStyle w:val="ToCPart"/>
        <w:rPr>
          <w:rFonts w:ascii="Calibri" w:hAnsi="Calibri"/>
          <w:sz w:val="22"/>
        </w:rPr>
      </w:pPr>
      <w:r>
        <w:t xml:space="preserve">PART II: </w:t>
      </w:r>
      <w:r w:rsidR="00851FCE">
        <w:t>Dummy Text</w:t>
      </w:r>
      <w:r>
        <w:rPr>
          <w:webHidden/>
        </w:rPr>
        <w:tab/>
      </w:r>
      <w:r w:rsidR="00CE2259">
        <w:rPr>
          <w:webHidden/>
        </w:rPr>
        <w:tab/>
      </w:r>
      <w:r w:rsidR="00CE2259">
        <w:rPr>
          <w:webHidden/>
        </w:rPr>
        <w:tab/>
      </w:r>
      <w:r w:rsidR="00CE2259">
        <w:rPr>
          <w:webHidden/>
        </w:rPr>
        <w:tab/>
      </w:r>
      <w:r w:rsidR="00CE2259">
        <w:rPr>
          <w:webHidden/>
        </w:rPr>
        <w:tab/>
      </w:r>
      <w:r w:rsidR="00CE2259">
        <w:rPr>
          <w:webHidden/>
        </w:rPr>
        <w:tab/>
      </w:r>
      <w:r w:rsidR="00CE2259">
        <w:rPr>
          <w:webHidden/>
        </w:rPr>
        <w:tab/>
      </w:r>
      <w:r>
        <w:rPr>
          <w:webHidden/>
        </w:rPr>
        <w:t>53</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5: </w:t>
      </w:r>
      <w:r w:rsidR="00851FCE">
        <w:t>Dummy Text</w:t>
      </w:r>
      <w:r w:rsidRPr="00424D17">
        <w:rPr>
          <w:webHidden/>
        </w:rPr>
        <w:tab/>
        <w:t>5</w:t>
      </w:r>
      <w:r>
        <w:rPr>
          <w:webHidden/>
        </w:rPr>
        <w:t>5</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15: </w:t>
      </w:r>
      <w:r w:rsidR="00851FCE">
        <w:t>Dummy Text</w:t>
      </w:r>
      <w:r w:rsidRPr="00424D17">
        <w:rPr>
          <w:webHidden/>
        </w:rPr>
        <w:tab/>
        <w:t>151</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16: </w:t>
      </w:r>
      <w:r w:rsidR="00851FCE">
        <w:t>Dummy Text</w:t>
      </w:r>
      <w:r w:rsidRPr="00424D17">
        <w:rPr>
          <w:webHidden/>
        </w:rPr>
        <w:tab/>
        <w:t>159</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17: </w:t>
      </w:r>
      <w:r w:rsidR="00851FCE">
        <w:t>Dummy Text</w:t>
      </w:r>
      <w:r w:rsidRPr="00424D17">
        <w:rPr>
          <w:webHidden/>
        </w:rPr>
        <w:tab/>
        <w:t>171</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18: </w:t>
      </w:r>
      <w:r w:rsidR="00851FCE">
        <w:t>Dummy Text Dummy Text</w:t>
      </w:r>
      <w:r w:rsidRPr="00424D17">
        <w:rPr>
          <w:webHidden/>
        </w:rPr>
        <w:tab/>
        <w:t>175</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19: </w:t>
      </w:r>
      <w:r w:rsidR="00851FCE">
        <w:t>Dummy Text</w:t>
      </w:r>
      <w:r w:rsidRPr="00424D17">
        <w:rPr>
          <w:webHidden/>
        </w:rPr>
        <w:tab/>
        <w:t>205</w:t>
      </w:r>
    </w:p>
    <w:p w:rsidR="00652844" w:rsidRDefault="00652844" w:rsidP="00652844">
      <w:pPr>
        <w:pStyle w:val="TOC2"/>
      </w:pPr>
    </w:p>
    <w:p w:rsidR="00652844" w:rsidRDefault="00652844" w:rsidP="00CE2259">
      <w:pPr>
        <w:pStyle w:val="ToCPart"/>
        <w:rPr>
          <w:rFonts w:ascii="Calibri" w:hAnsi="Calibri"/>
          <w:sz w:val="22"/>
        </w:rPr>
      </w:pPr>
      <w:r>
        <w:t>PART III: Developing Applications</w:t>
      </w:r>
      <w:r>
        <w:rPr>
          <w:webHidden/>
        </w:rPr>
        <w:tab/>
      </w:r>
      <w:r w:rsidR="00CE2259">
        <w:rPr>
          <w:webHidden/>
        </w:rPr>
        <w:tab/>
      </w:r>
      <w:r w:rsidR="00CE2259">
        <w:rPr>
          <w:webHidden/>
        </w:rPr>
        <w:tab/>
      </w:r>
      <w:r w:rsidR="00CE2259">
        <w:rPr>
          <w:webHidden/>
        </w:rPr>
        <w:tab/>
      </w:r>
      <w:r w:rsidR="00CE2259">
        <w:rPr>
          <w:webHidden/>
        </w:rPr>
        <w:tab/>
      </w:r>
      <w:r w:rsidR="00CE2259">
        <w:rPr>
          <w:webHidden/>
        </w:rPr>
        <w:tab/>
      </w:r>
      <w:r w:rsidR="00CE2259">
        <w:rPr>
          <w:webHidden/>
        </w:rPr>
        <w:tab/>
      </w:r>
      <w:r>
        <w:rPr>
          <w:webHidden/>
        </w:rPr>
        <w:t>215</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20: </w:t>
      </w:r>
      <w:r w:rsidR="00851FCE">
        <w:t>Dummy Text</w:t>
      </w:r>
      <w:r w:rsidRPr="00424D17">
        <w:rPr>
          <w:webHidden/>
        </w:rPr>
        <w:tab/>
        <w:t>217</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21: </w:t>
      </w:r>
      <w:r w:rsidR="00851FCE">
        <w:t>Dummy Text</w:t>
      </w:r>
      <w:r w:rsidRPr="00424D17">
        <w:rPr>
          <w:webHidden/>
        </w:rPr>
        <w:tab/>
        <w:t>223</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22: </w:t>
      </w:r>
      <w:r w:rsidR="00851FCE">
        <w:t>Dummy Text</w:t>
      </w:r>
      <w:r w:rsidRPr="00424D17">
        <w:rPr>
          <w:webHidden/>
        </w:rPr>
        <w:tab/>
        <w:t>233</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23: </w:t>
      </w:r>
      <w:r w:rsidR="00851FCE">
        <w:t>Dummy Text</w:t>
      </w:r>
      <w:r w:rsidRPr="00424D17">
        <w:rPr>
          <w:webHidden/>
        </w:rPr>
        <w:tab/>
        <w:t>237</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24: </w:t>
      </w:r>
      <w:r w:rsidR="00851FCE">
        <w:t>Dummy Text</w:t>
      </w:r>
      <w:r w:rsidRPr="00424D17">
        <w:rPr>
          <w:webHidden/>
        </w:rPr>
        <w:tab/>
        <w:t>245</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25: </w:t>
      </w:r>
      <w:r w:rsidR="00851FCE">
        <w:t>Dummy Text</w:t>
      </w:r>
      <w:r w:rsidRPr="00424D17">
        <w:rPr>
          <w:webHidden/>
        </w:rPr>
        <w:tab/>
        <w:t>263</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26: </w:t>
      </w:r>
      <w:r w:rsidR="00851FCE">
        <w:t>Dummy Text</w:t>
      </w:r>
      <w:r w:rsidRPr="00424D17">
        <w:rPr>
          <w:webHidden/>
        </w:rPr>
        <w:tab/>
        <w:t>281</w:t>
      </w:r>
    </w:p>
    <w:p w:rsidR="00652844" w:rsidRPr="00424D17" w:rsidRDefault="00652844" w:rsidP="00652844">
      <w:pPr>
        <w:pStyle w:val="TOC2"/>
        <w:rPr>
          <w:rFonts w:ascii="Calibri" w:hAnsi="Calibri"/>
          <w:sz w:val="22"/>
          <w:szCs w:val="22"/>
        </w:rPr>
      </w:pPr>
      <w:r w:rsidRPr="00424D17">
        <w:rPr>
          <w:rFonts w:ascii="ZapfDingbats" w:hAnsi="ZapfDingbats"/>
          <w:color w:val="BFBFBF"/>
        </w:rPr>
        <w:lastRenderedPageBreak/>
        <w:t></w:t>
      </w:r>
      <w:r w:rsidRPr="00424D17">
        <w:rPr>
          <w:rFonts w:ascii="ZapfDingbats" w:hAnsi="ZapfDingbats"/>
          <w:color w:val="BFBFBF"/>
        </w:rPr>
        <w:t></w:t>
      </w:r>
      <w:r w:rsidRPr="00424D17">
        <w:t xml:space="preserve">CHAPTER 27: </w:t>
      </w:r>
      <w:r w:rsidR="00851FCE">
        <w:t>Dummy Text</w:t>
      </w:r>
      <w:r w:rsidRPr="00424D17">
        <w:rPr>
          <w:webHidden/>
        </w:rPr>
        <w:tab/>
        <w:t>287</w:t>
      </w:r>
    </w:p>
    <w:p w:rsidR="00652844" w:rsidRDefault="00652844" w:rsidP="00652844">
      <w:pPr>
        <w:pStyle w:val="TOC2"/>
      </w:pPr>
    </w:p>
    <w:p w:rsidR="00652844" w:rsidRDefault="00652844" w:rsidP="00CE2259">
      <w:pPr>
        <w:pStyle w:val="ToCPart"/>
        <w:rPr>
          <w:rFonts w:ascii="Calibri" w:hAnsi="Calibri"/>
          <w:sz w:val="22"/>
        </w:rPr>
      </w:pPr>
      <w:r>
        <w:t xml:space="preserve">PART IV: </w:t>
      </w:r>
      <w:r w:rsidR="00851FCE">
        <w:t>Dummy Text</w:t>
      </w:r>
      <w:r>
        <w:rPr>
          <w:webHidden/>
        </w:rPr>
        <w:tab/>
      </w:r>
      <w:r w:rsidR="00CE2259">
        <w:rPr>
          <w:webHidden/>
        </w:rPr>
        <w:tab/>
      </w:r>
      <w:r w:rsidR="00CE2259">
        <w:rPr>
          <w:webHidden/>
        </w:rPr>
        <w:tab/>
      </w:r>
      <w:r w:rsidR="00CE2259">
        <w:rPr>
          <w:webHidden/>
        </w:rPr>
        <w:tab/>
      </w:r>
      <w:r w:rsidR="00CE2259">
        <w:rPr>
          <w:webHidden/>
        </w:rPr>
        <w:tab/>
      </w:r>
      <w:r w:rsidR="00CE2259">
        <w:rPr>
          <w:webHidden/>
        </w:rPr>
        <w:tab/>
      </w:r>
      <w:r w:rsidR="00CE2259">
        <w:rPr>
          <w:webHidden/>
        </w:rPr>
        <w:tab/>
      </w:r>
      <w:r w:rsidR="00CE2259">
        <w:rPr>
          <w:webHidden/>
        </w:rPr>
        <w:tab/>
      </w:r>
      <w:r>
        <w:rPr>
          <w:webHidden/>
        </w:rPr>
        <w:t>309</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1: </w:t>
      </w:r>
      <w:r w:rsidR="00851FCE">
        <w:t>Dummy Text</w:t>
      </w:r>
      <w:r w:rsidRPr="00424D17">
        <w:rPr>
          <w:webHidden/>
        </w:rPr>
        <w:tab/>
        <w:t>311</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2: </w:t>
      </w:r>
      <w:r w:rsidR="00851FCE">
        <w:t>Dummy Text</w:t>
      </w:r>
      <w:r w:rsidRPr="00424D17">
        <w:rPr>
          <w:webHidden/>
        </w:rPr>
        <w:tab/>
        <w:t>319</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3: </w:t>
      </w:r>
      <w:r w:rsidR="00851FCE">
        <w:t>Dummy Text</w:t>
      </w:r>
      <w:r w:rsidRPr="00424D17">
        <w:rPr>
          <w:webHidden/>
        </w:rPr>
        <w:tab/>
        <w:t>329</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4: </w:t>
      </w:r>
      <w:r w:rsidR="00851FCE">
        <w:t>Dummy Text</w:t>
      </w:r>
      <w:r w:rsidRPr="00424D17">
        <w:rPr>
          <w:webHidden/>
        </w:rPr>
        <w:tab/>
        <w:t>335</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5: </w:t>
      </w:r>
      <w:r w:rsidR="00851FCE">
        <w:t>Dummy Text</w:t>
      </w:r>
      <w:r w:rsidRPr="00424D17">
        <w:rPr>
          <w:webHidden/>
        </w:rPr>
        <w:tab/>
        <w:t>345</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6: </w:t>
      </w:r>
      <w:r w:rsidR="00851FCE">
        <w:t>Dummy Text</w:t>
      </w:r>
      <w:r w:rsidRPr="00424D17">
        <w:rPr>
          <w:webHidden/>
        </w:rPr>
        <w:tab/>
        <w:t>355</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7: </w:t>
      </w:r>
      <w:r w:rsidR="00851FCE">
        <w:t>Dummy Text</w:t>
      </w:r>
      <w:r w:rsidRPr="00424D17">
        <w:rPr>
          <w:webHidden/>
        </w:rPr>
        <w:tab/>
        <w:t>363</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8: </w:t>
      </w:r>
      <w:r w:rsidR="00851FCE">
        <w:t>Dummy Text</w:t>
      </w:r>
      <w:r w:rsidRPr="00424D17">
        <w:rPr>
          <w:webHidden/>
        </w:rPr>
        <w:tab/>
        <w:t>371</w:t>
      </w:r>
    </w:p>
    <w:p w:rsidR="00652844" w:rsidRPr="00424D17" w:rsidRDefault="00652844" w:rsidP="00652844">
      <w:pPr>
        <w:pStyle w:val="TOC2"/>
        <w:ind w:left="2250" w:hanging="2005"/>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9: </w:t>
      </w:r>
      <w:r w:rsidR="00851FCE">
        <w:t>Dummy Text Dummy Text</w:t>
      </w:r>
      <w:r w:rsidRPr="00424D17">
        <w:br/>
      </w:r>
      <w:r w:rsidR="00851FCE">
        <w:t>Dummy Text</w:t>
      </w:r>
      <w:r w:rsidRPr="00424D17">
        <w:rPr>
          <w:webHidden/>
        </w:rPr>
        <w:tab/>
        <w:t>377</w:t>
      </w:r>
    </w:p>
    <w:p w:rsidR="00652844" w:rsidRPr="00424D17" w:rsidRDefault="00652844" w:rsidP="00652844">
      <w:pPr>
        <w:pStyle w:val="TOC2"/>
        <w:rPr>
          <w:rFonts w:ascii="ZapfDingbats" w:hAnsi="ZapfDingbats"/>
          <w:color w:val="BFBFBF"/>
        </w:rPr>
      </w:pP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APPENDIX A: </w:t>
      </w:r>
      <w:r w:rsidR="00851FCE">
        <w:t>Dummy Text</w:t>
      </w:r>
      <w:r w:rsidRPr="00424D17">
        <w:rPr>
          <w:webHidden/>
        </w:rPr>
        <w:tab/>
        <w:t>383</w:t>
      </w:r>
    </w:p>
    <w:p w:rsidR="00652844" w:rsidRPr="00424D17" w:rsidRDefault="00652844" w:rsidP="00652844">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APPENDIX B: </w:t>
      </w:r>
      <w:r w:rsidR="00851FCE">
        <w:t>Dummy Text</w:t>
      </w:r>
      <w:r w:rsidRPr="00424D17">
        <w:rPr>
          <w:webHidden/>
        </w:rPr>
        <w:tab/>
        <w:t>395</w:t>
      </w:r>
    </w:p>
    <w:p w:rsidR="00652844" w:rsidRPr="00424D17" w:rsidRDefault="00652844" w:rsidP="00652844">
      <w:pPr>
        <w:pStyle w:val="TOC2"/>
        <w:rPr>
          <w:webHidden/>
        </w:rPr>
      </w:pPr>
      <w:r w:rsidRPr="00424D17">
        <w:rPr>
          <w:rFonts w:ascii="ZapfDingbats" w:hAnsi="ZapfDingbats"/>
          <w:color w:val="BFBFBF"/>
        </w:rPr>
        <w:t></w:t>
      </w:r>
      <w:r w:rsidRPr="00424D17">
        <w:rPr>
          <w:rFonts w:ascii="ZapfDingbats" w:hAnsi="ZapfDingbats"/>
          <w:color w:val="BFBFBF"/>
        </w:rPr>
        <w:t></w:t>
      </w:r>
      <w:r w:rsidRPr="00424D17">
        <w:t>APPENDIX C: Glossary</w:t>
      </w:r>
      <w:r w:rsidRPr="00424D17">
        <w:rPr>
          <w:webHidden/>
        </w:rPr>
        <w:tab/>
        <w:t>417</w:t>
      </w:r>
    </w:p>
    <w:p w:rsidR="00652844" w:rsidRPr="00424D17" w:rsidRDefault="00652844" w:rsidP="00652844">
      <w:pPr>
        <w:pStyle w:val="TOC2"/>
      </w:pPr>
    </w:p>
    <w:p w:rsidR="00652844" w:rsidRPr="00424D17" w:rsidRDefault="00652844" w:rsidP="00652844">
      <w:pPr>
        <w:rPr>
          <w:b/>
        </w:rPr>
      </w:pPr>
    </w:p>
    <w:p w:rsidR="00453077" w:rsidRPr="00CE2259" w:rsidRDefault="00652844" w:rsidP="00CE2259">
      <w:pPr>
        <w:pStyle w:val="ToCPart"/>
        <w:rPr>
          <w:rFonts w:ascii="Utopia" w:hAnsi="Utopia"/>
          <w:sz w:val="18"/>
        </w:rPr>
      </w:pPr>
      <w:r w:rsidRPr="00424D17">
        <w:t>INDEX</w:t>
      </w:r>
      <w:r w:rsidRPr="00424D17">
        <w:rPr>
          <w:webHidden/>
        </w:rPr>
        <w:tab/>
      </w:r>
      <w:r w:rsidR="00CE2259">
        <w:rPr>
          <w:webHidden/>
        </w:rPr>
        <w:tab/>
      </w:r>
      <w:r w:rsidR="00CE2259">
        <w:rPr>
          <w:webHidden/>
        </w:rPr>
        <w:tab/>
      </w:r>
      <w:r w:rsidR="00CE2259">
        <w:rPr>
          <w:webHidden/>
        </w:rPr>
        <w:tab/>
      </w:r>
      <w:r w:rsidR="00CE2259">
        <w:rPr>
          <w:webHidden/>
        </w:rPr>
        <w:tab/>
      </w:r>
      <w:r w:rsidR="00CE2259">
        <w:rPr>
          <w:webHidden/>
        </w:rPr>
        <w:tab/>
      </w:r>
      <w:r w:rsidR="00CE2259">
        <w:rPr>
          <w:webHidden/>
        </w:rPr>
        <w:tab/>
      </w:r>
      <w:r w:rsidR="00CE2259">
        <w:rPr>
          <w:webHidden/>
        </w:rPr>
        <w:tab/>
      </w:r>
      <w:r w:rsidR="00CE2259">
        <w:rPr>
          <w:webHidden/>
        </w:rPr>
        <w:tab/>
      </w:r>
      <w:r w:rsidR="00CE2259">
        <w:rPr>
          <w:webHidden/>
        </w:rPr>
        <w:tab/>
      </w:r>
      <w:r w:rsidR="00CE2259">
        <w:rPr>
          <w:webHidden/>
        </w:rPr>
        <w:tab/>
      </w:r>
      <w:r w:rsidRPr="00424D17">
        <w:rPr>
          <w:webHidden/>
        </w:rPr>
        <w:t>433</w:t>
      </w:r>
      <w:r w:rsidR="00453077">
        <w:br w:type="page"/>
      </w:r>
    </w:p>
    <w:p w:rsidR="00206456" w:rsidRDefault="00206456" w:rsidP="00CF42D2">
      <w:pPr>
        <w:pStyle w:val="FMHead"/>
      </w:pPr>
    </w:p>
    <w:p w:rsidR="00453077" w:rsidRPr="00CF42D2" w:rsidRDefault="006F2999" w:rsidP="00CF42D2">
      <w:pPr>
        <w:pStyle w:val="FMHead"/>
      </w:pPr>
      <w:r>
        <w:t>Table of Contents</w:t>
      </w:r>
    </w:p>
    <w:p w:rsidR="00AD79C9" w:rsidRPr="00424D17" w:rsidRDefault="00AD79C9" w:rsidP="00AD79C9">
      <w:pPr>
        <w:pStyle w:val="TOC2"/>
        <w:rPr>
          <w:rFonts w:ascii="Calibri" w:hAnsi="Calibri"/>
        </w:rPr>
      </w:pPr>
      <w:r w:rsidRPr="00424D17">
        <w:t>Contents</w:t>
      </w:r>
      <w:r>
        <w:t xml:space="preserve"> at a Glance</w:t>
      </w:r>
      <w:r w:rsidRPr="00424D17">
        <w:rPr>
          <w:webHidden/>
        </w:rPr>
        <w:tab/>
        <w:t>v</w:t>
      </w:r>
    </w:p>
    <w:p w:rsidR="00AD79C9" w:rsidRPr="00424D17" w:rsidRDefault="00AD79C9" w:rsidP="00AD79C9">
      <w:pPr>
        <w:pStyle w:val="TOC2"/>
        <w:rPr>
          <w:rFonts w:ascii="Calibri" w:hAnsi="Calibri"/>
          <w:sz w:val="22"/>
          <w:szCs w:val="22"/>
        </w:rPr>
      </w:pPr>
      <w:r w:rsidRPr="00424D17">
        <w:t>About the Authors</w:t>
      </w:r>
      <w:r w:rsidRPr="00424D17">
        <w:rPr>
          <w:webHidden/>
        </w:rPr>
        <w:tab/>
        <w:t>xv</w:t>
      </w:r>
      <w:r>
        <w:rPr>
          <w:webHidden/>
        </w:rPr>
        <w:t>i</w:t>
      </w:r>
    </w:p>
    <w:p w:rsidR="00AD79C9" w:rsidRPr="00424D17" w:rsidRDefault="00AD79C9" w:rsidP="00AD79C9">
      <w:pPr>
        <w:pStyle w:val="TOC2"/>
        <w:rPr>
          <w:rFonts w:ascii="Calibri" w:hAnsi="Calibri"/>
          <w:sz w:val="22"/>
          <w:szCs w:val="22"/>
        </w:rPr>
      </w:pPr>
      <w:r w:rsidRPr="00424D17">
        <w:t>Acknowledgments</w:t>
      </w:r>
      <w:r w:rsidRPr="00424D17">
        <w:rPr>
          <w:webHidden/>
        </w:rPr>
        <w:tab/>
        <w:t>xv</w:t>
      </w:r>
      <w:r>
        <w:rPr>
          <w:webHidden/>
        </w:rPr>
        <w:t>ii</w:t>
      </w:r>
    </w:p>
    <w:p w:rsidR="00AD79C9" w:rsidRPr="00424D17" w:rsidRDefault="00AD79C9" w:rsidP="00AD79C9">
      <w:pPr>
        <w:pStyle w:val="TOC2"/>
        <w:rPr>
          <w:rFonts w:ascii="Calibri" w:hAnsi="Calibri"/>
          <w:sz w:val="22"/>
          <w:szCs w:val="22"/>
        </w:rPr>
      </w:pPr>
      <w:r w:rsidRPr="00424D17">
        <w:t>Introduction</w:t>
      </w:r>
      <w:r w:rsidRPr="00424D17">
        <w:rPr>
          <w:webHidden/>
        </w:rPr>
        <w:tab/>
        <w:t>xi</w:t>
      </w:r>
      <w:r>
        <w:rPr>
          <w:webHidden/>
        </w:rPr>
        <w:t>x</w:t>
      </w:r>
    </w:p>
    <w:p w:rsidR="00AD79C9" w:rsidRPr="00250CA6" w:rsidRDefault="00AD79C9" w:rsidP="00AD79C9"/>
    <w:p w:rsidR="00AD79C9" w:rsidRDefault="00AD79C9" w:rsidP="00AD79C9">
      <w:pPr>
        <w:pStyle w:val="ToCPart"/>
        <w:rPr>
          <w:rFonts w:ascii="Calibri" w:hAnsi="Calibri"/>
          <w:sz w:val="22"/>
        </w:rPr>
      </w:pPr>
      <w:r>
        <w:t>PART I: packetC Background</w:t>
      </w:r>
      <w:r w:rsidRPr="00424D17">
        <w:rPr>
          <w:webHidden/>
        </w:rPr>
        <w:tab/>
      </w:r>
      <w:r w:rsidRPr="00424D17">
        <w:rPr>
          <w:webHidden/>
        </w:rPr>
        <w:tab/>
      </w:r>
      <w:r>
        <w:rPr>
          <w:webHidden/>
        </w:rPr>
        <w:tab/>
      </w:r>
      <w:r>
        <w:rPr>
          <w:webHidden/>
        </w:rPr>
        <w:tab/>
      </w:r>
      <w:r>
        <w:rPr>
          <w:webHidden/>
        </w:rPr>
        <w:tab/>
      </w:r>
      <w:r>
        <w:rPr>
          <w:webHidden/>
        </w:rPr>
        <w:tab/>
      </w:r>
      <w:r>
        <w:rPr>
          <w:webHidden/>
        </w:rPr>
        <w:tab/>
        <w:t>1</w:t>
      </w:r>
    </w:p>
    <w:p w:rsidR="00AD79C9" w:rsidRDefault="00AD79C9" w:rsidP="00AD79C9">
      <w:pPr>
        <w:pStyle w:val="TOC2"/>
        <w:rPr>
          <w:webHidden/>
        </w:rPr>
      </w:pPr>
      <w:r w:rsidRPr="00652844">
        <w:rPr>
          <w:rStyle w:val="GrayDingbat"/>
        </w:rPr>
        <w:t></w:t>
      </w:r>
      <w:r w:rsidRPr="00424D17">
        <w:rPr>
          <w:rFonts w:ascii="ZapfDingbats" w:hAnsi="ZapfDingbats"/>
          <w:color w:val="BFBFBF"/>
        </w:rPr>
        <w:t></w:t>
      </w:r>
      <w:r w:rsidRPr="00424D17">
        <w:t xml:space="preserve">CHAPTER 1: </w:t>
      </w:r>
      <w:r w:rsidR="00851FCE">
        <w:t>Dummy Text</w:t>
      </w:r>
      <w:r w:rsidRPr="00424D17">
        <w:rPr>
          <w:webHidden/>
        </w:rPr>
        <w:tab/>
        <w:t>3</w:t>
      </w:r>
    </w:p>
    <w:p w:rsidR="00AD79C9" w:rsidRDefault="00851FCE" w:rsidP="00AD79C9">
      <w:pPr>
        <w:pStyle w:val="TOC31"/>
        <w:rPr>
          <w:rFonts w:ascii="Calibri" w:hAnsi="Calibri"/>
          <w:b/>
        </w:rPr>
      </w:pPr>
      <w:r>
        <w:t>Dummy Text</w:t>
      </w:r>
      <w:r w:rsidR="00AD79C9">
        <w:tab/>
        <w:t>9</w:t>
      </w:r>
    </w:p>
    <w:p w:rsidR="00AD79C9" w:rsidRDefault="00851FCE" w:rsidP="00AD79C9">
      <w:pPr>
        <w:pStyle w:val="TOC31"/>
        <w:rPr>
          <w:rFonts w:ascii="Calibri" w:hAnsi="Calibri"/>
          <w:b/>
        </w:rPr>
      </w:pPr>
      <w:r>
        <w:t>Dummy Text</w:t>
      </w:r>
      <w:r w:rsidR="00AD79C9">
        <w:tab/>
        <w:t>10</w:t>
      </w:r>
    </w:p>
    <w:p w:rsidR="00AD79C9" w:rsidRDefault="00AD79C9" w:rsidP="00AD79C9">
      <w:pPr>
        <w:pStyle w:val="TOC31"/>
        <w:rPr>
          <w:rFonts w:ascii="Calibri" w:hAnsi="Calibri"/>
          <w:b/>
        </w:rPr>
      </w:pPr>
      <w:r>
        <w:t xml:space="preserve">Virtual </w:t>
      </w:r>
      <w:r w:rsidR="00851FCE">
        <w:t>Dummy Text</w:t>
      </w:r>
      <w:r>
        <w:tab/>
        <w:t>11</w:t>
      </w:r>
    </w:p>
    <w:p w:rsidR="00AD79C9" w:rsidRDefault="00851FCE" w:rsidP="00AD79C9">
      <w:pPr>
        <w:pStyle w:val="TOC31"/>
        <w:rPr>
          <w:rFonts w:ascii="Calibri" w:hAnsi="Calibri"/>
          <w:b/>
        </w:rPr>
      </w:pPr>
      <w:r>
        <w:t>Dummy Text</w:t>
      </w:r>
      <w:r w:rsidR="00AD79C9">
        <w:tab/>
        <w:t>12</w:t>
      </w:r>
    </w:p>
    <w:p w:rsidR="00AD79C9" w:rsidRDefault="00851FCE" w:rsidP="00AD79C9">
      <w:pPr>
        <w:pStyle w:val="TOC31"/>
        <w:rPr>
          <w:rFonts w:ascii="Calibri" w:hAnsi="Calibri"/>
          <w:b/>
        </w:rPr>
      </w:pPr>
      <w:r>
        <w:t>Dummy Text</w:t>
      </w:r>
      <w:r w:rsidR="00AD79C9">
        <w:tab/>
        <w:t>12</w:t>
      </w:r>
    </w:p>
    <w:p w:rsidR="00AD79C9" w:rsidRDefault="00851FCE" w:rsidP="00AD79C9">
      <w:pPr>
        <w:pStyle w:val="TOC31"/>
        <w:rPr>
          <w:rFonts w:ascii="Calibri" w:hAnsi="Calibri"/>
          <w:b/>
        </w:rPr>
      </w:pPr>
      <w:r>
        <w:t xml:space="preserve">Dummy Text </w:t>
      </w:r>
      <w:r w:rsidR="00AD79C9">
        <w:t>Flow</w:t>
      </w:r>
      <w:r w:rsidR="00AD79C9">
        <w:tab/>
        <w:t>13</w:t>
      </w:r>
    </w:p>
    <w:p w:rsidR="00AD79C9" w:rsidRDefault="00851FCE" w:rsidP="00AD79C9">
      <w:pPr>
        <w:pStyle w:val="TOC31"/>
        <w:rPr>
          <w:rFonts w:ascii="Calibri" w:hAnsi="Calibri"/>
          <w:b/>
        </w:rPr>
      </w:pPr>
      <w:r>
        <w:t>Dummy Text</w:t>
      </w:r>
      <w:r w:rsidR="00AD79C9">
        <w:tab/>
        <w:t>14</w:t>
      </w:r>
    </w:p>
    <w:p w:rsidR="00AD79C9" w:rsidRDefault="00AD79C9" w:rsidP="00AD79C9">
      <w:pPr>
        <w:pStyle w:val="TOC31"/>
        <w:rPr>
          <w:rFonts w:ascii="Calibri" w:hAnsi="Calibri"/>
          <w:b/>
        </w:rPr>
      </w:pPr>
      <w:r>
        <w:t>Summary</w:t>
      </w:r>
      <w:r>
        <w:tab/>
        <w:t>16</w:t>
      </w:r>
    </w:p>
    <w:p w:rsidR="00AD79C9" w:rsidRPr="00AD79C9" w:rsidRDefault="00AD79C9" w:rsidP="00AD79C9"/>
    <w:p w:rsidR="00AD79C9" w:rsidRDefault="00AD79C9" w:rsidP="00AD79C9">
      <w:pPr>
        <w:pStyle w:val="ToCPart"/>
        <w:rPr>
          <w:rFonts w:ascii="Calibri" w:hAnsi="Calibri"/>
          <w:sz w:val="22"/>
        </w:rPr>
      </w:pPr>
      <w:r>
        <w:t>PART II: Language Reference</w:t>
      </w:r>
      <w:r>
        <w:rPr>
          <w:webHidden/>
        </w:rPr>
        <w:tab/>
      </w:r>
      <w:r>
        <w:rPr>
          <w:webHidden/>
        </w:rPr>
        <w:tab/>
      </w:r>
      <w:r>
        <w:rPr>
          <w:webHidden/>
        </w:rPr>
        <w:tab/>
      </w:r>
      <w:r>
        <w:rPr>
          <w:webHidden/>
        </w:rPr>
        <w:tab/>
      </w:r>
      <w:r>
        <w:rPr>
          <w:webHidden/>
        </w:rPr>
        <w:tab/>
      </w:r>
      <w:r>
        <w:rPr>
          <w:webHidden/>
        </w:rPr>
        <w:tab/>
      </w:r>
      <w:r>
        <w:rPr>
          <w:webHidden/>
        </w:rPr>
        <w:tab/>
        <w:t>53</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5: Variables: </w:t>
      </w:r>
      <w:r w:rsidR="00851FCE">
        <w:t>Dummy Text</w:t>
      </w:r>
      <w:r w:rsidRPr="00424D17">
        <w:rPr>
          <w:webHidden/>
        </w:rPr>
        <w:tab/>
        <w:t>5</w:t>
      </w:r>
      <w:r>
        <w:rPr>
          <w:webHidden/>
        </w:rPr>
        <w:t>5</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lastRenderedPageBreak/>
        <w:t></w:t>
      </w:r>
      <w:r w:rsidRPr="00424D17">
        <w:rPr>
          <w:rFonts w:ascii="ZapfDingbats" w:hAnsi="ZapfDingbats"/>
          <w:color w:val="BFBFBF"/>
        </w:rPr>
        <w:t></w:t>
      </w:r>
      <w:r w:rsidRPr="00424D17">
        <w:t xml:space="preserve">CHAPTER 15: </w:t>
      </w:r>
      <w:r w:rsidR="00851FCE">
        <w:t>Dummy Text</w:t>
      </w:r>
      <w:r w:rsidRPr="00424D17">
        <w:rPr>
          <w:webHidden/>
        </w:rPr>
        <w:tab/>
        <w:t>151</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16: </w:t>
      </w:r>
      <w:r w:rsidR="00851FCE">
        <w:t>Dummy Text</w:t>
      </w:r>
      <w:r w:rsidRPr="00424D17">
        <w:rPr>
          <w:webHidden/>
        </w:rPr>
        <w:tab/>
        <w:t>159</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17: </w:t>
      </w:r>
      <w:r w:rsidR="00851FCE">
        <w:t>Dummy Text</w:t>
      </w:r>
      <w:r w:rsidRPr="00424D17">
        <w:rPr>
          <w:webHidden/>
        </w:rPr>
        <w:tab/>
        <w:t>171</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18: </w:t>
      </w:r>
      <w:r w:rsidR="00851FCE">
        <w:t>Dummy Text</w:t>
      </w:r>
      <w:r w:rsidRPr="00424D17">
        <w:rPr>
          <w:webHidden/>
        </w:rPr>
        <w:tab/>
        <w:t>175</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19: </w:t>
      </w:r>
      <w:r w:rsidR="00851FCE">
        <w:t>Dummy Text</w:t>
      </w:r>
      <w:r w:rsidRPr="00424D17">
        <w:rPr>
          <w:webHidden/>
        </w:rPr>
        <w:tab/>
        <w:t>205</w:t>
      </w:r>
    </w:p>
    <w:p w:rsidR="00851FCE" w:rsidRDefault="00851FCE" w:rsidP="00851FCE">
      <w:pPr>
        <w:pStyle w:val="TOC31"/>
        <w:rPr>
          <w:rFonts w:ascii="Calibri" w:hAnsi="Calibri"/>
          <w:b/>
        </w:rPr>
      </w:pPr>
      <w:r>
        <w:lastRenderedPageBreak/>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Default="00AD79C9" w:rsidP="00AD79C9">
      <w:pPr>
        <w:pStyle w:val="TOC2"/>
      </w:pPr>
    </w:p>
    <w:p w:rsidR="00AD79C9" w:rsidRDefault="00AD79C9" w:rsidP="00AD79C9">
      <w:pPr>
        <w:pStyle w:val="ToCPart"/>
        <w:rPr>
          <w:rFonts w:ascii="Calibri" w:hAnsi="Calibri"/>
          <w:sz w:val="22"/>
        </w:rPr>
      </w:pPr>
      <w:r>
        <w:t>PART III: Developing Applications</w:t>
      </w:r>
      <w:r>
        <w:rPr>
          <w:webHidden/>
        </w:rPr>
        <w:tab/>
      </w:r>
      <w:r>
        <w:rPr>
          <w:webHidden/>
        </w:rPr>
        <w:tab/>
      </w:r>
      <w:r>
        <w:rPr>
          <w:webHidden/>
        </w:rPr>
        <w:tab/>
      </w:r>
      <w:r>
        <w:rPr>
          <w:webHidden/>
        </w:rPr>
        <w:tab/>
      </w:r>
      <w:r>
        <w:rPr>
          <w:webHidden/>
        </w:rPr>
        <w:tab/>
      </w:r>
      <w:r>
        <w:rPr>
          <w:webHidden/>
        </w:rPr>
        <w:tab/>
      </w:r>
      <w:r>
        <w:rPr>
          <w:webHidden/>
        </w:rPr>
        <w:tab/>
        <w:t>215</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20: </w:t>
      </w:r>
      <w:r w:rsidR="00851FCE">
        <w:t>Dummy Text</w:t>
      </w:r>
      <w:r w:rsidRPr="00424D17">
        <w:rPr>
          <w:webHidden/>
        </w:rPr>
        <w:tab/>
        <w:t>217</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21: </w:t>
      </w:r>
      <w:r w:rsidR="00851FCE">
        <w:t>Dummy Text</w:t>
      </w:r>
      <w:r w:rsidRPr="00424D17">
        <w:rPr>
          <w:webHidden/>
        </w:rPr>
        <w:tab/>
        <w:t>223</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22: </w:t>
      </w:r>
      <w:r w:rsidR="00851FCE">
        <w:t>Dummy Text</w:t>
      </w:r>
      <w:r w:rsidRPr="00424D17">
        <w:rPr>
          <w:webHidden/>
        </w:rPr>
        <w:tab/>
        <w:t>233</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lastRenderedPageBreak/>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23: </w:t>
      </w:r>
      <w:r w:rsidR="00851FCE">
        <w:t>Dummy Text</w:t>
      </w:r>
      <w:r w:rsidRPr="00424D17">
        <w:rPr>
          <w:webHidden/>
        </w:rPr>
        <w:tab/>
        <w:t>237</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24: </w:t>
      </w:r>
      <w:r w:rsidR="00851FCE">
        <w:t>Dummy Text</w:t>
      </w:r>
      <w:r w:rsidRPr="00424D17">
        <w:rPr>
          <w:webHidden/>
        </w:rPr>
        <w:tab/>
        <w:t>245</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25: </w:t>
      </w:r>
      <w:r w:rsidR="00851FCE">
        <w:t>Dummy Text</w:t>
      </w:r>
      <w:r w:rsidRPr="00424D17">
        <w:rPr>
          <w:webHidden/>
        </w:rPr>
        <w:tab/>
        <w:t>263</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CHAPTER 26: </w:t>
      </w:r>
      <w:r w:rsidR="00851FCE">
        <w:t>Dummy Text</w:t>
      </w:r>
      <w:r w:rsidRPr="00424D17">
        <w:rPr>
          <w:webHidden/>
        </w:rPr>
        <w:tab/>
        <w:t>281</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lastRenderedPageBreak/>
        <w:t></w:t>
      </w:r>
      <w:r w:rsidRPr="00424D17">
        <w:rPr>
          <w:rFonts w:ascii="ZapfDingbats" w:hAnsi="ZapfDingbats"/>
          <w:color w:val="BFBFBF"/>
        </w:rPr>
        <w:t></w:t>
      </w:r>
      <w:r w:rsidRPr="00424D17">
        <w:t xml:space="preserve">CHAPTER 27: </w:t>
      </w:r>
      <w:r w:rsidR="00851FCE">
        <w:t>Dummy Text</w:t>
      </w:r>
      <w:r w:rsidRPr="00424D17">
        <w:rPr>
          <w:webHidden/>
        </w:rPr>
        <w:tab/>
        <w:t>287</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Default="00AD79C9" w:rsidP="00AD79C9">
      <w:pPr>
        <w:pStyle w:val="TOC2"/>
      </w:pPr>
    </w:p>
    <w:p w:rsidR="00AD79C9" w:rsidRDefault="00AD79C9" w:rsidP="00AD79C9">
      <w:pPr>
        <w:pStyle w:val="ToCPart"/>
        <w:rPr>
          <w:rFonts w:ascii="Calibri" w:hAnsi="Calibri"/>
          <w:sz w:val="22"/>
        </w:rPr>
      </w:pPr>
      <w:r>
        <w:t>PART IV: Industry Reprints</w:t>
      </w:r>
      <w:r>
        <w:rPr>
          <w:webHidden/>
        </w:rPr>
        <w:tab/>
      </w:r>
      <w:r>
        <w:rPr>
          <w:webHidden/>
        </w:rPr>
        <w:tab/>
      </w:r>
      <w:r>
        <w:rPr>
          <w:webHidden/>
        </w:rPr>
        <w:tab/>
      </w:r>
      <w:r>
        <w:rPr>
          <w:webHidden/>
        </w:rPr>
        <w:tab/>
      </w:r>
      <w:r>
        <w:rPr>
          <w:webHidden/>
        </w:rPr>
        <w:tab/>
      </w:r>
      <w:r>
        <w:rPr>
          <w:webHidden/>
        </w:rPr>
        <w:tab/>
      </w:r>
      <w:r>
        <w:rPr>
          <w:webHidden/>
        </w:rPr>
        <w:tab/>
      </w:r>
      <w:r>
        <w:rPr>
          <w:webHidden/>
        </w:rPr>
        <w:tab/>
        <w:t>309</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1: </w:t>
      </w:r>
      <w:r w:rsidR="00851FCE">
        <w:t>Dummy Text</w:t>
      </w:r>
      <w:r w:rsidRPr="00424D17">
        <w:rPr>
          <w:webHidden/>
        </w:rPr>
        <w:tab/>
        <w:t>311</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2: A </w:t>
      </w:r>
      <w:r w:rsidR="00851FCE">
        <w:t>Dummy Text</w:t>
      </w:r>
      <w:r w:rsidRPr="00424D17">
        <w:rPr>
          <w:webHidden/>
        </w:rPr>
        <w:tab/>
        <w:t>319</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3: </w:t>
      </w:r>
      <w:r w:rsidR="00851FCE">
        <w:t>Dummy Text</w:t>
      </w:r>
      <w:r w:rsidRPr="00424D17">
        <w:rPr>
          <w:webHidden/>
        </w:rPr>
        <w:tab/>
        <w:t>329</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lastRenderedPageBreak/>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4: </w:t>
      </w:r>
      <w:r w:rsidR="00851FCE">
        <w:t>Dummy Text</w:t>
      </w:r>
      <w:r w:rsidRPr="00424D17">
        <w:rPr>
          <w:webHidden/>
        </w:rPr>
        <w:tab/>
        <w:t>335</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5: </w:t>
      </w:r>
      <w:r w:rsidR="00851FCE">
        <w:t>Dummy Text</w:t>
      </w:r>
      <w:r w:rsidRPr="00424D17">
        <w:rPr>
          <w:webHidden/>
        </w:rPr>
        <w:tab/>
        <w:t>345</w:t>
      </w:r>
    </w:p>
    <w:p w:rsidR="00851FCE" w:rsidRDefault="00851FCE" w:rsidP="00851FCE">
      <w:pPr>
        <w:pStyle w:val="TOC31"/>
        <w:rPr>
          <w:rFonts w:ascii="Calibri" w:hAnsi="Calibri"/>
          <w:b/>
        </w:rPr>
      </w:pPr>
      <w:r>
        <w:t>Dummy Text</w:t>
      </w:r>
      <w:r>
        <w:tab/>
        <w:t>9</w:t>
      </w:r>
    </w:p>
    <w:p w:rsidR="00851FCE" w:rsidRDefault="00851FCE" w:rsidP="00851FCE">
      <w:pPr>
        <w:pStyle w:val="TOC31"/>
        <w:rPr>
          <w:rFonts w:ascii="Calibri" w:hAnsi="Calibri"/>
          <w:b/>
        </w:rPr>
      </w:pPr>
      <w:r>
        <w:t>Dummy Text</w:t>
      </w:r>
      <w:r>
        <w:tab/>
        <w:t>10</w:t>
      </w:r>
    </w:p>
    <w:p w:rsidR="00851FCE" w:rsidRDefault="00851FCE" w:rsidP="00851FCE">
      <w:pPr>
        <w:pStyle w:val="TOC31"/>
        <w:rPr>
          <w:rFonts w:ascii="Calibri" w:hAnsi="Calibri"/>
          <w:b/>
        </w:rPr>
      </w:pPr>
      <w:r>
        <w:t>Virtual Dummy Text</w:t>
      </w:r>
      <w:r>
        <w:tab/>
        <w:t>11</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w:t>
      </w:r>
      <w:r>
        <w:tab/>
        <w:t>12</w:t>
      </w:r>
    </w:p>
    <w:p w:rsidR="00851FCE" w:rsidRDefault="00851FCE" w:rsidP="00851FCE">
      <w:pPr>
        <w:pStyle w:val="TOC31"/>
        <w:rPr>
          <w:rFonts w:ascii="Calibri" w:hAnsi="Calibri"/>
          <w:b/>
        </w:rPr>
      </w:pPr>
      <w:r>
        <w:t>Dummy Text Flow</w:t>
      </w:r>
      <w:r>
        <w:tab/>
        <w:t>13</w:t>
      </w:r>
    </w:p>
    <w:p w:rsidR="00851FCE" w:rsidRDefault="00851FCE" w:rsidP="00851FCE">
      <w:pPr>
        <w:pStyle w:val="TOC31"/>
        <w:rPr>
          <w:rFonts w:ascii="Calibri" w:hAnsi="Calibri"/>
          <w:b/>
        </w:rPr>
      </w:pPr>
      <w:r>
        <w:t>Dummy Text</w:t>
      </w:r>
      <w:r>
        <w:tab/>
        <w:t>14</w:t>
      </w:r>
    </w:p>
    <w:p w:rsidR="00851FCE" w:rsidRDefault="00851FCE" w:rsidP="00851FCE">
      <w:pPr>
        <w:pStyle w:val="TOC31"/>
        <w:rPr>
          <w:rFonts w:ascii="Calibri" w:hAnsi="Calibri"/>
          <w:b/>
        </w:rPr>
      </w:pPr>
      <w:r>
        <w:t>Summary</w:t>
      </w:r>
      <w:r>
        <w:tab/>
        <w:t>16</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8: </w:t>
      </w:r>
      <w:r w:rsidR="00851FCE">
        <w:t>Dummy Text</w:t>
      </w:r>
      <w:r w:rsidRPr="00424D17">
        <w:rPr>
          <w:webHidden/>
        </w:rPr>
        <w:tab/>
        <w:t>371</w:t>
      </w:r>
    </w:p>
    <w:p w:rsidR="00AD79C9" w:rsidRPr="00424D17" w:rsidRDefault="00AD79C9" w:rsidP="00AD79C9">
      <w:pPr>
        <w:pStyle w:val="TOC2"/>
        <w:ind w:left="2250" w:hanging="2005"/>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REPRINT 9: </w:t>
      </w:r>
      <w:r w:rsidR="00851FCE">
        <w:t>Dummy Text</w:t>
      </w:r>
      <w:r w:rsidRPr="00424D17">
        <w:br/>
        <w:t>Processing</w:t>
      </w:r>
      <w:r w:rsidRPr="00424D17">
        <w:rPr>
          <w:webHidden/>
        </w:rPr>
        <w:tab/>
        <w:t>377</w:t>
      </w:r>
    </w:p>
    <w:p w:rsidR="00AD79C9" w:rsidRPr="00424D17" w:rsidRDefault="00AD79C9" w:rsidP="00AD79C9">
      <w:pPr>
        <w:pStyle w:val="TOC2"/>
        <w:rPr>
          <w:rFonts w:ascii="ZapfDingbats" w:hAnsi="ZapfDingbats"/>
          <w:color w:val="BFBFBF"/>
        </w:rPr>
      </w:pP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APPENDIX A: Reference Tables</w:t>
      </w:r>
      <w:r w:rsidRPr="00424D17">
        <w:rPr>
          <w:webHidden/>
        </w:rPr>
        <w:tab/>
        <w:t>383</w:t>
      </w:r>
    </w:p>
    <w:p w:rsidR="00AD79C9" w:rsidRPr="00424D17" w:rsidRDefault="00AD79C9" w:rsidP="00AD79C9">
      <w:pPr>
        <w:pStyle w:val="TOC2"/>
        <w:rPr>
          <w:rFonts w:ascii="Calibri" w:hAnsi="Calibri"/>
          <w:sz w:val="22"/>
          <w:szCs w:val="22"/>
        </w:rPr>
      </w:pPr>
      <w:r w:rsidRPr="00424D17">
        <w:rPr>
          <w:rFonts w:ascii="ZapfDingbats" w:hAnsi="ZapfDingbats"/>
          <w:color w:val="BFBFBF"/>
        </w:rPr>
        <w:t></w:t>
      </w:r>
      <w:r w:rsidRPr="00424D17">
        <w:rPr>
          <w:rFonts w:ascii="ZapfDingbats" w:hAnsi="ZapfDingbats"/>
          <w:color w:val="BFBFBF"/>
        </w:rPr>
        <w:t></w:t>
      </w:r>
      <w:r w:rsidRPr="00424D17">
        <w:t xml:space="preserve">APPENDIX B: </w:t>
      </w:r>
      <w:r w:rsidR="00851FCE">
        <w:t>Dummy Text</w:t>
      </w:r>
      <w:r w:rsidRPr="00424D17">
        <w:rPr>
          <w:webHidden/>
        </w:rPr>
        <w:tab/>
        <w:t>395</w:t>
      </w:r>
    </w:p>
    <w:p w:rsidR="00AD79C9" w:rsidRPr="00424D17" w:rsidRDefault="00AD79C9" w:rsidP="00AD79C9">
      <w:pPr>
        <w:rPr>
          <w:b/>
        </w:rPr>
      </w:pPr>
    </w:p>
    <w:p w:rsidR="00851FCE" w:rsidRDefault="00AD79C9" w:rsidP="00851FCE">
      <w:pPr>
        <w:pStyle w:val="ToCPart"/>
        <w:rPr>
          <w:b w:val="0"/>
          <w:bCs w:val="0"/>
          <w:webHidden/>
        </w:rPr>
      </w:pPr>
      <w:r w:rsidRPr="00424D17">
        <w:t>INDEX</w:t>
      </w:r>
      <w:r w:rsidRPr="00424D17">
        <w:rPr>
          <w:webHidden/>
        </w:rPr>
        <w:tab/>
      </w:r>
      <w:r>
        <w:rPr>
          <w:webHidden/>
        </w:rPr>
        <w:tab/>
      </w:r>
      <w:r>
        <w:rPr>
          <w:webHidden/>
        </w:rPr>
        <w:tab/>
      </w:r>
      <w:r>
        <w:rPr>
          <w:webHidden/>
        </w:rPr>
        <w:tab/>
      </w:r>
      <w:r>
        <w:rPr>
          <w:webHidden/>
        </w:rPr>
        <w:tab/>
      </w:r>
      <w:r>
        <w:rPr>
          <w:webHidden/>
        </w:rPr>
        <w:tab/>
      </w:r>
      <w:r>
        <w:rPr>
          <w:webHidden/>
        </w:rPr>
        <w:tab/>
      </w:r>
      <w:r>
        <w:rPr>
          <w:webHidden/>
        </w:rPr>
        <w:tab/>
      </w:r>
      <w:r>
        <w:rPr>
          <w:webHidden/>
        </w:rPr>
        <w:tab/>
      </w:r>
      <w:r>
        <w:rPr>
          <w:webHidden/>
        </w:rPr>
        <w:tab/>
      </w:r>
      <w:r>
        <w:rPr>
          <w:webHidden/>
        </w:rPr>
        <w:tab/>
      </w:r>
      <w:r w:rsidRPr="00424D17">
        <w:rPr>
          <w:webHidden/>
        </w:rPr>
        <w:t>433</w:t>
      </w:r>
    </w:p>
    <w:p w:rsidR="00851FCE" w:rsidRDefault="00453077" w:rsidP="00851FCE">
      <w:pPr>
        <w:pStyle w:val="FMText"/>
      </w:pPr>
      <w:r>
        <w:br w:type="page"/>
      </w:r>
    </w:p>
    <w:p w:rsidR="00206456" w:rsidRDefault="00206456" w:rsidP="00206456">
      <w:pPr>
        <w:pStyle w:val="FMHead"/>
      </w:pPr>
    </w:p>
    <w:p w:rsidR="00453077" w:rsidRPr="00206456" w:rsidRDefault="00ED00B3" w:rsidP="00206456">
      <w:pPr>
        <w:pStyle w:val="FMHead"/>
      </w:pPr>
      <w:r>
        <w:t>About the Authors</w:t>
      </w:r>
    </w:p>
    <w:p w:rsidR="00AD79C9" w:rsidRDefault="00D2293D" w:rsidP="00AD79C9">
      <w:pPr>
        <w:pStyle w:val="FMText"/>
      </w:pPr>
      <w:r>
        <w:rPr>
          <w:b/>
          <w:bCs/>
          <w:noProof/>
        </w:rPr>
        <mc:AlternateContent>
          <mc:Choice Requires="wps">
            <w:drawing>
              <wp:anchor distT="0" distB="0" distL="114300" distR="114300" simplePos="0" relativeHeight="251663360" behindDoc="1" locked="0" layoutInCell="1" allowOverlap="1">
                <wp:simplePos x="0" y="0"/>
                <wp:positionH relativeFrom="column">
                  <wp:posOffset>27305</wp:posOffset>
                </wp:positionH>
                <wp:positionV relativeFrom="paragraph">
                  <wp:posOffset>45085</wp:posOffset>
                </wp:positionV>
                <wp:extent cx="888365" cy="1276350"/>
                <wp:effectExtent l="17780" t="16510" r="17780" b="12065"/>
                <wp:wrapTight wrapText="bothSides">
                  <wp:wrapPolygon edited="0">
                    <wp:start x="-232" y="-161"/>
                    <wp:lineTo x="-232" y="21600"/>
                    <wp:lineTo x="21832" y="21600"/>
                    <wp:lineTo x="21832" y="-161"/>
                    <wp:lineTo x="-232" y="-161"/>
                  </wp:wrapPolygon>
                </wp:wrapTight>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8365" cy="127635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424FDC" id="Rectangle 6" o:spid="_x0000_s1026" style="position:absolute;margin-left:2.15pt;margin-top:3.55pt;width:69.95pt;height:10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" strokeweight="1.5pt">
                <w10:wrap type="tight"/>
              </v:rect>
            </w:pict>
          </mc:Fallback>
        </mc:AlternateContent>
      </w:r>
      <w:r w:rsidR="00AD79C9" w:rsidRPr="00AD79C9">
        <w:rPr>
          <w:rStyle w:val="Strong"/>
        </w:rPr>
        <w:t>Author Name</w:t>
      </w:r>
      <w:r w:rsidR="00AD79C9" w:rsidRPr="00EF0FB7">
        <w:t xml:space="preserve"> </w:t>
      </w:r>
      <w:r w:rsidR="00AD79C9">
        <w:t>Dummy Text</w:t>
      </w:r>
      <w:r w:rsidR="00AD79C9" w:rsidRPr="00EF0FB7">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p>
    <w:p w:rsidR="00851FCE" w:rsidRDefault="00851FCE" w:rsidP="00AD79C9">
      <w:pPr>
        <w:pStyle w:val="FMText"/>
      </w:pPr>
    </w:p>
    <w:p w:rsidR="00851FCE" w:rsidRDefault="00D2293D" w:rsidP="00851FCE">
      <w:pPr>
        <w:pStyle w:val="FMText"/>
      </w:pPr>
      <w:r>
        <w:rPr>
          <w:b/>
          <w:bCs/>
          <w:noProof/>
        </w:rPr>
        <mc:AlternateContent>
          <mc:Choice Requires="wps">
            <w:drawing>
              <wp:anchor distT="0" distB="0" distL="114300" distR="114300" simplePos="0" relativeHeight="251665408" behindDoc="1" locked="0" layoutInCell="1" allowOverlap="1">
                <wp:simplePos x="0" y="0"/>
                <wp:positionH relativeFrom="column">
                  <wp:posOffset>27305</wp:posOffset>
                </wp:positionH>
                <wp:positionV relativeFrom="paragraph">
                  <wp:posOffset>45085</wp:posOffset>
                </wp:positionV>
                <wp:extent cx="888365" cy="1276350"/>
                <wp:effectExtent l="17780" t="16510" r="17780" b="12065"/>
                <wp:wrapTight wrapText="bothSides">
                  <wp:wrapPolygon edited="0">
                    <wp:start x="-232" y="-161"/>
                    <wp:lineTo x="-232" y="21600"/>
                    <wp:lineTo x="21832" y="21600"/>
                    <wp:lineTo x="21832" y="-161"/>
                    <wp:lineTo x="-232" y="-161"/>
                  </wp:wrapPolygon>
                </wp:wrapTight>
                <wp:docPr id="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8365" cy="127635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07C2E" id="Rectangle 7" o:spid="_x0000_s1026" style="position:absolute;margin-left:2.15pt;margin-top:3.55pt;width:69.95pt;height:10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" strokeweight="1.5pt">
                <w10:wrap type="tight"/>
              </v:rect>
            </w:pict>
          </mc:Fallback>
        </mc:AlternateContent>
      </w:r>
      <w:r w:rsidR="00851FCE" w:rsidRPr="00AD79C9">
        <w:rPr>
          <w:rStyle w:val="Strong"/>
        </w:rPr>
        <w:t>Author Name</w:t>
      </w:r>
      <w:r w:rsidR="00851FCE" w:rsidRPr="00EF0FB7">
        <w:t xml:space="preserve"> </w:t>
      </w:r>
      <w:r w:rsidR="00851FCE">
        <w:t>Dummy Text</w:t>
      </w:r>
      <w:r w:rsidR="00851FCE" w:rsidRPr="00EF0FB7">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r w:rsidR="00851FCE" w:rsidRPr="00851FCE">
        <w:t xml:space="preserve"> </w:t>
      </w:r>
      <w:r w:rsidR="00851FCE">
        <w:t>Dummy Text</w:t>
      </w:r>
    </w:p>
    <w:p w:rsidR="00851FCE" w:rsidRDefault="00851FCE" w:rsidP="00851FCE">
      <w:pPr>
        <w:pStyle w:val="FMText"/>
      </w:pPr>
    </w:p>
    <w:p w:rsidR="00AD79C9" w:rsidRDefault="00AD79C9" w:rsidP="00AD79C9">
      <w:pPr>
        <w:pStyle w:val="FMText"/>
      </w:pPr>
    </w:p>
    <w:p w:rsidR="00453077" w:rsidRDefault="00453077" w:rsidP="00453077">
      <w:pPr>
        <w:pStyle w:val="FMTextCont"/>
      </w:pPr>
    </w:p>
    <w:p w:rsidR="003207AD" w:rsidRDefault="00453077" w:rsidP="003207AD">
      <w:pPr>
        <w:pStyle w:val="FMHead"/>
      </w:pPr>
      <w:r>
        <w:br w:type="page"/>
      </w:r>
      <w:r w:rsidR="003207AD">
        <w:lastRenderedPageBreak/>
        <w:t xml:space="preserve">About </w:t>
      </w:r>
      <w:r w:rsidR="00ED00B3">
        <w:t>the Technical Reviewer</w:t>
      </w:r>
    </w:p>
    <w:p w:rsidR="004D419D" w:rsidRPr="004D419D" w:rsidRDefault="004D419D" w:rsidP="004D419D">
      <w:pPr>
        <w:pStyle w:val="FMText"/>
      </w:pPr>
      <w:r w:rsidRPr="004D419D">
        <w:rPr>
          <w:rStyle w:val="Strong"/>
        </w:rPr>
        <w:t>Fabio Claudio Ferracchiati</w:t>
      </w:r>
      <w:r w:rsidRPr="004D419D">
        <w:t xml:space="preserve"> is a senior consultant and a senior analyst/developer using Microsoft technologies. He work</w:t>
      </w:r>
      <w:r w:rsidR="00D93262">
        <w:t>s</w:t>
      </w:r>
      <w:r w:rsidRPr="004D419D">
        <w:t xml:space="preserve"> at BluArancio SpA (</w:t>
      </w:r>
      <w:hyperlink r:id="rId12" w:history="1">
        <w:r w:rsidRPr="004D419D">
          <w:t>www.bluarancio.com</w:t>
        </w:r>
      </w:hyperlink>
      <w:r w:rsidRPr="004D419D">
        <w:t>) as Senior Analyst/Developer and Microsoft Dynamics CRM Specialist. He is a Microsoft Certified Solution Developer for .NET, a Microsoft Certified Application Developer for .NET, a Microsoft Certified Professional, and a prolific author and technical reviewer. Over the past ten years, he’s written articles for Italian and international magazines and coauthored more than ten books on a variety of computer topics.</w:t>
      </w:r>
    </w:p>
    <w:p w:rsidR="00C8366F" w:rsidRDefault="00C8366F" w:rsidP="00C8366F">
      <w:pPr>
        <w:pStyle w:val="FMText"/>
        <w:rPr>
          <w:rFonts w:ascii="Arial Narrow" w:hAnsi="Arial Narrow"/>
          <w:b/>
          <w:spacing w:val="-20"/>
          <w:sz w:val="60"/>
          <w:szCs w:val="48"/>
        </w:rPr>
      </w:pPr>
      <w:r>
        <w:br w:type="page"/>
      </w:r>
    </w:p>
    <w:p w:rsidR="00206456" w:rsidRDefault="00206456" w:rsidP="00C8366F">
      <w:pPr>
        <w:pStyle w:val="FMHead"/>
      </w:pPr>
    </w:p>
    <w:p w:rsidR="00453077" w:rsidRDefault="00851FCE" w:rsidP="00C8366F">
      <w:pPr>
        <w:pStyle w:val="FMHead"/>
      </w:pPr>
      <w:r>
        <w:t>Acknowledgments</w:t>
      </w:r>
    </w:p>
    <w:p w:rsidR="002F115C" w:rsidRPr="002F115C" w:rsidRDefault="00C8366F" w:rsidP="002F115C">
      <w:pPr>
        <w:pStyle w:val="FMText"/>
        <w:rPr>
          <w:ins w:id="5" w:author="Brian Wortman" w:date="2014-06-23T19:02:00Z"/>
        </w:rPr>
      </w:pPr>
      <w:del w:id="6" w:author="Brian Wortman" w:date="2014-06-23T19:02:00Z">
        <w:r w:rsidDel="002F115C">
          <w:delText>E</w:delText>
        </w:r>
      </w:del>
      <w:ins w:id="7" w:author="Brian Wortman" w:date="2014-06-23T19:02:00Z">
        <w:r w:rsidR="002F115C" w:rsidRPr="002F115C">
          <w:t xml:space="preserve">We'd like to thank you, our reader. Without you there wouldn't have been much </w:t>
        </w:r>
      </w:ins>
      <w:ins w:id="8" w:author="Brian Wortman" w:date="2014-06-23T21:31:00Z">
        <w:r w:rsidR="001B1390">
          <w:t xml:space="preserve">of a </w:t>
        </w:r>
      </w:ins>
      <w:ins w:id="9" w:author="Brian Wortman" w:date="2014-06-23T19:02:00Z">
        <w:r w:rsidR="002F115C" w:rsidRPr="002F115C">
          <w:t xml:space="preserve">point in writing this book! We look forward to learning from your comments and constructive criticisms. </w:t>
        </w:r>
      </w:ins>
    </w:p>
    <w:p w:rsidR="002F115C" w:rsidRPr="002F115C" w:rsidRDefault="002F115C" w:rsidP="002F115C">
      <w:pPr>
        <w:pStyle w:val="FMText"/>
        <w:rPr>
          <w:ins w:id="10" w:author="Brian Wortman" w:date="2014-06-23T19:02:00Z"/>
        </w:rPr>
      </w:pPr>
    </w:p>
    <w:p w:rsidR="002F115C" w:rsidRPr="002F115C" w:rsidRDefault="002F115C">
      <w:pPr>
        <w:pStyle w:val="FMTextCont"/>
        <w:rPr>
          <w:ins w:id="11" w:author="Brian Wortman" w:date="2014-06-23T19:02:00Z"/>
        </w:rPr>
        <w:pPrChange w:id="12" w:author="Brian Wortman" w:date="2014-06-23T19:03:00Z">
          <w:pPr>
            <w:pStyle w:val="FMText"/>
          </w:pPr>
        </w:pPrChange>
      </w:pPr>
      <w:ins w:id="13" w:author="Brian Wortman" w:date="2014-06-23T19:02:00Z">
        <w:r w:rsidRPr="002F115C">
          <w:t xml:space="preserve">We'd like to thank Kevin Walter, Douglas Pundick, Roger LeBlanc, Jim DeWolf, and Fabio Claudio Ferracchiati of the Apress team. It was a pleasure to work with such a talented and encouraging group of individuals. Their input and efforts toward getting this book to market were invaluable. </w:t>
        </w:r>
      </w:ins>
    </w:p>
    <w:p w:rsidR="002F115C" w:rsidRPr="002F115C" w:rsidRDefault="002F115C" w:rsidP="002F115C">
      <w:pPr>
        <w:pStyle w:val="FMText"/>
        <w:rPr>
          <w:ins w:id="14" w:author="Brian Wortman" w:date="2014-06-23T19:02:00Z"/>
        </w:rPr>
      </w:pPr>
      <w:bookmarkStart w:id="15" w:name="_GoBack"/>
      <w:bookmarkEnd w:id="15"/>
    </w:p>
    <w:p w:rsidR="002F115C" w:rsidRPr="002F115C" w:rsidRDefault="002F115C">
      <w:pPr>
        <w:pStyle w:val="FMTextCont"/>
        <w:rPr>
          <w:ins w:id="16" w:author="Brian Wortman" w:date="2014-06-23T19:02:00Z"/>
        </w:rPr>
        <w:pPrChange w:id="17" w:author="Brian Wortman" w:date="2014-06-23T19:03:00Z">
          <w:pPr>
            <w:pStyle w:val="FMText"/>
          </w:pPr>
        </w:pPrChange>
      </w:pPr>
      <w:ins w:id="18" w:author="Brian Wortman" w:date="2014-06-23T19:02:00Z">
        <w:r w:rsidRPr="002F115C">
          <w:t>For a simil</w:t>
        </w:r>
        <w:r>
          <w:t>ar reason, w</w:t>
        </w:r>
        <w:r w:rsidRPr="002F115C">
          <w:t xml:space="preserve">e'd like to thank our friends and colleagues Glenn Orr, Ray Clanan, and Jim Kelly. Though not part of the official editing team, these guys contributed their keen technical skills to help make sure the material contained herein is accessible and accurate. </w:t>
        </w:r>
      </w:ins>
    </w:p>
    <w:p w:rsidR="002F115C" w:rsidRPr="002F115C" w:rsidRDefault="002F115C" w:rsidP="002F115C">
      <w:pPr>
        <w:pStyle w:val="FMText"/>
        <w:rPr>
          <w:ins w:id="19" w:author="Brian Wortman" w:date="2014-06-23T19:02:00Z"/>
        </w:rPr>
      </w:pPr>
    </w:p>
    <w:p w:rsidR="002F115C" w:rsidRPr="002F115C" w:rsidRDefault="002F115C" w:rsidP="002F115C">
      <w:pPr>
        <w:pStyle w:val="FMText"/>
        <w:rPr>
          <w:ins w:id="20" w:author="Brian Wortman" w:date="2014-06-23T19:02:00Z"/>
        </w:rPr>
      </w:pPr>
      <w:ins w:id="21" w:author="Brian Wortman" w:date="2014-06-23T19:02:00Z">
        <w:r w:rsidRPr="002F115C">
          <w:t xml:space="preserve">--- Jamie's Section --- </w:t>
        </w:r>
      </w:ins>
    </w:p>
    <w:p w:rsidR="002F115C" w:rsidRPr="002F115C" w:rsidRDefault="002F115C" w:rsidP="002F115C">
      <w:pPr>
        <w:pStyle w:val="FMText"/>
        <w:rPr>
          <w:ins w:id="22" w:author="Brian Wortman" w:date="2014-06-23T19:02:00Z"/>
        </w:rPr>
      </w:pPr>
    </w:p>
    <w:p w:rsidR="002F115C" w:rsidRPr="002F115C" w:rsidRDefault="002F115C" w:rsidP="002F115C">
      <w:pPr>
        <w:pStyle w:val="FMText"/>
        <w:rPr>
          <w:ins w:id="23" w:author="Brian Wortman" w:date="2014-06-23T19:02:00Z"/>
        </w:rPr>
      </w:pPr>
      <w:ins w:id="24" w:author="Brian Wortman" w:date="2014-06-23T19:02:00Z">
        <w:r w:rsidRPr="002F115C">
          <w:t xml:space="preserve">TODO </w:t>
        </w:r>
      </w:ins>
    </w:p>
    <w:p w:rsidR="002F115C" w:rsidRPr="002F115C" w:rsidRDefault="002F115C" w:rsidP="002F115C">
      <w:pPr>
        <w:pStyle w:val="FMText"/>
        <w:rPr>
          <w:ins w:id="25" w:author="Brian Wortman" w:date="2014-06-23T19:02:00Z"/>
        </w:rPr>
      </w:pPr>
    </w:p>
    <w:p w:rsidR="002F115C" w:rsidRDefault="002F115C" w:rsidP="002F115C">
      <w:pPr>
        <w:pStyle w:val="FMText"/>
        <w:rPr>
          <w:ins w:id="26" w:author="Brian Wortman" w:date="2014-06-23T19:03:00Z"/>
        </w:rPr>
      </w:pPr>
      <w:ins w:id="27" w:author="Brian Wortman" w:date="2014-06-23T19:02:00Z">
        <w:r w:rsidRPr="002F115C">
          <w:t>--- Brian's Section ---</w:t>
        </w:r>
      </w:ins>
    </w:p>
    <w:p w:rsidR="002F115C" w:rsidRDefault="002F115C" w:rsidP="002F115C">
      <w:pPr>
        <w:pStyle w:val="FMText"/>
        <w:rPr>
          <w:ins w:id="28" w:author="Brian Wortman" w:date="2014-06-23T19:03:00Z"/>
        </w:rPr>
      </w:pPr>
    </w:p>
    <w:p w:rsidR="00C8366F" w:rsidDel="002F115C" w:rsidRDefault="00C8366F" w:rsidP="002F115C">
      <w:pPr>
        <w:pStyle w:val="FMText"/>
        <w:rPr>
          <w:del w:id="29" w:author="Brian Wortman" w:date="2014-06-23T19:03:00Z"/>
        </w:rPr>
      </w:pPr>
      <w:del w:id="30" w:author="Brian Wortman" w:date="2014-06-23T19:02:00Z">
        <w:r w:rsidDel="002F115C">
          <w:delText>nter text here</w:delText>
        </w:r>
      </w:del>
      <w:del w:id="31" w:author="Brian Wortman" w:date="2014-06-23T19:03:00Z">
        <w:r w:rsidDel="002F115C">
          <w:delText>.</w:delText>
        </w:r>
      </w:del>
    </w:p>
    <w:p w:rsidR="00851FCE" w:rsidRDefault="00C8366F">
      <w:pPr>
        <w:pStyle w:val="FMText"/>
        <w:pPrChange w:id="32" w:author="Brian Wortman" w:date="2014-06-23T19:03:00Z">
          <w:pPr>
            <w:pStyle w:val="FMTextCont"/>
          </w:pPr>
        </w:pPrChange>
      </w:pPr>
      <w:del w:id="33" w:author="Brian Wortman" w:date="2014-06-23T19:03:00Z">
        <w:r w:rsidDel="002F115C">
          <w:delText>This is the second paragraph</w:delText>
        </w:r>
      </w:del>
      <w:ins w:id="34" w:author="Brian Wortman" w:date="2014-06-23T19:03:00Z">
        <w:r w:rsidR="002F115C">
          <w:t>TODO</w:t>
        </w:r>
      </w:ins>
      <w:r>
        <w:t>.</w:t>
      </w:r>
    </w:p>
    <w:p w:rsidR="00851FCE" w:rsidRDefault="00851FCE">
      <w:pPr>
        <w:spacing w:after="0" w:line="240" w:lineRule="auto"/>
        <w:rPr>
          <w:rFonts w:ascii="Utopia" w:hAnsi="Utopia"/>
          <w:sz w:val="18"/>
        </w:rPr>
      </w:pPr>
      <w:r>
        <w:br w:type="page"/>
      </w:r>
    </w:p>
    <w:p w:rsidR="00851FCE" w:rsidRDefault="00851FCE" w:rsidP="00C8366F">
      <w:pPr>
        <w:pStyle w:val="FMTextCont"/>
      </w:pPr>
    </w:p>
    <w:p w:rsidR="00851FCE" w:rsidRDefault="00851FCE" w:rsidP="00851FCE">
      <w:pPr>
        <w:pStyle w:val="FMText"/>
      </w:pPr>
      <w:r>
        <w:t>This page is customarily left blank</w:t>
      </w:r>
    </w:p>
    <w:p w:rsidR="00851FCE" w:rsidRDefault="00851FCE">
      <w:pPr>
        <w:spacing w:after="0" w:line="240" w:lineRule="auto"/>
        <w:rPr>
          <w:rFonts w:ascii="Utopia" w:hAnsi="Utopia"/>
          <w:sz w:val="18"/>
        </w:rPr>
      </w:pPr>
      <w:r>
        <w:br w:type="page"/>
      </w:r>
    </w:p>
    <w:p w:rsidR="00206456" w:rsidRDefault="00206456" w:rsidP="00851FCE">
      <w:pPr>
        <w:pStyle w:val="FMHead"/>
      </w:pPr>
    </w:p>
    <w:p w:rsidR="00851FCE" w:rsidRDefault="00851FCE" w:rsidP="00851FCE">
      <w:pPr>
        <w:pStyle w:val="FMHead"/>
      </w:pPr>
      <w:r>
        <w:t>Introduction</w:t>
      </w:r>
    </w:p>
    <w:p w:rsidR="00851FCE" w:rsidRDefault="00851FCE" w:rsidP="00851FCE">
      <w:pPr>
        <w:pStyle w:val="FMText"/>
      </w:pPr>
      <w:r w:rsidRPr="00851FCE">
        <w:t xml:space="preserve"> </w:t>
      </w:r>
      <w:r>
        <w:t>Enter text here.</w:t>
      </w:r>
    </w:p>
    <w:p w:rsidR="00851FCE" w:rsidRDefault="00851FCE" w:rsidP="00851FCE">
      <w:pPr>
        <w:pStyle w:val="FMTextCont"/>
      </w:pPr>
      <w:r>
        <w:t>This is the second paragraph.</w:t>
      </w:r>
    </w:p>
    <w:p w:rsidR="0080256E" w:rsidRPr="00ED00B3" w:rsidRDefault="0080256E" w:rsidP="00ED00B3">
      <w:pPr>
        <w:spacing w:after="0" w:line="240" w:lineRule="auto"/>
        <w:rPr>
          <w:rFonts w:ascii="Utopia" w:hAnsi="Utopia"/>
          <w:spacing w:val="-6"/>
          <w:sz w:val="20"/>
        </w:rPr>
      </w:pPr>
    </w:p>
    <w:sectPr w:rsidR="0080256E" w:rsidRPr="00ED00B3" w:rsidSect="003824A5">
      <w:headerReference w:type="even" r:id="rId13"/>
      <w:headerReference w:type="default" r:id="rId14"/>
      <w:footerReference w:type="even" r:id="rId15"/>
      <w:footerReference w:type="default" r:id="rId16"/>
      <w:footerReference w:type="first" r:id="rId17"/>
      <w:pgSz w:w="10800" w:h="13320" w:code="64"/>
      <w:pgMar w:top="1260" w:right="720" w:bottom="720" w:left="720" w:header="547" w:footer="547" w:gutter="36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1425" w:rsidRDefault="00001425">
      <w:r>
        <w:separator/>
      </w:r>
    </w:p>
    <w:p w:rsidR="00001425" w:rsidRDefault="00001425"/>
  </w:endnote>
  <w:endnote w:type="continuationSeparator" w:id="0">
    <w:p w:rsidR="00001425" w:rsidRDefault="00001425">
      <w:r>
        <w:continuationSeparator/>
      </w:r>
    </w:p>
    <w:p w:rsidR="00001425" w:rsidRDefault="000014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onBullets">
    <w:panose1 w:val="00000000000000000000"/>
    <w:charset w:val="4D"/>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embedRegular r:id="rId1" w:fontKey="{AD0903FF-C6EB-47C2-944E-EE2CF716216A}"/>
    <w:embedBold r:id="rId2" w:fontKey="{34604228-444A-435F-A299-9A57AFFD8502}"/>
    <w:embedItalic r:id="rId3" w:fontKey="{508825A2-26CD-46A4-979A-0CD09980B36B}"/>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B4E25761-307E-4C3A-B119-67F52C842713}"/>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embedRegular r:id="rId5" w:fontKey="{8B6982F6-9161-4C2F-9A40-47A13B9E1E2A}"/>
  </w:font>
  <w:font w:name="TheSansMonoConBlack">
    <w:altName w:val="Arial"/>
    <w:panose1 w:val="00000000000000000000"/>
    <w:charset w:val="00"/>
    <w:family w:val="modern"/>
    <w:notTrueType/>
    <w:pitch w:val="variable"/>
    <w:sig w:usb0="00000003" w:usb1="00000000" w:usb2="00000000" w:usb3="00000000" w:csb0="00000001" w:csb1="00000000"/>
  </w:font>
  <w:font w:name="Utopia Bold">
    <w:panose1 w:val="00000000000000000000"/>
    <w:charset w:val="00"/>
    <w:family w:val="roman"/>
    <w:notTrueType/>
    <w:pitch w:val="variable"/>
    <w:sig w:usb0="00000003" w:usb1="00000000" w:usb2="00000000" w:usb3="00000000" w:csb0="00000001" w:csb1="00000000"/>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8AB91DDF-4E50-427B-A200-6858914AA6D4}"/>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UtopiaItalic">
    <w:altName w:val="MS Mincho"/>
    <w:charset w:val="80"/>
    <w:family w:val="auto"/>
    <w:pitch w:val="variable"/>
    <w:embedItalic r:id="rId7" w:subsetted="1" w:fontKey="{91CA2A1D-4889-43CA-B15A-E76D8D43721B}"/>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D85F5D06-827E-45AC-9036-C3476576C770}"/>
  </w:font>
  <w:font w:name="ZapfDingbats">
    <w:panose1 w:val="00000000000000000000"/>
    <w:charset w:val="00"/>
    <w:family w:val="decorative"/>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9" w:fontKey="{E202422B-C5A3-4F85-A2E2-82FC2CA3E24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C1" w:rsidRPr="00222F70" w:rsidRDefault="00E764D8">
    <w:pPr>
      <w:pStyle w:val="Footer"/>
      <w:rPr>
        <w:rStyle w:val="PageNumber"/>
      </w:rPr>
    </w:pPr>
    <w:r>
      <w:rPr>
        <w:rStyle w:val="PageNumber"/>
      </w:rPr>
      <w:fldChar w:fldCharType="begin"/>
    </w:r>
    <w:r w:rsidR="00612991">
      <w:rPr>
        <w:rStyle w:val="PageNumber"/>
      </w:rPr>
      <w:instrText xml:space="preserve"> PAGE  \* roman  \* MERGEFORMAT </w:instrText>
    </w:r>
    <w:r>
      <w:rPr>
        <w:rStyle w:val="PageNumber"/>
      </w:rPr>
      <w:fldChar w:fldCharType="separate"/>
    </w:r>
    <w:r w:rsidR="001B1390">
      <w:rPr>
        <w:rStyle w:val="PageNumber"/>
        <w:noProof/>
      </w:rPr>
      <w:t>xiv</w:t>
    </w:r>
    <w:r>
      <w:rPr>
        <w:rStyle w:val="PageNumber"/>
      </w:rPr>
      <w:fldChar w:fldCharType="end"/>
    </w:r>
  </w:p>
  <w:p w:rsidR="00FB1B3D" w:rsidRDefault="00FB1B3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C1" w:rsidRPr="00222F70" w:rsidRDefault="00E764D8" w:rsidP="00384E5F">
    <w:pPr>
      <w:pStyle w:val="Footer"/>
      <w:jc w:val="right"/>
      <w:rPr>
        <w:rStyle w:val="PageNumber"/>
      </w:rPr>
    </w:pPr>
    <w:r>
      <w:rPr>
        <w:rStyle w:val="PageNumber"/>
      </w:rPr>
      <w:fldChar w:fldCharType="begin"/>
    </w:r>
    <w:r w:rsidR="006F2999">
      <w:rPr>
        <w:rStyle w:val="PageNumber"/>
      </w:rPr>
      <w:instrText xml:space="preserve"> PAGE  \* roman  \* MERGEFORMAT </w:instrText>
    </w:r>
    <w:r>
      <w:rPr>
        <w:rStyle w:val="PageNumber"/>
      </w:rPr>
      <w:fldChar w:fldCharType="separate"/>
    </w:r>
    <w:r w:rsidR="001B1390">
      <w:rPr>
        <w:rStyle w:val="PageNumber"/>
        <w:noProof/>
      </w:rPr>
      <w:t>xv</w:t>
    </w:r>
    <w:r>
      <w:rPr>
        <w:rStyle w:val="PageNumber"/>
      </w:rPr>
      <w:fldChar w:fldCharType="end"/>
    </w:r>
  </w:p>
  <w:p w:rsidR="00FB1B3D" w:rsidRDefault="00FB1B3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C1" w:rsidRDefault="003406C1" w:rsidP="003173BC">
    <w:pPr>
      <w:pStyle w:val="FooterText0"/>
      <w:spacing w:before="360" w:after="24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1425" w:rsidRDefault="00001425">
      <w:r>
        <w:separator/>
      </w:r>
    </w:p>
    <w:p w:rsidR="00001425" w:rsidRDefault="00001425"/>
  </w:footnote>
  <w:footnote w:type="continuationSeparator" w:id="0">
    <w:p w:rsidR="00001425" w:rsidRDefault="00001425">
      <w:r>
        <w:continuationSeparator/>
      </w:r>
    </w:p>
    <w:p w:rsidR="00001425" w:rsidRDefault="0000142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C1" w:rsidRPr="003C7D0E" w:rsidRDefault="00D2293D" w:rsidP="006F2999">
    <w:pPr>
      <w:pStyle w:val="Header"/>
      <w:rPr>
        <w:sz w:val="14"/>
        <w:szCs w:val="16"/>
      </w:rPr>
    </w:pPr>
    <w:r>
      <w:rPr>
        <w:noProof/>
      </w:rPr>
      <mc:AlternateContent>
        <mc:Choice Requires="wps">
          <w:drawing>
            <wp:anchor distT="0" distB="0" distL="114300" distR="114300" simplePos="0" relativeHeight="251658752" behindDoc="1" locked="0" layoutInCell="1" allowOverlap="1">
              <wp:simplePos x="0" y="0"/>
              <wp:positionH relativeFrom="column">
                <wp:posOffset>-1922780</wp:posOffset>
              </wp:positionH>
              <wp:positionV relativeFrom="paragraph">
                <wp:posOffset>-1810385</wp:posOffset>
              </wp:positionV>
              <wp:extent cx="7574280" cy="3826510"/>
              <wp:effectExtent l="10795" t="8890" r="6350" b="1270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F58165" id="AutoShape 3" o:spid="_x0000_s1026" style="position:absolute;margin-left:-151.4pt;margin-top:-142.55pt;width:596.4pt;height:301.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" filled="f" fillcolor="#d8d8d8"/>
          </w:pict>
        </mc:Fallback>
      </mc:AlternateContent>
    </w:r>
    <w:r w:rsidR="00851FCE">
      <w:t xml:space="preserve"> </w:t>
    </w:r>
    <w:r w:rsidR="00851FCE" w:rsidRPr="00851FCE">
      <w:rPr>
        <w:rStyle w:val="GrayDingbat"/>
      </w:rPr>
      <w:t></w:t>
    </w:r>
    <w:r w:rsidR="00851FCE">
      <w:t xml:space="preserve"> CONTENTS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B3D" w:rsidRPr="00690718" w:rsidRDefault="00D2293D" w:rsidP="00690718">
    <w:pPr>
      <w:pStyle w:val="Header"/>
      <w:jc w:val="right"/>
      <w:rPr>
        <w:sz w:val="14"/>
        <w:szCs w:val="16"/>
      </w:rPr>
    </w:pPr>
    <w:r>
      <w:rPr>
        <w:rFonts w:ascii="ZapfDingbats" w:hAnsi="ZapfDingbats"/>
        <w:noProof/>
        <w:color w:val="BFBFBF" w:themeColor="background1" w:themeShade="BF"/>
        <w:szCs w:val="24"/>
      </w:rPr>
      <mc:AlternateContent>
        <mc:Choice Requires="wps">
          <w:drawing>
            <wp:anchor distT="0" distB="0" distL="114300" distR="114300" simplePos="0" relativeHeight="251660800" behindDoc="1" locked="0" layoutInCell="1" allowOverlap="1">
              <wp:simplePos x="0" y="0"/>
              <wp:positionH relativeFrom="column">
                <wp:posOffset>-1922780</wp:posOffset>
              </wp:positionH>
              <wp:positionV relativeFrom="paragraph">
                <wp:posOffset>-1810385</wp:posOffset>
              </wp:positionV>
              <wp:extent cx="7574280" cy="3826510"/>
              <wp:effectExtent l="10795" t="8890" r="6350" b="127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DDB4A9" id="AutoShape 4" o:spid="_x0000_s1026" style="position:absolute;margin-left:-151.4pt;margin-top:-142.55pt;width:596.4pt;height:301.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" filled="f" fillcolor="#d8d8d8"/>
          </w:pict>
        </mc:Fallback>
      </mc:AlternateContent>
    </w:r>
    <w:r w:rsidR="00851FCE" w:rsidRPr="00851FCE">
      <w:rPr>
        <w:rStyle w:val="GrayDingbat"/>
      </w:rPr>
      <w:t></w:t>
    </w:r>
    <w:r w:rsidR="00690718">
      <w:t xml:space="preserve"> CONTENT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69CEA14"/>
    <w:lvl w:ilvl="0">
      <w:start w:val="1"/>
      <w:numFmt w:val="decimal"/>
      <w:lvlText w:val="%1."/>
      <w:lvlJc w:val="left"/>
      <w:pPr>
        <w:tabs>
          <w:tab w:val="num" w:pos="1800"/>
        </w:tabs>
        <w:ind w:left="1800" w:hanging="360"/>
      </w:pPr>
    </w:lvl>
  </w:abstractNum>
  <w:abstractNum w:abstractNumId="1">
    <w:nsid w:val="FFFFFF7D"/>
    <w:multiLevelType w:val="singleLevel"/>
    <w:tmpl w:val="70CEF65A"/>
    <w:lvl w:ilvl="0">
      <w:start w:val="1"/>
      <w:numFmt w:val="decimal"/>
      <w:lvlText w:val="%1."/>
      <w:lvlJc w:val="left"/>
      <w:pPr>
        <w:tabs>
          <w:tab w:val="num" w:pos="1440"/>
        </w:tabs>
        <w:ind w:left="1440" w:hanging="360"/>
      </w:pPr>
    </w:lvl>
  </w:abstractNum>
  <w:abstractNum w:abstractNumId="2">
    <w:nsid w:val="FFFFFF7E"/>
    <w:multiLevelType w:val="singleLevel"/>
    <w:tmpl w:val="64AA37E2"/>
    <w:lvl w:ilvl="0">
      <w:start w:val="1"/>
      <w:numFmt w:val="decimal"/>
      <w:lvlText w:val="%1."/>
      <w:lvlJc w:val="left"/>
      <w:pPr>
        <w:tabs>
          <w:tab w:val="num" w:pos="1080"/>
        </w:tabs>
        <w:ind w:left="1080" w:hanging="360"/>
      </w:pPr>
    </w:lvl>
  </w:abstractNum>
  <w:abstractNum w:abstractNumId="3">
    <w:nsid w:val="FFFFFF7F"/>
    <w:multiLevelType w:val="singleLevel"/>
    <w:tmpl w:val="37BA46E8"/>
    <w:lvl w:ilvl="0">
      <w:start w:val="1"/>
      <w:numFmt w:val="decimal"/>
      <w:lvlText w:val="%1."/>
      <w:lvlJc w:val="left"/>
      <w:pPr>
        <w:tabs>
          <w:tab w:val="num" w:pos="720"/>
        </w:tabs>
        <w:ind w:left="720" w:hanging="360"/>
      </w:pPr>
    </w:lvl>
  </w:abstractNum>
  <w:abstractNum w:abstractNumId="4">
    <w:nsid w:val="FFFFFF80"/>
    <w:multiLevelType w:val="singleLevel"/>
    <w:tmpl w:val="DD1AF33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198FF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95C23F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BB0EE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36A94E2"/>
    <w:lvl w:ilvl="0">
      <w:start w:val="1"/>
      <w:numFmt w:val="decimal"/>
      <w:lvlText w:val="%1."/>
      <w:lvlJc w:val="left"/>
      <w:pPr>
        <w:tabs>
          <w:tab w:val="num" w:pos="360"/>
        </w:tabs>
        <w:ind w:left="360" w:hanging="360"/>
      </w:pPr>
    </w:lvl>
  </w:abstractNum>
  <w:abstractNum w:abstractNumId="9">
    <w:nsid w:val="FFFFFF89"/>
    <w:multiLevelType w:val="singleLevel"/>
    <w:tmpl w:val="7384288E"/>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AD3950"/>
    <w:multiLevelType w:val="hybridMultilevel"/>
    <w:tmpl w:val="D048F6FC"/>
    <w:lvl w:ilvl="0" w:tplc="C3DC43B4">
      <w:start w:val="1"/>
      <w:numFmt w:val="bullet"/>
      <w:pStyle w:val="Footertext"/>
      <w:lvlText w:val=""/>
      <w:lvlJc w:val="left"/>
      <w:pPr>
        <w:tabs>
          <w:tab w:val="num" w:pos="1080"/>
        </w:tabs>
        <w:ind w:left="1080" w:hanging="360"/>
      </w:pPr>
      <w:rPr>
        <w:rFonts w:ascii="Symbol" w:hAnsi="Symbol" w:hint="default"/>
      </w:rPr>
    </w:lvl>
    <w:lvl w:ilvl="1" w:tplc="C07E29C4" w:tentative="1">
      <w:start w:val="1"/>
      <w:numFmt w:val="bullet"/>
      <w:lvlText w:val="o"/>
      <w:lvlJc w:val="left"/>
      <w:pPr>
        <w:tabs>
          <w:tab w:val="num" w:pos="1800"/>
        </w:tabs>
        <w:ind w:left="1800" w:hanging="360"/>
      </w:pPr>
      <w:rPr>
        <w:rFonts w:ascii="Courier New" w:hAnsi="Courier New" w:cs="CommonBullets" w:hint="default"/>
      </w:rPr>
    </w:lvl>
    <w:lvl w:ilvl="2" w:tplc="95A66692" w:tentative="1">
      <w:start w:val="1"/>
      <w:numFmt w:val="bullet"/>
      <w:lvlText w:val=""/>
      <w:lvlJc w:val="left"/>
      <w:pPr>
        <w:tabs>
          <w:tab w:val="num" w:pos="2520"/>
        </w:tabs>
        <w:ind w:left="2520" w:hanging="360"/>
      </w:pPr>
      <w:rPr>
        <w:rFonts w:ascii="Wingdings" w:hAnsi="Wingdings" w:hint="default"/>
      </w:rPr>
    </w:lvl>
    <w:lvl w:ilvl="3" w:tplc="5A5271C6" w:tentative="1">
      <w:start w:val="1"/>
      <w:numFmt w:val="bullet"/>
      <w:lvlText w:val=""/>
      <w:lvlJc w:val="left"/>
      <w:pPr>
        <w:tabs>
          <w:tab w:val="num" w:pos="3240"/>
        </w:tabs>
        <w:ind w:left="3240" w:hanging="360"/>
      </w:pPr>
      <w:rPr>
        <w:rFonts w:ascii="Symbol" w:hAnsi="Symbol" w:hint="default"/>
      </w:rPr>
    </w:lvl>
    <w:lvl w:ilvl="4" w:tplc="4B22E016" w:tentative="1">
      <w:start w:val="1"/>
      <w:numFmt w:val="bullet"/>
      <w:lvlText w:val="o"/>
      <w:lvlJc w:val="left"/>
      <w:pPr>
        <w:tabs>
          <w:tab w:val="num" w:pos="3960"/>
        </w:tabs>
        <w:ind w:left="3960" w:hanging="360"/>
      </w:pPr>
      <w:rPr>
        <w:rFonts w:ascii="Courier New" w:hAnsi="Courier New" w:cs="CommonBullets" w:hint="default"/>
      </w:rPr>
    </w:lvl>
    <w:lvl w:ilvl="5" w:tplc="5E624282" w:tentative="1">
      <w:start w:val="1"/>
      <w:numFmt w:val="bullet"/>
      <w:lvlText w:val=""/>
      <w:lvlJc w:val="left"/>
      <w:pPr>
        <w:tabs>
          <w:tab w:val="num" w:pos="4680"/>
        </w:tabs>
        <w:ind w:left="4680" w:hanging="360"/>
      </w:pPr>
      <w:rPr>
        <w:rFonts w:ascii="Wingdings" w:hAnsi="Wingdings" w:hint="default"/>
      </w:rPr>
    </w:lvl>
    <w:lvl w:ilvl="6" w:tplc="F00482C6" w:tentative="1">
      <w:start w:val="1"/>
      <w:numFmt w:val="bullet"/>
      <w:lvlText w:val=""/>
      <w:lvlJc w:val="left"/>
      <w:pPr>
        <w:tabs>
          <w:tab w:val="num" w:pos="5400"/>
        </w:tabs>
        <w:ind w:left="5400" w:hanging="360"/>
      </w:pPr>
      <w:rPr>
        <w:rFonts w:ascii="Symbol" w:hAnsi="Symbol" w:hint="default"/>
      </w:rPr>
    </w:lvl>
    <w:lvl w:ilvl="7" w:tplc="5C1AB5EA" w:tentative="1">
      <w:start w:val="1"/>
      <w:numFmt w:val="bullet"/>
      <w:lvlText w:val="o"/>
      <w:lvlJc w:val="left"/>
      <w:pPr>
        <w:tabs>
          <w:tab w:val="num" w:pos="6120"/>
        </w:tabs>
        <w:ind w:left="6120" w:hanging="360"/>
      </w:pPr>
      <w:rPr>
        <w:rFonts w:ascii="Courier New" w:hAnsi="Courier New" w:cs="CommonBullets" w:hint="default"/>
      </w:rPr>
    </w:lvl>
    <w:lvl w:ilvl="8" w:tplc="75FA663C" w:tentative="1">
      <w:start w:val="1"/>
      <w:numFmt w:val="bullet"/>
      <w:lvlText w:val=""/>
      <w:lvlJc w:val="left"/>
      <w:pPr>
        <w:tabs>
          <w:tab w:val="num" w:pos="6840"/>
        </w:tabs>
        <w:ind w:left="6840" w:hanging="360"/>
      </w:pPr>
      <w:rPr>
        <w:rFonts w:ascii="Wingdings" w:hAnsi="Wingdings" w:hint="default"/>
      </w:rPr>
    </w:lvl>
  </w:abstractNum>
  <w:abstractNum w:abstractNumId="20">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3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1">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7"/>
  </w:num>
  <w:num w:numId="2">
    <w:abstractNumId w:val="13"/>
  </w:num>
  <w:num w:numId="3">
    <w:abstractNumId w:val="30"/>
  </w:num>
  <w:num w:numId="4">
    <w:abstractNumId w:val="21"/>
  </w:num>
  <w:num w:numId="5">
    <w:abstractNumId w:val="24"/>
  </w:num>
  <w:num w:numId="6">
    <w:abstractNumId w:val="17"/>
  </w:num>
  <w:num w:numId="7">
    <w:abstractNumId w:val="16"/>
  </w:num>
  <w:num w:numId="8">
    <w:abstractNumId w:val="25"/>
  </w:num>
  <w:num w:numId="9">
    <w:abstractNumId w:val="28"/>
  </w:num>
  <w:num w:numId="10">
    <w:abstractNumId w:val="22"/>
  </w:num>
  <w:num w:numId="11">
    <w:abstractNumId w:val="29"/>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1"/>
  </w:num>
  <w:num w:numId="26">
    <w:abstractNumId w:val="11"/>
  </w:num>
  <w:num w:numId="27">
    <w:abstractNumId w:val="26"/>
  </w:num>
  <w:num w:numId="28">
    <w:abstractNumId w:val="10"/>
    <w:lvlOverride w:ilvl="0">
      <w:startOverride w:val="1"/>
    </w:lvlOverride>
  </w:num>
  <w:num w:numId="29">
    <w:abstractNumId w:val="18"/>
  </w:num>
  <w:num w:numId="30">
    <w:abstractNumId w:val="22"/>
    <w:lvlOverride w:ilvl="0">
      <w:startOverride w:val="1"/>
    </w:lvlOverride>
  </w:num>
  <w:num w:numId="31">
    <w:abstractNumId w:val="22"/>
    <w:lvlOverride w:ilvl="0">
      <w:startOverride w:val="1"/>
    </w:lvlOverride>
  </w:num>
  <w:num w:numId="32">
    <w:abstractNumId w:val="22"/>
    <w:lvlOverride w:ilvl="0">
      <w:startOverride w:val="1"/>
    </w:lvlOverride>
  </w:num>
  <w:num w:numId="33">
    <w:abstractNumId w:val="22"/>
    <w:lvlOverride w:ilvl="0">
      <w:startOverride w:val="1"/>
    </w:lvlOverride>
  </w:num>
  <w:num w:numId="34">
    <w:abstractNumId w:val="25"/>
    <w:lvlOverride w:ilvl="0">
      <w:startOverride w:val="1"/>
    </w:lvlOverride>
  </w:num>
  <w:num w:numId="35">
    <w:abstractNumId w:val="22"/>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20"/>
  </w:num>
  <w:num w:numId="42">
    <w:abstractNumId w:val="22"/>
    <w:lvlOverride w:ilvl="0">
      <w:startOverride w:val="1"/>
    </w:lvlOverride>
  </w:num>
  <w:num w:numId="43">
    <w:abstractNumId w:val="22"/>
    <w:lvlOverride w:ilvl="0">
      <w:startOverride w:val="1"/>
    </w:lvlOverride>
  </w:num>
  <w:num w:numId="44">
    <w:abstractNumId w:val="22"/>
    <w:lvlOverride w:ilvl="0">
      <w:startOverride w:val="1"/>
    </w:lvlOverride>
  </w:num>
  <w:num w:numId="45">
    <w:abstractNumId w:val="22"/>
    <w:lvlOverride w:ilvl="0">
      <w:startOverride w:val="1"/>
    </w:lvlOverride>
  </w:num>
  <w:num w:numId="46">
    <w:abstractNumId w:val="22"/>
    <w:lvlOverride w:ilvl="0">
      <w:startOverride w:val="1"/>
    </w:lvlOverride>
  </w:num>
  <w:num w:numId="47">
    <w:abstractNumId w:val="23"/>
  </w:num>
  <w:num w:numId="48">
    <w:abstractNumId w:val="19"/>
  </w:num>
  <w:num w:numId="49">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k0riIg68vjg2EU/x488vWS5psMg=" w:salt="ctRE8Jx/L2vZ1N7gu5Fy/Q=="/>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93D"/>
    <w:rsid w:val="00000C0F"/>
    <w:rsid w:val="00001425"/>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1DD5"/>
    <w:rsid w:val="0009547A"/>
    <w:rsid w:val="00096521"/>
    <w:rsid w:val="000A0F0B"/>
    <w:rsid w:val="000A6731"/>
    <w:rsid w:val="000B0E13"/>
    <w:rsid w:val="000B18A4"/>
    <w:rsid w:val="000B1AED"/>
    <w:rsid w:val="000B202B"/>
    <w:rsid w:val="000B50EE"/>
    <w:rsid w:val="000B5475"/>
    <w:rsid w:val="000C0458"/>
    <w:rsid w:val="000C3E09"/>
    <w:rsid w:val="000C59CA"/>
    <w:rsid w:val="000C6E91"/>
    <w:rsid w:val="000C7418"/>
    <w:rsid w:val="000D1D9C"/>
    <w:rsid w:val="000D5E2C"/>
    <w:rsid w:val="000D620C"/>
    <w:rsid w:val="000E1D25"/>
    <w:rsid w:val="000E3A99"/>
    <w:rsid w:val="000F2A76"/>
    <w:rsid w:val="000F32AF"/>
    <w:rsid w:val="00100B19"/>
    <w:rsid w:val="00102A9A"/>
    <w:rsid w:val="0010365F"/>
    <w:rsid w:val="00104E86"/>
    <w:rsid w:val="00106531"/>
    <w:rsid w:val="00106974"/>
    <w:rsid w:val="00110A08"/>
    <w:rsid w:val="00111A42"/>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0476"/>
    <w:rsid w:val="00192A8B"/>
    <w:rsid w:val="00192F92"/>
    <w:rsid w:val="0019452D"/>
    <w:rsid w:val="00195810"/>
    <w:rsid w:val="0019783E"/>
    <w:rsid w:val="001A05D6"/>
    <w:rsid w:val="001A072C"/>
    <w:rsid w:val="001A214F"/>
    <w:rsid w:val="001A2DD2"/>
    <w:rsid w:val="001A348E"/>
    <w:rsid w:val="001A57A5"/>
    <w:rsid w:val="001A57E0"/>
    <w:rsid w:val="001B0BF7"/>
    <w:rsid w:val="001B1390"/>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1FF5"/>
    <w:rsid w:val="001F4B5D"/>
    <w:rsid w:val="00202B5E"/>
    <w:rsid w:val="00203F38"/>
    <w:rsid w:val="0020588C"/>
    <w:rsid w:val="002058F5"/>
    <w:rsid w:val="00206456"/>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775C6"/>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1B"/>
    <w:rsid w:val="002E66FE"/>
    <w:rsid w:val="002E753B"/>
    <w:rsid w:val="002F115C"/>
    <w:rsid w:val="002F52EF"/>
    <w:rsid w:val="002F5EC7"/>
    <w:rsid w:val="002F699D"/>
    <w:rsid w:val="002F69D4"/>
    <w:rsid w:val="0030021E"/>
    <w:rsid w:val="003009E7"/>
    <w:rsid w:val="003038F1"/>
    <w:rsid w:val="003112C8"/>
    <w:rsid w:val="00311F23"/>
    <w:rsid w:val="00314AE6"/>
    <w:rsid w:val="00315E06"/>
    <w:rsid w:val="003173BC"/>
    <w:rsid w:val="003207AD"/>
    <w:rsid w:val="00320981"/>
    <w:rsid w:val="0032195F"/>
    <w:rsid w:val="0032277C"/>
    <w:rsid w:val="0032358D"/>
    <w:rsid w:val="0032369B"/>
    <w:rsid w:val="0033208D"/>
    <w:rsid w:val="00332FB0"/>
    <w:rsid w:val="00333269"/>
    <w:rsid w:val="00333954"/>
    <w:rsid w:val="00335067"/>
    <w:rsid w:val="0033797F"/>
    <w:rsid w:val="003406C1"/>
    <w:rsid w:val="00342FBD"/>
    <w:rsid w:val="003605C3"/>
    <w:rsid w:val="00362F56"/>
    <w:rsid w:val="00364665"/>
    <w:rsid w:val="003656A8"/>
    <w:rsid w:val="00373B8A"/>
    <w:rsid w:val="00376E76"/>
    <w:rsid w:val="003772CD"/>
    <w:rsid w:val="003824A5"/>
    <w:rsid w:val="00384E5F"/>
    <w:rsid w:val="0038668A"/>
    <w:rsid w:val="00386CDD"/>
    <w:rsid w:val="00392B2A"/>
    <w:rsid w:val="00395577"/>
    <w:rsid w:val="0039662C"/>
    <w:rsid w:val="00397CE8"/>
    <w:rsid w:val="003A49F4"/>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3077"/>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87AC8"/>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D1789"/>
    <w:rsid w:val="004D3B62"/>
    <w:rsid w:val="004D419D"/>
    <w:rsid w:val="004D4E0A"/>
    <w:rsid w:val="004D63A6"/>
    <w:rsid w:val="004E7B53"/>
    <w:rsid w:val="004F2DBD"/>
    <w:rsid w:val="004F2EB5"/>
    <w:rsid w:val="004F3E98"/>
    <w:rsid w:val="004F70F2"/>
    <w:rsid w:val="00500E7E"/>
    <w:rsid w:val="00501098"/>
    <w:rsid w:val="005014AC"/>
    <w:rsid w:val="0050239F"/>
    <w:rsid w:val="00503D81"/>
    <w:rsid w:val="00504522"/>
    <w:rsid w:val="00504C1F"/>
    <w:rsid w:val="00505501"/>
    <w:rsid w:val="0051289F"/>
    <w:rsid w:val="00517ED2"/>
    <w:rsid w:val="005211CC"/>
    <w:rsid w:val="00521A2D"/>
    <w:rsid w:val="005263EA"/>
    <w:rsid w:val="00532205"/>
    <w:rsid w:val="005341CA"/>
    <w:rsid w:val="00535AB6"/>
    <w:rsid w:val="005409CE"/>
    <w:rsid w:val="00544D61"/>
    <w:rsid w:val="00546287"/>
    <w:rsid w:val="00550937"/>
    <w:rsid w:val="00552476"/>
    <w:rsid w:val="00553A64"/>
    <w:rsid w:val="00555135"/>
    <w:rsid w:val="00556BD1"/>
    <w:rsid w:val="00566F48"/>
    <w:rsid w:val="00566F68"/>
    <w:rsid w:val="00570213"/>
    <w:rsid w:val="00570574"/>
    <w:rsid w:val="0057079B"/>
    <w:rsid w:val="00575C9A"/>
    <w:rsid w:val="00577A7F"/>
    <w:rsid w:val="005856B4"/>
    <w:rsid w:val="005862A4"/>
    <w:rsid w:val="005937AD"/>
    <w:rsid w:val="005961B3"/>
    <w:rsid w:val="005A055B"/>
    <w:rsid w:val="005B20ED"/>
    <w:rsid w:val="005B300D"/>
    <w:rsid w:val="005C35C4"/>
    <w:rsid w:val="005C40BF"/>
    <w:rsid w:val="005D500D"/>
    <w:rsid w:val="005D5C62"/>
    <w:rsid w:val="005E22AF"/>
    <w:rsid w:val="005E3D28"/>
    <w:rsid w:val="005E4591"/>
    <w:rsid w:val="005F2464"/>
    <w:rsid w:val="005F2534"/>
    <w:rsid w:val="005F5464"/>
    <w:rsid w:val="005F7F62"/>
    <w:rsid w:val="00600037"/>
    <w:rsid w:val="00602133"/>
    <w:rsid w:val="00606A22"/>
    <w:rsid w:val="00606ED2"/>
    <w:rsid w:val="006110B2"/>
    <w:rsid w:val="00611638"/>
    <w:rsid w:val="00612991"/>
    <w:rsid w:val="00617E8D"/>
    <w:rsid w:val="00620030"/>
    <w:rsid w:val="00620892"/>
    <w:rsid w:val="00636410"/>
    <w:rsid w:val="006401CD"/>
    <w:rsid w:val="00640817"/>
    <w:rsid w:val="006435CF"/>
    <w:rsid w:val="0064610E"/>
    <w:rsid w:val="00652844"/>
    <w:rsid w:val="00655908"/>
    <w:rsid w:val="00657A60"/>
    <w:rsid w:val="0066017D"/>
    <w:rsid w:val="00664DAA"/>
    <w:rsid w:val="00667ECD"/>
    <w:rsid w:val="0067172E"/>
    <w:rsid w:val="00672BDB"/>
    <w:rsid w:val="00675C0E"/>
    <w:rsid w:val="00676CC9"/>
    <w:rsid w:val="00677123"/>
    <w:rsid w:val="0068050F"/>
    <w:rsid w:val="00680CA1"/>
    <w:rsid w:val="00684A46"/>
    <w:rsid w:val="00684FE0"/>
    <w:rsid w:val="00686711"/>
    <w:rsid w:val="00690718"/>
    <w:rsid w:val="00691813"/>
    <w:rsid w:val="006929E5"/>
    <w:rsid w:val="006940AA"/>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BE6"/>
    <w:rsid w:val="006E5ECB"/>
    <w:rsid w:val="006F2999"/>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5BD"/>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256E"/>
    <w:rsid w:val="00803173"/>
    <w:rsid w:val="008074D7"/>
    <w:rsid w:val="0081408F"/>
    <w:rsid w:val="00815D99"/>
    <w:rsid w:val="008203A5"/>
    <w:rsid w:val="00820F26"/>
    <w:rsid w:val="00825B28"/>
    <w:rsid w:val="008268BF"/>
    <w:rsid w:val="00836373"/>
    <w:rsid w:val="008372FD"/>
    <w:rsid w:val="0083785D"/>
    <w:rsid w:val="008400B9"/>
    <w:rsid w:val="00840CCF"/>
    <w:rsid w:val="008426DE"/>
    <w:rsid w:val="00846DC2"/>
    <w:rsid w:val="0085090A"/>
    <w:rsid w:val="008518C6"/>
    <w:rsid w:val="00851DE0"/>
    <w:rsid w:val="00851FCE"/>
    <w:rsid w:val="00855359"/>
    <w:rsid w:val="00857164"/>
    <w:rsid w:val="00862E8C"/>
    <w:rsid w:val="008649B2"/>
    <w:rsid w:val="00870670"/>
    <w:rsid w:val="00871D19"/>
    <w:rsid w:val="00872127"/>
    <w:rsid w:val="0087215E"/>
    <w:rsid w:val="00872ADC"/>
    <w:rsid w:val="00872CB8"/>
    <w:rsid w:val="0087482B"/>
    <w:rsid w:val="00876398"/>
    <w:rsid w:val="00880459"/>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1488B"/>
    <w:rsid w:val="00920825"/>
    <w:rsid w:val="00920874"/>
    <w:rsid w:val="009228E2"/>
    <w:rsid w:val="00923EF4"/>
    <w:rsid w:val="0093035B"/>
    <w:rsid w:val="00930EE0"/>
    <w:rsid w:val="00930FCA"/>
    <w:rsid w:val="00931925"/>
    <w:rsid w:val="0093218D"/>
    <w:rsid w:val="00935FDF"/>
    <w:rsid w:val="00940A78"/>
    <w:rsid w:val="00941EE0"/>
    <w:rsid w:val="009448E5"/>
    <w:rsid w:val="00945E1D"/>
    <w:rsid w:val="009537A3"/>
    <w:rsid w:val="009550D6"/>
    <w:rsid w:val="0096431A"/>
    <w:rsid w:val="009670D3"/>
    <w:rsid w:val="00970914"/>
    <w:rsid w:val="009724A9"/>
    <w:rsid w:val="0097431C"/>
    <w:rsid w:val="00976A5B"/>
    <w:rsid w:val="009829F1"/>
    <w:rsid w:val="00982C29"/>
    <w:rsid w:val="00984691"/>
    <w:rsid w:val="00985C7D"/>
    <w:rsid w:val="00986445"/>
    <w:rsid w:val="00986E76"/>
    <w:rsid w:val="00991674"/>
    <w:rsid w:val="009935D7"/>
    <w:rsid w:val="009940F2"/>
    <w:rsid w:val="00994841"/>
    <w:rsid w:val="009A0C00"/>
    <w:rsid w:val="009A2B34"/>
    <w:rsid w:val="009A3656"/>
    <w:rsid w:val="009A4879"/>
    <w:rsid w:val="009A4AF5"/>
    <w:rsid w:val="009A659F"/>
    <w:rsid w:val="009B00AB"/>
    <w:rsid w:val="009B094C"/>
    <w:rsid w:val="009B2239"/>
    <w:rsid w:val="009B4A21"/>
    <w:rsid w:val="009B4DE1"/>
    <w:rsid w:val="009B7F49"/>
    <w:rsid w:val="009C4AF0"/>
    <w:rsid w:val="009C5680"/>
    <w:rsid w:val="009D0233"/>
    <w:rsid w:val="009D04EF"/>
    <w:rsid w:val="009E161B"/>
    <w:rsid w:val="009F4B5A"/>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0E6C"/>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1CA4"/>
    <w:rsid w:val="00A82F6A"/>
    <w:rsid w:val="00A84890"/>
    <w:rsid w:val="00A86C97"/>
    <w:rsid w:val="00A921B5"/>
    <w:rsid w:val="00A9353D"/>
    <w:rsid w:val="00A93E7A"/>
    <w:rsid w:val="00AA05E3"/>
    <w:rsid w:val="00AA1502"/>
    <w:rsid w:val="00AA2CCB"/>
    <w:rsid w:val="00AA3225"/>
    <w:rsid w:val="00AA59AC"/>
    <w:rsid w:val="00AA5FB8"/>
    <w:rsid w:val="00AA72CC"/>
    <w:rsid w:val="00AA7385"/>
    <w:rsid w:val="00AA7DD1"/>
    <w:rsid w:val="00AB0DAB"/>
    <w:rsid w:val="00AB10F4"/>
    <w:rsid w:val="00AB2D62"/>
    <w:rsid w:val="00AB2E5E"/>
    <w:rsid w:val="00AB4F2B"/>
    <w:rsid w:val="00AC069C"/>
    <w:rsid w:val="00AC1727"/>
    <w:rsid w:val="00AC2116"/>
    <w:rsid w:val="00AC427A"/>
    <w:rsid w:val="00AD3471"/>
    <w:rsid w:val="00AD3769"/>
    <w:rsid w:val="00AD3A0F"/>
    <w:rsid w:val="00AD48F0"/>
    <w:rsid w:val="00AD79C9"/>
    <w:rsid w:val="00AE0FB5"/>
    <w:rsid w:val="00AE1D0F"/>
    <w:rsid w:val="00AF0E23"/>
    <w:rsid w:val="00AF3DD0"/>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44665"/>
    <w:rsid w:val="00B52589"/>
    <w:rsid w:val="00B52861"/>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16D31"/>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8366F"/>
    <w:rsid w:val="00C911EE"/>
    <w:rsid w:val="00C951D2"/>
    <w:rsid w:val="00C95940"/>
    <w:rsid w:val="00C96771"/>
    <w:rsid w:val="00C96A39"/>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09F2"/>
    <w:rsid w:val="00CD2FF9"/>
    <w:rsid w:val="00CD37A1"/>
    <w:rsid w:val="00CD3EBE"/>
    <w:rsid w:val="00CE2259"/>
    <w:rsid w:val="00CE2806"/>
    <w:rsid w:val="00CE28C2"/>
    <w:rsid w:val="00CE448C"/>
    <w:rsid w:val="00CE65B2"/>
    <w:rsid w:val="00CF2379"/>
    <w:rsid w:val="00CF2453"/>
    <w:rsid w:val="00CF42D2"/>
    <w:rsid w:val="00CF568D"/>
    <w:rsid w:val="00D00EF5"/>
    <w:rsid w:val="00D054FE"/>
    <w:rsid w:val="00D071E5"/>
    <w:rsid w:val="00D11F66"/>
    <w:rsid w:val="00D1212D"/>
    <w:rsid w:val="00D12D77"/>
    <w:rsid w:val="00D13FEE"/>
    <w:rsid w:val="00D1427B"/>
    <w:rsid w:val="00D159F8"/>
    <w:rsid w:val="00D1669C"/>
    <w:rsid w:val="00D21FA0"/>
    <w:rsid w:val="00D2293D"/>
    <w:rsid w:val="00D2564E"/>
    <w:rsid w:val="00D265F1"/>
    <w:rsid w:val="00D37F25"/>
    <w:rsid w:val="00D45FCB"/>
    <w:rsid w:val="00D46E41"/>
    <w:rsid w:val="00D531AD"/>
    <w:rsid w:val="00D53EFA"/>
    <w:rsid w:val="00D57E64"/>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3262"/>
    <w:rsid w:val="00D951E7"/>
    <w:rsid w:val="00DA3968"/>
    <w:rsid w:val="00DA3B9F"/>
    <w:rsid w:val="00DA53DA"/>
    <w:rsid w:val="00DA5B3A"/>
    <w:rsid w:val="00DA6D51"/>
    <w:rsid w:val="00DA72FE"/>
    <w:rsid w:val="00DB1940"/>
    <w:rsid w:val="00DB1CC1"/>
    <w:rsid w:val="00DB2AAE"/>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70B2F"/>
    <w:rsid w:val="00E72C09"/>
    <w:rsid w:val="00E7633E"/>
    <w:rsid w:val="00E764D8"/>
    <w:rsid w:val="00E77615"/>
    <w:rsid w:val="00E8137B"/>
    <w:rsid w:val="00E8370C"/>
    <w:rsid w:val="00E8444B"/>
    <w:rsid w:val="00E90C32"/>
    <w:rsid w:val="00E918EF"/>
    <w:rsid w:val="00E95D36"/>
    <w:rsid w:val="00E97353"/>
    <w:rsid w:val="00E979F1"/>
    <w:rsid w:val="00EA077F"/>
    <w:rsid w:val="00EA1F3F"/>
    <w:rsid w:val="00EA3AE7"/>
    <w:rsid w:val="00EA640B"/>
    <w:rsid w:val="00EA6608"/>
    <w:rsid w:val="00EA773B"/>
    <w:rsid w:val="00EB564F"/>
    <w:rsid w:val="00EC2A38"/>
    <w:rsid w:val="00ED00B3"/>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1C75"/>
    <w:rsid w:val="00F324C8"/>
    <w:rsid w:val="00F33689"/>
    <w:rsid w:val="00F401F9"/>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5FAA"/>
    <w:rsid w:val="00FB1B3D"/>
    <w:rsid w:val="00FB3145"/>
    <w:rsid w:val="00FB3450"/>
    <w:rsid w:val="00FB3DD7"/>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2E16A18-B750-484A-9C3D-61AF7E7B1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D93262"/>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D93262"/>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D93262"/>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D93262"/>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D93262"/>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D93262"/>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06456"/>
    <w:rPr>
      <w:rFonts w:ascii="Arial" w:eastAsiaTheme="minorHAnsi" w:hAnsi="Arial" w:cstheme="minorBidi"/>
      <w:b/>
      <w:sz w:val="34"/>
      <w:szCs w:val="36"/>
    </w:rPr>
  </w:style>
  <w:style w:type="character" w:customStyle="1" w:styleId="Heading2Char">
    <w:name w:val="Heading 2 Char"/>
    <w:link w:val="Heading2"/>
    <w:rsid w:val="00206456"/>
    <w:rPr>
      <w:rFonts w:ascii="Arial" w:eastAsiaTheme="minorHAnsi" w:hAnsi="Arial" w:cstheme="minorBidi"/>
      <w:b/>
      <w:sz w:val="28"/>
      <w:szCs w:val="28"/>
    </w:rPr>
  </w:style>
  <w:style w:type="character" w:customStyle="1" w:styleId="Heading3Char">
    <w:name w:val="Heading 3 Char"/>
    <w:link w:val="Heading3"/>
    <w:rsid w:val="00206456"/>
    <w:rPr>
      <w:rFonts w:ascii="Arial" w:eastAsiaTheme="minorHAnsi" w:hAnsi="Arial" w:cstheme="minorBidi"/>
      <w:b/>
      <w:sz w:val="22"/>
      <w:szCs w:val="28"/>
    </w:rPr>
  </w:style>
  <w:style w:type="character" w:customStyle="1" w:styleId="Heading4Char">
    <w:name w:val="Heading 4 Char"/>
    <w:link w:val="Heading4"/>
    <w:rsid w:val="00206456"/>
    <w:rPr>
      <w:rFonts w:ascii="Utopia" w:eastAsiaTheme="minorHAnsi" w:hAnsi="Utopia" w:cstheme="minorBidi"/>
      <w:b/>
      <w:spacing w:val="-6"/>
      <w:sz w:val="22"/>
      <w:szCs w:val="24"/>
    </w:rPr>
  </w:style>
  <w:style w:type="character" w:customStyle="1" w:styleId="Heading5Char">
    <w:name w:val="Heading 5 Char"/>
    <w:link w:val="Heading5"/>
    <w:rsid w:val="00206456"/>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alloonText">
    <w:name w:val="Balloon Text"/>
    <w:basedOn w:val="Normal"/>
    <w:link w:val="BalloonTextChar"/>
    <w:locked/>
    <w:rsid w:val="00C16D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16D31"/>
    <w:rPr>
      <w:rFonts w:ascii="Tahoma" w:eastAsiaTheme="minorHAnsi" w:hAnsi="Tahoma" w:cs="Tahoma"/>
      <w:sz w:val="16"/>
      <w:szCs w:val="16"/>
    </w:rPr>
  </w:style>
  <w:style w:type="paragraph" w:customStyle="1" w:styleId="Bullet">
    <w:name w:val="Bullet"/>
    <w:basedOn w:val="Normal"/>
    <w:rsid w:val="00D93262"/>
    <w:pPr>
      <w:keepLines/>
      <w:numPr>
        <w:numId w:val="4"/>
      </w:numPr>
      <w:spacing w:before="120"/>
      <w:ind w:right="864"/>
    </w:pPr>
    <w:rPr>
      <w:rFonts w:ascii="Utopia" w:hAnsi="Utopia"/>
      <w:sz w:val="18"/>
    </w:rPr>
  </w:style>
  <w:style w:type="character" w:customStyle="1" w:styleId="CodeBold">
    <w:name w:val="Code Bold"/>
    <w:rsid w:val="00D93262"/>
    <w:rPr>
      <w:rFonts w:ascii="TheSansMonoConBlack" w:hAnsi="TheSansMonoConBlack"/>
      <w:sz w:val="18"/>
    </w:rPr>
  </w:style>
  <w:style w:type="paragraph" w:customStyle="1" w:styleId="FigureCaption">
    <w:name w:val="Figure Caption"/>
    <w:next w:val="Normal"/>
    <w:qFormat/>
    <w:rsid w:val="00D93262"/>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D93262"/>
    <w:pPr>
      <w:tabs>
        <w:tab w:val="left" w:pos="576"/>
      </w:tabs>
      <w:spacing w:before="460"/>
      <w:contextualSpacing/>
    </w:pPr>
    <w:rPr>
      <w:rFonts w:ascii="Utopia" w:hAnsi="Utopia"/>
      <w:i/>
      <w:noProof/>
      <w:sz w:val="18"/>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D93262"/>
    <w:pPr>
      <w:numPr>
        <w:numId w:val="47"/>
      </w:numPr>
      <w:tabs>
        <w:tab w:val="left" w:pos="216"/>
        <w:tab w:val="left" w:pos="720"/>
      </w:tabs>
      <w:spacing w:before="120"/>
      <w:ind w:right="1440"/>
      <w:jc w:val="both"/>
    </w:pPr>
    <w:rPr>
      <w:rFonts w:ascii="Utopia" w:hAnsi="Utopia"/>
      <w:sz w:val="18"/>
    </w:rPr>
  </w:style>
  <w:style w:type="paragraph" w:customStyle="1" w:styleId="BulletSubList">
    <w:name w:val="Bullet Sub List"/>
    <w:basedOn w:val="Bullet"/>
    <w:next w:val="Normal"/>
    <w:rsid w:val="00D93262"/>
    <w:pPr>
      <w:spacing w:after="120" w:line="240" w:lineRule="auto"/>
      <w:ind w:left="1728" w:hanging="720"/>
    </w:pPr>
  </w:style>
  <w:style w:type="paragraph" w:customStyle="1" w:styleId="FMCopyrightTitle">
    <w:name w:val="FM Copyright Title"/>
    <w:basedOn w:val="FMCopyright"/>
    <w:rsid w:val="00D93262"/>
    <w:pPr>
      <w:spacing w:before="100" w:after="100"/>
    </w:pPr>
    <w:rPr>
      <w:rFonts w:ascii="Utopia Bold" w:hAnsi="Utopia Bold"/>
      <w:sz w:val="19"/>
    </w:rPr>
  </w:style>
  <w:style w:type="paragraph" w:customStyle="1" w:styleId="FMCopyright">
    <w:name w:val="FM Copyright"/>
    <w:link w:val="FMCopyrightChar"/>
    <w:rsid w:val="00D93262"/>
    <w:pPr>
      <w:spacing w:before="120" w:after="120"/>
      <w:jc w:val="both"/>
    </w:pPr>
    <w:rPr>
      <w:rFonts w:ascii="Utopia" w:hAnsi="Utopia"/>
      <w:sz w:val="16"/>
    </w:rPr>
  </w:style>
  <w:style w:type="character" w:customStyle="1" w:styleId="FMCopyrightChar">
    <w:name w:val="FM Copyright Char"/>
    <w:link w:val="FMCopyright"/>
    <w:rsid w:val="00206456"/>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Number">
    <w:name w:val="Part Number"/>
    <w:basedOn w:val="Normal"/>
    <w:next w:val="Normal"/>
    <w:link w:val="PartNumberChar"/>
    <w:autoRedefine/>
    <w:qFormat/>
    <w:rsid w:val="00D93262"/>
    <w:pPr>
      <w:spacing w:before="48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rsid w:val="00D93262"/>
    <w:pPr>
      <w:spacing w:before="600" w:after="1200" w:line="240" w:lineRule="auto"/>
      <w:contextualSpacing/>
    </w:pPr>
    <w:rPr>
      <w:rFonts w:ascii="Arial" w:hAnsi="Arial"/>
      <w:b/>
      <w:sz w:val="64"/>
      <w:szCs w:val="48"/>
    </w:rPr>
  </w:style>
  <w:style w:type="paragraph" w:styleId="Quote">
    <w:name w:val="Quote"/>
    <w:basedOn w:val="Normal"/>
    <w:next w:val="Normal"/>
    <w:link w:val="QuoteChar"/>
    <w:qFormat/>
    <w:rsid w:val="00D93262"/>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D93262"/>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D93262"/>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D93262"/>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D93262"/>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206456"/>
    <w:rPr>
      <w:rFonts w:ascii="HelveticaNeue Condensed" w:eastAsiaTheme="minorHAnsi" w:hAnsi="HelveticaNeue Condensed" w:cstheme="minorBidi"/>
      <w:szCs w:val="22"/>
    </w:rPr>
  </w:style>
  <w:style w:type="paragraph" w:customStyle="1" w:styleId="TableText">
    <w:name w:val="Table Text"/>
    <w:qFormat/>
    <w:rsid w:val="00D93262"/>
    <w:pPr>
      <w:spacing w:before="120" w:after="120"/>
      <w:contextualSpacing/>
    </w:pPr>
    <w:rPr>
      <w:rFonts w:ascii="Utopia" w:hAnsi="Utopia"/>
      <w:sz w:val="18"/>
    </w:rPr>
  </w:style>
  <w:style w:type="paragraph" w:customStyle="1" w:styleId="TableCaption">
    <w:name w:val="Table Caption"/>
    <w:basedOn w:val="FigureCaption"/>
    <w:next w:val="Normal"/>
    <w:qFormat/>
    <w:rsid w:val="00D93262"/>
    <w:pPr>
      <w:spacing w:after="120"/>
    </w:pPr>
  </w:style>
  <w:style w:type="paragraph" w:customStyle="1" w:styleId="TableHead">
    <w:name w:val="Table Head"/>
    <w:next w:val="Normal"/>
    <w:rsid w:val="00D93262"/>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D93262"/>
    <w:pPr>
      <w:spacing w:before="60" w:after="240"/>
      <w:contextualSpacing/>
    </w:pPr>
    <w:rPr>
      <w:rFonts w:ascii="Utopia" w:hAnsi="Utopia"/>
      <w:i/>
      <w:sz w:val="18"/>
    </w:rPr>
  </w:style>
  <w:style w:type="table" w:styleId="TableGrid">
    <w:name w:val="Table Grid"/>
    <w:basedOn w:val="TableNormal"/>
    <w:rsid w:val="00D93262"/>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D93262"/>
    <w:pPr>
      <w:numPr>
        <w:numId w:val="0"/>
      </w:numPr>
      <w:ind w:left="864"/>
    </w:pPr>
  </w:style>
  <w:style w:type="paragraph" w:customStyle="1" w:styleId="NumList">
    <w:name w:val="Num List"/>
    <w:basedOn w:val="Normal"/>
    <w:rsid w:val="00D93262"/>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D93262"/>
    <w:pPr>
      <w:spacing w:before="0"/>
      <w:ind w:left="0" w:right="0"/>
      <w:jc w:val="right"/>
    </w:pPr>
    <w:rPr>
      <w:i w:val="0"/>
    </w:rPr>
  </w:style>
  <w:style w:type="paragraph" w:customStyle="1" w:styleId="ExerciseHead">
    <w:name w:val="Exercise Head"/>
    <w:basedOn w:val="Normal"/>
    <w:next w:val="Normal"/>
    <w:rsid w:val="00D9326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rsid w:val="00D93262"/>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D93262"/>
    <w:pPr>
      <w:spacing w:after="120" w:line="240" w:lineRule="auto"/>
    </w:pPr>
    <w:rPr>
      <w:rFonts w:ascii="HelveticaNeue MediumExt" w:hAnsi="HelveticaNeue MediumExt"/>
      <w:sz w:val="32"/>
      <w:szCs w:val="24"/>
    </w:rPr>
  </w:style>
  <w:style w:type="character" w:customStyle="1" w:styleId="FMAuthorChar">
    <w:name w:val="FM Author Char"/>
    <w:link w:val="FMAuthor"/>
    <w:rsid w:val="00206456"/>
    <w:rPr>
      <w:rFonts w:ascii="HelveticaNeue MediumExt" w:eastAsiaTheme="minorHAnsi" w:hAnsi="HelveticaNeue MediumExt" w:cstheme="minorBidi"/>
      <w:sz w:val="32"/>
      <w:szCs w:val="24"/>
    </w:rPr>
  </w:style>
  <w:style w:type="paragraph" w:customStyle="1" w:styleId="FMText">
    <w:name w:val="FM Text"/>
    <w:basedOn w:val="Normal"/>
    <w:rsid w:val="00D93262"/>
    <w:pPr>
      <w:spacing w:after="0"/>
      <w:contextualSpacing/>
    </w:pPr>
    <w:rPr>
      <w:rFonts w:ascii="Utopia" w:hAnsi="Utopia"/>
      <w:sz w:val="18"/>
    </w:rPr>
  </w:style>
  <w:style w:type="paragraph" w:customStyle="1" w:styleId="FMDedication">
    <w:name w:val="FM Dedication"/>
    <w:basedOn w:val="Normal"/>
    <w:rsid w:val="00D93262"/>
    <w:pPr>
      <w:spacing w:before="600" w:after="600" w:line="240" w:lineRule="auto"/>
      <w:jc w:val="center"/>
    </w:pPr>
    <w:rPr>
      <w:rFonts w:ascii="UtopiaItalic" w:hAnsi="UtopiaItalic"/>
      <w:i/>
      <w:sz w:val="20"/>
    </w:rPr>
  </w:style>
  <w:style w:type="paragraph" w:customStyle="1" w:styleId="FMTextCont">
    <w:name w:val="FM Text Cont"/>
    <w:basedOn w:val="FMText"/>
    <w:rsid w:val="00D93262"/>
    <w:pPr>
      <w:ind w:firstLine="576"/>
    </w:pPr>
  </w:style>
  <w:style w:type="paragraph" w:customStyle="1" w:styleId="Footnote">
    <w:name w:val="Footnote"/>
    <w:basedOn w:val="Normal"/>
    <w:rsid w:val="00D93262"/>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D93262"/>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D93262"/>
    <w:pPr>
      <w:spacing w:before="120" w:after="240"/>
      <w:ind w:left="288" w:right="288"/>
      <w:contextualSpacing/>
      <w:jc w:val="center"/>
    </w:pPr>
    <w:rPr>
      <w:rFonts w:ascii="Arial" w:hAnsi="Arial"/>
      <w:b/>
      <w:color w:val="808080"/>
      <w:sz w:val="21"/>
      <w:u w:val="single"/>
    </w:rPr>
  </w:style>
  <w:style w:type="character" w:styleId="Hyperlink">
    <w:name w:val="Hyperlink"/>
    <w:semiHidden/>
    <w:locked/>
    <w:rsid w:val="00F401F9"/>
    <w:rPr>
      <w:color w:val="0000FF"/>
      <w:u w:val="single"/>
    </w:rPr>
  </w:style>
  <w:style w:type="paragraph" w:styleId="Footer">
    <w:name w:val="footer"/>
    <w:basedOn w:val="Normal"/>
    <w:link w:val="FooterChar"/>
    <w:rsid w:val="00D93262"/>
    <w:pPr>
      <w:tabs>
        <w:tab w:val="center" w:pos="4320"/>
        <w:tab w:val="right" w:pos="8640"/>
      </w:tabs>
      <w:spacing w:before="360" w:after="240"/>
    </w:pPr>
    <w:rPr>
      <w:rFonts w:ascii="Utopia" w:hAnsi="Utopia"/>
    </w:rPr>
  </w:style>
  <w:style w:type="character" w:customStyle="1" w:styleId="FooterChar">
    <w:name w:val="Footer Char"/>
    <w:link w:val="Footer"/>
    <w:rsid w:val="00453077"/>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D93262"/>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character" w:customStyle="1" w:styleId="CodeInline">
    <w:name w:val="Code Inline"/>
    <w:qFormat/>
    <w:rsid w:val="00D93262"/>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D93262"/>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D93262"/>
  </w:style>
  <w:style w:type="paragraph" w:customStyle="1" w:styleId="SideBarSubhead">
    <w:name w:val="Side Bar Subhead"/>
    <w:basedOn w:val="Normal"/>
    <w:rsid w:val="00D93262"/>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D93262"/>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D93262"/>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D93262"/>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D93262"/>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D93262"/>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D93262"/>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D9326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0">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rsid w:val="00D93262"/>
    <w:pPr>
      <w:spacing w:before="192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rsid w:val="00D93262"/>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D93262"/>
    <w:pPr>
      <w:spacing w:before="60" w:after="60"/>
      <w:ind w:left="648" w:hanging="288"/>
      <w:contextualSpacing/>
    </w:pPr>
    <w:rPr>
      <w:rFonts w:ascii="Utopia" w:hAnsi="Utopia"/>
      <w:sz w:val="16"/>
    </w:rPr>
  </w:style>
  <w:style w:type="paragraph" w:customStyle="1" w:styleId="FMHead">
    <w:name w:val="FM Head"/>
    <w:basedOn w:val="Normal"/>
    <w:next w:val="Normal"/>
    <w:link w:val="FMHeadChar"/>
    <w:rsid w:val="00D93262"/>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rsid w:val="00D93262"/>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D93262"/>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rsid w:val="00D93262"/>
    <w:pPr>
      <w:spacing w:before="120" w:after="0" w:line="360" w:lineRule="auto"/>
      <w:contextualSpacing/>
    </w:pPr>
    <w:rPr>
      <w:rFonts w:ascii="Utopia Black" w:hAnsi="Utopia Black"/>
      <w:spacing w:val="-6"/>
    </w:rPr>
  </w:style>
  <w:style w:type="table" w:customStyle="1" w:styleId="ApressTable">
    <w:name w:val="Apress Table"/>
    <w:basedOn w:val="TableNormal"/>
    <w:rsid w:val="00D93262"/>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locked/>
    <w:rsid w:val="00206456"/>
    <w:pPr>
      <w:tabs>
        <w:tab w:val="center" w:pos="4680"/>
        <w:tab w:val="right" w:pos="9360"/>
      </w:tabs>
      <w:spacing w:after="240" w:line="240" w:lineRule="auto"/>
    </w:pPr>
    <w:rPr>
      <w:rFonts w:ascii="HelveticaNeue Condensed" w:hAnsi="HelveticaNeue Condensed"/>
      <w:b/>
      <w:sz w:val="18"/>
    </w:rPr>
  </w:style>
  <w:style w:type="character" w:customStyle="1" w:styleId="HeaderChar">
    <w:name w:val="Header Char"/>
    <w:link w:val="Header"/>
    <w:rsid w:val="00206456"/>
    <w:rPr>
      <w:rFonts w:ascii="HelveticaNeue Condensed" w:eastAsiaTheme="minorHAnsi" w:hAnsi="HelveticaNeue Condensed" w:cstheme="minorBidi"/>
      <w:b/>
      <w:sz w:val="18"/>
      <w:szCs w:val="22"/>
    </w:rPr>
  </w:style>
  <w:style w:type="paragraph" w:customStyle="1" w:styleId="Figure">
    <w:name w:val="Figure"/>
    <w:next w:val="Normal"/>
    <w:rsid w:val="00D93262"/>
    <w:pPr>
      <w:spacing w:before="120" w:after="120"/>
    </w:pPr>
    <w:rPr>
      <w:rFonts w:ascii="Arial" w:hAnsi="Arial"/>
      <w:sz w:val="18"/>
    </w:rPr>
  </w:style>
  <w:style w:type="paragraph" w:styleId="Revision">
    <w:name w:val="Revision"/>
    <w:hidden/>
    <w:uiPriority w:val="99"/>
    <w:semiHidden/>
    <w:rsid w:val="00D93262"/>
    <w:rPr>
      <w:rFonts w:ascii="Calibri" w:eastAsia="Calibri" w:hAnsi="Calibri"/>
      <w:sz w:val="22"/>
      <w:szCs w:val="22"/>
    </w:rPr>
  </w:style>
  <w:style w:type="character" w:styleId="IntenseEmphasis">
    <w:name w:val="Intense Emphasis"/>
    <w:basedOn w:val="DefaultParagraphFont"/>
    <w:uiPriority w:val="21"/>
    <w:qFormat/>
    <w:rsid w:val="00D93262"/>
    <w:rPr>
      <w:b/>
      <w:bCs/>
      <w:i/>
      <w:iCs/>
      <w:color w:val="auto"/>
    </w:rPr>
  </w:style>
  <w:style w:type="character" w:styleId="Emphasis">
    <w:name w:val="Emphasis"/>
    <w:basedOn w:val="DefaultParagraphFont"/>
    <w:qFormat/>
    <w:rsid w:val="00D93262"/>
    <w:rPr>
      <w:i/>
      <w:iCs/>
    </w:rPr>
  </w:style>
  <w:style w:type="character" w:styleId="Strong">
    <w:name w:val="Strong"/>
    <w:basedOn w:val="DefaultParagraphFont"/>
    <w:qFormat/>
    <w:rsid w:val="00D93262"/>
    <w:rPr>
      <w:b/>
      <w:bCs/>
    </w:rPr>
  </w:style>
  <w:style w:type="paragraph" w:styleId="Subtitle">
    <w:name w:val="Subtitle"/>
    <w:basedOn w:val="Normal"/>
    <w:next w:val="Normal"/>
    <w:link w:val="SubtitleChar"/>
    <w:qFormat/>
    <w:rsid w:val="00D93262"/>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BlackDingbat">
    <w:name w:val="Black Dingbat"/>
    <w:rsid w:val="00D93262"/>
    <w:rPr>
      <w:rFonts w:ascii="ZapfDingbats" w:hAnsi="ZapfDingbats"/>
      <w:color w:val="auto"/>
      <w:szCs w:val="24"/>
    </w:rPr>
  </w:style>
  <w:style w:type="paragraph" w:customStyle="1" w:styleId="Code">
    <w:name w:val="Code"/>
    <w:basedOn w:val="Normal"/>
    <w:link w:val="CodeChar"/>
    <w:qFormat/>
    <w:rsid w:val="00D93262"/>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206456"/>
    <w:rPr>
      <w:rFonts w:ascii="TheSansMonoConNormal" w:eastAsiaTheme="minorHAnsi" w:hAnsi="TheSansMonoConNormal" w:cstheme="minorBidi"/>
      <w:noProof/>
      <w:sz w:val="18"/>
      <w:szCs w:val="22"/>
    </w:rPr>
  </w:style>
  <w:style w:type="paragraph" w:customStyle="1" w:styleId="Footertext">
    <w:name w:val="Footer text"/>
    <w:locked/>
    <w:rsid w:val="00453077"/>
    <w:pPr>
      <w:numPr>
        <w:numId w:val="48"/>
      </w:numPr>
      <w:tabs>
        <w:tab w:val="center" w:pos="4680"/>
        <w:tab w:val="right" w:pos="9360"/>
      </w:tabs>
      <w:spacing w:before="240" w:after="480" w:line="276" w:lineRule="auto"/>
      <w:ind w:right="-432"/>
    </w:pPr>
    <w:rPr>
      <w:rFonts w:ascii="Utopia" w:hAnsi="Utopia"/>
    </w:rPr>
  </w:style>
  <w:style w:type="character" w:customStyle="1" w:styleId="GrayDingbat">
    <w:name w:val="Gray Dingbat"/>
    <w:basedOn w:val="BlackDingbat"/>
    <w:uiPriority w:val="1"/>
    <w:qFormat/>
    <w:rsid w:val="00D93262"/>
    <w:rPr>
      <w:rFonts w:ascii="ZapfDingbats" w:hAnsi="ZapfDingbats"/>
      <w:color w:val="BFBFBF" w:themeColor="background1" w:themeShade="BF"/>
      <w:szCs w:val="24"/>
    </w:rPr>
  </w:style>
  <w:style w:type="character" w:customStyle="1" w:styleId="FMEditionChar">
    <w:name w:val="FM Edition Char"/>
    <w:basedOn w:val="DefaultParagraphFont"/>
    <w:link w:val="FMEdition"/>
    <w:rsid w:val="00206456"/>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206456"/>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rsid w:val="00D93262"/>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206456"/>
    <w:pPr>
      <w:spacing w:after="100"/>
    </w:pPr>
  </w:style>
  <w:style w:type="paragraph" w:customStyle="1" w:styleId="PartTextCont">
    <w:name w:val="Part Text Cont."/>
    <w:basedOn w:val="Normal"/>
    <w:qFormat/>
    <w:rsid w:val="00D93262"/>
    <w:pPr>
      <w:spacing w:after="0" w:line="240" w:lineRule="auto"/>
      <w:ind w:firstLine="720"/>
      <w:contextualSpacing/>
    </w:pPr>
    <w:rPr>
      <w:rFonts w:ascii="Utopia" w:hAnsi="Utopia"/>
      <w:spacing w:val="-6"/>
      <w:sz w:val="20"/>
    </w:rPr>
  </w:style>
  <w:style w:type="character" w:customStyle="1" w:styleId="PartTitleChar">
    <w:name w:val="Part Title Char"/>
    <w:basedOn w:val="DefaultParagraphFont"/>
    <w:link w:val="PartTitle"/>
    <w:rsid w:val="00206456"/>
    <w:rPr>
      <w:rFonts w:ascii="Arial" w:eastAsiaTheme="minorHAnsi" w:hAnsi="Arial" w:cstheme="minorBidi"/>
      <w:b/>
      <w:sz w:val="64"/>
      <w:szCs w:val="48"/>
    </w:rPr>
  </w:style>
  <w:style w:type="paragraph" w:customStyle="1" w:styleId="PartText">
    <w:name w:val="Part Text"/>
    <w:basedOn w:val="Normal"/>
    <w:next w:val="Normal"/>
    <w:locked/>
    <w:rsid w:val="00206456"/>
    <w:pPr>
      <w:spacing w:after="0" w:line="240" w:lineRule="auto"/>
      <w:contextualSpacing/>
    </w:pPr>
    <w:rPr>
      <w:rFonts w:ascii="Book Antiqua" w:hAnsi="Book Antiqua"/>
      <w:spacing w:val="-6"/>
    </w:rPr>
  </w:style>
  <w:style w:type="character" w:customStyle="1" w:styleId="PartNumberChar">
    <w:name w:val="Part Number Char"/>
    <w:basedOn w:val="PartTitleChar"/>
    <w:link w:val="PartNumber"/>
    <w:rsid w:val="00664DAA"/>
    <w:rPr>
      <w:rFonts w:ascii="Arial" w:eastAsiaTheme="minorHAnsi" w:hAnsi="Arial" w:cstheme="minorBidi"/>
      <w:b/>
      <w:caps/>
      <w:sz w:val="52"/>
      <w:szCs w:val="28"/>
    </w:rPr>
  </w:style>
  <w:style w:type="character" w:customStyle="1" w:styleId="FMHeadChar">
    <w:name w:val="FM Head Char"/>
    <w:basedOn w:val="DefaultParagraphFont"/>
    <w:link w:val="FMHead"/>
    <w:rsid w:val="00206456"/>
    <w:rPr>
      <w:rFonts w:ascii="Arial Narrow" w:eastAsiaTheme="minorHAnsi" w:hAnsi="Arial Narrow" w:cstheme="minorBidi"/>
      <w:b/>
      <w:spacing w:val="-20"/>
      <w:sz w:val="6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990413">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 w:id="208826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www.bluarancio.com" TargetMode="Externa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H:\From%20Q\CE%20Docs\Templates\Front%20Matter\7SD_FM_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Chapter_x0020_Number xmlns="149daad8-53e0-4e54-a1b9-e9d4e4fc36cb">X</Chapter_x0020_Number>
    <Update_x0020_ChapterOn_x0020_Root xmlns="ce8048ef-7e95-4a11-bf00-ba2605ede044">
      <Url>https://apressmedia.sharepoint.com/sites/201403/aspnetwebapi2bu/_layouts/15/wrkstat.aspx?List=ce8048ef-7e95-4a11-bf00-ba2605ede044&amp;WorkflowInstanceName=8e26aaf0-8139-43db-818a-b876703479d4</Url>
      <Description>Unauthorized</Description>
    </Update_x0020_ChapterOn_x0020_Root>
    <StatusFrom xmlns="CE8048EF-7E95-4A11-BF00-BA2605EDE044">First Draft</StatusFrom>
    <Status xmlns="119e8ce9-fc33-4402-becb-6d0fbcbb8ab0">First Draft</Status>
    <StatusTo xmlns="CE8048EF-7E95-4A11-BF00-BA2605EDE044">First Draft</StatusTo>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F6E9ED-4EC9-4AD2-91E5-DE09041064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691A5D-4FA6-4F3D-AED8-E0F24789DE72}">
  <ds:schemaRefs>
    <ds:schemaRef ds:uri="http://schemas.microsoft.com/sharepoint/v3/contenttype/forms"/>
  </ds:schemaRefs>
</ds:datastoreItem>
</file>

<file path=customXml/itemProps3.xml><?xml version="1.0" encoding="utf-8"?>
<ds:datastoreItem xmlns:ds="http://schemas.openxmlformats.org/officeDocument/2006/customXml" ds:itemID="{BAF08B8D-75CD-422D-BB9E-6C07AD142AF7}">
  <ds:schemaRefs>
    <ds:schemaRef ds:uri="http://schemas.microsoft.com/office/2006/metadata/properties"/>
    <ds:schemaRef ds:uri="149daad8-53e0-4e54-a1b9-e9d4e4fc36cb"/>
    <ds:schemaRef ds:uri="ce8048ef-7e95-4a11-bf00-ba2605ede044"/>
    <ds:schemaRef ds:uri="CE8048EF-7E95-4A11-BF00-BA2605EDE044"/>
    <ds:schemaRef ds:uri="119e8ce9-fc33-4402-becb-6d0fbcbb8ab0"/>
  </ds:schemaRefs>
</ds:datastoreItem>
</file>

<file path=customXml/itemProps4.xml><?xml version="1.0" encoding="utf-8"?>
<ds:datastoreItem xmlns:ds="http://schemas.openxmlformats.org/officeDocument/2006/customXml" ds:itemID="{D6193A39-D0CA-4C15-B352-DEAC5F41A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7SD_FM_template.dotm</Template>
  <TotalTime>12</TotalTime>
  <Pages>17</Pages>
  <Words>1731</Words>
  <Characters>9872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11580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Walter, Kevin, Apress</dc:creator>
  <cp:lastModifiedBy>Brian Wortman</cp:lastModifiedBy>
  <cp:revision>6</cp:revision>
  <cp:lastPrinted>2012-10-02T20:33:00Z</cp:lastPrinted>
  <dcterms:created xsi:type="dcterms:W3CDTF">2014-06-23T15:10:00Z</dcterms:created>
  <dcterms:modified xsi:type="dcterms:W3CDTF">2014-06-24T01:32:00Z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