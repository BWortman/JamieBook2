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DF762B" w14:textId="5DCE547B" w:rsidR="00B44665" w:rsidRDefault="001E2041" w:rsidP="002B4303">
      <w:pPr>
        <w:pStyle w:val="ChapterTitle"/>
        <w:tabs>
          <w:tab w:val="left" w:pos="1170"/>
        </w:tabs>
      </w:pPr>
      <w:r>
        <w:t xml:space="preserve">Supporting </w:t>
      </w:r>
      <w:r w:rsidR="00B21B1F">
        <w:t>Diverse</w:t>
      </w:r>
      <w:r>
        <w:t xml:space="preserve"> Clients</w:t>
      </w:r>
    </w:p>
    <w:p w14:paraId="0379BDB9" w14:textId="13053F5A" w:rsidR="00676C24" w:rsidRDefault="00676C24" w:rsidP="00F43B70">
      <w:pPr>
        <w:pStyle w:val="BodyTextFirst"/>
      </w:pPr>
      <w:r>
        <w:t xml:space="preserve">At this point we've demonstrated ASP.NET Web API as an excellent platform on which to implement REST-based services. However, what if you </w:t>
      </w:r>
      <w:r w:rsidR="00152E88">
        <w:t>found</w:t>
      </w:r>
      <w:r>
        <w:t xml:space="preserve"> yourself in a situation where you </w:t>
      </w:r>
      <w:r w:rsidR="00152E88">
        <w:t>had to</w:t>
      </w:r>
      <w:r>
        <w:t xml:space="preserve"> support </w:t>
      </w:r>
      <w:r w:rsidR="001E2041">
        <w:t>existing "legacy" (</w:t>
      </w:r>
      <w:proofErr w:type="spellStart"/>
      <w:r w:rsidR="00D62DE6">
        <w:t>asmx</w:t>
      </w:r>
      <w:proofErr w:type="spellEnd"/>
      <w:r w:rsidR="008302C8">
        <w:t>-</w:t>
      </w:r>
      <w:r w:rsidR="00D62DE6">
        <w:t xml:space="preserve">, or </w:t>
      </w:r>
      <w:r w:rsidR="001E2041">
        <w:t>SOAP-based) clients</w:t>
      </w:r>
      <w:r>
        <w:t>?</w:t>
      </w:r>
      <w:r w:rsidR="00426E61">
        <w:t xml:space="preserve"> Or clients that required messages to be </w:t>
      </w:r>
      <w:r w:rsidR="00A028ED">
        <w:t xml:space="preserve">in </w:t>
      </w:r>
      <w:r w:rsidR="00426E61">
        <w:t>XML format?</w:t>
      </w:r>
      <w:r>
        <w:t xml:space="preserve"> Would that automatically eliminate ASP.NET Web API as a technology choice? Fortunately, the answer is </w:t>
      </w:r>
      <w:r w:rsidRPr="00676C24">
        <w:rPr>
          <w:rStyle w:val="Emphasis"/>
        </w:rPr>
        <w:t>no</w:t>
      </w:r>
      <w:r>
        <w:t>.</w:t>
      </w:r>
      <w:r w:rsidR="00152E88">
        <w:t xml:space="preserve"> And that leads us to the subject of the current chapter; namely, how to </w:t>
      </w:r>
      <w:r w:rsidR="007A1EE0">
        <w:t xml:space="preserve">use ASP.NET Web API to </w:t>
      </w:r>
      <w:proofErr w:type="spellStart"/>
      <w:r w:rsidR="00DD1B5A">
        <w:t>simulteneously</w:t>
      </w:r>
      <w:proofErr w:type="spellEnd"/>
      <w:r w:rsidR="00DD1B5A">
        <w:t xml:space="preserve"> </w:t>
      </w:r>
      <w:r w:rsidR="00152E88">
        <w:t xml:space="preserve">support legacy clients </w:t>
      </w:r>
      <w:r w:rsidR="00DD1B5A">
        <w:t xml:space="preserve">and extend reach </w:t>
      </w:r>
      <w:r w:rsidR="007A1EE0">
        <w:t>to clients requiring various message formats</w:t>
      </w:r>
      <w:r w:rsidR="00152E88">
        <w:t>.</w:t>
      </w:r>
      <w:r w:rsidR="00D62DE6">
        <w:t xml:space="preserve"> Along the way we'll throw in some ASP.NET Web API goodies, of course, just to keep it interesting for those who don't need to support SOAP-based clients or multiple message formats.</w:t>
      </w:r>
    </w:p>
    <w:p w14:paraId="2B40CBCA" w14:textId="56D7844E" w:rsidR="00152E88" w:rsidRDefault="00152E88" w:rsidP="00152E88">
      <w:pPr>
        <w:pStyle w:val="Heading1"/>
      </w:pPr>
      <w:r>
        <w:t>The Situation</w:t>
      </w:r>
    </w:p>
    <w:p w14:paraId="04275FF2" w14:textId="4C0702B1" w:rsidR="006C4ABD" w:rsidRPr="006C4ABD" w:rsidRDefault="006836CC" w:rsidP="008C15EB">
      <w:pPr>
        <w:pStyle w:val="BodyTextFirst"/>
      </w:pPr>
      <w:r>
        <w:t xml:space="preserve">Recently, </w:t>
      </w:r>
      <w:r w:rsidR="006C4ABD">
        <w:t xml:space="preserve">we were </w:t>
      </w:r>
      <w:r>
        <w:t>given the job of developing</w:t>
      </w:r>
      <w:r w:rsidR="006C4ABD">
        <w:t xml:space="preserve"> </w:t>
      </w:r>
      <w:r w:rsidR="006C4ABD" w:rsidRPr="006C4ABD">
        <w:t xml:space="preserve">a REST-based Web API for an existing system. There were a couple of </w:t>
      </w:r>
      <w:r w:rsidR="0025410B">
        <w:t>interesting</w:t>
      </w:r>
      <w:r w:rsidR="006C4ABD" w:rsidRPr="006C4ABD">
        <w:t xml:space="preserve"> requirements</w:t>
      </w:r>
      <w:r>
        <w:t xml:space="preserve"> for this </w:t>
      </w:r>
      <w:r w:rsidR="00486C40">
        <w:t>project</w:t>
      </w:r>
      <w:r w:rsidR="006C4ABD" w:rsidRPr="006C4ABD">
        <w:t>:</w:t>
      </w:r>
    </w:p>
    <w:p w14:paraId="5056D7E8" w14:textId="77777777" w:rsidR="00D62DE6" w:rsidRDefault="00D62DE6" w:rsidP="00D62DE6">
      <w:pPr>
        <w:pStyle w:val="NumList"/>
      </w:pPr>
      <w:r>
        <w:t>New clients must be able to consume the service using their choice of either an XML or JSON message format.</w:t>
      </w:r>
    </w:p>
    <w:p w14:paraId="5D8C12E6" w14:textId="286AD889" w:rsidR="008C15EB" w:rsidRDefault="006C4ABD" w:rsidP="007B72BF">
      <w:pPr>
        <w:pStyle w:val="NumList"/>
      </w:pPr>
      <w:r>
        <w:t>T</w:t>
      </w:r>
      <w:r w:rsidRPr="006C4ABD">
        <w:t xml:space="preserve">he new REST-based API and the legacy SOAP-based </w:t>
      </w:r>
      <w:r w:rsidR="006836CC">
        <w:t>API</w:t>
      </w:r>
      <w:r w:rsidRPr="006C4ABD">
        <w:t xml:space="preserve"> must be </w:t>
      </w:r>
      <w:r w:rsidR="00D658B6">
        <w:t xml:space="preserve">implemented </w:t>
      </w:r>
      <w:r w:rsidR="007A1EE0">
        <w:t xml:space="preserve">and deployed </w:t>
      </w:r>
      <w:r w:rsidR="00046B10">
        <w:t>as</w:t>
      </w:r>
      <w:r w:rsidRPr="006C4ABD">
        <w:t xml:space="preserve"> a single application.</w:t>
      </w:r>
    </w:p>
    <w:p w14:paraId="217AEF6B" w14:textId="36FFC30E" w:rsidR="006836CC" w:rsidRDefault="006C4ABD" w:rsidP="007B72BF">
      <w:pPr>
        <w:pStyle w:val="NumList"/>
      </w:pPr>
      <w:r>
        <w:t xml:space="preserve">Existing </w:t>
      </w:r>
      <w:r w:rsidR="00A028ED">
        <w:t xml:space="preserve">clients </w:t>
      </w:r>
      <w:r>
        <w:t xml:space="preserve">must be able to benefit from the new features of the new application without affecting any </w:t>
      </w:r>
      <w:r w:rsidR="00A028ED">
        <w:t xml:space="preserve">existing </w:t>
      </w:r>
      <w:r>
        <w:t>integration points</w:t>
      </w:r>
      <w:r w:rsidR="00D658B6">
        <w:t>; i</w:t>
      </w:r>
      <w:r w:rsidR="00276081">
        <w:t>n other words, backwards compatibility is required.</w:t>
      </w:r>
    </w:p>
    <w:p w14:paraId="28C8F7E0" w14:textId="2BF30651" w:rsidR="0025410B" w:rsidRDefault="00486C40" w:rsidP="006836CC">
      <w:pPr>
        <w:pStyle w:val="BodyTextCont"/>
      </w:pPr>
      <w:r>
        <w:t xml:space="preserve">An architectural overview of this </w:t>
      </w:r>
      <w:r w:rsidR="006836CC">
        <w:t>is depicted in the following figures</w:t>
      </w:r>
      <w:r w:rsidR="0025410B">
        <w:t>. Note</w:t>
      </w:r>
      <w:r w:rsidR="003036A3">
        <w:t xml:space="preserve"> that </w:t>
      </w:r>
      <w:r w:rsidR="0025410B">
        <w:t xml:space="preserve">though the </w:t>
      </w:r>
      <w:r w:rsidR="00157FA4">
        <w:t xml:space="preserve">actual </w:t>
      </w:r>
      <w:r w:rsidR="0025410B">
        <w:t xml:space="preserve">system didn't have anything to do with task-management, we will use our task-management service </w:t>
      </w:r>
      <w:r w:rsidR="00157FA4">
        <w:t xml:space="preserve">example </w:t>
      </w:r>
      <w:r w:rsidR="0025410B">
        <w:t>for illustration</w:t>
      </w:r>
      <w:r w:rsidR="00157FA4">
        <w:t xml:space="preserve"> </w:t>
      </w:r>
      <w:r w:rsidR="006C2970">
        <w:t xml:space="preserve">and explanation of key concepts </w:t>
      </w:r>
      <w:r w:rsidR="00157FA4">
        <w:t>throughout this chapter</w:t>
      </w:r>
      <w:r w:rsidR="003036A3">
        <w:t>:</w:t>
      </w:r>
    </w:p>
    <w:p w14:paraId="1223B37B" w14:textId="5BC231A1" w:rsidR="003036A3" w:rsidRDefault="00D658B6" w:rsidP="003036A3">
      <w:pPr>
        <w:pStyle w:val="Figure"/>
      </w:pPr>
      <w:r w:rsidRPr="006C4ABD">
        <w:object w:dxaOrig="7231" w:dyaOrig="4351" w14:anchorId="5DA737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pt;height:203pt" o:ole="">
            <v:imagedata r:id="rId11" o:title=""/>
          </v:shape>
          <o:OLEObject Type="Embed" ProgID="Visio.Drawing.15" ShapeID="_x0000_i1025" DrawAspect="Content" ObjectID="_1462874031" r:id="rId12"/>
        </w:object>
      </w:r>
    </w:p>
    <w:p w14:paraId="6125D8F9" w14:textId="4C30D7B4" w:rsidR="00152E88" w:rsidRDefault="008C15EB" w:rsidP="003036A3">
      <w:pPr>
        <w:pStyle w:val="FigureCaption"/>
      </w:pPr>
      <w:r>
        <w:t xml:space="preserve">Figure 8-1. </w:t>
      </w:r>
      <w:r w:rsidR="003036A3">
        <w:t>Architectural Overview - C</w:t>
      </w:r>
      <w:r>
        <w:t>urrent State</w:t>
      </w:r>
    </w:p>
    <w:p w14:paraId="13401B84" w14:textId="43F6C9CD" w:rsidR="0025410B" w:rsidRDefault="0025410B" w:rsidP="0025410B">
      <w:pPr>
        <w:pStyle w:val="BodyTextCont"/>
      </w:pPr>
      <w:r>
        <w:t xml:space="preserve">In the current </w:t>
      </w:r>
      <w:r w:rsidR="003036A3">
        <w:t>state</w:t>
      </w:r>
      <w:r>
        <w:t xml:space="preserve"> (Figure 8-1), we see the legacy service integrating with clients via </w:t>
      </w:r>
      <w:r w:rsidR="003036A3">
        <w:t>the</w:t>
      </w:r>
      <w:r>
        <w:t xml:space="preserve"> SOAP messaging </w:t>
      </w:r>
      <w:r w:rsidR="003036A3">
        <w:t>protocol</w:t>
      </w:r>
      <w:r>
        <w:t>. The target architecture (Figure 8-2), however, shows the task-management service</w:t>
      </w:r>
      <w:r w:rsidR="00D658B6">
        <w:t xml:space="preserve"> concurrently</w:t>
      </w:r>
      <w:r>
        <w:t xml:space="preserve"> supporting existing clients a</w:t>
      </w:r>
      <w:r w:rsidR="00131BD2">
        <w:t xml:space="preserve">nd </w:t>
      </w:r>
      <w:r>
        <w:t>new clients</w:t>
      </w:r>
      <w:r w:rsidR="003036A3">
        <w:t xml:space="preserve"> by offering a choice of messaging protocols and formats.</w:t>
      </w:r>
    </w:p>
    <w:p w14:paraId="24E05DA1" w14:textId="26B27993" w:rsidR="006C4ABD" w:rsidRDefault="0042172C" w:rsidP="006C4ABD">
      <w:pPr>
        <w:pStyle w:val="Figure"/>
      </w:pPr>
      <w:r w:rsidRPr="006C4ABD">
        <w:object w:dxaOrig="7230" w:dyaOrig="4350" w14:anchorId="0BF96833">
          <v:shape id="_x0000_i1026" type="#_x0000_t75" style="width:362pt;height:199pt" o:ole="">
            <v:imagedata r:id="rId13" o:title=""/>
          </v:shape>
          <o:OLEObject Type="Embed" ProgID="Visio.Drawing.15" ShapeID="_x0000_i1026" DrawAspect="Content" ObjectID="_1462874032" r:id="rId14"/>
        </w:object>
      </w:r>
    </w:p>
    <w:p w14:paraId="4E74A069" w14:textId="08D0005E" w:rsidR="006C4ABD" w:rsidRDefault="008C15EB" w:rsidP="008C15EB">
      <w:pPr>
        <w:pStyle w:val="FigureCaption"/>
      </w:pPr>
      <w:r>
        <w:t xml:space="preserve">Figure 8-2. </w:t>
      </w:r>
      <w:r w:rsidR="003036A3">
        <w:t xml:space="preserve">Architectural Overview - </w:t>
      </w:r>
      <w:r>
        <w:t>Target State</w:t>
      </w:r>
    </w:p>
    <w:p w14:paraId="6B3ABB73" w14:textId="58D2CC79" w:rsidR="006C4ABD" w:rsidRDefault="00131BD2" w:rsidP="001C173C">
      <w:pPr>
        <w:pStyle w:val="BodyTextCont"/>
      </w:pPr>
      <w:r>
        <w:lastRenderedPageBreak/>
        <w:t xml:space="preserve">We'll begin this chapter by demonstrating how to support various message formats (i.e., XML and JSON) </w:t>
      </w:r>
      <w:r w:rsidR="00046B10">
        <w:t>in</w:t>
      </w:r>
      <w:r>
        <w:t xml:space="preserve"> our REST-based API</w:t>
      </w:r>
      <w:r w:rsidR="00D62DE6">
        <w:t xml:space="preserve">; this will satisfy requirement 1. </w:t>
      </w:r>
      <w:r>
        <w:t xml:space="preserve">Then we will demonstrate how to support </w:t>
      </w:r>
      <w:r w:rsidR="00D62DE6">
        <w:t>the existing SOAP-based clients with the same application, satisfying requirements 2 and 3.</w:t>
      </w:r>
    </w:p>
    <w:p w14:paraId="47362CC7" w14:textId="79AFF413" w:rsidR="006C4ABD" w:rsidRDefault="00131BD2" w:rsidP="00131BD2">
      <w:pPr>
        <w:pStyle w:val="Heading1"/>
      </w:pPr>
      <w:r>
        <w:t>Content Negotiation</w:t>
      </w:r>
    </w:p>
    <w:p w14:paraId="179019ED" w14:textId="7541C511" w:rsidR="00F266AC" w:rsidRDefault="007A1EE0" w:rsidP="00977446">
      <w:pPr>
        <w:pStyle w:val="BodyTextFirst"/>
      </w:pPr>
      <w:r>
        <w:t xml:space="preserve">We introduced the concept of </w:t>
      </w:r>
      <w:r w:rsidR="00F266AC">
        <w:t>content negotiation, defined by the HTTP specification</w:t>
      </w:r>
      <w:r w:rsidR="00F266AC" w:rsidRPr="00F266AC">
        <w:t xml:space="preserve"> as “the process of selecting the best representation for a given response when there are multiple representations available”</w:t>
      </w:r>
      <w:r w:rsidR="00F266AC">
        <w:t xml:space="preserve">, </w:t>
      </w:r>
      <w:r w:rsidR="001C173C">
        <w:t xml:space="preserve">way </w:t>
      </w:r>
      <w:r>
        <w:t xml:space="preserve">back in </w:t>
      </w:r>
      <w:r w:rsidR="00426E61">
        <w:t>Chapter 1</w:t>
      </w:r>
      <w:r w:rsidR="00F266AC">
        <w:t>. W</w:t>
      </w:r>
      <w:r>
        <w:t xml:space="preserve">e </w:t>
      </w:r>
      <w:r w:rsidR="00F266AC">
        <w:t xml:space="preserve">also </w:t>
      </w:r>
      <w:r>
        <w:t xml:space="preserve">made mention of it in </w:t>
      </w:r>
      <w:r w:rsidR="00426E61">
        <w:t>Chapter 5</w:t>
      </w:r>
      <w:r>
        <w:t>.</w:t>
      </w:r>
      <w:r w:rsidR="004A2256">
        <w:t xml:space="preserve"> </w:t>
      </w:r>
      <w:r w:rsidR="001C173C">
        <w:t>I</w:t>
      </w:r>
      <w:r w:rsidR="004B778E">
        <w:t xml:space="preserve">n this brief section </w:t>
      </w:r>
      <w:r w:rsidR="001C173C">
        <w:t xml:space="preserve">we will </w:t>
      </w:r>
      <w:r w:rsidR="004B778E">
        <w:t xml:space="preserve">demonstrate how </w:t>
      </w:r>
      <w:r w:rsidR="0042172C">
        <w:t xml:space="preserve">to leverage it </w:t>
      </w:r>
      <w:r w:rsidR="004B778E">
        <w:t xml:space="preserve">to </w:t>
      </w:r>
      <w:r w:rsidR="001C173C">
        <w:t>support clients that require specific message formats</w:t>
      </w:r>
      <w:r w:rsidR="004A2256" w:rsidRPr="004A2256">
        <w:t>.</w:t>
      </w:r>
    </w:p>
    <w:p w14:paraId="22F06369" w14:textId="0DB2E865" w:rsidR="004A2256" w:rsidRPr="004A2256" w:rsidRDefault="00E91A69" w:rsidP="001C173C">
      <w:pPr>
        <w:pStyle w:val="BodyTextCont"/>
      </w:pPr>
      <w:r>
        <w:t>The following HTTP r</w:t>
      </w:r>
      <w:r w:rsidRPr="004A2256">
        <w:t xml:space="preserve">equest headers </w:t>
      </w:r>
      <w:r>
        <w:t>are t</w:t>
      </w:r>
      <w:r w:rsidR="004A2256" w:rsidRPr="004A2256">
        <w:t>he primary mechanism for content negotiation</w:t>
      </w:r>
      <w:r w:rsidR="004B778E">
        <w:t xml:space="preserve"> with services built using ASP.NET Web API</w:t>
      </w:r>
      <w:r w:rsidR="004A2256" w:rsidRPr="004A2256">
        <w:t>:</w:t>
      </w:r>
    </w:p>
    <w:p w14:paraId="627955ED" w14:textId="59D48B53" w:rsidR="004B778E" w:rsidRDefault="004A2256" w:rsidP="00B41D36">
      <w:pPr>
        <w:pStyle w:val="Bullet"/>
      </w:pPr>
      <w:r w:rsidRPr="0042172C">
        <w:rPr>
          <w:rStyle w:val="CodeInline"/>
        </w:rPr>
        <w:t>Accept</w:t>
      </w:r>
      <w:r w:rsidRPr="004A2256">
        <w:t xml:space="preserve">: </w:t>
      </w:r>
      <w:r w:rsidR="004B778E">
        <w:t>Used to specify w</w:t>
      </w:r>
      <w:r w:rsidRPr="004A2256">
        <w:t>hich media types are acceptable for the response, such as application/</w:t>
      </w:r>
      <w:proofErr w:type="spellStart"/>
      <w:r w:rsidRPr="004A2256">
        <w:t>json</w:t>
      </w:r>
      <w:proofErr w:type="spellEnd"/>
      <w:r w:rsidRPr="004A2256">
        <w:t>, application/xml, or a custom media type</w:t>
      </w:r>
      <w:r w:rsidR="004B778E">
        <w:t>.</w:t>
      </w:r>
    </w:p>
    <w:p w14:paraId="752BCC60" w14:textId="3A3E26F0" w:rsidR="004A2256" w:rsidRPr="004A2256" w:rsidRDefault="004A2256" w:rsidP="00B41D36">
      <w:pPr>
        <w:pStyle w:val="Bullet"/>
      </w:pPr>
      <w:r w:rsidRPr="0042172C">
        <w:rPr>
          <w:rStyle w:val="CodeInline"/>
        </w:rPr>
        <w:t>Accept-Charset</w:t>
      </w:r>
      <w:r w:rsidRPr="004A2256">
        <w:t xml:space="preserve">: </w:t>
      </w:r>
      <w:r w:rsidR="004B778E">
        <w:t>Used to specify w</w:t>
      </w:r>
      <w:r w:rsidRPr="004A2256">
        <w:t>hich character sets are acceptable, such as UTF-8 or ISO 8859-1.</w:t>
      </w:r>
    </w:p>
    <w:p w14:paraId="4693DF33" w14:textId="4B419B66" w:rsidR="001C173C" w:rsidRPr="004E5B64" w:rsidRDefault="006703EE" w:rsidP="008846F8">
      <w:pPr>
        <w:pStyle w:val="BodyTextCont"/>
      </w:pPr>
      <w:r>
        <w:t>Such s</w:t>
      </w:r>
      <w:r w:rsidR="001C173C">
        <w:t xml:space="preserve">ervices will respond </w:t>
      </w:r>
      <w:r>
        <w:t xml:space="preserve">to request messages received without these headers </w:t>
      </w:r>
      <w:r w:rsidR="001C173C">
        <w:t>with a default content type and character set</w:t>
      </w:r>
      <w:r>
        <w:t xml:space="preserve"> (</w:t>
      </w:r>
      <w:r w:rsidR="000B3D68">
        <w:t>application</w:t>
      </w:r>
      <w:r w:rsidR="001C173C" w:rsidRPr="004E5B64">
        <w:t>/</w:t>
      </w:r>
      <w:proofErr w:type="spellStart"/>
      <w:r w:rsidR="001C173C" w:rsidRPr="004E5B64">
        <w:t>json</w:t>
      </w:r>
      <w:proofErr w:type="spellEnd"/>
      <w:r w:rsidR="000B3D68">
        <w:t xml:space="preserve"> and utf-8, respectively).</w:t>
      </w:r>
      <w:r w:rsidR="008846F8">
        <w:t xml:space="preserve"> For example, here is the request</w:t>
      </w:r>
      <w:r w:rsidR="00D62DE6">
        <w:t>-</w:t>
      </w:r>
      <w:r w:rsidR="008846F8">
        <w:t xml:space="preserve">response message pair to get all tasks using </w:t>
      </w:r>
      <w:proofErr w:type="spellStart"/>
      <w:r w:rsidR="008846F8">
        <w:t>bhogg's</w:t>
      </w:r>
      <w:proofErr w:type="spellEnd"/>
      <w:r w:rsidR="008846F8">
        <w:t xml:space="preserve"> </w:t>
      </w:r>
      <w:r w:rsidR="00D62DE6">
        <w:t>highly-</w:t>
      </w:r>
      <w:r w:rsidR="008846F8">
        <w:t>privileged credentials:</w:t>
      </w:r>
    </w:p>
    <w:p w14:paraId="4B594FE4" w14:textId="2EF37E7C" w:rsidR="000B3D68" w:rsidRDefault="000B3D68" w:rsidP="000B3D68">
      <w:pPr>
        <w:pStyle w:val="CodeCaption"/>
      </w:pPr>
      <w:r>
        <w:t>Get Task</w:t>
      </w:r>
      <w:r w:rsidR="008846F8">
        <w:t>s</w:t>
      </w:r>
      <w:r>
        <w:t xml:space="preserve"> Request </w:t>
      </w:r>
      <w:r w:rsidR="008846F8">
        <w:t xml:space="preserve">- Without Accept Header </w:t>
      </w:r>
      <w:r>
        <w:t>(abbreviated)</w:t>
      </w:r>
    </w:p>
    <w:p w14:paraId="5CD6CA1D" w14:textId="77777777" w:rsidR="008846F8" w:rsidRPr="008846F8" w:rsidRDefault="008846F8" w:rsidP="008846F8">
      <w:pPr>
        <w:pStyle w:val="Code"/>
      </w:pPr>
      <w:r w:rsidRPr="008846F8">
        <w:t>GET http://localhost:61589/api/v1/tasks HTTP/1.1</w:t>
      </w:r>
    </w:p>
    <w:p w14:paraId="37149F51" w14:textId="77777777" w:rsidR="008846F8" w:rsidRPr="008846F8" w:rsidRDefault="008846F8" w:rsidP="008846F8">
      <w:pPr>
        <w:pStyle w:val="Code"/>
      </w:pPr>
      <w:r w:rsidRPr="008846F8">
        <w:t>Authorization: Basic YmhvZ2c6aWdub3JlZA==</w:t>
      </w:r>
    </w:p>
    <w:p w14:paraId="10561D13" w14:textId="4E481A23" w:rsidR="000B3D68" w:rsidRDefault="000B3D68" w:rsidP="000B3D68">
      <w:pPr>
        <w:pStyle w:val="CodeCaption"/>
      </w:pPr>
      <w:r>
        <w:t>Get Task</w:t>
      </w:r>
      <w:r w:rsidR="008846F8">
        <w:t>s</w:t>
      </w:r>
      <w:r>
        <w:t xml:space="preserve"> Response </w:t>
      </w:r>
      <w:r w:rsidR="008846F8">
        <w:t xml:space="preserve">- Without Accept Header </w:t>
      </w:r>
      <w:r>
        <w:t>(abbreviated)</w:t>
      </w:r>
    </w:p>
    <w:p w14:paraId="012D1217" w14:textId="77777777" w:rsidR="008846F8" w:rsidRPr="008846F8" w:rsidRDefault="008846F8" w:rsidP="008846F8">
      <w:pPr>
        <w:pStyle w:val="Code"/>
      </w:pPr>
      <w:r w:rsidRPr="008846F8">
        <w:t>HTTP/1.1 200 OK</w:t>
      </w:r>
    </w:p>
    <w:p w14:paraId="760EAD5C" w14:textId="77777777" w:rsidR="008846F8" w:rsidRPr="008846F8" w:rsidRDefault="008846F8" w:rsidP="008846F8">
      <w:pPr>
        <w:pStyle w:val="Code"/>
      </w:pPr>
      <w:r w:rsidRPr="008846F8">
        <w:t>Content-Type: application/json; charset=utf-8</w:t>
      </w:r>
    </w:p>
    <w:p w14:paraId="2D0AF93A" w14:textId="77777777" w:rsidR="008846F8" w:rsidRPr="008846F8" w:rsidRDefault="008846F8" w:rsidP="008846F8">
      <w:pPr>
        <w:pStyle w:val="Code"/>
      </w:pPr>
    </w:p>
    <w:p w14:paraId="3352D5FA" w14:textId="11997B82" w:rsidR="008846F8" w:rsidRDefault="008846F8" w:rsidP="008846F8">
      <w:pPr>
        <w:pStyle w:val="Code"/>
      </w:pPr>
      <w:r w:rsidRPr="008846F8">
        <w:t>{"Items":[{"TaskId":1,"Subject":"Triage the important tasks","StartDate":"2014-04-24T15:20:58","DueDate":null,"CreatedDate":"2014-04-24T11:19:41","CompletedDate":null,"Status":{"StatusId":2</w:t>
      </w:r>
      <w:r>
        <w:t>…</w:t>
      </w:r>
    </w:p>
    <w:p w14:paraId="38A3D915" w14:textId="77777777" w:rsidR="008846F8" w:rsidRDefault="008846F8" w:rsidP="008846F8">
      <w:pPr>
        <w:pStyle w:val="BodyTextCont"/>
      </w:pPr>
    </w:p>
    <w:p w14:paraId="3A78E797" w14:textId="41FEF3C7" w:rsidR="000B3D68" w:rsidRDefault="008846F8" w:rsidP="008846F8">
      <w:pPr>
        <w:pStyle w:val="BodyTextCont"/>
      </w:pPr>
      <w:r>
        <w:t>Not</w:t>
      </w:r>
      <w:r w:rsidR="0029354A">
        <w:t xml:space="preserve">e that the service responded with the default content type and character </w:t>
      </w:r>
      <w:r w:rsidR="00FB6A53">
        <w:t>set, above, and notice</w:t>
      </w:r>
      <w:r>
        <w:t xml:space="preserve"> the difference when </w:t>
      </w:r>
      <w:r w:rsidR="00046B10">
        <w:t xml:space="preserve">the caller </w:t>
      </w:r>
      <w:r>
        <w:t>specif</w:t>
      </w:r>
      <w:r w:rsidR="00046B10">
        <w:t>ies</w:t>
      </w:r>
      <w:r>
        <w:t xml:space="preserve"> that </w:t>
      </w:r>
      <w:r w:rsidR="00046B10">
        <w:t xml:space="preserve">it would </w:t>
      </w:r>
      <w:r>
        <w:t>like to receive the response in XML format</w:t>
      </w:r>
      <w:r w:rsidR="00FB6A53">
        <w:t>, below</w:t>
      </w:r>
      <w:r>
        <w:t>:</w:t>
      </w:r>
    </w:p>
    <w:p w14:paraId="1EED95BB" w14:textId="3BE4191A" w:rsidR="008846F8" w:rsidRDefault="008846F8" w:rsidP="008846F8">
      <w:pPr>
        <w:pStyle w:val="CodeCaption"/>
      </w:pPr>
      <w:r>
        <w:t>Get Tasks Request - With Accept Header (abbreviated)</w:t>
      </w:r>
    </w:p>
    <w:p w14:paraId="77970F0A" w14:textId="77777777" w:rsidR="008846F8" w:rsidRPr="008846F8" w:rsidRDefault="008846F8" w:rsidP="008846F8">
      <w:pPr>
        <w:pStyle w:val="Code"/>
      </w:pPr>
      <w:r w:rsidRPr="008846F8">
        <w:t>GET http://localhost:61589/api/v1/tasks HTTP/1.1</w:t>
      </w:r>
    </w:p>
    <w:p w14:paraId="7928F53B" w14:textId="77777777" w:rsidR="008846F8" w:rsidRPr="008846F8" w:rsidRDefault="008846F8" w:rsidP="008846F8">
      <w:pPr>
        <w:pStyle w:val="Code"/>
      </w:pPr>
      <w:r w:rsidRPr="008846F8">
        <w:t>Authorization: Basic YmhvZ2c6aWdub3JlZA==</w:t>
      </w:r>
    </w:p>
    <w:p w14:paraId="3354C95A" w14:textId="77777777" w:rsidR="008846F8" w:rsidRPr="008846F8" w:rsidRDefault="008846F8" w:rsidP="008846F8">
      <w:pPr>
        <w:pStyle w:val="Code"/>
      </w:pPr>
      <w:r w:rsidRPr="008846F8">
        <w:t>Accept: application/xml</w:t>
      </w:r>
    </w:p>
    <w:p w14:paraId="23419832" w14:textId="2AA39B84" w:rsidR="008846F8" w:rsidRDefault="008846F8" w:rsidP="008846F8">
      <w:pPr>
        <w:pStyle w:val="CodeCaption"/>
      </w:pPr>
      <w:r>
        <w:lastRenderedPageBreak/>
        <w:t>Get Tasks Response - With Accept Header (abbreviated)</w:t>
      </w:r>
    </w:p>
    <w:p w14:paraId="510B63F7" w14:textId="77777777" w:rsidR="008846F8" w:rsidRPr="008846F8" w:rsidRDefault="008846F8" w:rsidP="008846F8">
      <w:pPr>
        <w:pStyle w:val="Code"/>
      </w:pPr>
      <w:r w:rsidRPr="008846F8">
        <w:t>HTTP/1.1 200 OK</w:t>
      </w:r>
    </w:p>
    <w:p w14:paraId="618269B9" w14:textId="77777777" w:rsidR="008846F8" w:rsidRPr="008846F8" w:rsidRDefault="008846F8" w:rsidP="008846F8">
      <w:pPr>
        <w:pStyle w:val="Code"/>
      </w:pPr>
      <w:r w:rsidRPr="008846F8">
        <w:t>Content-Type: application/xml; charset=utf-8</w:t>
      </w:r>
    </w:p>
    <w:p w14:paraId="030D32A4" w14:textId="77777777" w:rsidR="008846F8" w:rsidRPr="008846F8" w:rsidRDefault="008846F8" w:rsidP="008846F8">
      <w:pPr>
        <w:pStyle w:val="Code"/>
      </w:pPr>
    </w:p>
    <w:p w14:paraId="5154C9A3" w14:textId="55D09BD8" w:rsidR="0042172C" w:rsidRDefault="008846F8" w:rsidP="008846F8">
      <w:pPr>
        <w:pStyle w:val="Code"/>
      </w:pPr>
      <w:r w:rsidRPr="008846F8">
        <w:t>&lt;PagedDataInquiryResponseOfTaskQgo2FNlC xmlns:i="http://www.w3.org/2001/XMLSchema-instance" xmlns="http://schemas.datacontract.org/2004/07/WebApi2Book.Web.Api.Models"&gt;&lt;Items&gt;&lt;Task&gt;&lt;Assignees&gt;&lt;User&gt;&lt;Firstname&gt;Boss&lt;/Firstname&gt;&lt;Lastname&gt;Hogg&lt;/Lastname&gt;&lt;Links&gt;&lt;Link&gt;&lt;Href&gt;http://localhost:61589/api/v1/users/1&lt;/Href&gt;&lt;Method&gt;GET&lt;/Method&gt;&lt;Rel&gt;self&lt;/Rel&gt;&lt;/Link&gt;&lt;/Links&gt;&lt;UserId&gt;1&lt;/UserId&gt;&lt;Username&gt;bhogg&lt;/Username&gt;</w:t>
      </w:r>
      <w:r w:rsidR="0042172C">
        <w:t>…</w:t>
      </w:r>
    </w:p>
    <w:p w14:paraId="273ED755" w14:textId="7899A9DC" w:rsidR="007A1EE0" w:rsidRDefault="00026058" w:rsidP="0042172C">
      <w:pPr>
        <w:pStyle w:val="BodyTextCont"/>
      </w:pPr>
      <w:r>
        <w:t>T</w:t>
      </w:r>
      <w:r w:rsidR="0042172C">
        <w:t>he best part is that this content negotiation is built into ASP.NET Web API</w:t>
      </w:r>
      <w:r w:rsidR="00046B10">
        <w:t>.</w:t>
      </w:r>
      <w:r w:rsidR="0042172C">
        <w:t xml:space="preserve"> </w:t>
      </w:r>
      <w:r w:rsidR="00046B10">
        <w:t>Simply b</w:t>
      </w:r>
      <w:r w:rsidR="0042172C">
        <w:t xml:space="preserve">y </w:t>
      </w:r>
      <w:r w:rsidR="00046B10">
        <w:t>specifying</w:t>
      </w:r>
      <w:r w:rsidR="0042172C">
        <w:t xml:space="preserve"> the </w:t>
      </w:r>
      <w:r w:rsidR="0042172C" w:rsidRPr="0042172C">
        <w:rPr>
          <w:rStyle w:val="CodeInline"/>
        </w:rPr>
        <w:t>Accept</w:t>
      </w:r>
      <w:r w:rsidR="0042172C">
        <w:t xml:space="preserve"> header, the </w:t>
      </w:r>
      <w:r w:rsidR="00046B10">
        <w:t>caller is able to control the format that the server uses to create the response message. Pretty cool</w:t>
      </w:r>
      <w:r w:rsidR="00FB6A53">
        <w:t xml:space="preserve"> - we have satisfied requirement 1!</w:t>
      </w:r>
    </w:p>
    <w:p w14:paraId="4B1869BF" w14:textId="42DE19C5" w:rsidR="00CA1FD3" w:rsidRDefault="007F65D7" w:rsidP="0042172C">
      <w:pPr>
        <w:pStyle w:val="BodyTextCont"/>
      </w:pPr>
      <w:r>
        <w:t>There are limitations</w:t>
      </w:r>
      <w:r w:rsidR="00CA1FD3">
        <w:t xml:space="preserve"> to this</w:t>
      </w:r>
      <w:r>
        <w:t>, of course</w:t>
      </w:r>
      <w:r w:rsidR="00CA1FD3">
        <w:t xml:space="preserve">. For example, the service </w:t>
      </w:r>
      <w:proofErr w:type="spellStart"/>
      <w:r w:rsidR="00CA1FD3">
        <w:t>can not</w:t>
      </w:r>
      <w:proofErr w:type="spellEnd"/>
      <w:r w:rsidR="00CA1FD3">
        <w:t xml:space="preserve"> produce a response message in a format it knows nothing of (i.e., </w:t>
      </w:r>
      <w:proofErr w:type="spellStart"/>
      <w:r w:rsidR="00CA1FD3" w:rsidRPr="00CA1FD3">
        <w:rPr>
          <w:rStyle w:val="CodeInline"/>
        </w:rPr>
        <w:t>fooBar</w:t>
      </w:r>
      <w:proofErr w:type="spellEnd"/>
      <w:r w:rsidR="00CA1FD3">
        <w:t>):</w:t>
      </w:r>
    </w:p>
    <w:p w14:paraId="029D9EE7" w14:textId="260D1B78" w:rsidR="00CA1FD3" w:rsidRDefault="00CA1FD3" w:rsidP="00CA1FD3">
      <w:pPr>
        <w:pStyle w:val="CodeCaption"/>
      </w:pPr>
      <w:r>
        <w:t>Get Tasks Request - Unknown Content Type (abbreviated)</w:t>
      </w:r>
    </w:p>
    <w:p w14:paraId="5C2C7EB0" w14:textId="77777777" w:rsidR="00CA1FD3" w:rsidRPr="00CA1FD3" w:rsidRDefault="00CA1FD3" w:rsidP="00CA1FD3">
      <w:pPr>
        <w:pStyle w:val="Code"/>
      </w:pPr>
      <w:r w:rsidRPr="00CA1FD3">
        <w:t>GET http://localhost:61589/api/v1/tasks HTTP/1.1</w:t>
      </w:r>
    </w:p>
    <w:p w14:paraId="320502B3" w14:textId="77777777" w:rsidR="00CA1FD3" w:rsidRPr="00CA1FD3" w:rsidRDefault="00CA1FD3" w:rsidP="00CA1FD3">
      <w:pPr>
        <w:pStyle w:val="Code"/>
      </w:pPr>
      <w:r w:rsidRPr="00CA1FD3">
        <w:t>Authorization: Basic YmhvZ2c6aWdub3JlZA==</w:t>
      </w:r>
    </w:p>
    <w:p w14:paraId="054561ED" w14:textId="77777777" w:rsidR="00CA1FD3" w:rsidRPr="00CA1FD3" w:rsidRDefault="00CA1FD3" w:rsidP="00CA1FD3">
      <w:pPr>
        <w:pStyle w:val="Code"/>
      </w:pPr>
      <w:r w:rsidRPr="00CA1FD3">
        <w:t>Accept: application/fooBar</w:t>
      </w:r>
    </w:p>
    <w:p w14:paraId="72B6B00B" w14:textId="3A346E07" w:rsidR="00CA1FD3" w:rsidRDefault="00CA1FD3" w:rsidP="00CA1FD3">
      <w:pPr>
        <w:pStyle w:val="CodeCaption"/>
      </w:pPr>
      <w:r>
        <w:t>Get Tasks Response - Unknown Content Type (abbreviated)</w:t>
      </w:r>
    </w:p>
    <w:p w14:paraId="26A2C528" w14:textId="77777777" w:rsidR="00CA1FD3" w:rsidRPr="008846F8" w:rsidRDefault="00CA1FD3" w:rsidP="00CA1FD3">
      <w:pPr>
        <w:pStyle w:val="Code"/>
      </w:pPr>
      <w:r w:rsidRPr="008846F8">
        <w:t>HTTP/1.1 200 OK</w:t>
      </w:r>
    </w:p>
    <w:p w14:paraId="4D72469A" w14:textId="77777777" w:rsidR="00CA1FD3" w:rsidRPr="008846F8" w:rsidRDefault="00CA1FD3" w:rsidP="00CA1FD3">
      <w:pPr>
        <w:pStyle w:val="Code"/>
      </w:pPr>
      <w:r w:rsidRPr="008846F8">
        <w:t>Content-Type: application/json; charset=utf-8</w:t>
      </w:r>
    </w:p>
    <w:p w14:paraId="340B6F31" w14:textId="77777777" w:rsidR="00CA1FD3" w:rsidRPr="008846F8" w:rsidRDefault="00CA1FD3" w:rsidP="00CA1FD3">
      <w:pPr>
        <w:pStyle w:val="Code"/>
      </w:pPr>
    </w:p>
    <w:p w14:paraId="35B57E32" w14:textId="77777777" w:rsidR="00CA1FD3" w:rsidRDefault="00CA1FD3" w:rsidP="00CA1FD3">
      <w:pPr>
        <w:pStyle w:val="Code"/>
      </w:pPr>
      <w:r w:rsidRPr="008846F8">
        <w:t>{"Items":[{"TaskId":1,"Subject":"Triage the important tasks","StartDate":"2014-04-24T15:20:58","DueDate":null,"CreatedDate":"2014-04-24T11:19:41","CompletedDate":null,"Status":{"StatusId":2</w:t>
      </w:r>
      <w:r>
        <w:t>…</w:t>
      </w:r>
    </w:p>
    <w:p w14:paraId="34434006" w14:textId="5DBEEA65" w:rsidR="007F65D7" w:rsidRDefault="007F65D7" w:rsidP="0042172C">
      <w:pPr>
        <w:pStyle w:val="BodyTextCont"/>
      </w:pPr>
    </w:p>
    <w:p w14:paraId="5D8F6C77" w14:textId="51207F89" w:rsidR="00CA1FD3" w:rsidRDefault="00CA1FD3" w:rsidP="0042172C">
      <w:pPr>
        <w:pStyle w:val="BodyTextCont"/>
      </w:pPr>
      <w:r>
        <w:t>When presented with a request for an unknown content type</w:t>
      </w:r>
      <w:r w:rsidR="003600E3">
        <w:t xml:space="preserve"> like this</w:t>
      </w:r>
      <w:r>
        <w:t xml:space="preserve">, </w:t>
      </w:r>
      <w:r w:rsidR="003600E3">
        <w:t xml:space="preserve">ASP.NET Web API </w:t>
      </w:r>
      <w:r w:rsidRPr="00CA1FD3">
        <w:t>tries to match on the media type of the request body, if any</w:t>
      </w:r>
      <w:r w:rsidR="003600E3">
        <w:t xml:space="preserve">. In this case, the message was a </w:t>
      </w:r>
      <w:r w:rsidR="003600E3" w:rsidRPr="003600E3">
        <w:rPr>
          <w:rStyle w:val="CodeInline"/>
        </w:rPr>
        <w:t>GET</w:t>
      </w:r>
      <w:r w:rsidR="003600E3">
        <w:t>, with no request body; therefore, the service simply returned the response message using the default format.</w:t>
      </w:r>
    </w:p>
    <w:p w14:paraId="6D3F8DB7" w14:textId="435C0874" w:rsidR="000D0AA2" w:rsidRDefault="00B90942" w:rsidP="0042172C">
      <w:pPr>
        <w:pStyle w:val="BodyTextCont"/>
      </w:pPr>
      <w:r>
        <w:t>F</w:t>
      </w:r>
      <w:r w:rsidR="000D0AA2">
        <w:t>or request messages with an XML request body (e.g., PUT and POST messages)</w:t>
      </w:r>
      <w:r>
        <w:t>, o</w:t>
      </w:r>
      <w:r>
        <w:t>ne very important thing to note</w:t>
      </w:r>
      <w:r w:rsidR="000D0AA2">
        <w:t xml:space="preserve"> is that you will need to specify the XML </w:t>
      </w:r>
      <w:proofErr w:type="spellStart"/>
      <w:r w:rsidR="000D0AA2">
        <w:t>serializer</w:t>
      </w:r>
      <w:proofErr w:type="spellEnd"/>
      <w:r w:rsidR="000D0AA2">
        <w:t xml:space="preserve"> so that the body can be parsed for model binding. This can easily be accomplished by adding the following line to the </w:t>
      </w:r>
      <w:proofErr w:type="spellStart"/>
      <w:r w:rsidR="000D0AA2" w:rsidRPr="000D0AA2">
        <w:rPr>
          <w:rStyle w:val="CodeInline"/>
        </w:rPr>
        <w:t>WebApiConfig.Register</w:t>
      </w:r>
      <w:proofErr w:type="spellEnd"/>
      <w:r w:rsidR="000D0AA2">
        <w:t xml:space="preserve"> method:</w:t>
      </w:r>
    </w:p>
    <w:p w14:paraId="13ECAAF4" w14:textId="6A928794" w:rsidR="000D0AA2" w:rsidRDefault="000D0AA2" w:rsidP="000D0AA2">
      <w:pPr>
        <w:pStyle w:val="Code"/>
      </w:pPr>
      <w:proofErr w:type="spellStart"/>
      <w:r w:rsidRPr="000D0AA2">
        <w:t>config.Formatters.XmlFormatter.UseXmlSerializer</w:t>
      </w:r>
      <w:proofErr w:type="spellEnd"/>
      <w:r w:rsidRPr="000D0AA2">
        <w:t xml:space="preserve"> = true;</w:t>
      </w:r>
    </w:p>
    <w:p w14:paraId="12FBEC8A" w14:textId="35C486D2" w:rsidR="007F65D7" w:rsidRDefault="003600E3" w:rsidP="0042172C">
      <w:pPr>
        <w:pStyle w:val="BodyTextCont"/>
      </w:pPr>
      <w:r>
        <w:t xml:space="preserve">This concludes our brief introduction to content negotiation, and this is probably all you'll need to know about it for most projects. However, content negotiation, and related </w:t>
      </w:r>
      <w:r w:rsidR="00307C8A">
        <w:t xml:space="preserve">concerns such as </w:t>
      </w:r>
      <w:r>
        <w:t xml:space="preserve">serialization and formatting, can be highly customized </w:t>
      </w:r>
      <w:r w:rsidR="00200FF4">
        <w:t xml:space="preserve">on the server side. If you'd like to learn more about this, we encourage you to visit the official Microsoft ASP.NET Web API site and make use of the excellent resources they have available. This one is particularly </w:t>
      </w:r>
      <w:r w:rsidR="00200FF4" w:rsidRPr="00200FF4">
        <w:t>apropos</w:t>
      </w:r>
      <w:r w:rsidR="00200FF4">
        <w:t xml:space="preserve">: </w:t>
      </w:r>
      <w:hyperlink r:id="rId15" w:history="1">
        <w:r w:rsidR="00787183" w:rsidRPr="00865F61">
          <w:t>http://www.asp.net/web-api/overview/formats-and-model-binding/content-negotiation</w:t>
        </w:r>
      </w:hyperlink>
      <w:r w:rsidR="00200FF4">
        <w:t>.</w:t>
      </w:r>
    </w:p>
    <w:p w14:paraId="0460ADD5" w14:textId="3343C017" w:rsidR="006C4ABD" w:rsidRDefault="00787183" w:rsidP="00131BD2">
      <w:pPr>
        <w:pStyle w:val="Heading1"/>
      </w:pPr>
      <w:r>
        <w:lastRenderedPageBreak/>
        <w:t xml:space="preserve">Supporting </w:t>
      </w:r>
      <w:r w:rsidR="00131BD2">
        <w:t>SOAP</w:t>
      </w:r>
      <w:r>
        <w:t>-based Clients</w:t>
      </w:r>
    </w:p>
    <w:p w14:paraId="33E6AB3B" w14:textId="42D3A4A2" w:rsidR="00787183" w:rsidRPr="00787183" w:rsidRDefault="00787183" w:rsidP="00787183">
      <w:pPr>
        <w:pStyle w:val="BodyTextFirst"/>
      </w:pPr>
      <w:r>
        <w:t>A couple of things made it relatively easy for us to satisfy requirements 2 and 3. First, the legacy-task management service was well-architected.</w:t>
      </w:r>
      <w:r w:rsidR="002779A8">
        <w:t xml:space="preserve"> We were able to use virtually all of the code </w:t>
      </w:r>
      <w:r w:rsidR="00307C8A">
        <w:t xml:space="preserve">implementing </w:t>
      </w:r>
      <w:r w:rsidR="002779A8">
        <w:t xml:space="preserve">the business logic because it was decoupled from the </w:t>
      </w:r>
      <w:proofErr w:type="spellStart"/>
      <w:r w:rsidR="002779A8">
        <w:t>asmx</w:t>
      </w:r>
      <w:proofErr w:type="spellEnd"/>
      <w:r w:rsidR="002779A8">
        <w:t>-</w:t>
      </w:r>
      <w:r w:rsidR="009D12CE">
        <w:t>based</w:t>
      </w:r>
      <w:r w:rsidR="002779A8">
        <w:t xml:space="preserve"> host plumbing</w:t>
      </w:r>
      <w:r w:rsidR="00FB6A53">
        <w:t xml:space="preserve">. This </w:t>
      </w:r>
      <w:r w:rsidR="009D12CE">
        <w:t xml:space="preserve">example </w:t>
      </w:r>
      <w:r w:rsidR="00FB6A53">
        <w:t xml:space="preserve">underscores </w:t>
      </w:r>
      <w:r w:rsidR="009D12CE">
        <w:t>why</w:t>
      </w:r>
      <w:r w:rsidR="002779A8">
        <w:t xml:space="preserve"> throughout this book we have emphasized the importance of "thin" controllers. After all, someday some </w:t>
      </w:r>
      <w:r w:rsidR="00FB6A53">
        <w:t xml:space="preserve">exciting </w:t>
      </w:r>
      <w:r w:rsidR="002779A8">
        <w:t>new platform will replace ASP.NET Web API, and it will be a whole lot easier to reuse your core business logic if it is not all entangled with ASP.NET Web API</w:t>
      </w:r>
      <w:r w:rsidR="009D12CE">
        <w:t>-specific</w:t>
      </w:r>
      <w:r w:rsidR="002779A8">
        <w:t xml:space="preserve"> types.</w:t>
      </w:r>
    </w:p>
    <w:p w14:paraId="6E3365A6" w14:textId="2DB3CAED" w:rsidR="00131BD2" w:rsidRDefault="009D12CE" w:rsidP="009D12CE">
      <w:pPr>
        <w:pStyle w:val="BodyTextCont"/>
      </w:pPr>
      <w:r>
        <w:t xml:space="preserve">Second - and this was key - was the realization that </w:t>
      </w:r>
      <w:r w:rsidRPr="009D12CE">
        <w:rPr>
          <w:rStyle w:val="Emphasis"/>
        </w:rPr>
        <w:t>SOAP requests are merely HTTP POST messages with an XML body</w:t>
      </w:r>
      <w:r>
        <w:t xml:space="preserve">. </w:t>
      </w:r>
      <w:r w:rsidR="00EF6C81">
        <w:t>Once we knew this</w:t>
      </w:r>
      <w:r w:rsidR="00A8140E">
        <w:t>,</w:t>
      </w:r>
      <w:r>
        <w:t xml:space="preserve"> we </w:t>
      </w:r>
      <w:r w:rsidR="00A8140E">
        <w:t xml:space="preserve">were sure </w:t>
      </w:r>
      <w:r>
        <w:t>that we could support existing clients with ASP.NET Web API</w:t>
      </w:r>
      <w:r w:rsidR="00A8140E">
        <w:t xml:space="preserve">... and </w:t>
      </w:r>
      <w:r w:rsidR="0077420F">
        <w:t>some custom parsing and formatting</w:t>
      </w:r>
      <w:r w:rsidR="00A8140E">
        <w:t xml:space="preserve"> to replace the functionality provided by the former </w:t>
      </w:r>
      <w:proofErr w:type="spellStart"/>
      <w:r w:rsidR="00A8140E">
        <w:t>asmx</w:t>
      </w:r>
      <w:proofErr w:type="spellEnd"/>
      <w:r w:rsidR="00A8140E">
        <w:t>-based host</w:t>
      </w:r>
      <w:r w:rsidR="0077420F">
        <w:t>.</w:t>
      </w:r>
    </w:p>
    <w:p w14:paraId="3ADB8117" w14:textId="10A8D262" w:rsidR="00223B6D" w:rsidRDefault="00157FA4" w:rsidP="009D12CE">
      <w:pPr>
        <w:pStyle w:val="BodyTextCont"/>
      </w:pPr>
      <w:r>
        <w:t xml:space="preserve">Now we're ready to explore the </w:t>
      </w:r>
      <w:r w:rsidR="00C52BC1">
        <w:t>implementation</w:t>
      </w:r>
      <w:r>
        <w:t xml:space="preserve">. </w:t>
      </w:r>
      <w:r w:rsidR="00435C08">
        <w:t xml:space="preserve">However, because this particular topic may </w:t>
      </w:r>
      <w:r w:rsidR="00223B6D">
        <w:t xml:space="preserve">tend to </w:t>
      </w:r>
      <w:r w:rsidR="00435C08">
        <w:t>appeal to a smaller aud</w:t>
      </w:r>
      <w:r w:rsidR="00EF6C81">
        <w:t>i</w:t>
      </w:r>
      <w:r w:rsidR="00435C08">
        <w:t xml:space="preserve">ence, </w:t>
      </w:r>
      <w:r w:rsidR="009A7829">
        <w:t>our explanation will be abridged</w:t>
      </w:r>
      <w:r w:rsidR="00223B6D">
        <w:t xml:space="preserve">. Instead of our usual exhaustive code </w:t>
      </w:r>
      <w:r w:rsidR="00435C08">
        <w:t>walkthrough</w:t>
      </w:r>
      <w:r w:rsidR="00223B6D">
        <w:t xml:space="preserve">, </w:t>
      </w:r>
      <w:r w:rsidR="00435C08">
        <w:t>including explanation</w:t>
      </w:r>
      <w:r w:rsidR="00223B6D">
        <w:t>s</w:t>
      </w:r>
      <w:r w:rsidR="00435C08">
        <w:t xml:space="preserve"> of every dependency</w:t>
      </w:r>
      <w:r w:rsidR="00223B6D">
        <w:t>,</w:t>
      </w:r>
      <w:r w:rsidR="00435C08">
        <w:t xml:space="preserve"> we will </w:t>
      </w:r>
      <w:r w:rsidR="00223B6D">
        <w:t>highlight only the major components. We will also demonstrate some cool ASP.NET Web API features, including:</w:t>
      </w:r>
    </w:p>
    <w:p w14:paraId="5556A0F0" w14:textId="77777777" w:rsidR="00223B6D" w:rsidRDefault="00223B6D" w:rsidP="00223B6D">
      <w:pPr>
        <w:pStyle w:val="Bullet"/>
      </w:pPr>
      <w:r>
        <w:t>A message handler that takes the place of a controller</w:t>
      </w:r>
    </w:p>
    <w:p w14:paraId="5D344C5C" w14:textId="3E8F0BE8" w:rsidR="00157FA4" w:rsidRDefault="008670E8" w:rsidP="00223B6D">
      <w:pPr>
        <w:pStyle w:val="Bullet"/>
      </w:pPr>
      <w:r>
        <w:t>R</w:t>
      </w:r>
      <w:r w:rsidR="00223B6D">
        <w:t>oute-specific message handler</w:t>
      </w:r>
      <w:r>
        <w:t>s</w:t>
      </w:r>
    </w:p>
    <w:p w14:paraId="59B9317C" w14:textId="374F8376" w:rsidR="00EF6C81" w:rsidRDefault="00E559F3" w:rsidP="00223B6D">
      <w:pPr>
        <w:pStyle w:val="Bullet"/>
      </w:pPr>
      <w:r>
        <w:t>A custom f</w:t>
      </w:r>
      <w:r w:rsidR="00EF6C81">
        <w:t>ormatter</w:t>
      </w:r>
    </w:p>
    <w:p w14:paraId="379BA403" w14:textId="1389DC61" w:rsidR="00BA3D26" w:rsidRDefault="00BA3D26" w:rsidP="00223B6D">
      <w:pPr>
        <w:pStyle w:val="Bullet"/>
      </w:pPr>
      <w:r>
        <w:t>Mixing convention-based routing with attribute-based routing</w:t>
      </w:r>
    </w:p>
    <w:p w14:paraId="4E8E00B7" w14:textId="036E8F99" w:rsidR="00D658B6" w:rsidRDefault="00A13844" w:rsidP="00223B6D">
      <w:pPr>
        <w:pStyle w:val="BodyTextCont"/>
      </w:pPr>
      <w:r>
        <w:t>L</w:t>
      </w:r>
      <w:r w:rsidR="00223B6D">
        <w:t xml:space="preserve">et's </w:t>
      </w:r>
      <w:r>
        <w:t>begin</w:t>
      </w:r>
      <w:r w:rsidR="00223B6D">
        <w:t>!</w:t>
      </w:r>
    </w:p>
    <w:p w14:paraId="78FB0E2C" w14:textId="6789A76E" w:rsidR="00D658B6" w:rsidRDefault="00223B6D" w:rsidP="00D658B6">
      <w:pPr>
        <w:pStyle w:val="Heading2"/>
      </w:pPr>
      <w:r>
        <w:t xml:space="preserve">Where is </w:t>
      </w:r>
      <w:r w:rsidR="00D658B6">
        <w:t>The Controller</w:t>
      </w:r>
      <w:r>
        <w:t>?</w:t>
      </w:r>
    </w:p>
    <w:p w14:paraId="39E77BCC" w14:textId="77777777" w:rsidR="008670E8" w:rsidRDefault="008670E8" w:rsidP="00BA3D26">
      <w:pPr>
        <w:pStyle w:val="BodyTextFirst"/>
      </w:pPr>
      <w:r>
        <w:t>First off, we decided to use a message handler, rather than a controller, to orchestrate the processing of request messages. The main reasons for this were</w:t>
      </w:r>
    </w:p>
    <w:p w14:paraId="793A5562" w14:textId="2ADFD261" w:rsidR="008670E8" w:rsidRDefault="008670E8" w:rsidP="008670E8">
      <w:pPr>
        <w:pStyle w:val="Bullet"/>
      </w:pPr>
      <w:r>
        <w:t xml:space="preserve">We needed full control of the message </w:t>
      </w:r>
      <w:r w:rsidR="00AB0CB5">
        <w:t xml:space="preserve">parsing and </w:t>
      </w:r>
      <w:r>
        <w:t>formatting, both inbound and outbound</w:t>
      </w:r>
    </w:p>
    <w:p w14:paraId="430A388F" w14:textId="1D7C4F77" w:rsidR="008670E8" w:rsidRDefault="008670E8" w:rsidP="008670E8">
      <w:pPr>
        <w:pStyle w:val="Bullet"/>
      </w:pPr>
      <w:r>
        <w:t>We had no need for controller selection, action selection, or model binding, and we therefore didn't want to incur the overhead of these functions.</w:t>
      </w:r>
    </w:p>
    <w:p w14:paraId="7CF8EB4C" w14:textId="44E6281F" w:rsidR="00AB0CB5" w:rsidRDefault="00D30D2A" w:rsidP="00AB0CB5">
      <w:pPr>
        <w:pStyle w:val="BodyTextCont"/>
      </w:pPr>
      <w:r>
        <w:t>Keeping with our "thin" controller approach, w</w:t>
      </w:r>
      <w:r w:rsidR="00AB0CB5">
        <w:t>e implemented the "thin" handler, and the supporting processor, as follows:</w:t>
      </w:r>
    </w:p>
    <w:p w14:paraId="4C9E1842" w14:textId="68158480" w:rsidR="00D30D2A" w:rsidRDefault="00D30D2A" w:rsidP="00D30D2A">
      <w:pPr>
        <w:pStyle w:val="CodeCaption"/>
      </w:pPr>
      <w:r>
        <w:t>Message Handler</w:t>
      </w:r>
    </w:p>
    <w:p w14:paraId="431159C3" w14:textId="77777777" w:rsidR="00AB0CB5" w:rsidRPr="00AB0CB5" w:rsidRDefault="00AB0CB5" w:rsidP="00AB0CB5">
      <w:pPr>
        <w:pStyle w:val="Code"/>
      </w:pPr>
      <w:r w:rsidRPr="00AB0CB5">
        <w:t>using System.Net;</w:t>
      </w:r>
    </w:p>
    <w:p w14:paraId="0BAD771E" w14:textId="77777777" w:rsidR="00AB0CB5" w:rsidRPr="00AB0CB5" w:rsidRDefault="00AB0CB5" w:rsidP="00AB0CB5">
      <w:pPr>
        <w:pStyle w:val="Code"/>
      </w:pPr>
      <w:r w:rsidRPr="00AB0CB5">
        <w:t>using System.Net.Http;</w:t>
      </w:r>
    </w:p>
    <w:p w14:paraId="18BF753F" w14:textId="77777777" w:rsidR="00AB0CB5" w:rsidRPr="00AB0CB5" w:rsidRDefault="00AB0CB5" w:rsidP="00AB0CB5">
      <w:pPr>
        <w:pStyle w:val="Code"/>
      </w:pPr>
      <w:r w:rsidRPr="00AB0CB5">
        <w:t>using System.Threading;</w:t>
      </w:r>
    </w:p>
    <w:p w14:paraId="04019FF9" w14:textId="77777777" w:rsidR="00AB0CB5" w:rsidRPr="00AB0CB5" w:rsidRDefault="00AB0CB5" w:rsidP="00AB0CB5">
      <w:pPr>
        <w:pStyle w:val="Code"/>
      </w:pPr>
      <w:r w:rsidRPr="00AB0CB5">
        <w:t>using System.Threading.Tasks;</w:t>
      </w:r>
    </w:p>
    <w:p w14:paraId="4D62BBC5" w14:textId="77777777" w:rsidR="00AB0CB5" w:rsidRPr="00AB0CB5" w:rsidRDefault="00AB0CB5" w:rsidP="00AB0CB5">
      <w:pPr>
        <w:pStyle w:val="Code"/>
      </w:pPr>
      <w:r w:rsidRPr="00AB0CB5">
        <w:t>using System.Xml.Linq;</w:t>
      </w:r>
    </w:p>
    <w:p w14:paraId="5FCA43C4" w14:textId="77777777" w:rsidR="00AB0CB5" w:rsidRPr="00AB0CB5" w:rsidRDefault="00AB0CB5" w:rsidP="00AB0CB5">
      <w:pPr>
        <w:pStyle w:val="Code"/>
      </w:pPr>
      <w:r w:rsidRPr="00AB0CB5">
        <w:t>using WebApi2Book.Web.Common;</w:t>
      </w:r>
    </w:p>
    <w:p w14:paraId="6D968FD1" w14:textId="77777777" w:rsidR="00AB0CB5" w:rsidRPr="00AB0CB5" w:rsidRDefault="00AB0CB5" w:rsidP="00AB0CB5">
      <w:pPr>
        <w:pStyle w:val="Code"/>
      </w:pPr>
    </w:p>
    <w:p w14:paraId="4418280E" w14:textId="77777777" w:rsidR="00AB0CB5" w:rsidRPr="00AB0CB5" w:rsidRDefault="00AB0CB5" w:rsidP="00AB0CB5">
      <w:pPr>
        <w:pStyle w:val="Code"/>
      </w:pPr>
      <w:r w:rsidRPr="00AB0CB5">
        <w:t>namespace WebApi2Book.Web.Api.LegacyProcessing</w:t>
      </w:r>
    </w:p>
    <w:p w14:paraId="6DC586E9" w14:textId="77777777" w:rsidR="00AB0CB5" w:rsidRPr="00AB0CB5" w:rsidRDefault="00AB0CB5" w:rsidP="00AB0CB5">
      <w:pPr>
        <w:pStyle w:val="Code"/>
      </w:pPr>
      <w:r w:rsidRPr="00AB0CB5">
        <w:t>{</w:t>
      </w:r>
    </w:p>
    <w:p w14:paraId="4DD59314" w14:textId="77777777" w:rsidR="00AB0CB5" w:rsidRPr="00AB0CB5" w:rsidRDefault="00AB0CB5" w:rsidP="00AB0CB5">
      <w:pPr>
        <w:pStyle w:val="Code"/>
      </w:pPr>
      <w:r w:rsidRPr="00AB0CB5">
        <w:t xml:space="preserve">    public class LegacyMessageHandler : DelegatingHandler</w:t>
      </w:r>
    </w:p>
    <w:p w14:paraId="1578389D" w14:textId="77777777" w:rsidR="00AB0CB5" w:rsidRPr="00AB0CB5" w:rsidRDefault="00AB0CB5" w:rsidP="00AB0CB5">
      <w:pPr>
        <w:pStyle w:val="Code"/>
      </w:pPr>
      <w:r w:rsidRPr="00AB0CB5">
        <w:lastRenderedPageBreak/>
        <w:t xml:space="preserve">    {</w:t>
      </w:r>
    </w:p>
    <w:p w14:paraId="4020AA6A" w14:textId="77777777" w:rsidR="00AB0CB5" w:rsidRPr="00AB0CB5" w:rsidRDefault="00AB0CB5" w:rsidP="00AB0CB5">
      <w:pPr>
        <w:pStyle w:val="Code"/>
      </w:pPr>
      <w:r w:rsidRPr="00AB0CB5">
        <w:t xml:space="preserve">        public virtual ILegacyMessageProcessor LegacyMessageProcessor</w:t>
      </w:r>
    </w:p>
    <w:p w14:paraId="40367402" w14:textId="77777777" w:rsidR="00AB0CB5" w:rsidRPr="00AB0CB5" w:rsidRDefault="00AB0CB5" w:rsidP="00AB0CB5">
      <w:pPr>
        <w:pStyle w:val="Code"/>
      </w:pPr>
      <w:r w:rsidRPr="00AB0CB5">
        <w:t xml:space="preserve">        {</w:t>
      </w:r>
    </w:p>
    <w:p w14:paraId="040D3FDB" w14:textId="77777777" w:rsidR="00AB0CB5" w:rsidRPr="00AB0CB5" w:rsidRDefault="00AB0CB5" w:rsidP="00AB0CB5">
      <w:pPr>
        <w:pStyle w:val="Code"/>
      </w:pPr>
      <w:r w:rsidRPr="00AB0CB5">
        <w:t xml:space="preserve">            get { return WebContainerManager.Get&lt;ILegacyMessageProcessor&gt;(); }</w:t>
      </w:r>
    </w:p>
    <w:p w14:paraId="0B5760D8" w14:textId="77777777" w:rsidR="00AB0CB5" w:rsidRPr="00AB0CB5" w:rsidRDefault="00AB0CB5" w:rsidP="00AB0CB5">
      <w:pPr>
        <w:pStyle w:val="Code"/>
      </w:pPr>
      <w:r w:rsidRPr="00AB0CB5">
        <w:t xml:space="preserve">        }</w:t>
      </w:r>
    </w:p>
    <w:p w14:paraId="322AFF5C" w14:textId="77777777" w:rsidR="00AB0CB5" w:rsidRPr="00AB0CB5" w:rsidRDefault="00AB0CB5" w:rsidP="00AB0CB5">
      <w:pPr>
        <w:pStyle w:val="Code"/>
      </w:pPr>
    </w:p>
    <w:p w14:paraId="36932B70" w14:textId="77777777" w:rsidR="00AB0CB5" w:rsidRPr="00AB0CB5" w:rsidRDefault="00AB0CB5" w:rsidP="00AB0CB5">
      <w:pPr>
        <w:pStyle w:val="Code"/>
      </w:pPr>
      <w:r w:rsidRPr="00AB0CB5">
        <w:t xml:space="preserve">        protected override Task&lt;HttpResponseMessage&gt; SendAsync(HttpRequestMessage request,</w:t>
      </w:r>
    </w:p>
    <w:p w14:paraId="46F6384F" w14:textId="77777777" w:rsidR="00AB0CB5" w:rsidRPr="00AB0CB5" w:rsidRDefault="00AB0CB5" w:rsidP="00AB0CB5">
      <w:pPr>
        <w:pStyle w:val="Code"/>
      </w:pPr>
      <w:r w:rsidRPr="00AB0CB5">
        <w:t xml:space="preserve">            CancellationToken cancellationToken)</w:t>
      </w:r>
    </w:p>
    <w:p w14:paraId="6EDB199F" w14:textId="77777777" w:rsidR="00AB0CB5" w:rsidRPr="00AB0CB5" w:rsidRDefault="00AB0CB5" w:rsidP="00AB0CB5">
      <w:pPr>
        <w:pStyle w:val="Code"/>
      </w:pPr>
      <w:r w:rsidRPr="00AB0CB5">
        <w:t xml:space="preserve">        {</w:t>
      </w:r>
    </w:p>
    <w:p w14:paraId="6672CA51" w14:textId="77777777" w:rsidR="00AB0CB5" w:rsidRPr="00AB0CB5" w:rsidRDefault="00AB0CB5" w:rsidP="00AB0CB5">
      <w:pPr>
        <w:pStyle w:val="Code"/>
      </w:pPr>
      <w:r w:rsidRPr="00AB0CB5">
        <w:t xml:space="preserve">            var requestContentAsString = request.Content.ReadAsStringAsync().Result;</w:t>
      </w:r>
    </w:p>
    <w:p w14:paraId="5CC87272" w14:textId="77777777" w:rsidR="00AB0CB5" w:rsidRPr="00AB0CB5" w:rsidRDefault="00AB0CB5" w:rsidP="00AB0CB5">
      <w:pPr>
        <w:pStyle w:val="Code"/>
      </w:pPr>
      <w:r w:rsidRPr="00AB0CB5">
        <w:t xml:space="preserve">            </w:t>
      </w:r>
      <w:proofErr w:type="spellStart"/>
      <w:r w:rsidRPr="00AB0CB5">
        <w:t>var</w:t>
      </w:r>
      <w:proofErr w:type="spellEnd"/>
      <w:r w:rsidRPr="00AB0CB5">
        <w:t xml:space="preserve"> </w:t>
      </w:r>
      <w:proofErr w:type="spellStart"/>
      <w:r w:rsidRPr="00AB0CB5">
        <w:t>requestContentAsDocument</w:t>
      </w:r>
      <w:proofErr w:type="spellEnd"/>
      <w:r w:rsidRPr="00AB0CB5">
        <w:t xml:space="preserve"> = </w:t>
      </w:r>
      <w:proofErr w:type="spellStart"/>
      <w:r w:rsidRPr="00AB0CB5">
        <w:t>XDocument.Parse</w:t>
      </w:r>
      <w:proofErr w:type="spellEnd"/>
      <w:r w:rsidRPr="00AB0CB5">
        <w:t>(</w:t>
      </w:r>
      <w:proofErr w:type="spellStart"/>
      <w:r w:rsidRPr="00AB0CB5">
        <w:t>requestContentAsString</w:t>
      </w:r>
      <w:proofErr w:type="spellEnd"/>
      <w:r w:rsidRPr="00AB0CB5">
        <w:t>);</w:t>
      </w:r>
    </w:p>
    <w:p w14:paraId="10DB6445" w14:textId="77777777" w:rsidR="00AB0CB5" w:rsidRPr="00AB0CB5" w:rsidRDefault="00AB0CB5" w:rsidP="00AB0CB5">
      <w:pPr>
        <w:pStyle w:val="Code"/>
      </w:pPr>
    </w:p>
    <w:p w14:paraId="4BA27146" w14:textId="77777777" w:rsidR="00AB0CB5" w:rsidRPr="00AB0CB5" w:rsidRDefault="00AB0CB5" w:rsidP="00AB0CB5">
      <w:pPr>
        <w:pStyle w:val="Code"/>
      </w:pPr>
      <w:r w:rsidRPr="00AB0CB5">
        <w:t xml:space="preserve">            </w:t>
      </w:r>
      <w:proofErr w:type="spellStart"/>
      <w:r w:rsidRPr="00AB0CB5">
        <w:t>var</w:t>
      </w:r>
      <w:proofErr w:type="spellEnd"/>
      <w:r w:rsidRPr="00AB0CB5">
        <w:t xml:space="preserve"> </w:t>
      </w:r>
      <w:proofErr w:type="spellStart"/>
      <w:r w:rsidRPr="00AB0CB5">
        <w:t>legacyResponse</w:t>
      </w:r>
      <w:proofErr w:type="spellEnd"/>
      <w:r w:rsidRPr="00AB0CB5">
        <w:t xml:space="preserve"> = LegacyMessageProcessor.ProcessLegacyMessage(requestContentAsDocument);</w:t>
      </w:r>
    </w:p>
    <w:p w14:paraId="31E06BD6" w14:textId="77777777" w:rsidR="00AB0CB5" w:rsidRPr="00AB0CB5" w:rsidRDefault="00AB0CB5" w:rsidP="00AB0CB5">
      <w:pPr>
        <w:pStyle w:val="Code"/>
      </w:pPr>
    </w:p>
    <w:p w14:paraId="0995CFAE" w14:textId="77777777" w:rsidR="00AB0CB5" w:rsidRPr="00AB0CB5" w:rsidRDefault="00AB0CB5" w:rsidP="00AB0CB5">
      <w:pPr>
        <w:pStyle w:val="Code"/>
      </w:pPr>
      <w:r w:rsidRPr="00AB0CB5">
        <w:t xml:space="preserve">            </w:t>
      </w:r>
      <w:proofErr w:type="spellStart"/>
      <w:r w:rsidRPr="00AB0CB5">
        <w:t>var</w:t>
      </w:r>
      <w:proofErr w:type="spellEnd"/>
      <w:r w:rsidRPr="00AB0CB5">
        <w:t xml:space="preserve"> </w:t>
      </w:r>
      <w:proofErr w:type="spellStart"/>
      <w:r w:rsidRPr="00AB0CB5">
        <w:t>responseMsg</w:t>
      </w:r>
      <w:proofErr w:type="spellEnd"/>
      <w:r w:rsidRPr="00AB0CB5">
        <w:t xml:space="preserve"> = </w:t>
      </w:r>
      <w:proofErr w:type="spellStart"/>
      <w:r w:rsidRPr="00AB0CB5">
        <w:t>request.CreateResponse</w:t>
      </w:r>
      <w:proofErr w:type="spellEnd"/>
      <w:r w:rsidRPr="00AB0CB5">
        <w:t>(</w:t>
      </w:r>
      <w:proofErr w:type="spellStart"/>
      <w:r w:rsidRPr="00AB0CB5">
        <w:t>HttpStatusCode.OK</w:t>
      </w:r>
      <w:proofErr w:type="spellEnd"/>
      <w:r w:rsidRPr="00AB0CB5">
        <w:t xml:space="preserve">, </w:t>
      </w:r>
      <w:proofErr w:type="spellStart"/>
      <w:r w:rsidRPr="00AB0CB5">
        <w:t>legacyResponse</w:t>
      </w:r>
      <w:proofErr w:type="spellEnd"/>
      <w:r w:rsidRPr="00AB0CB5">
        <w:t>);</w:t>
      </w:r>
    </w:p>
    <w:p w14:paraId="534CFF01" w14:textId="77777777" w:rsidR="00AB0CB5" w:rsidRPr="00AB0CB5" w:rsidRDefault="00AB0CB5" w:rsidP="00AB0CB5">
      <w:pPr>
        <w:pStyle w:val="Code"/>
      </w:pPr>
    </w:p>
    <w:p w14:paraId="4BDFBD6D" w14:textId="77777777" w:rsidR="00AB0CB5" w:rsidRPr="00AB0CB5" w:rsidRDefault="00AB0CB5" w:rsidP="00AB0CB5">
      <w:pPr>
        <w:pStyle w:val="Code"/>
      </w:pPr>
      <w:r w:rsidRPr="00AB0CB5">
        <w:t xml:space="preserve">            return </w:t>
      </w:r>
      <w:proofErr w:type="spellStart"/>
      <w:r w:rsidRPr="00AB0CB5">
        <w:t>Task.FromResult</w:t>
      </w:r>
      <w:proofErr w:type="spellEnd"/>
      <w:r w:rsidRPr="00AB0CB5">
        <w:t>(</w:t>
      </w:r>
      <w:proofErr w:type="spellStart"/>
      <w:r w:rsidRPr="00AB0CB5">
        <w:t>responseMsg</w:t>
      </w:r>
      <w:proofErr w:type="spellEnd"/>
      <w:r w:rsidRPr="00AB0CB5">
        <w:t>);</w:t>
      </w:r>
    </w:p>
    <w:p w14:paraId="6172E64C" w14:textId="77777777" w:rsidR="00AB0CB5" w:rsidRPr="00AB0CB5" w:rsidRDefault="00AB0CB5" w:rsidP="00AB0CB5">
      <w:pPr>
        <w:pStyle w:val="Code"/>
      </w:pPr>
      <w:r w:rsidRPr="00AB0CB5">
        <w:t xml:space="preserve">        }</w:t>
      </w:r>
    </w:p>
    <w:p w14:paraId="0FF9DA70" w14:textId="77777777" w:rsidR="00AB0CB5" w:rsidRPr="00AB0CB5" w:rsidRDefault="00AB0CB5" w:rsidP="00AB0CB5">
      <w:pPr>
        <w:pStyle w:val="Code"/>
      </w:pPr>
      <w:r w:rsidRPr="00AB0CB5">
        <w:t xml:space="preserve">    }</w:t>
      </w:r>
    </w:p>
    <w:p w14:paraId="6796A1B0" w14:textId="7F3DB295" w:rsidR="00AB0CB5" w:rsidRDefault="00AB0CB5" w:rsidP="00AB0CB5">
      <w:pPr>
        <w:pStyle w:val="Code"/>
      </w:pPr>
      <w:r w:rsidRPr="00AB0CB5">
        <w:t>}</w:t>
      </w:r>
    </w:p>
    <w:p w14:paraId="50816D8A" w14:textId="4596E8E8" w:rsidR="00D30D2A" w:rsidRDefault="00D30D2A" w:rsidP="00D30D2A">
      <w:pPr>
        <w:pStyle w:val="CodeCaption"/>
      </w:pPr>
      <w:r>
        <w:t>Message Processor</w:t>
      </w:r>
    </w:p>
    <w:p w14:paraId="09E90F8F" w14:textId="77777777" w:rsidR="00D30D2A" w:rsidRPr="00D30D2A" w:rsidRDefault="00D30D2A" w:rsidP="00D30D2A">
      <w:pPr>
        <w:pStyle w:val="Code"/>
      </w:pPr>
      <w:r w:rsidRPr="00D30D2A">
        <w:t>using System;</w:t>
      </w:r>
    </w:p>
    <w:p w14:paraId="4D06A7C2" w14:textId="77777777" w:rsidR="00D30D2A" w:rsidRPr="00D30D2A" w:rsidRDefault="00D30D2A" w:rsidP="00D30D2A">
      <w:pPr>
        <w:pStyle w:val="Code"/>
      </w:pPr>
      <w:r w:rsidRPr="00D30D2A">
        <w:t>using System.Collections.Generic;</w:t>
      </w:r>
    </w:p>
    <w:p w14:paraId="135E89E8" w14:textId="77777777" w:rsidR="00D30D2A" w:rsidRPr="00D30D2A" w:rsidRDefault="00D30D2A" w:rsidP="00D30D2A">
      <w:pPr>
        <w:pStyle w:val="Code"/>
      </w:pPr>
      <w:r w:rsidRPr="00D30D2A">
        <w:t>using System.Xml.Linq;</w:t>
      </w:r>
    </w:p>
    <w:p w14:paraId="2CDD4740" w14:textId="77777777" w:rsidR="00D30D2A" w:rsidRPr="00D30D2A" w:rsidRDefault="00D30D2A" w:rsidP="00D30D2A">
      <w:pPr>
        <w:pStyle w:val="Code"/>
      </w:pPr>
      <w:r w:rsidRPr="00D30D2A">
        <w:t>using WebApi2Book.Web.Api.LegacyProcessing.ProcessingStrategies;</w:t>
      </w:r>
    </w:p>
    <w:p w14:paraId="40031E0B" w14:textId="77777777" w:rsidR="00D30D2A" w:rsidRPr="00D30D2A" w:rsidRDefault="00D30D2A" w:rsidP="00D30D2A">
      <w:pPr>
        <w:pStyle w:val="Code"/>
      </w:pPr>
    </w:p>
    <w:p w14:paraId="52A463E3" w14:textId="77777777" w:rsidR="00D30D2A" w:rsidRPr="00D30D2A" w:rsidRDefault="00D30D2A" w:rsidP="00D30D2A">
      <w:pPr>
        <w:pStyle w:val="Code"/>
      </w:pPr>
      <w:r w:rsidRPr="00D30D2A">
        <w:t>namespace WebApi2Book.Web.Api.LegacyProcessing</w:t>
      </w:r>
    </w:p>
    <w:p w14:paraId="0798D7C8" w14:textId="77777777" w:rsidR="00D30D2A" w:rsidRPr="00D30D2A" w:rsidRDefault="00D30D2A" w:rsidP="00D30D2A">
      <w:pPr>
        <w:pStyle w:val="Code"/>
      </w:pPr>
      <w:r w:rsidRPr="00D30D2A">
        <w:t>{</w:t>
      </w:r>
    </w:p>
    <w:p w14:paraId="0D9ABEBE" w14:textId="77777777" w:rsidR="00D30D2A" w:rsidRPr="00D30D2A" w:rsidRDefault="00D30D2A" w:rsidP="00D30D2A">
      <w:pPr>
        <w:pStyle w:val="Code"/>
      </w:pPr>
      <w:r w:rsidRPr="00D30D2A">
        <w:t xml:space="preserve">    public class LegacyMessageProcessor : ILegacyMessageProcessor</w:t>
      </w:r>
    </w:p>
    <w:p w14:paraId="04944383" w14:textId="77777777" w:rsidR="00D30D2A" w:rsidRPr="00D30D2A" w:rsidRDefault="00D30D2A" w:rsidP="00D30D2A">
      <w:pPr>
        <w:pStyle w:val="Code"/>
      </w:pPr>
      <w:r w:rsidRPr="00D30D2A">
        <w:t xml:space="preserve">    {</w:t>
      </w:r>
    </w:p>
    <w:p w14:paraId="46EEACD1" w14:textId="77777777" w:rsidR="00D30D2A" w:rsidRPr="00D30D2A" w:rsidRDefault="00D30D2A" w:rsidP="00D30D2A">
      <w:pPr>
        <w:pStyle w:val="Code"/>
      </w:pPr>
      <w:r w:rsidRPr="00D30D2A">
        <w:t xml:space="preserve">        private readonly ILegacyMessageParser _legacyMessageParser;</w:t>
      </w:r>
    </w:p>
    <w:p w14:paraId="4D68988E" w14:textId="77777777" w:rsidR="00D30D2A" w:rsidRPr="00D30D2A" w:rsidRDefault="00D30D2A" w:rsidP="00D30D2A">
      <w:pPr>
        <w:pStyle w:val="Code"/>
      </w:pPr>
      <w:r w:rsidRPr="00D30D2A">
        <w:t xml:space="preserve">        private readonly IEnumerable&lt;ILegacyMessageProcessingStrategy&gt; _legacyMessageProcessingStrategies;</w:t>
      </w:r>
    </w:p>
    <w:p w14:paraId="40B15621" w14:textId="77777777" w:rsidR="00D30D2A" w:rsidRPr="00D30D2A" w:rsidRDefault="00D30D2A" w:rsidP="00D30D2A">
      <w:pPr>
        <w:pStyle w:val="Code"/>
      </w:pPr>
    </w:p>
    <w:p w14:paraId="6E4201F5" w14:textId="77777777" w:rsidR="00D30D2A" w:rsidRPr="00D30D2A" w:rsidRDefault="00D30D2A" w:rsidP="00D30D2A">
      <w:pPr>
        <w:pStyle w:val="Code"/>
      </w:pPr>
      <w:r w:rsidRPr="00D30D2A">
        <w:t xml:space="preserve">        public LegacyMessageProcessor(ILegacyMessageParser legacyMessageParser,</w:t>
      </w:r>
    </w:p>
    <w:p w14:paraId="75520944" w14:textId="77777777" w:rsidR="00D30D2A" w:rsidRPr="00D30D2A" w:rsidRDefault="00D30D2A" w:rsidP="00D30D2A">
      <w:pPr>
        <w:pStyle w:val="Code"/>
      </w:pPr>
      <w:r w:rsidRPr="00D30D2A">
        <w:t xml:space="preserve">            IEnumerable&lt;ILegacyMessageProcessingStrategy&gt; legacyMessageProcessingStrategies)</w:t>
      </w:r>
    </w:p>
    <w:p w14:paraId="673A59E1" w14:textId="77777777" w:rsidR="00D30D2A" w:rsidRPr="00D30D2A" w:rsidRDefault="00D30D2A" w:rsidP="00D30D2A">
      <w:pPr>
        <w:pStyle w:val="Code"/>
      </w:pPr>
      <w:r w:rsidRPr="00D30D2A">
        <w:t xml:space="preserve">        {</w:t>
      </w:r>
    </w:p>
    <w:p w14:paraId="44970765" w14:textId="77777777" w:rsidR="00D30D2A" w:rsidRPr="00D30D2A" w:rsidRDefault="00D30D2A" w:rsidP="00D30D2A">
      <w:pPr>
        <w:pStyle w:val="Code"/>
      </w:pPr>
      <w:r w:rsidRPr="00D30D2A">
        <w:t xml:space="preserve">            _legacyMessageParser = legacyMessageParser;</w:t>
      </w:r>
    </w:p>
    <w:p w14:paraId="710394CA" w14:textId="77777777" w:rsidR="00D30D2A" w:rsidRPr="00D30D2A" w:rsidRDefault="00D30D2A" w:rsidP="00D30D2A">
      <w:pPr>
        <w:pStyle w:val="Code"/>
      </w:pPr>
      <w:r w:rsidRPr="00D30D2A">
        <w:t xml:space="preserve">            _legacyMessageProcessingStrategies = legacyMessageProcessingStrategies;</w:t>
      </w:r>
    </w:p>
    <w:p w14:paraId="31700730" w14:textId="77777777" w:rsidR="00D30D2A" w:rsidRPr="00D30D2A" w:rsidRDefault="00D30D2A" w:rsidP="00D30D2A">
      <w:pPr>
        <w:pStyle w:val="Code"/>
      </w:pPr>
      <w:r w:rsidRPr="00D30D2A">
        <w:t xml:space="preserve">        }</w:t>
      </w:r>
    </w:p>
    <w:p w14:paraId="31D09561" w14:textId="77777777" w:rsidR="00D30D2A" w:rsidRPr="00D30D2A" w:rsidRDefault="00D30D2A" w:rsidP="00D30D2A">
      <w:pPr>
        <w:pStyle w:val="Code"/>
      </w:pPr>
    </w:p>
    <w:p w14:paraId="29FF7505" w14:textId="77777777" w:rsidR="00D30D2A" w:rsidRPr="00D30D2A" w:rsidRDefault="00D30D2A" w:rsidP="00D30D2A">
      <w:pPr>
        <w:pStyle w:val="Code"/>
      </w:pPr>
      <w:r w:rsidRPr="00D30D2A">
        <w:t xml:space="preserve">        public virtual LegacyResponse ProcessLegacyMessage(XDocument request)</w:t>
      </w:r>
    </w:p>
    <w:p w14:paraId="4838FEEF" w14:textId="77777777" w:rsidR="00D30D2A" w:rsidRPr="00D30D2A" w:rsidRDefault="00D30D2A" w:rsidP="00D30D2A">
      <w:pPr>
        <w:pStyle w:val="Code"/>
      </w:pPr>
      <w:r w:rsidRPr="00D30D2A">
        <w:lastRenderedPageBreak/>
        <w:t xml:space="preserve">        {</w:t>
      </w:r>
    </w:p>
    <w:p w14:paraId="4D98E08E" w14:textId="77777777" w:rsidR="00D30D2A" w:rsidRPr="00D30D2A" w:rsidRDefault="00D30D2A" w:rsidP="00D30D2A">
      <w:pPr>
        <w:pStyle w:val="Code"/>
      </w:pPr>
      <w:r w:rsidRPr="00D30D2A">
        <w:t xml:space="preserve">            var operationElement = _legacyMessageParser.GetOperationElement(request);</w:t>
      </w:r>
    </w:p>
    <w:p w14:paraId="7CEB773B" w14:textId="77777777" w:rsidR="00D30D2A" w:rsidRPr="00D30D2A" w:rsidRDefault="00D30D2A" w:rsidP="00D30D2A">
      <w:pPr>
        <w:pStyle w:val="Code"/>
      </w:pPr>
      <w:r w:rsidRPr="00D30D2A">
        <w:t xml:space="preserve">            var opName = operationElement.Name.LocalName;</w:t>
      </w:r>
    </w:p>
    <w:p w14:paraId="704A15DB" w14:textId="77777777" w:rsidR="00D30D2A" w:rsidRPr="00D30D2A" w:rsidRDefault="00D30D2A" w:rsidP="00D30D2A">
      <w:pPr>
        <w:pStyle w:val="Code"/>
      </w:pPr>
    </w:p>
    <w:p w14:paraId="65356379" w14:textId="77777777" w:rsidR="00D30D2A" w:rsidRPr="00D30D2A" w:rsidRDefault="00D30D2A" w:rsidP="00D30D2A">
      <w:pPr>
        <w:pStyle w:val="Code"/>
      </w:pPr>
      <w:r w:rsidRPr="00D30D2A">
        <w:t xml:space="preserve">            foreach (var legacyMessageProcessingStrategy in _legacyMessageProcessingStrategies)</w:t>
      </w:r>
    </w:p>
    <w:p w14:paraId="4C360EF8" w14:textId="77777777" w:rsidR="00D30D2A" w:rsidRPr="00D30D2A" w:rsidRDefault="00D30D2A" w:rsidP="00D30D2A">
      <w:pPr>
        <w:pStyle w:val="Code"/>
      </w:pPr>
      <w:r w:rsidRPr="00D30D2A">
        <w:t xml:space="preserve">            {</w:t>
      </w:r>
    </w:p>
    <w:p w14:paraId="50E91D27" w14:textId="77777777" w:rsidR="00D30D2A" w:rsidRPr="00D30D2A" w:rsidRDefault="00D30D2A" w:rsidP="00D30D2A">
      <w:pPr>
        <w:pStyle w:val="Code"/>
      </w:pPr>
      <w:r w:rsidRPr="00D30D2A">
        <w:t xml:space="preserve">                if (legacyMessageProcessingStrategy.CanProcess(opName))</w:t>
      </w:r>
    </w:p>
    <w:p w14:paraId="1A1051F0" w14:textId="77777777" w:rsidR="00D30D2A" w:rsidRPr="00D30D2A" w:rsidRDefault="00D30D2A" w:rsidP="00D30D2A">
      <w:pPr>
        <w:pStyle w:val="Code"/>
      </w:pPr>
      <w:r w:rsidRPr="00D30D2A">
        <w:t xml:space="preserve">                {</w:t>
      </w:r>
    </w:p>
    <w:p w14:paraId="7F2425D2" w14:textId="77777777" w:rsidR="00D30D2A" w:rsidRPr="00D30D2A" w:rsidRDefault="00D30D2A" w:rsidP="00D30D2A">
      <w:pPr>
        <w:pStyle w:val="Code"/>
      </w:pPr>
      <w:r w:rsidRPr="00D30D2A">
        <w:t xml:space="preserve">                    var legacyResponse = new LegacyResponse</w:t>
      </w:r>
    </w:p>
    <w:p w14:paraId="28CBEDFD" w14:textId="77777777" w:rsidR="00D30D2A" w:rsidRPr="00D30D2A" w:rsidRDefault="00D30D2A" w:rsidP="00D30D2A">
      <w:pPr>
        <w:pStyle w:val="Code"/>
      </w:pPr>
      <w:r w:rsidRPr="00D30D2A">
        <w:t xml:space="preserve">                    {</w:t>
      </w:r>
    </w:p>
    <w:p w14:paraId="3275D0C3" w14:textId="77777777" w:rsidR="00D30D2A" w:rsidRPr="00D30D2A" w:rsidRDefault="00D30D2A" w:rsidP="00D30D2A">
      <w:pPr>
        <w:pStyle w:val="Code"/>
      </w:pPr>
      <w:r w:rsidRPr="00D30D2A">
        <w:t xml:space="preserve">                        Request = request,</w:t>
      </w:r>
    </w:p>
    <w:p w14:paraId="6CD6981D" w14:textId="77777777" w:rsidR="00D30D2A" w:rsidRPr="00D30D2A" w:rsidRDefault="00D30D2A" w:rsidP="00D30D2A">
      <w:pPr>
        <w:pStyle w:val="Code"/>
      </w:pPr>
      <w:r w:rsidRPr="00D30D2A">
        <w:t xml:space="preserve">                        ProcessingResult = legacyMessageProcessingStrategy.Execute(operationElement)</w:t>
      </w:r>
    </w:p>
    <w:p w14:paraId="7F96711D" w14:textId="77777777" w:rsidR="00D30D2A" w:rsidRPr="00D30D2A" w:rsidRDefault="00D30D2A" w:rsidP="00D30D2A">
      <w:pPr>
        <w:pStyle w:val="Code"/>
      </w:pPr>
      <w:r w:rsidRPr="00D30D2A">
        <w:t xml:space="preserve">                    };</w:t>
      </w:r>
    </w:p>
    <w:p w14:paraId="497E6AFB" w14:textId="77777777" w:rsidR="00D30D2A" w:rsidRPr="00D30D2A" w:rsidRDefault="00D30D2A" w:rsidP="00D30D2A">
      <w:pPr>
        <w:pStyle w:val="Code"/>
      </w:pPr>
      <w:r w:rsidRPr="00D30D2A">
        <w:t xml:space="preserve">                    return legacyResponse;</w:t>
      </w:r>
    </w:p>
    <w:p w14:paraId="11DB0C5B" w14:textId="77777777" w:rsidR="00D30D2A" w:rsidRPr="00D30D2A" w:rsidRDefault="00D30D2A" w:rsidP="00D30D2A">
      <w:pPr>
        <w:pStyle w:val="Code"/>
      </w:pPr>
      <w:r w:rsidRPr="00D30D2A">
        <w:t xml:space="preserve">                }</w:t>
      </w:r>
    </w:p>
    <w:p w14:paraId="1B75CB7D" w14:textId="77777777" w:rsidR="00D30D2A" w:rsidRPr="00D30D2A" w:rsidRDefault="00D30D2A" w:rsidP="00D30D2A">
      <w:pPr>
        <w:pStyle w:val="Code"/>
      </w:pPr>
      <w:r w:rsidRPr="00D30D2A">
        <w:t xml:space="preserve">            }</w:t>
      </w:r>
    </w:p>
    <w:p w14:paraId="110C3861" w14:textId="77777777" w:rsidR="00D30D2A" w:rsidRPr="00D30D2A" w:rsidRDefault="00D30D2A" w:rsidP="00D30D2A">
      <w:pPr>
        <w:pStyle w:val="Code"/>
      </w:pPr>
    </w:p>
    <w:p w14:paraId="1CDB9D09" w14:textId="77777777" w:rsidR="00D30D2A" w:rsidRPr="00D30D2A" w:rsidRDefault="00D30D2A" w:rsidP="00D30D2A">
      <w:pPr>
        <w:pStyle w:val="Code"/>
      </w:pPr>
      <w:r w:rsidRPr="00D30D2A">
        <w:t xml:space="preserve">            throw new NotSupportedException(opName);</w:t>
      </w:r>
    </w:p>
    <w:p w14:paraId="302413CC" w14:textId="77777777" w:rsidR="00D30D2A" w:rsidRPr="00D30D2A" w:rsidRDefault="00D30D2A" w:rsidP="00D30D2A">
      <w:pPr>
        <w:pStyle w:val="Code"/>
      </w:pPr>
      <w:r w:rsidRPr="00D30D2A">
        <w:t xml:space="preserve">        }</w:t>
      </w:r>
    </w:p>
    <w:p w14:paraId="7318556B" w14:textId="77777777" w:rsidR="00D30D2A" w:rsidRPr="00D30D2A" w:rsidRDefault="00D30D2A" w:rsidP="00D30D2A">
      <w:pPr>
        <w:pStyle w:val="Code"/>
      </w:pPr>
      <w:r w:rsidRPr="00D30D2A">
        <w:t xml:space="preserve">    }</w:t>
      </w:r>
    </w:p>
    <w:p w14:paraId="0A0579A7" w14:textId="0791E1AF" w:rsidR="00D30D2A" w:rsidRDefault="00D30D2A" w:rsidP="00D30D2A">
      <w:pPr>
        <w:pStyle w:val="Code"/>
      </w:pPr>
      <w:r w:rsidRPr="00D30D2A">
        <w:t>}</w:t>
      </w:r>
    </w:p>
    <w:p w14:paraId="431D77EE" w14:textId="77777777" w:rsidR="00D30D2A" w:rsidRDefault="00D30D2A" w:rsidP="00AB0CB5">
      <w:pPr>
        <w:pStyle w:val="Code"/>
      </w:pPr>
    </w:p>
    <w:p w14:paraId="18C5BD99" w14:textId="782824BB" w:rsidR="00AB0CB5" w:rsidRDefault="00AB0CB5" w:rsidP="00AB0CB5">
      <w:pPr>
        <w:pStyle w:val="BodyTextCont"/>
      </w:pPr>
      <w:r>
        <w:t xml:space="preserve">This implementation provides a nice overview of the processing. The message contents are read </w:t>
      </w:r>
      <w:r w:rsidR="00D30D2A">
        <w:t xml:space="preserve">by the message handler </w:t>
      </w:r>
      <w:r>
        <w:t xml:space="preserve">and then parsed into </w:t>
      </w:r>
      <w:r w:rsidR="00D30D2A">
        <w:t xml:space="preserve">an </w:t>
      </w:r>
      <w:r w:rsidR="00C84793">
        <w:t>object</w:t>
      </w:r>
      <w:r w:rsidR="00D30D2A">
        <w:t xml:space="preserve"> that </w:t>
      </w:r>
      <w:r w:rsidR="00C84793">
        <w:t xml:space="preserve">can be processed by the message processor. The result from the message processor is then packaged up in the response and returned as a generic </w:t>
      </w:r>
      <w:r w:rsidR="00C84793" w:rsidRPr="00C84793">
        <w:rPr>
          <w:rStyle w:val="CodeInline"/>
        </w:rPr>
        <w:t>Task</w:t>
      </w:r>
      <w:r w:rsidR="00C84793">
        <w:t xml:space="preserve"> as required by the </w:t>
      </w:r>
      <w:proofErr w:type="spellStart"/>
      <w:r w:rsidR="00C84793" w:rsidRPr="00C84793">
        <w:rPr>
          <w:rStyle w:val="CodeInline"/>
        </w:rPr>
        <w:t>SendAsync</w:t>
      </w:r>
      <w:proofErr w:type="spellEnd"/>
      <w:r w:rsidR="00C84793">
        <w:t xml:space="preserve"> method signature.</w:t>
      </w:r>
    </w:p>
    <w:p w14:paraId="6D72F0D0" w14:textId="71EC1E0D" w:rsidR="00C84793" w:rsidRDefault="00C84793" w:rsidP="00AB0CB5">
      <w:pPr>
        <w:pStyle w:val="BodyTextCont"/>
      </w:pPr>
      <w:r>
        <w:t>The message processor is straightforward as well.</w:t>
      </w:r>
      <w:r w:rsidR="006E257D">
        <w:t xml:space="preserve"> It simply parses the operation element from the SOAP body, and, based on the operation name, finds the appropriate dependency to which </w:t>
      </w:r>
      <w:r w:rsidR="00A13844">
        <w:t xml:space="preserve">it can </w:t>
      </w:r>
      <w:r w:rsidR="006E257D">
        <w:t xml:space="preserve">delegate </w:t>
      </w:r>
      <w:r w:rsidR="00A13844">
        <w:t>the rest of the work</w:t>
      </w:r>
      <w:r w:rsidR="006E257D">
        <w:t>.</w:t>
      </w:r>
    </w:p>
    <w:p w14:paraId="7FE8E274" w14:textId="6ED2447E" w:rsidR="00A13844" w:rsidRDefault="00A13844" w:rsidP="00AB0CB5">
      <w:pPr>
        <w:pStyle w:val="BodyTextCont"/>
      </w:pPr>
      <w:r>
        <w:t>Now let's move on to explaining how we configured routing to this message handler…</w:t>
      </w:r>
    </w:p>
    <w:p w14:paraId="43879DE0" w14:textId="23D00F55" w:rsidR="00A13844" w:rsidRDefault="00A13844" w:rsidP="00A13844">
      <w:pPr>
        <w:pStyle w:val="Heading2"/>
      </w:pPr>
      <w:r>
        <w:t>Configuring the Route</w:t>
      </w:r>
    </w:p>
    <w:p w14:paraId="37161232" w14:textId="77777777" w:rsidR="00C84793" w:rsidRDefault="00C84793" w:rsidP="00AB0CB5">
      <w:pPr>
        <w:pStyle w:val="BodyTextCont"/>
      </w:pPr>
    </w:p>
    <w:p w14:paraId="64C4D02B" w14:textId="77777777" w:rsidR="00C84793" w:rsidRDefault="00C84793" w:rsidP="00AB0CB5">
      <w:pPr>
        <w:pStyle w:val="BodyTextCont"/>
      </w:pPr>
    </w:p>
    <w:p w14:paraId="525B9430" w14:textId="139A8186" w:rsidR="00D658B6" w:rsidRDefault="00BA3D26" w:rsidP="00BA3D26">
      <w:pPr>
        <w:pStyle w:val="BodyTextFirst"/>
      </w:pPr>
      <w:bookmarkStart w:id="0" w:name="_GoBack"/>
      <w:bookmarkEnd w:id="0"/>
      <w:r>
        <w:t xml:space="preserve">configure a route to match the </w:t>
      </w:r>
      <w:proofErr w:type="spellStart"/>
      <w:r>
        <w:t>asmx</w:t>
      </w:r>
      <w:proofErr w:type="spellEnd"/>
      <w:r>
        <w:t xml:space="preserve">-based legacy task-management service we were replacing. </w:t>
      </w:r>
    </w:p>
    <w:p w14:paraId="2508DD0F" w14:textId="77777777" w:rsidR="00BA3D26" w:rsidRDefault="00BA3D26" w:rsidP="00D658B6"/>
    <w:p w14:paraId="2AD840D8" w14:textId="77777777" w:rsidR="00BA3D26" w:rsidRDefault="00BA3D26" w:rsidP="00D658B6"/>
    <w:p w14:paraId="1BC83881" w14:textId="77777777" w:rsidR="00D658B6" w:rsidRDefault="00D658B6" w:rsidP="00D658B6"/>
    <w:p w14:paraId="6B2C6C2D" w14:textId="6E954DE8" w:rsidR="00D658B6" w:rsidRDefault="00D658B6" w:rsidP="005C22BA">
      <w:pPr>
        <w:pStyle w:val="Heading2"/>
      </w:pPr>
      <w:r>
        <w:br w:type="page"/>
      </w:r>
      <w:r w:rsidR="005C22BA">
        <w:lastRenderedPageBreak/>
        <w:t>Formatter</w:t>
      </w:r>
    </w:p>
    <w:p w14:paraId="223EE6D9" w14:textId="77777777" w:rsidR="00D658B6" w:rsidRDefault="00D658B6" w:rsidP="00D658B6"/>
    <w:p w14:paraId="622AC6E8" w14:textId="77777777" w:rsidR="00D658B6" w:rsidRDefault="00D658B6" w:rsidP="00D658B6">
      <w:pPr>
        <w:pStyle w:val="Heading2"/>
      </w:pPr>
      <w:r>
        <w:t>Security Using a Route-Specific Handler</w:t>
      </w:r>
    </w:p>
    <w:p w14:paraId="1E1D9557" w14:textId="77777777" w:rsidR="00D658B6" w:rsidRDefault="00D658B6" w:rsidP="00D658B6"/>
    <w:p w14:paraId="6FF6E306" w14:textId="77777777" w:rsidR="00D658B6" w:rsidRPr="00D658B6" w:rsidRDefault="00D658B6" w:rsidP="00D658B6">
      <w:r w:rsidRPr="00D658B6">
        <w:t>Route-specific handler</w:t>
      </w:r>
    </w:p>
    <w:p w14:paraId="6D7054C3" w14:textId="77777777" w:rsidR="00D658B6" w:rsidRPr="00D658B6" w:rsidRDefault="00BC2254" w:rsidP="00D658B6">
      <w:hyperlink r:id="rId16" w:history="1">
        <w:r w:rsidR="00D658B6" w:rsidRPr="00D658B6">
          <w:t>http://www.strathweb.com/2013/08/message-handlers-scoped-per-route-in-asp-net-web-api/</w:t>
        </w:r>
      </w:hyperlink>
    </w:p>
    <w:p w14:paraId="0970B926" w14:textId="77777777" w:rsidR="00D658B6" w:rsidRPr="00D658B6" w:rsidRDefault="00D658B6" w:rsidP="00D658B6">
      <w:ins w:id="1" w:author="Brian Wortman" w:date="2014-02-15T11:30:00Z">
        <w:r w:rsidRPr="00D658B6">
          <w:t>Using this for custom legacy auth. Does not burden other routes with overhead.</w:t>
        </w:r>
      </w:ins>
      <w:r w:rsidRPr="00D658B6">
        <w:t xml:space="preserve"> Returns 401 (Unauthorized) if </w:t>
      </w:r>
      <w:proofErr w:type="spellStart"/>
      <w:r w:rsidRPr="00D658B6">
        <w:t>auth</w:t>
      </w:r>
      <w:proofErr w:type="spellEnd"/>
      <w:r w:rsidRPr="00D658B6">
        <w:t xml:space="preserve"> fails.</w:t>
      </w:r>
    </w:p>
    <w:p w14:paraId="447BA778" w14:textId="77777777" w:rsidR="00D658B6" w:rsidRDefault="00D658B6" w:rsidP="00D658B6"/>
    <w:p w14:paraId="38BE5621" w14:textId="77777777" w:rsidR="00D658B6" w:rsidRDefault="00D658B6" w:rsidP="00F43B70">
      <w:pPr>
        <w:pStyle w:val="BodyTextFirst"/>
      </w:pPr>
    </w:p>
    <w:sectPr w:rsidR="00D658B6" w:rsidSect="003173BC">
      <w:headerReference w:type="even" r:id="rId17"/>
      <w:headerReference w:type="default" r:id="rId18"/>
      <w:footerReference w:type="even" r:id="rId19"/>
      <w:footerReference w:type="default" r:id="rId20"/>
      <w:headerReference w:type="first" r:id="rId21"/>
      <w:footerReference w:type="first" r:id="rId22"/>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ED6BCA" w14:textId="77777777" w:rsidR="00BC2254" w:rsidRDefault="00BC2254">
      <w:r>
        <w:separator/>
      </w:r>
    </w:p>
  </w:endnote>
  <w:endnote w:type="continuationSeparator" w:id="0">
    <w:p w14:paraId="7C1DF542" w14:textId="77777777" w:rsidR="00BC2254" w:rsidRDefault="00BC2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504B42AE-AB0C-4FE3-93B4-0F074A14FDF7}"/>
    <w:embedBold r:id="rId2" w:fontKey="{081A501C-6BA3-41D1-A2AD-1B61F1B7162C}"/>
    <w:embedItalic r:id="rId3" w:fontKey="{2399B65C-6A3C-499D-A5DB-E1EA7A491138}"/>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8B2CFB5F-9EB5-4507-BEF2-89574F6DEA9C}"/>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3C3C94CB-9D65-42A5-A7A0-1E1FB922C3D9}"/>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00A2C671-95B2-4778-BE07-1E972C5938EF}"/>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1280D279-0909-4245-91DF-04E6B33EDD07}"/>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A7235665-26C6-46F2-8C9E-EBF325B75BAE}"/>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93775" w14:textId="77777777" w:rsidR="00CC3195" w:rsidRPr="00222F70" w:rsidRDefault="00CC3195">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A13844">
      <w:rPr>
        <w:rStyle w:val="PageNumber"/>
        <w:noProof/>
      </w:rPr>
      <w:t>6</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0D4FC" w14:textId="77777777" w:rsidR="00CC3195" w:rsidRPr="00222F70" w:rsidRDefault="00CC3195"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A13844">
      <w:rPr>
        <w:rStyle w:val="PageNumber"/>
        <w:noProof/>
      </w:rPr>
      <w:t>7</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45B4E9AF" w14:textId="77777777" w:rsidR="00CC3195" w:rsidRDefault="00CC3195"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AB0CB5">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5B9917" w14:textId="77777777" w:rsidR="00BC2254" w:rsidRDefault="00BC2254">
      <w:r>
        <w:separator/>
      </w:r>
    </w:p>
  </w:footnote>
  <w:footnote w:type="continuationSeparator" w:id="0">
    <w:p w14:paraId="17850DC3" w14:textId="77777777" w:rsidR="00BC2254" w:rsidRDefault="00BC225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11D48" w14:textId="6AAD9150" w:rsidR="00CC3195" w:rsidRPr="003C7D0E" w:rsidRDefault="00CC3195" w:rsidP="00F62E97">
    <w:pPr>
      <w:pStyle w:val="Header"/>
      <w:rPr>
        <w:sz w:val="14"/>
        <w:szCs w:val="16"/>
      </w:rPr>
    </w:pPr>
    <w:r w:rsidRPr="00225E9A">
      <w:t xml:space="preserve">CHAPTER </w:t>
    </w:r>
    <w:r w:rsidR="001E2041">
      <w:t>8</w:t>
    </w:r>
    <w:r w:rsidRPr="003C7D0E">
      <w:t xml:space="preserve"> </w:t>
    </w:r>
    <w:r w:rsidRPr="00EB773D">
      <w:rPr>
        <w:rStyle w:val="GrayDingbat"/>
      </w:rPr>
      <w:t>n</w:t>
    </w:r>
    <w:r w:rsidRPr="00225E9A">
      <w:t xml:space="preserve"> </w:t>
    </w:r>
    <w:r w:rsidR="001E2041">
      <w:t xml:space="preserve">Supporting </w:t>
    </w:r>
    <w:r w:rsidR="00F37DE9">
      <w:t>Diverse</w:t>
    </w:r>
    <w:r w:rsidR="001E2041">
      <w:t xml:space="preserve"> Clients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26E11" w14:textId="3DF5C569" w:rsidR="00CC3195" w:rsidRPr="002A45BE" w:rsidRDefault="00CC3195" w:rsidP="00463BAE">
    <w:pPr>
      <w:pStyle w:val="Header"/>
      <w:ind w:left="-450"/>
      <w:jc w:val="right"/>
      <w:rPr>
        <w:sz w:val="16"/>
        <w:szCs w:val="16"/>
      </w:rPr>
    </w:pPr>
    <w:r>
      <w:t xml:space="preserve">CHAPTER </w:t>
    </w:r>
    <w:r w:rsidR="001E2041">
      <w:t>8</w:t>
    </w:r>
    <w:r>
      <w:rPr>
        <w:color w:val="BFBFBF"/>
        <w:szCs w:val="16"/>
      </w:rPr>
      <w:t xml:space="preserve"> </w:t>
    </w:r>
    <w:r w:rsidRPr="00EB773D">
      <w:rPr>
        <w:rStyle w:val="GrayDingbat"/>
      </w:rPr>
      <w:t>n</w:t>
    </w:r>
    <w:r>
      <w:rPr>
        <w:color w:val="BFBFBF"/>
        <w:sz w:val="16"/>
        <w:szCs w:val="16"/>
      </w:rPr>
      <w:t xml:space="preserve"> </w:t>
    </w:r>
    <w:r w:rsidR="001E2041">
      <w:t xml:space="preserve">Supporting </w:t>
    </w:r>
    <w:r w:rsidR="00F37DE9">
      <w:t>Diverse</w:t>
    </w:r>
    <w:r w:rsidR="001E2041">
      <w:t xml:space="preserve"> Clients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FBE2C" w14:textId="3A467123" w:rsidR="00CC3195" w:rsidRDefault="00CC3195" w:rsidP="007C48CB">
    <w:pPr>
      <w:pStyle w:val="ChapterNumber"/>
    </w:pPr>
    <w:r>
      <w:rPr>
        <w:noProof/>
      </w:rPr>
      <mc:AlternateContent>
        <mc:Choice Requires="wps">
          <w:drawing>
            <wp:anchor distT="0" distB="0" distL="114300" distR="114300" simplePos="0" relativeHeight="251657728" behindDoc="1" locked="0" layoutInCell="1" allowOverlap="1" wp14:anchorId="7D4202C3" wp14:editId="6870F85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R </w:t>
    </w:r>
    <w:r w:rsidR="001E2041">
      <w:t>8</w:t>
    </w:r>
  </w:p>
  <w:p w14:paraId="221F7DE5" w14:textId="77777777" w:rsidR="00CC3195" w:rsidRPr="00B44665" w:rsidRDefault="00CC3195"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lvlOverride w:ilvl="0">
      <w:startOverride w:val="1"/>
    </w:lvlOverride>
  </w:num>
  <w:num w:numId="8">
    <w:abstractNumId w:val="22"/>
  </w:num>
  <w:num w:numId="9">
    <w:abstractNumId w:val="16"/>
  </w:num>
  <w:num w:numId="10">
    <w:abstractNumId w:val="24"/>
  </w:num>
  <w:num w:numId="11">
    <w:abstractNumId w:val="27"/>
  </w:num>
  <w:num w:numId="12">
    <w:abstractNumId w:val="21"/>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 w:numId="25">
    <w:abstractNumId w:val="12"/>
  </w:num>
  <w:num w:numId="26">
    <w:abstractNumId w:val="10"/>
  </w:num>
  <w:num w:numId="27">
    <w:abstractNumId w:val="30"/>
  </w:num>
  <w:num w:numId="28">
    <w:abstractNumId w:val="11"/>
  </w:num>
  <w:num w:numId="29">
    <w:abstractNumId w:val="25"/>
  </w:num>
  <w:num w:numId="30">
    <w:abstractNumId w:val="10"/>
    <w:lvlOverride w:ilvl="0">
      <w:startOverride w:val="1"/>
    </w:lvlOverride>
  </w:num>
  <w:num w:numId="31">
    <w:abstractNumId w:val="18"/>
  </w:num>
  <w:num w:numId="32">
    <w:abstractNumId w:val="24"/>
    <w:lvlOverride w:ilvl="0">
      <w:startOverride w:val="1"/>
    </w:lvlOverride>
  </w:num>
  <w:num w:numId="33">
    <w:abstractNumId w:val="19"/>
  </w:num>
  <w:num w:numId="34">
    <w:abstractNumId w:val="15"/>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C0F"/>
    <w:rsid w:val="00002570"/>
    <w:rsid w:val="0000329B"/>
    <w:rsid w:val="00004E1C"/>
    <w:rsid w:val="0000546D"/>
    <w:rsid w:val="00005973"/>
    <w:rsid w:val="00006EC0"/>
    <w:rsid w:val="00010427"/>
    <w:rsid w:val="00010FBF"/>
    <w:rsid w:val="00011461"/>
    <w:rsid w:val="00013C3D"/>
    <w:rsid w:val="0001506D"/>
    <w:rsid w:val="00021A6B"/>
    <w:rsid w:val="000239A1"/>
    <w:rsid w:val="00023EBE"/>
    <w:rsid w:val="000259EC"/>
    <w:rsid w:val="00026058"/>
    <w:rsid w:val="00031178"/>
    <w:rsid w:val="00031D66"/>
    <w:rsid w:val="00033AEB"/>
    <w:rsid w:val="000345ED"/>
    <w:rsid w:val="000345FB"/>
    <w:rsid w:val="000406D2"/>
    <w:rsid w:val="00041B40"/>
    <w:rsid w:val="00042176"/>
    <w:rsid w:val="000442E8"/>
    <w:rsid w:val="00046B10"/>
    <w:rsid w:val="0005135B"/>
    <w:rsid w:val="00061D2C"/>
    <w:rsid w:val="00064306"/>
    <w:rsid w:val="000644A7"/>
    <w:rsid w:val="000654FD"/>
    <w:rsid w:val="00071A28"/>
    <w:rsid w:val="00074D79"/>
    <w:rsid w:val="00081227"/>
    <w:rsid w:val="00082B8F"/>
    <w:rsid w:val="000847CC"/>
    <w:rsid w:val="00086F89"/>
    <w:rsid w:val="000911BB"/>
    <w:rsid w:val="000912A2"/>
    <w:rsid w:val="0009547A"/>
    <w:rsid w:val="00095660"/>
    <w:rsid w:val="00096521"/>
    <w:rsid w:val="00096E80"/>
    <w:rsid w:val="00097B94"/>
    <w:rsid w:val="000A0F0B"/>
    <w:rsid w:val="000A6731"/>
    <w:rsid w:val="000B0E13"/>
    <w:rsid w:val="000B18A4"/>
    <w:rsid w:val="000B202B"/>
    <w:rsid w:val="000B3D68"/>
    <w:rsid w:val="000B50EE"/>
    <w:rsid w:val="000B5475"/>
    <w:rsid w:val="000C0458"/>
    <w:rsid w:val="000C3E09"/>
    <w:rsid w:val="000C59CA"/>
    <w:rsid w:val="000C6E91"/>
    <w:rsid w:val="000C7418"/>
    <w:rsid w:val="000D0AA2"/>
    <w:rsid w:val="000D5030"/>
    <w:rsid w:val="000D5E2C"/>
    <w:rsid w:val="000D620C"/>
    <w:rsid w:val="000D7C18"/>
    <w:rsid w:val="000E1D25"/>
    <w:rsid w:val="000E3A99"/>
    <w:rsid w:val="000F2A76"/>
    <w:rsid w:val="000F32AF"/>
    <w:rsid w:val="00100B19"/>
    <w:rsid w:val="00102A9A"/>
    <w:rsid w:val="0010365F"/>
    <w:rsid w:val="00104E86"/>
    <w:rsid w:val="00106531"/>
    <w:rsid w:val="00110A08"/>
    <w:rsid w:val="00111A42"/>
    <w:rsid w:val="00114845"/>
    <w:rsid w:val="001176CB"/>
    <w:rsid w:val="001208AB"/>
    <w:rsid w:val="00121B39"/>
    <w:rsid w:val="0012387C"/>
    <w:rsid w:val="00125CC5"/>
    <w:rsid w:val="00130520"/>
    <w:rsid w:val="00130F30"/>
    <w:rsid w:val="00131826"/>
    <w:rsid w:val="00131BD2"/>
    <w:rsid w:val="00132F74"/>
    <w:rsid w:val="00135785"/>
    <w:rsid w:val="00135EE6"/>
    <w:rsid w:val="0013691A"/>
    <w:rsid w:val="00143798"/>
    <w:rsid w:val="001442B5"/>
    <w:rsid w:val="001504F6"/>
    <w:rsid w:val="001508DE"/>
    <w:rsid w:val="00150B91"/>
    <w:rsid w:val="00150DAA"/>
    <w:rsid w:val="00151E68"/>
    <w:rsid w:val="00152E88"/>
    <w:rsid w:val="001550D3"/>
    <w:rsid w:val="00157FA4"/>
    <w:rsid w:val="00160653"/>
    <w:rsid w:val="001623DA"/>
    <w:rsid w:val="00166548"/>
    <w:rsid w:val="00173C8B"/>
    <w:rsid w:val="001749F0"/>
    <w:rsid w:val="00174FD7"/>
    <w:rsid w:val="00175BEB"/>
    <w:rsid w:val="001770CD"/>
    <w:rsid w:val="0017725E"/>
    <w:rsid w:val="0017785E"/>
    <w:rsid w:val="00177B3B"/>
    <w:rsid w:val="00184D83"/>
    <w:rsid w:val="00185550"/>
    <w:rsid w:val="00186BEC"/>
    <w:rsid w:val="00192A8B"/>
    <w:rsid w:val="00192F92"/>
    <w:rsid w:val="0019452D"/>
    <w:rsid w:val="00195810"/>
    <w:rsid w:val="00197107"/>
    <w:rsid w:val="0019783E"/>
    <w:rsid w:val="00197DBB"/>
    <w:rsid w:val="001A05D6"/>
    <w:rsid w:val="001A072C"/>
    <w:rsid w:val="001A214F"/>
    <w:rsid w:val="001A2DD2"/>
    <w:rsid w:val="001A348E"/>
    <w:rsid w:val="001A57A5"/>
    <w:rsid w:val="001A57E0"/>
    <w:rsid w:val="001A6B17"/>
    <w:rsid w:val="001B0BF7"/>
    <w:rsid w:val="001B1D98"/>
    <w:rsid w:val="001B2458"/>
    <w:rsid w:val="001B28D0"/>
    <w:rsid w:val="001B4BB4"/>
    <w:rsid w:val="001B5784"/>
    <w:rsid w:val="001C173C"/>
    <w:rsid w:val="001C314C"/>
    <w:rsid w:val="001C5451"/>
    <w:rsid w:val="001C5E70"/>
    <w:rsid w:val="001C64A5"/>
    <w:rsid w:val="001D12E2"/>
    <w:rsid w:val="001D37CE"/>
    <w:rsid w:val="001D4B3F"/>
    <w:rsid w:val="001D4DF3"/>
    <w:rsid w:val="001D64E9"/>
    <w:rsid w:val="001E2041"/>
    <w:rsid w:val="001E2E80"/>
    <w:rsid w:val="001E317E"/>
    <w:rsid w:val="001E4425"/>
    <w:rsid w:val="001E561E"/>
    <w:rsid w:val="001E5C5B"/>
    <w:rsid w:val="001E636A"/>
    <w:rsid w:val="001F0AEC"/>
    <w:rsid w:val="001F0E09"/>
    <w:rsid w:val="001F4B5D"/>
    <w:rsid w:val="00200FF4"/>
    <w:rsid w:val="00202B5E"/>
    <w:rsid w:val="00203F38"/>
    <w:rsid w:val="0020588C"/>
    <w:rsid w:val="002058F5"/>
    <w:rsid w:val="00214962"/>
    <w:rsid w:val="002151B9"/>
    <w:rsid w:val="00216981"/>
    <w:rsid w:val="002213E2"/>
    <w:rsid w:val="00222109"/>
    <w:rsid w:val="00222F70"/>
    <w:rsid w:val="00223B6D"/>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410B"/>
    <w:rsid w:val="00256940"/>
    <w:rsid w:val="002612C6"/>
    <w:rsid w:val="002620F5"/>
    <w:rsid w:val="002630E7"/>
    <w:rsid w:val="00263452"/>
    <w:rsid w:val="00263F56"/>
    <w:rsid w:val="00264A56"/>
    <w:rsid w:val="00264AC3"/>
    <w:rsid w:val="00270490"/>
    <w:rsid w:val="00276081"/>
    <w:rsid w:val="00276249"/>
    <w:rsid w:val="002779A8"/>
    <w:rsid w:val="0028311F"/>
    <w:rsid w:val="00283215"/>
    <w:rsid w:val="0028433F"/>
    <w:rsid w:val="00286880"/>
    <w:rsid w:val="00291480"/>
    <w:rsid w:val="0029354A"/>
    <w:rsid w:val="002945EA"/>
    <w:rsid w:val="00296926"/>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5BE2"/>
    <w:rsid w:val="002C70EB"/>
    <w:rsid w:val="002D03B5"/>
    <w:rsid w:val="002D1119"/>
    <w:rsid w:val="002D1F8F"/>
    <w:rsid w:val="002D6B58"/>
    <w:rsid w:val="002E1850"/>
    <w:rsid w:val="002E1AAB"/>
    <w:rsid w:val="002E3EC2"/>
    <w:rsid w:val="002E66FE"/>
    <w:rsid w:val="002E6B83"/>
    <w:rsid w:val="002E753B"/>
    <w:rsid w:val="002F2370"/>
    <w:rsid w:val="002F52EF"/>
    <w:rsid w:val="002F5EC7"/>
    <w:rsid w:val="002F699D"/>
    <w:rsid w:val="002F69D4"/>
    <w:rsid w:val="0030021E"/>
    <w:rsid w:val="003009E7"/>
    <w:rsid w:val="00301763"/>
    <w:rsid w:val="003036A3"/>
    <w:rsid w:val="003038F1"/>
    <w:rsid w:val="00307C8A"/>
    <w:rsid w:val="003112C8"/>
    <w:rsid w:val="00314188"/>
    <w:rsid w:val="00314AE6"/>
    <w:rsid w:val="00314E71"/>
    <w:rsid w:val="00315E06"/>
    <w:rsid w:val="00316A8F"/>
    <w:rsid w:val="00316FFE"/>
    <w:rsid w:val="003173BC"/>
    <w:rsid w:val="00320981"/>
    <w:rsid w:val="0032195F"/>
    <w:rsid w:val="00321CDB"/>
    <w:rsid w:val="003223CF"/>
    <w:rsid w:val="0032277C"/>
    <w:rsid w:val="0032358D"/>
    <w:rsid w:val="0032369B"/>
    <w:rsid w:val="0033208D"/>
    <w:rsid w:val="00332FB0"/>
    <w:rsid w:val="00333269"/>
    <w:rsid w:val="00333954"/>
    <w:rsid w:val="0033797F"/>
    <w:rsid w:val="00342FBD"/>
    <w:rsid w:val="00354515"/>
    <w:rsid w:val="003600E3"/>
    <w:rsid w:val="003605C3"/>
    <w:rsid w:val="00362B38"/>
    <w:rsid w:val="00362F56"/>
    <w:rsid w:val="00364665"/>
    <w:rsid w:val="003656A8"/>
    <w:rsid w:val="00371909"/>
    <w:rsid w:val="00373B8A"/>
    <w:rsid w:val="0037694C"/>
    <w:rsid w:val="00376E76"/>
    <w:rsid w:val="003772CD"/>
    <w:rsid w:val="00384472"/>
    <w:rsid w:val="00384E5F"/>
    <w:rsid w:val="0038668A"/>
    <w:rsid w:val="00386CDD"/>
    <w:rsid w:val="00392B2A"/>
    <w:rsid w:val="00395577"/>
    <w:rsid w:val="0039662C"/>
    <w:rsid w:val="0039765A"/>
    <w:rsid w:val="00397CE8"/>
    <w:rsid w:val="003A49F4"/>
    <w:rsid w:val="003A5FCF"/>
    <w:rsid w:val="003A7043"/>
    <w:rsid w:val="003A7DD3"/>
    <w:rsid w:val="003B211C"/>
    <w:rsid w:val="003B44EB"/>
    <w:rsid w:val="003C0B77"/>
    <w:rsid w:val="003C29C7"/>
    <w:rsid w:val="003C5AA3"/>
    <w:rsid w:val="003C5E6C"/>
    <w:rsid w:val="003C700B"/>
    <w:rsid w:val="003C7D0E"/>
    <w:rsid w:val="003D2445"/>
    <w:rsid w:val="003D2BBB"/>
    <w:rsid w:val="003D2D14"/>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72C"/>
    <w:rsid w:val="00421C44"/>
    <w:rsid w:val="00426E61"/>
    <w:rsid w:val="00427A84"/>
    <w:rsid w:val="00427AE3"/>
    <w:rsid w:val="0043083A"/>
    <w:rsid w:val="004342A1"/>
    <w:rsid w:val="00435C08"/>
    <w:rsid w:val="0043620B"/>
    <w:rsid w:val="00443636"/>
    <w:rsid w:val="00443B77"/>
    <w:rsid w:val="0044656B"/>
    <w:rsid w:val="00446E3D"/>
    <w:rsid w:val="004472EE"/>
    <w:rsid w:val="004479EB"/>
    <w:rsid w:val="00450B6D"/>
    <w:rsid w:val="00451C8C"/>
    <w:rsid w:val="004524A9"/>
    <w:rsid w:val="00455930"/>
    <w:rsid w:val="00457123"/>
    <w:rsid w:val="00460161"/>
    <w:rsid w:val="00460223"/>
    <w:rsid w:val="0046039E"/>
    <w:rsid w:val="00462937"/>
    <w:rsid w:val="004632CD"/>
    <w:rsid w:val="00463BAE"/>
    <w:rsid w:val="00464170"/>
    <w:rsid w:val="004710D4"/>
    <w:rsid w:val="0047409C"/>
    <w:rsid w:val="004740F9"/>
    <w:rsid w:val="00476566"/>
    <w:rsid w:val="00476FD2"/>
    <w:rsid w:val="0048129C"/>
    <w:rsid w:val="00482FAE"/>
    <w:rsid w:val="00482FE8"/>
    <w:rsid w:val="004833B9"/>
    <w:rsid w:val="0048376C"/>
    <w:rsid w:val="00485A74"/>
    <w:rsid w:val="0048611C"/>
    <w:rsid w:val="0048663D"/>
    <w:rsid w:val="00486C40"/>
    <w:rsid w:val="00493541"/>
    <w:rsid w:val="004940D0"/>
    <w:rsid w:val="00496522"/>
    <w:rsid w:val="004A2256"/>
    <w:rsid w:val="004A3D15"/>
    <w:rsid w:val="004A504B"/>
    <w:rsid w:val="004A50F1"/>
    <w:rsid w:val="004A5621"/>
    <w:rsid w:val="004A6112"/>
    <w:rsid w:val="004A7381"/>
    <w:rsid w:val="004A73A7"/>
    <w:rsid w:val="004A73DB"/>
    <w:rsid w:val="004B3C4D"/>
    <w:rsid w:val="004B4991"/>
    <w:rsid w:val="004B49C8"/>
    <w:rsid w:val="004B5B88"/>
    <w:rsid w:val="004B64A1"/>
    <w:rsid w:val="004B778E"/>
    <w:rsid w:val="004C0C48"/>
    <w:rsid w:val="004C4D3D"/>
    <w:rsid w:val="004C5422"/>
    <w:rsid w:val="004D0ECC"/>
    <w:rsid w:val="004D1789"/>
    <w:rsid w:val="004D3B62"/>
    <w:rsid w:val="004D4E0A"/>
    <w:rsid w:val="004D63A6"/>
    <w:rsid w:val="004D7E20"/>
    <w:rsid w:val="004E2A10"/>
    <w:rsid w:val="004E5A26"/>
    <w:rsid w:val="004E5C1C"/>
    <w:rsid w:val="004E7B53"/>
    <w:rsid w:val="004F2DBD"/>
    <w:rsid w:val="004F2EB5"/>
    <w:rsid w:val="004F3E98"/>
    <w:rsid w:val="004F5B7B"/>
    <w:rsid w:val="004F70F2"/>
    <w:rsid w:val="00500E7E"/>
    <w:rsid w:val="00501098"/>
    <w:rsid w:val="005014AC"/>
    <w:rsid w:val="0050239F"/>
    <w:rsid w:val="00503D81"/>
    <w:rsid w:val="00504C1F"/>
    <w:rsid w:val="00505501"/>
    <w:rsid w:val="00514ACD"/>
    <w:rsid w:val="00517ED2"/>
    <w:rsid w:val="005211CC"/>
    <w:rsid w:val="00521A2D"/>
    <w:rsid w:val="00525744"/>
    <w:rsid w:val="005341CA"/>
    <w:rsid w:val="005409CE"/>
    <w:rsid w:val="00544D61"/>
    <w:rsid w:val="00546287"/>
    <w:rsid w:val="00550895"/>
    <w:rsid w:val="00550937"/>
    <w:rsid w:val="00552476"/>
    <w:rsid w:val="00553A64"/>
    <w:rsid w:val="005548BD"/>
    <w:rsid w:val="00555135"/>
    <w:rsid w:val="00556BD1"/>
    <w:rsid w:val="00560A46"/>
    <w:rsid w:val="00561D41"/>
    <w:rsid w:val="00562FAE"/>
    <w:rsid w:val="00566F48"/>
    <w:rsid w:val="00566F68"/>
    <w:rsid w:val="00570213"/>
    <w:rsid w:val="00570574"/>
    <w:rsid w:val="0057079B"/>
    <w:rsid w:val="00575C9A"/>
    <w:rsid w:val="00577A7F"/>
    <w:rsid w:val="0058099B"/>
    <w:rsid w:val="00581B8D"/>
    <w:rsid w:val="005856B4"/>
    <w:rsid w:val="005862A4"/>
    <w:rsid w:val="005937AD"/>
    <w:rsid w:val="005A055B"/>
    <w:rsid w:val="005A38C9"/>
    <w:rsid w:val="005A6973"/>
    <w:rsid w:val="005B1E58"/>
    <w:rsid w:val="005B20ED"/>
    <w:rsid w:val="005B300D"/>
    <w:rsid w:val="005B3DC7"/>
    <w:rsid w:val="005C22BA"/>
    <w:rsid w:val="005C35C4"/>
    <w:rsid w:val="005C40BF"/>
    <w:rsid w:val="005C5E69"/>
    <w:rsid w:val="005D500D"/>
    <w:rsid w:val="005D588E"/>
    <w:rsid w:val="005D5C62"/>
    <w:rsid w:val="005E22AF"/>
    <w:rsid w:val="005E3D28"/>
    <w:rsid w:val="005E4564"/>
    <w:rsid w:val="005E4591"/>
    <w:rsid w:val="005E7C99"/>
    <w:rsid w:val="005F2464"/>
    <w:rsid w:val="005F2534"/>
    <w:rsid w:val="005F5464"/>
    <w:rsid w:val="005F7F62"/>
    <w:rsid w:val="00600037"/>
    <w:rsid w:val="00602133"/>
    <w:rsid w:val="00604727"/>
    <w:rsid w:val="00606A22"/>
    <w:rsid w:val="00606ED2"/>
    <w:rsid w:val="006110B2"/>
    <w:rsid w:val="00611638"/>
    <w:rsid w:val="00617E8D"/>
    <w:rsid w:val="00620030"/>
    <w:rsid w:val="00620892"/>
    <w:rsid w:val="006353BD"/>
    <w:rsid w:val="00636410"/>
    <w:rsid w:val="006401CD"/>
    <w:rsid w:val="00640817"/>
    <w:rsid w:val="006435CF"/>
    <w:rsid w:val="00643CFD"/>
    <w:rsid w:val="006460F9"/>
    <w:rsid w:val="0064610E"/>
    <w:rsid w:val="006531B6"/>
    <w:rsid w:val="00655908"/>
    <w:rsid w:val="00657A60"/>
    <w:rsid w:val="0066017D"/>
    <w:rsid w:val="00664204"/>
    <w:rsid w:val="00667ECD"/>
    <w:rsid w:val="006703EE"/>
    <w:rsid w:val="0067172E"/>
    <w:rsid w:val="00672BDB"/>
    <w:rsid w:val="00675C0E"/>
    <w:rsid w:val="00676C24"/>
    <w:rsid w:val="00676CC9"/>
    <w:rsid w:val="00677123"/>
    <w:rsid w:val="0068050F"/>
    <w:rsid w:val="00680CA1"/>
    <w:rsid w:val="006836CC"/>
    <w:rsid w:val="00684A46"/>
    <w:rsid w:val="00686711"/>
    <w:rsid w:val="00691813"/>
    <w:rsid w:val="0069183D"/>
    <w:rsid w:val="006929E5"/>
    <w:rsid w:val="006940AA"/>
    <w:rsid w:val="00694989"/>
    <w:rsid w:val="006968ED"/>
    <w:rsid w:val="00697FE0"/>
    <w:rsid w:val="006A2A95"/>
    <w:rsid w:val="006A4B5F"/>
    <w:rsid w:val="006B2177"/>
    <w:rsid w:val="006B5972"/>
    <w:rsid w:val="006C2970"/>
    <w:rsid w:val="006C4383"/>
    <w:rsid w:val="006C4ABD"/>
    <w:rsid w:val="006C4BF3"/>
    <w:rsid w:val="006C6578"/>
    <w:rsid w:val="006C7326"/>
    <w:rsid w:val="006C7C1F"/>
    <w:rsid w:val="006D16E6"/>
    <w:rsid w:val="006D360C"/>
    <w:rsid w:val="006D776F"/>
    <w:rsid w:val="006D7E14"/>
    <w:rsid w:val="006D7F10"/>
    <w:rsid w:val="006E0374"/>
    <w:rsid w:val="006E0F50"/>
    <w:rsid w:val="006E11D9"/>
    <w:rsid w:val="006E1BE6"/>
    <w:rsid w:val="006E257D"/>
    <w:rsid w:val="006E5ECB"/>
    <w:rsid w:val="006F2A37"/>
    <w:rsid w:val="006F47DB"/>
    <w:rsid w:val="006F66A5"/>
    <w:rsid w:val="006F7A11"/>
    <w:rsid w:val="007008F2"/>
    <w:rsid w:val="0070157A"/>
    <w:rsid w:val="007020D2"/>
    <w:rsid w:val="007032C6"/>
    <w:rsid w:val="007034B1"/>
    <w:rsid w:val="007040B8"/>
    <w:rsid w:val="007048E8"/>
    <w:rsid w:val="00706E79"/>
    <w:rsid w:val="00707E2E"/>
    <w:rsid w:val="00710053"/>
    <w:rsid w:val="00711209"/>
    <w:rsid w:val="00717E6B"/>
    <w:rsid w:val="00720074"/>
    <w:rsid w:val="0072182A"/>
    <w:rsid w:val="007228DB"/>
    <w:rsid w:val="00722D66"/>
    <w:rsid w:val="00733E5F"/>
    <w:rsid w:val="00737623"/>
    <w:rsid w:val="007422CC"/>
    <w:rsid w:val="00743905"/>
    <w:rsid w:val="00746246"/>
    <w:rsid w:val="00750B64"/>
    <w:rsid w:val="00750BFB"/>
    <w:rsid w:val="00751A8C"/>
    <w:rsid w:val="00751D62"/>
    <w:rsid w:val="007550CE"/>
    <w:rsid w:val="0075627A"/>
    <w:rsid w:val="0075694A"/>
    <w:rsid w:val="00756DF5"/>
    <w:rsid w:val="00761097"/>
    <w:rsid w:val="00762C22"/>
    <w:rsid w:val="00764BD5"/>
    <w:rsid w:val="00765265"/>
    <w:rsid w:val="007710CE"/>
    <w:rsid w:val="00771182"/>
    <w:rsid w:val="00773E24"/>
    <w:rsid w:val="0077420F"/>
    <w:rsid w:val="00774F26"/>
    <w:rsid w:val="00775392"/>
    <w:rsid w:val="007757E7"/>
    <w:rsid w:val="0078024F"/>
    <w:rsid w:val="00780F1A"/>
    <w:rsid w:val="00781206"/>
    <w:rsid w:val="00782496"/>
    <w:rsid w:val="00784799"/>
    <w:rsid w:val="0078486E"/>
    <w:rsid w:val="00785A42"/>
    <w:rsid w:val="00787183"/>
    <w:rsid w:val="007872AA"/>
    <w:rsid w:val="00787C30"/>
    <w:rsid w:val="00791357"/>
    <w:rsid w:val="0079171C"/>
    <w:rsid w:val="00791EDE"/>
    <w:rsid w:val="00793799"/>
    <w:rsid w:val="00793F9E"/>
    <w:rsid w:val="00795795"/>
    <w:rsid w:val="007964ED"/>
    <w:rsid w:val="00796812"/>
    <w:rsid w:val="007A0F7B"/>
    <w:rsid w:val="007A1D5F"/>
    <w:rsid w:val="007A1EE0"/>
    <w:rsid w:val="007A45FC"/>
    <w:rsid w:val="007B1B33"/>
    <w:rsid w:val="007B5258"/>
    <w:rsid w:val="007B6624"/>
    <w:rsid w:val="007B6661"/>
    <w:rsid w:val="007C0564"/>
    <w:rsid w:val="007C48CB"/>
    <w:rsid w:val="007C6AE0"/>
    <w:rsid w:val="007C78A7"/>
    <w:rsid w:val="007D0BC3"/>
    <w:rsid w:val="007D0D6D"/>
    <w:rsid w:val="007D252A"/>
    <w:rsid w:val="007D2B10"/>
    <w:rsid w:val="007E07FF"/>
    <w:rsid w:val="007E11AC"/>
    <w:rsid w:val="007E22B0"/>
    <w:rsid w:val="007E2359"/>
    <w:rsid w:val="007E3906"/>
    <w:rsid w:val="007E51F5"/>
    <w:rsid w:val="007E5956"/>
    <w:rsid w:val="007E5F6F"/>
    <w:rsid w:val="007E7262"/>
    <w:rsid w:val="007F07EF"/>
    <w:rsid w:val="007F0CA0"/>
    <w:rsid w:val="007F3E5F"/>
    <w:rsid w:val="007F5FAE"/>
    <w:rsid w:val="007F65D7"/>
    <w:rsid w:val="007F791A"/>
    <w:rsid w:val="0080064E"/>
    <w:rsid w:val="0080232D"/>
    <w:rsid w:val="00803173"/>
    <w:rsid w:val="00803D57"/>
    <w:rsid w:val="00805556"/>
    <w:rsid w:val="0080614D"/>
    <w:rsid w:val="008074D7"/>
    <w:rsid w:val="0081408F"/>
    <w:rsid w:val="00815D99"/>
    <w:rsid w:val="008203A5"/>
    <w:rsid w:val="00820F26"/>
    <w:rsid w:val="00824DE5"/>
    <w:rsid w:val="00825B28"/>
    <w:rsid w:val="008268BF"/>
    <w:rsid w:val="00827DD6"/>
    <w:rsid w:val="00830029"/>
    <w:rsid w:val="008302C8"/>
    <w:rsid w:val="00831914"/>
    <w:rsid w:val="008322A3"/>
    <w:rsid w:val="00835A30"/>
    <w:rsid w:val="00836373"/>
    <w:rsid w:val="0083657F"/>
    <w:rsid w:val="008372FD"/>
    <w:rsid w:val="0083785D"/>
    <w:rsid w:val="008400B9"/>
    <w:rsid w:val="00840CCF"/>
    <w:rsid w:val="008426DE"/>
    <w:rsid w:val="00846DC2"/>
    <w:rsid w:val="0085090A"/>
    <w:rsid w:val="008518C6"/>
    <w:rsid w:val="00851DE0"/>
    <w:rsid w:val="00855359"/>
    <w:rsid w:val="00857164"/>
    <w:rsid w:val="00862E8C"/>
    <w:rsid w:val="008649B2"/>
    <w:rsid w:val="008670E8"/>
    <w:rsid w:val="00870670"/>
    <w:rsid w:val="00870CA9"/>
    <w:rsid w:val="00871273"/>
    <w:rsid w:val="00871B46"/>
    <w:rsid w:val="00871D19"/>
    <w:rsid w:val="00872127"/>
    <w:rsid w:val="0087215E"/>
    <w:rsid w:val="00872ADC"/>
    <w:rsid w:val="00872CB8"/>
    <w:rsid w:val="0087482B"/>
    <w:rsid w:val="00876398"/>
    <w:rsid w:val="00880459"/>
    <w:rsid w:val="008846F8"/>
    <w:rsid w:val="0088600D"/>
    <w:rsid w:val="00886615"/>
    <w:rsid w:val="00886653"/>
    <w:rsid w:val="00891583"/>
    <w:rsid w:val="00892FC6"/>
    <w:rsid w:val="00894821"/>
    <w:rsid w:val="008A0899"/>
    <w:rsid w:val="008A1EC2"/>
    <w:rsid w:val="008A22B4"/>
    <w:rsid w:val="008A5609"/>
    <w:rsid w:val="008A7258"/>
    <w:rsid w:val="008A78BA"/>
    <w:rsid w:val="008B054C"/>
    <w:rsid w:val="008B2A5E"/>
    <w:rsid w:val="008B6EE0"/>
    <w:rsid w:val="008B7FE5"/>
    <w:rsid w:val="008C1563"/>
    <w:rsid w:val="008C15EB"/>
    <w:rsid w:val="008C3800"/>
    <w:rsid w:val="008C56E7"/>
    <w:rsid w:val="008D259C"/>
    <w:rsid w:val="008D2619"/>
    <w:rsid w:val="008D4691"/>
    <w:rsid w:val="008D5C58"/>
    <w:rsid w:val="008D7EFF"/>
    <w:rsid w:val="008E382E"/>
    <w:rsid w:val="008E429D"/>
    <w:rsid w:val="008E467B"/>
    <w:rsid w:val="008E4B66"/>
    <w:rsid w:val="008E653C"/>
    <w:rsid w:val="008E7F9D"/>
    <w:rsid w:val="008F06DC"/>
    <w:rsid w:val="008F182A"/>
    <w:rsid w:val="008F1A20"/>
    <w:rsid w:val="00902422"/>
    <w:rsid w:val="00905BD3"/>
    <w:rsid w:val="00913B12"/>
    <w:rsid w:val="0091457F"/>
    <w:rsid w:val="0091525F"/>
    <w:rsid w:val="00920825"/>
    <w:rsid w:val="00920874"/>
    <w:rsid w:val="00920B46"/>
    <w:rsid w:val="009228E2"/>
    <w:rsid w:val="00923EF4"/>
    <w:rsid w:val="00924DA6"/>
    <w:rsid w:val="0093035B"/>
    <w:rsid w:val="00930EE0"/>
    <w:rsid w:val="00930FCA"/>
    <w:rsid w:val="00931925"/>
    <w:rsid w:val="0093218D"/>
    <w:rsid w:val="00935FDF"/>
    <w:rsid w:val="009448E5"/>
    <w:rsid w:val="00945E1D"/>
    <w:rsid w:val="009519AA"/>
    <w:rsid w:val="009537A3"/>
    <w:rsid w:val="009550D6"/>
    <w:rsid w:val="009600DD"/>
    <w:rsid w:val="0096431A"/>
    <w:rsid w:val="009670D3"/>
    <w:rsid w:val="00970914"/>
    <w:rsid w:val="00970EF0"/>
    <w:rsid w:val="009724A9"/>
    <w:rsid w:val="0097431C"/>
    <w:rsid w:val="00976A10"/>
    <w:rsid w:val="00977446"/>
    <w:rsid w:val="009829F1"/>
    <w:rsid w:val="00982C29"/>
    <w:rsid w:val="00984691"/>
    <w:rsid w:val="00985C7D"/>
    <w:rsid w:val="00986445"/>
    <w:rsid w:val="00986E76"/>
    <w:rsid w:val="00991674"/>
    <w:rsid w:val="00992731"/>
    <w:rsid w:val="0099344D"/>
    <w:rsid w:val="009935D7"/>
    <w:rsid w:val="009936E3"/>
    <w:rsid w:val="009940F2"/>
    <w:rsid w:val="00994841"/>
    <w:rsid w:val="009974A8"/>
    <w:rsid w:val="009A0064"/>
    <w:rsid w:val="009A0C00"/>
    <w:rsid w:val="009A2B34"/>
    <w:rsid w:val="009A3502"/>
    <w:rsid w:val="009A3656"/>
    <w:rsid w:val="009A4879"/>
    <w:rsid w:val="009A4AF5"/>
    <w:rsid w:val="009A501F"/>
    <w:rsid w:val="009A6454"/>
    <w:rsid w:val="009A7829"/>
    <w:rsid w:val="009B00AB"/>
    <w:rsid w:val="009B094C"/>
    <w:rsid w:val="009B2239"/>
    <w:rsid w:val="009B4A21"/>
    <w:rsid w:val="009B4DE1"/>
    <w:rsid w:val="009B534D"/>
    <w:rsid w:val="009B7F49"/>
    <w:rsid w:val="009C0183"/>
    <w:rsid w:val="009C1D53"/>
    <w:rsid w:val="009C4AF0"/>
    <w:rsid w:val="009C5680"/>
    <w:rsid w:val="009D0233"/>
    <w:rsid w:val="009D04EF"/>
    <w:rsid w:val="009D12CE"/>
    <w:rsid w:val="009E161B"/>
    <w:rsid w:val="009E328D"/>
    <w:rsid w:val="009E3A84"/>
    <w:rsid w:val="009F3A12"/>
    <w:rsid w:val="009F789C"/>
    <w:rsid w:val="009F7910"/>
    <w:rsid w:val="00A012BB"/>
    <w:rsid w:val="00A0272F"/>
    <w:rsid w:val="00A028ED"/>
    <w:rsid w:val="00A0412C"/>
    <w:rsid w:val="00A05111"/>
    <w:rsid w:val="00A053AA"/>
    <w:rsid w:val="00A05A33"/>
    <w:rsid w:val="00A06DA0"/>
    <w:rsid w:val="00A06DF9"/>
    <w:rsid w:val="00A10ADC"/>
    <w:rsid w:val="00A13844"/>
    <w:rsid w:val="00A157E3"/>
    <w:rsid w:val="00A16795"/>
    <w:rsid w:val="00A16881"/>
    <w:rsid w:val="00A1759E"/>
    <w:rsid w:val="00A2141D"/>
    <w:rsid w:val="00A22926"/>
    <w:rsid w:val="00A241A4"/>
    <w:rsid w:val="00A24CEF"/>
    <w:rsid w:val="00A25560"/>
    <w:rsid w:val="00A2592C"/>
    <w:rsid w:val="00A261DE"/>
    <w:rsid w:val="00A26FA8"/>
    <w:rsid w:val="00A27DC4"/>
    <w:rsid w:val="00A340F4"/>
    <w:rsid w:val="00A34D6D"/>
    <w:rsid w:val="00A35F82"/>
    <w:rsid w:val="00A36B91"/>
    <w:rsid w:val="00A401D6"/>
    <w:rsid w:val="00A426E6"/>
    <w:rsid w:val="00A43023"/>
    <w:rsid w:val="00A44D2A"/>
    <w:rsid w:val="00A5023D"/>
    <w:rsid w:val="00A511AB"/>
    <w:rsid w:val="00A5164C"/>
    <w:rsid w:val="00A51FD5"/>
    <w:rsid w:val="00A53A3B"/>
    <w:rsid w:val="00A544F2"/>
    <w:rsid w:val="00A55822"/>
    <w:rsid w:val="00A642AC"/>
    <w:rsid w:val="00A6708A"/>
    <w:rsid w:val="00A7151D"/>
    <w:rsid w:val="00A7161C"/>
    <w:rsid w:val="00A72037"/>
    <w:rsid w:val="00A724E1"/>
    <w:rsid w:val="00A725EC"/>
    <w:rsid w:val="00A739DF"/>
    <w:rsid w:val="00A761F1"/>
    <w:rsid w:val="00A7778C"/>
    <w:rsid w:val="00A778B4"/>
    <w:rsid w:val="00A80F6B"/>
    <w:rsid w:val="00A8140E"/>
    <w:rsid w:val="00A82F6A"/>
    <w:rsid w:val="00A84890"/>
    <w:rsid w:val="00A865C1"/>
    <w:rsid w:val="00A86C97"/>
    <w:rsid w:val="00A921B5"/>
    <w:rsid w:val="00A9353D"/>
    <w:rsid w:val="00A94AEC"/>
    <w:rsid w:val="00A96826"/>
    <w:rsid w:val="00AA2229"/>
    <w:rsid w:val="00AA2CCB"/>
    <w:rsid w:val="00AA3225"/>
    <w:rsid w:val="00AA3A12"/>
    <w:rsid w:val="00AA4AB4"/>
    <w:rsid w:val="00AA57C6"/>
    <w:rsid w:val="00AA59AC"/>
    <w:rsid w:val="00AA5FB8"/>
    <w:rsid w:val="00AA72CC"/>
    <w:rsid w:val="00AA7385"/>
    <w:rsid w:val="00AA7DD1"/>
    <w:rsid w:val="00AB0CB5"/>
    <w:rsid w:val="00AB10F4"/>
    <w:rsid w:val="00AB2D62"/>
    <w:rsid w:val="00AB2E5E"/>
    <w:rsid w:val="00AB4F2B"/>
    <w:rsid w:val="00AC069C"/>
    <w:rsid w:val="00AC1727"/>
    <w:rsid w:val="00AC1A84"/>
    <w:rsid w:val="00AC2116"/>
    <w:rsid w:val="00AC427A"/>
    <w:rsid w:val="00AD3471"/>
    <w:rsid w:val="00AD3769"/>
    <w:rsid w:val="00AD3A0F"/>
    <w:rsid w:val="00AD48F0"/>
    <w:rsid w:val="00AD7520"/>
    <w:rsid w:val="00AE0FB5"/>
    <w:rsid w:val="00AE1D0F"/>
    <w:rsid w:val="00AE2678"/>
    <w:rsid w:val="00AE382C"/>
    <w:rsid w:val="00AF0E23"/>
    <w:rsid w:val="00AF6B31"/>
    <w:rsid w:val="00B01715"/>
    <w:rsid w:val="00B01A3D"/>
    <w:rsid w:val="00B01E6E"/>
    <w:rsid w:val="00B032B1"/>
    <w:rsid w:val="00B04967"/>
    <w:rsid w:val="00B06F2C"/>
    <w:rsid w:val="00B10189"/>
    <w:rsid w:val="00B10A1F"/>
    <w:rsid w:val="00B116CC"/>
    <w:rsid w:val="00B14E66"/>
    <w:rsid w:val="00B15DF0"/>
    <w:rsid w:val="00B1648B"/>
    <w:rsid w:val="00B16D8D"/>
    <w:rsid w:val="00B179A0"/>
    <w:rsid w:val="00B17FE6"/>
    <w:rsid w:val="00B20D55"/>
    <w:rsid w:val="00B21835"/>
    <w:rsid w:val="00B21B1F"/>
    <w:rsid w:val="00B2523B"/>
    <w:rsid w:val="00B3039C"/>
    <w:rsid w:val="00B30B8A"/>
    <w:rsid w:val="00B3143D"/>
    <w:rsid w:val="00B32E58"/>
    <w:rsid w:val="00B33183"/>
    <w:rsid w:val="00B3338D"/>
    <w:rsid w:val="00B34417"/>
    <w:rsid w:val="00B35FF2"/>
    <w:rsid w:val="00B44665"/>
    <w:rsid w:val="00B473B0"/>
    <w:rsid w:val="00B52589"/>
    <w:rsid w:val="00B5480E"/>
    <w:rsid w:val="00B578BA"/>
    <w:rsid w:val="00B61616"/>
    <w:rsid w:val="00B623DD"/>
    <w:rsid w:val="00B63063"/>
    <w:rsid w:val="00B63657"/>
    <w:rsid w:val="00B63FFE"/>
    <w:rsid w:val="00B64DC8"/>
    <w:rsid w:val="00B65059"/>
    <w:rsid w:val="00B65252"/>
    <w:rsid w:val="00B657FB"/>
    <w:rsid w:val="00B66266"/>
    <w:rsid w:val="00B66E32"/>
    <w:rsid w:val="00B678F8"/>
    <w:rsid w:val="00B67F21"/>
    <w:rsid w:val="00B72653"/>
    <w:rsid w:val="00B72B53"/>
    <w:rsid w:val="00B75EDD"/>
    <w:rsid w:val="00B77AE0"/>
    <w:rsid w:val="00B77B07"/>
    <w:rsid w:val="00B81173"/>
    <w:rsid w:val="00B811C7"/>
    <w:rsid w:val="00B81D92"/>
    <w:rsid w:val="00B82894"/>
    <w:rsid w:val="00B8598C"/>
    <w:rsid w:val="00B86380"/>
    <w:rsid w:val="00B87E7F"/>
    <w:rsid w:val="00B90572"/>
    <w:rsid w:val="00B90942"/>
    <w:rsid w:val="00B92412"/>
    <w:rsid w:val="00B925C9"/>
    <w:rsid w:val="00B93B6A"/>
    <w:rsid w:val="00B94B59"/>
    <w:rsid w:val="00B9594E"/>
    <w:rsid w:val="00B97190"/>
    <w:rsid w:val="00BA0674"/>
    <w:rsid w:val="00BA0C6F"/>
    <w:rsid w:val="00BA316C"/>
    <w:rsid w:val="00BA3D26"/>
    <w:rsid w:val="00BB0A51"/>
    <w:rsid w:val="00BB3359"/>
    <w:rsid w:val="00BB3373"/>
    <w:rsid w:val="00BB623E"/>
    <w:rsid w:val="00BB69D9"/>
    <w:rsid w:val="00BB6C29"/>
    <w:rsid w:val="00BB7862"/>
    <w:rsid w:val="00BC2254"/>
    <w:rsid w:val="00BC4331"/>
    <w:rsid w:val="00BC437D"/>
    <w:rsid w:val="00BC5060"/>
    <w:rsid w:val="00BC6DE3"/>
    <w:rsid w:val="00BD1EB4"/>
    <w:rsid w:val="00BD26D6"/>
    <w:rsid w:val="00BD44B4"/>
    <w:rsid w:val="00BD551E"/>
    <w:rsid w:val="00BD5585"/>
    <w:rsid w:val="00BD5C3C"/>
    <w:rsid w:val="00BD5DBB"/>
    <w:rsid w:val="00BE38DD"/>
    <w:rsid w:val="00BF1E23"/>
    <w:rsid w:val="00BF32F9"/>
    <w:rsid w:val="00BF4A28"/>
    <w:rsid w:val="00BF5614"/>
    <w:rsid w:val="00C02305"/>
    <w:rsid w:val="00C02CDA"/>
    <w:rsid w:val="00C02DC5"/>
    <w:rsid w:val="00C04309"/>
    <w:rsid w:val="00C106D4"/>
    <w:rsid w:val="00C10794"/>
    <w:rsid w:val="00C10FAD"/>
    <w:rsid w:val="00C110A0"/>
    <w:rsid w:val="00C151CE"/>
    <w:rsid w:val="00C1561C"/>
    <w:rsid w:val="00C16CBF"/>
    <w:rsid w:val="00C20438"/>
    <w:rsid w:val="00C2235D"/>
    <w:rsid w:val="00C245E1"/>
    <w:rsid w:val="00C258E7"/>
    <w:rsid w:val="00C25FAE"/>
    <w:rsid w:val="00C330FF"/>
    <w:rsid w:val="00C332FD"/>
    <w:rsid w:val="00C33B02"/>
    <w:rsid w:val="00C40754"/>
    <w:rsid w:val="00C4186C"/>
    <w:rsid w:val="00C42BE8"/>
    <w:rsid w:val="00C441C9"/>
    <w:rsid w:val="00C4458D"/>
    <w:rsid w:val="00C456A1"/>
    <w:rsid w:val="00C47A19"/>
    <w:rsid w:val="00C5159F"/>
    <w:rsid w:val="00C52124"/>
    <w:rsid w:val="00C52BC1"/>
    <w:rsid w:val="00C54EAA"/>
    <w:rsid w:val="00C5712D"/>
    <w:rsid w:val="00C63D1F"/>
    <w:rsid w:val="00C71F4F"/>
    <w:rsid w:val="00C73297"/>
    <w:rsid w:val="00C7374E"/>
    <w:rsid w:val="00C7732B"/>
    <w:rsid w:val="00C81D7B"/>
    <w:rsid w:val="00C84793"/>
    <w:rsid w:val="00C8552B"/>
    <w:rsid w:val="00C9118F"/>
    <w:rsid w:val="00C911EE"/>
    <w:rsid w:val="00C9324F"/>
    <w:rsid w:val="00C943F8"/>
    <w:rsid w:val="00C951D2"/>
    <w:rsid w:val="00C95940"/>
    <w:rsid w:val="00C96771"/>
    <w:rsid w:val="00C96D09"/>
    <w:rsid w:val="00CA0087"/>
    <w:rsid w:val="00CA0239"/>
    <w:rsid w:val="00CA0C8E"/>
    <w:rsid w:val="00CA1DC3"/>
    <w:rsid w:val="00CA1FD3"/>
    <w:rsid w:val="00CA23EE"/>
    <w:rsid w:val="00CA3DCC"/>
    <w:rsid w:val="00CA4649"/>
    <w:rsid w:val="00CA4AFB"/>
    <w:rsid w:val="00CA5C8E"/>
    <w:rsid w:val="00CA60FB"/>
    <w:rsid w:val="00CB0A19"/>
    <w:rsid w:val="00CB0D65"/>
    <w:rsid w:val="00CB47A6"/>
    <w:rsid w:val="00CB491B"/>
    <w:rsid w:val="00CB5F5D"/>
    <w:rsid w:val="00CC2E60"/>
    <w:rsid w:val="00CC3195"/>
    <w:rsid w:val="00CC4221"/>
    <w:rsid w:val="00CC7BC5"/>
    <w:rsid w:val="00CC7C8A"/>
    <w:rsid w:val="00CD22B6"/>
    <w:rsid w:val="00CD2FF9"/>
    <w:rsid w:val="00CD3109"/>
    <w:rsid w:val="00CD37A1"/>
    <w:rsid w:val="00CD3EBE"/>
    <w:rsid w:val="00CD6007"/>
    <w:rsid w:val="00CE2806"/>
    <w:rsid w:val="00CE28C2"/>
    <w:rsid w:val="00CE3F55"/>
    <w:rsid w:val="00CE448C"/>
    <w:rsid w:val="00CE65B2"/>
    <w:rsid w:val="00CE7DB6"/>
    <w:rsid w:val="00CF2379"/>
    <w:rsid w:val="00CF2453"/>
    <w:rsid w:val="00CF568D"/>
    <w:rsid w:val="00D00EF5"/>
    <w:rsid w:val="00D05330"/>
    <w:rsid w:val="00D054FE"/>
    <w:rsid w:val="00D071E5"/>
    <w:rsid w:val="00D0722D"/>
    <w:rsid w:val="00D07884"/>
    <w:rsid w:val="00D11F66"/>
    <w:rsid w:val="00D1212D"/>
    <w:rsid w:val="00D1221A"/>
    <w:rsid w:val="00D12D77"/>
    <w:rsid w:val="00D1427B"/>
    <w:rsid w:val="00D159F8"/>
    <w:rsid w:val="00D1669C"/>
    <w:rsid w:val="00D21FA0"/>
    <w:rsid w:val="00D2536D"/>
    <w:rsid w:val="00D2564E"/>
    <w:rsid w:val="00D265F1"/>
    <w:rsid w:val="00D30931"/>
    <w:rsid w:val="00D30D2A"/>
    <w:rsid w:val="00D37F25"/>
    <w:rsid w:val="00D40A74"/>
    <w:rsid w:val="00D45FCB"/>
    <w:rsid w:val="00D46E41"/>
    <w:rsid w:val="00D531AD"/>
    <w:rsid w:val="00D53248"/>
    <w:rsid w:val="00D53EFA"/>
    <w:rsid w:val="00D57526"/>
    <w:rsid w:val="00D57E64"/>
    <w:rsid w:val="00D62DE6"/>
    <w:rsid w:val="00D63207"/>
    <w:rsid w:val="00D63908"/>
    <w:rsid w:val="00D63B54"/>
    <w:rsid w:val="00D64B48"/>
    <w:rsid w:val="00D64F74"/>
    <w:rsid w:val="00D658B6"/>
    <w:rsid w:val="00D65B63"/>
    <w:rsid w:val="00D70FE9"/>
    <w:rsid w:val="00D74D68"/>
    <w:rsid w:val="00D76B41"/>
    <w:rsid w:val="00D77159"/>
    <w:rsid w:val="00D80366"/>
    <w:rsid w:val="00D80D85"/>
    <w:rsid w:val="00D821E9"/>
    <w:rsid w:val="00D83D1F"/>
    <w:rsid w:val="00D8405F"/>
    <w:rsid w:val="00D847F8"/>
    <w:rsid w:val="00D84E02"/>
    <w:rsid w:val="00D8657E"/>
    <w:rsid w:val="00D90FE9"/>
    <w:rsid w:val="00D922CD"/>
    <w:rsid w:val="00D951E7"/>
    <w:rsid w:val="00D97F9F"/>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1B5A"/>
    <w:rsid w:val="00DD38CD"/>
    <w:rsid w:val="00DD5715"/>
    <w:rsid w:val="00DD7BE7"/>
    <w:rsid w:val="00DE04C2"/>
    <w:rsid w:val="00DE0C5E"/>
    <w:rsid w:val="00DE1788"/>
    <w:rsid w:val="00DE20D1"/>
    <w:rsid w:val="00DE46DC"/>
    <w:rsid w:val="00DE503F"/>
    <w:rsid w:val="00DE77DA"/>
    <w:rsid w:val="00DF05C5"/>
    <w:rsid w:val="00DF10DD"/>
    <w:rsid w:val="00DF3AB3"/>
    <w:rsid w:val="00DF5243"/>
    <w:rsid w:val="00DF6242"/>
    <w:rsid w:val="00DF66CE"/>
    <w:rsid w:val="00E023C9"/>
    <w:rsid w:val="00E068B4"/>
    <w:rsid w:val="00E11AAD"/>
    <w:rsid w:val="00E12A94"/>
    <w:rsid w:val="00E14B33"/>
    <w:rsid w:val="00E17AE0"/>
    <w:rsid w:val="00E20600"/>
    <w:rsid w:val="00E20C9E"/>
    <w:rsid w:val="00E2145B"/>
    <w:rsid w:val="00E223FA"/>
    <w:rsid w:val="00E2362C"/>
    <w:rsid w:val="00E2493D"/>
    <w:rsid w:val="00E26224"/>
    <w:rsid w:val="00E263D8"/>
    <w:rsid w:val="00E349C4"/>
    <w:rsid w:val="00E34DE2"/>
    <w:rsid w:val="00E3592E"/>
    <w:rsid w:val="00E423F5"/>
    <w:rsid w:val="00E42641"/>
    <w:rsid w:val="00E434D9"/>
    <w:rsid w:val="00E4435F"/>
    <w:rsid w:val="00E468FC"/>
    <w:rsid w:val="00E50540"/>
    <w:rsid w:val="00E5119A"/>
    <w:rsid w:val="00E54184"/>
    <w:rsid w:val="00E55003"/>
    <w:rsid w:val="00E559F3"/>
    <w:rsid w:val="00E70697"/>
    <w:rsid w:val="00E70B2F"/>
    <w:rsid w:val="00E713EB"/>
    <w:rsid w:val="00E72C09"/>
    <w:rsid w:val="00E7633E"/>
    <w:rsid w:val="00E766B3"/>
    <w:rsid w:val="00E77615"/>
    <w:rsid w:val="00E8137B"/>
    <w:rsid w:val="00E8370C"/>
    <w:rsid w:val="00E8444B"/>
    <w:rsid w:val="00E90C32"/>
    <w:rsid w:val="00E918EF"/>
    <w:rsid w:val="00E91A69"/>
    <w:rsid w:val="00E931D5"/>
    <w:rsid w:val="00E9387B"/>
    <w:rsid w:val="00E95D36"/>
    <w:rsid w:val="00E97353"/>
    <w:rsid w:val="00E979F1"/>
    <w:rsid w:val="00EA077F"/>
    <w:rsid w:val="00EA1F3F"/>
    <w:rsid w:val="00EA3AE7"/>
    <w:rsid w:val="00EA640B"/>
    <w:rsid w:val="00EA6608"/>
    <w:rsid w:val="00EA773B"/>
    <w:rsid w:val="00EB0D16"/>
    <w:rsid w:val="00EB3C44"/>
    <w:rsid w:val="00EB564F"/>
    <w:rsid w:val="00EB6D80"/>
    <w:rsid w:val="00EB773D"/>
    <w:rsid w:val="00EC0DBE"/>
    <w:rsid w:val="00EC2A38"/>
    <w:rsid w:val="00EC36A8"/>
    <w:rsid w:val="00EC509C"/>
    <w:rsid w:val="00ED0529"/>
    <w:rsid w:val="00ED272E"/>
    <w:rsid w:val="00ED7B4E"/>
    <w:rsid w:val="00EE1FFD"/>
    <w:rsid w:val="00EE2A9F"/>
    <w:rsid w:val="00EE7386"/>
    <w:rsid w:val="00EE7B41"/>
    <w:rsid w:val="00EF6C81"/>
    <w:rsid w:val="00F002F7"/>
    <w:rsid w:val="00F0170C"/>
    <w:rsid w:val="00F074B0"/>
    <w:rsid w:val="00F10361"/>
    <w:rsid w:val="00F128F9"/>
    <w:rsid w:val="00F13537"/>
    <w:rsid w:val="00F13B57"/>
    <w:rsid w:val="00F158BE"/>
    <w:rsid w:val="00F17080"/>
    <w:rsid w:val="00F21A1D"/>
    <w:rsid w:val="00F224C2"/>
    <w:rsid w:val="00F232E2"/>
    <w:rsid w:val="00F24420"/>
    <w:rsid w:val="00F247F5"/>
    <w:rsid w:val="00F26624"/>
    <w:rsid w:val="00F266AC"/>
    <w:rsid w:val="00F269BA"/>
    <w:rsid w:val="00F324C8"/>
    <w:rsid w:val="00F33689"/>
    <w:rsid w:val="00F3712D"/>
    <w:rsid w:val="00F37DE9"/>
    <w:rsid w:val="00F37E70"/>
    <w:rsid w:val="00F401F9"/>
    <w:rsid w:val="00F428B0"/>
    <w:rsid w:val="00F43B70"/>
    <w:rsid w:val="00F45D59"/>
    <w:rsid w:val="00F46BAE"/>
    <w:rsid w:val="00F5058F"/>
    <w:rsid w:val="00F53945"/>
    <w:rsid w:val="00F568F9"/>
    <w:rsid w:val="00F56FF5"/>
    <w:rsid w:val="00F62E97"/>
    <w:rsid w:val="00F636B1"/>
    <w:rsid w:val="00F64169"/>
    <w:rsid w:val="00F70DCC"/>
    <w:rsid w:val="00F820E2"/>
    <w:rsid w:val="00F83EB3"/>
    <w:rsid w:val="00F85F58"/>
    <w:rsid w:val="00F86EC4"/>
    <w:rsid w:val="00F91973"/>
    <w:rsid w:val="00F9344C"/>
    <w:rsid w:val="00F93774"/>
    <w:rsid w:val="00FA02AF"/>
    <w:rsid w:val="00FA121A"/>
    <w:rsid w:val="00FA18E5"/>
    <w:rsid w:val="00FA5FAA"/>
    <w:rsid w:val="00FB3145"/>
    <w:rsid w:val="00FB3450"/>
    <w:rsid w:val="00FB3DD7"/>
    <w:rsid w:val="00FB6A53"/>
    <w:rsid w:val="00FC5245"/>
    <w:rsid w:val="00FC648F"/>
    <w:rsid w:val="00FC64BA"/>
    <w:rsid w:val="00FC69EC"/>
    <w:rsid w:val="00FD343E"/>
    <w:rsid w:val="00FD3AC2"/>
    <w:rsid w:val="00FD5693"/>
    <w:rsid w:val="00FD638A"/>
    <w:rsid w:val="00FD7AC0"/>
    <w:rsid w:val="00FE311C"/>
    <w:rsid w:val="00FE3FB4"/>
    <w:rsid w:val="00FE62D7"/>
    <w:rsid w:val="00FF03E1"/>
    <w:rsid w:val="00FF1C4D"/>
    <w:rsid w:val="00FF2F09"/>
    <w:rsid w:val="00FF4178"/>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B49D7D"/>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8302C8"/>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8302C8"/>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8302C8"/>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8302C8"/>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8302C8"/>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8302C8"/>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8302C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302C8"/>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8302C8"/>
    <w:pPr>
      <w:keepLines/>
      <w:numPr>
        <w:numId w:val="4"/>
      </w:numPr>
      <w:spacing w:before="120" w:after="120" w:line="240" w:lineRule="auto"/>
      <w:ind w:right="864"/>
    </w:pPr>
    <w:rPr>
      <w:rFonts w:ascii="Utopia" w:hAnsi="Utopia"/>
      <w:sz w:val="18"/>
    </w:rPr>
  </w:style>
  <w:style w:type="character" w:customStyle="1" w:styleId="CodeBold">
    <w:name w:val="Code Bold"/>
    <w:rsid w:val="008302C8"/>
    <w:rPr>
      <w:rFonts w:ascii="TheSansMonoConBlack" w:hAnsi="TheSansMonoConBlack"/>
      <w:sz w:val="18"/>
    </w:rPr>
  </w:style>
  <w:style w:type="paragraph" w:customStyle="1" w:styleId="ChapterNumber">
    <w:name w:val="Chapter Number"/>
    <w:next w:val="Normal"/>
    <w:autoRedefine/>
    <w:qFormat/>
    <w:rsid w:val="008302C8"/>
    <w:pPr>
      <w:keepNext/>
      <w:spacing w:after="240"/>
    </w:pPr>
    <w:rPr>
      <w:rFonts w:ascii="Arial" w:hAnsi="Arial"/>
      <w:b/>
      <w:caps/>
      <w:sz w:val="28"/>
      <w:szCs w:val="28"/>
    </w:rPr>
  </w:style>
  <w:style w:type="paragraph" w:customStyle="1" w:styleId="ChapterTitle">
    <w:name w:val="Chapter Title"/>
    <w:next w:val="Normal"/>
    <w:rsid w:val="008302C8"/>
    <w:pPr>
      <w:spacing w:before="240" w:after="1200"/>
    </w:pPr>
    <w:rPr>
      <w:rFonts w:ascii="Arial Narrow" w:hAnsi="Arial Narrow"/>
      <w:b/>
      <w:sz w:val="60"/>
      <w:szCs w:val="48"/>
    </w:rPr>
  </w:style>
  <w:style w:type="paragraph" w:customStyle="1" w:styleId="FigureCaption">
    <w:name w:val="Figure Caption"/>
    <w:next w:val="Normal"/>
    <w:qFormat/>
    <w:rsid w:val="008302C8"/>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8302C8"/>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8302C8"/>
    <w:pPr>
      <w:numPr>
        <w:numId w:val="8"/>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8302C8"/>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8302C8"/>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8302C8"/>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8302C8"/>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8302C8"/>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8302C8"/>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8302C8"/>
    <w:pPr>
      <w:spacing w:before="120" w:after="120"/>
      <w:contextualSpacing/>
    </w:pPr>
    <w:rPr>
      <w:rFonts w:ascii="Utopia" w:hAnsi="Utopia"/>
      <w:sz w:val="18"/>
    </w:rPr>
  </w:style>
  <w:style w:type="paragraph" w:customStyle="1" w:styleId="TableCaption">
    <w:name w:val="Table Caption"/>
    <w:basedOn w:val="FigureCaption"/>
    <w:next w:val="Normal"/>
    <w:qFormat/>
    <w:rsid w:val="008302C8"/>
    <w:pPr>
      <w:spacing w:after="120"/>
    </w:pPr>
  </w:style>
  <w:style w:type="paragraph" w:customStyle="1" w:styleId="TableHead">
    <w:name w:val="Table Head"/>
    <w:next w:val="Normal"/>
    <w:rsid w:val="008302C8"/>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8302C8"/>
    <w:pPr>
      <w:spacing w:before="60" w:after="240"/>
      <w:contextualSpacing/>
    </w:pPr>
    <w:rPr>
      <w:rFonts w:ascii="Utopia" w:hAnsi="Utopia"/>
      <w:i/>
      <w:sz w:val="18"/>
    </w:rPr>
  </w:style>
  <w:style w:type="table" w:styleId="TableGrid">
    <w:name w:val="Table Grid"/>
    <w:basedOn w:val="TableNormal"/>
    <w:rsid w:val="008302C8"/>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8302C8"/>
    <w:pPr>
      <w:numPr>
        <w:numId w:val="0"/>
      </w:numPr>
      <w:ind w:left="864"/>
    </w:pPr>
  </w:style>
  <w:style w:type="paragraph" w:customStyle="1" w:styleId="NumList">
    <w:name w:val="Num List"/>
    <w:basedOn w:val="Normal"/>
    <w:rsid w:val="008302C8"/>
    <w:pPr>
      <w:keepLines/>
      <w:numPr>
        <w:numId w:val="7"/>
      </w:numPr>
      <w:spacing w:before="120"/>
      <w:ind w:right="1152"/>
    </w:pPr>
    <w:rPr>
      <w:rFonts w:ascii="Utopia" w:hAnsi="Utopia"/>
      <w:sz w:val="18"/>
    </w:rPr>
  </w:style>
  <w:style w:type="paragraph" w:customStyle="1" w:styleId="QuoteSource">
    <w:name w:val="Quote Source"/>
    <w:basedOn w:val="Quote"/>
    <w:next w:val="Normal"/>
    <w:qFormat/>
    <w:rsid w:val="008302C8"/>
    <w:pPr>
      <w:spacing w:before="0"/>
      <w:ind w:left="0" w:right="0"/>
      <w:jc w:val="right"/>
    </w:pPr>
    <w:rPr>
      <w:i w:val="0"/>
    </w:rPr>
  </w:style>
  <w:style w:type="paragraph" w:customStyle="1" w:styleId="ExerciseHead">
    <w:name w:val="Exercise Head"/>
    <w:basedOn w:val="Normal"/>
    <w:next w:val="Normal"/>
    <w:rsid w:val="008302C8"/>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8302C8"/>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8302C8"/>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8302C8"/>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8302C8"/>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8302C8"/>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8302C8"/>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8302C8"/>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8302C8"/>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8302C8"/>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8302C8"/>
  </w:style>
  <w:style w:type="paragraph" w:customStyle="1" w:styleId="SideBarSubhead">
    <w:name w:val="Side Bar Subhead"/>
    <w:basedOn w:val="Normal"/>
    <w:rsid w:val="008302C8"/>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302C8"/>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8302C8"/>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8302C8"/>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8302C8"/>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8302C8"/>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8302C8"/>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8302C8"/>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8302C8"/>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8302C8"/>
    <w:pPr>
      <w:spacing w:before="120" w:after="120"/>
    </w:pPr>
    <w:rPr>
      <w:rFonts w:ascii="Arial" w:hAnsi="Arial"/>
      <w:sz w:val="18"/>
    </w:rPr>
  </w:style>
  <w:style w:type="paragraph" w:styleId="Revision">
    <w:name w:val="Revision"/>
    <w:hidden/>
    <w:uiPriority w:val="99"/>
    <w:semiHidden/>
    <w:rsid w:val="008302C8"/>
    <w:rPr>
      <w:rFonts w:ascii="Calibri" w:eastAsia="Calibri" w:hAnsi="Calibri"/>
      <w:sz w:val="22"/>
      <w:szCs w:val="22"/>
    </w:rPr>
  </w:style>
  <w:style w:type="character" w:styleId="IntenseEmphasis">
    <w:name w:val="Intense Emphasis"/>
    <w:basedOn w:val="DefaultParagraphFont"/>
    <w:uiPriority w:val="21"/>
    <w:qFormat/>
    <w:rsid w:val="008302C8"/>
    <w:rPr>
      <w:b/>
      <w:bCs/>
      <w:i/>
      <w:iCs/>
      <w:color w:val="auto"/>
    </w:rPr>
  </w:style>
  <w:style w:type="character" w:styleId="Emphasis">
    <w:name w:val="Emphasis"/>
    <w:basedOn w:val="DefaultParagraphFont"/>
    <w:qFormat/>
    <w:rsid w:val="008302C8"/>
    <w:rPr>
      <w:i/>
      <w:iCs/>
    </w:rPr>
  </w:style>
  <w:style w:type="character" w:styleId="Strong">
    <w:name w:val="Strong"/>
    <w:basedOn w:val="DefaultParagraphFont"/>
    <w:qFormat/>
    <w:rsid w:val="008302C8"/>
    <w:rPr>
      <w:b/>
      <w:bCs/>
    </w:rPr>
  </w:style>
  <w:style w:type="paragraph" w:styleId="Subtitle">
    <w:name w:val="Subtitle"/>
    <w:basedOn w:val="Normal"/>
    <w:next w:val="Normal"/>
    <w:link w:val="SubtitleChar"/>
    <w:qFormat/>
    <w:rsid w:val="008302C8"/>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8302C8"/>
    <w:rPr>
      <w:rFonts w:ascii="ZapfDingbats" w:hAnsi="ZapfDingbats"/>
      <w:color w:val="auto"/>
      <w:szCs w:val="24"/>
    </w:rPr>
  </w:style>
  <w:style w:type="paragraph" w:customStyle="1" w:styleId="Code">
    <w:name w:val="Code"/>
    <w:basedOn w:val="Normal"/>
    <w:link w:val="CodeChar"/>
    <w:qFormat/>
    <w:rsid w:val="008302C8"/>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8302C8"/>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CommentReference">
    <w:name w:val="annotation reference"/>
    <w:basedOn w:val="DefaultParagraphFont"/>
    <w:semiHidden/>
    <w:unhideWhenUsed/>
    <w:locked/>
    <w:rsid w:val="009519AA"/>
    <w:rPr>
      <w:sz w:val="16"/>
      <w:szCs w:val="16"/>
    </w:rPr>
  </w:style>
  <w:style w:type="paragraph" w:styleId="CommentText">
    <w:name w:val="annotation text"/>
    <w:basedOn w:val="Normal"/>
    <w:link w:val="CommentTextChar"/>
    <w:semiHidden/>
    <w:unhideWhenUsed/>
    <w:locked/>
    <w:rsid w:val="009519AA"/>
    <w:pPr>
      <w:spacing w:line="240" w:lineRule="auto"/>
    </w:pPr>
    <w:rPr>
      <w:sz w:val="20"/>
      <w:szCs w:val="20"/>
    </w:rPr>
  </w:style>
  <w:style w:type="character" w:customStyle="1" w:styleId="CommentTextChar">
    <w:name w:val="Comment Text Char"/>
    <w:basedOn w:val="DefaultParagraphFont"/>
    <w:link w:val="CommentText"/>
    <w:semiHidden/>
    <w:rsid w:val="009519AA"/>
    <w:rPr>
      <w:rFonts w:asciiTheme="minorHAnsi" w:eastAsiaTheme="minorHAnsi" w:hAnsiTheme="minorHAnsi" w:cstheme="minorBidi"/>
    </w:rPr>
  </w:style>
  <w:style w:type="paragraph" w:styleId="CommentSubject">
    <w:name w:val="annotation subject"/>
    <w:basedOn w:val="CommentText"/>
    <w:next w:val="CommentText"/>
    <w:link w:val="CommentSubjectChar"/>
    <w:semiHidden/>
    <w:unhideWhenUsed/>
    <w:locked/>
    <w:rsid w:val="009519AA"/>
    <w:rPr>
      <w:b/>
      <w:bCs/>
    </w:rPr>
  </w:style>
  <w:style w:type="character" w:customStyle="1" w:styleId="CommentSubjectChar">
    <w:name w:val="Comment Subject Char"/>
    <w:basedOn w:val="CommentTextChar"/>
    <w:link w:val="CommentSubject"/>
    <w:semiHidden/>
    <w:rsid w:val="009519AA"/>
    <w:rPr>
      <w:rFonts w:asciiTheme="minorHAnsi" w:eastAsiaTheme="minorHAnsi" w:hAnsiTheme="minorHAnsi" w:cstheme="minorBidi"/>
      <w:b/>
      <w:bCs/>
    </w:rPr>
  </w:style>
  <w:style w:type="paragraph" w:styleId="ListParagraph">
    <w:name w:val="List Paragraph"/>
    <w:basedOn w:val="Normal"/>
    <w:uiPriority w:val="34"/>
    <w:qFormat/>
    <w:locked/>
    <w:rsid w:val="006C4A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178405">
      <w:bodyDiv w:val="1"/>
      <w:marLeft w:val="0"/>
      <w:marRight w:val="0"/>
      <w:marTop w:val="0"/>
      <w:marBottom w:val="0"/>
      <w:divBdr>
        <w:top w:val="none" w:sz="0" w:space="0" w:color="auto"/>
        <w:left w:val="none" w:sz="0" w:space="0" w:color="auto"/>
        <w:bottom w:val="none" w:sz="0" w:space="0" w:color="auto"/>
        <w:right w:val="none" w:sz="0" w:space="0" w:color="auto"/>
      </w:divBdr>
      <w:divsChild>
        <w:div w:id="1938831986">
          <w:marLeft w:val="0"/>
          <w:marRight w:val="0"/>
          <w:marTop w:val="0"/>
          <w:marBottom w:val="0"/>
          <w:divBdr>
            <w:top w:val="none" w:sz="0" w:space="0" w:color="auto"/>
            <w:left w:val="none" w:sz="0" w:space="0" w:color="auto"/>
            <w:bottom w:val="none" w:sz="0" w:space="0" w:color="auto"/>
            <w:right w:val="none" w:sz="0" w:space="0" w:color="auto"/>
          </w:divBdr>
          <w:divsChild>
            <w:div w:id="956525528">
              <w:marLeft w:val="0"/>
              <w:marRight w:val="0"/>
              <w:marTop w:val="0"/>
              <w:marBottom w:val="0"/>
              <w:divBdr>
                <w:top w:val="none" w:sz="0" w:space="0" w:color="auto"/>
                <w:left w:val="none" w:sz="0" w:space="0" w:color="auto"/>
                <w:bottom w:val="none" w:sz="0" w:space="0" w:color="auto"/>
                <w:right w:val="none" w:sz="0" w:space="0" w:color="auto"/>
              </w:divBdr>
              <w:divsChild>
                <w:div w:id="1112363535">
                  <w:marLeft w:val="0"/>
                  <w:marRight w:val="0"/>
                  <w:marTop w:val="0"/>
                  <w:marBottom w:val="0"/>
                  <w:divBdr>
                    <w:top w:val="none" w:sz="0" w:space="0" w:color="auto"/>
                    <w:left w:val="single" w:sz="6" w:space="31" w:color="D2D2D2"/>
                    <w:bottom w:val="none" w:sz="0" w:space="0" w:color="auto"/>
                    <w:right w:val="none" w:sz="0" w:space="0" w:color="auto"/>
                  </w:divBdr>
                </w:div>
              </w:divsChild>
            </w:div>
          </w:divsChild>
        </w:div>
      </w:divsChild>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package" Target="embeddings/Microsoft_Visio_Drawing1.vsdx"/><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strathweb.com/2013/08/message-handlers-scoped-per-route-in-asp-net-web-api/"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www.asp.net/web-api/overview/formats-and-model-binding/content-negotiation"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2.vsdx"/><Relationship Id="rId22"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6575F455-E394-49FA-A616-B90A9F0D2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1011</TotalTime>
  <Pages>8</Pages>
  <Words>1926</Words>
  <Characters>10981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12882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61</cp:revision>
  <cp:lastPrinted>2012-09-27T18:23:00Z</cp:lastPrinted>
  <dcterms:created xsi:type="dcterms:W3CDTF">2014-05-21T00:09:00Z</dcterms:created>
  <dcterms:modified xsi:type="dcterms:W3CDTF">2014-05-29T17:07:00Z</dcterms:modified>
</cp:coreProperties>
</file>