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proofErr w:type="spellStart"/>
      <w:r>
        <w:t>RESTful</w:t>
      </w:r>
      <w:proofErr w:type="spellEnd"/>
      <w:r>
        <w:t xml:space="preserve"> service.</w:t>
      </w:r>
    </w:p>
    <w:p w14:paraId="3F69E318" w14:textId="7D8CDC9D"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data model classes, service-resource types, logging, the database, and some framework-level utility classes.</w:t>
      </w:r>
      <w:bookmarkEnd w:id="15"/>
      <w:bookmarkEnd w:id="16"/>
    </w:p>
    <w:p w14:paraId="5C39F0AD" w14:textId="2EE59DC5" w:rsidR="00A43931" w:rsidRDefault="00A43931" w:rsidP="002950BB">
      <w:pPr>
        <w:pStyle w:val="BodyTextCont"/>
      </w:pPr>
      <w:r>
        <w:t xml:space="preserve">It is important to set up </w:t>
      </w:r>
      <w:del w:id="22" w:author="Brian Wortman" w:date="2014-04-19T13:11:00Z">
        <w:r w:rsidDel="00ED6BD9">
          <w:delText xml:space="preserve">your </w:delText>
        </w:r>
      </w:del>
      <w:ins w:id="23"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4" w:author="Brian Wortman" w:date="2014-04-19T13:12:00Z">
        <w:r w:rsidDel="00ED6BD9">
          <w:delText xml:space="preserve">you’re </w:delText>
        </w:r>
      </w:del>
      <w:ins w:id="25" w:author="Brian Wortman" w:date="2014-04-19T13:12:00Z">
        <w:r w:rsidR="00ED6BD9">
          <w:t xml:space="preserve">we're </w:t>
        </w:r>
      </w:ins>
      <w:r>
        <w:t xml:space="preserve">going to build </w:t>
      </w:r>
      <w:del w:id="26" w:author="Brian Wortman" w:date="2014-04-19T13:12:00Z">
        <w:r w:rsidDel="00ED6BD9">
          <w:delText xml:space="preserve">your </w:delText>
        </w:r>
      </w:del>
      <w:ins w:id="27"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28" w:author="Brian Wortman" w:date="2014-04-19T13:12:00Z">
        <w:r w:rsidDel="00ED6BD9">
          <w:delText xml:space="preserve">your </w:delText>
        </w:r>
      </w:del>
      <w:ins w:id="29" w:author="Brian Wortman" w:date="2014-04-19T13:12:00Z">
        <w:r w:rsidR="00ED6BD9">
          <w:t xml:space="preserve">the </w:t>
        </w:r>
      </w:ins>
      <w:r>
        <w:t>service code will end up overly coupled and not conducive to clean and effective unit tests.</w:t>
      </w:r>
    </w:p>
    <w:p w14:paraId="35D2F856" w14:textId="77777777" w:rsidR="00A43931" w:rsidRDefault="00A43931" w:rsidP="002950BB">
      <w:pPr>
        <w:pStyle w:val="BodyTextCont"/>
      </w:pPr>
      <w:r>
        <w:t xml:space="preserve">Speaking of the source code, feel free to download it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w:t>
      </w:r>
      <w:r w:rsidR="002950BB">
        <w:rPr>
          <w:rStyle w:val="CodeInline"/>
        </w:rPr>
        <w:t>tps://github.com/jamiekurtz/WebApi2</w:t>
      </w:r>
      <w:r w:rsidRPr="00011141">
        <w:rPr>
          <w:rStyle w:val="CodeInline"/>
        </w:rPr>
        <w:t>Book</w:t>
      </w:r>
      <w:r>
        <w:t>.</w:t>
      </w:r>
    </w:p>
    <w:p w14:paraId="798DCCC3" w14:textId="2F152C26" w:rsidR="00A43931" w:rsidRDefault="00A43931" w:rsidP="002950BB">
      <w:pPr>
        <w:pStyle w:val="BodyTextCont"/>
      </w:pPr>
      <w:r>
        <w:t xml:space="preserve">Let’s start with a few basics that will help ensure your machine is ready for </w:t>
      </w:r>
      <w:del w:id="30" w:author="Brian Wortman" w:date="2014-04-19T13:12:00Z">
        <w:r w:rsidDel="00ED6BD9">
          <w:delText xml:space="preserve">your </w:delText>
        </w:r>
      </w:del>
      <w:ins w:id="31"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06184629" w:rsidR="00A43931" w:rsidRDefault="00A43931" w:rsidP="00A43931">
      <w:pPr>
        <w:pStyle w:val="Heading2"/>
      </w:pPr>
      <w:r>
        <w:t xml:space="preserve">Windows </w:t>
      </w:r>
      <w:r w:rsidR="00FA3D7F">
        <w:t xml:space="preserve">8 </w:t>
      </w:r>
      <w:r>
        <w:t>64</w:t>
      </w:r>
      <w:ins w:id="32" w:author="Brian Wortman" w:date="2014-04-19T13:20:00Z">
        <w:r w:rsidR="005349D1">
          <w:t>-</w:t>
        </w:r>
      </w:ins>
      <w:del w:id="33" w:author="Brian Wortman" w:date="2014-04-19T13:20:00Z">
        <w:r w:rsidDel="005349D1">
          <w:delText xml:space="preserve"> </w:delText>
        </w:r>
      </w:del>
      <w:r>
        <w:t>bit</w:t>
      </w:r>
      <w:ins w:id="34" w:author="Brian Wortman" w:date="2014-04-19T13:17:00Z">
        <w:r w:rsidR="004A1F03">
          <w:t xml:space="preserve"> </w:t>
        </w:r>
        <w:proofErr w:type="gramStart"/>
        <w:r w:rsidR="004A1F03">
          <w:t>With</w:t>
        </w:r>
        <w:proofErr w:type="gramEnd"/>
        <w:r w:rsidR="004A1F03">
          <w:t xml:space="preserve"> .NET Framework 4.51</w:t>
        </w:r>
      </w:ins>
    </w:p>
    <w:p w14:paraId="2183BFC7" w14:textId="22ECC9B5" w:rsidR="00A43931" w:rsidRDefault="00A43931" w:rsidP="003E2ACB">
      <w:pPr>
        <w:pStyle w:val="BodyTextFirst"/>
      </w:pPr>
      <w:del w:id="35"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36" w:author="Brian Wortman" w:date="2014-04-19T13:18:00Z">
        <w:r w:rsidR="004A1F03">
          <w:t xml:space="preserve"> with .NET Framework 4.51 installed</w:t>
        </w:r>
      </w:ins>
      <w:r>
        <w:t>.</w:t>
      </w:r>
      <w:del w:id="37" w:author="Brian Wortman" w:date="2014-04-19T13:22:00Z">
        <w:r w:rsidDel="005349D1">
          <w:delText xml:space="preserve"> </w:delText>
        </w:r>
      </w:del>
      <w:ins w:id="38" w:author="Brian Wortman" w:date="2014-04-19T13:22:00Z">
        <w:r w:rsidR="005349D1">
          <w:t xml:space="preserve"> </w:t>
        </w:r>
      </w:ins>
      <w:r w:rsidR="00AB5AAE">
        <w:t>Our</w:t>
      </w:r>
      <w:r>
        <w:t xml:space="preserve"> recommendation would be to follow suit</w:t>
      </w:r>
      <w:ins w:id="39" w:author="Brian Wortman" w:date="2014-04-19T13:22:00Z">
        <w:r w:rsidR="005349D1">
          <w:t>, though Windows 7 64-bit (with .NET 4.51) would probably work as well</w:t>
        </w:r>
      </w:ins>
      <w:ins w:id="40"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lastRenderedPageBreak/>
        <w:t>For the web site you’re going to build, you will use IIS Express during development</w:t>
      </w:r>
      <w:del w:id="41" w:author="Brian Wortman" w:date="2014-04-19T13:23:00Z">
        <w:r w:rsidDel="005349D1">
          <w:delText>—</w:delText>
        </w:r>
      </w:del>
      <w:ins w:id="42"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43" w:author="Brian Wortman" w:date="2014-04-19T13:24:00Z">
        <w:r w:rsidR="005349D1">
          <w:t xml:space="preserve"> </w:t>
        </w:r>
      </w:ins>
      <w:del w:id="44"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t>SQL Server 2012</w:t>
      </w:r>
    </w:p>
    <w:p w14:paraId="3B6E6B92" w14:textId="17D81F6F" w:rsidR="00A43931" w:rsidRDefault="00A43931" w:rsidP="003E2ACB">
      <w:pPr>
        <w:pStyle w:val="BodyTextFirst"/>
      </w:pPr>
      <w:r>
        <w:t xml:space="preserve">As discussed in Chapter 3, </w:t>
      </w:r>
      <w:del w:id="45" w:author="Brian Wortman" w:date="2014-04-19T13:39:00Z">
        <w:r w:rsidDel="004F36F0">
          <w:delText xml:space="preserve">your </w:delText>
        </w:r>
      </w:del>
      <w:ins w:id="46"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77777777" w:rsidR="00A43931" w:rsidRPr="003E2ACB" w:rsidRDefault="00A43931" w:rsidP="003E2ACB">
      <w:pPr>
        <w:pStyle w:val="BodyTextFirst"/>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p>
    <w:p w14:paraId="20DDA8A6" w14:textId="7102E5CA" w:rsidR="00A43931" w:rsidRDefault="00A43931" w:rsidP="003E2ACB">
      <w:pPr>
        <w:pStyle w:val="BodyTextCont"/>
      </w:pPr>
      <w:r>
        <w:t xml:space="preserve">In terms of a specific edition, </w:t>
      </w:r>
      <w:r w:rsidR="003140A1">
        <w:t>we</w:t>
      </w:r>
      <w:r>
        <w:t xml:space="preserve"> used the Ultimate Edition</w:t>
      </w:r>
      <w:del w:id="47"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w:t>
      </w:r>
      <w:r w:rsidR="00820D40">
        <w:t>” editions. And there’s no way either of us</w:t>
      </w:r>
      <w:r>
        <w:t xml:space="preserve"> would ever write code without </w:t>
      </w:r>
      <w:proofErr w:type="spellStart"/>
      <w:r>
        <w:t>ReSharper</w:t>
      </w:r>
      <w:proofErr w:type="spellEnd"/>
      <w:r>
        <w:t xml:space="preserve">! For this book, </w:t>
      </w:r>
      <w:r w:rsidR="00820D40">
        <w:t xml:space="preserve">we used </w:t>
      </w:r>
      <w:proofErr w:type="spellStart"/>
      <w:r w:rsidR="00820D40">
        <w:t>ReSharper</w:t>
      </w:r>
      <w:proofErr w:type="spellEnd"/>
      <w:r w:rsidR="00820D40">
        <w:t xml:space="preserve"> version 8</w:t>
      </w:r>
      <w:r w:rsidR="00D7529E">
        <w:t>.</w:t>
      </w:r>
      <w:ins w:id="48" w:author="Brian Wortman" w:date="2014-04-19T13:30:00Z">
        <w:r w:rsidR="0042781F">
          <w:t>2</w:t>
        </w:r>
      </w:ins>
      <w:del w:id="49"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711CB592" w:rsidR="00A43931" w:rsidRDefault="00A43931" w:rsidP="00A43931">
      <w:pPr>
        <w:pStyle w:val="SideBarBody"/>
      </w:pPr>
      <w:proofErr w:type="spellStart"/>
      <w:r>
        <w:t>ReSharper</w:t>
      </w:r>
      <w:proofErr w:type="spellEnd"/>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I hear developers refusing to code without </w:t>
      </w:r>
      <w:proofErr w:type="spellStart"/>
      <w:r>
        <w:t>ReSharper</w:t>
      </w:r>
      <w:proofErr w:type="spellEnd"/>
      <w:ins w:id="50" w:author="Brian Wortman" w:date="2014-04-19T13:30:00Z">
        <w:r w:rsidR="0042781F">
          <w:t xml:space="preserve">, </w:t>
        </w:r>
      </w:ins>
      <w:del w:id="51"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52" w:author="Brian Wortman" w:date="2014-04-19T13:30:00Z">
        <w:r w:rsidR="0042781F">
          <w:t>we</w:t>
        </w:r>
      </w:ins>
      <w:del w:id="53" w:author="Brian Wortman" w:date="2014-04-19T13:30:00Z">
        <w:r w:rsidDel="0042781F">
          <w:delText>I</w:delText>
        </w:r>
      </w:del>
      <w:r>
        <w:t xml:space="preserve"> strongly encourage you to visit </w:t>
      </w:r>
      <w:r w:rsidRPr="00011141">
        <w:rPr>
          <w:rStyle w:val="CodeInline"/>
        </w:rPr>
        <w:t>www.jetbrains.com</w:t>
      </w:r>
      <w:r>
        <w:t xml:space="preserve"> and take a look</w:t>
      </w:r>
      <w:ins w:id="54" w:author="Brian Wortman" w:date="2014-04-19T13:30:00Z">
        <w:r w:rsidR="0042781F">
          <w:t xml:space="preserve"> </w:t>
        </w:r>
      </w:ins>
      <w:del w:id="55" w:author="Brian Wortman" w:date="2014-04-19T13:30:00Z">
        <w:r w:rsidRPr="00A43931" w:rsidDel="0042781F">
          <w:delText>—</w:delText>
        </w:r>
      </w:del>
      <w:ins w:id="56"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proofErr w:type="spellStart"/>
      <w:r>
        <w:t>NuGet</w:t>
      </w:r>
      <w:proofErr w:type="spellEnd"/>
      <w:r>
        <w:t xml:space="preserve"> Pac</w:t>
      </w:r>
      <w:r w:rsidR="00FF49CA">
        <w:t>kage Manager 2.6</w:t>
      </w:r>
    </w:p>
    <w:p w14:paraId="2B289651" w14:textId="0F085F8B" w:rsidR="00A43931" w:rsidRDefault="00A43931" w:rsidP="003E2ACB">
      <w:pPr>
        <w:pStyle w:val="BodyTextFirst"/>
      </w:pPr>
      <w:del w:id="57" w:author="Brian Wortman" w:date="2014-04-19T13:40:00Z">
        <w:r w:rsidDel="005967CB">
          <w:delText xml:space="preserve">You </w:delText>
        </w:r>
      </w:del>
      <w:ins w:id="58" w:author="Brian Wortman" w:date="2014-04-19T13:40:00Z">
        <w:r w:rsidR="005967CB">
          <w:t xml:space="preserve">We </w:t>
        </w:r>
      </w:ins>
      <w:r>
        <w:t xml:space="preserve">will use </w:t>
      </w:r>
      <w:proofErr w:type="spellStart"/>
      <w:r>
        <w:t>NuGet</w:t>
      </w:r>
      <w:proofErr w:type="spellEnd"/>
      <w:r>
        <w:t xml:space="preserve"> to set up the various libraries used in your task-management service. This Visual Studio add-in allows a developer to download and add project references for third-party libraries</w:t>
      </w:r>
      <w:ins w:id="59" w:author="Brian Wortman" w:date="2014-04-19T13:32:00Z">
        <w:r w:rsidR="0042781F">
          <w:t xml:space="preserve">, </w:t>
        </w:r>
      </w:ins>
      <w:del w:id="60" w:author="Brian Wortman" w:date="2014-04-19T13:32:00Z">
        <w:r w:rsidDel="0042781F">
          <w:delText>—</w:delText>
        </w:r>
      </w:del>
      <w:r>
        <w:t xml:space="preserve">each with a single command in the </w:t>
      </w:r>
      <w:proofErr w:type="spellStart"/>
      <w:r>
        <w:t>NuGet</w:t>
      </w:r>
      <w:proofErr w:type="spellEnd"/>
      <w:r>
        <w:t xml:space="preserve">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lastRenderedPageBreak/>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6122CF21" w14:textId="77777777" w:rsidR="00A43931" w:rsidRDefault="00A43931" w:rsidP="003E2ACB">
      <w:pPr>
        <w:pStyle w:val="BodyTextCont"/>
      </w:pPr>
      <w:proofErr w:type="spellStart"/>
      <w:r>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0F711B61" w14:textId="428EF8E6" w:rsidR="00A43931" w:rsidRDefault="00A43931" w:rsidP="003E2ACB">
      <w:pPr>
        <w:pStyle w:val="BodyTextCont"/>
      </w:pPr>
      <w:r>
        <w:t>This book</w:t>
      </w:r>
      <w:del w:id="61" w:author="Brian Wortman" w:date="2014-04-19T13:32:00Z">
        <w:r w:rsidDel="0042781F">
          <w:delText>—</w:delText>
        </w:r>
      </w:del>
      <w:ins w:id="62" w:author="Brian Wortman" w:date="2014-04-19T13:32:00Z">
        <w:r w:rsidR="0042781F">
          <w:t xml:space="preserve">, </w:t>
        </w:r>
      </w:ins>
      <w:r>
        <w:t>and the example code</w:t>
      </w:r>
      <w:del w:id="63" w:author="Brian Wortman" w:date="2014-04-19T13:32:00Z">
        <w:r w:rsidDel="0042781F">
          <w:delText>—</w:delText>
        </w:r>
      </w:del>
      <w:ins w:id="64" w:author="Brian Wortman" w:date="2014-04-19T13:32:00Z">
        <w:r w:rsidR="0042781F">
          <w:t xml:space="preserve">, </w:t>
        </w:r>
      </w:ins>
      <w:r>
        <w:t>takes adv</w:t>
      </w:r>
      <w:r w:rsidR="008510F4">
        <w:t>antage of a new feature added back in</w:t>
      </w:r>
      <w:r>
        <w:t xml:space="preserve"> </w:t>
      </w:r>
      <w:proofErr w:type="spellStart"/>
      <w:r>
        <w:t>NuGet</w:t>
      </w:r>
      <w:proofErr w:type="spellEnd"/>
      <w:r>
        <w:t xml:space="preserve">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w:t>
      </w:r>
      <w:proofErr w:type="spellStart"/>
      <w:r w:rsidR="00A43931">
        <w:t>NuGet</w:t>
      </w:r>
      <w:proofErr w:type="spellEnd"/>
      <w:r w:rsidR="00A43931">
        <w:t xml:space="preserve"> Package Manager, use the Extensions and Updates option under the Tools menu in Visual Studio. If you’re starting from a cle</w:t>
      </w:r>
      <w:r w:rsidR="000A2060">
        <w:t>an install of Visual Studio 2013</w:t>
      </w:r>
      <w:r w:rsidR="00A43931">
        <w:t xml:space="preserve">, </w:t>
      </w:r>
      <w:r>
        <w:t xml:space="preserve">your </w:t>
      </w:r>
      <w:proofErr w:type="spellStart"/>
      <w:r>
        <w:t>NuGet</w:t>
      </w:r>
      <w:proofErr w:type="spellEnd"/>
      <w:r>
        <w:t xml:space="preserve"> Package Manager </w:t>
      </w:r>
      <w:proofErr w:type="gramStart"/>
      <w:r>
        <w:t>version</w:t>
      </w:r>
      <w:proofErr w:type="gramEnd"/>
      <w:r>
        <w:t xml:space="preserve"> should already be at 2.6. </w:t>
      </w:r>
      <w:r w:rsidR="00A43931">
        <w:t>The version number will appear on the right-hand side when you click the extension itself.</w:t>
      </w:r>
      <w:r w:rsidR="00565833">
        <w:t xml:space="preserve"> If you already have a greater version, that will work fine, too</w:t>
      </w:r>
      <w:ins w:id="65"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614A83DD" w:rsidR="00A43931" w:rsidRDefault="00A43931" w:rsidP="003E2ACB">
      <w:pPr>
        <w:pStyle w:val="BodyTextFirst"/>
      </w:pPr>
      <w:r>
        <w:t xml:space="preserve">Part of the challenge of creating a source tree is making sure the top-level folder structure is created properly. That is, </w:t>
      </w:r>
      <w:del w:id="66" w:author="Brian Wortman" w:date="2014-04-19T13:40:00Z">
        <w:r w:rsidDel="005967CB">
          <w:delText xml:space="preserve">you </w:delText>
        </w:r>
      </w:del>
      <w:ins w:id="67"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68" w:author="Brian Wortman" w:date="2014-04-19T13:41:00Z">
        <w:r w:rsidR="005967CB">
          <w:t>,</w:t>
        </w:r>
      </w:ins>
      <w:r>
        <w:t xml:space="preserve"> </w:t>
      </w:r>
      <w:del w:id="69" w:author="Brian Wortman" w:date="2014-04-19T13:41:00Z">
        <w:r w:rsidDel="005967CB">
          <w:delText xml:space="preserve">from </w:delText>
        </w:r>
      </w:del>
      <w:r>
        <w:t>documents</w:t>
      </w:r>
      <w:ins w:id="70" w:author="Brian Wortman" w:date="2014-04-19T13:41:00Z">
        <w:r w:rsidR="005967CB">
          <w:t>,</w:t>
        </w:r>
      </w:ins>
      <w:r>
        <w:t xml:space="preserve"> and other types of artifacts, and are relatively easy and fast to type on the command line. </w:t>
      </w:r>
      <w:del w:id="71" w:author="Brian Wortman" w:date="2014-04-19T13:42:00Z">
        <w:r w:rsidDel="005967CB">
          <w:delText xml:space="preserve">You </w:delText>
        </w:r>
      </w:del>
      <w:ins w:id="72" w:author="Brian Wortman" w:date="2014-04-19T13:42:00Z">
        <w:r w:rsidR="005967CB">
          <w:t xml:space="preserve">We </w:t>
        </w:r>
      </w:ins>
      <w:r>
        <w:t>also want the folders to just make sense</w:t>
      </w:r>
      <w:ins w:id="73" w:author="Brian Wortman" w:date="2014-04-19T13:42:00Z">
        <w:r w:rsidR="005967CB">
          <w:t xml:space="preserve">; </w:t>
        </w:r>
      </w:ins>
      <w:ins w:id="74" w:author="Brian Wortman" w:date="2014-04-19T13:43:00Z">
        <w:r w:rsidR="005967CB">
          <w:t xml:space="preserve">i.e., </w:t>
        </w:r>
      </w:ins>
      <w:del w:id="75" w:author="Brian Wortman" w:date="2014-04-19T13:42:00Z">
        <w:r w:rsidDel="005967CB">
          <w:delText xml:space="preserve"> (i.e., </w:delText>
        </w:r>
      </w:del>
      <w:r>
        <w:t xml:space="preserve">to be intuitive to any developer who must look at </w:t>
      </w:r>
      <w:del w:id="76" w:author="Brian Wortman" w:date="2014-04-19T13:42:00Z">
        <w:r w:rsidDel="005967CB">
          <w:delText xml:space="preserve">your </w:delText>
        </w:r>
      </w:del>
      <w:ins w:id="77" w:author="Brian Wortman" w:date="2014-04-19T13:42:00Z">
        <w:r w:rsidR="005967CB">
          <w:t xml:space="preserve">the </w:t>
        </w:r>
      </w:ins>
      <w:r>
        <w:t>code</w:t>
      </w:r>
      <w:del w:id="78"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79" w:author="Brian Wortman" w:date="2014-04-19T13:43:00Z">
        <w:r w:rsidR="005967CB">
          <w:t>we</w:t>
        </w:r>
      </w:ins>
      <w:del w:id="80" w:author="Brian Wortman" w:date="2014-04-19T13:43:00Z">
        <w:r w:rsidDel="005967CB">
          <w:delText>you</w:delText>
        </w:r>
      </w:del>
      <w:r>
        <w:t xml:space="preserve">’re going to create in this section are similar to what you can find in many of today’s open source projects. The structure </w:t>
      </w:r>
      <w:ins w:id="81" w:author="Brian Wortman" w:date="2014-04-19T13:43:00Z">
        <w:r w:rsidR="005967CB">
          <w:t>we</w:t>
        </w:r>
      </w:ins>
      <w:del w:id="82"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83" w:author="Brian Wortman" w:date="2014-04-19T13:43:00Z">
        <w:r w:rsidR="005967CB">
          <w:t>; we</w:t>
        </w:r>
      </w:ins>
      <w:del w:id="84" w:author="Brian Wortman" w:date="2014-04-19T13:43:00Z">
        <w:r w:rsidDel="005967CB">
          <w:delText xml:space="preserve">—you </w:delText>
        </w:r>
      </w:del>
      <w:ins w:id="85" w:author="Brian Wortman" w:date="2014-04-19T13:43:00Z">
        <w:r w:rsidR="005967CB">
          <w:t xml:space="preserve"> </w:t>
        </w:r>
      </w:ins>
      <w:r>
        <w:t xml:space="preserve">just want to have a root folder of some kind, with </w:t>
      </w:r>
      <w:del w:id="86" w:author="Brian Wortman" w:date="2014-04-19T13:43:00Z">
        <w:r w:rsidDel="005967CB">
          <w:delText xml:space="preserve">five </w:delText>
        </w:r>
      </w:del>
      <w:ins w:id="87" w:author="Brian Wortman" w:date="2014-04-19T13:43:00Z">
        <w:r w:rsidR="005967CB">
          <w:t xml:space="preserve">the following </w:t>
        </w:r>
      </w:ins>
      <w:r>
        <w:t xml:space="preserve">main folders under it: </w:t>
      </w:r>
      <w:del w:id="88"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89" w:author="Brian Wortman" w:date="2014-04-19T13:44:00Z">
        <w:r w:rsidRPr="00294446" w:rsidDel="005967CB">
          <w:rPr>
            <w:rStyle w:val="CodeInline"/>
          </w:rPr>
          <w:delText>setup</w:delText>
        </w:r>
        <w:r w:rsidDel="005967CB">
          <w:delText xml:space="preserve">, </w:delText>
        </w:r>
      </w:del>
      <w:r>
        <w:t xml:space="preserve">and </w:t>
      </w:r>
      <w:proofErr w:type="spellStart"/>
      <w:r w:rsidRPr="00294446">
        <w:rPr>
          <w:rStyle w:val="CodeInline"/>
        </w:rPr>
        <w:t>src</w:t>
      </w:r>
      <w:proofErr w:type="spellEnd"/>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77777777" w:rsidR="00696314" w:rsidRDefault="00696314" w:rsidP="00A43931">
      <w:commentRangeStart w:id="90"/>
      <w:r>
        <w:rPr>
          <w:noProof/>
        </w:rPr>
        <w:drawing>
          <wp:inline distT="0" distB="0" distL="0" distR="0" wp14:anchorId="3964393D" wp14:editId="54F4BD7D">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commentRangeEnd w:id="90"/>
      <w:r w:rsidR="003309F7">
        <w:commentReference w:id="90"/>
      </w:r>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91" w:author="Brian Wortman" w:date="2014-04-19T13:36:00Z"/>
        </w:rPr>
      </w:pPr>
      <w:del w:id="92" w:author="Brian Wortman" w:date="2014-04-19T13:36:00Z">
        <w:r w:rsidRPr="00294446" w:rsidDel="004F36F0">
          <w:rPr>
            <w:rStyle w:val="CodeInline"/>
          </w:rPr>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14:paraId="4DF77A58" w14:textId="77777777" w:rsidR="00A43931" w:rsidRDefault="00A43931" w:rsidP="00A43931">
      <w:pPr>
        <w:pStyle w:val="Bullet"/>
      </w:pPr>
      <w:proofErr w:type="gramStart"/>
      <w:r w:rsidRPr="009A098E">
        <w:rPr>
          <w:rStyle w:val="CodeInline"/>
        </w:rPr>
        <w:lastRenderedPageBreak/>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93" w:author="Brian Wortman" w:date="2014-04-19T13:37:00Z"/>
        </w:rPr>
      </w:pPr>
      <w:del w:id="94" w:author="Brian Wortman" w:date="2014-04-19T13:37:00Z">
        <w:r w:rsidRPr="009A098E" w:rsidDel="004F36F0">
          <w:rPr>
            <w:rStyle w:val="CodeInline"/>
          </w:rPr>
          <w:delText>setup</w:delText>
        </w:r>
        <w:r w:rsidDel="004F36F0">
          <w:delText>: Contains the code or scripts used to deploy the application. This might be just a PowerShell, MSBuild, or NAnt script; or, it might be WiX source code or something similar.</w:delText>
        </w:r>
      </w:del>
    </w:p>
    <w:p w14:paraId="453AD025" w14:textId="0014CEB7" w:rsidR="00A43931" w:rsidRDefault="00A43931" w:rsidP="00A43931">
      <w:pPr>
        <w:pStyle w:val="Bullet"/>
      </w:pPr>
      <w:proofErr w:type="spellStart"/>
      <w:proofErr w:type="gramStart"/>
      <w:r w:rsidRPr="009A098E">
        <w:rPr>
          <w:rStyle w:val="CodeInline"/>
        </w:rPr>
        <w:t>src</w:t>
      </w:r>
      <w:proofErr w:type="spellEnd"/>
      <w:proofErr w:type="gramEnd"/>
      <w:r>
        <w:t xml:space="preserve">: </w:t>
      </w:r>
      <w:ins w:id="95" w:author="Brian Wortman" w:date="2014-04-19T13:45:00Z">
        <w:r w:rsidR="0028796E">
          <w:t>Contains all of t</w:t>
        </w:r>
      </w:ins>
      <w:del w:id="96" w:author="Brian Wortman" w:date="2014-04-19T13:44:00Z">
        <w:r w:rsidDel="0028796E">
          <w:delText xml:space="preserve">Your </w:delText>
        </w:r>
      </w:del>
      <w:ins w:id="97" w:author="Brian Wortman" w:date="2014-04-19T13:44:00Z">
        <w:r w:rsidR="0028796E">
          <w:t xml:space="preserve">he </w:t>
        </w:r>
      </w:ins>
      <w:r>
        <w:t xml:space="preserve">source code! </w:t>
      </w:r>
      <w:del w:id="98" w:author="Brian Wortman" w:date="2014-04-19T13:44:00Z">
        <w:r w:rsidDel="0028796E">
          <w:delText xml:space="preserve">All of the code you write for the application goes here. </w:delText>
        </w:r>
      </w:del>
      <w:r>
        <w:t xml:space="preserve">This folder </w:t>
      </w:r>
      <w:del w:id="99" w:author="Brian Wortman" w:date="2014-04-19T13:47:00Z">
        <w:r w:rsidDel="0028796E">
          <w:delText xml:space="preserve">usually </w:delText>
        </w:r>
      </w:del>
      <w:ins w:id="100" w:author="Brian Wortman" w:date="2014-04-19T13:47:00Z">
        <w:r w:rsidR="0028796E">
          <w:t xml:space="preserve">also </w:t>
        </w:r>
      </w:ins>
      <w:r>
        <w:t xml:space="preserve">contains </w:t>
      </w:r>
      <w:del w:id="101" w:author="Brian Wortman" w:date="2014-04-19T13:45:00Z">
        <w:r w:rsidDel="0028796E">
          <w:delText xml:space="preserve">your </w:delText>
        </w:r>
      </w:del>
      <w:ins w:id="102" w:author="Brian Wortman" w:date="2014-04-19T13:45:00Z">
        <w:r w:rsidR="0028796E">
          <w:t xml:space="preserve">the </w:t>
        </w:r>
      </w:ins>
      <w:r>
        <w:t>Visual Studio solution file(s)</w:t>
      </w:r>
      <w:ins w:id="103" w:author="Brian Wortman" w:date="2014-04-19T13:45:00Z">
        <w:r w:rsidR="0028796E">
          <w:t xml:space="preserve"> and </w:t>
        </w:r>
      </w:ins>
      <w:del w:id="104" w:author="Brian Wortman" w:date="2014-04-19T13:46:00Z">
        <w:r w:rsidDel="0028796E">
          <w:delText xml:space="preserve">, with </w:delText>
        </w:r>
      </w:del>
      <w:r>
        <w:t>all project folders</w:t>
      </w:r>
      <w:del w:id="105"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06" w:author="Brian Wortman" w:date="2014-04-19T13:47:00Z">
        <w:r w:rsidDel="0028796E">
          <w:delText xml:space="preserve">your </w:delText>
        </w:r>
      </w:del>
      <w:ins w:id="107" w:author="Brian Wortman" w:date="2014-04-19T13:47:00Z">
        <w:r w:rsidR="0028796E">
          <w:t xml:space="preserve">the </w:t>
        </w:r>
      </w:ins>
      <w:r>
        <w:t xml:space="preserve">task-management service is fairly simple and doesn’t contain much in the way of application code, </w:t>
      </w:r>
      <w:del w:id="108" w:author="Brian Wortman" w:date="2014-04-19T13:48:00Z">
        <w:r w:rsidDel="0028796E">
          <w:delText xml:space="preserve">you will find that you still have content for the five folders described in Figure 4-1. I </w:delText>
        </w:r>
      </w:del>
      <w:ins w:id="109" w:author="Brian Wortman" w:date="2014-04-19T13:48:00Z">
        <w:r w:rsidR="0028796E">
          <w:t xml:space="preserve">we </w:t>
        </w:r>
      </w:ins>
      <w:r>
        <w:t xml:space="preserve">think you’ll find that this structure makes it much easier to navigate the tree </w:t>
      </w:r>
      <w:ins w:id="110" w:author="Brian Wortman" w:date="2014-04-19T13:48:00Z">
        <w:r w:rsidR="0028796E">
          <w:t xml:space="preserve">than if we simply piled </w:t>
        </w:r>
      </w:ins>
      <w:del w:id="111" w:author="Brian Wortman" w:date="2014-04-19T13:48:00Z">
        <w:r w:rsidDel="0028796E">
          <w:delText xml:space="preserve">versus piling </w:delText>
        </w:r>
      </w:del>
      <w:r>
        <w:t xml:space="preserve">everything </w:t>
      </w:r>
      <w:del w:id="112" w:author="Brian Wortman" w:date="2014-04-19T13:48:00Z">
        <w:r w:rsidDel="0028796E">
          <w:delText xml:space="preserve">you have </w:delText>
        </w:r>
      </w:del>
      <w:r>
        <w:t xml:space="preserve">into a single folder (e.g., the </w:t>
      </w:r>
      <w:ins w:id="113"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77777777" w:rsidR="00A43931" w:rsidRDefault="00A43931" w:rsidP="003E2ACB">
      <w:pPr>
        <w:pStyle w:val="BodyTextCont"/>
      </w:pPr>
      <w:r>
        <w:t>If you’re following along and have already completed the previous section for configuring your machine, then go ahead and create the folder structure from Figure 4-1 in a 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14" w:author="Brian Wortman" w:date="2014-04-19T13:49:00Z">
        <w:r w:rsidR="00A7781E">
          <w:t xml:space="preserve">; </w:t>
        </w:r>
      </w:ins>
      <w:del w:id="115"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proofErr w:type="spellStart"/>
      <w:r w:rsidRPr="00A43931">
        <w:rPr>
          <w:rStyle w:val="CodeInline"/>
        </w:rPr>
        <w:t>src</w:t>
      </w:r>
      <w:proofErr w:type="spellEnd"/>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77777777" w:rsidR="00A43931" w:rsidRDefault="002429E2" w:rsidP="00A43931">
      <w:commentRangeStart w:id="116"/>
      <w:r>
        <w:rPr>
          <w:noProof/>
        </w:rPr>
        <w:lastRenderedPageBreak/>
        <w:drawing>
          <wp:inline distT="0" distB="0" distL="0" distR="0" wp14:anchorId="4C164691" wp14:editId="0D9E0092">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commentRangeEnd w:id="116"/>
      <w:r w:rsidR="00A7781E">
        <w:commentReference w:id="116"/>
      </w:r>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t xml:space="preserve">Don’t re-open the solution file quite yet; you still need to make a small tweak to the </w:t>
      </w:r>
      <w:proofErr w:type="spellStart"/>
      <w:r>
        <w:t>NuGet</w:t>
      </w:r>
      <w:proofErr w:type="spellEnd"/>
      <w:r>
        <w:t xml:space="preserve"> configuration for this solution.</w:t>
      </w:r>
    </w:p>
    <w:p w14:paraId="7158DDB1" w14:textId="77777777" w:rsidR="00A43931" w:rsidRDefault="00A43931" w:rsidP="00A43931">
      <w:pPr>
        <w:pStyle w:val="Heading1"/>
      </w:pPr>
      <w:proofErr w:type="spellStart"/>
      <w:r>
        <w:t>NuGet</w:t>
      </w:r>
      <w:proofErr w:type="spellEnd"/>
      <w:r>
        <w:t xml:space="preserve"> </w:t>
      </w:r>
      <w:proofErr w:type="spellStart"/>
      <w:r>
        <w:t>Config</w:t>
      </w:r>
      <w:proofErr w:type="spellEnd"/>
      <w:r>
        <w:t xml:space="preserve">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053A719D" w:rsidR="00A43931" w:rsidRDefault="00A43931" w:rsidP="003E2ACB">
      <w:pPr>
        <w:pStyle w:val="BodyTextFirst"/>
      </w:pPr>
      <w:r>
        <w:t xml:space="preserve">In this section, </w:t>
      </w:r>
      <w:ins w:id="117" w:author="Brian Wortman" w:date="2014-04-19T13:53:00Z">
        <w:r w:rsidR="00E85832">
          <w:t>we</w:t>
        </w:r>
      </w:ins>
      <w:del w:id="118" w:author="Brian Wortman" w:date="2014-04-19T13:53:00Z">
        <w:r w:rsidDel="00E85832">
          <w:delText>you</w:delText>
        </w:r>
      </w:del>
      <w:r>
        <w:t xml:space="preserve">’ll </w:t>
      </w:r>
      <w:r w:rsidR="00197877">
        <w:t xml:space="preserve">walk through </w:t>
      </w:r>
      <w:r>
        <w:t>add</w:t>
      </w:r>
      <w:r w:rsidR="00197877">
        <w:t>ing</w:t>
      </w:r>
      <w:r>
        <w:t xml:space="preserve"> all </w:t>
      </w:r>
      <w:del w:id="119" w:author="Brian Wortman" w:date="2014-04-19T13:55:00Z">
        <w:r w:rsidDel="00AE167A">
          <w:delText xml:space="preserve">of </w:delText>
        </w:r>
      </w:del>
      <w:r>
        <w:t xml:space="preserve">the projects to </w:t>
      </w:r>
      <w:del w:id="120" w:author="Brian Wortman" w:date="2014-04-19T13:55:00Z">
        <w:r w:rsidDel="00AE167A">
          <w:delText xml:space="preserve">your </w:delText>
        </w:r>
      </w:del>
      <w:ins w:id="121" w:author="Brian Wortman" w:date="2014-04-19T13:55:00Z">
        <w:r w:rsidR="00AE167A">
          <w:t xml:space="preserve">the </w:t>
        </w:r>
      </w:ins>
      <w:r>
        <w:t>new solution</w:t>
      </w:r>
      <w:r w:rsidR="00EB2145">
        <w:t>,</w:t>
      </w:r>
      <w:r>
        <w:t xml:space="preserve"> and </w:t>
      </w:r>
      <w:r w:rsidR="00EB2145">
        <w:t xml:space="preserve">then </w:t>
      </w:r>
      <w:r>
        <w:t>configur</w:t>
      </w:r>
      <w:ins w:id="122" w:author="Brian Wortman" w:date="2014-04-19T13:58:00Z">
        <w:r w:rsidR="00AE167A">
          <w:t>e</w:t>
        </w:r>
      </w:ins>
      <w:del w:id="123" w:author="Brian Wortman" w:date="2014-04-19T13:54:00Z">
        <w:r w:rsidDel="00AE167A">
          <w:delText>e</w:delText>
        </w:r>
      </w:del>
      <w:r>
        <w:t xml:space="preserve"> their dependencies. When building an application, </w:t>
      </w:r>
      <w:del w:id="124" w:author="Brian Wortman" w:date="2014-04-19T13:58:00Z">
        <w:r w:rsidDel="00AE167A">
          <w:delText xml:space="preserve">you </w:delText>
        </w:r>
      </w:del>
      <w:ins w:id="125" w:author="Brian Wortman" w:date="2014-04-19T13:58:00Z">
        <w:r w:rsidR="00AE167A">
          <w:t xml:space="preserve">one </w:t>
        </w:r>
      </w:ins>
      <w:r>
        <w:t xml:space="preserve">wouldn’t typically add all of the projects as a first step because it’s usually easier to build them as you go. In this case, </w:t>
      </w:r>
      <w:r w:rsidR="00EB2145">
        <w:t>though</w:t>
      </w:r>
      <w:del w:id="126" w:author="Brian Wortman" w:date="2014-04-19T13:54:00Z">
        <w:r w:rsidR="00EB2145" w:rsidDel="00E85832">
          <w:delText>t</w:delText>
        </w:r>
      </w:del>
      <w:r w:rsidR="00EB2145">
        <w:t>, we want to talk about each of them in one place.</w:t>
      </w:r>
    </w:p>
    <w:p w14:paraId="203D8AF9" w14:textId="3F4103FA" w:rsidR="00A43931" w:rsidRDefault="00A43931" w:rsidP="003E2ACB">
      <w:pPr>
        <w:pStyle w:val="BodyTextCont"/>
      </w:pPr>
      <w:r>
        <w:lastRenderedPageBreak/>
        <w:t xml:space="preserve">Let’s get started by double-clicking the new solution file (created in the previous section) </w:t>
      </w:r>
      <w:r w:rsidR="00551D36">
        <w:t>to open it in Visual Studio 2013</w:t>
      </w:r>
      <w:r>
        <w:t xml:space="preserve">. Once open, add the projects </w:t>
      </w:r>
      <w:del w:id="127" w:author="Brian Wortman" w:date="2014-04-19T13:59:00Z">
        <w:r w:rsidDel="000F21DE">
          <w:delText>(</w:delText>
        </w:r>
      </w:del>
      <w:r>
        <w:t>as the specified project types</w:t>
      </w:r>
      <w:del w:id="128"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29" w:author="Brian Wortman" w:date="2014-04-19T14:24:00Z">
          <w:tblPr>
            <w:tblStyle w:val="TableGrid"/>
            <w:tblW w:w="0" w:type="auto"/>
            <w:tblLook w:val="04A0" w:firstRow="1" w:lastRow="0" w:firstColumn="1" w:lastColumn="0" w:noHBand="0" w:noVBand="1"/>
          </w:tblPr>
        </w:tblPrChange>
      </w:tblPr>
      <w:tblGrid>
        <w:gridCol w:w="3982"/>
        <w:gridCol w:w="4590"/>
        <w:tblGridChange w:id="130">
          <w:tblGrid>
            <w:gridCol w:w="2628"/>
            <w:gridCol w:w="2947"/>
          </w:tblGrid>
        </w:tblGridChange>
      </w:tblGrid>
      <w:tr w:rsidR="00A43931" w14:paraId="01CFC54A" w14:textId="77777777" w:rsidTr="00107179">
        <w:tc>
          <w:tcPr>
            <w:tcW w:w="3982" w:type="dxa"/>
            <w:tcPrChange w:id="131"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32"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33"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34"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35"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36"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37"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38"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39"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40"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107179">
        <w:tc>
          <w:tcPr>
            <w:tcW w:w="3982" w:type="dxa"/>
            <w:tcPrChange w:id="141" w:author="Brian Wortman" w:date="2014-04-19T14:24: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42" w:author="Brian Wortman" w:date="2014-04-19T14:24: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14:paraId="389124D6" w14:textId="77777777" w:rsidTr="00107179">
        <w:tc>
          <w:tcPr>
            <w:tcW w:w="3982" w:type="dxa"/>
            <w:tcPrChange w:id="143" w:author="Brian Wortman" w:date="2014-04-19T14:24:00Z">
              <w:tcPr>
                <w:tcW w:w="2628" w:type="dxa"/>
              </w:tcPr>
            </w:tcPrChange>
          </w:tcPr>
          <w:p w14:paraId="7B0C8EF6" w14:textId="77777777" w:rsidR="00BE5098" w:rsidRPr="00A43931" w:rsidRDefault="00BE5098" w:rsidP="00BE5098">
            <w:pPr>
              <w:pStyle w:val="TableText"/>
            </w:pPr>
          </w:p>
        </w:tc>
        <w:tc>
          <w:tcPr>
            <w:tcW w:w="4590" w:type="dxa"/>
            <w:tcBorders>
              <w:bottom w:val="single" w:sz="4" w:space="0" w:color="C0504D" w:themeColor="accent2"/>
            </w:tcBorders>
            <w:tcPrChange w:id="144" w:author="Brian Wortman" w:date="2014-04-19T14:24:00Z">
              <w:tcPr>
                <w:tcW w:w="2947" w:type="dxa"/>
                <w:tcBorders>
                  <w:bottom w:val="single" w:sz="4" w:space="0" w:color="C0504D" w:themeColor="accent2"/>
                </w:tcBorders>
              </w:tcPr>
            </w:tcPrChange>
          </w:tcPr>
          <w:p w14:paraId="2BD57FB6" w14:textId="77777777" w:rsidR="00BE5098" w:rsidRPr="00BE5098" w:rsidRDefault="00BE5098" w:rsidP="00BE5098">
            <w:pPr>
              <w:pStyle w:val="TableText"/>
              <w:rPr>
                <w:rStyle w:val="CodeInline"/>
              </w:rPr>
            </w:pPr>
          </w:p>
        </w:tc>
      </w:tr>
      <w:tr w:rsidR="00BE5098" w14:paraId="457D0E0F" w14:textId="77777777" w:rsidTr="00107179">
        <w:tc>
          <w:tcPr>
            <w:tcW w:w="3982" w:type="dxa"/>
            <w:tcPrChange w:id="145" w:author="Brian Wortman" w:date="2014-04-19T14:24:00Z">
              <w:tcPr>
                <w:tcW w:w="2628" w:type="dxa"/>
              </w:tcPr>
            </w:tcPrChange>
          </w:tcPr>
          <w:p w14:paraId="333EF6AA" w14:textId="64CFFC8D" w:rsidR="00BE5098" w:rsidDel="00107179" w:rsidRDefault="00BE5098">
            <w:pPr>
              <w:pStyle w:val="TableText"/>
              <w:rPr>
                <w:del w:id="146" w:author="Brian Wortman" w:date="2014-04-19T14:24:00Z"/>
              </w:rPr>
            </w:pPr>
            <w:r>
              <w:t>ASP.NET Web Application</w:t>
            </w:r>
            <w:ins w:id="147" w:author="Brian Wortman" w:date="2014-04-19T14:24:00Z">
              <w:r w:rsidR="00107179">
                <w:t>.</w:t>
              </w:r>
            </w:ins>
          </w:p>
          <w:p w14:paraId="1A189D51" w14:textId="77777777" w:rsidR="00107179" w:rsidRPr="00BE5098" w:rsidRDefault="00107179" w:rsidP="00BE5098">
            <w:pPr>
              <w:pStyle w:val="TableText"/>
              <w:rPr>
                <w:ins w:id="148" w:author="Brian Wortman" w:date="2014-04-19T14:25:00Z"/>
              </w:rPr>
            </w:pPr>
          </w:p>
          <w:p w14:paraId="1189B832" w14:textId="4D14E2FA" w:rsidR="00BE5098" w:rsidDel="00107179" w:rsidRDefault="00BE5098" w:rsidP="00BE5098">
            <w:pPr>
              <w:pStyle w:val="TableText"/>
              <w:rPr>
                <w:del w:id="149" w:author="Brian Wortman" w:date="2014-04-19T14:24:00Z"/>
              </w:rPr>
            </w:pPr>
          </w:p>
          <w:p w14:paraId="6B6C00DF" w14:textId="52B20F8A" w:rsidR="00BE5098" w:rsidRPr="00BE5098" w:rsidDel="00B945DD" w:rsidRDefault="00BE5098">
            <w:pPr>
              <w:pStyle w:val="TableText"/>
              <w:rPr>
                <w:del w:id="150" w:author="Brian Wortman" w:date="2014-04-19T14:13:00Z"/>
              </w:rPr>
            </w:pPr>
            <w:r>
              <w:t xml:space="preserve">Use the </w:t>
            </w:r>
            <w:del w:id="151" w:author="Brian Wortman" w:date="2014-04-19T14:13:00Z">
              <w:r w:rsidDel="00B945DD">
                <w:delText xml:space="preserve">Web API </w:delText>
              </w:r>
            </w:del>
            <w:ins w:id="152" w:author="Brian Wortman" w:date="2014-04-19T14:13:00Z">
              <w:r w:rsidR="00B945DD">
                <w:t xml:space="preserve">Empty </w:t>
              </w:r>
            </w:ins>
            <w:r>
              <w:t>project template</w:t>
            </w:r>
            <w:ins w:id="153" w:author="Brian Wortman" w:date="2014-04-19T14:13:00Z">
              <w:r w:rsidR="00B945DD">
                <w:t xml:space="preserve">, and </w:t>
              </w:r>
            </w:ins>
            <w:ins w:id="154" w:author="Brian Wortman" w:date="2014-04-19T14:14:00Z">
              <w:r w:rsidR="00B945DD">
                <w:t>only check</w:t>
              </w:r>
            </w:ins>
          </w:p>
          <w:p w14:paraId="296A5962" w14:textId="08C36CF8" w:rsidR="00BE5098" w:rsidDel="00B945DD" w:rsidRDefault="00BE5098">
            <w:pPr>
              <w:pStyle w:val="TableText"/>
              <w:rPr>
                <w:del w:id="155" w:author="Brian Wortman" w:date="2014-04-19T14:13:00Z"/>
              </w:rPr>
            </w:pPr>
          </w:p>
          <w:p w14:paraId="6FF3CD81" w14:textId="75D2BD0E" w:rsidR="00BE5098" w:rsidRPr="00BE5098" w:rsidRDefault="00BE5098">
            <w:pPr>
              <w:pStyle w:val="TableText"/>
            </w:pPr>
            <w:del w:id="156" w:author="Brian Wortman" w:date="2014-04-19T14:13:00Z">
              <w:r w:rsidDel="00B945DD">
                <w:delText>U</w:delText>
              </w:r>
            </w:del>
            <w:del w:id="157" w:author="Brian Wortman" w:date="2014-04-19T14:14:00Z">
              <w:r w:rsidDel="00B945DD">
                <w:delText>ncheck</w:delText>
              </w:r>
            </w:del>
            <w:r>
              <w:t xml:space="preserve"> </w:t>
            </w:r>
            <w:proofErr w:type="gramStart"/>
            <w:r>
              <w:t>the</w:t>
            </w:r>
            <w:proofErr w:type="gramEnd"/>
            <w:r>
              <w:t xml:space="preserve"> </w:t>
            </w:r>
            <w:ins w:id="158" w:author="Brian Wortman" w:date="2014-04-19T14:14:00Z">
              <w:r w:rsidR="00B945DD">
                <w:t xml:space="preserve">Web API </w:t>
              </w:r>
            </w:ins>
            <w:r>
              <w:t>option</w:t>
            </w:r>
            <w:ins w:id="159" w:author="Brian Wortman" w:date="2014-04-19T14:15:00Z">
              <w:r w:rsidR="00B945DD">
                <w:t xml:space="preserve"> (</w:t>
              </w:r>
            </w:ins>
            <w:del w:id="160" w:author="Brian Wortman" w:date="2014-04-19T14:14:00Z">
              <w:r w:rsidDel="00B945DD">
                <w:delText xml:space="preserve"> to create a unit test project (</w:delText>
              </w:r>
              <w:r w:rsidRPr="00BE5098" w:rsidDel="00B945DD">
                <w:delText>you</w:delText>
              </w:r>
            </w:del>
            <w:del w:id="161" w:author="Brian Wortman" w:date="2014-04-19T14:15:00Z">
              <w:r w:rsidRPr="00BE5098" w:rsidDel="00B945DD">
                <w:delText>’ll be using NUnit instead of MSTest</w:delText>
              </w:r>
            </w:del>
            <w:del w:id="162" w:author="Brian Wortman" w:date="2014-04-19T14:14:00Z">
              <w:r w:rsidRPr="00BE5098" w:rsidDel="00B945DD">
                <w:delText>)</w:delText>
              </w:r>
            </w:del>
            <w:ins w:id="163" w:author="Brian Wortman" w:date="2014-04-19T14:13:00Z">
              <w:r w:rsidR="00B945DD">
                <w:t>Figure 4-1</w:t>
              </w:r>
            </w:ins>
            <w:ins w:id="164" w:author="Brian Wortman" w:date="2014-04-19T14:15:00Z">
              <w:r w:rsidR="00B945DD">
                <w:t>)</w:t>
              </w:r>
            </w:ins>
            <w:ins w:id="165" w:author="Brian Wortman" w:date="2014-04-19T14:13:00Z">
              <w:r w:rsidR="00B945DD">
                <w:t>.</w:t>
              </w:r>
            </w:ins>
          </w:p>
        </w:tc>
        <w:tc>
          <w:tcPr>
            <w:tcW w:w="4590" w:type="dxa"/>
            <w:tcBorders>
              <w:top w:val="single" w:sz="4" w:space="0" w:color="C0504D" w:themeColor="accent2"/>
            </w:tcBorders>
            <w:tcPrChange w:id="166"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t>WebApi2</w:t>
            </w:r>
            <w:r w:rsidRPr="00BE5098">
              <w:rPr>
                <w:rStyle w:val="CodeInline"/>
              </w:rPr>
              <w:t>Book.Web.Api</w:t>
            </w:r>
          </w:p>
        </w:tc>
      </w:tr>
      <w:tr w:rsidR="00BE5098" w14:paraId="03EA4691" w14:textId="77777777" w:rsidTr="00107179">
        <w:tc>
          <w:tcPr>
            <w:tcW w:w="3982" w:type="dxa"/>
            <w:tcPrChange w:id="167" w:author="Brian Wortman" w:date="2014-04-19T14:24:00Z">
              <w:tcPr>
                <w:tcW w:w="2628" w:type="dxa"/>
              </w:tcPr>
            </w:tcPrChange>
          </w:tcPr>
          <w:p w14:paraId="69911E6D" w14:textId="505ABA8B" w:rsidR="00BE5098" w:rsidRPr="00BE5098" w:rsidDel="00107179" w:rsidRDefault="00BE5098" w:rsidP="00BE5098">
            <w:pPr>
              <w:pStyle w:val="TableText"/>
              <w:rPr>
                <w:del w:id="168" w:author="Brian Wortman" w:date="2014-04-19T14:24:00Z"/>
              </w:rPr>
            </w:pPr>
            <w:r>
              <w:t>SQL Server Database Project</w:t>
            </w:r>
          </w:p>
          <w:p w14:paraId="7F4938A6" w14:textId="77777777" w:rsidR="00BE5098" w:rsidRDefault="00BE5098" w:rsidP="00BE5098">
            <w:pPr>
              <w:pStyle w:val="TableText"/>
            </w:pPr>
          </w:p>
          <w:p w14:paraId="370F3E94" w14:textId="29E58299" w:rsidR="00BE5098" w:rsidRPr="00BE5098" w:rsidRDefault="00BE5098">
            <w:pPr>
              <w:pStyle w:val="TableText"/>
            </w:pPr>
            <w:del w:id="169" w:author="Brian Wortman" w:date="2014-04-19T14:25:00Z">
              <w:r w:rsidDel="00107179">
                <w:delText>(</w:delText>
              </w:r>
            </w:del>
            <w:r w:rsidRPr="00BE5098">
              <w:t xml:space="preserve">This can be found under Other Languages </w:t>
            </w:r>
            <w:r w:rsidRPr="00BE5098">
              <w:sym w:font="Wingdings 3" w:char="F086"/>
            </w:r>
            <w:r w:rsidRPr="00BE5098">
              <w:t xml:space="preserve"> SQL Server.</w:t>
            </w:r>
            <w:del w:id="170" w:author="Brian Wortman" w:date="2014-04-19T14:25:00Z">
              <w:r w:rsidRPr="00BE5098" w:rsidDel="00107179">
                <w:delText>)</w:delText>
              </w:r>
            </w:del>
          </w:p>
        </w:tc>
        <w:tc>
          <w:tcPr>
            <w:tcW w:w="4590" w:type="dxa"/>
            <w:tcPrChange w:id="171"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172" w:author="Brian Wortman" w:date="2014-04-19T14:11:00Z"/>
        </w:rPr>
      </w:pPr>
    </w:p>
    <w:p w14:paraId="03DFFE9A" w14:textId="77777777" w:rsidR="00B945DD" w:rsidRDefault="00B945DD">
      <w:pPr>
        <w:keepNext/>
        <w:rPr>
          <w:ins w:id="173" w:author="Brian Wortman" w:date="2014-04-19T14:12:00Z"/>
        </w:rPr>
        <w:pPrChange w:id="174" w:author="Brian Wortman" w:date="2014-04-19T14:12:00Z">
          <w:pPr/>
        </w:pPrChange>
      </w:pPr>
      <w:ins w:id="175" w:author="Brian Wortman" w:date="2014-04-19T14:11:00Z">
        <w:r w:rsidRPr="00B945DD">
          <w:rPr>
            <w:noProof/>
          </w:rPr>
          <w:lastRenderedPageBreak/>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5228E9BB" w:rsidR="00B945DD" w:rsidRDefault="00B945DD">
      <w:pPr>
        <w:pStyle w:val="FigureCaption"/>
        <w:rPr>
          <w:ins w:id="176" w:author="Brian Wortman" w:date="2014-04-19T14:11:00Z"/>
        </w:rPr>
        <w:pPrChange w:id="177" w:author="Brian Wortman" w:date="2014-04-19T14:12:00Z">
          <w:pPr/>
        </w:pPrChange>
      </w:pPr>
      <w:ins w:id="178" w:author="Brian Wortman" w:date="2014-04-19T14:12:00Z">
        <w:r>
          <w:t xml:space="preserve">Figure 4- </w:t>
        </w:r>
        <w:r>
          <w:fldChar w:fldCharType="begin"/>
        </w:r>
        <w:r>
          <w:instrText xml:space="preserve"> SEQ Figure_4- \* ARABIC </w:instrText>
        </w:r>
      </w:ins>
      <w:r>
        <w:fldChar w:fldCharType="separate"/>
      </w:r>
      <w:ins w:id="179" w:author="Brian Wortman" w:date="2014-04-19T14:12:00Z">
        <w:r>
          <w:t>1</w:t>
        </w:r>
        <w:r>
          <w:fldChar w:fldCharType="end"/>
        </w:r>
        <w:r>
          <w:t xml:space="preserve"> Adding the ASP.NET Web Application</w:t>
        </w:r>
      </w:ins>
    </w:p>
    <w:p w14:paraId="1F48BCC8" w14:textId="069B7F4F" w:rsidR="00B945DD" w:rsidDel="00B945DD" w:rsidRDefault="00B945DD" w:rsidP="00A43931">
      <w:pPr>
        <w:rPr>
          <w:del w:id="180"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181"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182" w:author="Brian Wortman" w:date="2014-04-19T14:25:00Z">
          <w:tblPr>
            <w:tblStyle w:val="TableGrid"/>
            <w:tblW w:w="0" w:type="auto"/>
            <w:tblLook w:val="04A0" w:firstRow="1" w:lastRow="0" w:firstColumn="1" w:lastColumn="0" w:noHBand="0" w:noVBand="1"/>
          </w:tblPr>
        </w:tblPrChange>
      </w:tblPr>
      <w:tblGrid>
        <w:gridCol w:w="2255"/>
        <w:gridCol w:w="6380"/>
        <w:tblGridChange w:id="183">
          <w:tblGrid>
            <w:gridCol w:w="5"/>
            <w:gridCol w:w="2250"/>
            <w:gridCol w:w="5"/>
            <w:gridCol w:w="3752"/>
            <w:gridCol w:w="2628"/>
          </w:tblGrid>
        </w:tblGridChange>
      </w:tblGrid>
      <w:tr w:rsidR="00A43931" w14:paraId="33BBCEA9" w14:textId="77777777" w:rsidTr="00107179">
        <w:trPr>
          <w:trPrChange w:id="184" w:author="Brian Wortman" w:date="2014-04-19T14:25:00Z">
            <w:trPr>
              <w:gridAfter w:val="0"/>
            </w:trPr>
          </w:trPrChange>
        </w:trPr>
        <w:tc>
          <w:tcPr>
            <w:tcW w:w="2255" w:type="dxa"/>
            <w:tcPrChange w:id="185" w:author="Brian Wortman" w:date="2014-04-19T14:25:00Z">
              <w:tcPr>
                <w:tcW w:w="2255" w:type="dxa"/>
                <w:gridSpan w:val="2"/>
              </w:tcPr>
            </w:tcPrChange>
          </w:tcPr>
          <w:p w14:paraId="6395A4D7" w14:textId="77777777" w:rsidR="00A43931" w:rsidRPr="00A43931" w:rsidRDefault="00A43931" w:rsidP="00A43931">
            <w:pPr>
              <w:pStyle w:val="TableHead"/>
            </w:pPr>
            <w:r>
              <w:t>Project Type</w:t>
            </w:r>
          </w:p>
        </w:tc>
        <w:tc>
          <w:tcPr>
            <w:tcW w:w="6380" w:type="dxa"/>
            <w:tcPrChange w:id="186"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187" w:author="Brian Wortman" w:date="2014-04-19T14:25:00Z">
            <w:trPr>
              <w:gridAfter w:val="0"/>
            </w:trPr>
          </w:trPrChange>
        </w:trPr>
        <w:tc>
          <w:tcPr>
            <w:tcW w:w="2255" w:type="dxa"/>
            <w:tcPrChange w:id="188"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189"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190" w:author="Brian Wortman" w:date="2014-04-19T14:23:00Z"/>
          <w:trPrChange w:id="191" w:author="Brian Wortman" w:date="2014-04-19T14:25:00Z">
            <w:trPr>
              <w:gridAfter w:val="0"/>
            </w:trPr>
          </w:trPrChange>
        </w:trPr>
        <w:tc>
          <w:tcPr>
            <w:tcW w:w="2255" w:type="dxa"/>
            <w:tcPrChange w:id="192" w:author="Brian Wortman" w:date="2014-04-19T14:25:00Z">
              <w:tcPr>
                <w:tcW w:w="2255" w:type="dxa"/>
                <w:gridSpan w:val="2"/>
              </w:tcPr>
            </w:tcPrChange>
          </w:tcPr>
          <w:p w14:paraId="327FAC21" w14:textId="295F61D2" w:rsidR="00107179" w:rsidRPr="00107179" w:rsidRDefault="00107179" w:rsidP="00107179">
            <w:pPr>
              <w:pStyle w:val="TableText"/>
              <w:rPr>
                <w:ins w:id="193" w:author="Brian Wortman" w:date="2014-04-19T14:23:00Z"/>
              </w:rPr>
            </w:pPr>
            <w:ins w:id="194" w:author="Brian Wortman" w:date="2014-04-19T14:23:00Z">
              <w:r>
                <w:t>Class library</w:t>
              </w:r>
            </w:ins>
          </w:p>
        </w:tc>
        <w:tc>
          <w:tcPr>
            <w:tcW w:w="6380" w:type="dxa"/>
            <w:tcPrChange w:id="195" w:author="Brian Wortman" w:date="2014-04-19T14:25:00Z">
              <w:tcPr>
                <w:tcW w:w="3001" w:type="dxa"/>
                <w:gridSpan w:val="2"/>
              </w:tcPr>
            </w:tcPrChange>
          </w:tcPr>
          <w:p w14:paraId="66FB2FC6" w14:textId="5F60F1B8" w:rsidR="00107179" w:rsidRDefault="00107179" w:rsidP="00107179">
            <w:pPr>
              <w:pStyle w:val="TableText"/>
              <w:rPr>
                <w:ins w:id="196" w:author="Brian Wortman" w:date="2014-04-19T14:23:00Z"/>
                <w:rStyle w:val="CodeInline"/>
              </w:rPr>
            </w:pPr>
            <w:ins w:id="197" w:author="Brian Wortman" w:date="2014-04-19T14:23:00Z">
              <w:r w:rsidRPr="00107179">
                <w:rPr>
                  <w:rStyle w:val="CodeInline"/>
                </w:rPr>
                <w:t>WebApi2Book.Data.SqlServer.IntegrationTests</w:t>
              </w:r>
            </w:ins>
          </w:p>
        </w:tc>
      </w:tr>
      <w:tr w:rsidR="00107179" w14:paraId="35BB627C" w14:textId="77777777" w:rsidTr="00107179">
        <w:trPr>
          <w:ins w:id="198" w:author="Brian Wortman" w:date="2014-04-19T14:23:00Z"/>
          <w:trPrChange w:id="199" w:author="Brian Wortman" w:date="2014-04-19T14:25:00Z">
            <w:trPr>
              <w:gridAfter w:val="0"/>
            </w:trPr>
          </w:trPrChange>
        </w:trPr>
        <w:tc>
          <w:tcPr>
            <w:tcW w:w="2255" w:type="dxa"/>
            <w:tcPrChange w:id="200" w:author="Brian Wortman" w:date="2014-04-19T14:25:00Z">
              <w:tcPr>
                <w:tcW w:w="2255" w:type="dxa"/>
                <w:gridSpan w:val="2"/>
              </w:tcPr>
            </w:tcPrChange>
          </w:tcPr>
          <w:p w14:paraId="16345BF1" w14:textId="17CBE053" w:rsidR="00107179" w:rsidRPr="00107179" w:rsidRDefault="00107179" w:rsidP="00107179">
            <w:pPr>
              <w:pStyle w:val="TableText"/>
              <w:rPr>
                <w:ins w:id="201" w:author="Brian Wortman" w:date="2014-04-19T14:23:00Z"/>
              </w:rPr>
            </w:pPr>
            <w:ins w:id="202" w:author="Brian Wortman" w:date="2014-04-19T14:23:00Z">
              <w:r>
                <w:t>Class library</w:t>
              </w:r>
            </w:ins>
          </w:p>
        </w:tc>
        <w:tc>
          <w:tcPr>
            <w:tcW w:w="6380" w:type="dxa"/>
            <w:tcPrChange w:id="203" w:author="Brian Wortman" w:date="2014-04-19T14:25:00Z">
              <w:tcPr>
                <w:tcW w:w="3001" w:type="dxa"/>
                <w:gridSpan w:val="2"/>
              </w:tcPr>
            </w:tcPrChange>
          </w:tcPr>
          <w:p w14:paraId="71B7DD8D" w14:textId="44A3E25F" w:rsidR="00107179" w:rsidRDefault="00E2416F" w:rsidP="00107179">
            <w:pPr>
              <w:pStyle w:val="TableText"/>
              <w:rPr>
                <w:ins w:id="204" w:author="Brian Wortman" w:date="2014-04-19T14:23:00Z"/>
                <w:rStyle w:val="CodeInline"/>
              </w:rPr>
            </w:pPr>
            <w:ins w:id="205" w:author="Brian Wortman" w:date="2014-04-19T14:26:00Z">
              <w:r w:rsidRPr="00E2416F">
                <w:rPr>
                  <w:rStyle w:val="CodeInline"/>
                </w:rPr>
                <w:t>WebApi2Book.Data.Tests</w:t>
              </w:r>
            </w:ins>
          </w:p>
        </w:tc>
      </w:tr>
      <w:tr w:rsidR="00107179" w14:paraId="177AA5F3" w14:textId="77777777" w:rsidTr="00107179">
        <w:trPr>
          <w:ins w:id="206" w:author="Brian Wortman" w:date="2014-04-19T14:23:00Z"/>
          <w:trPrChange w:id="207" w:author="Brian Wortman" w:date="2014-04-19T14:25:00Z">
            <w:trPr>
              <w:gridAfter w:val="0"/>
            </w:trPr>
          </w:trPrChange>
        </w:trPr>
        <w:tc>
          <w:tcPr>
            <w:tcW w:w="2255" w:type="dxa"/>
            <w:tcPrChange w:id="208" w:author="Brian Wortman" w:date="2014-04-19T14:25:00Z">
              <w:tcPr>
                <w:tcW w:w="2255" w:type="dxa"/>
                <w:gridSpan w:val="2"/>
              </w:tcPr>
            </w:tcPrChange>
          </w:tcPr>
          <w:p w14:paraId="0663FE13" w14:textId="1D7B41AE" w:rsidR="00107179" w:rsidRPr="00107179" w:rsidRDefault="00107179" w:rsidP="00107179">
            <w:pPr>
              <w:pStyle w:val="TableText"/>
              <w:rPr>
                <w:ins w:id="209" w:author="Brian Wortman" w:date="2014-04-19T14:23:00Z"/>
              </w:rPr>
            </w:pPr>
            <w:ins w:id="210" w:author="Brian Wortman" w:date="2014-04-19T14:23:00Z">
              <w:r>
                <w:t>Class library</w:t>
              </w:r>
            </w:ins>
          </w:p>
        </w:tc>
        <w:tc>
          <w:tcPr>
            <w:tcW w:w="6380" w:type="dxa"/>
            <w:tcPrChange w:id="211" w:author="Brian Wortman" w:date="2014-04-19T14:25:00Z">
              <w:tcPr>
                <w:tcW w:w="3001" w:type="dxa"/>
                <w:gridSpan w:val="2"/>
              </w:tcPr>
            </w:tcPrChange>
          </w:tcPr>
          <w:p w14:paraId="4516D1C7" w14:textId="6A13105B" w:rsidR="00107179" w:rsidRDefault="00E2416F" w:rsidP="00107179">
            <w:pPr>
              <w:pStyle w:val="TableText"/>
              <w:rPr>
                <w:ins w:id="212" w:author="Brian Wortman" w:date="2014-04-19T14:23:00Z"/>
                <w:rStyle w:val="CodeInline"/>
              </w:rPr>
            </w:pPr>
            <w:ins w:id="213" w:author="Brian Wortman" w:date="2014-04-19T14:26:00Z">
              <w:r w:rsidRPr="00E2416F">
                <w:rPr>
                  <w:rStyle w:val="CodeInline"/>
                </w:rPr>
                <w:t>WebApi2Book.Web.Api.IntegrationTests</w:t>
              </w:r>
            </w:ins>
          </w:p>
        </w:tc>
      </w:tr>
      <w:tr w:rsidR="00107179" w14:paraId="2662B1F1" w14:textId="77777777" w:rsidTr="00107179">
        <w:trPr>
          <w:trPrChange w:id="214" w:author="Brian Wortman" w:date="2014-04-19T14:25:00Z">
            <w:trPr>
              <w:gridAfter w:val="0"/>
            </w:trPr>
          </w:trPrChange>
        </w:trPr>
        <w:tc>
          <w:tcPr>
            <w:tcW w:w="2255" w:type="dxa"/>
            <w:tcPrChange w:id="215" w:author="Brian Wortman" w:date="2014-04-19T14:25:00Z">
              <w:tcPr>
                <w:tcW w:w="2255" w:type="dxa"/>
                <w:gridSpan w:val="2"/>
              </w:tcPr>
            </w:tcPrChange>
          </w:tcPr>
          <w:p w14:paraId="1BCEF7F1" w14:textId="77777777" w:rsidR="00107179" w:rsidRPr="00107179" w:rsidRDefault="00107179" w:rsidP="00107179">
            <w:pPr>
              <w:pStyle w:val="TableText"/>
            </w:pPr>
            <w:r>
              <w:t>Class library</w:t>
            </w:r>
          </w:p>
        </w:tc>
        <w:tc>
          <w:tcPr>
            <w:tcW w:w="6380" w:type="dxa"/>
            <w:tcPrChange w:id="216"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17" w:author="Brian Wortman" w:date="2014-04-19T14:27:00Z"/>
        </w:trPr>
        <w:tc>
          <w:tcPr>
            <w:tcW w:w="2255" w:type="dxa"/>
          </w:tcPr>
          <w:p w14:paraId="5486507E" w14:textId="4F7105B5" w:rsidR="00E2416F" w:rsidRPr="00E2416F" w:rsidRDefault="00E2416F" w:rsidP="00E2416F">
            <w:pPr>
              <w:pStyle w:val="TableText"/>
              <w:rPr>
                <w:ins w:id="218" w:author="Brian Wortman" w:date="2014-04-19T14:27:00Z"/>
              </w:rPr>
            </w:pPr>
            <w:ins w:id="219"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20" w:author="Brian Wortman" w:date="2014-04-19T14:27:00Z"/>
                <w:rStyle w:val="CodeInline"/>
              </w:rPr>
            </w:pPr>
            <w:ins w:id="221"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22" w:author="Brian Wortman" w:date="2014-04-19T14:29:00Z">
        <w:r w:rsidDel="00E2416F">
          <w:delText xml:space="preserve">you </w:delText>
        </w:r>
      </w:del>
      <w:ins w:id="223"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24"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25" w:author="Brian Wortman" w:date="2014-04-19T14:57:00Z">
        <w:r w:rsidR="007C1B1A">
          <w:rPr>
            <w:rStyle w:val="CodeInline"/>
          </w:rPr>
          <w:t>Web.Api.Models</w:t>
        </w:r>
      </w:ins>
      <w:del w:id="226" w:author="Brian Wortman" w:date="2014-04-19T14:57:00Z">
        <w:r w:rsidRPr="00294446" w:rsidDel="007C1B1A">
          <w:rPr>
            <w:rStyle w:val="CodeInline"/>
          </w:rPr>
          <w:delText>Data</w:delText>
        </w:r>
      </w:del>
      <w:r>
        <w:t xml:space="preserve"> project will only contain </w:t>
      </w:r>
      <w:del w:id="227" w:author="Brian Wortman" w:date="2014-04-19T14:30:00Z">
        <w:r w:rsidDel="00E2416F">
          <w:delText xml:space="preserve">your </w:delText>
        </w:r>
      </w:del>
      <w:del w:id="228" w:author="Brian Wortman" w:date="2014-04-19T14:57:00Z">
        <w:r w:rsidDel="007C1B1A">
          <w:delText xml:space="preserve">domain </w:delText>
        </w:r>
      </w:del>
      <w:ins w:id="229" w:author="Brian Wortman" w:date="2014-04-19T14:57:00Z">
        <w:r w:rsidR="007C1B1A">
          <w:t xml:space="preserve">service </w:t>
        </w:r>
      </w:ins>
      <w:r>
        <w:t>model classes</w:t>
      </w:r>
      <w:del w:id="230" w:author="Brian Wortman" w:date="2014-04-19T14:57:00Z">
        <w:r w:rsidDel="007C1B1A">
          <w:delText xml:space="preserve"> and some data access interfaces, neither of</w:delText>
        </w:r>
      </w:del>
      <w:ins w:id="231" w:author="Brian Wortman" w:date="2014-04-19T14:58:00Z">
        <w:r w:rsidR="007C1B1A">
          <w:t>, none of</w:t>
        </w:r>
      </w:ins>
      <w:r>
        <w:t xml:space="preserve"> which lend themselves to any kind of unit tests.</w:t>
      </w:r>
      <w:del w:id="232" w:author="Brian Wortman" w:date="2014-04-19T15:17:00Z">
        <w:r w:rsidDel="00834622">
          <w:delText xml:space="preserve"> </w:delText>
        </w:r>
      </w:del>
      <w:del w:id="233" w:author="Brian Wortman" w:date="2014-04-19T15:01:00Z">
        <w:r w:rsidDel="007C1B1A">
          <w:delText xml:space="preserve">You </w:delText>
        </w:r>
      </w:del>
      <w:del w:id="234" w:author="Brian Wortman" w:date="2014-04-19T15:17:00Z">
        <w:r w:rsidDel="00834622">
          <w:delText xml:space="preserve">also don’t have unit tests for </w:delText>
        </w:r>
      </w:del>
      <w:del w:id="235" w:author="Brian Wortman" w:date="2014-04-19T15:02:00Z">
        <w:r w:rsidDel="007C1B1A">
          <w:delText xml:space="preserve">your </w:delText>
        </w:r>
      </w:del>
      <w:del w:id="236"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37" w:author="Brian Wortman" w:date="2014-04-19T15:02:00Z">
        <w:r w:rsidDel="007C1B1A">
          <w:delText xml:space="preserve">your </w:delText>
        </w:r>
      </w:del>
      <w:del w:id="238"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39" w:author="Brian Wortman" w:date="2014-04-19T15:18:00Z">
        <w:r w:rsidR="00834622">
          <w:t xml:space="preserve">; e.g., </w:t>
        </w:r>
      </w:ins>
      <w:del w:id="240" w:author="Brian Wortman" w:date="2014-04-19T15:18:00Z">
        <w:r w:rsidDel="00834622">
          <w:delText>—n</w:delText>
        </w:r>
      </w:del>
      <w:ins w:id="241" w:author="Brian Wortman" w:date="2014-04-19T15:18:00Z">
        <w:r w:rsidR="00834622">
          <w:t>n</w:t>
        </w:r>
      </w:ins>
      <w:r>
        <w:t xml:space="preserve">ot require </w:t>
      </w:r>
      <w:del w:id="242" w:author="Brian Wortman" w:date="2014-04-19T15:21:00Z">
        <w:r w:rsidDel="00CA56CB">
          <w:delText xml:space="preserve">that your </w:delText>
        </w:r>
      </w:del>
      <w:ins w:id="243" w:author="Brian Wortman" w:date="2014-04-19T15:21:00Z">
        <w:r w:rsidR="00CA56CB">
          <w:t xml:space="preserve">the </w:t>
        </w:r>
      </w:ins>
      <w:ins w:id="244" w:author="Brian Wortman" w:date="2014-04-19T15:20:00Z">
        <w:r w:rsidR="00CA56CB">
          <w:t>WebApi2Book.</w:t>
        </w:r>
      </w:ins>
      <w:r w:rsidRPr="00294446">
        <w:rPr>
          <w:rStyle w:val="CodeInline"/>
        </w:rPr>
        <w:t>Common</w:t>
      </w:r>
      <w:r>
        <w:t xml:space="preserve"> project </w:t>
      </w:r>
      <w:ins w:id="245" w:author="Brian Wortman" w:date="2014-04-19T15:21:00Z">
        <w:r w:rsidR="00CA56CB">
          <w:t xml:space="preserve">to </w:t>
        </w:r>
      </w:ins>
      <w:r>
        <w:t xml:space="preserve">depend on </w:t>
      </w:r>
      <w:proofErr w:type="spellStart"/>
      <w:r>
        <w:t>NHibernate</w:t>
      </w:r>
      <w:proofErr w:type="spellEnd"/>
      <w:ins w:id="246"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47" w:author="Brian Wortman" w:date="2014-04-19T15:21:00Z">
        <w:r w:rsidR="00CA56CB">
          <w:t xml:space="preserve">and </w:t>
        </w:r>
      </w:ins>
      <w:ins w:id="248" w:author="Brian Wortman" w:date="2014-04-19T15:19:00Z">
        <w:r w:rsidR="00834622">
          <w:t xml:space="preserve">not require you to </w:t>
        </w:r>
      </w:ins>
      <w:del w:id="249" w:author="Brian Wortman" w:date="2014-04-19T15:20:00Z">
        <w:r w:rsidDel="00834622">
          <w:delText xml:space="preserve">or that you </w:delText>
        </w:r>
      </w:del>
      <w:r>
        <w:t xml:space="preserve">add SQL Server-specific code to anything but the </w:t>
      </w:r>
      <w:ins w:id="250" w:author="Brian Wortman" w:date="2014-04-19T15:20:00Z">
        <w:r w:rsidR="00834622">
          <w:t>WebApi2.</w:t>
        </w:r>
      </w:ins>
      <w:r w:rsidRPr="00294446">
        <w:rPr>
          <w:rStyle w:val="CodeInline"/>
        </w:rPr>
        <w:t>Data.SqlServer</w:t>
      </w:r>
      <w:r>
        <w:t xml:space="preserve"> project. </w:t>
      </w:r>
      <w:del w:id="251" w:author="Brian Wortman" w:date="2014-04-19T16:30:00Z">
        <w:r w:rsidDel="00C36BA4">
          <w:delText>Sure</w:delText>
        </w:r>
      </w:del>
      <w:ins w:id="252" w:author="Brian Wortman" w:date="2014-04-19T16:30:00Z">
        <w:r w:rsidR="00C36BA4">
          <w:t>T</w:t>
        </w:r>
      </w:ins>
      <w:del w:id="253" w:author="Brian Wortman" w:date="2014-04-19T16:30:00Z">
        <w:r w:rsidDel="00C36BA4">
          <w:delText>, t</w:delText>
        </w:r>
      </w:del>
      <w:r>
        <w:t xml:space="preserve">his approach helps </w:t>
      </w:r>
      <w:del w:id="254" w:author="Brian Wortman" w:date="2014-04-19T15:22:00Z">
        <w:r w:rsidDel="00CA56CB">
          <w:delText xml:space="preserve">you </w:delText>
        </w:r>
      </w:del>
      <w:r>
        <w:t xml:space="preserve">during development, but it also helps </w:t>
      </w:r>
      <w:del w:id="255" w:author="Brian Wortman" w:date="2014-04-19T15:22:00Z">
        <w:r w:rsidDel="00CA56CB">
          <w:delText xml:space="preserve">you </w:delText>
        </w:r>
      </w:del>
      <w:r>
        <w:t xml:space="preserve">keep </w:t>
      </w:r>
      <w:del w:id="256"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 xml:space="preserve">Table 4-3. The </w:t>
      </w:r>
      <w:commentRangeStart w:id="257"/>
      <w:commentRangeStart w:id="258"/>
      <w:r>
        <w:t>Project Usage</w:t>
      </w:r>
      <w:commentRangeEnd w:id="257"/>
      <w:r w:rsidR="00DA623A">
        <w:rPr>
          <w:rFonts w:asciiTheme="minorHAnsi" w:eastAsiaTheme="minorHAnsi" w:hAnsiTheme="minorHAnsi" w:cstheme="minorBidi"/>
          <w:i w:val="0"/>
          <w:noProof w:val="0"/>
          <w:sz w:val="22"/>
          <w:szCs w:val="22"/>
        </w:rPr>
        <w:commentReference w:id="257"/>
      </w:r>
      <w:commentRangeEnd w:id="258"/>
      <w:r w:rsidR="000F21DE">
        <w:rPr>
          <w:rFonts w:asciiTheme="minorHAnsi" w:eastAsiaTheme="minorHAnsi" w:hAnsiTheme="minorHAnsi" w:cstheme="minorBidi"/>
          <w:i w:val="0"/>
          <w:noProof w:val="0"/>
          <w:sz w:val="22"/>
          <w:szCs w:val="22"/>
        </w:rPr>
        <w:commentReference w:id="258"/>
      </w:r>
    </w:p>
    <w:tbl>
      <w:tblPr>
        <w:tblStyle w:val="TableGrid"/>
        <w:tblW w:w="0" w:type="auto"/>
        <w:tblLayout w:type="fixed"/>
        <w:tblLook w:val="04A0" w:firstRow="1" w:lastRow="0" w:firstColumn="1" w:lastColumn="0" w:noHBand="0" w:noVBand="1"/>
        <w:tblPrChange w:id="259"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60">
          <w:tblGrid>
            <w:gridCol w:w="3078"/>
            <w:gridCol w:w="4207"/>
          </w:tblGrid>
        </w:tblGridChange>
      </w:tblGrid>
      <w:tr w:rsidR="00A43931" w14:paraId="5208545E" w14:textId="77777777" w:rsidTr="00974D55">
        <w:tc>
          <w:tcPr>
            <w:tcW w:w="3078" w:type="dxa"/>
            <w:tcPrChange w:id="261"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62"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63"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64" w:author="Brian Wortman" w:date="2014-04-19T16:40:00Z">
              <w:tcPr>
                <w:tcW w:w="4207" w:type="dxa"/>
              </w:tcPr>
            </w:tcPrChange>
          </w:tcPr>
          <w:p w14:paraId="2C9F129F" w14:textId="0B017991" w:rsidR="00A43931" w:rsidRPr="00A43931" w:rsidRDefault="00A43931" w:rsidP="00C36BA4">
            <w:pPr>
              <w:pStyle w:val="TableText"/>
              <w:pPrChange w:id="265" w:author="Brian Wortman" w:date="2014-04-19T16:31:00Z">
                <w:pPr>
                  <w:pStyle w:val="TableText"/>
                </w:pPr>
              </w:pPrChange>
            </w:pPr>
            <w:r>
              <w:t xml:space="preserve">Contains </w:t>
            </w:r>
            <w:ins w:id="266" w:author="Brian Wortman" w:date="2014-04-19T16:31:00Z">
              <w:r w:rsidR="00C36BA4">
                <w:t>"framework</w:t>
              </w:r>
            </w:ins>
            <w:ins w:id="267" w:author="Brian Wortman" w:date="2014-04-19T16:47:00Z">
              <w:r w:rsidR="0068613E">
                <w:t>-</w:t>
              </w:r>
              <w:proofErr w:type="spellStart"/>
              <w:r w:rsidR="0068613E">
                <w:t>ish</w:t>
              </w:r>
            </w:ins>
            <w:proofErr w:type="spellEnd"/>
            <w:ins w:id="268" w:author="Brian Wortman" w:date="2014-04-19T16:31:00Z">
              <w:r w:rsidR="00C36BA4">
                <w:t xml:space="preserve">" </w:t>
              </w:r>
            </w:ins>
            <w:r>
              <w:t>f</w:t>
            </w:r>
            <w:r w:rsidRPr="00A43931">
              <w:t xml:space="preserve">unctionality not specific to </w:t>
            </w:r>
            <w:ins w:id="269" w:author="Brian Wortman" w:date="2014-04-19T16:31:00Z">
              <w:r w:rsidR="00C36BA4">
                <w:t xml:space="preserve">the </w:t>
              </w:r>
            </w:ins>
            <w:del w:id="270" w:author="Brian Wortman" w:date="2014-04-19T16:31:00Z">
              <w:r w:rsidRPr="00A43931" w:rsidDel="00C36BA4">
                <w:delText xml:space="preserve">your </w:delText>
              </w:r>
            </w:del>
            <w:r w:rsidRPr="00A43931">
              <w:t xml:space="preserve">API </w:t>
            </w:r>
            <w:del w:id="271" w:author="Brian Wortman" w:date="2014-04-19T16:31:00Z">
              <w:r w:rsidRPr="00A43931" w:rsidDel="00C36BA4">
                <w:delText>or even to web services</w:delText>
              </w:r>
            </w:del>
            <w:ins w:id="272" w:author="Brian Wortman" w:date="2014-04-19T16:31:00Z">
              <w:r w:rsidR="00C36BA4">
                <w:t>or the database</w:t>
              </w:r>
            </w:ins>
            <w:del w:id="273"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274"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275" w:author="Brian Wortman" w:date="2014-04-19T16:40:00Z">
              <w:tcPr>
                <w:tcW w:w="4207" w:type="dxa"/>
              </w:tcPr>
            </w:tcPrChange>
          </w:tcPr>
          <w:p w14:paraId="3F7E797E" w14:textId="4521F238" w:rsidR="00A43931" w:rsidRPr="00A43931" w:rsidRDefault="00A43931" w:rsidP="0068613E">
            <w:pPr>
              <w:pStyle w:val="TableText"/>
              <w:pPrChange w:id="276" w:author="Brian Wortman" w:date="2014-04-19T16:48:00Z">
                <w:pPr>
                  <w:pStyle w:val="TableText"/>
                </w:pPr>
              </w:pPrChange>
            </w:pPr>
            <w:r>
              <w:t xml:space="preserve">Contains </w:t>
            </w:r>
            <w:del w:id="277" w:author="Brian Wortman" w:date="2014-04-19T16:48:00Z">
              <w:r w:rsidRPr="00A43931" w:rsidDel="0068613E">
                <w:delText xml:space="preserve">your </w:delText>
              </w:r>
            </w:del>
            <w:ins w:id="278" w:author="Brian Wortman" w:date="2014-04-19T16:48:00Z">
              <w:r w:rsidR="0068613E">
                <w:t>the</w:t>
              </w:r>
              <w:r w:rsidR="0068613E" w:rsidRPr="00A43931">
                <w:t xml:space="preserve"> </w:t>
              </w:r>
            </w:ins>
            <w:r w:rsidRPr="00A43931">
              <w:t xml:space="preserve">domain model Plain Old CLR Objects (POCOs); these are used by </w:t>
            </w:r>
            <w:proofErr w:type="spellStart"/>
            <w:r w:rsidRPr="00A43931">
              <w:t>NHibernate</w:t>
            </w:r>
            <w:proofErr w:type="spellEnd"/>
            <w:r w:rsidRPr="00A43931">
              <w:t xml:space="preserve"> to pull/push data from the database. Also contains </w:t>
            </w:r>
            <w:del w:id="279" w:author="Brian Wortman" w:date="2014-04-19T16:48:00Z">
              <w:r w:rsidRPr="00A43931" w:rsidDel="0068613E">
                <w:delText>your</w:delText>
              </w:r>
            </w:del>
            <w:ins w:id="280" w:author="Brian Wortman" w:date="2014-04-19T16:48:00Z">
              <w:r w:rsidR="0068613E">
                <w:t>the</w:t>
              </w:r>
            </w:ins>
            <w:r w:rsidRPr="00A43931">
              <w:t xml:space="preserve"> data access interfaces</w:t>
            </w:r>
            <w:ins w:id="281" w:author="Brian Wortman" w:date="2014-04-19T16:33:00Z">
              <w:r w:rsidR="00C36BA4">
                <w:t xml:space="preserve"> and helper</w:t>
              </w:r>
            </w:ins>
            <w:ins w:id="282" w:author="Brian Wortman" w:date="2014-04-19T16:34:00Z">
              <w:r w:rsidR="00C36BA4">
                <w:t xml:space="preserve"> classes</w:t>
              </w:r>
            </w:ins>
            <w:del w:id="283" w:author="Brian Wortman" w:date="2014-04-19T16:34:00Z">
              <w:r w:rsidRPr="00A43931" w:rsidDel="00C36BA4">
                <w:delText>, but no implementations</w:delText>
              </w:r>
            </w:del>
            <w:r w:rsidRPr="00A43931">
              <w:t xml:space="preserve">. </w:t>
            </w:r>
            <w:ins w:id="284" w:author="Brian Wortman" w:date="2014-04-19T16:34:00Z">
              <w:r w:rsidR="00A155A7">
                <w:t xml:space="preserve">However, </w:t>
              </w:r>
            </w:ins>
            <w:del w:id="285"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286"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287"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xml:space="preserve">, as well as your </w:t>
            </w:r>
            <w:proofErr w:type="spellStart"/>
            <w:r w:rsidRPr="00A43931">
              <w:t>NHibernate</w:t>
            </w:r>
            <w:proofErr w:type="spellEnd"/>
            <w:r w:rsidRPr="00A43931">
              <w:t xml:space="preserve"> mappings. This project is what makes the Data project SQL Server–specific at runtime.</w:t>
            </w:r>
          </w:p>
          <w:p w14:paraId="1562BF7B" w14:textId="77777777" w:rsidR="00A43931" w:rsidRDefault="00A43931" w:rsidP="00A43931">
            <w:pPr>
              <w:pStyle w:val="TableText"/>
            </w:pPr>
          </w:p>
          <w:p w14:paraId="08588E28" w14:textId="0757B106" w:rsidR="00A43931" w:rsidRPr="00A43931" w:rsidRDefault="00A43931" w:rsidP="0068613E">
            <w:pPr>
              <w:pStyle w:val="TableText"/>
              <w:pPrChange w:id="288" w:author="Brian Wortman" w:date="2014-04-19T16:48:00Z">
                <w:pPr>
                  <w:pStyle w:val="TableText"/>
                </w:pPr>
              </w:pPrChange>
            </w:pPr>
            <w:r>
              <w:t xml:space="preserve">As </w:t>
            </w:r>
            <w:r w:rsidRPr="00A43931">
              <w:t xml:space="preserve">you build up your services application, you should note that no code references any types </w:t>
            </w:r>
            <w:ins w:id="289" w:author="Brian Wortman" w:date="2014-04-19T16:48:00Z">
              <w:r w:rsidR="0068613E">
                <w:t xml:space="preserve">contained </w:t>
              </w:r>
            </w:ins>
            <w:r w:rsidRPr="00A43931">
              <w:t>in this project</w:t>
            </w:r>
            <w:ins w:id="290" w:author="Brian Wortman" w:date="2014-04-19T16:48:00Z">
              <w:r w:rsidR="0068613E">
                <w:t xml:space="preserve">; </w:t>
              </w:r>
            </w:ins>
            <w:del w:id="291" w:author="Brian Wortman" w:date="2014-04-19T16:48:00Z">
              <w:r w:rsidRPr="00A43931" w:rsidDel="0068613E">
                <w:delText xml:space="preserve"> (</w:delText>
              </w:r>
            </w:del>
            <w:r w:rsidRPr="00A43931">
              <w:t>i.e., the code only references the Data project</w:t>
            </w:r>
            <w:del w:id="292" w:author="Brian Wortman" w:date="2014-04-19T16:48:00Z">
              <w:r w:rsidRPr="00A43931" w:rsidDel="0068613E">
                <w:delText>)</w:delText>
              </w:r>
            </w:del>
            <w:r w:rsidRPr="00A43931">
              <w:t>.</w:t>
            </w:r>
          </w:p>
        </w:tc>
      </w:tr>
      <w:tr w:rsidR="00A43931" w14:paraId="74B06BC8" w14:textId="77777777" w:rsidTr="00974D55">
        <w:tc>
          <w:tcPr>
            <w:tcW w:w="3078" w:type="dxa"/>
            <w:tcPrChange w:id="293"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294"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295" w:author="Brian Wortman" w:date="2014-04-19T16:48:00Z">
              <w:r w:rsidRPr="00A43931" w:rsidDel="0068613E">
                <w:delText xml:space="preserve">your </w:delText>
              </w:r>
            </w:del>
            <w:ins w:id="296"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A155A7">
            <w:pPr>
              <w:pStyle w:val="TableText"/>
              <w:pPrChange w:id="297" w:author="Brian Wortman" w:date="2014-04-19T16:36:00Z">
                <w:pPr>
                  <w:pStyle w:val="TableText"/>
                </w:pPr>
              </w:pPrChange>
            </w:pPr>
            <w:del w:id="298" w:author="Brian Wortman" w:date="2014-04-19T16:36:00Z">
              <w:r w:rsidDel="00A155A7">
                <w:delText>I</w:delText>
              </w:r>
            </w:del>
            <w:ins w:id="299"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00" w:author="Brian Wortman" w:date="2014-04-19T16:36:00Z">
              <w:r w:rsidR="00A155A7">
                <w:t xml:space="preserve">, because </w:t>
              </w:r>
            </w:ins>
            <w:del w:id="301" w:author="Brian Wortman" w:date="2014-04-19T16:36:00Z">
              <w:r w:rsidRPr="00A43931" w:rsidDel="00A155A7">
                <w:delText xml:space="preserve"> (i.e., </w:delText>
              </w:r>
            </w:del>
            <w:del w:id="302" w:author="Brian Wortman" w:date="2014-04-19T16:35:00Z">
              <w:r w:rsidRPr="00A43931" w:rsidDel="00A155A7">
                <w:delText xml:space="preserve">you don’t share </w:delText>
              </w:r>
            </w:del>
            <w:r w:rsidRPr="00A43931">
              <w:t xml:space="preserve">resource type definitions </w:t>
            </w:r>
            <w:ins w:id="303" w:author="Brian Wortman" w:date="2014-04-19T16:35:00Z">
              <w:r w:rsidR="00A155A7">
                <w:t xml:space="preserve">are not shared with </w:t>
              </w:r>
            </w:ins>
            <w:del w:id="304" w:author="Brian Wortman" w:date="2014-04-19T16:36:00Z">
              <w:r w:rsidRPr="00A43931" w:rsidDel="00A155A7">
                <w:delText xml:space="preserve">in </w:delText>
              </w:r>
            </w:del>
            <w:r w:rsidRPr="00A43931">
              <w:t>REST service</w:t>
            </w:r>
            <w:ins w:id="305" w:author="Brian Wortman" w:date="2014-04-19T16:36:00Z">
              <w:r w:rsidR="00A155A7">
                <w:t xml:space="preserve"> clients</w:t>
              </w:r>
            </w:ins>
            <w:del w:id="306" w:author="Brian Wortman" w:date="2014-04-19T16:36:00Z">
              <w:r w:rsidRPr="00A43931" w:rsidDel="00A155A7">
                <w:delText>s)</w:delText>
              </w:r>
            </w:del>
            <w:r w:rsidRPr="00A43931">
              <w:t>.</w:t>
            </w:r>
          </w:p>
        </w:tc>
      </w:tr>
      <w:tr w:rsidR="00A43931" w14:paraId="463BD482" w14:textId="77777777" w:rsidTr="00974D55">
        <w:tc>
          <w:tcPr>
            <w:tcW w:w="3078" w:type="dxa"/>
            <w:tcPrChange w:id="307"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.Web.Common</w:t>
            </w:r>
          </w:p>
        </w:tc>
        <w:tc>
          <w:tcPr>
            <w:tcW w:w="5467" w:type="dxa"/>
            <w:tcPrChange w:id="308"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09"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10" w:author="Brian Wortman" w:date="2014-04-19T16:40:00Z">
              <w:tcPr>
                <w:tcW w:w="4207" w:type="dxa"/>
              </w:tcPr>
            </w:tcPrChange>
          </w:tcPr>
          <w:p w14:paraId="3C20D2EC" w14:textId="6A43AD54" w:rsidR="00A43931" w:rsidRPr="00A43931" w:rsidRDefault="00A43931" w:rsidP="00A155A7">
            <w:pPr>
              <w:pStyle w:val="TableText"/>
              <w:pPrChange w:id="311" w:author="Brian Wortman" w:date="2014-04-19T16:38:00Z">
                <w:pPr>
                  <w:pStyle w:val="TableText"/>
                </w:pPr>
              </w:pPrChange>
            </w:pPr>
            <w:r>
              <w:t>This is the REST service application itself</w:t>
            </w:r>
            <w:r w:rsidRPr="00A43931">
              <w:t>; it is hosted by IIS at runtime</w:t>
            </w:r>
            <w:ins w:id="312" w:author="Brian Wortman" w:date="2014-04-19T16:37:00Z">
              <w:r w:rsidR="00A155A7">
                <w:t xml:space="preserve"> (though in development we use </w:t>
              </w:r>
              <w:proofErr w:type="spellStart"/>
              <w:r w:rsidR="00A155A7">
                <w:t>IISExpress</w:t>
              </w:r>
              <w:proofErr w:type="spellEnd"/>
              <w:r w:rsidR="00A155A7">
                <w:t>)</w:t>
              </w:r>
            </w:ins>
            <w:r w:rsidRPr="00A43931">
              <w:t>. This project contains all of the Web API controllers</w:t>
            </w:r>
            <w:ins w:id="313" w:author="Brian Wortman" w:date="2014-04-19T16:38:00Z">
              <w:r w:rsidR="00A155A7">
                <w:t xml:space="preserve"> and handlers</w:t>
              </w:r>
            </w:ins>
            <w:r w:rsidRPr="00A43931">
              <w:t xml:space="preserve">, </w:t>
            </w:r>
            <w:del w:id="314" w:author="Brian Wortman" w:date="2014-04-19T16:38:00Z">
              <w:r w:rsidRPr="00A43931" w:rsidDel="00A155A7">
                <w:delText xml:space="preserve">your </w:delText>
              </w:r>
            </w:del>
            <w:ins w:id="315"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16"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17" w:author="Brian Wortman" w:date="2014-04-19T16:40:00Z">
              <w:tcPr>
                <w:tcW w:w="4207" w:type="dxa"/>
              </w:tcPr>
            </w:tcPrChange>
          </w:tcPr>
          <w:p w14:paraId="2DFE203D" w14:textId="72BF9C0B" w:rsidR="00A43931" w:rsidRPr="00A43931" w:rsidRDefault="00A43931" w:rsidP="00A155A7">
            <w:pPr>
              <w:pStyle w:val="TableText"/>
              <w:pPrChange w:id="318" w:author="Brian Wortman" w:date="2014-04-19T16:38:00Z">
                <w:pPr>
                  <w:pStyle w:val="TableText"/>
                </w:pPr>
              </w:pPrChange>
            </w:pPr>
            <w:r>
              <w:t xml:space="preserve">Contains all </w:t>
            </w:r>
            <w:r w:rsidRPr="00A43931">
              <w:t xml:space="preserve">the schema, code, and data for </w:t>
            </w:r>
            <w:del w:id="319" w:author="Brian Wortman" w:date="2014-04-19T16:38:00Z">
              <w:r w:rsidRPr="00A43931" w:rsidDel="00A155A7">
                <w:delText xml:space="preserve">your </w:delText>
              </w:r>
            </w:del>
            <w:ins w:id="320" w:author="Brian Wortman" w:date="2014-04-19T16:38:00Z">
              <w:r w:rsidR="00A155A7">
                <w:t>the</w:t>
              </w:r>
              <w:r w:rsidR="00A155A7" w:rsidRPr="00A43931">
                <w:t xml:space="preserve"> </w:t>
              </w:r>
            </w:ins>
            <w:r w:rsidRPr="00A43931">
              <w:t xml:space="preserve">SQL Server database. Once this project is compiled, </w:t>
            </w:r>
            <w:del w:id="321" w:author="Brian Wortman" w:date="2014-04-19T16:38:00Z">
              <w:r w:rsidRPr="00A43931" w:rsidDel="00A155A7">
                <w:delText xml:space="preserve">you </w:delText>
              </w:r>
            </w:del>
            <w:r w:rsidRPr="00A43931">
              <w:t xml:space="preserve">use the output to deploy the database to your </w:t>
            </w:r>
            <w:r w:rsidRPr="00A43931">
              <w:lastRenderedPageBreak/>
              <w:t>preferred target. This works whether you want to create a new database or upgrade an existing one.</w:t>
            </w:r>
          </w:p>
        </w:tc>
      </w:tr>
      <w:tr w:rsidR="00A43931" w14:paraId="06D9B04B" w14:textId="77777777" w:rsidTr="00974D55">
        <w:tc>
          <w:tcPr>
            <w:tcW w:w="3078" w:type="dxa"/>
            <w:tcPrChange w:id="322"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lastRenderedPageBreak/>
              <w:t>WebApi2</w:t>
            </w:r>
            <w:r w:rsidRPr="006906A1">
              <w:rPr>
                <w:rStyle w:val="CodeInline"/>
              </w:rPr>
              <w:t>Book</w:t>
            </w:r>
            <w:r w:rsidR="00A43931" w:rsidRPr="00294446">
              <w:rPr>
                <w:rStyle w:val="CodeInline"/>
              </w:rPr>
              <w:t>.Common.Tests</w:t>
            </w:r>
          </w:p>
        </w:tc>
        <w:tc>
          <w:tcPr>
            <w:tcW w:w="5467" w:type="dxa"/>
            <w:tcPrChange w:id="323" w:author="Brian Wortman" w:date="2014-04-19T16:40:00Z">
              <w:tcPr>
                <w:tcW w:w="4207" w:type="dxa"/>
              </w:tcPr>
            </w:tcPrChange>
          </w:tcPr>
          <w:p w14:paraId="6B49BCB7" w14:textId="1EE03BD7" w:rsidR="00A43931" w:rsidRPr="00A43931" w:rsidRDefault="00A43931" w:rsidP="00974D55">
            <w:pPr>
              <w:pStyle w:val="TableText"/>
              <w:pPrChange w:id="324" w:author="Brian Wortman" w:date="2014-04-19T16:40:00Z">
                <w:pPr>
                  <w:pStyle w:val="TableText"/>
                </w:pPr>
              </w:pPrChange>
            </w:pPr>
            <w:r>
              <w:t xml:space="preserve">Unit tests for the classes in </w:t>
            </w:r>
            <w:del w:id="325" w:author="Brian Wortman" w:date="2014-04-19T16:40:00Z">
              <w:r w:rsidRPr="00A43931" w:rsidDel="00974D55">
                <w:delText xml:space="preserve">your </w:delText>
              </w:r>
            </w:del>
            <w:ins w:id="326"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27"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28" w:author="Brian Wortman" w:date="2014-04-19T16:40:00Z">
              <w:tcPr>
                <w:tcW w:w="3078" w:type="dxa"/>
              </w:tcPr>
            </w:tcPrChange>
          </w:tcPr>
          <w:p w14:paraId="4E2798D0" w14:textId="77777777" w:rsidR="00974D55" w:rsidRDefault="00974D55" w:rsidP="00A43931">
            <w:pPr>
              <w:pStyle w:val="TableText"/>
              <w:rPr>
                <w:ins w:id="329" w:author="Brian Wortman" w:date="2014-04-19T16:41:00Z"/>
                <w:rStyle w:val="CodeInline"/>
              </w:rPr>
            </w:pPr>
            <w:ins w:id="330"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31" w:author="Brian Wortman" w:date="2014-04-19T16:41:00Z">
              <w:r w:rsidRPr="00974D55">
                <w:rPr>
                  <w:rStyle w:val="CodeInline"/>
                </w:rPr>
                <w:t>.</w:t>
              </w:r>
              <w:proofErr w:type="spellStart"/>
              <w:r w:rsidRPr="00974D55">
                <w:rPr>
                  <w:rStyle w:val="CodeInline"/>
                </w:rPr>
                <w:t>IntegrationTests</w:t>
              </w:r>
              <w:proofErr w:type="spellEnd"/>
              <w:r w:rsidRPr="00974D55" w:rsidDel="00974D55">
                <w:rPr>
                  <w:rStyle w:val="CodeInline"/>
                </w:rPr>
                <w:t xml:space="preserve"> </w:t>
              </w:r>
            </w:ins>
            <w:commentRangeStart w:id="332"/>
            <w:del w:id="333"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32"/>
              <w:r w:rsidR="004E1921" w:rsidDel="00974D55">
                <w:rPr>
                  <w:rFonts w:asciiTheme="minorHAnsi" w:eastAsiaTheme="minorHAnsi" w:hAnsiTheme="minorHAnsi" w:cstheme="minorBidi"/>
                  <w:sz w:val="22"/>
                  <w:szCs w:val="22"/>
                </w:rPr>
                <w:commentReference w:id="332"/>
              </w:r>
            </w:del>
          </w:p>
        </w:tc>
        <w:tc>
          <w:tcPr>
            <w:tcW w:w="5467" w:type="dxa"/>
            <w:tcPrChange w:id="334" w:author="Brian Wortman" w:date="2014-04-19T16:40:00Z">
              <w:tcPr>
                <w:tcW w:w="4207" w:type="dxa"/>
              </w:tcPr>
            </w:tcPrChange>
          </w:tcPr>
          <w:p w14:paraId="6AE54D64" w14:textId="69E4FB24" w:rsidR="00A43931" w:rsidRPr="00A43931" w:rsidRDefault="00974D55" w:rsidP="00A43931">
            <w:pPr>
              <w:pStyle w:val="TableText"/>
            </w:pPr>
            <w:ins w:id="335" w:author="Brian Wortman" w:date="2014-04-19T16:41:00Z">
              <w:r>
                <w:t xml:space="preserve">Integration tests for the classes in the </w:t>
              </w:r>
            </w:ins>
            <w:ins w:id="336" w:author="Brian Wortman" w:date="2014-04-19T16:42:00Z">
              <w:r w:rsidRPr="00974D55">
                <w:rPr>
                  <w:rStyle w:val="CodeInline"/>
                </w:rPr>
                <w:t>WebApi2Book.Data.SqlServer</w:t>
              </w:r>
              <w:r>
                <w:t>; these are used to test data access agains</w:t>
              </w:r>
            </w:ins>
            <w:ins w:id="337" w:author="Brian Wortman" w:date="2014-04-19T16:49:00Z">
              <w:r w:rsidR="00341C0A">
                <w:t>t</w:t>
              </w:r>
            </w:ins>
            <w:ins w:id="338" w:author="Brian Wortman" w:date="2014-04-19T16:42:00Z">
              <w:r>
                <w:t xml:space="preserve"> the actual database.</w:t>
              </w:r>
            </w:ins>
            <w:del w:id="339"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40" w:author="Brian Wortman" w:date="2014-04-19T16:39:00Z"/>
        </w:trPr>
        <w:tc>
          <w:tcPr>
            <w:tcW w:w="3078" w:type="dxa"/>
            <w:tcPrChange w:id="341" w:author="Brian Wortman" w:date="2014-04-19T16:40:00Z">
              <w:tcPr>
                <w:tcW w:w="3078" w:type="dxa"/>
              </w:tcPr>
            </w:tcPrChange>
          </w:tcPr>
          <w:p w14:paraId="25F7838C" w14:textId="0487F744" w:rsidR="00974D55" w:rsidRDefault="00974D55" w:rsidP="00A43931">
            <w:pPr>
              <w:pStyle w:val="TableText"/>
              <w:rPr>
                <w:ins w:id="342" w:author="Brian Wortman" w:date="2014-04-19T16:39:00Z"/>
                <w:rStyle w:val="CodeInline"/>
              </w:rPr>
            </w:pPr>
            <w:ins w:id="343" w:author="Brian Wortman" w:date="2014-04-19T16:42:00Z">
              <w:r w:rsidRPr="00974D55">
                <w:rPr>
                  <w:rStyle w:val="CodeInline"/>
                </w:rPr>
                <w:t>WebApi2Book.Data.Tests</w:t>
              </w:r>
            </w:ins>
          </w:p>
        </w:tc>
        <w:tc>
          <w:tcPr>
            <w:tcW w:w="5467" w:type="dxa"/>
            <w:tcPrChange w:id="344" w:author="Brian Wortman" w:date="2014-04-19T16:40:00Z">
              <w:tcPr>
                <w:tcW w:w="4207" w:type="dxa"/>
              </w:tcPr>
            </w:tcPrChange>
          </w:tcPr>
          <w:p w14:paraId="237E6256" w14:textId="2F0755F5" w:rsidR="00974D55" w:rsidRDefault="00974D55" w:rsidP="00A43931">
            <w:pPr>
              <w:pStyle w:val="TableText"/>
              <w:rPr>
                <w:ins w:id="345" w:author="Brian Wortman" w:date="2014-04-19T16:39:00Z"/>
              </w:rPr>
            </w:pPr>
            <w:ins w:id="346" w:author="Brian Wortman" w:date="2014-04-19T16:42:00Z">
              <w:r>
                <w:t>Unit tests for the classes in the WebApi2Book.Data project.</w:t>
              </w:r>
            </w:ins>
          </w:p>
        </w:tc>
      </w:tr>
      <w:tr w:rsidR="00974D55" w14:paraId="598A296B" w14:textId="77777777" w:rsidTr="00974D55">
        <w:trPr>
          <w:ins w:id="347" w:author="Brian Wortman" w:date="2014-04-19T16:39:00Z"/>
        </w:trPr>
        <w:tc>
          <w:tcPr>
            <w:tcW w:w="3078" w:type="dxa"/>
            <w:tcPrChange w:id="348" w:author="Brian Wortman" w:date="2014-04-19T16:40:00Z">
              <w:tcPr>
                <w:tcW w:w="3078" w:type="dxa"/>
              </w:tcPr>
            </w:tcPrChange>
          </w:tcPr>
          <w:p w14:paraId="75E24361" w14:textId="77777777" w:rsidR="00974D55" w:rsidRDefault="00974D55" w:rsidP="00A43931">
            <w:pPr>
              <w:pStyle w:val="TableText"/>
              <w:rPr>
                <w:ins w:id="349" w:author="Brian Wortman" w:date="2014-04-19T16:43:00Z"/>
                <w:rStyle w:val="CodeInline"/>
              </w:rPr>
            </w:pPr>
            <w:ins w:id="350" w:author="Brian Wortman" w:date="2014-04-19T16:43:00Z">
              <w:r w:rsidRPr="00974D55">
                <w:rPr>
                  <w:rStyle w:val="CodeInline"/>
                </w:rPr>
                <w:t>WebApi2Book.Web.Api</w:t>
              </w:r>
            </w:ins>
          </w:p>
          <w:p w14:paraId="533617B6" w14:textId="043FCE50" w:rsidR="00974D55" w:rsidRDefault="00974D55" w:rsidP="00A43931">
            <w:pPr>
              <w:pStyle w:val="TableText"/>
              <w:rPr>
                <w:ins w:id="351" w:author="Brian Wortman" w:date="2014-04-19T16:39:00Z"/>
                <w:rStyle w:val="CodeInline"/>
              </w:rPr>
            </w:pPr>
            <w:ins w:id="352" w:author="Brian Wortman" w:date="2014-04-19T16:43:00Z">
              <w:r w:rsidRPr="00974D55">
                <w:rPr>
                  <w:rStyle w:val="CodeInline"/>
                </w:rPr>
                <w:t>.</w:t>
              </w:r>
              <w:proofErr w:type="spellStart"/>
              <w:r w:rsidRPr="00974D55">
                <w:rPr>
                  <w:rStyle w:val="CodeInline"/>
                </w:rPr>
                <w:t>IntegrationTests</w:t>
              </w:r>
            </w:ins>
            <w:proofErr w:type="spellEnd"/>
          </w:p>
        </w:tc>
        <w:tc>
          <w:tcPr>
            <w:tcW w:w="5467" w:type="dxa"/>
            <w:tcPrChange w:id="353" w:author="Brian Wortman" w:date="2014-04-19T16:40:00Z">
              <w:tcPr>
                <w:tcW w:w="4207" w:type="dxa"/>
              </w:tcPr>
            </w:tcPrChange>
          </w:tcPr>
          <w:p w14:paraId="5D38726A" w14:textId="1EDA8019" w:rsidR="00974D55" w:rsidRDefault="00974D55" w:rsidP="00A43931">
            <w:pPr>
              <w:pStyle w:val="TableText"/>
              <w:rPr>
                <w:ins w:id="354" w:author="Brian Wortman" w:date="2014-04-19T16:39:00Z"/>
              </w:rPr>
            </w:pPr>
            <w:ins w:id="355" w:author="Brian Wortman" w:date="2014-04-19T16:43:00Z">
              <w:r>
                <w:t>Integration ("smoke") tests for the REST service.</w:t>
              </w:r>
            </w:ins>
          </w:p>
        </w:tc>
      </w:tr>
      <w:tr w:rsidR="00974D55" w14:paraId="7849888F" w14:textId="77777777" w:rsidTr="00974D55">
        <w:trPr>
          <w:ins w:id="356" w:author="Brian Wortman" w:date="2014-04-19T16:39:00Z"/>
        </w:trPr>
        <w:tc>
          <w:tcPr>
            <w:tcW w:w="3078" w:type="dxa"/>
            <w:tcPrChange w:id="357" w:author="Brian Wortman" w:date="2014-04-19T16:40:00Z">
              <w:tcPr>
                <w:tcW w:w="3078" w:type="dxa"/>
              </w:tcPr>
            </w:tcPrChange>
          </w:tcPr>
          <w:p w14:paraId="52695BA7" w14:textId="09979690" w:rsidR="00974D55" w:rsidRPr="00974D55" w:rsidRDefault="00974D55" w:rsidP="00974D55">
            <w:pPr>
              <w:pStyle w:val="TableText"/>
              <w:rPr>
                <w:ins w:id="358" w:author="Brian Wortman" w:date="2014-04-19T16:39:00Z"/>
                <w:rStyle w:val="CodeInline"/>
              </w:rPr>
            </w:pPr>
            <w:commentRangeStart w:id="359"/>
            <w:ins w:id="360" w:author="Brian Wortman" w:date="2014-04-19T16:40:00Z">
              <w:r>
                <w:rPr>
                  <w:rStyle w:val="CodeInline"/>
                </w:rPr>
                <w:t>WebApi2</w:t>
              </w:r>
              <w:r w:rsidRPr="00974D55">
                <w:rPr>
                  <w:rStyle w:val="CodeInline"/>
                </w:rPr>
                <w:t>Book.Web.Api.Tests</w:t>
              </w:r>
              <w:commentRangeEnd w:id="359"/>
              <w:r w:rsidRPr="00974D55">
                <w:rPr>
                  <w:rFonts w:eastAsiaTheme="minorHAnsi"/>
                </w:rPr>
                <w:commentReference w:id="359"/>
              </w:r>
            </w:ins>
          </w:p>
        </w:tc>
        <w:tc>
          <w:tcPr>
            <w:tcW w:w="5467" w:type="dxa"/>
            <w:tcPrChange w:id="361" w:author="Brian Wortman" w:date="2014-04-19T16:40:00Z">
              <w:tcPr>
                <w:tcW w:w="4207" w:type="dxa"/>
              </w:tcPr>
            </w:tcPrChange>
          </w:tcPr>
          <w:p w14:paraId="2EEDEA7D" w14:textId="11044D57" w:rsidR="00974D55" w:rsidRPr="00974D55" w:rsidRDefault="00974D55" w:rsidP="00974D55">
            <w:pPr>
              <w:pStyle w:val="TableText"/>
              <w:rPr>
                <w:ins w:id="362" w:author="Brian Wortman" w:date="2014-04-19T16:39:00Z"/>
              </w:rPr>
              <w:pPrChange w:id="363" w:author="Brian Wortman" w:date="2014-04-19T16:44:00Z">
                <w:pPr>
                  <w:pStyle w:val="TableText"/>
                </w:pPr>
              </w:pPrChange>
            </w:pPr>
            <w:ins w:id="364" w:author="Brian Wortman" w:date="2014-04-19T16:40:00Z">
              <w:r>
                <w:t xml:space="preserve">Unit tests for the controllers and other classes in </w:t>
              </w:r>
            </w:ins>
            <w:ins w:id="365" w:author="Brian Wortman" w:date="2014-04-19T16:44:00Z">
              <w:r>
                <w:t>the</w:t>
              </w:r>
            </w:ins>
            <w:ins w:id="366" w:author="Brian Wortman" w:date="2014-04-19T16:40:00Z">
              <w:r w:rsidRPr="00974D55">
                <w:t xml:space="preserve"> </w:t>
              </w:r>
            </w:ins>
            <w:ins w:id="367" w:author="Brian Wortman" w:date="2014-04-19T16:44:00Z">
              <w:r w:rsidRPr="00974D55">
                <w:rPr>
                  <w:rStyle w:val="CodeInline"/>
                </w:rPr>
                <w:t>WebApi2Book.Web.Api</w:t>
              </w:r>
            </w:ins>
            <w:ins w:id="368"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369" w:author="Brian Wortman" w:date="2014-04-19T16:39:00Z"/>
        </w:trPr>
        <w:tc>
          <w:tcPr>
            <w:tcW w:w="3078" w:type="dxa"/>
            <w:tcPrChange w:id="370" w:author="Brian Wortman" w:date="2014-04-19T16:40:00Z">
              <w:tcPr>
                <w:tcW w:w="3078" w:type="dxa"/>
              </w:tcPr>
            </w:tcPrChange>
          </w:tcPr>
          <w:p w14:paraId="511F87D9" w14:textId="7BD4854E" w:rsidR="00974D55" w:rsidRDefault="00D77248" w:rsidP="00974D55">
            <w:pPr>
              <w:pStyle w:val="TableText"/>
              <w:rPr>
                <w:ins w:id="371" w:author="Brian Wortman" w:date="2014-04-19T16:39:00Z"/>
                <w:rStyle w:val="CodeInline"/>
              </w:rPr>
            </w:pPr>
            <w:ins w:id="372" w:author="Brian Wortman" w:date="2014-04-19T16:44:00Z">
              <w:r w:rsidRPr="00D77248">
                <w:rPr>
                  <w:rStyle w:val="CodeInline"/>
                </w:rPr>
                <w:t>WebApi2Book.Web.Common.Tests</w:t>
              </w:r>
            </w:ins>
          </w:p>
        </w:tc>
        <w:tc>
          <w:tcPr>
            <w:tcW w:w="5467" w:type="dxa"/>
            <w:tcPrChange w:id="373" w:author="Brian Wortman" w:date="2014-04-19T16:40:00Z">
              <w:tcPr>
                <w:tcW w:w="4207" w:type="dxa"/>
              </w:tcPr>
            </w:tcPrChange>
          </w:tcPr>
          <w:p w14:paraId="41AB7968" w14:textId="6D823026" w:rsidR="00974D55" w:rsidRDefault="00D77248" w:rsidP="00974D55">
            <w:pPr>
              <w:pStyle w:val="TableText"/>
              <w:rPr>
                <w:ins w:id="374" w:author="Brian Wortman" w:date="2014-04-19T16:39:00Z"/>
              </w:rPr>
            </w:pPr>
            <w:ins w:id="375"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w:t>
      </w:r>
      <w:proofErr w:type="spellStart"/>
      <w:r>
        <w:t>NuGet</w:t>
      </w:r>
      <w:proofErr w:type="spellEnd"/>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6"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376"/>
            <w:commentRangeStart w:id="377"/>
            <w:proofErr w:type="spellStart"/>
            <w:r w:rsidRPr="00E75F85">
              <w:t>NuGet</w:t>
            </w:r>
            <w:proofErr w:type="spellEnd"/>
            <w:r w:rsidRPr="00E75F85">
              <w:t xml:space="preserve"> </w:t>
            </w:r>
            <w:commentRangeEnd w:id="376"/>
            <w:r w:rsidR="00FE0303">
              <w:rPr>
                <w:rFonts w:asciiTheme="minorHAnsi" w:eastAsiaTheme="minorHAnsi" w:hAnsiTheme="minorHAnsi" w:cstheme="minorBidi"/>
                <w:b w:val="0"/>
                <w:sz w:val="22"/>
                <w:szCs w:val="22"/>
              </w:rPr>
              <w:commentReference w:id="376"/>
            </w:r>
            <w:commentRangeEnd w:id="377"/>
            <w:r w:rsidR="00341C0A">
              <w:rPr>
                <w:rFonts w:asciiTheme="minorHAnsi" w:eastAsiaTheme="minorHAnsi" w:hAnsiTheme="minorHAnsi" w:cstheme="minorBidi"/>
                <w:b w:val="0"/>
                <w:sz w:val="22"/>
                <w:szCs w:val="22"/>
              </w:rPr>
              <w:commentReference w:id="377"/>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14:paraId="00941EB3" w14:textId="77777777" w:rsidTr="00773A2F">
        <w:tc>
          <w:tcPr>
            <w:tcW w:w="7375" w:type="dxa"/>
          </w:tcPr>
          <w:p w14:paraId="38A3D7A1" w14:textId="6425D9BA"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.Common.Tests</w:t>
            </w:r>
          </w:p>
        </w:tc>
      </w:tr>
      <w:tr w:rsidR="00A43931" w14:paraId="03E6042A" w14:textId="77777777" w:rsidTr="00773A2F">
        <w:tc>
          <w:tcPr>
            <w:tcW w:w="7375" w:type="dxa"/>
          </w:tcPr>
          <w:p w14:paraId="4D6A5905" w14:textId="01B11C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08F799E" w14:textId="77777777" w:rsidTr="00773A2F">
        <w:tc>
          <w:tcPr>
            <w:tcW w:w="7375" w:type="dxa"/>
          </w:tcPr>
          <w:p w14:paraId="2A3A7B0D" w14:textId="4380C114"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moq</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lastRenderedPageBreak/>
              <w:t xml:space="preserve">install-package </w:t>
            </w:r>
            <w:proofErr w:type="spellStart"/>
            <w:r>
              <w:rPr>
                <w:rStyle w:val="CodeInline"/>
              </w:rPr>
              <w:t>automapper</w:t>
            </w:r>
            <w:proofErr w:type="spellEnd"/>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D6127F" w14:paraId="1EEA407D" w14:textId="77777777" w:rsidTr="00773A2F">
        <w:tc>
          <w:tcPr>
            <w:tcW w:w="7375" w:type="dxa"/>
          </w:tcPr>
          <w:p w14:paraId="2517D8F0" w14:textId="60CDF8E5" w:rsidR="00D6127F" w:rsidRPr="00294446" w:rsidRDefault="00D6127F" w:rsidP="00B8380A">
            <w:pPr>
              <w:pStyle w:val="TableText"/>
              <w:rPr>
                <w:rStyle w:val="CodeInline"/>
              </w:rPr>
            </w:pPr>
            <w:r w:rsidRPr="00294446">
              <w:rPr>
                <w:rStyle w:val="CodeInline"/>
              </w:rPr>
              <w:t xml:space="preserve">install-package </w:t>
            </w:r>
            <w:commentRangeStart w:id="378"/>
            <w:commentRangeStart w:id="379"/>
            <w:proofErr w:type="spellStart"/>
            <w:r w:rsidRPr="00294446">
              <w:rPr>
                <w:rStyle w:val="CodeInline"/>
              </w:rPr>
              <w:t>ninject.web.</w:t>
            </w:r>
            <w:r>
              <w:rPr>
                <w:rStyle w:val="CodeInline"/>
              </w:rPr>
              <w:t>WebApi</w:t>
            </w:r>
            <w:proofErr w:type="spellEnd"/>
            <w:r w:rsidR="00B8380A" w:rsidRPr="00B8380A">
              <w:rPr>
                <w:rStyle w:val="CodeInline"/>
              </w:rPr>
              <w:t xml:space="preserve"> -Version 3.2.0</w:t>
            </w:r>
            <w:r w:rsidR="00B8380A" w:rsidRPr="00B8380A">
              <w:rPr>
                <w:rFonts w:eastAsiaTheme="minorHAnsi"/>
              </w:rPr>
              <w:commentReference w:id="380"/>
            </w:r>
            <w:r w:rsidR="00341C0A">
              <w:rPr>
                <w:rFonts w:asciiTheme="minorHAnsi" w:eastAsiaTheme="minorHAnsi" w:hAnsiTheme="minorHAnsi" w:cstheme="minorBidi"/>
                <w:sz w:val="22"/>
                <w:szCs w:val="22"/>
              </w:rPr>
              <w:commentReference w:id="381"/>
            </w:r>
            <w:r w:rsidRPr="00294446">
              <w:rPr>
                <w:rStyle w:val="CodeInline"/>
              </w:rPr>
              <w:t xml:space="preserve"> </w:t>
            </w:r>
            <w:commentRangeEnd w:id="378"/>
            <w:r>
              <w:rPr>
                <w:rFonts w:asciiTheme="minorHAnsi" w:eastAsiaTheme="minorHAnsi" w:hAnsiTheme="minorHAnsi" w:cstheme="minorBidi"/>
                <w:sz w:val="22"/>
                <w:szCs w:val="22"/>
              </w:rPr>
              <w:commentReference w:id="378"/>
            </w:r>
            <w:commentRangeEnd w:id="379"/>
            <w:r w:rsidR="00341C0A">
              <w:rPr>
                <w:rFonts w:asciiTheme="minorHAnsi" w:eastAsiaTheme="minorHAnsi" w:hAnsiTheme="minorHAnsi" w:cstheme="minorBidi"/>
                <w:sz w:val="22"/>
                <w:szCs w:val="22"/>
              </w:rPr>
              <w:commentReference w:id="379"/>
            </w:r>
            <w:r w:rsidRPr="00D6127F">
              <w:rPr>
                <w:rStyle w:val="CodeInline"/>
              </w:rPr>
              <w:t>WebApi2Book.Web.Api</w:t>
            </w:r>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w:t>
            </w:r>
            <w:proofErr w:type="spellStart"/>
            <w:r w:rsidRPr="00A43931">
              <w:rPr>
                <w:rStyle w:val="CodeInline"/>
              </w:rPr>
              <w:t>ninject</w:t>
            </w:r>
            <w:proofErr w:type="spellEnd"/>
            <w:r w:rsidRPr="00A43931">
              <w:rPr>
                <w:rStyle w:val="CodeInline"/>
              </w:rPr>
              <w:t xml:space="preserve">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Pr="0064168A">
              <w:rPr>
                <w:rStyle w:val="CodeInline"/>
              </w:rPr>
              <w:t>WebApi2Book</w:t>
            </w:r>
            <w:r>
              <w:rPr>
                <w:rStyle w:val="CodeInline"/>
              </w:rPr>
              <w:t>.Web.</w:t>
            </w:r>
            <w:r w:rsidRPr="00A43931">
              <w:rPr>
                <w:rStyle w:val="CodeInline"/>
              </w:rPr>
              <w:t>Common</w:t>
            </w:r>
          </w:p>
        </w:tc>
      </w:tr>
      <w:tr w:rsidR="0064168A" w14:paraId="3DC7D4BE" w14:textId="77777777" w:rsidTr="00773A2F">
        <w:tc>
          <w:tcPr>
            <w:tcW w:w="7375" w:type="dxa"/>
          </w:tcPr>
          <w:p w14:paraId="7AF901D2" w14:textId="6B1A5D01" w:rsidR="0064168A" w:rsidRPr="0064168A" w:rsidRDefault="0064168A" w:rsidP="0064168A">
            <w:pPr>
              <w:pStyle w:val="TableText"/>
              <w:rPr>
                <w:rStyle w:val="CodeInline"/>
              </w:rPr>
            </w:pPr>
            <w:r w:rsidRPr="00294446">
              <w:rPr>
                <w:rStyle w:val="CodeInline"/>
              </w:rPr>
              <w:t xml:space="preserve">install-package </w:t>
            </w:r>
            <w:commentRangeStart w:id="382"/>
            <w:commentRangeStart w:id="383"/>
            <w:proofErr w:type="spellStart"/>
            <w:r w:rsidRPr="00294446">
              <w:rPr>
                <w:rStyle w:val="CodeInline"/>
              </w:rPr>
              <w:t>ninject.web.</w:t>
            </w:r>
            <w:r w:rsidRPr="00B8380A">
              <w:rPr>
                <w:rStyle w:val="CodeInline"/>
              </w:rPr>
              <w:t>WebApi</w:t>
            </w:r>
            <w:proofErr w:type="spellEnd"/>
            <w:r w:rsidR="00B8380A" w:rsidRPr="00B8380A">
              <w:rPr>
                <w:rStyle w:val="CodeInline"/>
              </w:rPr>
              <w:t xml:space="preserve"> -Version 3.2.0</w:t>
            </w:r>
            <w:r w:rsidRPr="0064168A">
              <w:rPr>
                <w:rStyle w:val="CodeInline"/>
              </w:rPr>
              <w:t xml:space="preserve"> </w:t>
            </w:r>
            <w:commentRangeEnd w:id="382"/>
            <w:r w:rsidRPr="0064168A">
              <w:rPr>
                <w:rFonts w:eastAsiaTheme="minorHAnsi"/>
              </w:rPr>
              <w:commentReference w:id="382"/>
            </w:r>
            <w:commentRangeEnd w:id="383"/>
            <w:r w:rsidR="00341C0A">
              <w:rPr>
                <w:rFonts w:asciiTheme="minorHAnsi" w:eastAsiaTheme="minorHAnsi" w:hAnsiTheme="minorHAnsi" w:cstheme="minorBidi"/>
                <w:sz w:val="22"/>
                <w:szCs w:val="22"/>
              </w:rPr>
              <w:commentReference w:id="383"/>
            </w:r>
            <w:r w:rsidRPr="0064168A">
              <w:rPr>
                <w:rStyle w:val="CodeInline"/>
              </w:rPr>
              <w:t>WebApi2Book.Web.</w:t>
            </w:r>
            <w:r>
              <w:rPr>
                <w:rStyle w:val="CodeInline"/>
              </w:rPr>
              <w:t>Common</w:t>
            </w:r>
            <w:r w:rsidR="00B8380A">
              <w:rPr>
                <w:rStyle w:val="CodeInline"/>
              </w:rPr>
              <w:t xml:space="preserve"> </w:t>
            </w:r>
          </w:p>
        </w:tc>
      </w:tr>
    </w:tbl>
    <w:p w14:paraId="17781ABE" w14:textId="77777777" w:rsidR="00A43931" w:rsidRDefault="00A43931" w:rsidP="00A43931"/>
    <w:p w14:paraId="75A6A95C" w14:textId="409B1C4C" w:rsidR="00A43931" w:rsidRDefault="00A43931" w:rsidP="00773A2F">
      <w:pPr>
        <w:pStyle w:val="BodyTextCont"/>
      </w:pPr>
      <w:r>
        <w:t xml:space="preserve">You may need to add more libraries later, but this is a good start and something you can safely do on pretty much any </w:t>
      </w:r>
      <w:r w:rsidR="00B91ADE">
        <w:t>ASP.NET</w:t>
      </w:r>
      <w:r>
        <w:t xml:space="preserve"> Web API application.</w:t>
      </w:r>
    </w:p>
    <w:p w14:paraId="700D7998" w14:textId="77777777" w:rsidR="00A43931" w:rsidRDefault="00A43931" w:rsidP="00773A2F">
      <w:pPr>
        <w:pStyle w:val="BodyTextCont"/>
      </w:pPr>
      <w:commentRangeStart w:id="384"/>
      <w:commentRangeStart w:id="385"/>
      <w:r>
        <w:t>If you were working on an ASP.NET MVC 3</w:t>
      </w:r>
      <w:r>
        <w:fldChar w:fldCharType="begin"/>
      </w:r>
      <w:r>
        <w:instrText xml:space="preserve"> XE "</w:instrText>
      </w:r>
      <w:r w:rsidRPr="002F3838">
        <w:instrText>Task-management source tree: projects: ASP.NET MVC 3</w:instrText>
      </w:r>
      <w:r>
        <w:instrText xml:space="preserve">" </w:instrText>
      </w:r>
      <w:r>
        <w:fldChar w:fldCharType="end"/>
      </w:r>
      <w:r>
        <w:t xml:space="preserve"> project, you would also use </w:t>
      </w:r>
      <w:proofErr w:type="spellStart"/>
      <w:r>
        <w:t>NuGet</w:t>
      </w:r>
      <w:proofErr w:type="spellEnd"/>
      <w:r>
        <w:t xml:space="preserve"> to download and configure the </w:t>
      </w:r>
      <w:proofErr w:type="spellStart"/>
      <w:r>
        <w:t>Ninject</w:t>
      </w:r>
      <w:proofErr w:type="spellEnd"/>
      <w:r>
        <w:t xml:space="preserve"> extension identified by </w:t>
      </w:r>
      <w:r w:rsidRPr="00294446">
        <w:rPr>
          <w:rStyle w:val="CodeInline"/>
        </w:rPr>
        <w:t>ninject.mvc3</w:t>
      </w:r>
      <w:r>
        <w:t xml:space="preserve">. Upon installation, this extension configures </w:t>
      </w:r>
      <w:proofErr w:type="spellStart"/>
      <w:r>
        <w:t>Ninject</w:t>
      </w:r>
      <w:proofErr w:type="spellEnd"/>
      <w:r>
        <w:t xml:space="preserve"> as the controller factory and dependency resolver for the MVC project. Unfortunately, at the time of writing, the extension wasn’t yet compatible with ASP.NET MVC 4 and the Web API. This means you’ll have to rely on the </w:t>
      </w:r>
      <w:proofErr w:type="spellStart"/>
      <w:r w:rsidRPr="00294446">
        <w:rPr>
          <w:rStyle w:val="CodeInline"/>
        </w:rPr>
        <w:t>Ninject.Web.Common</w:t>
      </w:r>
      <w:proofErr w:type="spellEnd"/>
      <w:r>
        <w:t xml:space="preserve"> extension, which essentially links a </w:t>
      </w:r>
      <w:proofErr w:type="spellStart"/>
      <w:r>
        <w:t>Ninject</w:t>
      </w:r>
      <w:proofErr w:type="spellEnd"/>
      <w:r>
        <w:t xml:space="preserve"> container to </w:t>
      </w:r>
      <w:proofErr w:type="spellStart"/>
      <w:r w:rsidRPr="00294446">
        <w:rPr>
          <w:rStyle w:val="CodeInline"/>
        </w:rPr>
        <w:t>HttpContext</w:t>
      </w:r>
      <w:proofErr w:type="spellEnd"/>
      <w:r>
        <w:t xml:space="preserve"> or </w:t>
      </w:r>
      <w:proofErr w:type="spellStart"/>
      <w:r w:rsidRPr="00294446">
        <w:rPr>
          <w:rStyle w:val="CodeInline"/>
        </w:rPr>
        <w:t>OperationContext</w:t>
      </w:r>
      <w:proofErr w:type="spellEnd"/>
      <w:r>
        <w:t xml:space="preserve">, enabling object lifetimes to be scoped to a single web request. But without that automatic link to the MVC controller factory, you’ll need to manually wire up a </w:t>
      </w:r>
      <w:proofErr w:type="spellStart"/>
      <w:r>
        <w:t>Ninject</w:t>
      </w:r>
      <w:proofErr w:type="spellEnd"/>
      <w:r>
        <w:t>-based dependency resolver. You’ll see how this works in the next chapter.</w:t>
      </w:r>
      <w:commentRangeEnd w:id="384"/>
      <w:r w:rsidR="009E4324">
        <w:rPr>
          <w:rFonts w:asciiTheme="minorHAnsi" w:hAnsiTheme="minorHAnsi"/>
          <w:sz w:val="22"/>
        </w:rPr>
        <w:commentReference w:id="384"/>
      </w:r>
      <w:commentRangeEnd w:id="385"/>
      <w:r w:rsidR="00341C0A">
        <w:rPr>
          <w:rFonts w:asciiTheme="minorHAnsi" w:hAnsiTheme="minorHAnsi"/>
          <w:sz w:val="22"/>
        </w:rPr>
        <w:commentReference w:id="385"/>
      </w:r>
    </w:p>
    <w:p w14:paraId="4FFEA15F" w14:textId="341C8636" w:rsidR="00A43931" w:rsidRDefault="00A43931" w:rsidP="00773A2F">
      <w:pPr>
        <w:pStyle w:val="BodyTextCont"/>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you already know about. More may be required later, but the ones listed in Table 4-5 are a good start. </w:t>
      </w:r>
      <w:commentRangeStart w:id="386"/>
      <w:r>
        <w:t>(</w:t>
      </w:r>
      <w:ins w:id="387" w:author="Brian Wortman" w:date="2014-04-19T16:53:00Z">
        <w:r w:rsidR="00341C0A">
          <w:t>We</w:t>
        </w:r>
      </w:ins>
      <w:del w:id="388" w:author="Brian Wortman" w:date="2014-04-19T16:53:00Z">
        <w:r w:rsidDel="00341C0A">
          <w:delText>I</w:delText>
        </w:r>
      </w:del>
      <w:r>
        <w:t>’ve omitted the first part of the projects’ names</w:t>
      </w:r>
      <w:ins w:id="389" w:author="Brian Wortman" w:date="2014-04-19T16:53:00Z">
        <w:r w:rsidR="00341C0A">
          <w:t xml:space="preserve"> -</w:t>
        </w:r>
      </w:ins>
      <w:del w:id="390" w:author="Brian Wortman" w:date="2014-04-19T16:53:00Z">
        <w:r w:rsidDel="00341C0A">
          <w:delText>—</w:delText>
        </w:r>
        <w:r w:rsidR="006663AA" w:rsidRPr="006663AA" w:rsidDel="00341C0A">
          <w:rPr>
            <w:rStyle w:val="CodeInline"/>
          </w:rPr>
          <w:delText xml:space="preserve"> </w:delText>
        </w:r>
      </w:del>
      <w:ins w:id="391" w:author="Brian Wortman" w:date="2014-04-19T16:54:00Z">
        <w:r w:rsidR="00341C0A">
          <w:rPr>
            <w:rStyle w:val="CodeInline"/>
          </w:rPr>
          <w:t xml:space="preserve"> </w:t>
        </w:r>
      </w:ins>
      <w:r w:rsidR="006663AA" w:rsidRPr="0064168A">
        <w:rPr>
          <w:rStyle w:val="CodeInline"/>
        </w:rPr>
        <w:t>WebApi2Book</w:t>
      </w:r>
      <w:ins w:id="392" w:author="Brian Wortman" w:date="2014-04-19T16:54:00Z">
        <w:r w:rsidR="00341C0A">
          <w:rPr>
            <w:rStyle w:val="CodeInline"/>
          </w:rPr>
          <w:t xml:space="preserve"> - </w:t>
        </w:r>
      </w:ins>
      <w:del w:id="393" w:author="Brian Wortman" w:date="2014-04-19T16:54:00Z">
        <w:r w:rsidR="006663AA" w:rsidDel="00341C0A">
          <w:delText xml:space="preserve"> </w:delText>
        </w:r>
        <w:r w:rsidDel="00341C0A">
          <w:delText>—</w:delText>
        </w:r>
      </w:del>
      <w:r>
        <w:t>so that their names will fit in the table).</w:t>
      </w:r>
      <w:commentRangeEnd w:id="386"/>
      <w:r w:rsidR="00341C0A">
        <w:rPr>
          <w:rFonts w:asciiTheme="minorHAnsi" w:hAnsiTheme="minorHAnsi"/>
          <w:sz w:val="22"/>
        </w:rPr>
        <w:commentReference w:id="386"/>
      </w:r>
    </w:p>
    <w:p w14:paraId="76819BBD" w14:textId="77777777" w:rsidR="00A43931" w:rsidRDefault="00A43931" w:rsidP="00A43931"/>
    <w:p w14:paraId="6540A6E1" w14:textId="77777777" w:rsidR="00A43931" w:rsidRDefault="00A43931" w:rsidP="00A43931">
      <w:pPr>
        <w:pStyle w:val="FigureCaption"/>
      </w:pPr>
      <w:r>
        <w:t>Table 4-5. Project References</w:t>
      </w:r>
    </w:p>
    <w:tbl>
      <w:tblPr>
        <w:tblStyle w:val="TableGrid"/>
        <w:tblW w:w="0" w:type="auto"/>
        <w:tblLook w:val="04A0" w:firstRow="1" w:lastRow="0" w:firstColumn="1" w:lastColumn="0" w:noHBand="0" w:noVBand="1"/>
      </w:tblPr>
      <w:tblGrid>
        <w:gridCol w:w="2628"/>
        <w:gridCol w:w="2628"/>
      </w:tblGrid>
      <w:tr w:rsidR="00A43931" w14:paraId="4D91DE6F" w14:textId="77777777" w:rsidTr="00A43931">
        <w:tc>
          <w:tcPr>
            <w:tcW w:w="2628" w:type="dxa"/>
          </w:tcPr>
          <w:p w14:paraId="7C4F0470" w14:textId="77777777" w:rsidR="00A43931" w:rsidRPr="00A43931" w:rsidRDefault="00A43931" w:rsidP="00A43931">
            <w:pPr>
              <w:pStyle w:val="TableHead"/>
            </w:pPr>
            <w:r w:rsidRPr="00E75F85">
              <w:t>Project</w:t>
            </w:r>
          </w:p>
        </w:tc>
        <w:tc>
          <w:tcPr>
            <w:tcW w:w="2628" w:type="dxa"/>
          </w:tcPr>
          <w:p w14:paraId="7E6A42CE" w14:textId="77777777" w:rsidR="00A43931" w:rsidRPr="00A43931" w:rsidRDefault="00A43931" w:rsidP="00A43931">
            <w:pPr>
              <w:pStyle w:val="TableHead"/>
            </w:pPr>
            <w:r w:rsidRPr="00E75F85">
              <w:t>References</w:t>
            </w:r>
          </w:p>
        </w:tc>
      </w:tr>
      <w:tr w:rsidR="00A43931" w14:paraId="02914170" w14:textId="77777777" w:rsidTr="00A43931">
        <w:tc>
          <w:tcPr>
            <w:tcW w:w="2628" w:type="dxa"/>
          </w:tcPr>
          <w:p w14:paraId="700F1D11" w14:textId="77777777" w:rsidR="00A43931" w:rsidRPr="00A43931" w:rsidRDefault="00A43931" w:rsidP="00A43931">
            <w:pPr>
              <w:pStyle w:val="TableText"/>
              <w:rPr>
                <w:rStyle w:val="CodeInline"/>
              </w:rPr>
            </w:pPr>
            <w:proofErr w:type="spellStart"/>
            <w:r w:rsidRPr="00294446">
              <w:rPr>
                <w:rStyle w:val="CodeInline"/>
              </w:rPr>
              <w:t>Common.Tests</w:t>
            </w:r>
            <w:proofErr w:type="spellEnd"/>
          </w:p>
        </w:tc>
        <w:tc>
          <w:tcPr>
            <w:tcW w:w="2628" w:type="dxa"/>
          </w:tcPr>
          <w:p w14:paraId="0EDAFFBA" w14:textId="77777777" w:rsidR="00A43931" w:rsidRPr="00A43931" w:rsidRDefault="00A43931" w:rsidP="00A43931">
            <w:pPr>
              <w:pStyle w:val="TableText"/>
              <w:rPr>
                <w:rStyle w:val="CodeInline"/>
              </w:rPr>
            </w:pPr>
            <w:r w:rsidRPr="00294446">
              <w:rPr>
                <w:rStyle w:val="CodeInline"/>
              </w:rPr>
              <w:t>Common</w:t>
            </w:r>
          </w:p>
        </w:tc>
      </w:tr>
      <w:tr w:rsidR="00A43931" w14:paraId="55B8509F" w14:textId="77777777" w:rsidTr="00A43931">
        <w:tc>
          <w:tcPr>
            <w:tcW w:w="2628" w:type="dxa"/>
          </w:tcPr>
          <w:p w14:paraId="19882860" w14:textId="77777777" w:rsidR="00A43931" w:rsidRPr="00A43931" w:rsidRDefault="00A43931" w:rsidP="00A43931">
            <w:pPr>
              <w:pStyle w:val="TableText"/>
              <w:rPr>
                <w:rStyle w:val="CodeInline"/>
              </w:rPr>
            </w:pPr>
            <w:proofErr w:type="spellStart"/>
            <w:r w:rsidRPr="00294446">
              <w:rPr>
                <w:rStyle w:val="CodeInline"/>
              </w:rPr>
              <w:lastRenderedPageBreak/>
              <w:t>Web.Api.Tests</w:t>
            </w:r>
            <w:proofErr w:type="spellEnd"/>
          </w:p>
        </w:tc>
        <w:tc>
          <w:tcPr>
            <w:tcW w:w="2628" w:type="dxa"/>
          </w:tcPr>
          <w:p w14:paraId="1781B7AE" w14:textId="77777777" w:rsidR="00A43931" w:rsidRPr="00A43931" w:rsidRDefault="00A43931" w:rsidP="00A43931">
            <w:pPr>
              <w:pStyle w:val="TableText"/>
              <w:rPr>
                <w:rStyle w:val="CodeInline"/>
              </w:rPr>
            </w:pPr>
            <w:r w:rsidRPr="00294446">
              <w:rPr>
                <w:rStyle w:val="CodeInline"/>
              </w:rPr>
              <w:t>Common</w:t>
            </w:r>
          </w:p>
          <w:p w14:paraId="66705FA8" w14:textId="77777777" w:rsidR="00A43931" w:rsidRPr="00A43931" w:rsidRDefault="00A43931" w:rsidP="00A43931">
            <w:pPr>
              <w:pStyle w:val="TableText"/>
              <w:rPr>
                <w:rStyle w:val="CodeInline"/>
              </w:rPr>
            </w:pPr>
            <w:r w:rsidRPr="00294446">
              <w:rPr>
                <w:rStyle w:val="CodeInline"/>
              </w:rPr>
              <w:t>Data</w:t>
            </w:r>
          </w:p>
          <w:p w14:paraId="00129AE2" w14:textId="77777777" w:rsidR="00A43931" w:rsidRPr="00A43931" w:rsidRDefault="00A43931" w:rsidP="00A43931">
            <w:pPr>
              <w:pStyle w:val="TableText"/>
              <w:rPr>
                <w:rStyle w:val="CodeInline"/>
              </w:rPr>
            </w:pPr>
            <w:proofErr w:type="spellStart"/>
            <w:r w:rsidRPr="00294446">
              <w:rPr>
                <w:rStyle w:val="CodeInline"/>
              </w:rPr>
              <w:t>Web.Api</w:t>
            </w:r>
            <w:proofErr w:type="spellEnd"/>
          </w:p>
          <w:p w14:paraId="64CC8453" w14:textId="77777777" w:rsidR="00A43931" w:rsidRPr="00A43931" w:rsidRDefault="00A43931" w:rsidP="00A43931">
            <w:pPr>
              <w:pStyle w:val="TableText"/>
              <w:rPr>
                <w:rStyle w:val="CodeInline"/>
              </w:rPr>
            </w:pPr>
            <w:proofErr w:type="spellStart"/>
            <w:r w:rsidRPr="00294446">
              <w:rPr>
                <w:rStyle w:val="CodeInline"/>
              </w:rPr>
              <w:t>Web.Api.Models</w:t>
            </w:r>
            <w:proofErr w:type="spellEnd"/>
          </w:p>
          <w:p w14:paraId="14FD5526" w14:textId="77777777" w:rsidR="00A43931" w:rsidRPr="00A43931" w:rsidRDefault="00A43931" w:rsidP="00A43931">
            <w:pPr>
              <w:pStyle w:val="TableText"/>
              <w:rPr>
                <w:rStyle w:val="CodeInline"/>
              </w:rPr>
            </w:pPr>
            <w:proofErr w:type="spellStart"/>
            <w:r w:rsidRPr="00294446">
              <w:rPr>
                <w:rStyle w:val="CodeInline"/>
              </w:rPr>
              <w:t>Web.Common</w:t>
            </w:r>
            <w:proofErr w:type="spellEnd"/>
          </w:p>
        </w:tc>
      </w:tr>
      <w:tr w:rsidR="00A43931" w14:paraId="7FC0C08C" w14:textId="77777777" w:rsidTr="00A43931">
        <w:tc>
          <w:tcPr>
            <w:tcW w:w="2628" w:type="dxa"/>
          </w:tcPr>
          <w:p w14:paraId="1AF9B7FC" w14:textId="77777777" w:rsidR="00A43931" w:rsidRPr="00A43931" w:rsidRDefault="00A43931" w:rsidP="00A43931">
            <w:pPr>
              <w:pStyle w:val="TableText"/>
              <w:rPr>
                <w:rStyle w:val="CodeInline"/>
              </w:rPr>
            </w:pPr>
            <w:proofErr w:type="spellStart"/>
            <w:r w:rsidRPr="00294446">
              <w:rPr>
                <w:rStyle w:val="CodeInline"/>
              </w:rPr>
              <w:t>Data.SqlServer</w:t>
            </w:r>
            <w:proofErr w:type="spellEnd"/>
          </w:p>
        </w:tc>
        <w:tc>
          <w:tcPr>
            <w:tcW w:w="2628" w:type="dxa"/>
          </w:tcPr>
          <w:p w14:paraId="7913F850" w14:textId="77777777" w:rsidR="00A43931" w:rsidRPr="00A43931" w:rsidRDefault="00A43931" w:rsidP="00A43931">
            <w:pPr>
              <w:pStyle w:val="TableText"/>
              <w:rPr>
                <w:rStyle w:val="CodeInline"/>
              </w:rPr>
            </w:pPr>
            <w:r w:rsidRPr="00294446">
              <w:rPr>
                <w:rStyle w:val="CodeInline"/>
              </w:rPr>
              <w:t>Common</w:t>
            </w:r>
          </w:p>
          <w:p w14:paraId="0E2A16FE" w14:textId="77777777" w:rsidR="00A43931" w:rsidRPr="00A43931" w:rsidRDefault="00A43931" w:rsidP="00A43931">
            <w:pPr>
              <w:pStyle w:val="TableText"/>
              <w:rPr>
                <w:rStyle w:val="CodeInline"/>
              </w:rPr>
            </w:pPr>
            <w:r w:rsidRPr="00294446">
              <w:rPr>
                <w:rStyle w:val="CodeInline"/>
              </w:rPr>
              <w:t>Data</w:t>
            </w:r>
          </w:p>
        </w:tc>
      </w:tr>
      <w:tr w:rsidR="00A43931" w14:paraId="505C0933" w14:textId="77777777" w:rsidTr="00A43931">
        <w:tc>
          <w:tcPr>
            <w:tcW w:w="2628" w:type="dxa"/>
          </w:tcPr>
          <w:p w14:paraId="20A7B67E" w14:textId="77777777" w:rsidR="00A43931" w:rsidRPr="00A43931" w:rsidRDefault="00A43931" w:rsidP="00A43931">
            <w:pPr>
              <w:pStyle w:val="TableText"/>
              <w:rPr>
                <w:rStyle w:val="CodeInline"/>
              </w:rPr>
            </w:pPr>
            <w:proofErr w:type="spellStart"/>
            <w:r w:rsidRPr="00294446">
              <w:rPr>
                <w:rStyle w:val="CodeInline"/>
              </w:rPr>
              <w:t>Web.Api</w:t>
            </w:r>
            <w:proofErr w:type="spellEnd"/>
          </w:p>
        </w:tc>
        <w:tc>
          <w:tcPr>
            <w:tcW w:w="2628" w:type="dxa"/>
          </w:tcPr>
          <w:p w14:paraId="5D10CE86" w14:textId="77777777" w:rsidR="00A43931" w:rsidRPr="00A43931" w:rsidRDefault="00A43931" w:rsidP="00A43931">
            <w:pPr>
              <w:pStyle w:val="TableText"/>
              <w:rPr>
                <w:rStyle w:val="CodeInline"/>
              </w:rPr>
            </w:pPr>
            <w:r w:rsidRPr="00294446">
              <w:rPr>
                <w:rStyle w:val="CodeInline"/>
              </w:rPr>
              <w:t>Common</w:t>
            </w:r>
          </w:p>
          <w:p w14:paraId="68CFC0D8" w14:textId="77777777" w:rsidR="00A43931" w:rsidRPr="00A43931" w:rsidRDefault="00A43931" w:rsidP="00A43931">
            <w:pPr>
              <w:pStyle w:val="TableText"/>
              <w:rPr>
                <w:rStyle w:val="CodeInline"/>
              </w:rPr>
            </w:pPr>
            <w:r w:rsidRPr="00294446">
              <w:rPr>
                <w:rStyle w:val="CodeInline"/>
              </w:rPr>
              <w:t>Data</w:t>
            </w:r>
          </w:p>
          <w:p w14:paraId="05261A54" w14:textId="77777777" w:rsidR="00A43931" w:rsidRPr="00A43931" w:rsidRDefault="00A43931" w:rsidP="00A43931">
            <w:pPr>
              <w:pStyle w:val="TableText"/>
              <w:rPr>
                <w:rStyle w:val="CodeInline"/>
              </w:rPr>
            </w:pPr>
            <w:proofErr w:type="spellStart"/>
            <w:r w:rsidRPr="00294446">
              <w:rPr>
                <w:rStyle w:val="CodeInline"/>
              </w:rPr>
              <w:t>Web.Api</w:t>
            </w:r>
            <w:proofErr w:type="spellEnd"/>
            <w:r w:rsidRPr="00A43931">
              <w:rPr>
                <w:rStyle w:val="CodeInline"/>
              </w:rPr>
              <w:fldChar w:fldCharType="begin"/>
            </w:r>
            <w:r w:rsidRPr="00A43931">
              <w:instrText xml:space="preserve"> XE "Task-management source tree: projects: references" </w:instrText>
            </w:r>
            <w:r w:rsidRPr="00A43931">
              <w:rPr>
                <w:rStyle w:val="CodeInline"/>
              </w:rPr>
              <w:fldChar w:fldCharType="end"/>
            </w:r>
          </w:p>
          <w:p w14:paraId="21CCC5A9" w14:textId="77777777" w:rsidR="00A43931" w:rsidRPr="00A43931" w:rsidRDefault="00A43931" w:rsidP="00A43931">
            <w:pPr>
              <w:pStyle w:val="TableText"/>
              <w:rPr>
                <w:rStyle w:val="CodeInline"/>
              </w:rPr>
            </w:pPr>
            <w:proofErr w:type="spellStart"/>
            <w:r w:rsidRPr="00294446">
              <w:rPr>
                <w:rStyle w:val="CodeInline"/>
              </w:rPr>
              <w:t>Web.Api.Models</w:t>
            </w:r>
            <w:proofErr w:type="spellEnd"/>
          </w:p>
          <w:p w14:paraId="47C7A043" w14:textId="77777777" w:rsidR="00A43931" w:rsidRPr="00A43931" w:rsidRDefault="00A43931" w:rsidP="00A43931">
            <w:pPr>
              <w:pStyle w:val="TableText"/>
              <w:rPr>
                <w:rStyle w:val="CodeInline"/>
              </w:rPr>
            </w:pPr>
            <w:proofErr w:type="spellStart"/>
            <w:r w:rsidRPr="00294446">
              <w:rPr>
                <w:rStyle w:val="CodeInline"/>
              </w:rPr>
              <w:t>Web.Common</w:t>
            </w:r>
            <w:proofErr w:type="spellEnd"/>
          </w:p>
        </w:tc>
      </w:tr>
    </w:tbl>
    <w:p w14:paraId="75D9C1B7" w14:textId="77777777" w:rsidR="00A43931" w:rsidRDefault="00A43931" w:rsidP="00A43931"/>
    <w:p w14:paraId="3DE981AA" w14:textId="42A11D91" w:rsidR="00A43931" w:rsidRDefault="00A43931" w:rsidP="007A7F4A">
      <w:pPr>
        <w:pStyle w:val="BodyTextCont"/>
      </w:pPr>
      <w:r>
        <w:t xml:space="preserve">If you’ve followed the steps outlined so far, you should see something similar to Figure 4-3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commentRangeStart w:id="394"/>
      <w:commentRangeStart w:id="395"/>
      <w:r w:rsidR="0000346B">
        <w:rPr>
          <w:rStyle w:val="CodeInline"/>
        </w:rPr>
        <w:t>WebApi2Book</w:t>
      </w:r>
      <w:r>
        <w:t xml:space="preserve"> solution.</w:t>
      </w:r>
      <w:commentRangeEnd w:id="394"/>
      <w:r w:rsidR="00A13FE1">
        <w:rPr>
          <w:rFonts w:asciiTheme="minorHAnsi" w:hAnsiTheme="minorHAnsi"/>
          <w:sz w:val="22"/>
        </w:rPr>
        <w:commentReference w:id="394"/>
      </w:r>
      <w:commentRangeEnd w:id="395"/>
      <w:r w:rsidR="00E17B8E">
        <w:rPr>
          <w:rFonts w:asciiTheme="minorHAnsi" w:hAnsiTheme="minorHAnsi"/>
          <w:sz w:val="22"/>
        </w:rPr>
        <w:commentReference w:id="395"/>
      </w:r>
    </w:p>
    <w:p w14:paraId="42203E16" w14:textId="77777777" w:rsidR="00A43931" w:rsidRDefault="00A43931" w:rsidP="00A43931"/>
    <w:p w14:paraId="69FA97F9" w14:textId="77777777" w:rsidR="00A43931" w:rsidRDefault="00A43931" w:rsidP="00A43931"/>
    <w:p w14:paraId="4DA51E52" w14:textId="0D2F9305" w:rsidR="00A43931" w:rsidRDefault="00A43931" w:rsidP="00A43931">
      <w:pPr>
        <w:pStyle w:val="FigureCaption"/>
      </w:pPr>
      <w:r>
        <w:t>Figure 4-3. The solution in Visual Studio 201</w:t>
      </w:r>
      <w:ins w:id="396" w:author="Brian Wortman" w:date="2014-04-19T16:55:00Z">
        <w:r w:rsidR="00E17B8E">
          <w:t>3</w:t>
        </w:r>
      </w:ins>
      <w:bookmarkStart w:id="397" w:name="_GoBack"/>
      <w:bookmarkEnd w:id="397"/>
      <w:del w:id="398"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commentRangeStart w:id="399"/>
      <w:r>
        <w:t>Basic Components</w:t>
      </w:r>
      <w:commentRangeEnd w:id="399"/>
      <w:r w:rsidR="00026558">
        <w:rPr>
          <w:rFonts w:asciiTheme="minorHAnsi" w:hAnsiTheme="minorHAnsi"/>
          <w:b w:val="0"/>
          <w:sz w:val="22"/>
          <w:szCs w:val="22"/>
        </w:rPr>
        <w:commentReference w:id="399"/>
      </w:r>
    </w:p>
    <w:p w14:paraId="70E0F906" w14:textId="77777777" w:rsidR="00A43931" w:rsidRDefault="00A43931" w:rsidP="007A7F4A">
      <w:pPr>
        <w:pStyle w:val="BodyTextFirst"/>
      </w:pPr>
      <w:r w:rsidRPr="007C5E98">
        <w:t xml:space="preserve">At this point, </w:t>
      </w:r>
      <w:r>
        <w:t>your</w:t>
      </w:r>
      <w:r w:rsidRPr="007C5E98">
        <w:t xml:space="preserve"> solution should build successfully</w:t>
      </w:r>
      <w:r>
        <w:t xml:space="preserve">, even </w:t>
      </w:r>
      <w:r w:rsidRPr="007C5E98">
        <w:t xml:space="preserve">though </w:t>
      </w:r>
      <w:r>
        <w:t>you</w:t>
      </w:r>
      <w:r w:rsidRPr="007C5E98">
        <w:t xml:space="preserve"> haven’t added any real code yet. But with all the projects added and their libraries installed and referenced, </w:t>
      </w:r>
      <w:r>
        <w:t>you</w:t>
      </w:r>
      <w:r w:rsidRPr="007C5E98">
        <w:t xml:space="preserve"> are ready to start building some of the </w:t>
      </w:r>
      <w:r>
        <w:t>easier components you’ll need later on:</w:t>
      </w:r>
    </w:p>
    <w:p w14:paraId="01BE59D0" w14:textId="4DF63EEA" w:rsidR="00A43931" w:rsidDel="00026558" w:rsidRDefault="00A43931" w:rsidP="00A43931">
      <w:pPr>
        <w:pStyle w:val="Bullet"/>
        <w:rPr>
          <w:del w:id="400" w:author="Brian Wortman" w:date="2014-04-19T15:23:00Z"/>
        </w:rPr>
      </w:pPr>
      <w:bookmarkStart w:id="401" w:name="OLE_LINK3"/>
      <w:bookmarkStart w:id="402" w:name="OLE_LINK4"/>
      <w:del w:id="403"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404"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t>Database</w:t>
      </w:r>
    </w:p>
    <w:bookmarkEnd w:id="401"/>
    <w:bookmarkEnd w:id="402"/>
    <w:p w14:paraId="0DE41EC3" w14:textId="7A2CFEE0" w:rsidR="00A43931" w:rsidDel="00026558" w:rsidRDefault="00A43931" w:rsidP="007A7F4A">
      <w:pPr>
        <w:pStyle w:val="BodyTextCont"/>
        <w:rPr>
          <w:del w:id="405" w:author="Brian Wortman" w:date="2014-04-19T15:23:00Z"/>
        </w:rPr>
      </w:pPr>
      <w:del w:id="406"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407" w:author="Brian Wortman" w:date="2014-04-19T15:25:00Z"/>
        </w:rPr>
      </w:pPr>
      <w:del w:id="408" w:author="Brian Wortman" w:date="2014-04-19T15:25:00Z">
        <w:r w:rsidDel="00026558">
          <w:delText>DateTimeAdapter</w:delText>
        </w:r>
        <w:r w:rsidDel="00026558">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fldChar w:fldCharType="end"/>
        </w:r>
      </w:del>
    </w:p>
    <w:p w14:paraId="672738E3" w14:textId="15C59CEC" w:rsidR="00A43931" w:rsidDel="00026558" w:rsidRDefault="00876920" w:rsidP="007A7F4A">
      <w:pPr>
        <w:pStyle w:val="BodyTextCont"/>
        <w:rPr>
          <w:del w:id="409" w:author="Brian Wortman" w:date="2014-04-19T15:25:00Z"/>
        </w:rPr>
      </w:pPr>
      <w:del w:id="410"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411" w:author="Brian Wortman" w:date="2014-04-19T15:25:00Z"/>
        </w:rPr>
      </w:pPr>
      <w:del w:id="412"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413" w:author="Brian Wortman" w:date="2014-04-19T15:25:00Z"/>
        </w:rPr>
      </w:pPr>
      <w:del w:id="414"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415" w:author="Brian Wortman" w:date="2014-04-19T15:25:00Z"/>
        </w:rPr>
      </w:pPr>
      <w:del w:id="416" w:author="Brian Wortman" w:date="2014-04-19T15:25:00Z">
        <w:r w:rsidDel="00026558">
          <w:delText xml:space="preserve">    public interface IDateTime</w:delText>
        </w:r>
      </w:del>
    </w:p>
    <w:p w14:paraId="5998B180" w14:textId="457D1DCF" w:rsidR="00A43931" w:rsidDel="00026558" w:rsidRDefault="00A43931" w:rsidP="00A43931">
      <w:pPr>
        <w:pStyle w:val="Code"/>
        <w:rPr>
          <w:del w:id="417" w:author="Brian Wortman" w:date="2014-04-19T15:25:00Z"/>
        </w:rPr>
      </w:pPr>
      <w:del w:id="418" w:author="Brian Wortman" w:date="2014-04-19T15:25:00Z">
        <w:r w:rsidDel="00026558">
          <w:delText xml:space="preserve">    {</w:delText>
        </w:r>
      </w:del>
    </w:p>
    <w:p w14:paraId="51DE69B8" w14:textId="6BED5A66" w:rsidR="00A43931" w:rsidDel="00026558" w:rsidRDefault="00A43931" w:rsidP="00A43931">
      <w:pPr>
        <w:pStyle w:val="Code"/>
        <w:rPr>
          <w:del w:id="419" w:author="Brian Wortman" w:date="2014-04-19T15:25:00Z"/>
        </w:rPr>
      </w:pPr>
      <w:del w:id="420" w:author="Brian Wortman" w:date="2014-04-19T15:25:00Z">
        <w:r w:rsidDel="00026558">
          <w:delText xml:space="preserve">        DateTime UtcNow { get; }</w:delText>
        </w:r>
      </w:del>
    </w:p>
    <w:p w14:paraId="5C8A9919" w14:textId="0BB1F0D8" w:rsidR="00A43931" w:rsidDel="00026558" w:rsidRDefault="00A43931" w:rsidP="00A43931">
      <w:pPr>
        <w:pStyle w:val="Code"/>
        <w:rPr>
          <w:del w:id="421" w:author="Brian Wortman" w:date="2014-04-19T15:25:00Z"/>
        </w:rPr>
      </w:pPr>
      <w:del w:id="422" w:author="Brian Wortman" w:date="2014-04-19T15:25:00Z">
        <w:r w:rsidDel="00026558">
          <w:delText xml:space="preserve">    }</w:delText>
        </w:r>
      </w:del>
    </w:p>
    <w:p w14:paraId="4C204B71" w14:textId="447156A0" w:rsidR="00A43931" w:rsidDel="00026558" w:rsidRDefault="00A43931" w:rsidP="00A43931">
      <w:pPr>
        <w:pStyle w:val="Code"/>
        <w:rPr>
          <w:del w:id="423" w:author="Brian Wortman" w:date="2014-04-19T15:25:00Z"/>
        </w:rPr>
      </w:pPr>
    </w:p>
    <w:p w14:paraId="0DFB1575" w14:textId="4B150EE4" w:rsidR="00A43931" w:rsidDel="00026558" w:rsidRDefault="00A43931" w:rsidP="00A43931">
      <w:pPr>
        <w:pStyle w:val="Code"/>
        <w:rPr>
          <w:del w:id="424" w:author="Brian Wortman" w:date="2014-04-19T15:25:00Z"/>
        </w:rPr>
      </w:pPr>
      <w:del w:id="425"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426" w:author="Brian Wortman" w:date="2014-04-19T15:25:00Z"/>
        </w:rPr>
      </w:pPr>
      <w:del w:id="427" w:author="Brian Wortman" w:date="2014-04-19T15:25:00Z">
        <w:r w:rsidDel="00026558">
          <w:delText xml:space="preserve">    {</w:delText>
        </w:r>
      </w:del>
    </w:p>
    <w:p w14:paraId="73A5F119" w14:textId="68A50D4A" w:rsidR="00A43931" w:rsidDel="00026558" w:rsidRDefault="00A43931" w:rsidP="00A43931">
      <w:pPr>
        <w:pStyle w:val="Code"/>
        <w:rPr>
          <w:del w:id="428" w:author="Brian Wortman" w:date="2014-04-19T15:25:00Z"/>
        </w:rPr>
      </w:pPr>
      <w:del w:id="429" w:author="Brian Wortman" w:date="2014-04-19T15:25:00Z">
        <w:r w:rsidDel="00026558">
          <w:delText xml:space="preserve">        public DateTime UtcNow</w:delText>
        </w:r>
      </w:del>
    </w:p>
    <w:p w14:paraId="401F37E7" w14:textId="1EFBB51E" w:rsidR="00A43931" w:rsidDel="00026558" w:rsidRDefault="00A43931" w:rsidP="00A43931">
      <w:pPr>
        <w:pStyle w:val="Code"/>
        <w:rPr>
          <w:del w:id="430" w:author="Brian Wortman" w:date="2014-04-19T15:25:00Z"/>
        </w:rPr>
      </w:pPr>
      <w:del w:id="431" w:author="Brian Wortman" w:date="2014-04-19T15:25:00Z">
        <w:r w:rsidDel="00026558">
          <w:delText xml:space="preserve">        {</w:delText>
        </w:r>
      </w:del>
    </w:p>
    <w:p w14:paraId="08B08172" w14:textId="395FF33A" w:rsidR="00A43931" w:rsidDel="00026558" w:rsidRDefault="00A43931" w:rsidP="00A43931">
      <w:pPr>
        <w:pStyle w:val="Code"/>
        <w:rPr>
          <w:del w:id="432" w:author="Brian Wortman" w:date="2014-04-19T15:25:00Z"/>
        </w:rPr>
      </w:pPr>
      <w:del w:id="433"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434" w:author="Brian Wortman" w:date="2014-04-19T15:25:00Z"/>
        </w:rPr>
      </w:pPr>
      <w:del w:id="435" w:author="Brian Wortman" w:date="2014-04-19T15:25:00Z">
        <w:r w:rsidDel="00026558">
          <w:delText xml:space="preserve">        }</w:delText>
        </w:r>
      </w:del>
    </w:p>
    <w:p w14:paraId="43BEF3C4" w14:textId="50EBAF77" w:rsidR="00A43931" w:rsidDel="00026558" w:rsidRDefault="00A43931" w:rsidP="00A43931">
      <w:pPr>
        <w:pStyle w:val="Code"/>
        <w:rPr>
          <w:del w:id="436" w:author="Brian Wortman" w:date="2014-04-19T15:25:00Z"/>
        </w:rPr>
      </w:pPr>
      <w:del w:id="437" w:author="Brian Wortman" w:date="2014-04-19T15:25:00Z">
        <w:r w:rsidDel="00026558">
          <w:delText xml:space="preserve">    }</w:delText>
        </w:r>
      </w:del>
    </w:p>
    <w:p w14:paraId="0F9A7136" w14:textId="07AE5869" w:rsidR="00A43931" w:rsidDel="00026558" w:rsidRDefault="00A43931" w:rsidP="007A7F4A">
      <w:pPr>
        <w:pStyle w:val="BodyTextCont"/>
        <w:rPr>
          <w:del w:id="438" w:author="Brian Wortman" w:date="2014-04-19T15:25:00Z"/>
        </w:rPr>
      </w:pPr>
      <w:del w:id="439"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440" w:name="tab1"/>
      <w:r>
        <w:t>Domain Model</w:t>
      </w:r>
    </w:p>
    <w:p w14:paraId="1B6A4E29" w14:textId="396708E6" w:rsidR="00A43931" w:rsidRDefault="00A43931" w:rsidP="009C6EDA">
      <w:pPr>
        <w:pStyle w:val="BodyTextFirst"/>
      </w:pPr>
      <w:r>
        <w:t xml:space="preserve">In this section, </w:t>
      </w:r>
      <w:ins w:id="441" w:author="Brian Wortman" w:date="2014-04-19T15:26:00Z">
        <w:r w:rsidR="005A426F">
          <w:t>we</w:t>
        </w:r>
      </w:ins>
      <w:del w:id="442" w:author="Brian Wortman" w:date="2014-04-19T15:26:00Z">
        <w:r w:rsidDel="005A426F">
          <w:delText>you</w:delText>
        </w:r>
      </w:del>
      <w:r>
        <w:t xml:space="preserve">’re going to add </w:t>
      </w:r>
      <w:del w:id="443" w:author="Brian Wortman" w:date="2014-04-19T15:26:00Z">
        <w:r w:rsidDel="005A426F">
          <w:delText xml:space="preserve">your </w:delText>
        </w:r>
      </w:del>
      <w:ins w:id="444"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445"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t xml:space="preserve">Since these classes will be used by </w:t>
      </w:r>
      <w:proofErr w:type="spellStart"/>
      <w:r>
        <w:t>NHibernate</w:t>
      </w:r>
      <w:proofErr w:type="spellEnd"/>
      <w:r>
        <w:t xml:space="preserve">, and </w:t>
      </w:r>
      <w:ins w:id="446" w:author="Brian Wortman" w:date="2014-04-19T15:27:00Z">
        <w:r w:rsidR="005A426F">
          <w:t>we</w:t>
        </w:r>
      </w:ins>
      <w:del w:id="447" w:author="Brian Wortman" w:date="2014-04-19T15:27:00Z">
        <w:r w:rsidDel="005A426F">
          <w:delText>you</w:delText>
        </w:r>
      </w:del>
      <w:r>
        <w:t xml:space="preserve"> want to support lazy loading, </w:t>
      </w:r>
      <w:ins w:id="448" w:author="Brian Wortman" w:date="2014-04-19T15:27:00Z">
        <w:r w:rsidR="005A426F">
          <w:t>we</w:t>
        </w:r>
      </w:ins>
      <w:del w:id="449"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w:t>
      </w:r>
      <w:proofErr w:type="spellStart"/>
      <w:r>
        <w:t>NHibernate</w:t>
      </w:r>
      <w:proofErr w:type="spellEnd"/>
      <w:r>
        <w:t xml:space="preserve"> to fetch related data only when it is needed – versus fetching all the data up front. For example, when a </w:t>
      </w:r>
      <w:r w:rsidRPr="00011141">
        <w:rPr>
          <w:rStyle w:val="CodeInline"/>
        </w:rPr>
        <w:t>Task</w:t>
      </w:r>
      <w:r>
        <w:t xml:space="preserve"> object is fetched from the database, </w:t>
      </w:r>
      <w:r>
        <w:lastRenderedPageBreak/>
        <w:t xml:space="preserve">lazy loading means that the </w:t>
      </w:r>
      <w:r w:rsidRPr="00011141">
        <w:rPr>
          <w:rStyle w:val="CodeInline"/>
        </w:rPr>
        <w:t>Task</w:t>
      </w:r>
      <w:r>
        <w:t xml:space="preserve"> object’s </w:t>
      </w:r>
      <w:ins w:id="450" w:author="Brian Wortman" w:date="2014-04-19T15:27:00Z">
        <w:r w:rsidR="005A426F">
          <w:t xml:space="preserve">status and </w:t>
        </w:r>
      </w:ins>
      <w:r>
        <w:t xml:space="preserve">assignments </w:t>
      </w:r>
      <w:del w:id="451"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w:t>
      </w:r>
      <w:proofErr w:type="spellStart"/>
      <w:r>
        <w:t>NHibernate</w:t>
      </w:r>
      <w:proofErr w:type="spellEnd"/>
      <w:r>
        <w:t xml:space="preserve"> at all, save for the virtual modifier </w:t>
      </w:r>
      <w:del w:id="452" w:author="Brian Wortman" w:date="2014-04-19T15:28:00Z">
        <w:r w:rsidDel="005A426F">
          <w:delText xml:space="preserve">if you want </w:delText>
        </w:r>
      </w:del>
      <w:r>
        <w:t>to allow lazy loading.</w:t>
      </w:r>
    </w:p>
    <w:p w14:paraId="519CDABD" w14:textId="1E7AC71E" w:rsidR="00A43931" w:rsidRDefault="00A43931" w:rsidP="009C6EDA">
      <w:pPr>
        <w:pStyle w:val="BodyTextCont"/>
      </w:pPr>
      <w:r>
        <w:t xml:space="preserve">Next, </w:t>
      </w:r>
      <w:ins w:id="453" w:author="Brian Wortman" w:date="2014-04-19T16:08:00Z">
        <w:r w:rsidR="00AB4003">
          <w:t>we</w:t>
        </w:r>
      </w:ins>
      <w:del w:id="454" w:author="Brian Wortman" w:date="2014-04-19T16:08:00Z">
        <w:r w:rsidDel="00AB4003">
          <w:delText>you</w:delText>
        </w:r>
      </w:del>
      <w:r>
        <w:t xml:space="preserve">’ll look at all the class definitions. </w:t>
      </w:r>
      <w:del w:id="455" w:author="Brian Wortman" w:date="2014-04-19T16:16:00Z">
        <w:r w:rsidDel="00DF017B">
          <w:delText xml:space="preserve">You </w:delText>
        </w:r>
      </w:del>
      <w:ins w:id="456" w:author="Brian Wortman" w:date="2014-04-19T16:16:00Z">
        <w:r w:rsidR="00DF017B">
          <w:t>A</w:t>
        </w:r>
      </w:ins>
      <w:del w:id="457" w:author="Brian Wortman" w:date="2014-04-19T16:16:00Z">
        <w:r w:rsidDel="00DF017B">
          <w:delText>a</w:delText>
        </w:r>
      </w:del>
      <w:r>
        <w:t xml:space="preserve">dd </w:t>
      </w:r>
      <w:proofErr w:type="gramStart"/>
      <w:r>
        <w:t>them</w:t>
      </w:r>
      <w:proofErr w:type="gramEnd"/>
      <w:r>
        <w:t xml:space="preserve"> directly to the </w:t>
      </w:r>
      <w:r w:rsidR="00772045" w:rsidRPr="00772045">
        <w:rPr>
          <w:rStyle w:val="CodeInline"/>
        </w:rPr>
        <w:t>WebApi2Book</w:t>
      </w:r>
      <w:r w:rsidRPr="00294446">
        <w:rPr>
          <w:rStyle w:val="CodeInline"/>
        </w:rPr>
        <w:t>.Data</w:t>
      </w:r>
      <w:r>
        <w:t xml:space="preserve"> project in a folder called </w:t>
      </w:r>
      <w:commentRangeStart w:id="458"/>
      <w:del w:id="459" w:author="Brian Wortman" w:date="2014-04-19T16:09:00Z">
        <w:r w:rsidRPr="00294446" w:rsidDel="00AB4003">
          <w:rPr>
            <w:rStyle w:val="CodeInline"/>
          </w:rPr>
          <w:delText>Model</w:delText>
        </w:r>
        <w:commentRangeEnd w:id="458"/>
        <w:r w:rsidR="00772045" w:rsidDel="00AB4003">
          <w:rPr>
            <w:rFonts w:asciiTheme="minorHAnsi" w:hAnsiTheme="minorHAnsi"/>
            <w:sz w:val="22"/>
          </w:rPr>
          <w:commentReference w:id="458"/>
        </w:r>
      </w:del>
      <w:ins w:id="460" w:author="Brian Wortman" w:date="2014-04-19T16:09:00Z">
        <w:r w:rsidR="00AB4003">
          <w:rPr>
            <w:rStyle w:val="CodeInline"/>
          </w:rPr>
          <w:t>Entities</w:t>
        </w:r>
      </w:ins>
      <w:r>
        <w:t xml:space="preserve">. The namespace for all of the classes that follow is </w:t>
      </w:r>
      <w:r w:rsidR="002B19E8" w:rsidRPr="002B19E8">
        <w:rPr>
          <w:rStyle w:val="CodeInline"/>
        </w:rPr>
        <w:t>WebApi2Book</w:t>
      </w:r>
      <w:r w:rsidRPr="00653073">
        <w:rPr>
          <w:rStyle w:val="CodeInline"/>
        </w:rPr>
        <w:t>.Data.</w:t>
      </w:r>
      <w:del w:id="461" w:author="Brian Wortman" w:date="2014-04-19T16:09:00Z">
        <w:r w:rsidRPr="00653073" w:rsidDel="00AB4003">
          <w:rPr>
            <w:rStyle w:val="CodeInline"/>
          </w:rPr>
          <w:delText>Model</w:delText>
        </w:r>
      </w:del>
      <w:ins w:id="462" w:author="Brian Wortman" w:date="2014-04-19T16:09:00Z">
        <w:r w:rsidR="00AB4003">
          <w:rPr>
            <w:rStyle w:val="CodeInline"/>
          </w:rPr>
          <w:t>Entities</w:t>
        </w:r>
      </w:ins>
      <w:r>
        <w:t>. Obviously, feel free to download the code instead of typing all of this in manually:</w:t>
      </w:r>
    </w:p>
    <w:p w14:paraId="0980548A" w14:textId="67358C5C" w:rsidR="00A43931" w:rsidRDefault="00A43931" w:rsidP="00A43931"/>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FF93414" w14:textId="12315438" w:rsidR="00AB4003" w:rsidRPr="00AB4003" w:rsidRDefault="00AB4003" w:rsidP="00AB4003">
      <w:pPr>
        <w:pStyle w:val="Code"/>
        <w:rPr>
          <w:ins w:id="463" w:author="Brian Wortman" w:date="2014-04-19T16:11:00Z"/>
        </w:rPr>
      </w:pPr>
      <w:ins w:id="464" w:author="Brian Wortman" w:date="2014-04-19T16:11:00Z">
        <w:r>
          <w:t xml:space="preserve">    public class Task</w:t>
        </w:r>
      </w:ins>
    </w:p>
    <w:p w14:paraId="064FB5FE" w14:textId="77777777" w:rsidR="00AB4003" w:rsidRPr="00AB4003" w:rsidRDefault="00AB4003" w:rsidP="00AB4003">
      <w:pPr>
        <w:pStyle w:val="Code"/>
        <w:rPr>
          <w:ins w:id="465" w:author="Brian Wortman" w:date="2014-04-19T16:11:00Z"/>
        </w:rPr>
      </w:pPr>
      <w:ins w:id="466" w:author="Brian Wortman" w:date="2014-04-19T16:11:00Z">
        <w:r w:rsidRPr="00AB4003">
          <w:t xml:space="preserve">    {</w:t>
        </w:r>
      </w:ins>
    </w:p>
    <w:p w14:paraId="3B0572C4" w14:textId="77777777" w:rsidR="00AB4003" w:rsidRDefault="00AB4003" w:rsidP="00AB4003">
      <w:pPr>
        <w:pStyle w:val="Code"/>
        <w:rPr>
          <w:ins w:id="467" w:author="Brian Wortman" w:date="2014-04-19T16:11:00Z"/>
        </w:rPr>
      </w:pPr>
      <w:ins w:id="468" w:author="Brian Wortman" w:date="2014-04-19T16:11:00Z">
        <w:r w:rsidRPr="00AB4003">
          <w:t xml:space="preserve">        private IList&lt;User&gt; _users;</w:t>
        </w:r>
      </w:ins>
    </w:p>
    <w:p w14:paraId="6CE34921" w14:textId="77777777" w:rsidR="00AB4003" w:rsidRPr="00AB4003" w:rsidRDefault="00AB4003" w:rsidP="00AB4003">
      <w:pPr>
        <w:pStyle w:val="Code"/>
        <w:rPr>
          <w:ins w:id="469" w:author="Brian Wortman" w:date="2014-04-19T16:11:00Z"/>
        </w:rPr>
      </w:pPr>
    </w:p>
    <w:p w14:paraId="5B10AA75" w14:textId="77777777" w:rsidR="00AB4003" w:rsidRPr="00AB4003" w:rsidRDefault="00AB4003" w:rsidP="00AB4003">
      <w:pPr>
        <w:pStyle w:val="Code"/>
        <w:rPr>
          <w:ins w:id="470" w:author="Brian Wortman" w:date="2014-04-19T16:11:00Z"/>
        </w:rPr>
      </w:pPr>
      <w:ins w:id="471" w:author="Brian Wortman" w:date="2014-04-19T16:11:00Z">
        <w:r w:rsidRPr="00AB4003">
          <w:t xml:space="preserve">        public virtual long TaskId { get; set; }</w:t>
        </w:r>
      </w:ins>
    </w:p>
    <w:p w14:paraId="296841DE" w14:textId="77777777" w:rsidR="00AB4003" w:rsidRPr="00AB4003" w:rsidRDefault="00AB4003" w:rsidP="00AB4003">
      <w:pPr>
        <w:pStyle w:val="Code"/>
        <w:rPr>
          <w:ins w:id="472" w:author="Brian Wortman" w:date="2014-04-19T16:11:00Z"/>
        </w:rPr>
      </w:pPr>
      <w:ins w:id="473" w:author="Brian Wortman" w:date="2014-04-19T16:11:00Z">
        <w:r w:rsidRPr="00AB4003">
          <w:t xml:space="preserve">        public virtual string Subject { get; set; }</w:t>
        </w:r>
      </w:ins>
    </w:p>
    <w:p w14:paraId="1FB3A2B0" w14:textId="77777777" w:rsidR="00AB4003" w:rsidRPr="00AB4003" w:rsidRDefault="00AB4003" w:rsidP="00AB4003">
      <w:pPr>
        <w:pStyle w:val="Code"/>
        <w:rPr>
          <w:ins w:id="474" w:author="Brian Wortman" w:date="2014-04-19T16:11:00Z"/>
        </w:rPr>
      </w:pPr>
      <w:ins w:id="475" w:author="Brian Wortman" w:date="2014-04-19T16:11:00Z">
        <w:r w:rsidRPr="00AB4003">
          <w:t xml:space="preserve">        public virtual DateTime? StartDate { get; set; }</w:t>
        </w:r>
      </w:ins>
    </w:p>
    <w:p w14:paraId="497506E3" w14:textId="77777777" w:rsidR="00AB4003" w:rsidRPr="00AB4003" w:rsidRDefault="00AB4003" w:rsidP="00AB4003">
      <w:pPr>
        <w:pStyle w:val="Code"/>
        <w:rPr>
          <w:ins w:id="476" w:author="Brian Wortman" w:date="2014-04-19T16:11:00Z"/>
        </w:rPr>
      </w:pPr>
      <w:ins w:id="477" w:author="Brian Wortman" w:date="2014-04-19T16:11:00Z">
        <w:r w:rsidRPr="00AB4003">
          <w:t xml:space="preserve">        public virtual DateTime? DueDate { get; set; }</w:t>
        </w:r>
      </w:ins>
    </w:p>
    <w:p w14:paraId="29962136" w14:textId="77777777" w:rsidR="00AB4003" w:rsidRPr="00AB4003" w:rsidRDefault="00AB4003" w:rsidP="00AB4003">
      <w:pPr>
        <w:pStyle w:val="Code"/>
        <w:rPr>
          <w:ins w:id="478" w:author="Brian Wortman" w:date="2014-04-19T16:11:00Z"/>
        </w:rPr>
      </w:pPr>
      <w:ins w:id="479" w:author="Brian Wortman" w:date="2014-04-19T16:11:00Z">
        <w:r w:rsidRPr="00AB4003">
          <w:t xml:space="preserve">        public virtual DateTime? CompletedDate { get; set; }</w:t>
        </w:r>
      </w:ins>
    </w:p>
    <w:p w14:paraId="7F84D9EC" w14:textId="77777777" w:rsidR="00AB4003" w:rsidRPr="00AB4003" w:rsidRDefault="00AB4003" w:rsidP="00AB4003">
      <w:pPr>
        <w:pStyle w:val="Code"/>
        <w:rPr>
          <w:ins w:id="480" w:author="Brian Wortman" w:date="2014-04-19T16:11:00Z"/>
        </w:rPr>
      </w:pPr>
      <w:ins w:id="481" w:author="Brian Wortman" w:date="2014-04-19T16:11:00Z">
        <w:r w:rsidRPr="00AB4003">
          <w:t xml:space="preserve">        public virtual Status Status { get; set; }</w:t>
        </w:r>
      </w:ins>
    </w:p>
    <w:p w14:paraId="26A9339D" w14:textId="77777777" w:rsidR="00AB4003" w:rsidRPr="00AB4003" w:rsidRDefault="00AB4003" w:rsidP="00AB4003">
      <w:pPr>
        <w:pStyle w:val="Code"/>
        <w:rPr>
          <w:ins w:id="482" w:author="Brian Wortman" w:date="2014-04-19T16:11:00Z"/>
        </w:rPr>
      </w:pPr>
      <w:ins w:id="483" w:author="Brian Wortman" w:date="2014-04-19T16:11:00Z">
        <w:r w:rsidRPr="00AB4003">
          <w:t xml:space="preserve">        public virtual DateTime CreatedDate { get; set; }</w:t>
        </w:r>
      </w:ins>
    </w:p>
    <w:p w14:paraId="442DD1B2" w14:textId="77777777" w:rsidR="00AB4003" w:rsidRPr="00AB4003" w:rsidRDefault="00AB4003" w:rsidP="00AB4003">
      <w:pPr>
        <w:pStyle w:val="Code"/>
        <w:rPr>
          <w:ins w:id="484" w:author="Brian Wortman" w:date="2014-04-19T16:11:00Z"/>
        </w:rPr>
      </w:pPr>
      <w:ins w:id="485" w:author="Brian Wortman" w:date="2014-04-19T16:11:00Z">
        <w:r w:rsidRPr="00AB4003">
          <w:t xml:space="preserve">        public virtual User CreatedBy { get; set; }</w:t>
        </w:r>
      </w:ins>
    </w:p>
    <w:p w14:paraId="2CD27454" w14:textId="77777777" w:rsidR="00AB4003" w:rsidRPr="00AB4003" w:rsidRDefault="00AB4003" w:rsidP="00AB4003">
      <w:pPr>
        <w:pStyle w:val="Code"/>
        <w:rPr>
          <w:ins w:id="486" w:author="Brian Wortman" w:date="2014-04-19T16:11:00Z"/>
        </w:rPr>
      </w:pPr>
    </w:p>
    <w:p w14:paraId="20C58C1D" w14:textId="77777777" w:rsidR="00AB4003" w:rsidRPr="00AB4003" w:rsidRDefault="00AB4003" w:rsidP="00AB4003">
      <w:pPr>
        <w:pStyle w:val="Code"/>
        <w:rPr>
          <w:ins w:id="487" w:author="Brian Wortman" w:date="2014-04-19T16:11:00Z"/>
        </w:rPr>
      </w:pPr>
      <w:ins w:id="488" w:author="Brian Wortman" w:date="2014-04-19T16:11:00Z">
        <w:r w:rsidRPr="00AB4003">
          <w:t xml:space="preserve">        public virtual IList&lt;User&gt; Users</w:t>
        </w:r>
      </w:ins>
    </w:p>
    <w:p w14:paraId="559D06F5" w14:textId="77777777" w:rsidR="00AB4003" w:rsidRPr="00AB4003" w:rsidRDefault="00AB4003" w:rsidP="00AB4003">
      <w:pPr>
        <w:pStyle w:val="Code"/>
        <w:rPr>
          <w:ins w:id="489" w:author="Brian Wortman" w:date="2014-04-19T16:11:00Z"/>
        </w:rPr>
      </w:pPr>
      <w:ins w:id="490" w:author="Brian Wortman" w:date="2014-04-19T16:11:00Z">
        <w:r w:rsidRPr="00AB4003">
          <w:t xml:space="preserve">        {</w:t>
        </w:r>
      </w:ins>
    </w:p>
    <w:p w14:paraId="0420B75B" w14:textId="77777777" w:rsidR="00AB4003" w:rsidRPr="00AB4003" w:rsidRDefault="00AB4003" w:rsidP="00AB4003">
      <w:pPr>
        <w:pStyle w:val="Code"/>
        <w:rPr>
          <w:ins w:id="491" w:author="Brian Wortman" w:date="2014-04-19T16:11:00Z"/>
        </w:rPr>
      </w:pPr>
      <w:ins w:id="492" w:author="Brian Wortman" w:date="2014-04-19T16:11:00Z">
        <w:r w:rsidRPr="00AB4003">
          <w:t xml:space="preserve">            get { return _users ?? (_users = new List&lt;User&gt;()); }</w:t>
        </w:r>
      </w:ins>
    </w:p>
    <w:p w14:paraId="7626C312" w14:textId="77777777" w:rsidR="00AB4003" w:rsidRPr="00AB4003" w:rsidRDefault="00AB4003" w:rsidP="00AB4003">
      <w:pPr>
        <w:pStyle w:val="Code"/>
        <w:rPr>
          <w:ins w:id="493" w:author="Brian Wortman" w:date="2014-04-19T16:11:00Z"/>
        </w:rPr>
      </w:pPr>
      <w:ins w:id="494" w:author="Brian Wortman" w:date="2014-04-19T16:11:00Z">
        <w:r w:rsidRPr="00AB4003">
          <w:t xml:space="preserve">            set { _users = value; }</w:t>
        </w:r>
      </w:ins>
    </w:p>
    <w:p w14:paraId="48167F67" w14:textId="77777777" w:rsidR="00AB4003" w:rsidRPr="00AB4003" w:rsidRDefault="00AB4003" w:rsidP="00AB4003">
      <w:pPr>
        <w:pStyle w:val="Code"/>
        <w:rPr>
          <w:ins w:id="495" w:author="Brian Wortman" w:date="2014-04-19T16:11:00Z"/>
        </w:rPr>
      </w:pPr>
      <w:ins w:id="496" w:author="Brian Wortman" w:date="2014-04-19T16:11:00Z">
        <w:r w:rsidRPr="00AB4003">
          <w:t xml:space="preserve">        }</w:t>
        </w:r>
      </w:ins>
    </w:p>
    <w:p w14:paraId="2222619F" w14:textId="77777777" w:rsidR="00AB4003" w:rsidRPr="00AB4003" w:rsidRDefault="00AB4003" w:rsidP="00AB4003">
      <w:pPr>
        <w:pStyle w:val="Code"/>
        <w:rPr>
          <w:ins w:id="497" w:author="Brian Wortman" w:date="2014-04-19T16:11:00Z"/>
        </w:rPr>
      </w:pPr>
    </w:p>
    <w:p w14:paraId="1C07C404" w14:textId="77777777" w:rsidR="00AB4003" w:rsidRPr="00AB4003" w:rsidRDefault="00AB4003" w:rsidP="00AB4003">
      <w:pPr>
        <w:pStyle w:val="Code"/>
        <w:rPr>
          <w:ins w:id="498" w:author="Brian Wortman" w:date="2014-04-19T16:11:00Z"/>
        </w:rPr>
      </w:pPr>
      <w:ins w:id="499" w:author="Brian Wortman" w:date="2014-04-19T16:11:00Z">
        <w:r w:rsidRPr="00AB4003">
          <w:t xml:space="preserve">        public virtual byte[] Version { get; set; }</w:t>
        </w:r>
      </w:ins>
    </w:p>
    <w:p w14:paraId="637E6C18" w14:textId="77777777" w:rsidR="00AB4003" w:rsidRDefault="00AB4003" w:rsidP="00A43931">
      <w:pPr>
        <w:pStyle w:val="Code"/>
        <w:rPr>
          <w:ins w:id="500" w:author="Brian Wortman" w:date="2014-04-19T16:11:00Z"/>
        </w:rPr>
      </w:pPr>
      <w:ins w:id="501" w:author="Brian Wortman" w:date="2014-04-19T16:11:00Z">
        <w:r w:rsidRPr="00AB4003">
          <w:t xml:space="preserve">    }</w:t>
        </w:r>
      </w:ins>
    </w:p>
    <w:p w14:paraId="2FE5BCA0" w14:textId="0405C856" w:rsidR="00A43931" w:rsidDel="00AB4003" w:rsidRDefault="00A43931" w:rsidP="00AB4003">
      <w:pPr>
        <w:pStyle w:val="Code"/>
        <w:rPr>
          <w:del w:id="502" w:author="Brian Wortman" w:date="2014-04-19T16:11:00Z"/>
        </w:rPr>
      </w:pPr>
      <w:del w:id="503" w:author="Brian Wortman" w:date="2014-04-19T16:11:00Z">
        <w:r w:rsidDel="00AB4003">
          <w:delText xml:space="preserve">    public class Task</w:delText>
        </w:r>
      </w:del>
    </w:p>
    <w:p w14:paraId="1B8210AE" w14:textId="22D20833" w:rsidR="00A43931" w:rsidDel="00AB4003" w:rsidRDefault="00A43931" w:rsidP="00A43931">
      <w:pPr>
        <w:pStyle w:val="Code"/>
        <w:rPr>
          <w:del w:id="504" w:author="Brian Wortman" w:date="2014-04-19T16:11:00Z"/>
        </w:rPr>
      </w:pPr>
      <w:del w:id="505" w:author="Brian Wortman" w:date="2014-04-19T16:11:00Z">
        <w:r w:rsidDel="00AB4003">
          <w:delText xml:space="preserve">    {</w:delText>
        </w:r>
      </w:del>
    </w:p>
    <w:p w14:paraId="67C6B2C8" w14:textId="6E91409A" w:rsidR="00A43931" w:rsidDel="00AB4003" w:rsidRDefault="00A43931" w:rsidP="00A43931">
      <w:pPr>
        <w:pStyle w:val="Code"/>
        <w:rPr>
          <w:del w:id="506" w:author="Brian Wortman" w:date="2014-04-19T16:11:00Z"/>
        </w:rPr>
      </w:pPr>
      <w:del w:id="507" w:author="Brian Wortman" w:date="2014-04-19T16:11:00Z">
        <w:r w:rsidDel="00AB4003">
          <w:delText xml:space="preserve">        public virtual long TaskId { get; set; }</w:delText>
        </w:r>
      </w:del>
    </w:p>
    <w:p w14:paraId="4CC59F1D" w14:textId="55683700" w:rsidR="00A43931" w:rsidDel="00AB4003" w:rsidRDefault="00A43931" w:rsidP="00A43931">
      <w:pPr>
        <w:pStyle w:val="Code"/>
        <w:rPr>
          <w:del w:id="508" w:author="Brian Wortman" w:date="2014-04-19T16:11:00Z"/>
        </w:rPr>
      </w:pPr>
      <w:del w:id="509" w:author="Brian Wortman" w:date="2014-04-19T16:11:00Z">
        <w:r w:rsidDel="00AB4003">
          <w:delText xml:space="preserve">        public virtual string Subject { get; set; }</w:delText>
        </w:r>
      </w:del>
    </w:p>
    <w:p w14:paraId="5475EA0F" w14:textId="1A12D9F0" w:rsidR="00A43931" w:rsidDel="00AB4003" w:rsidRDefault="00A43931" w:rsidP="00A43931">
      <w:pPr>
        <w:pStyle w:val="Code"/>
        <w:rPr>
          <w:del w:id="510" w:author="Brian Wortman" w:date="2014-04-19T16:11:00Z"/>
        </w:rPr>
      </w:pPr>
      <w:del w:id="511" w:author="Brian Wortman" w:date="2014-04-19T16:11:00Z">
        <w:r w:rsidDel="00AB4003">
          <w:delText xml:space="preserve">        public virtual DateTime? StartDate { get; set; }</w:delText>
        </w:r>
      </w:del>
    </w:p>
    <w:p w14:paraId="4AA12913" w14:textId="603F84FB" w:rsidR="00A43931" w:rsidDel="00AB4003" w:rsidRDefault="00A43931" w:rsidP="00A43931">
      <w:pPr>
        <w:pStyle w:val="Code"/>
        <w:rPr>
          <w:del w:id="512" w:author="Brian Wortman" w:date="2014-04-19T16:11:00Z"/>
        </w:rPr>
      </w:pPr>
      <w:del w:id="513" w:author="Brian Wortman" w:date="2014-04-19T16:11:00Z">
        <w:r w:rsidDel="00AB4003">
          <w:delText xml:space="preserve">        public virtual DateTime? DueDate { get; set; }</w:delText>
        </w:r>
      </w:del>
    </w:p>
    <w:p w14:paraId="23B19FC3" w14:textId="061D3494" w:rsidR="00A43931" w:rsidRPr="00A43931" w:rsidDel="00AB4003" w:rsidRDefault="00A43931" w:rsidP="00A43931">
      <w:pPr>
        <w:pStyle w:val="Code"/>
        <w:rPr>
          <w:del w:id="514" w:author="Brian Wortman" w:date="2014-04-19T16:11:00Z"/>
        </w:rPr>
      </w:pPr>
      <w:del w:id="515"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A43931">
      <w:pPr>
        <w:pStyle w:val="Code"/>
        <w:rPr>
          <w:del w:id="516" w:author="Brian Wortman" w:date="2014-04-19T16:11:00Z"/>
        </w:rPr>
      </w:pPr>
      <w:del w:id="517" w:author="Brian Wortman" w:date="2014-04-19T16:11:00Z">
        <w:r w:rsidDel="00AB4003">
          <w:delText xml:space="preserve">        public virtual Status Status { get; set; }</w:delText>
        </w:r>
      </w:del>
    </w:p>
    <w:p w14:paraId="21B12802" w14:textId="1285B810" w:rsidR="00A43931" w:rsidDel="00AB4003" w:rsidRDefault="00A43931" w:rsidP="00A43931">
      <w:pPr>
        <w:pStyle w:val="Code"/>
        <w:rPr>
          <w:del w:id="518" w:author="Brian Wortman" w:date="2014-04-19T16:11:00Z"/>
        </w:rPr>
      </w:pPr>
      <w:del w:id="519"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A43931">
      <w:pPr>
        <w:pStyle w:val="Code"/>
        <w:rPr>
          <w:del w:id="520" w:author="Brian Wortman" w:date="2014-04-19T16:11:00Z"/>
        </w:rPr>
      </w:pPr>
      <w:del w:id="521"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A43931">
      <w:pPr>
        <w:pStyle w:val="Code"/>
        <w:rPr>
          <w:del w:id="522" w:author="Brian Wortman" w:date="2014-04-19T16:11:00Z"/>
        </w:rPr>
      </w:pPr>
      <w:del w:id="523"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A43931">
      <w:pPr>
        <w:pStyle w:val="Code"/>
        <w:rPr>
          <w:del w:id="524" w:author="Brian Wortman" w:date="2014-04-19T16:11:00Z"/>
        </w:rPr>
      </w:pPr>
    </w:p>
    <w:p w14:paraId="111DF439" w14:textId="4F516B54" w:rsidR="00A43931" w:rsidDel="00AB4003" w:rsidRDefault="00A43931" w:rsidP="00A43931">
      <w:pPr>
        <w:pStyle w:val="Code"/>
        <w:rPr>
          <w:del w:id="525" w:author="Brian Wortman" w:date="2014-04-19T16:11:00Z"/>
          <w:highlight w:val="yellow"/>
        </w:rPr>
      </w:pPr>
      <w:bookmarkStart w:id="526" w:name="OLE_LINK5"/>
      <w:bookmarkStart w:id="527" w:name="OLE_LINK6"/>
      <w:del w:id="528"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A43931">
      <w:pPr>
        <w:pStyle w:val="Code"/>
        <w:rPr>
          <w:del w:id="529" w:author="Brian Wortman" w:date="2014-04-19T16:11:00Z"/>
        </w:rPr>
      </w:pPr>
      <w:del w:id="530" w:author="Brian Wortman" w:date="2014-04-19T16:11:00Z">
        <w:r w:rsidRPr="00011141" w:rsidDel="00AB4003">
          <w:rPr>
            <w:highlight w:val="yellow"/>
          </w:rPr>
          <w:delText>new List&lt;User&gt;();</w:delText>
        </w:r>
      </w:del>
    </w:p>
    <w:p w14:paraId="31494686" w14:textId="181FD282" w:rsidR="00A43931" w:rsidDel="00AB4003" w:rsidRDefault="00A43931" w:rsidP="00A43931">
      <w:pPr>
        <w:pStyle w:val="Code"/>
        <w:rPr>
          <w:del w:id="531" w:author="Brian Wortman" w:date="2014-04-19T16:11:00Z"/>
        </w:rPr>
      </w:pPr>
      <w:del w:id="532" w:author="Brian Wortman" w:date="2014-04-19T16:11:00Z">
        <w:r w:rsidDel="00AB4003">
          <w:delText xml:space="preserve">        public virtual IList&lt;User&gt; Users</w:delText>
        </w:r>
      </w:del>
    </w:p>
    <w:p w14:paraId="6323601D" w14:textId="17DB8DFC" w:rsidR="00A43931" w:rsidDel="00AB4003" w:rsidRDefault="00A43931" w:rsidP="00A43931">
      <w:pPr>
        <w:pStyle w:val="Code"/>
        <w:rPr>
          <w:del w:id="533" w:author="Brian Wortman" w:date="2014-04-19T16:11:00Z"/>
        </w:rPr>
      </w:pPr>
      <w:del w:id="534" w:author="Brian Wortman" w:date="2014-04-19T16:11:00Z">
        <w:r w:rsidDel="00AB4003">
          <w:delText xml:space="preserve">        {</w:delText>
        </w:r>
      </w:del>
    </w:p>
    <w:p w14:paraId="5F2B25C7" w14:textId="5CE2BE55" w:rsidR="00A43931" w:rsidDel="00AB4003" w:rsidRDefault="00A43931" w:rsidP="00A43931">
      <w:pPr>
        <w:pStyle w:val="Code"/>
        <w:rPr>
          <w:del w:id="535" w:author="Brian Wortman" w:date="2014-04-19T16:11:00Z"/>
        </w:rPr>
      </w:pPr>
      <w:del w:id="536" w:author="Brian Wortman" w:date="2014-04-19T16:11:00Z">
        <w:r w:rsidDel="00AB4003">
          <w:delText xml:space="preserve">            get { return _users; }</w:delText>
        </w:r>
      </w:del>
    </w:p>
    <w:p w14:paraId="15553D0E" w14:textId="58C830B3" w:rsidR="00A43931" w:rsidDel="00AB4003" w:rsidRDefault="00A43931" w:rsidP="00A43931">
      <w:pPr>
        <w:pStyle w:val="Code"/>
        <w:rPr>
          <w:del w:id="537" w:author="Brian Wortman" w:date="2014-04-19T16:11:00Z"/>
        </w:rPr>
      </w:pPr>
      <w:del w:id="538" w:author="Brian Wortman" w:date="2014-04-19T16:11:00Z">
        <w:r w:rsidDel="00AB4003">
          <w:delText xml:space="preserve">        }</w:delText>
        </w:r>
      </w:del>
    </w:p>
    <w:bookmarkEnd w:id="526"/>
    <w:bookmarkEnd w:id="527"/>
    <w:p w14:paraId="657172F6" w14:textId="13013273" w:rsidR="00A43931" w:rsidDel="00AB4003" w:rsidRDefault="00A43931" w:rsidP="00A43931">
      <w:pPr>
        <w:pStyle w:val="Code"/>
        <w:rPr>
          <w:del w:id="539" w:author="Brian Wortman" w:date="2014-04-19T16:11:00Z"/>
        </w:rPr>
      </w:pPr>
      <w:del w:id="540" w:author="Brian Wortman" w:date="2014-04-19T16:11:00Z">
        <w:r w:rsidDel="00AB4003">
          <w:delText xml:space="preserve">    }</w:delText>
        </w:r>
      </w:del>
    </w:p>
    <w:p w14:paraId="4C543D14" w14:textId="77777777" w:rsidR="00A43931" w:rsidRDefault="00A43931" w:rsidP="00A43931">
      <w:pPr>
        <w:pStyle w:val="Code"/>
      </w:pPr>
    </w:p>
    <w:p w14:paraId="2FF5F034" w14:textId="7F2A311C" w:rsidR="00AB4003" w:rsidRPr="00AB4003" w:rsidRDefault="00AB4003" w:rsidP="00AB4003">
      <w:pPr>
        <w:pStyle w:val="Code"/>
        <w:rPr>
          <w:ins w:id="541" w:author="Brian Wortman" w:date="2014-04-19T16:12:00Z"/>
        </w:rPr>
      </w:pPr>
      <w:ins w:id="542" w:author="Brian Wortman" w:date="2014-04-19T16:12:00Z">
        <w:r>
          <w:t xml:space="preserve">    public class User</w:t>
        </w:r>
      </w:ins>
    </w:p>
    <w:p w14:paraId="090CBC62" w14:textId="77777777" w:rsidR="00AB4003" w:rsidRPr="00AB4003" w:rsidRDefault="00AB4003" w:rsidP="00AB4003">
      <w:pPr>
        <w:pStyle w:val="Code"/>
        <w:rPr>
          <w:ins w:id="543" w:author="Brian Wortman" w:date="2014-04-19T16:12:00Z"/>
        </w:rPr>
      </w:pPr>
      <w:ins w:id="544" w:author="Brian Wortman" w:date="2014-04-19T16:12:00Z">
        <w:r w:rsidRPr="00AB4003">
          <w:t xml:space="preserve">    {</w:t>
        </w:r>
      </w:ins>
    </w:p>
    <w:p w14:paraId="48A3A5A3" w14:textId="77777777" w:rsidR="00AB4003" w:rsidRPr="00AB4003" w:rsidRDefault="00AB4003" w:rsidP="00AB4003">
      <w:pPr>
        <w:pStyle w:val="Code"/>
        <w:rPr>
          <w:ins w:id="545" w:author="Brian Wortman" w:date="2014-04-19T16:12:00Z"/>
        </w:rPr>
      </w:pPr>
      <w:ins w:id="546" w:author="Brian Wortman" w:date="2014-04-19T16:12:00Z">
        <w:r w:rsidRPr="00AB4003">
          <w:t xml:space="preserve">        public virtual long UserId { get; set; }</w:t>
        </w:r>
      </w:ins>
    </w:p>
    <w:p w14:paraId="4916343B" w14:textId="77777777" w:rsidR="00AB4003" w:rsidRPr="00AB4003" w:rsidRDefault="00AB4003" w:rsidP="00AB4003">
      <w:pPr>
        <w:pStyle w:val="Code"/>
        <w:rPr>
          <w:ins w:id="547" w:author="Brian Wortman" w:date="2014-04-19T16:12:00Z"/>
        </w:rPr>
      </w:pPr>
      <w:ins w:id="548"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549" w:author="Brian Wortman" w:date="2014-04-19T16:12:00Z"/>
        </w:rPr>
      </w:pPr>
      <w:ins w:id="550"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551" w:author="Brian Wortman" w:date="2014-04-19T16:12:00Z"/>
        </w:rPr>
      </w:pPr>
      <w:ins w:id="552"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553" w:author="Brian Wortman" w:date="2014-04-19T16:12:00Z"/>
        </w:rPr>
      </w:pPr>
      <w:ins w:id="554" w:author="Brian Wortman" w:date="2014-04-19T16:12:00Z">
        <w:r w:rsidRPr="00AB4003">
          <w:t xml:space="preserve">        public virtual byte[] Version { get; set; }</w:t>
        </w:r>
      </w:ins>
    </w:p>
    <w:p w14:paraId="6FA5117B" w14:textId="77777777" w:rsidR="00DF017B" w:rsidRDefault="00AB4003" w:rsidP="00A43931">
      <w:pPr>
        <w:pStyle w:val="Code"/>
        <w:rPr>
          <w:ins w:id="555" w:author="Brian Wortman" w:date="2014-04-19T16:13:00Z"/>
        </w:rPr>
      </w:pPr>
      <w:ins w:id="556" w:author="Brian Wortman" w:date="2014-04-19T16:12:00Z">
        <w:r w:rsidRPr="00AB4003">
          <w:lastRenderedPageBreak/>
          <w:t xml:space="preserve">    }</w:t>
        </w:r>
      </w:ins>
    </w:p>
    <w:p w14:paraId="50E500EA" w14:textId="77777777" w:rsidR="00DF017B" w:rsidRDefault="00DF017B" w:rsidP="00A43931">
      <w:pPr>
        <w:pStyle w:val="Code"/>
        <w:rPr>
          <w:ins w:id="557" w:author="Brian Wortman" w:date="2014-04-19T16:13:00Z"/>
        </w:rPr>
      </w:pPr>
    </w:p>
    <w:p w14:paraId="56B80FD1" w14:textId="5065D996" w:rsidR="00A43931" w:rsidDel="00AB4003" w:rsidRDefault="00A43931" w:rsidP="00DF017B">
      <w:pPr>
        <w:pStyle w:val="Code"/>
        <w:rPr>
          <w:del w:id="558" w:author="Brian Wortman" w:date="2014-04-19T16:12:00Z"/>
        </w:rPr>
      </w:pPr>
      <w:del w:id="559" w:author="Brian Wortman" w:date="2014-04-19T16:12:00Z">
        <w:r w:rsidDel="00AB4003">
          <w:delText xml:space="preserve">    public class User</w:delText>
        </w:r>
      </w:del>
    </w:p>
    <w:p w14:paraId="6E439FD0" w14:textId="3F0DA08F" w:rsidR="00A43931" w:rsidDel="00AB4003" w:rsidRDefault="00A43931" w:rsidP="00A43931">
      <w:pPr>
        <w:pStyle w:val="Code"/>
        <w:rPr>
          <w:del w:id="560" w:author="Brian Wortman" w:date="2014-04-19T16:12:00Z"/>
        </w:rPr>
      </w:pPr>
      <w:del w:id="561" w:author="Brian Wortman" w:date="2014-04-19T16:12:00Z">
        <w:r w:rsidDel="00AB4003">
          <w:delText xml:space="preserve">    {</w:delText>
        </w:r>
      </w:del>
    </w:p>
    <w:p w14:paraId="3356D511" w14:textId="08D55609" w:rsidR="00A43931" w:rsidDel="00AB4003" w:rsidRDefault="00A43931" w:rsidP="00A43931">
      <w:pPr>
        <w:pStyle w:val="Code"/>
        <w:rPr>
          <w:del w:id="562" w:author="Brian Wortman" w:date="2014-04-19T16:12:00Z"/>
        </w:rPr>
      </w:pPr>
      <w:del w:id="563"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564" w:author="Brian Wortman" w:date="2014-04-19T16:12:00Z"/>
        </w:rPr>
      </w:pPr>
      <w:del w:id="565"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566" w:author="Brian Wortman" w:date="2014-04-19T16:12:00Z"/>
        </w:rPr>
      </w:pPr>
      <w:del w:id="567"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568" w:author="Brian Wortman" w:date="2014-04-19T16:12:00Z"/>
        </w:rPr>
      </w:pPr>
      <w:del w:id="569"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570" w:author="Brian Wortman" w:date="2014-04-19T16:12:00Z"/>
        </w:rPr>
      </w:pPr>
      <w:del w:id="571"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572" w:author="Brian Wortman" w:date="2014-04-19T16:16:00Z"/>
        </w:rPr>
      </w:pPr>
      <w:del w:id="573"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xml:space="preserve">. This value is automatically incremented by SQL Server every time a new row is added or updated in the database. In this way, </w:t>
      </w:r>
      <w:ins w:id="574" w:author="Brian Wortman" w:date="2014-04-19T16:17:00Z">
        <w:r w:rsidR="00DF017B">
          <w:t xml:space="preserve">the system can </w:t>
        </w:r>
      </w:ins>
      <w:del w:id="575" w:author="Brian Wortman" w:date="2014-04-19T16:17:00Z">
        <w:r w:rsidDel="00DF017B">
          <w:delText xml:space="preserve">you can track and </w:delText>
        </w:r>
      </w:del>
      <w:r>
        <w:t>detect when an update to a row will overwrite a previous update.</w:t>
      </w:r>
      <w:bookmarkEnd w:id="440"/>
    </w:p>
    <w:p w14:paraId="2AD86909" w14:textId="77777777" w:rsidR="00A43931" w:rsidRDefault="00A43931" w:rsidP="00A43931">
      <w:pPr>
        <w:pStyle w:val="Heading2"/>
      </w:pPr>
      <w:bookmarkStart w:id="576" w:name="tab2"/>
      <w:r>
        <w:t>Service Model Types</w:t>
      </w:r>
    </w:p>
    <w:p w14:paraId="4B425350" w14:textId="34B5184C" w:rsidR="00A43931" w:rsidRDefault="00A43931" w:rsidP="009C6EDA">
      <w:pPr>
        <w:pStyle w:val="BodyTextFirst"/>
      </w:pPr>
      <w:r>
        <w:t xml:space="preserve">Now let’s add the classes that will make up </w:t>
      </w:r>
      <w:del w:id="577" w:author="Brian Wortman" w:date="2014-04-19T16:19:00Z">
        <w:r w:rsidDel="004B4003">
          <w:delText xml:space="preserve">your </w:delText>
        </w:r>
      </w:del>
      <w:ins w:id="578" w:author="Brian Wortman" w:date="2014-04-19T16:19:00Z">
        <w:r w:rsidR="004B4003">
          <w:t>the</w:t>
        </w:r>
        <w:r w:rsidR="004B4003">
          <w:t xml:space="preserv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Most of these will be pretty similar to the domain model classes you just coded, but you need to remember that your domain model classes are only used internally; that is, they are never sent to the client. That’s what your service model types are used for</w:t>
      </w:r>
      <w:del w:id="579" w:author="Brian Wortman" w:date="2014-04-19T16:19:00Z">
        <w:r w:rsidDel="004B4003">
          <w:delText>—</w:delText>
        </w:r>
      </w:del>
      <w:ins w:id="580" w:author="Brian Wortman" w:date="2014-04-19T16:19:00Z">
        <w:r w:rsidR="004B4003">
          <w:t xml:space="preserve">; </w:t>
        </w:r>
      </w:ins>
      <w:r>
        <w:t xml:space="preserve">they represent the data that will be going back and forth between the client and </w:t>
      </w:r>
      <w:del w:id="581" w:author="Brian Wortman" w:date="2014-04-19T16:19:00Z">
        <w:r w:rsidDel="004B4003">
          <w:delText xml:space="preserve">your </w:delText>
        </w:r>
      </w:del>
      <w:ins w:id="582" w:author="Brian Wortman" w:date="2014-04-19T16:19:00Z">
        <w:r w:rsidR="004B4003">
          <w:t xml:space="preserve">the </w:t>
        </w:r>
      </w:ins>
      <w:r>
        <w:t>service.</w:t>
      </w:r>
    </w:p>
    <w:p w14:paraId="4A83041F" w14:textId="1C124959" w:rsidR="00A43931" w:rsidRDefault="00A43931" w:rsidP="009C6EDA">
      <w:pPr>
        <w:pStyle w:val="BodyTextCont"/>
      </w:pPr>
      <w:r>
        <w:t xml:space="preserve">All of these class definitions go right in the </w:t>
      </w:r>
      <w:r w:rsidR="00EC4266" w:rsidRPr="002B19E8">
        <w:rPr>
          <w:rStyle w:val="CodeInline"/>
        </w:rPr>
        <w:t>WebApi2Book</w:t>
      </w:r>
      <w:r w:rsidRPr="00294446">
        <w:rPr>
          <w:rStyle w:val="CodeInline"/>
        </w:rPr>
        <w:t>.Web.Api.Models</w:t>
      </w:r>
      <w:r>
        <w:t xml:space="preserve"> project</w:t>
      </w:r>
      <w:ins w:id="583" w:author="Brian Wortman" w:date="2014-04-19T16:19:00Z">
        <w:r w:rsidR="004B4003">
          <w:t xml:space="preserve">; </w:t>
        </w:r>
      </w:ins>
      <w:del w:id="584" w:author="Brian Wortman" w:date="2014-04-19T16:19:00Z">
        <w:r w:rsidDel="004B4003">
          <w:delText xml:space="preserve"> (</w:delText>
        </w:r>
      </w:del>
      <w:r>
        <w:t>they use that name as their namespace, as well</w:t>
      </w:r>
      <w:del w:id="585" w:author="Brian Wortman" w:date="2014-04-19T16:19:00Z">
        <w:r w:rsidDel="004B4003">
          <w:delText>)</w:delText>
        </w:r>
      </w:del>
      <w:r>
        <w:t>:</w:t>
      </w:r>
    </w:p>
    <w:p w14:paraId="1F41EDDC" w14:textId="77777777" w:rsidR="00A43931" w:rsidRDefault="00A43931" w:rsidP="00A43931"/>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586" w:author="Brian Wortman" w:date="2014-04-19T16:20:00Z">
        <w:r w:rsidDel="004B4003">
          <w:delText>Type</w:delText>
        </w:r>
      </w:del>
      <w:ins w:id="587"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588" w:author="Brian Wortman" w:date="2014-04-19T16:21:00Z"/>
        </w:rPr>
      </w:pPr>
      <w:del w:id="589"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590" w:author="Brian Wortman" w:date="2014-04-19T16:21:00Z"/>
        </w:rPr>
      </w:pPr>
      <w:del w:id="591"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592" w:author="Brian Wortman" w:date="2014-04-19T16:21:00Z"/>
        </w:rPr>
      </w:pPr>
      <w:del w:id="593"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594" w:author="Brian Wortman" w:date="2014-04-19T16:21:00Z"/>
        </w:rPr>
      </w:pPr>
      <w:del w:id="595"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596" w:author="Brian Wortman" w:date="2014-04-19T16:21:00Z"/>
        </w:rPr>
      </w:pPr>
      <w:del w:id="597"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598" w:author="Brian Wortman" w:date="2014-04-19T16:21:00Z"/>
        </w:rPr>
      </w:pPr>
      <w:del w:id="599"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600" w:author="Brian Wortman" w:date="2014-04-19T16:21:00Z"/>
        </w:rPr>
      </w:pPr>
      <w:del w:id="601"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602" w:author="Brian Wortman" w:date="2014-04-19T16:21:00Z"/>
        </w:rPr>
      </w:pPr>
      <w:del w:id="603"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604" w:author="Brian Wortman" w:date="2014-04-19T16:21:00Z"/>
        </w:rPr>
      </w:pPr>
      <w:ins w:id="605" w:author="Brian Wortman" w:date="2014-04-19T16:21:00Z">
        <w:r w:rsidRPr="004B4003">
          <w:t xml:space="preserve">        private List&lt;Link&gt; _links;</w:t>
        </w:r>
      </w:ins>
    </w:p>
    <w:p w14:paraId="70579DDC" w14:textId="77777777" w:rsidR="004B4003" w:rsidRPr="004B4003" w:rsidRDefault="004B4003" w:rsidP="004B4003">
      <w:pPr>
        <w:pStyle w:val="Code"/>
        <w:rPr>
          <w:ins w:id="606" w:author="Brian Wortman" w:date="2014-04-19T16:21:00Z"/>
        </w:rPr>
      </w:pPr>
    </w:p>
    <w:p w14:paraId="50C162FB" w14:textId="77777777" w:rsidR="004B4003" w:rsidRPr="004B4003" w:rsidRDefault="004B4003" w:rsidP="004B4003">
      <w:pPr>
        <w:pStyle w:val="Code"/>
        <w:rPr>
          <w:ins w:id="607" w:author="Brian Wortman" w:date="2014-04-19T16:21:00Z"/>
        </w:rPr>
      </w:pPr>
      <w:ins w:id="608" w:author="Brian Wortman" w:date="2014-04-19T16:21:00Z">
        <w:r w:rsidRPr="004B4003">
          <w:t xml:space="preserve">        public long? TaskId { get; set; }</w:t>
        </w:r>
      </w:ins>
    </w:p>
    <w:p w14:paraId="4263AA0D" w14:textId="77777777" w:rsidR="004B4003" w:rsidRPr="004B4003" w:rsidRDefault="004B4003" w:rsidP="004B4003">
      <w:pPr>
        <w:pStyle w:val="Code"/>
        <w:rPr>
          <w:ins w:id="609" w:author="Brian Wortman" w:date="2014-04-19T16:21:00Z"/>
        </w:rPr>
      </w:pPr>
      <w:ins w:id="610" w:author="Brian Wortman" w:date="2014-04-19T16:21:00Z">
        <w:r w:rsidRPr="004B4003">
          <w:t xml:space="preserve">        public string Subject { get; set; }</w:t>
        </w:r>
      </w:ins>
    </w:p>
    <w:p w14:paraId="4F1A0E3D" w14:textId="77777777" w:rsidR="004B4003" w:rsidRPr="004B4003" w:rsidRDefault="004B4003" w:rsidP="004B4003">
      <w:pPr>
        <w:pStyle w:val="Code"/>
        <w:rPr>
          <w:ins w:id="611" w:author="Brian Wortman" w:date="2014-04-19T16:21:00Z"/>
        </w:rPr>
      </w:pPr>
      <w:ins w:id="612" w:author="Brian Wortman" w:date="2014-04-19T16:21:00Z">
        <w:r w:rsidRPr="004B4003">
          <w:t xml:space="preserve">        public DateTime? StartDate { get; set; }</w:t>
        </w:r>
      </w:ins>
    </w:p>
    <w:p w14:paraId="6CC2A74E" w14:textId="77777777" w:rsidR="004B4003" w:rsidRPr="004B4003" w:rsidRDefault="004B4003" w:rsidP="004B4003">
      <w:pPr>
        <w:pStyle w:val="Code"/>
        <w:rPr>
          <w:ins w:id="613" w:author="Brian Wortman" w:date="2014-04-19T16:21:00Z"/>
        </w:rPr>
      </w:pPr>
      <w:ins w:id="614" w:author="Brian Wortman" w:date="2014-04-19T16:21:00Z">
        <w:r w:rsidRPr="004B4003">
          <w:t xml:space="preserve">        public DateTime? DueDate { get; set; }</w:t>
        </w:r>
      </w:ins>
    </w:p>
    <w:p w14:paraId="7FBA431D" w14:textId="77777777" w:rsidR="004B4003" w:rsidRPr="004B4003" w:rsidRDefault="004B4003" w:rsidP="004B4003">
      <w:pPr>
        <w:pStyle w:val="Code"/>
        <w:rPr>
          <w:ins w:id="615" w:author="Brian Wortman" w:date="2014-04-19T16:21:00Z"/>
        </w:rPr>
      </w:pPr>
      <w:ins w:id="616" w:author="Brian Wortman" w:date="2014-04-19T16:21:00Z">
        <w:r w:rsidRPr="004B4003">
          <w:t xml:space="preserve">        public DateTime? CreatedDate { get; set; }</w:t>
        </w:r>
      </w:ins>
    </w:p>
    <w:p w14:paraId="02CFB191" w14:textId="77777777" w:rsidR="004B4003" w:rsidRPr="004B4003" w:rsidRDefault="004B4003" w:rsidP="004B4003">
      <w:pPr>
        <w:pStyle w:val="Code"/>
        <w:rPr>
          <w:ins w:id="617" w:author="Brian Wortman" w:date="2014-04-19T16:21:00Z"/>
        </w:rPr>
      </w:pPr>
      <w:ins w:id="618"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619" w:author="Brian Wortman" w:date="2014-04-19T16:21:00Z"/>
        </w:rPr>
      </w:pPr>
      <w:ins w:id="620" w:author="Brian Wortman" w:date="2014-04-19T16:21:00Z">
        <w:r w:rsidRPr="004B4003">
          <w:t xml:space="preserve">        public Status Status { get; set; }</w:t>
        </w:r>
      </w:ins>
    </w:p>
    <w:p w14:paraId="2CDAC376" w14:textId="77777777" w:rsidR="004B4003" w:rsidRPr="004B4003" w:rsidRDefault="004B4003" w:rsidP="004B4003">
      <w:pPr>
        <w:pStyle w:val="Code"/>
        <w:rPr>
          <w:ins w:id="621" w:author="Brian Wortman" w:date="2014-04-19T16:21:00Z"/>
        </w:rPr>
      </w:pPr>
      <w:ins w:id="622" w:author="Brian Wortman" w:date="2014-04-19T16:21:00Z">
        <w:r w:rsidRPr="004B4003">
          <w:t xml:space="preserve">        public List&lt;User&gt; Assignees { get; set; }</w:t>
        </w:r>
      </w:ins>
    </w:p>
    <w:p w14:paraId="5322D303" w14:textId="77777777" w:rsidR="004B4003" w:rsidRPr="004B4003" w:rsidRDefault="004B4003" w:rsidP="004B4003">
      <w:pPr>
        <w:pStyle w:val="Code"/>
        <w:rPr>
          <w:ins w:id="623" w:author="Brian Wortman" w:date="2014-04-19T16:21:00Z"/>
        </w:rPr>
      </w:pPr>
      <w:ins w:id="624" w:author="Brian Wortman" w:date="2014-04-19T16:21:00Z">
        <w:r w:rsidRPr="004B4003">
          <w:t xml:space="preserve">        public List&lt;Link&gt; Links</w:t>
        </w:r>
      </w:ins>
    </w:p>
    <w:p w14:paraId="7A060BD4" w14:textId="77777777" w:rsidR="004B4003" w:rsidRPr="004B4003" w:rsidRDefault="004B4003" w:rsidP="004B4003">
      <w:pPr>
        <w:pStyle w:val="Code"/>
        <w:rPr>
          <w:ins w:id="625" w:author="Brian Wortman" w:date="2014-04-19T16:21:00Z"/>
        </w:rPr>
      </w:pPr>
      <w:ins w:id="626" w:author="Brian Wortman" w:date="2014-04-19T16:21:00Z">
        <w:r w:rsidRPr="004B4003">
          <w:t xml:space="preserve">        {</w:t>
        </w:r>
      </w:ins>
    </w:p>
    <w:p w14:paraId="5500B9E0" w14:textId="77777777" w:rsidR="004B4003" w:rsidRPr="004B4003" w:rsidRDefault="004B4003" w:rsidP="004B4003">
      <w:pPr>
        <w:pStyle w:val="Code"/>
        <w:rPr>
          <w:ins w:id="627" w:author="Brian Wortman" w:date="2014-04-19T16:21:00Z"/>
        </w:rPr>
      </w:pPr>
      <w:ins w:id="628"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629" w:author="Brian Wortman" w:date="2014-04-19T16:21:00Z"/>
        </w:rPr>
      </w:pPr>
      <w:ins w:id="630" w:author="Brian Wortman" w:date="2014-04-19T16:21:00Z">
        <w:r w:rsidRPr="004B4003">
          <w:t xml:space="preserve">            set { _links = value; }</w:t>
        </w:r>
      </w:ins>
    </w:p>
    <w:p w14:paraId="3021BFCE" w14:textId="77777777" w:rsidR="004B4003" w:rsidRPr="004B4003" w:rsidRDefault="004B4003" w:rsidP="004B4003">
      <w:pPr>
        <w:pStyle w:val="Code"/>
        <w:rPr>
          <w:ins w:id="631" w:author="Brian Wortman" w:date="2014-04-19T16:21:00Z"/>
        </w:rPr>
      </w:pPr>
      <w:ins w:id="632" w:author="Brian Wortman" w:date="2014-04-19T16:21:00Z">
        <w:r w:rsidRPr="004B4003">
          <w:t xml:space="preserve">        }</w:t>
        </w:r>
      </w:ins>
    </w:p>
    <w:p w14:paraId="19C7FE9B" w14:textId="77777777" w:rsidR="004B4003" w:rsidRPr="004B4003" w:rsidRDefault="004B4003" w:rsidP="004B4003">
      <w:pPr>
        <w:pStyle w:val="Code"/>
        <w:rPr>
          <w:ins w:id="633" w:author="Brian Wortman" w:date="2014-04-19T16:21:00Z"/>
        </w:rPr>
      </w:pPr>
    </w:p>
    <w:p w14:paraId="287F3FB3" w14:textId="77777777" w:rsidR="004B4003" w:rsidRPr="004B4003" w:rsidRDefault="004B4003" w:rsidP="004B4003">
      <w:pPr>
        <w:pStyle w:val="Code"/>
        <w:rPr>
          <w:ins w:id="634" w:author="Brian Wortman" w:date="2014-04-19T16:21:00Z"/>
        </w:rPr>
      </w:pPr>
      <w:ins w:id="635" w:author="Brian Wortman" w:date="2014-04-19T16:21:00Z">
        <w:r w:rsidRPr="004B4003">
          <w:lastRenderedPageBreak/>
          <w:t xml:space="preserve">        public void AddLink(Link link)</w:t>
        </w:r>
      </w:ins>
    </w:p>
    <w:p w14:paraId="34BB8321" w14:textId="77777777" w:rsidR="004B4003" w:rsidRPr="004B4003" w:rsidRDefault="004B4003" w:rsidP="004B4003">
      <w:pPr>
        <w:pStyle w:val="Code"/>
        <w:rPr>
          <w:ins w:id="636" w:author="Brian Wortman" w:date="2014-04-19T16:21:00Z"/>
        </w:rPr>
      </w:pPr>
      <w:ins w:id="637" w:author="Brian Wortman" w:date="2014-04-19T16:21:00Z">
        <w:r w:rsidRPr="004B4003">
          <w:t xml:space="preserve">        {</w:t>
        </w:r>
      </w:ins>
    </w:p>
    <w:p w14:paraId="18A25F4F" w14:textId="77777777" w:rsidR="004B4003" w:rsidRPr="004B4003" w:rsidRDefault="004B4003" w:rsidP="004B4003">
      <w:pPr>
        <w:pStyle w:val="Code"/>
        <w:rPr>
          <w:ins w:id="638" w:author="Brian Wortman" w:date="2014-04-19T16:21:00Z"/>
        </w:rPr>
      </w:pPr>
      <w:ins w:id="639" w:author="Brian Wortman" w:date="2014-04-19T16:21:00Z">
        <w:r w:rsidRPr="004B4003">
          <w:t xml:space="preserve">            Links.Add(link);</w:t>
        </w:r>
      </w:ins>
    </w:p>
    <w:p w14:paraId="282F16C4" w14:textId="77777777" w:rsidR="004B4003" w:rsidRPr="004B4003" w:rsidRDefault="004B4003" w:rsidP="004B4003">
      <w:pPr>
        <w:pStyle w:val="Code"/>
        <w:rPr>
          <w:ins w:id="640" w:author="Brian Wortman" w:date="2014-04-19T16:21:00Z"/>
        </w:rPr>
      </w:pPr>
      <w:ins w:id="641" w:author="Brian Wortman" w:date="2014-04-19T16:21:00Z">
        <w:r w:rsidRPr="004B4003">
          <w:t xml:space="preserve">        }</w:t>
        </w:r>
      </w:ins>
    </w:p>
    <w:p w14:paraId="2B933193" w14:textId="2A713575" w:rsidR="00A43931" w:rsidRDefault="00A43931" w:rsidP="004B4003">
      <w:pPr>
        <w:pStyle w:val="Code"/>
      </w:pPr>
      <w:del w:id="642" w:author="Brian Wortman" w:date="2014-04-19T16:22:00Z">
        <w:r w:rsidDel="004B4003">
          <w:delText xml:space="preserve">    </w:delText>
        </w:r>
      </w:del>
      <w:ins w:id="643"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644" w:author="Brian Wortman" w:date="2014-04-19T16:23:00Z"/>
        </w:rPr>
      </w:pPr>
      <w:ins w:id="645" w:author="Brian Wortman" w:date="2014-04-19T16:23:00Z">
        <w:r w:rsidRPr="004B4003">
          <w:t xml:space="preserve">        private List&lt;Link&gt; _links;</w:t>
        </w:r>
      </w:ins>
    </w:p>
    <w:p w14:paraId="0FC16D14" w14:textId="77777777" w:rsidR="004B4003" w:rsidRPr="004B4003" w:rsidRDefault="004B4003" w:rsidP="004B4003">
      <w:pPr>
        <w:pStyle w:val="Code"/>
        <w:rPr>
          <w:ins w:id="646" w:author="Brian Wortman" w:date="2014-04-19T16:23:00Z"/>
        </w:rPr>
      </w:pPr>
    </w:p>
    <w:p w14:paraId="0A82631F" w14:textId="77777777" w:rsidR="004B4003" w:rsidRPr="004B4003" w:rsidRDefault="004B4003" w:rsidP="004B4003">
      <w:pPr>
        <w:pStyle w:val="Code"/>
        <w:rPr>
          <w:ins w:id="647" w:author="Brian Wortman" w:date="2014-04-19T16:23:00Z"/>
        </w:rPr>
      </w:pPr>
      <w:ins w:id="648" w:author="Brian Wortman" w:date="2014-04-19T16:23:00Z">
        <w:r w:rsidRPr="004B4003">
          <w:t xml:space="preserve">        public long UserId { get; set; }</w:t>
        </w:r>
      </w:ins>
    </w:p>
    <w:p w14:paraId="47216158" w14:textId="77777777" w:rsidR="004B4003" w:rsidRPr="004B4003" w:rsidRDefault="004B4003" w:rsidP="004B4003">
      <w:pPr>
        <w:pStyle w:val="Code"/>
        <w:rPr>
          <w:ins w:id="649" w:author="Brian Wortman" w:date="2014-04-19T16:23:00Z"/>
        </w:rPr>
      </w:pPr>
      <w:ins w:id="650" w:author="Brian Wortman" w:date="2014-04-19T16:23:00Z">
        <w:r w:rsidRPr="004B4003">
          <w:t xml:space="preserve">        public string Username { get; set; }</w:t>
        </w:r>
      </w:ins>
    </w:p>
    <w:p w14:paraId="66A058F0" w14:textId="77777777" w:rsidR="004B4003" w:rsidRPr="004B4003" w:rsidRDefault="004B4003" w:rsidP="004B4003">
      <w:pPr>
        <w:pStyle w:val="Code"/>
        <w:rPr>
          <w:ins w:id="651" w:author="Brian Wortman" w:date="2014-04-19T16:23:00Z"/>
        </w:rPr>
      </w:pPr>
      <w:ins w:id="652" w:author="Brian Wortman" w:date="2014-04-19T16:23:00Z">
        <w:r w:rsidRPr="004B4003">
          <w:t xml:space="preserve">        public string Firstname { get; set; }</w:t>
        </w:r>
      </w:ins>
    </w:p>
    <w:p w14:paraId="3080E593" w14:textId="77777777" w:rsidR="004B4003" w:rsidRPr="004B4003" w:rsidRDefault="004B4003" w:rsidP="004B4003">
      <w:pPr>
        <w:pStyle w:val="Code"/>
        <w:rPr>
          <w:ins w:id="653" w:author="Brian Wortman" w:date="2014-04-19T16:23:00Z"/>
        </w:rPr>
      </w:pPr>
      <w:ins w:id="654" w:author="Brian Wortman" w:date="2014-04-19T16:23:00Z">
        <w:r w:rsidRPr="004B4003">
          <w:t xml:space="preserve">        public string Lastname { get; set; }</w:t>
        </w:r>
      </w:ins>
    </w:p>
    <w:p w14:paraId="5BF411F1" w14:textId="77777777" w:rsidR="004B4003" w:rsidRPr="004B4003" w:rsidRDefault="004B4003" w:rsidP="004B4003">
      <w:pPr>
        <w:pStyle w:val="Code"/>
        <w:rPr>
          <w:ins w:id="655" w:author="Brian Wortman" w:date="2014-04-19T16:23:00Z"/>
        </w:rPr>
      </w:pPr>
    </w:p>
    <w:p w14:paraId="3D6126B7" w14:textId="77777777" w:rsidR="004B4003" w:rsidRPr="004B4003" w:rsidRDefault="004B4003" w:rsidP="004B4003">
      <w:pPr>
        <w:pStyle w:val="Code"/>
        <w:rPr>
          <w:ins w:id="656" w:author="Brian Wortman" w:date="2014-04-19T16:23:00Z"/>
        </w:rPr>
      </w:pPr>
      <w:ins w:id="657" w:author="Brian Wortman" w:date="2014-04-19T16:23:00Z">
        <w:r w:rsidRPr="004B4003">
          <w:t xml:space="preserve">        public List&lt;Link&gt; Links</w:t>
        </w:r>
      </w:ins>
    </w:p>
    <w:p w14:paraId="5316FDFD" w14:textId="77777777" w:rsidR="004B4003" w:rsidRPr="004B4003" w:rsidRDefault="004B4003" w:rsidP="004B4003">
      <w:pPr>
        <w:pStyle w:val="Code"/>
        <w:rPr>
          <w:ins w:id="658" w:author="Brian Wortman" w:date="2014-04-19T16:23:00Z"/>
        </w:rPr>
      </w:pPr>
      <w:ins w:id="659" w:author="Brian Wortman" w:date="2014-04-19T16:23:00Z">
        <w:r w:rsidRPr="004B4003">
          <w:t xml:space="preserve">        {</w:t>
        </w:r>
      </w:ins>
    </w:p>
    <w:p w14:paraId="341AC600" w14:textId="77777777" w:rsidR="004B4003" w:rsidRPr="004B4003" w:rsidRDefault="004B4003" w:rsidP="004B4003">
      <w:pPr>
        <w:pStyle w:val="Code"/>
        <w:rPr>
          <w:ins w:id="660" w:author="Brian Wortman" w:date="2014-04-19T16:23:00Z"/>
        </w:rPr>
      </w:pPr>
      <w:ins w:id="661"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662" w:author="Brian Wortman" w:date="2014-04-19T16:23:00Z"/>
        </w:rPr>
      </w:pPr>
      <w:ins w:id="663" w:author="Brian Wortman" w:date="2014-04-19T16:23:00Z">
        <w:r w:rsidRPr="004B4003">
          <w:t xml:space="preserve">            set { _links = value; }</w:t>
        </w:r>
      </w:ins>
    </w:p>
    <w:p w14:paraId="3E4154C7" w14:textId="77777777" w:rsidR="004B4003" w:rsidRPr="004B4003" w:rsidRDefault="004B4003" w:rsidP="004B4003">
      <w:pPr>
        <w:pStyle w:val="Code"/>
        <w:rPr>
          <w:ins w:id="664" w:author="Brian Wortman" w:date="2014-04-19T16:23:00Z"/>
        </w:rPr>
      </w:pPr>
      <w:ins w:id="665" w:author="Brian Wortman" w:date="2014-04-19T16:23:00Z">
        <w:r w:rsidRPr="004B4003">
          <w:t xml:space="preserve">        }</w:t>
        </w:r>
      </w:ins>
    </w:p>
    <w:p w14:paraId="6B5E2FAF" w14:textId="77777777" w:rsidR="004B4003" w:rsidRPr="004B4003" w:rsidRDefault="004B4003" w:rsidP="004B4003">
      <w:pPr>
        <w:pStyle w:val="Code"/>
        <w:rPr>
          <w:ins w:id="666" w:author="Brian Wortman" w:date="2014-04-19T16:23:00Z"/>
        </w:rPr>
      </w:pPr>
    </w:p>
    <w:p w14:paraId="175831CE" w14:textId="77777777" w:rsidR="004B4003" w:rsidRPr="004B4003" w:rsidRDefault="004B4003" w:rsidP="004B4003">
      <w:pPr>
        <w:pStyle w:val="Code"/>
        <w:rPr>
          <w:ins w:id="667" w:author="Brian Wortman" w:date="2014-04-19T16:23:00Z"/>
        </w:rPr>
      </w:pPr>
      <w:ins w:id="668" w:author="Brian Wortman" w:date="2014-04-19T16:23:00Z">
        <w:r w:rsidRPr="004B4003">
          <w:t xml:space="preserve">        public void AddLink(Link link)</w:t>
        </w:r>
      </w:ins>
    </w:p>
    <w:p w14:paraId="2D7B6E99" w14:textId="77777777" w:rsidR="004B4003" w:rsidRPr="004B4003" w:rsidRDefault="004B4003" w:rsidP="004B4003">
      <w:pPr>
        <w:pStyle w:val="Code"/>
        <w:rPr>
          <w:ins w:id="669" w:author="Brian Wortman" w:date="2014-04-19T16:23:00Z"/>
        </w:rPr>
      </w:pPr>
      <w:ins w:id="670" w:author="Brian Wortman" w:date="2014-04-19T16:23:00Z">
        <w:r w:rsidRPr="004B4003">
          <w:t xml:space="preserve">        {</w:t>
        </w:r>
      </w:ins>
    </w:p>
    <w:p w14:paraId="734EB759" w14:textId="77777777" w:rsidR="004B4003" w:rsidRPr="004B4003" w:rsidRDefault="004B4003" w:rsidP="004B4003">
      <w:pPr>
        <w:pStyle w:val="Code"/>
        <w:rPr>
          <w:ins w:id="671" w:author="Brian Wortman" w:date="2014-04-19T16:23:00Z"/>
        </w:rPr>
      </w:pPr>
      <w:ins w:id="672" w:author="Brian Wortman" w:date="2014-04-19T16:23:00Z">
        <w:r w:rsidRPr="004B4003">
          <w:t xml:space="preserve">            Links.Add(link);</w:t>
        </w:r>
      </w:ins>
    </w:p>
    <w:p w14:paraId="0BCC819B" w14:textId="77777777" w:rsidR="004B4003" w:rsidRDefault="004B4003" w:rsidP="00A43931">
      <w:pPr>
        <w:pStyle w:val="Code"/>
        <w:rPr>
          <w:ins w:id="673" w:author="Brian Wortman" w:date="2014-04-19T16:23:00Z"/>
        </w:rPr>
      </w:pPr>
      <w:ins w:id="674" w:author="Brian Wortman" w:date="2014-04-19T16:23:00Z">
        <w:r w:rsidRPr="004B4003">
          <w:t xml:space="preserve">        }</w:t>
        </w:r>
      </w:ins>
    </w:p>
    <w:p w14:paraId="0E8B5A1D" w14:textId="3F94CE28" w:rsidR="00A43931" w:rsidDel="004B4003" w:rsidRDefault="00A43931" w:rsidP="004B4003">
      <w:pPr>
        <w:pStyle w:val="Code"/>
        <w:rPr>
          <w:del w:id="675" w:author="Brian Wortman" w:date="2014-04-19T16:23:00Z"/>
        </w:rPr>
      </w:pPr>
      <w:del w:id="676"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677" w:author="Brian Wortman" w:date="2014-04-19T16:23:00Z"/>
        </w:rPr>
      </w:pPr>
      <w:del w:id="678"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679" w:author="Brian Wortman" w:date="2014-04-19T16:23:00Z"/>
        </w:rPr>
      </w:pPr>
      <w:del w:id="680"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681" w:author="Brian Wortman" w:date="2014-04-19T16:23:00Z"/>
        </w:rPr>
      </w:pPr>
      <w:del w:id="682"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683" w:author="Brian Wortman" w:date="2014-04-19T16:23:00Z"/>
        </w:rPr>
      </w:pPr>
      <w:del w:id="684"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685" w:author="Brian Wortman" w:date="2014-04-19T16:23:00Z"/>
        </w:rPr>
      </w:pPr>
      <w:del w:id="686"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687"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688" w:author="Brian Wortman" w:date="2014-04-19T16:26:00Z">
        <w:r w:rsidDel="00A55923">
          <w:delText xml:space="preserve">your </w:delText>
        </w:r>
      </w:del>
      <w:ins w:id="689" w:author="Brian Wortman" w:date="2014-04-19T16:26:00Z">
        <w:r w:rsidR="00A55923">
          <w:t>the</w:t>
        </w:r>
        <w:r w:rsidR="00A55923">
          <w:t xml:space="preserve"> </w:t>
        </w:r>
      </w:ins>
      <w:r>
        <w:t>controller code to receive and respond to such data.</w:t>
      </w:r>
      <w:bookmarkEnd w:id="576"/>
    </w:p>
    <w:p w14:paraId="5AC8DD40" w14:textId="77777777" w:rsidR="00A43931" w:rsidRDefault="00A43931" w:rsidP="00A43931">
      <w:pPr>
        <w:pStyle w:val="Heading2"/>
      </w:pPr>
      <w:bookmarkStart w:id="690" w:name="tab3"/>
      <w:r>
        <w:t>Logging</w:t>
      </w:r>
    </w:p>
    <w:p w14:paraId="66DCD429" w14:textId="77777777" w:rsidR="00A43931" w:rsidRDefault="00A43931" w:rsidP="0008770F">
      <w:pPr>
        <w:pStyle w:val="BodyTextFirst"/>
      </w:pPr>
      <w:r>
        <w:t xml:space="preserve">In this section, you will configure your </w:t>
      </w:r>
      <w:proofErr w:type="spellStart"/>
      <w:r w:rsidRPr="00294446">
        <w:rPr>
          <w:rStyle w:val="CodeInline"/>
        </w:rPr>
        <w:t>web.config</w:t>
      </w:r>
      <w:proofErr w:type="spellEnd"/>
      <w:r>
        <w:t xml:space="preserve"> file. You’ll deal with initializing the log4net logger itself 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w:t>
      </w:r>
      <w:proofErr w:type="spellStart"/>
      <w:r>
        <w:t>Ninject</w:t>
      </w:r>
      <w:proofErr w:type="spellEnd"/>
      <w:r>
        <w:t xml:space="preserve"> container configuration. For now, begin by adding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7777777" w:rsidR="00A43931" w:rsidRDefault="00A43931" w:rsidP="00A43931">
      <w:pPr>
        <w:pStyle w:val="Code"/>
      </w:pPr>
      <w:r>
        <w:t xml:space="preserve">    </w:t>
      </w:r>
      <w:r w:rsidRPr="00011141">
        <w:rPr>
          <w:highlight w:val="yellow"/>
        </w:rPr>
        <w:t>&lt;section name="log4net"</w:t>
      </w:r>
      <w:r>
        <w:rPr>
          <w:highlight w:val="yellow"/>
        </w:rPr>
        <w:t xml:space="preserve"> </w:t>
      </w:r>
      <w:r w:rsidRPr="00011141">
        <w:rPr>
          <w:highlight w:val="yellow"/>
        </w:rPr>
        <w:t>type="log4net.Config.Log4NetConfigurationSectionHandler, log4net" /&gt;</w:t>
      </w:r>
    </w:p>
    <w:p w14:paraId="3A90DC9D" w14:textId="77777777" w:rsidR="00A43931" w:rsidRDefault="00A43931" w:rsidP="00A43931">
      <w:pPr>
        <w:pStyle w:val="Code"/>
      </w:pPr>
      <w:r>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lastRenderedPageBreak/>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3DBCE6FA"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.Web.Api.log</w:t>
      </w:r>
      <w:r w:rsidR="00690600">
        <w:t xml:space="preserve"> in a logs folder </w:t>
      </w:r>
      <w:r>
        <w:t xml:space="preserve">of the web site; each new day will create a new log file, and it will roll over to a new file if the current file gets to be 5MB in size. This configuration also logs only errors from </w:t>
      </w:r>
      <w:proofErr w:type="spellStart"/>
      <w:r>
        <w:t>NHibernate</w:t>
      </w:r>
      <w:proofErr w:type="spellEnd"/>
      <w:r>
        <w:t xml:space="preserve">. </w:t>
      </w:r>
      <w:bookmarkEnd w:id="690"/>
    </w:p>
    <w:p w14:paraId="3ECF8561" w14:textId="77777777" w:rsidR="00A43931" w:rsidRDefault="00A43931" w:rsidP="00A43931">
      <w:pPr>
        <w:pStyle w:val="Heading2"/>
      </w:pPr>
      <w:bookmarkStart w:id="691" w:name="tab4"/>
      <w:commentRangeStart w:id="692"/>
      <w:r>
        <w:t>The Database</w:t>
      </w:r>
      <w:commentRangeEnd w:id="692"/>
      <w:r w:rsidR="001000EA">
        <w:rPr>
          <w:rFonts w:asciiTheme="minorHAnsi" w:hAnsiTheme="minorHAnsi"/>
          <w:b w:val="0"/>
          <w:sz w:val="22"/>
          <w:szCs w:val="22"/>
        </w:rPr>
        <w:commentReference w:id="692"/>
      </w:r>
    </w:p>
    <w:p w14:paraId="3A3CA9E3" w14:textId="6987D736" w:rsidR="00A43931" w:rsidRDefault="00A43931" w:rsidP="006F7F32">
      <w:pPr>
        <w:pStyle w:val="BodyTextFirst"/>
      </w:pPr>
      <w:r>
        <w:t>You explored the tables included in your database</w:t>
      </w:r>
      <w:r>
        <w:fldChar w:fldCharType="begin"/>
      </w:r>
      <w:r>
        <w:instrText xml:space="preserve"> XE "</w:instrText>
      </w:r>
      <w:r w:rsidRPr="00F56DA5">
        <w:instrText>Task-management source tree: basic components: database</w:instrText>
      </w:r>
      <w:r>
        <w:instrText xml:space="preserve">" \r "tab4" </w:instrText>
      </w:r>
      <w:r>
        <w:fldChar w:fldCharType="end"/>
      </w:r>
      <w:r>
        <w:t xml:space="preserve"> in Chapter 3, when you designed your service API. In this section, you will look at the SQL Server Database Project in Visual Studio 201</w:t>
      </w:r>
      <w:r w:rsidR="00647901">
        <w:t>3</w:t>
      </w:r>
      <w:commentRangeStart w:id="693"/>
      <w:commentRangeStart w:id="694"/>
      <w:r>
        <w:t>. However, it would require too much space to add the scripts for all stored procedures, tables, and views used in this book</w:t>
      </w:r>
      <w:commentRangeEnd w:id="693"/>
      <w:r w:rsidR="00647901">
        <w:rPr>
          <w:rFonts w:asciiTheme="minorHAnsi" w:hAnsiTheme="minorHAnsi"/>
          <w:sz w:val="22"/>
        </w:rPr>
        <w:commentReference w:id="693"/>
      </w:r>
      <w:commentRangeEnd w:id="694"/>
      <w:r w:rsidR="001000EA">
        <w:rPr>
          <w:rFonts w:asciiTheme="minorHAnsi" w:hAnsiTheme="minorHAnsi"/>
          <w:sz w:val="22"/>
        </w:rPr>
        <w:commentReference w:id="694"/>
      </w:r>
      <w:r>
        <w:t xml:space="preserve">. So, to get the real database content, please download the source code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https://github.com/jamiekurtz/</w:t>
      </w:r>
      <w:r w:rsidR="00647901">
        <w:rPr>
          <w:rStyle w:val="CodeInline"/>
        </w:rPr>
        <w:t>WebApi2Book</w:t>
      </w:r>
      <w:r>
        <w:t>.</w:t>
      </w:r>
    </w:p>
    <w:p w14:paraId="444E4687" w14:textId="77777777" w:rsidR="00A43931" w:rsidRDefault="00A43931" w:rsidP="006F7F32">
      <w:pPr>
        <w:pStyle w:val="BodyTextCont"/>
      </w:pPr>
      <w:r>
        <w:t>To start, you will have four folders in the project—all created manually in Visual Studio (</w:t>
      </w:r>
      <w:commentRangeStart w:id="695"/>
      <w:r>
        <w:t>see Figure 4-4</w:t>
      </w:r>
      <w:commentRangeEnd w:id="695"/>
      <w:r w:rsidR="00315C5F">
        <w:rPr>
          <w:rFonts w:asciiTheme="minorHAnsi" w:hAnsiTheme="minorHAnsi"/>
          <w:sz w:val="22"/>
        </w:rPr>
        <w:commentReference w:id="695"/>
      </w:r>
      <w:r>
        <w:t>).</w:t>
      </w:r>
    </w:p>
    <w:p w14:paraId="09F47373" w14:textId="77777777" w:rsidR="00A43931" w:rsidRDefault="00A43931" w:rsidP="00A43931"/>
    <w:p w14:paraId="01FDC46B" w14:textId="77777777" w:rsidR="00A43931" w:rsidRDefault="00A43931" w:rsidP="00A43931"/>
    <w:p w14:paraId="7F64F4D7" w14:textId="77777777" w:rsidR="00A43931" w:rsidRDefault="00A43931" w:rsidP="00A43931">
      <w:pPr>
        <w:pStyle w:val="FigureCaption"/>
      </w:pPr>
      <w:r>
        <w:t>Figure 4-4. The database project</w:t>
      </w:r>
    </w:p>
    <w:p w14:paraId="5F11D03F" w14:textId="22DDF5D9" w:rsidR="00A43931" w:rsidRDefault="00A43931" w:rsidP="006F7F32">
      <w:pPr>
        <w:pStyle w:val="BodyTextCont"/>
      </w:pPr>
      <w:r>
        <w:t xml:space="preserve">The scripts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77777777" w:rsidR="00A43931" w:rsidRDefault="00A43931" w:rsidP="006F7F32">
      <w:pPr>
        <w:pStyle w:val="BodyTextCont"/>
      </w:pPr>
      <w:r>
        <w:lastRenderedPageBreak/>
        <w:t xml:space="preserve">I want to point out one thing regarding lookup data: the scripts in the project will run every time they are applied to a target database. In other words, you need to be very aware of existing data—and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as in this snippet:</w:t>
      </w:r>
    </w:p>
    <w:p w14:paraId="087A36D3" w14:textId="77777777" w:rsidR="00A43931" w:rsidRDefault="00A43931" w:rsidP="00A43931">
      <w:pPr>
        <w:pStyle w:val="Code"/>
      </w:pPr>
      <w:r w:rsidRPr="00011141">
        <w:rPr>
          <w:highlight w:val="yellow"/>
        </w:rPr>
        <w:t>if not exists(select 1 from dbo.Priority where Name = 'Low')</w:t>
      </w:r>
    </w:p>
    <w:p w14:paraId="5396003D" w14:textId="77777777" w:rsidR="00A43931" w:rsidRDefault="00A43931" w:rsidP="00A43931">
      <w:pPr>
        <w:pStyle w:val="Code"/>
      </w:pPr>
      <w:r>
        <w:t xml:space="preserve">    </w:t>
      </w:r>
      <w:r w:rsidRPr="00011141">
        <w:rPr>
          <w:highlight w:val="yellow"/>
        </w:rPr>
        <w:t>insert into dbo.Priority(Name, Ordinal) values('Low', 0);</w:t>
      </w:r>
    </w:p>
    <w:p w14:paraId="3C93F7DB" w14:textId="77777777" w:rsidR="00A43931" w:rsidRDefault="00A43931" w:rsidP="00A43931">
      <w:pPr>
        <w:pStyle w:val="Code"/>
      </w:pPr>
    </w:p>
    <w:p w14:paraId="13986248" w14:textId="77777777" w:rsidR="00A43931" w:rsidRDefault="00A43931" w:rsidP="00A43931">
      <w:pPr>
        <w:pStyle w:val="Code"/>
      </w:pPr>
      <w:r w:rsidRPr="00011141">
        <w:rPr>
          <w:highlight w:val="yellow"/>
        </w:rPr>
        <w:t>if not exists(select 1 from dbo.Priority where Name = 'Medium')</w:t>
      </w:r>
    </w:p>
    <w:p w14:paraId="57FF0FD7" w14:textId="77777777" w:rsidR="00A43931" w:rsidRDefault="00A43931" w:rsidP="00A43931">
      <w:pPr>
        <w:pStyle w:val="Code"/>
      </w:pPr>
      <w:r>
        <w:t xml:space="preserve">    </w:t>
      </w:r>
      <w:r w:rsidRPr="00011141">
        <w:rPr>
          <w:highlight w:val="yellow"/>
        </w:rPr>
        <w:t>insert into dbo.Priority(Name, Ordinal) values('Medium', 1);</w:t>
      </w:r>
    </w:p>
    <w:p w14:paraId="6F0F80F9" w14:textId="77777777" w:rsidR="00A43931" w:rsidRDefault="00A43931" w:rsidP="00A43931">
      <w:pPr>
        <w:pStyle w:val="Code"/>
      </w:pPr>
    </w:p>
    <w:p w14:paraId="40D3B071" w14:textId="77777777" w:rsidR="00A43931" w:rsidRDefault="00A43931" w:rsidP="00A43931">
      <w:pPr>
        <w:pStyle w:val="Code"/>
      </w:pPr>
      <w:r w:rsidRPr="00011141">
        <w:rPr>
          <w:highlight w:val="yellow"/>
        </w:rPr>
        <w:t>if not exists(select 1 from dbo.Priority where Name = 'High')</w:t>
      </w:r>
    </w:p>
    <w:p w14:paraId="1424ACC1" w14:textId="77777777" w:rsidR="00A43931" w:rsidRDefault="00A43931" w:rsidP="00A43931">
      <w:pPr>
        <w:pStyle w:val="Code"/>
      </w:pPr>
      <w:r>
        <w:t xml:space="preserve">    </w:t>
      </w:r>
      <w:r w:rsidRPr="00011141">
        <w:rPr>
          <w:highlight w:val="yellow"/>
        </w:rPr>
        <w:t>insert into dbo.Priority(Name, Ordinal) values('High', 2);</w:t>
      </w:r>
      <w:bookmarkEnd w:id="691"/>
    </w:p>
    <w:p w14:paraId="5E042973" w14:textId="77777777" w:rsidR="00A43931" w:rsidRDefault="00A43931" w:rsidP="00A43931">
      <w:pPr>
        <w:pStyle w:val="Heading1"/>
      </w:pPr>
      <w:r>
        <w:t>Summary</w:t>
      </w:r>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696" w:author="Brian Wortman" w:date="2014-04-19T16:24:00Z">
        <w:r w:rsidDel="00A55923">
          <w:delText xml:space="preserve">your </w:delText>
        </w:r>
      </w:del>
      <w:ins w:id="697" w:author="Brian Wortman" w:date="2014-04-19T16:24:00Z">
        <w:r w:rsidR="00A55923">
          <w:t>the</w:t>
        </w:r>
        <w:r w:rsidR="00A55923">
          <w:t xml:space="preserve"> </w:t>
        </w:r>
      </w:ins>
      <w:r>
        <w:t xml:space="preserve">task-management </w:t>
      </w:r>
      <w:del w:id="698" w:author="Brian Wortman" w:date="2014-04-19T16:24:00Z">
        <w:r w:rsidDel="00A55923">
          <w:delText xml:space="preserve">REST </w:delText>
        </w:r>
      </w:del>
      <w:r>
        <w:t xml:space="preserve">service. You also created the folder structure you need to start adding code, libraries, and documents to the source tree. Next, you created an empty solution and added to it all of the projects </w:t>
      </w:r>
      <w:del w:id="699" w:author="Brian Wortman" w:date="2014-04-19T16:25:00Z">
        <w:r w:rsidDel="00A55923">
          <w:delText xml:space="preserve">you </w:delText>
        </w:r>
      </w:del>
      <w:ins w:id="700" w:author="Brian Wortman" w:date="2014-04-19T16:25:00Z">
        <w:r w:rsidR="00A55923">
          <w:t>we</w:t>
        </w:r>
        <w:r w:rsidR="00A55923">
          <w:t xml:space="preserve"> </w:t>
        </w:r>
      </w:ins>
      <w:r>
        <w:t>plan on using, including various library and project references. Finally, you created a bunch of basic classes and the various application configuration settings needed to support the service.</w:t>
      </w:r>
    </w:p>
    <w:p w14:paraId="68F83734" w14:textId="34890887" w:rsidR="00A43931" w:rsidRPr="008B5ADF" w:rsidRDefault="00A43931" w:rsidP="006F7F32">
      <w:pPr>
        <w:pStyle w:val="BodyTextCont"/>
      </w:pPr>
      <w:r>
        <w:t>You’ve also added all your solution projects, installed and referenced their libraries, and added your base</w:t>
      </w:r>
      <w:del w:id="701" w:author="Brian Wortman" w:date="2014-04-19T16:25:00Z">
        <w:r w:rsidDel="00A55923">
          <w:delText>-</w:delText>
        </w:r>
      </w:del>
      <w:r>
        <w:t>line classes. 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commentRangeStart w:id="702"/>
      <w:commentRangeStart w:id="703"/>
      <w:del w:id="704" w:author="Brian Wortman" w:date="2014-04-19T16:26:00Z">
        <w:r w:rsidDel="00A55923">
          <w:delText xml:space="preserve">your </w:delText>
        </w:r>
      </w:del>
      <w:ins w:id="705" w:author="Brian Wortman" w:date="2014-04-19T16:26:00Z">
        <w:r w:rsidR="00A55923">
          <w:t>the</w:t>
        </w:r>
        <w:r w:rsidR="00A55923">
          <w:t xml:space="preserve"> </w:t>
        </w:r>
      </w:ins>
      <w:proofErr w:type="spellStart"/>
      <w:r>
        <w:t>Ninject</w:t>
      </w:r>
      <w:proofErr w:type="spellEnd"/>
      <w:r>
        <w:t xml:space="preserve"> dependency injection container.</w:t>
      </w:r>
      <w:commentRangeEnd w:id="702"/>
      <w:r w:rsidR="007B57F5">
        <w:rPr>
          <w:rFonts w:asciiTheme="minorHAnsi" w:hAnsiTheme="minorHAnsi"/>
          <w:sz w:val="22"/>
        </w:rPr>
        <w:commentReference w:id="702"/>
      </w:r>
      <w:commentRangeEnd w:id="703"/>
      <w:r w:rsidR="00A55923">
        <w:rPr>
          <w:rFonts w:asciiTheme="minorHAnsi" w:hAnsiTheme="minorHAnsi"/>
          <w:sz w:val="22"/>
        </w:rPr>
        <w:commentReference w:id="703"/>
      </w:r>
    </w:p>
    <w:p w14:paraId="156AB310" w14:textId="77777777" w:rsidR="00EA3AE7" w:rsidRPr="00A43931" w:rsidRDefault="00EA3AE7" w:rsidP="00A43931"/>
    <w:sectPr w:rsidR="00EA3AE7" w:rsidRPr="00A43931" w:rsidSect="003173BC">
      <w:headerReference w:type="even" r:id="rId17"/>
      <w:headerReference w:type="default" r:id="rId18"/>
      <w:footerReference w:type="even" r:id="rId19"/>
      <w:footerReference w:type="default" r:id="rId20"/>
      <w:headerReference w:type="first" r:id="rId21"/>
      <w:footerReference w:type="first" r:id="rId2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Brian Wortman" w:date="2014-04-19T12:45:00Z" w:initials="BW">
    <w:p w14:paraId="3D8B9E16" w14:textId="47E429E4" w:rsidR="00834622" w:rsidRDefault="00834622">
      <w:r>
        <w:annotationRef/>
      </w:r>
      <w:r>
        <w:t xml:space="preserve">Need new diagram that only includes doc, lib, and </w:t>
      </w:r>
      <w:proofErr w:type="spellStart"/>
      <w:r>
        <w:t>src</w:t>
      </w:r>
      <w:proofErr w:type="spellEnd"/>
      <w:r>
        <w:t>. If you agree, can you get this, Jamie?</w:t>
      </w:r>
    </w:p>
  </w:comment>
  <w:comment w:id="116" w:author="Brian Wortman" w:date="2014-04-19T13:51:00Z" w:initials="BW">
    <w:p w14:paraId="541CB1A3" w14:textId="4CE769F7" w:rsidR="00834622" w:rsidRDefault="00834622">
      <w:r>
        <w:annotationRef/>
      </w:r>
      <w:r>
        <w:t>Need new diagram; see comments for 4-1</w:t>
      </w:r>
    </w:p>
  </w:comment>
  <w:comment w:id="257" w:author="Jamie Kurtz" w:date="2014-04-15T22:20:00Z" w:initials="JK">
    <w:p w14:paraId="1F7C70E4" w14:textId="19909FD4" w:rsidR="00834622" w:rsidRDefault="00834622">
      <w:r>
        <w:annotationRef/>
      </w:r>
      <w:r>
        <w:t>Needs the two legacy projects.</w:t>
      </w:r>
    </w:p>
  </w:comment>
  <w:comment w:id="258" w:author="Brian Wortman" w:date="2014-04-19T14:03:00Z" w:initials="BW">
    <w:p w14:paraId="5A78911A" w14:textId="5C859066" w:rsidR="00834622" w:rsidRDefault="00834622">
      <w:r>
        <w:t xml:space="preserve">I think we should </w:t>
      </w:r>
      <w:r>
        <w:annotationRef/>
      </w:r>
      <w:r>
        <w:t>wait until we cover that special topic later</w:t>
      </w:r>
      <w:r w:rsidR="0068613E">
        <w:t>. Therefore, I consider this complete as-is.</w:t>
      </w:r>
    </w:p>
  </w:comment>
  <w:comment w:id="332" w:author="Jamie Kurtz" w:date="2014-04-15T22:07:00Z" w:initials="JK">
    <w:p w14:paraId="2AB0CB19" w14:textId="66E5E55C" w:rsidR="00834622" w:rsidRDefault="00834622">
      <w:r>
        <w:annotationRef/>
      </w:r>
      <w:r>
        <w:t>Again, where'd this go??</w:t>
      </w:r>
    </w:p>
  </w:comment>
  <w:comment w:id="359" w:author="Jamie Kurtz" w:date="2014-04-15T22:07:00Z" w:initials="JK">
    <w:p w14:paraId="1777B95A" w14:textId="77777777" w:rsidR="00974D55" w:rsidRDefault="00974D55">
      <w:r>
        <w:annotationRef/>
      </w:r>
      <w:r>
        <w:t>Again, where'd this go??</w:t>
      </w:r>
    </w:p>
  </w:comment>
  <w:comment w:id="376" w:author="Jamie Kurtz" w:date="2014-04-15T22:15:00Z" w:initials="JK">
    <w:p w14:paraId="45A43F73" w14:textId="5FE1D477" w:rsidR="00834622" w:rsidRDefault="00834622">
      <w:r>
        <w:annotationRef/>
      </w:r>
      <w:r>
        <w:t>Needs to be verified/updated.</w:t>
      </w:r>
    </w:p>
  </w:comment>
  <w:comment w:id="377" w:author="Brian Wortman" w:date="2014-04-19T16:50:00Z" w:initials="BW">
    <w:p w14:paraId="1083861F" w14:textId="6581B657" w:rsidR="00341C0A" w:rsidRDefault="00341C0A">
      <w:r>
        <w:annotationRef/>
      </w:r>
      <w:r>
        <w:t>Can you do this?</w:t>
      </w:r>
    </w:p>
  </w:comment>
  <w:comment w:id="380" w:author="Jamie Kurtz" w:date="2014-04-15T22:18:00Z" w:initials="JK">
    <w:p w14:paraId="3F05E925" w14:textId="77777777" w:rsidR="00834622" w:rsidRDefault="00834622" w:rsidP="00B8380A">
      <w:r>
        <w:annotationRef/>
      </w:r>
      <w:r>
        <w:t>What is the code doing with this?</w:t>
      </w:r>
    </w:p>
  </w:comment>
  <w:comment w:id="381" w:author="Brian Wortman" w:date="2014-04-19T16:51:00Z" w:initials="BW">
    <w:p w14:paraId="3C3D2616" w14:textId="1E5A1DEB" w:rsidR="00341C0A" w:rsidRDefault="00341C0A">
      <w:r>
        <w:annotationRef/>
      </w:r>
      <w:r>
        <w:t xml:space="preserve">This is wiring in </w:t>
      </w:r>
      <w:proofErr w:type="spellStart"/>
      <w:r>
        <w:t>ninject</w:t>
      </w:r>
      <w:proofErr w:type="spellEnd"/>
      <w:r>
        <w:t>, right?</w:t>
      </w:r>
    </w:p>
  </w:comment>
  <w:comment w:id="378" w:author="Jamie Kurtz" w:date="2014-04-15T22:18:00Z" w:initials="JK">
    <w:p w14:paraId="416F4852" w14:textId="701144DF" w:rsidR="00834622" w:rsidRDefault="00834622">
      <w:r>
        <w:annotationRef/>
      </w:r>
      <w:r>
        <w:t>What is the code doing with this?</w:t>
      </w:r>
    </w:p>
  </w:comment>
  <w:comment w:id="379" w:author="Brian Wortman" w:date="2014-04-19T16:52:00Z" w:initials="BW">
    <w:p w14:paraId="023A85FC" w14:textId="27B7D0CC" w:rsidR="00341C0A" w:rsidRDefault="00341C0A">
      <w:r>
        <w:annotationRef/>
      </w:r>
      <w:r>
        <w:t xml:space="preserve">This is part of the </w:t>
      </w:r>
      <w:proofErr w:type="spellStart"/>
      <w:r>
        <w:t>ninject</w:t>
      </w:r>
      <w:proofErr w:type="spellEnd"/>
      <w:r>
        <w:t xml:space="preserve"> </w:t>
      </w:r>
      <w:proofErr w:type="spellStart"/>
      <w:r>
        <w:t>wireup</w:t>
      </w:r>
      <w:proofErr w:type="spellEnd"/>
      <w:r>
        <w:t>, right?</w:t>
      </w:r>
    </w:p>
  </w:comment>
  <w:comment w:id="382" w:author="Jamie Kurtz" w:date="2014-04-15T22:18:00Z" w:initials="JK">
    <w:p w14:paraId="3B1B7296" w14:textId="77777777" w:rsidR="00834622" w:rsidRDefault="00834622">
      <w:r>
        <w:annotationRef/>
      </w:r>
      <w:r>
        <w:t>What is the code doing with this?</w:t>
      </w:r>
    </w:p>
  </w:comment>
  <w:comment w:id="383" w:author="Brian Wortman" w:date="2014-04-19T16:52:00Z" w:initials="BW">
    <w:p w14:paraId="51D1EEE9" w14:textId="636B619A" w:rsidR="00341C0A" w:rsidRDefault="00341C0A">
      <w:r>
        <w:annotationRef/>
      </w:r>
      <w:r>
        <w:t xml:space="preserve">I don't understand the question. You know we're still using </w:t>
      </w:r>
      <w:proofErr w:type="spellStart"/>
      <w:r>
        <w:t>ninject</w:t>
      </w:r>
      <w:proofErr w:type="spellEnd"/>
      <w:r>
        <w:t>, right?</w:t>
      </w:r>
    </w:p>
  </w:comment>
  <w:comment w:id="384" w:author="Jamie Kurtz" w:date="2014-04-15T22:21:00Z" w:initials="JK">
    <w:p w14:paraId="72AE505B" w14:textId="510BA3E1" w:rsidR="00834622" w:rsidRDefault="00834622">
      <w:r>
        <w:annotationRef/>
      </w:r>
      <w:r>
        <w:t xml:space="preserve">Comment on </w:t>
      </w:r>
      <w:proofErr w:type="spellStart"/>
      <w:r>
        <w:t>ninject.web.WebApi</w:t>
      </w:r>
      <w:proofErr w:type="spellEnd"/>
      <w:r>
        <w:t xml:space="preserve"> instead.</w:t>
      </w:r>
    </w:p>
  </w:comment>
  <w:comment w:id="385" w:author="Brian Wortman" w:date="2014-04-19T16:53:00Z" w:initials="BW">
    <w:p w14:paraId="298C30A1" w14:textId="62E3CD29" w:rsidR="00341C0A" w:rsidRDefault="00341C0A">
      <w:r>
        <w:annotationRef/>
      </w:r>
      <w:r>
        <w:t>Will you get this?</w:t>
      </w:r>
    </w:p>
  </w:comment>
  <w:comment w:id="386" w:author="Brian Wortman" w:date="2014-04-19T16:54:00Z" w:initials="BW">
    <w:p w14:paraId="45559916" w14:textId="20B1F808" w:rsidR="00341C0A" w:rsidRDefault="00341C0A">
      <w:r>
        <w:annotationRef/>
      </w:r>
      <w:r>
        <w:t>Do we still need to shorten the names? It looks like we have plenty of room.</w:t>
      </w:r>
    </w:p>
  </w:comment>
  <w:comment w:id="394" w:author="Jamie Kurtz" w:date="2014-04-15T22:27:00Z" w:initials="JK">
    <w:p w14:paraId="6F1D110D" w14:textId="0A905159" w:rsidR="00834622" w:rsidRDefault="00834622">
      <w:r>
        <w:annotationRef/>
      </w:r>
      <w:r>
        <w:t>Need accurate picture.</w:t>
      </w:r>
    </w:p>
  </w:comment>
  <w:comment w:id="395" w:author="Brian Wortman" w:date="2014-04-19T16:54:00Z" w:initials="BW">
    <w:p w14:paraId="42426F35" w14:textId="0B03004F" w:rsidR="00E17B8E" w:rsidRDefault="00E17B8E">
      <w:r>
        <w:annotationRef/>
      </w:r>
      <w:r>
        <w:t>Can you get this?</w:t>
      </w:r>
    </w:p>
  </w:comment>
  <w:comment w:id="399" w:author="Brian Wortman" w:date="2014-04-19T15:23:00Z" w:initials="BW">
    <w:p w14:paraId="2B3ADBED" w14:textId="3857F635" w:rsidR="00026558" w:rsidRDefault="00026558">
      <w:r>
        <w:annotationRef/>
      </w:r>
      <w:r>
        <w:t xml:space="preserve">Let's add and discuss </w:t>
      </w:r>
      <w:proofErr w:type="spellStart"/>
      <w:r>
        <w:t>DateTimeAdapter</w:t>
      </w:r>
      <w:proofErr w:type="spellEnd"/>
      <w:r>
        <w:t xml:space="preserve"> when we first use it. There are other helper classes, and we should introduce them as we naturally encounter them. Logging and database are okay, b/c they are a bit more "essential plumbing-</w:t>
      </w:r>
      <w:proofErr w:type="spellStart"/>
      <w:r>
        <w:t>ish</w:t>
      </w:r>
      <w:proofErr w:type="spellEnd"/>
      <w:r>
        <w:t>".</w:t>
      </w:r>
    </w:p>
  </w:comment>
  <w:comment w:id="458" w:author="Jamie Kurtz" w:date="2014-04-15T22:31:00Z" w:initials="JK">
    <w:p w14:paraId="0C226737" w14:textId="567C046C" w:rsidR="00834622" w:rsidRDefault="00834622">
      <w:r>
        <w:annotationRef/>
      </w:r>
      <w:r>
        <w:t xml:space="preserve">Why is this Entities in the solution? Is that a </w:t>
      </w:r>
      <w:proofErr w:type="spellStart"/>
      <w:r>
        <w:t>hold over</w:t>
      </w:r>
      <w:proofErr w:type="spellEnd"/>
      <w:r>
        <w:t xml:space="preserve"> from using Entity Framework? </w:t>
      </w:r>
    </w:p>
  </w:comment>
  <w:comment w:id="692" w:author="Brian Wortman" w:date="2014-04-19T16:28:00Z" w:initials="BW">
    <w:p w14:paraId="380A6307" w14:textId="064E9881" w:rsidR="001000EA" w:rsidRDefault="001000EA">
      <w:r>
        <w:annotationRef/>
      </w:r>
      <w:r>
        <w:t>Can you get this section?</w:t>
      </w:r>
    </w:p>
  </w:comment>
  <w:comment w:id="693" w:author="Jamie Kurtz" w:date="2014-04-15T22:46:00Z" w:initials="JK">
    <w:p w14:paraId="1B5820D7" w14:textId="0E443800" w:rsidR="00834622" w:rsidRDefault="00834622">
      <w:r>
        <w:annotationRef/>
      </w:r>
      <w:r>
        <w:t>What is left - after removing the ASP.NET Membership database objects?</w:t>
      </w:r>
    </w:p>
  </w:comment>
  <w:comment w:id="694" w:author="Brian Wortman" w:date="2014-04-19T16:28:00Z" w:initials="BW">
    <w:p w14:paraId="3B83EB8E" w14:textId="7AEED911" w:rsidR="001000EA" w:rsidRDefault="001000EA">
      <w:r>
        <w:annotationRef/>
      </w:r>
      <w:r>
        <w:t>Only the Users table</w:t>
      </w:r>
    </w:p>
  </w:comment>
  <w:comment w:id="695" w:author="Jamie Kurtz" w:date="2014-04-15T22:47:00Z" w:initials="JK">
    <w:p w14:paraId="7C290929" w14:textId="45188D02" w:rsidR="00834622" w:rsidRDefault="00834622">
      <w:r>
        <w:annotationRef/>
      </w:r>
      <w:r>
        <w:t>Pic needed.</w:t>
      </w:r>
    </w:p>
  </w:comment>
  <w:comment w:id="702" w:author="Jamie Kurtz" w:date="2014-04-15T22:48:00Z" w:initials="JK">
    <w:p w14:paraId="2124C5CA" w14:textId="0392CFF3" w:rsidR="00834622" w:rsidRDefault="00834622">
      <w:r>
        <w:annotationRef/>
      </w:r>
      <w:r>
        <w:t>Still doing this??</w:t>
      </w:r>
    </w:p>
  </w:comment>
  <w:comment w:id="703" w:author="Brian Wortman" w:date="2014-04-19T16:25:00Z" w:initials="BW">
    <w:p w14:paraId="63AE4343" w14:textId="423831DB" w:rsidR="00A55923" w:rsidRDefault="00A55923">
      <w:r>
        <w:annotationRef/>
      </w:r>
      <w:r>
        <w:t>Si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8B9E16" w15:done="0"/>
  <w15:commentEx w15:paraId="541CB1A3" w15:done="0"/>
  <w15:commentEx w15:paraId="1F7C70E4" w15:done="0"/>
  <w15:commentEx w15:paraId="5A78911A" w15:paraIdParent="1F7C70E4" w15:done="0"/>
  <w15:commentEx w15:paraId="2AB0CB19" w15:done="0"/>
  <w15:commentEx w15:paraId="1777B95A"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3B1B7296" w15:done="0"/>
  <w15:commentEx w15:paraId="51D1EEE9" w15:paraIdParent="3B1B7296" w15:done="0"/>
  <w15:commentEx w15:paraId="72AE505B" w15:done="0"/>
  <w15:commentEx w15:paraId="298C30A1" w15:paraIdParent="72AE505B" w15:done="0"/>
  <w15:commentEx w15:paraId="45559916" w15:done="0"/>
  <w15:commentEx w15:paraId="6F1D110D" w15:done="0"/>
  <w15:commentEx w15:paraId="42426F35" w15:paraIdParent="6F1D110D" w15:done="0"/>
  <w15:commentEx w15:paraId="2B3ADBED" w15:done="0"/>
  <w15:commentEx w15:paraId="0C226737" w15:done="0"/>
  <w15:commentEx w15:paraId="380A6307" w15:done="0"/>
  <w15:commentEx w15:paraId="1B5820D7" w15:done="0"/>
  <w15:commentEx w15:paraId="3B83EB8E" w15:paraIdParent="1B5820D7" w15:done="0"/>
  <w15:commentEx w15:paraId="7C290929" w15:done="0"/>
  <w15:commentEx w15:paraId="2124C5CA" w15:done="0"/>
  <w15:commentEx w15:paraId="63AE4343" w15:paraIdParent="2124C5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C845E" w14:textId="77777777" w:rsidR="00D679F9" w:rsidRDefault="00D679F9">
      <w:r>
        <w:separator/>
      </w:r>
    </w:p>
  </w:endnote>
  <w:endnote w:type="continuationSeparator" w:id="0">
    <w:p w14:paraId="609A889F" w14:textId="77777777" w:rsidR="00D679F9" w:rsidRDefault="00D67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70DC709-EDFD-45D6-91C0-37636EB32EFA}"/>
    <w:embedBold r:id="rId2" w:fontKey="{D9B0637E-9E34-4AFD-BE45-23562FFDDD5B}"/>
    <w:embedItalic r:id="rId3" w:fontKey="{50AB77EE-A441-4895-9978-17BB13943962}"/>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61142A6-A4D1-4CBC-811B-6B9F2BA2AF3E}"/>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E0763C8D-5E87-40C5-884A-90B765C05D4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893A1F53-E292-4CD8-9B08-AC8E7EFD05C5}"/>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8499E3EC-370A-448F-BA0E-3409B46D445D}"/>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2E09D885-D13A-4CF2-9AD1-FB139D1B3620}"/>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CA93FFC3-63C9-4B77-95CB-9AF31D08447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834622" w:rsidRPr="00222F70" w:rsidRDefault="0083462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17B8E">
      <w:rPr>
        <w:rStyle w:val="PageNumber"/>
        <w:noProof/>
      </w:rPr>
      <w:t>16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834622" w:rsidRPr="00222F70" w:rsidRDefault="0083462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17B8E">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834622" w:rsidRDefault="0083462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36BA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4F265" w14:textId="77777777" w:rsidR="00D679F9" w:rsidRDefault="00D679F9">
      <w:r>
        <w:separator/>
      </w:r>
    </w:p>
  </w:footnote>
  <w:footnote w:type="continuationSeparator" w:id="0">
    <w:p w14:paraId="717664C5" w14:textId="77777777" w:rsidR="00D679F9" w:rsidRDefault="00D679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834622" w:rsidRPr="003C7D0E" w:rsidRDefault="00834622" w:rsidP="00F62E97">
    <w:pPr>
      <w:pStyle w:val="Header"/>
      <w:rPr>
        <w:sz w:val="14"/>
        <w:szCs w:val="16"/>
      </w:rPr>
    </w:pPr>
    <w:r w:rsidRPr="00225E9A">
      <w:t xml:space="preserve">CHAPTER </w:t>
    </w:r>
    <w:r>
      <w:t>4</w:t>
    </w:r>
    <w:r w:rsidRPr="003C7D0E">
      <w:t xml:space="preserve"> </w:t>
    </w:r>
    <w:proofErr w:type="spellStart"/>
    <w:r w:rsidRPr="00EB773D">
      <w:rPr>
        <w:rStyle w:val="GrayDingbat"/>
      </w:rPr>
      <w:t>n</w:t>
    </w:r>
    <w:proofErr w:type="spellEnd"/>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834622" w:rsidRPr="002A45BE" w:rsidRDefault="00834622" w:rsidP="00463BAE">
    <w:pPr>
      <w:pStyle w:val="Header"/>
      <w:ind w:left="-450"/>
      <w:jc w:val="right"/>
      <w:rPr>
        <w:sz w:val="16"/>
        <w:szCs w:val="16"/>
      </w:rPr>
    </w:pPr>
    <w:r>
      <w:t>CHAPTER 4</w:t>
    </w:r>
    <w:r>
      <w:rPr>
        <w:color w:val="BFBFBF"/>
        <w:szCs w:val="16"/>
      </w:rPr>
      <w:t xml:space="preserve"> </w:t>
    </w:r>
    <w:proofErr w:type="spellStart"/>
    <w:r w:rsidRPr="00EB773D">
      <w:rPr>
        <w:rStyle w:val="GrayDingbat"/>
      </w:rPr>
      <w:t>n</w:t>
    </w:r>
    <w:proofErr w:type="spellEnd"/>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834622" w:rsidRDefault="00834622"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834622" w:rsidRPr="00B44665" w:rsidRDefault="0083462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6561D"/>
    <w:rsid w:val="0007474E"/>
    <w:rsid w:val="00074D79"/>
    <w:rsid w:val="00082B8F"/>
    <w:rsid w:val="000847CC"/>
    <w:rsid w:val="00086F89"/>
    <w:rsid w:val="0008770F"/>
    <w:rsid w:val="000911BB"/>
    <w:rsid w:val="000912A2"/>
    <w:rsid w:val="0009547A"/>
    <w:rsid w:val="00096521"/>
    <w:rsid w:val="000A0F0B"/>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1DE"/>
    <w:rsid w:val="000F24A3"/>
    <w:rsid w:val="000F2A76"/>
    <w:rsid w:val="000F32AF"/>
    <w:rsid w:val="001000EA"/>
    <w:rsid w:val="00100B19"/>
    <w:rsid w:val="00102A9A"/>
    <w:rsid w:val="0010365F"/>
    <w:rsid w:val="00104E86"/>
    <w:rsid w:val="00106531"/>
    <w:rsid w:val="00107179"/>
    <w:rsid w:val="00110A08"/>
    <w:rsid w:val="00111A42"/>
    <w:rsid w:val="00114845"/>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079C3"/>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81F"/>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5B88"/>
    <w:rsid w:val="004B64A1"/>
    <w:rsid w:val="004C0C48"/>
    <w:rsid w:val="004D1789"/>
    <w:rsid w:val="004D3AFD"/>
    <w:rsid w:val="004D3B62"/>
    <w:rsid w:val="004D4E0A"/>
    <w:rsid w:val="004D63A6"/>
    <w:rsid w:val="004E1921"/>
    <w:rsid w:val="004E7B53"/>
    <w:rsid w:val="004F2DBD"/>
    <w:rsid w:val="004F2EB5"/>
    <w:rsid w:val="004F36F0"/>
    <w:rsid w:val="004F3E98"/>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7A7F"/>
    <w:rsid w:val="00581EEF"/>
    <w:rsid w:val="005856B4"/>
    <w:rsid w:val="005862A4"/>
    <w:rsid w:val="005937AD"/>
    <w:rsid w:val="005967CB"/>
    <w:rsid w:val="005A055B"/>
    <w:rsid w:val="005A426F"/>
    <w:rsid w:val="005B20ED"/>
    <w:rsid w:val="005B300D"/>
    <w:rsid w:val="005C23FF"/>
    <w:rsid w:val="005C35C4"/>
    <w:rsid w:val="005C40BF"/>
    <w:rsid w:val="005D500D"/>
    <w:rsid w:val="005D5C62"/>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7F4A"/>
    <w:rsid w:val="007B1B33"/>
    <w:rsid w:val="007B5258"/>
    <w:rsid w:val="007B57F5"/>
    <w:rsid w:val="007B6661"/>
    <w:rsid w:val="007C0564"/>
    <w:rsid w:val="007C1B1A"/>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537A3"/>
    <w:rsid w:val="009550D6"/>
    <w:rsid w:val="00961CCA"/>
    <w:rsid w:val="0096431A"/>
    <w:rsid w:val="009670D3"/>
    <w:rsid w:val="00970914"/>
    <w:rsid w:val="009724A9"/>
    <w:rsid w:val="0097431C"/>
    <w:rsid w:val="00974D55"/>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D3471"/>
    <w:rsid w:val="00AD3769"/>
    <w:rsid w:val="00AD3A0F"/>
    <w:rsid w:val="00AD48F0"/>
    <w:rsid w:val="00AE0FB5"/>
    <w:rsid w:val="00AE167A"/>
    <w:rsid w:val="00AE1D0F"/>
    <w:rsid w:val="00AF0E23"/>
    <w:rsid w:val="00AF3125"/>
    <w:rsid w:val="00AF6B31"/>
    <w:rsid w:val="00B00970"/>
    <w:rsid w:val="00B01715"/>
    <w:rsid w:val="00B01A3D"/>
    <w:rsid w:val="00B01E6E"/>
    <w:rsid w:val="00B032B1"/>
    <w:rsid w:val="00B04967"/>
    <w:rsid w:val="00B06F2C"/>
    <w:rsid w:val="00B10189"/>
    <w:rsid w:val="00B10AFB"/>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127F"/>
    <w:rsid w:val="00D63207"/>
    <w:rsid w:val="00D63908"/>
    <w:rsid w:val="00D63B54"/>
    <w:rsid w:val="00D64B48"/>
    <w:rsid w:val="00D64F74"/>
    <w:rsid w:val="00D65B63"/>
    <w:rsid w:val="00D679F9"/>
    <w:rsid w:val="00D70FE9"/>
    <w:rsid w:val="00D74D68"/>
    <w:rsid w:val="00D7529E"/>
    <w:rsid w:val="00D77159"/>
    <w:rsid w:val="00D77248"/>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4266"/>
    <w:rsid w:val="00ED0529"/>
    <w:rsid w:val="00ED6BD9"/>
    <w:rsid w:val="00ED7B4E"/>
    <w:rsid w:val="00EE2A9F"/>
    <w:rsid w:val="00EE7386"/>
    <w:rsid w:val="00EE7B41"/>
    <w:rsid w:val="00F0170C"/>
    <w:rsid w:val="00F074B0"/>
    <w:rsid w:val="00F10361"/>
    <w:rsid w:val="00F128F9"/>
    <w:rsid w:val="00F13B57"/>
    <w:rsid w:val="00F158BE"/>
    <w:rsid w:val="00F17080"/>
    <w:rsid w:val="00F21A1D"/>
    <w:rsid w:val="00F2227F"/>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3462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83462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3462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3462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3462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3462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8346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462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834622"/>
    <w:pPr>
      <w:keepLines/>
      <w:numPr>
        <w:numId w:val="4"/>
      </w:numPr>
      <w:spacing w:before="120" w:after="120" w:line="240" w:lineRule="auto"/>
      <w:ind w:right="864"/>
    </w:pPr>
    <w:rPr>
      <w:rFonts w:ascii="Utopia" w:hAnsi="Utopia"/>
      <w:sz w:val="18"/>
    </w:rPr>
  </w:style>
  <w:style w:type="character" w:customStyle="1" w:styleId="CodeBold">
    <w:name w:val="Code Bold"/>
    <w:rsid w:val="00834622"/>
    <w:rPr>
      <w:rFonts w:ascii="TheSansMonoConBlack" w:hAnsi="TheSansMonoConBlack"/>
      <w:sz w:val="18"/>
    </w:rPr>
  </w:style>
  <w:style w:type="paragraph" w:customStyle="1" w:styleId="ChapterNumber">
    <w:name w:val="Chapter Number"/>
    <w:next w:val="Normal"/>
    <w:autoRedefine/>
    <w:qFormat/>
    <w:rsid w:val="00834622"/>
    <w:pPr>
      <w:keepNext/>
      <w:spacing w:after="240"/>
    </w:pPr>
    <w:rPr>
      <w:rFonts w:ascii="Arial" w:hAnsi="Arial"/>
      <w:b/>
      <w:caps/>
      <w:sz w:val="28"/>
      <w:szCs w:val="28"/>
    </w:rPr>
  </w:style>
  <w:style w:type="paragraph" w:customStyle="1" w:styleId="ChapterTitle">
    <w:name w:val="Chapter Title"/>
    <w:next w:val="Normal"/>
    <w:rsid w:val="00834622"/>
    <w:pPr>
      <w:spacing w:before="240" w:after="1200"/>
    </w:pPr>
    <w:rPr>
      <w:rFonts w:ascii="Arial Narrow" w:hAnsi="Arial Narrow"/>
      <w:b/>
      <w:sz w:val="60"/>
      <w:szCs w:val="48"/>
    </w:rPr>
  </w:style>
  <w:style w:type="paragraph" w:customStyle="1" w:styleId="FigureCaption">
    <w:name w:val="Figure Caption"/>
    <w:next w:val="Normal"/>
    <w:qFormat/>
    <w:rsid w:val="0083462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83462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834622"/>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3462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83462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83462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83462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83462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3462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834622"/>
    <w:pPr>
      <w:spacing w:before="120" w:after="120"/>
      <w:contextualSpacing/>
    </w:pPr>
    <w:rPr>
      <w:rFonts w:ascii="Utopia" w:hAnsi="Utopia"/>
      <w:sz w:val="18"/>
    </w:rPr>
  </w:style>
  <w:style w:type="paragraph" w:customStyle="1" w:styleId="TableCaption">
    <w:name w:val="Table Caption"/>
    <w:basedOn w:val="FigureCaption"/>
    <w:next w:val="Normal"/>
    <w:qFormat/>
    <w:rsid w:val="00834622"/>
    <w:pPr>
      <w:spacing w:after="120"/>
    </w:pPr>
  </w:style>
  <w:style w:type="paragraph" w:customStyle="1" w:styleId="TableHead">
    <w:name w:val="Table Head"/>
    <w:next w:val="Normal"/>
    <w:rsid w:val="0083462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34622"/>
    <w:pPr>
      <w:spacing w:before="60" w:after="240"/>
      <w:contextualSpacing/>
    </w:pPr>
    <w:rPr>
      <w:rFonts w:ascii="Utopia" w:hAnsi="Utopia"/>
      <w:i/>
      <w:sz w:val="18"/>
    </w:rPr>
  </w:style>
  <w:style w:type="table" w:styleId="TableGrid">
    <w:name w:val="Table Grid"/>
    <w:basedOn w:val="TableNormal"/>
    <w:rsid w:val="0083462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834622"/>
    <w:pPr>
      <w:numPr>
        <w:numId w:val="0"/>
      </w:numPr>
      <w:ind w:left="864"/>
    </w:pPr>
  </w:style>
  <w:style w:type="paragraph" w:customStyle="1" w:styleId="NumList">
    <w:name w:val="Num List"/>
    <w:basedOn w:val="Normal"/>
    <w:rsid w:val="00834622"/>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834622"/>
    <w:pPr>
      <w:spacing w:before="0"/>
      <w:ind w:left="0" w:right="0"/>
      <w:jc w:val="right"/>
    </w:pPr>
    <w:rPr>
      <w:i w:val="0"/>
    </w:rPr>
  </w:style>
  <w:style w:type="paragraph" w:customStyle="1" w:styleId="ExerciseHead">
    <w:name w:val="Exercise Head"/>
    <w:basedOn w:val="Normal"/>
    <w:next w:val="Normal"/>
    <w:rsid w:val="0083462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83462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83462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83462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3462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83462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83462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83462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83462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3462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834622"/>
  </w:style>
  <w:style w:type="paragraph" w:customStyle="1" w:styleId="SideBarSubhead">
    <w:name w:val="Side Bar Subhead"/>
    <w:basedOn w:val="Normal"/>
    <w:rsid w:val="0083462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3462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83462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83462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83462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3462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83462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83462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3462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834622"/>
    <w:pPr>
      <w:spacing w:before="120" w:after="120"/>
    </w:pPr>
    <w:rPr>
      <w:rFonts w:ascii="Arial" w:hAnsi="Arial"/>
      <w:sz w:val="18"/>
    </w:rPr>
  </w:style>
  <w:style w:type="paragraph" w:styleId="Revision">
    <w:name w:val="Revision"/>
    <w:hidden/>
    <w:uiPriority w:val="99"/>
    <w:semiHidden/>
    <w:rsid w:val="00834622"/>
    <w:rPr>
      <w:rFonts w:ascii="Calibri" w:eastAsia="Calibri" w:hAnsi="Calibri"/>
      <w:sz w:val="22"/>
      <w:szCs w:val="22"/>
    </w:rPr>
  </w:style>
  <w:style w:type="character" w:styleId="IntenseEmphasis">
    <w:name w:val="Intense Emphasis"/>
    <w:basedOn w:val="DefaultParagraphFont"/>
    <w:uiPriority w:val="21"/>
    <w:qFormat/>
    <w:rsid w:val="00834622"/>
    <w:rPr>
      <w:b/>
      <w:bCs/>
      <w:i/>
      <w:iCs/>
      <w:color w:val="auto"/>
    </w:rPr>
  </w:style>
  <w:style w:type="character" w:styleId="Emphasis">
    <w:name w:val="Emphasis"/>
    <w:basedOn w:val="DefaultParagraphFont"/>
    <w:qFormat/>
    <w:rsid w:val="00834622"/>
    <w:rPr>
      <w:i/>
      <w:iCs/>
    </w:rPr>
  </w:style>
  <w:style w:type="character" w:styleId="Strong">
    <w:name w:val="Strong"/>
    <w:basedOn w:val="DefaultParagraphFont"/>
    <w:qFormat/>
    <w:rsid w:val="00834622"/>
    <w:rPr>
      <w:b/>
      <w:bCs/>
    </w:rPr>
  </w:style>
  <w:style w:type="paragraph" w:styleId="Subtitle">
    <w:name w:val="Subtitle"/>
    <w:basedOn w:val="Normal"/>
    <w:next w:val="Normal"/>
    <w:link w:val="SubtitleChar"/>
    <w:qFormat/>
    <w:rsid w:val="0083462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834622"/>
    <w:rPr>
      <w:rFonts w:ascii="ZapfDingbats" w:hAnsi="ZapfDingbats"/>
      <w:color w:val="auto"/>
      <w:szCs w:val="24"/>
    </w:rPr>
  </w:style>
  <w:style w:type="paragraph" w:customStyle="1" w:styleId="Code">
    <w:name w:val="Code"/>
    <w:basedOn w:val="Normal"/>
    <w:link w:val="CodeChar"/>
    <w:qFormat/>
    <w:rsid w:val="0083462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83462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nuget.or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38156C6F-FBC3-4DFF-9A25-028D6F620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291</TotalTime>
  <Pages>16</Pages>
  <Words>5703</Words>
  <Characters>32508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38135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51</cp:revision>
  <cp:lastPrinted>2012-09-27T18:23:00Z</cp:lastPrinted>
  <dcterms:created xsi:type="dcterms:W3CDTF">2014-04-16T02:00:00Z</dcterms:created>
  <dcterms:modified xsi:type="dcterms:W3CDTF">2014-04-19T20:56:00Z</dcterms:modified>
</cp:coreProperties>
</file>