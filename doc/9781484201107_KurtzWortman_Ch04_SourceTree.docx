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3034B1" w14:textId="77777777" w:rsidR="00C32DA1" w:rsidRDefault="00C32DA1" w:rsidP="00C32DA1">
      <w:pPr>
        <w:pStyle w:val="ChapterTitle"/>
      </w:pPr>
      <w:commentRangeStart w:id="0"/>
      <w:commentRangeStart w:id="1"/>
      <w:commentRangeStart w:id="2"/>
      <w:commentRangeStart w:id="3"/>
      <w:r>
        <w:t>Building</w:t>
      </w:r>
      <w:commentRangeEnd w:id="0"/>
      <w:commentRangeEnd w:id="2"/>
      <w:commentRangeEnd w:id="3"/>
      <w:r w:rsidR="00780412">
        <w:rPr>
          <w:rStyle w:val="CommentReference"/>
          <w:rFonts w:ascii="Times" w:eastAsiaTheme="minorHAnsi" w:hAnsi="Times" w:cstheme="minorBidi"/>
          <w:b w:val="0"/>
        </w:rPr>
        <w:commentReference w:id="0"/>
      </w:r>
      <w:commentRangeEnd w:id="1"/>
      <w:r w:rsidR="00DC1F22">
        <w:rPr>
          <w:rStyle w:val="CommentReference"/>
          <w:rFonts w:ascii="Times" w:eastAsiaTheme="minorHAnsi" w:hAnsi="Times" w:cstheme="minorBidi"/>
          <w:b w:val="0"/>
        </w:rPr>
        <w:commentReference w:id="1"/>
      </w:r>
      <w:r w:rsidR="007332A2">
        <w:rPr>
          <w:rStyle w:val="CommentReference"/>
          <w:rFonts w:ascii="Times" w:eastAsia="Calibri" w:hAnsi="Times"/>
          <w:b w:val="0"/>
          <w:lang w:val="en-GB"/>
        </w:rPr>
        <w:commentReference w:id="2"/>
      </w:r>
      <w:r w:rsidR="00DC1F22">
        <w:rPr>
          <w:rStyle w:val="CommentReference"/>
          <w:rFonts w:ascii="Times" w:eastAsiaTheme="minorHAnsi" w:hAnsi="Times" w:cstheme="minorBidi"/>
          <w:b w:val="0"/>
        </w:rPr>
        <w:commentReference w:id="3"/>
      </w:r>
      <w:r>
        <w:t xml:space="preserve"> the Environment and Creating the Source Tree</w:t>
      </w:r>
    </w:p>
    <w:p w14:paraId="14623A54" w14:textId="77777777" w:rsidR="00780412" w:rsidRDefault="00780412">
      <w:pPr>
        <w:pStyle w:val="TOC1"/>
        <w:tabs>
          <w:tab w:val="right" w:leader="dot" w:pos="8630"/>
        </w:tabs>
        <w:rPr>
          <w:rFonts w:eastAsiaTheme="minorEastAsia"/>
          <w:noProof/>
        </w:rPr>
      </w:pPr>
      <w:r>
        <w:fldChar w:fldCharType="begin"/>
      </w:r>
      <w:r>
        <w:instrText xml:space="preserve"> TOC \o "3-6" \h \z \t "Heading 1,1,Heading 2,2" </w:instrText>
      </w:r>
      <w:r>
        <w:fldChar w:fldCharType="separate"/>
      </w:r>
      <w:hyperlink w:anchor="_Toc390159771" w:history="1">
        <w:r w:rsidRPr="00475D55">
          <w:rPr>
            <w:rStyle w:val="Hyperlink"/>
            <w:noProof/>
          </w:rPr>
          <w:t>Machine Configuration</w:t>
        </w:r>
        <w:r>
          <w:rPr>
            <w:noProof/>
            <w:webHidden/>
          </w:rPr>
          <w:tab/>
        </w:r>
        <w:r>
          <w:rPr>
            <w:noProof/>
            <w:webHidden/>
          </w:rPr>
          <w:fldChar w:fldCharType="begin"/>
        </w:r>
        <w:r>
          <w:rPr>
            <w:noProof/>
            <w:webHidden/>
          </w:rPr>
          <w:instrText xml:space="preserve"> PAGEREF _Toc390159771 \h </w:instrText>
        </w:r>
        <w:r>
          <w:rPr>
            <w:noProof/>
            <w:webHidden/>
          </w:rPr>
        </w:r>
        <w:r>
          <w:rPr>
            <w:noProof/>
            <w:webHidden/>
          </w:rPr>
          <w:fldChar w:fldCharType="separate"/>
        </w:r>
        <w:r>
          <w:rPr>
            <w:noProof/>
            <w:webHidden/>
          </w:rPr>
          <w:t>2</w:t>
        </w:r>
        <w:r>
          <w:rPr>
            <w:noProof/>
            <w:webHidden/>
          </w:rPr>
          <w:fldChar w:fldCharType="end"/>
        </w:r>
      </w:hyperlink>
    </w:p>
    <w:p w14:paraId="17645BB2" w14:textId="77777777" w:rsidR="00780412" w:rsidRDefault="00A65ABF">
      <w:pPr>
        <w:pStyle w:val="TOC2"/>
        <w:rPr>
          <w:rFonts w:asciiTheme="minorHAnsi" w:eastAsiaTheme="minorEastAsia" w:hAnsiTheme="minorHAnsi"/>
          <w:b w:val="0"/>
        </w:rPr>
      </w:pPr>
      <w:hyperlink w:anchor="_Toc390159772" w:history="1">
        <w:r w:rsidR="00780412" w:rsidRPr="00475D55">
          <w:rPr>
            <w:rStyle w:val="Hyperlink"/>
          </w:rPr>
          <w:t>Windows 8 64-bit with .NET Framework 4.51</w:t>
        </w:r>
        <w:r w:rsidR="00780412">
          <w:rPr>
            <w:webHidden/>
          </w:rPr>
          <w:tab/>
        </w:r>
        <w:r w:rsidR="00780412">
          <w:rPr>
            <w:webHidden/>
          </w:rPr>
          <w:fldChar w:fldCharType="begin"/>
        </w:r>
        <w:r w:rsidR="00780412">
          <w:rPr>
            <w:webHidden/>
          </w:rPr>
          <w:instrText xml:space="preserve"> PAGEREF _Toc390159772 \h </w:instrText>
        </w:r>
        <w:r w:rsidR="00780412">
          <w:rPr>
            <w:webHidden/>
          </w:rPr>
        </w:r>
        <w:r w:rsidR="00780412">
          <w:rPr>
            <w:webHidden/>
          </w:rPr>
          <w:fldChar w:fldCharType="separate"/>
        </w:r>
        <w:r w:rsidR="00780412">
          <w:rPr>
            <w:webHidden/>
          </w:rPr>
          <w:t>2</w:t>
        </w:r>
        <w:r w:rsidR="00780412">
          <w:rPr>
            <w:webHidden/>
          </w:rPr>
          <w:fldChar w:fldCharType="end"/>
        </w:r>
      </w:hyperlink>
    </w:p>
    <w:p w14:paraId="001E7178" w14:textId="77777777" w:rsidR="00780412" w:rsidRDefault="00A65ABF">
      <w:pPr>
        <w:pStyle w:val="TOC2"/>
        <w:rPr>
          <w:rFonts w:asciiTheme="minorHAnsi" w:eastAsiaTheme="minorEastAsia" w:hAnsiTheme="minorHAnsi"/>
          <w:b w:val="0"/>
        </w:rPr>
      </w:pPr>
      <w:hyperlink w:anchor="_Toc390159773" w:history="1">
        <w:r w:rsidR="00780412" w:rsidRPr="00475D55">
          <w:rPr>
            <w:rStyle w:val="Hyperlink"/>
          </w:rPr>
          <w:t>SQL Server 2012</w:t>
        </w:r>
        <w:r w:rsidR="00780412">
          <w:rPr>
            <w:webHidden/>
          </w:rPr>
          <w:tab/>
        </w:r>
        <w:r w:rsidR="00780412">
          <w:rPr>
            <w:webHidden/>
          </w:rPr>
          <w:fldChar w:fldCharType="begin"/>
        </w:r>
        <w:r w:rsidR="00780412">
          <w:rPr>
            <w:webHidden/>
          </w:rPr>
          <w:instrText xml:space="preserve"> PAGEREF _Toc390159773 \h </w:instrText>
        </w:r>
        <w:r w:rsidR="00780412">
          <w:rPr>
            <w:webHidden/>
          </w:rPr>
        </w:r>
        <w:r w:rsidR="00780412">
          <w:rPr>
            <w:webHidden/>
          </w:rPr>
          <w:fldChar w:fldCharType="separate"/>
        </w:r>
        <w:r w:rsidR="00780412">
          <w:rPr>
            <w:webHidden/>
          </w:rPr>
          <w:t>2</w:t>
        </w:r>
        <w:r w:rsidR="00780412">
          <w:rPr>
            <w:webHidden/>
          </w:rPr>
          <w:fldChar w:fldCharType="end"/>
        </w:r>
      </w:hyperlink>
    </w:p>
    <w:p w14:paraId="2AF3A5BE" w14:textId="77777777" w:rsidR="00780412" w:rsidRDefault="00A65ABF">
      <w:pPr>
        <w:pStyle w:val="TOC2"/>
        <w:rPr>
          <w:rFonts w:asciiTheme="minorHAnsi" w:eastAsiaTheme="minorEastAsia" w:hAnsiTheme="minorHAnsi"/>
          <w:b w:val="0"/>
        </w:rPr>
      </w:pPr>
      <w:hyperlink w:anchor="_Toc390159774" w:history="1">
        <w:r w:rsidR="00780412" w:rsidRPr="00475D55">
          <w:rPr>
            <w:rStyle w:val="Hyperlink"/>
          </w:rPr>
          <w:t>Visual Studio 2013</w:t>
        </w:r>
        <w:r w:rsidR="00780412">
          <w:rPr>
            <w:webHidden/>
          </w:rPr>
          <w:tab/>
        </w:r>
        <w:r w:rsidR="00780412">
          <w:rPr>
            <w:webHidden/>
          </w:rPr>
          <w:fldChar w:fldCharType="begin"/>
        </w:r>
        <w:r w:rsidR="00780412">
          <w:rPr>
            <w:webHidden/>
          </w:rPr>
          <w:instrText xml:space="preserve"> PAGEREF _Toc390159774 \h </w:instrText>
        </w:r>
        <w:r w:rsidR="00780412">
          <w:rPr>
            <w:webHidden/>
          </w:rPr>
        </w:r>
        <w:r w:rsidR="00780412">
          <w:rPr>
            <w:webHidden/>
          </w:rPr>
          <w:fldChar w:fldCharType="separate"/>
        </w:r>
        <w:r w:rsidR="00780412">
          <w:rPr>
            <w:webHidden/>
          </w:rPr>
          <w:t>3</w:t>
        </w:r>
        <w:r w:rsidR="00780412">
          <w:rPr>
            <w:webHidden/>
          </w:rPr>
          <w:fldChar w:fldCharType="end"/>
        </w:r>
      </w:hyperlink>
    </w:p>
    <w:p w14:paraId="602A36C0" w14:textId="77777777" w:rsidR="00780412" w:rsidRDefault="00A65ABF">
      <w:pPr>
        <w:pStyle w:val="TOC2"/>
        <w:rPr>
          <w:rFonts w:asciiTheme="minorHAnsi" w:eastAsiaTheme="minorEastAsia" w:hAnsiTheme="minorHAnsi"/>
          <w:b w:val="0"/>
        </w:rPr>
      </w:pPr>
      <w:hyperlink w:anchor="_Toc390159775" w:history="1">
        <w:r w:rsidR="00780412" w:rsidRPr="00475D55">
          <w:rPr>
            <w:rStyle w:val="Hyperlink"/>
          </w:rPr>
          <w:t>NuGet Package Manager 2.6</w:t>
        </w:r>
        <w:r w:rsidR="00780412">
          <w:rPr>
            <w:webHidden/>
          </w:rPr>
          <w:tab/>
        </w:r>
        <w:r w:rsidR="00780412">
          <w:rPr>
            <w:webHidden/>
          </w:rPr>
          <w:fldChar w:fldCharType="begin"/>
        </w:r>
        <w:r w:rsidR="00780412">
          <w:rPr>
            <w:webHidden/>
          </w:rPr>
          <w:instrText xml:space="preserve"> PAGEREF _Toc390159775 \h </w:instrText>
        </w:r>
        <w:r w:rsidR="00780412">
          <w:rPr>
            <w:webHidden/>
          </w:rPr>
        </w:r>
        <w:r w:rsidR="00780412">
          <w:rPr>
            <w:webHidden/>
          </w:rPr>
          <w:fldChar w:fldCharType="separate"/>
        </w:r>
        <w:r w:rsidR="00780412">
          <w:rPr>
            <w:webHidden/>
          </w:rPr>
          <w:t>3</w:t>
        </w:r>
        <w:r w:rsidR="00780412">
          <w:rPr>
            <w:webHidden/>
          </w:rPr>
          <w:fldChar w:fldCharType="end"/>
        </w:r>
      </w:hyperlink>
    </w:p>
    <w:p w14:paraId="4E834BFA" w14:textId="77777777" w:rsidR="00780412" w:rsidRDefault="00A65ABF">
      <w:pPr>
        <w:pStyle w:val="TOC1"/>
        <w:tabs>
          <w:tab w:val="right" w:leader="dot" w:pos="8630"/>
        </w:tabs>
        <w:rPr>
          <w:rFonts w:eastAsiaTheme="minorEastAsia"/>
          <w:noProof/>
        </w:rPr>
      </w:pPr>
      <w:hyperlink w:anchor="_Toc390159776" w:history="1">
        <w:r w:rsidR="00780412" w:rsidRPr="00475D55">
          <w:rPr>
            <w:rStyle w:val="Hyperlink"/>
            <w:noProof/>
          </w:rPr>
          <w:t>Creating the Folder Structure</w:t>
        </w:r>
        <w:r w:rsidR="00780412">
          <w:rPr>
            <w:noProof/>
            <w:webHidden/>
          </w:rPr>
          <w:tab/>
        </w:r>
        <w:r w:rsidR="00780412">
          <w:rPr>
            <w:noProof/>
            <w:webHidden/>
          </w:rPr>
          <w:fldChar w:fldCharType="begin"/>
        </w:r>
        <w:r w:rsidR="00780412">
          <w:rPr>
            <w:noProof/>
            <w:webHidden/>
          </w:rPr>
          <w:instrText xml:space="preserve"> PAGEREF _Toc390159776 \h </w:instrText>
        </w:r>
        <w:r w:rsidR="00780412">
          <w:rPr>
            <w:noProof/>
            <w:webHidden/>
          </w:rPr>
        </w:r>
        <w:r w:rsidR="00780412">
          <w:rPr>
            <w:noProof/>
            <w:webHidden/>
          </w:rPr>
          <w:fldChar w:fldCharType="separate"/>
        </w:r>
        <w:r w:rsidR="00780412">
          <w:rPr>
            <w:noProof/>
            <w:webHidden/>
          </w:rPr>
          <w:t>4</w:t>
        </w:r>
        <w:r w:rsidR="00780412">
          <w:rPr>
            <w:noProof/>
            <w:webHidden/>
          </w:rPr>
          <w:fldChar w:fldCharType="end"/>
        </w:r>
      </w:hyperlink>
    </w:p>
    <w:p w14:paraId="1E0682B3" w14:textId="77777777" w:rsidR="00780412" w:rsidRDefault="00A65ABF">
      <w:pPr>
        <w:pStyle w:val="TOC1"/>
        <w:tabs>
          <w:tab w:val="right" w:leader="dot" w:pos="8630"/>
        </w:tabs>
        <w:rPr>
          <w:rFonts w:eastAsiaTheme="minorEastAsia"/>
          <w:noProof/>
        </w:rPr>
      </w:pPr>
      <w:hyperlink w:anchor="_Toc390159777" w:history="1">
        <w:r w:rsidR="00780412" w:rsidRPr="00475D55">
          <w:rPr>
            <w:rStyle w:val="Hyperlink"/>
            <w:noProof/>
          </w:rPr>
          <w:t>Creating the Solution</w:t>
        </w:r>
        <w:r w:rsidR="00780412">
          <w:rPr>
            <w:noProof/>
            <w:webHidden/>
          </w:rPr>
          <w:tab/>
        </w:r>
        <w:r w:rsidR="00780412">
          <w:rPr>
            <w:noProof/>
            <w:webHidden/>
          </w:rPr>
          <w:fldChar w:fldCharType="begin"/>
        </w:r>
        <w:r w:rsidR="00780412">
          <w:rPr>
            <w:noProof/>
            <w:webHidden/>
          </w:rPr>
          <w:instrText xml:space="preserve"> PAGEREF _Toc390159777 \h </w:instrText>
        </w:r>
        <w:r w:rsidR="00780412">
          <w:rPr>
            <w:noProof/>
            <w:webHidden/>
          </w:rPr>
        </w:r>
        <w:r w:rsidR="00780412">
          <w:rPr>
            <w:noProof/>
            <w:webHidden/>
          </w:rPr>
          <w:fldChar w:fldCharType="separate"/>
        </w:r>
        <w:r w:rsidR="00780412">
          <w:rPr>
            <w:noProof/>
            <w:webHidden/>
          </w:rPr>
          <w:t>5</w:t>
        </w:r>
        <w:r w:rsidR="00780412">
          <w:rPr>
            <w:noProof/>
            <w:webHidden/>
          </w:rPr>
          <w:fldChar w:fldCharType="end"/>
        </w:r>
      </w:hyperlink>
    </w:p>
    <w:p w14:paraId="7AD0CE70" w14:textId="77777777" w:rsidR="00780412" w:rsidRDefault="00A65ABF">
      <w:pPr>
        <w:pStyle w:val="TOC1"/>
        <w:tabs>
          <w:tab w:val="right" w:leader="dot" w:pos="8630"/>
        </w:tabs>
        <w:rPr>
          <w:rFonts w:eastAsiaTheme="minorEastAsia"/>
          <w:noProof/>
        </w:rPr>
      </w:pPr>
      <w:hyperlink w:anchor="_Toc390159778" w:history="1">
        <w:r w:rsidR="00780412" w:rsidRPr="00475D55">
          <w:rPr>
            <w:rStyle w:val="Hyperlink"/>
            <w:noProof/>
          </w:rPr>
          <w:t>NuGet Config File</w:t>
        </w:r>
        <w:r w:rsidR="00780412">
          <w:rPr>
            <w:noProof/>
            <w:webHidden/>
          </w:rPr>
          <w:tab/>
        </w:r>
        <w:r w:rsidR="00780412">
          <w:rPr>
            <w:noProof/>
            <w:webHidden/>
          </w:rPr>
          <w:fldChar w:fldCharType="begin"/>
        </w:r>
        <w:r w:rsidR="00780412">
          <w:rPr>
            <w:noProof/>
            <w:webHidden/>
          </w:rPr>
          <w:instrText xml:space="preserve"> PAGEREF _Toc390159778 \h </w:instrText>
        </w:r>
        <w:r w:rsidR="00780412">
          <w:rPr>
            <w:noProof/>
            <w:webHidden/>
          </w:rPr>
        </w:r>
        <w:r w:rsidR="00780412">
          <w:rPr>
            <w:noProof/>
            <w:webHidden/>
          </w:rPr>
          <w:fldChar w:fldCharType="separate"/>
        </w:r>
        <w:r w:rsidR="00780412">
          <w:rPr>
            <w:noProof/>
            <w:webHidden/>
          </w:rPr>
          <w:t>6</w:t>
        </w:r>
        <w:r w:rsidR="00780412">
          <w:rPr>
            <w:noProof/>
            <w:webHidden/>
          </w:rPr>
          <w:fldChar w:fldCharType="end"/>
        </w:r>
      </w:hyperlink>
    </w:p>
    <w:p w14:paraId="378C8E7B" w14:textId="77777777" w:rsidR="00780412" w:rsidRDefault="00A65ABF">
      <w:pPr>
        <w:pStyle w:val="TOC1"/>
        <w:tabs>
          <w:tab w:val="right" w:leader="dot" w:pos="8630"/>
        </w:tabs>
        <w:rPr>
          <w:rFonts w:eastAsiaTheme="minorEastAsia"/>
          <w:noProof/>
        </w:rPr>
      </w:pPr>
      <w:hyperlink w:anchor="_Toc390159779" w:history="1">
        <w:r w:rsidR="00780412" w:rsidRPr="00475D55">
          <w:rPr>
            <w:rStyle w:val="Hyperlink"/>
            <w:noProof/>
          </w:rPr>
          <w:t>Adding the Projects</w:t>
        </w:r>
        <w:r w:rsidR="00780412">
          <w:rPr>
            <w:noProof/>
            <w:webHidden/>
          </w:rPr>
          <w:tab/>
        </w:r>
        <w:r w:rsidR="00780412">
          <w:rPr>
            <w:noProof/>
            <w:webHidden/>
          </w:rPr>
          <w:fldChar w:fldCharType="begin"/>
        </w:r>
        <w:r w:rsidR="00780412">
          <w:rPr>
            <w:noProof/>
            <w:webHidden/>
          </w:rPr>
          <w:instrText xml:space="preserve"> PAGEREF _Toc390159779 \h </w:instrText>
        </w:r>
        <w:r w:rsidR="00780412">
          <w:rPr>
            <w:noProof/>
            <w:webHidden/>
          </w:rPr>
        </w:r>
        <w:r w:rsidR="00780412">
          <w:rPr>
            <w:noProof/>
            <w:webHidden/>
          </w:rPr>
          <w:fldChar w:fldCharType="separate"/>
        </w:r>
        <w:r w:rsidR="00780412">
          <w:rPr>
            <w:noProof/>
            <w:webHidden/>
          </w:rPr>
          <w:t>7</w:t>
        </w:r>
        <w:r w:rsidR="00780412">
          <w:rPr>
            <w:noProof/>
            <w:webHidden/>
          </w:rPr>
          <w:fldChar w:fldCharType="end"/>
        </w:r>
      </w:hyperlink>
    </w:p>
    <w:p w14:paraId="2642DED3" w14:textId="77777777" w:rsidR="00780412" w:rsidRDefault="00A65ABF">
      <w:pPr>
        <w:pStyle w:val="TOC1"/>
        <w:tabs>
          <w:tab w:val="right" w:leader="dot" w:pos="8630"/>
        </w:tabs>
        <w:rPr>
          <w:rFonts w:eastAsiaTheme="minorEastAsia"/>
          <w:noProof/>
        </w:rPr>
      </w:pPr>
      <w:hyperlink w:anchor="_Toc390159780" w:history="1">
        <w:r w:rsidR="00780412" w:rsidRPr="00475D55">
          <w:rPr>
            <w:rStyle w:val="Hyperlink"/>
            <w:noProof/>
          </w:rPr>
          <w:t>Basic Components</w:t>
        </w:r>
        <w:r w:rsidR="00780412">
          <w:rPr>
            <w:noProof/>
            <w:webHidden/>
          </w:rPr>
          <w:tab/>
        </w:r>
        <w:r w:rsidR="00780412">
          <w:rPr>
            <w:noProof/>
            <w:webHidden/>
          </w:rPr>
          <w:fldChar w:fldCharType="begin"/>
        </w:r>
        <w:r w:rsidR="00780412">
          <w:rPr>
            <w:noProof/>
            <w:webHidden/>
          </w:rPr>
          <w:instrText xml:space="preserve"> PAGEREF _Toc390159780 \h </w:instrText>
        </w:r>
        <w:r w:rsidR="00780412">
          <w:rPr>
            <w:noProof/>
            <w:webHidden/>
          </w:rPr>
        </w:r>
        <w:r w:rsidR="00780412">
          <w:rPr>
            <w:noProof/>
            <w:webHidden/>
          </w:rPr>
          <w:fldChar w:fldCharType="separate"/>
        </w:r>
        <w:r w:rsidR="00780412">
          <w:rPr>
            <w:noProof/>
            <w:webHidden/>
          </w:rPr>
          <w:t>13</w:t>
        </w:r>
        <w:r w:rsidR="00780412">
          <w:rPr>
            <w:noProof/>
            <w:webHidden/>
          </w:rPr>
          <w:fldChar w:fldCharType="end"/>
        </w:r>
      </w:hyperlink>
    </w:p>
    <w:p w14:paraId="6E6B0BD5" w14:textId="77777777" w:rsidR="00780412" w:rsidRDefault="00A65ABF">
      <w:pPr>
        <w:pStyle w:val="TOC2"/>
        <w:rPr>
          <w:rFonts w:asciiTheme="minorHAnsi" w:eastAsiaTheme="minorEastAsia" w:hAnsiTheme="minorHAnsi"/>
          <w:b w:val="0"/>
        </w:rPr>
      </w:pPr>
      <w:hyperlink w:anchor="_Toc390159781" w:history="1">
        <w:r w:rsidR="00780412" w:rsidRPr="00475D55">
          <w:rPr>
            <w:rStyle w:val="Hyperlink"/>
          </w:rPr>
          <w:t>Domain Model</w:t>
        </w:r>
        <w:r w:rsidR="00780412">
          <w:rPr>
            <w:webHidden/>
          </w:rPr>
          <w:tab/>
        </w:r>
        <w:r w:rsidR="00780412">
          <w:rPr>
            <w:webHidden/>
          </w:rPr>
          <w:fldChar w:fldCharType="begin"/>
        </w:r>
        <w:r w:rsidR="00780412">
          <w:rPr>
            <w:webHidden/>
          </w:rPr>
          <w:instrText xml:space="preserve"> PAGEREF _Toc390159781 \h </w:instrText>
        </w:r>
        <w:r w:rsidR="00780412">
          <w:rPr>
            <w:webHidden/>
          </w:rPr>
        </w:r>
        <w:r w:rsidR="00780412">
          <w:rPr>
            <w:webHidden/>
          </w:rPr>
          <w:fldChar w:fldCharType="separate"/>
        </w:r>
        <w:r w:rsidR="00780412">
          <w:rPr>
            <w:webHidden/>
          </w:rPr>
          <w:t>14</w:t>
        </w:r>
        <w:r w:rsidR="00780412">
          <w:rPr>
            <w:webHidden/>
          </w:rPr>
          <w:fldChar w:fldCharType="end"/>
        </w:r>
      </w:hyperlink>
    </w:p>
    <w:p w14:paraId="1BB1D9A6" w14:textId="77777777" w:rsidR="00780412" w:rsidRDefault="00A65ABF">
      <w:pPr>
        <w:pStyle w:val="TOC2"/>
        <w:rPr>
          <w:rFonts w:asciiTheme="minorHAnsi" w:eastAsiaTheme="minorEastAsia" w:hAnsiTheme="minorHAnsi"/>
          <w:b w:val="0"/>
        </w:rPr>
      </w:pPr>
      <w:hyperlink w:anchor="_Toc390159782" w:history="1">
        <w:r w:rsidR="00780412" w:rsidRPr="00475D55">
          <w:rPr>
            <w:rStyle w:val="Hyperlink"/>
          </w:rPr>
          <w:t>Service Model Types</w:t>
        </w:r>
        <w:r w:rsidR="00780412">
          <w:rPr>
            <w:webHidden/>
          </w:rPr>
          <w:tab/>
        </w:r>
        <w:r w:rsidR="00780412">
          <w:rPr>
            <w:webHidden/>
          </w:rPr>
          <w:fldChar w:fldCharType="begin"/>
        </w:r>
        <w:r w:rsidR="00780412">
          <w:rPr>
            <w:webHidden/>
          </w:rPr>
          <w:instrText xml:space="preserve"> PAGEREF _Toc390159782 \h </w:instrText>
        </w:r>
        <w:r w:rsidR="00780412">
          <w:rPr>
            <w:webHidden/>
          </w:rPr>
        </w:r>
        <w:r w:rsidR="00780412">
          <w:rPr>
            <w:webHidden/>
          </w:rPr>
          <w:fldChar w:fldCharType="separate"/>
        </w:r>
        <w:r w:rsidR="00780412">
          <w:rPr>
            <w:webHidden/>
          </w:rPr>
          <w:t>15</w:t>
        </w:r>
        <w:r w:rsidR="00780412">
          <w:rPr>
            <w:webHidden/>
          </w:rPr>
          <w:fldChar w:fldCharType="end"/>
        </w:r>
      </w:hyperlink>
    </w:p>
    <w:p w14:paraId="10F7851B" w14:textId="77777777" w:rsidR="00780412" w:rsidRDefault="00A65ABF">
      <w:pPr>
        <w:pStyle w:val="TOC2"/>
        <w:rPr>
          <w:rFonts w:asciiTheme="minorHAnsi" w:eastAsiaTheme="minorEastAsia" w:hAnsiTheme="minorHAnsi"/>
          <w:b w:val="0"/>
        </w:rPr>
      </w:pPr>
      <w:hyperlink w:anchor="_Toc390159783" w:history="1">
        <w:r w:rsidR="00780412" w:rsidRPr="00475D55">
          <w:rPr>
            <w:rStyle w:val="Hyperlink"/>
          </w:rPr>
          <w:t>Logging</w:t>
        </w:r>
        <w:r w:rsidR="00780412">
          <w:rPr>
            <w:webHidden/>
          </w:rPr>
          <w:tab/>
        </w:r>
        <w:r w:rsidR="00780412">
          <w:rPr>
            <w:webHidden/>
          </w:rPr>
          <w:fldChar w:fldCharType="begin"/>
        </w:r>
        <w:r w:rsidR="00780412">
          <w:rPr>
            <w:webHidden/>
          </w:rPr>
          <w:instrText xml:space="preserve"> PAGEREF _Toc390159783 \h </w:instrText>
        </w:r>
        <w:r w:rsidR="00780412">
          <w:rPr>
            <w:webHidden/>
          </w:rPr>
        </w:r>
        <w:r w:rsidR="00780412">
          <w:rPr>
            <w:webHidden/>
          </w:rPr>
          <w:fldChar w:fldCharType="separate"/>
        </w:r>
        <w:r w:rsidR="00780412">
          <w:rPr>
            <w:webHidden/>
          </w:rPr>
          <w:t>17</w:t>
        </w:r>
        <w:r w:rsidR="00780412">
          <w:rPr>
            <w:webHidden/>
          </w:rPr>
          <w:fldChar w:fldCharType="end"/>
        </w:r>
      </w:hyperlink>
    </w:p>
    <w:p w14:paraId="02BA2172" w14:textId="77777777" w:rsidR="00780412" w:rsidRDefault="00A65ABF">
      <w:pPr>
        <w:pStyle w:val="TOC2"/>
        <w:rPr>
          <w:rFonts w:asciiTheme="minorHAnsi" w:eastAsiaTheme="minorEastAsia" w:hAnsiTheme="minorHAnsi"/>
          <w:b w:val="0"/>
        </w:rPr>
      </w:pPr>
      <w:hyperlink w:anchor="_Toc390159784" w:history="1">
        <w:r w:rsidR="00780412" w:rsidRPr="00475D55">
          <w:rPr>
            <w:rStyle w:val="Hyperlink"/>
          </w:rPr>
          <w:t>The Database</w:t>
        </w:r>
        <w:r w:rsidR="00780412">
          <w:rPr>
            <w:webHidden/>
          </w:rPr>
          <w:tab/>
        </w:r>
        <w:r w:rsidR="00780412">
          <w:rPr>
            <w:webHidden/>
          </w:rPr>
          <w:fldChar w:fldCharType="begin"/>
        </w:r>
        <w:r w:rsidR="00780412">
          <w:rPr>
            <w:webHidden/>
          </w:rPr>
          <w:instrText xml:space="preserve"> PAGEREF _Toc390159784 \h </w:instrText>
        </w:r>
        <w:r w:rsidR="00780412">
          <w:rPr>
            <w:webHidden/>
          </w:rPr>
        </w:r>
        <w:r w:rsidR="00780412">
          <w:rPr>
            <w:webHidden/>
          </w:rPr>
          <w:fldChar w:fldCharType="separate"/>
        </w:r>
        <w:r w:rsidR="00780412">
          <w:rPr>
            <w:webHidden/>
          </w:rPr>
          <w:t>18</w:t>
        </w:r>
        <w:r w:rsidR="00780412">
          <w:rPr>
            <w:webHidden/>
          </w:rPr>
          <w:fldChar w:fldCharType="end"/>
        </w:r>
      </w:hyperlink>
    </w:p>
    <w:p w14:paraId="39A1D494" w14:textId="77777777" w:rsidR="00780412" w:rsidRDefault="00A65ABF">
      <w:pPr>
        <w:pStyle w:val="TOC1"/>
        <w:tabs>
          <w:tab w:val="right" w:leader="dot" w:pos="8630"/>
        </w:tabs>
        <w:rPr>
          <w:rFonts w:eastAsiaTheme="minorEastAsia"/>
          <w:noProof/>
        </w:rPr>
      </w:pPr>
      <w:hyperlink w:anchor="_Toc390159785" w:history="1">
        <w:r w:rsidR="00780412" w:rsidRPr="00475D55">
          <w:rPr>
            <w:rStyle w:val="Hyperlink"/>
            <w:noProof/>
          </w:rPr>
          <w:t>Summary</w:t>
        </w:r>
        <w:r w:rsidR="00780412">
          <w:rPr>
            <w:noProof/>
            <w:webHidden/>
          </w:rPr>
          <w:tab/>
        </w:r>
        <w:r w:rsidR="00780412">
          <w:rPr>
            <w:noProof/>
            <w:webHidden/>
          </w:rPr>
          <w:fldChar w:fldCharType="begin"/>
        </w:r>
        <w:r w:rsidR="00780412">
          <w:rPr>
            <w:noProof/>
            <w:webHidden/>
          </w:rPr>
          <w:instrText xml:space="preserve"> PAGEREF _Toc390159785 \h </w:instrText>
        </w:r>
        <w:r w:rsidR="00780412">
          <w:rPr>
            <w:noProof/>
            <w:webHidden/>
          </w:rPr>
        </w:r>
        <w:r w:rsidR="00780412">
          <w:rPr>
            <w:noProof/>
            <w:webHidden/>
          </w:rPr>
          <w:fldChar w:fldCharType="separate"/>
        </w:r>
        <w:r w:rsidR="00780412">
          <w:rPr>
            <w:noProof/>
            <w:webHidden/>
          </w:rPr>
          <w:t>22</w:t>
        </w:r>
        <w:r w:rsidR="00780412">
          <w:rPr>
            <w:noProof/>
            <w:webHidden/>
          </w:rPr>
          <w:fldChar w:fldCharType="end"/>
        </w:r>
      </w:hyperlink>
    </w:p>
    <w:p w14:paraId="1064F428" w14:textId="77777777" w:rsidR="00780412" w:rsidRDefault="00780412" w:rsidP="00DC596A">
      <w:pPr>
        <w:pStyle w:val="BodyTextFirst"/>
      </w:pPr>
      <w:r>
        <w:fldChar w:fldCharType="end"/>
      </w:r>
    </w:p>
    <w:p w14:paraId="0BF76A77" w14:textId="77777777" w:rsidR="005360F6" w:rsidRDefault="005360F6" w:rsidP="00DC596A">
      <w:pPr>
        <w:pStyle w:val="BodyTextFirst"/>
      </w:pPr>
      <w:r>
        <w:t xml:space="preserve">It’s time to start working in Visual Studio! We’ve spent the first three chapters learning about REST and the ASP.NET Web API, as well as designing the task-management service and its underlying classes and database tables. More importantly, we’ve spent some time modeling the resource types and URLs we want to offer for the </w:t>
      </w:r>
      <w:proofErr w:type="spellStart"/>
      <w:r>
        <w:t>RESTful</w:t>
      </w:r>
      <w:proofErr w:type="spellEnd"/>
      <w:r>
        <w:t xml:space="preserve"> service.</w:t>
      </w:r>
    </w:p>
    <w:p w14:paraId="2DBC1918" w14:textId="77777777" w:rsidR="005360F6" w:rsidRDefault="005360F6" w:rsidP="00B23CC0">
      <w:pPr>
        <w:pStyle w:val="BodyText"/>
      </w:pPr>
      <w:r>
        <w:t>In this chapter, we’ll walk through the process of creating</w:t>
      </w:r>
      <w:r w:rsidR="00904901">
        <w:fldChar w:fldCharType="begin"/>
      </w:r>
      <w:r>
        <w:instrText xml:space="preserve"> XE "</w:instrText>
      </w:r>
      <w:r w:rsidRPr="00E86EFB">
        <w:instrText>Task-management source tree: creating process</w:instrText>
      </w:r>
      <w:r>
        <w:instrText xml:space="preserve">" </w:instrText>
      </w:r>
      <w:r w:rsidR="00904901">
        <w:fldChar w:fldCharType="end"/>
      </w:r>
      <w:r>
        <w:t xml:space="preserve"> the task-management source tree. This will include a specific folder structure (in Windows Explorer) and a Visual Studio 2013 solution and its projects. We will also </w:t>
      </w:r>
      <w:r w:rsidRPr="000A286D">
        <w:t>configur</w:t>
      </w:r>
      <w:r>
        <w:t>e</w:t>
      </w:r>
      <w:r w:rsidRPr="000A286D">
        <w:t xml:space="preserve"> </w:t>
      </w:r>
      <w:r>
        <w:t xml:space="preserve">some </w:t>
      </w:r>
      <w:r w:rsidRPr="000A286D">
        <w:t xml:space="preserve">external libraries using </w:t>
      </w:r>
      <w:proofErr w:type="spellStart"/>
      <w:r w:rsidRPr="000A286D">
        <w:t>NuGet</w:t>
      </w:r>
      <w:proofErr w:type="spellEnd"/>
      <w:r>
        <w:t>,</w:t>
      </w:r>
      <w:r w:rsidRPr="000A286D">
        <w:t xml:space="preserve"> </w:t>
      </w:r>
      <w:r>
        <w:t xml:space="preserve">as well as create a few </w:t>
      </w:r>
      <w:r>
        <w:lastRenderedPageBreak/>
        <w:t xml:space="preserve">project references. </w:t>
      </w:r>
      <w:bookmarkStart w:id="4" w:name="OLE_LINK1"/>
      <w:bookmarkStart w:id="5" w:name="OLE_LINK2"/>
      <w:r>
        <w:t>Lastly, we will lay down some initial code for the data model classes, service-resource types, logging, and the database.</w:t>
      </w:r>
      <w:bookmarkEnd w:id="4"/>
      <w:bookmarkEnd w:id="5"/>
    </w:p>
    <w:p w14:paraId="241B7A99" w14:textId="77777777" w:rsidR="005360F6" w:rsidRDefault="005360F6" w:rsidP="00B23CC0">
      <w:pPr>
        <w:pStyle w:val="BodyText"/>
      </w:pPr>
      <w:r>
        <w:t xml:space="preserve">It is important to set up the source tree properly; or, rather, in a manner that allows for the benefits of separating architectural layers and components into discrete folders and projects. Think of it as the foundation on which we're going to build the </w:t>
      </w:r>
      <w:r w:rsidR="00904901">
        <w:fldChar w:fldCharType="begin"/>
      </w:r>
      <w:r>
        <w:instrText xml:space="preserve"> XE "</w:instrText>
      </w:r>
      <w:r w:rsidRPr="00CB205E">
        <w:instrText>Task-management source tree: business functionality</w:instrText>
      </w:r>
      <w:r>
        <w:instrText xml:space="preserve">" </w:instrText>
      </w:r>
      <w:r w:rsidR="00904901">
        <w:fldChar w:fldCharType="end"/>
      </w:r>
      <w:r>
        <w:t>“business” functionality. If done right, adding the task-management service operations and making sure they are fully testable will be simple. If done incorrectly, the service code will end up overly coupled and not conducive to clean and effective unit tests.</w:t>
      </w:r>
    </w:p>
    <w:p w14:paraId="4D3B00FE" w14:textId="77777777" w:rsidR="005360F6" w:rsidRDefault="005360F6" w:rsidP="00B23CC0">
      <w:pPr>
        <w:pStyle w:val="BodyText"/>
      </w:pPr>
      <w:r>
        <w:t xml:space="preserve">Speaking of the source code, feel free to download it from either Apress or from the corresponding </w:t>
      </w:r>
      <w:proofErr w:type="spellStart"/>
      <w:r>
        <w:t>GitHub</w:t>
      </w:r>
      <w:proofErr w:type="spellEnd"/>
      <w:r>
        <w:t xml:space="preserve"> repository at </w:t>
      </w:r>
      <w:commentRangeStart w:id="6"/>
      <w:commentRangeStart w:id="7"/>
      <w:r w:rsidR="00904901">
        <w:fldChar w:fldCharType="begin"/>
      </w:r>
      <w:r w:rsidR="00DC596A">
        <w:instrText xml:space="preserve"> HYPERLINK "https://github.com/jamiekurtz/WebApi2Book" </w:instrText>
      </w:r>
      <w:r w:rsidR="00904901">
        <w:fldChar w:fldCharType="separate"/>
      </w:r>
      <w:r w:rsidRPr="00946DB1">
        <w:rPr>
          <w:rFonts w:ascii="TheSansMonoConNormal" w:hAnsi="TheSansMonoConNormal"/>
        </w:rPr>
        <w:t>https://github.com/jamiekurtz/WebApi2Book</w:t>
      </w:r>
      <w:r w:rsidR="00904901">
        <w:rPr>
          <w:rFonts w:ascii="TheSansMonoConNormal" w:hAnsi="TheSansMonoConNormal"/>
        </w:rPr>
        <w:fldChar w:fldCharType="end"/>
      </w:r>
      <w:commentRangeEnd w:id="6"/>
      <w:r w:rsidR="00DC596A" w:rsidRPr="006F039A">
        <w:rPr>
          <w:rStyle w:val="CommentReference"/>
          <w:rFonts w:ascii="Times" w:eastAsia="Calibri" w:hAnsi="Times"/>
          <w:lang w:val="en-GB"/>
        </w:rPr>
        <w:commentReference w:id="6"/>
      </w:r>
      <w:commentRangeEnd w:id="7"/>
      <w:r w:rsidR="00DC1F22">
        <w:rPr>
          <w:rStyle w:val="CommentReference"/>
          <w:rFonts w:ascii="Times" w:eastAsiaTheme="minorHAnsi" w:hAnsi="Times" w:cstheme="minorBidi"/>
        </w:rPr>
        <w:commentReference w:id="7"/>
      </w:r>
      <w:r>
        <w:t>. Doing so will save you a ton of typing!</w:t>
      </w:r>
    </w:p>
    <w:p w14:paraId="6BA20010" w14:textId="77777777" w:rsidR="005360F6" w:rsidRDefault="005360F6" w:rsidP="00B23CC0">
      <w:pPr>
        <w:pStyle w:val="BodyText"/>
      </w:pPr>
      <w:r>
        <w:t>Let’s start with a few basics that will help ensure your machine is ready for the code.</w:t>
      </w:r>
    </w:p>
    <w:p w14:paraId="40E96651" w14:textId="77777777" w:rsidR="005360F6" w:rsidRDefault="00DC1F22" w:rsidP="00DC596A">
      <w:pPr>
        <w:pStyle w:val="Heading1"/>
      </w:pPr>
      <w:bookmarkStart w:id="8" w:name="_Toc390159771"/>
      <w:ins w:id="9" w:author="Brian Wortman" w:date="2014-06-11T16:46:00Z">
        <w:r>
          <w:t xml:space="preserve">Configuring the </w:t>
        </w:r>
      </w:ins>
      <w:commentRangeStart w:id="10"/>
      <w:commentRangeStart w:id="11"/>
      <w:r w:rsidR="005360F6">
        <w:t>Machine</w:t>
      </w:r>
      <w:del w:id="12" w:author="Brian Wortman" w:date="2014-06-11T16:46:00Z">
        <w:r w:rsidR="005360F6" w:rsidDel="00DC1F22">
          <w:delText xml:space="preserve"> Configuration</w:delText>
        </w:r>
      </w:del>
      <w:bookmarkEnd w:id="8"/>
      <w:commentRangeEnd w:id="10"/>
      <w:r w:rsidR="00AB469A">
        <w:rPr>
          <w:rStyle w:val="CommentReference"/>
          <w:rFonts w:ascii="Times" w:hAnsi="Times"/>
        </w:rPr>
        <w:commentReference w:id="10"/>
      </w:r>
      <w:commentRangeEnd w:id="11"/>
      <w:r>
        <w:rPr>
          <w:rStyle w:val="CommentReference"/>
          <w:rFonts w:ascii="Times" w:hAnsi="Times"/>
        </w:rPr>
        <w:commentReference w:id="11"/>
      </w:r>
    </w:p>
    <w:p w14:paraId="5506F8AE" w14:textId="77777777" w:rsidR="005360F6" w:rsidRDefault="005360F6" w:rsidP="00DC596A">
      <w:pPr>
        <w:pStyle w:val="BodyTextFirst"/>
      </w:pPr>
      <w:r>
        <w:t>In this section, you’ll learn about the software prerequisites for building your task-management service. The list is actually quite short, so this won’t take long. You may be able to get everything working by using a different bunch of software or versions. The specifications listed here simply note what has been tested (i.e., what is supported if you are going to utilize the example code that accompanies this book).</w:t>
      </w:r>
    </w:p>
    <w:p w14:paraId="077F2174" w14:textId="77777777" w:rsidR="005360F6" w:rsidRDefault="005360F6" w:rsidP="00DC596A">
      <w:pPr>
        <w:pStyle w:val="Heading2"/>
      </w:pPr>
      <w:bookmarkStart w:id="13" w:name="_Toc390159772"/>
      <w:r>
        <w:t>Windows 8 64-bit with .NET Framework 4.51</w:t>
      </w:r>
      <w:bookmarkEnd w:id="13"/>
    </w:p>
    <w:p w14:paraId="33330462" w14:textId="77777777" w:rsidR="005360F6" w:rsidRDefault="005360F6" w:rsidP="00DC596A">
      <w:pPr>
        <w:pStyle w:val="BodyTextFirst"/>
      </w:pPr>
      <w:r>
        <w:t>The code in this book was written on 64-bit Windows 8 with .NET Framework 4.51 installed. Our recommendation would be to follow suit, though Windows 7 64-bit (with .NET 4.51) would probably work as well in case you're one of the many who haven't "upgraded" to Windows 8.</w:t>
      </w:r>
    </w:p>
    <w:p w14:paraId="473BE1A4" w14:textId="77777777" w:rsidR="005360F6" w:rsidRDefault="005360F6" w:rsidP="00B23CC0">
      <w:pPr>
        <w:pStyle w:val="BodyText"/>
      </w:pPr>
      <w:r>
        <w:t>For the web site you’re going to build, you will use IIS Express during development, which is installed with Visual Studio 2013. Don’t worry about needing to use the Professional Edition of Windows 8 (that supports running IIS) unless, of course, you’d rather use IIS over IIS Express.</w:t>
      </w:r>
    </w:p>
    <w:p w14:paraId="5F4C39B3" w14:textId="77777777" w:rsidR="005360F6" w:rsidRDefault="005360F6" w:rsidP="00DC596A">
      <w:pPr>
        <w:pStyle w:val="Heading2"/>
      </w:pPr>
      <w:bookmarkStart w:id="14" w:name="_Toc390159773"/>
      <w:r>
        <w:t>SQL Server 2012</w:t>
      </w:r>
      <w:bookmarkEnd w:id="14"/>
    </w:p>
    <w:p w14:paraId="0A4E822A" w14:textId="77777777" w:rsidR="005360F6" w:rsidRDefault="005360F6" w:rsidP="00DC596A">
      <w:pPr>
        <w:pStyle w:val="BodyTextFirst"/>
      </w:pPr>
      <w:r>
        <w:t>As discussed in Chapter 3, the task-management service will include a simple SQL Server database. Thus, you need to have some version of SQL Server installed on your local machine. We used SQL Server 2012</w:t>
      </w:r>
      <w:r w:rsidR="00904901">
        <w:fldChar w:fldCharType="begin"/>
      </w:r>
      <w:r>
        <w:instrText xml:space="preserve"> XE "</w:instrText>
      </w:r>
      <w:r w:rsidRPr="0086128D">
        <w:instrText>Task-management source tree: machine configuration: SQL Server 2012</w:instrText>
      </w:r>
      <w:r>
        <w:instrText xml:space="preserve">" </w:instrText>
      </w:r>
      <w:r w:rsidR="00904901">
        <w:fldChar w:fldCharType="end"/>
      </w:r>
      <w:r>
        <w:t xml:space="preserve"> Developer Edition to write this book.</w:t>
      </w:r>
    </w:p>
    <w:p w14:paraId="00E43B96" w14:textId="77777777" w:rsidR="005360F6" w:rsidRPr="00F12305" w:rsidRDefault="005360F6" w:rsidP="00B23CC0">
      <w:pPr>
        <w:pStyle w:val="BodyText"/>
      </w:pPr>
      <w:r>
        <w:lastRenderedPageBreak/>
        <w:t xml:space="preserve">In general, we prefer to install SQL Server as the default instance (i.e., don’t use a named instance). To run the code as-is, you will need to do the same. That said, if you use a named instance (e.g., </w:t>
      </w:r>
      <w:r w:rsidRPr="00294446">
        <w:rPr>
          <w:rStyle w:val="CodeInline"/>
        </w:rPr>
        <w:t>SQLEXPRESS</w:t>
      </w:r>
      <w:r>
        <w:t>) you can simply update the connection string(s) before trying to run the example code.</w:t>
      </w:r>
    </w:p>
    <w:p w14:paraId="4ECE910E" w14:textId="77777777" w:rsidR="005360F6" w:rsidRDefault="005360F6" w:rsidP="00DC596A">
      <w:pPr>
        <w:pStyle w:val="Heading2"/>
      </w:pPr>
      <w:bookmarkStart w:id="15" w:name="_Toc390159774"/>
      <w:r>
        <w:t>Visual Studio 2013</w:t>
      </w:r>
      <w:bookmarkEnd w:id="15"/>
    </w:p>
    <w:p w14:paraId="659F9C54" w14:textId="77777777" w:rsidR="005360F6" w:rsidRDefault="005360F6" w:rsidP="00B23CC0">
      <w:pPr>
        <w:pStyle w:val="BodyTextFirst"/>
      </w:pPr>
      <w:r w:rsidRPr="003E2ACB">
        <w:t xml:space="preserve">Since </w:t>
      </w:r>
      <w:r w:rsidRPr="00B23CC0">
        <w:t>you’re</w:t>
      </w:r>
      <w:r w:rsidRPr="003E2ACB">
        <w:t xml:space="preserve"> working with </w:t>
      </w:r>
      <w:r>
        <w:t xml:space="preserve">the </w:t>
      </w:r>
      <w:r w:rsidRPr="003E2ACB">
        <w:t>ASP.NET Web API</w:t>
      </w:r>
      <w:r>
        <w:t xml:space="preserve"> 2</w:t>
      </w:r>
      <w:r w:rsidRPr="003E2ACB">
        <w:t xml:space="preserve">, you will need to install the 2012 </w:t>
      </w:r>
      <w:r>
        <w:t xml:space="preserve">or 2013 </w:t>
      </w:r>
      <w:r w:rsidRPr="003E2ACB">
        <w:t>version of Visual Studio. This code will not work with any of the previous versions.</w:t>
      </w:r>
      <w:r>
        <w:t xml:space="preserve"> We used 2013 to write the code accompanying this book. And in terms of a specific edition, we used the Ultimate Edition. The Professional and Premium editions will work fine, too.</w:t>
      </w:r>
    </w:p>
    <w:p w14:paraId="373D2A71" w14:textId="77777777" w:rsidR="005360F6" w:rsidRDefault="005360F6" w:rsidP="00B23CC0">
      <w:pPr>
        <w:pStyle w:val="BodyText"/>
      </w:pPr>
      <w:r>
        <w:t>One of the main reasons for using a non-Express edition of Visual Studio</w:t>
      </w:r>
      <w:r w:rsidR="00904901">
        <w:fldChar w:fldCharType="begin"/>
      </w:r>
      <w:r>
        <w:instrText xml:space="preserve"> XE "</w:instrText>
      </w:r>
      <w:r w:rsidRPr="00B75F91">
        <w:instrText>Task-management source tree: machine configuration: Visual Studio 2012</w:instrText>
      </w:r>
      <w:r>
        <w:instrText xml:space="preserve">" </w:instrText>
      </w:r>
      <w:r w:rsidR="00904901">
        <w:fldChar w:fldCharType="end"/>
      </w:r>
      <w:r>
        <w:t xml:space="preserve"> is that </w:t>
      </w:r>
      <w:proofErr w:type="spellStart"/>
      <w:r>
        <w:t>JetBrain’s</w:t>
      </w:r>
      <w:proofErr w:type="spellEnd"/>
      <w:r>
        <w:t xml:space="preserve"> </w:t>
      </w:r>
      <w:proofErr w:type="spellStart"/>
      <w:r>
        <w:t>ReSharper</w:t>
      </w:r>
      <w:proofErr w:type="spellEnd"/>
      <w:r>
        <w:t xml:space="preserve"> is only supported on the “full” editions. And there’s no way either of us would ever write code without </w:t>
      </w:r>
      <w:proofErr w:type="spellStart"/>
      <w:r>
        <w:t>ReSharper</w:t>
      </w:r>
      <w:proofErr w:type="spellEnd"/>
      <w:r>
        <w:t xml:space="preserve">! For this book, we used </w:t>
      </w:r>
      <w:proofErr w:type="spellStart"/>
      <w:r>
        <w:t>ReSharper</w:t>
      </w:r>
      <w:proofErr w:type="spellEnd"/>
      <w:r>
        <w:t xml:space="preserve"> version 8.2; we highly recommend you do the same.</w:t>
      </w:r>
    </w:p>
    <w:p w14:paraId="4092086B" w14:textId="77777777" w:rsidR="005360F6" w:rsidRDefault="005360F6" w:rsidP="00DC596A">
      <w:pPr>
        <w:pStyle w:val="SideBarHead"/>
      </w:pPr>
      <w:r>
        <w:t>ReSharper</w:t>
      </w:r>
    </w:p>
    <w:p w14:paraId="3D59C2C5" w14:textId="77777777" w:rsidR="005360F6" w:rsidRDefault="005360F6" w:rsidP="00DC596A">
      <w:pPr>
        <w:pStyle w:val="SideBarBody"/>
      </w:pPr>
      <w:proofErr w:type="spellStart"/>
      <w:r>
        <w:t>ReSharper</w:t>
      </w:r>
      <w:proofErr w:type="spellEnd"/>
      <w:r w:rsidR="00904901">
        <w:fldChar w:fldCharType="begin"/>
      </w:r>
      <w:r>
        <w:instrText xml:space="preserve"> XE "</w:instrText>
      </w:r>
      <w:r w:rsidRPr="00C10982">
        <w:instrText>ReSharper</w:instrText>
      </w:r>
      <w:r>
        <w:instrText xml:space="preserve">" </w:instrText>
      </w:r>
      <w:r w:rsidR="00904901">
        <w:fldChar w:fldCharType="end"/>
      </w:r>
      <w:r>
        <w:t xml:space="preserve"> is one of those tools that, once you’ve used it for a bit, you can’t go back to writing .NET code without it. Seriously, time and time again we hear developers refusing to code without </w:t>
      </w:r>
      <w:proofErr w:type="spellStart"/>
      <w:r>
        <w:t>ReSharper</w:t>
      </w:r>
      <w:proofErr w:type="spellEnd"/>
      <w:r>
        <w:t>, even to the point where they will purchase their own personal copies if their employers won’t pony up. It’s that good!</w:t>
      </w:r>
    </w:p>
    <w:p w14:paraId="3791C780" w14:textId="77777777" w:rsidR="005360F6" w:rsidRDefault="005360F6" w:rsidP="00B23CC0">
      <w:pPr>
        <w:pStyle w:val="SideBarLast"/>
      </w:pPr>
      <w:r>
        <w:t xml:space="preserve">So if you haven’t used it, we strongly encourage you to visit </w:t>
      </w:r>
      <w:r w:rsidRPr="00011141">
        <w:rPr>
          <w:rStyle w:val="CodeInline"/>
        </w:rPr>
        <w:t>www.jetbrains.com</w:t>
      </w:r>
      <w:r>
        <w:t xml:space="preserve"> and take a look - and buy it. It will save you tons of time and effort, especially if you write code according to today’s best practices with regard to dependency injection, unit tests, refactoring, variable naming, and so on.</w:t>
      </w:r>
    </w:p>
    <w:p w14:paraId="6E9F3B5C" w14:textId="77777777" w:rsidR="005360F6" w:rsidRDefault="005360F6" w:rsidP="00DC596A">
      <w:pPr>
        <w:pStyle w:val="Heading2"/>
      </w:pPr>
      <w:bookmarkStart w:id="16" w:name="_Toc390159775"/>
      <w:proofErr w:type="spellStart"/>
      <w:r>
        <w:t>NuGet</w:t>
      </w:r>
      <w:proofErr w:type="spellEnd"/>
      <w:r>
        <w:t xml:space="preserve"> Package Manager 2.6</w:t>
      </w:r>
      <w:bookmarkEnd w:id="16"/>
    </w:p>
    <w:p w14:paraId="6DB52BA9" w14:textId="77777777" w:rsidR="005360F6" w:rsidRDefault="005360F6" w:rsidP="00DC596A">
      <w:pPr>
        <w:pStyle w:val="BodyTextFirst"/>
      </w:pPr>
      <w:r>
        <w:t xml:space="preserve">We will use </w:t>
      </w:r>
      <w:proofErr w:type="spellStart"/>
      <w:r>
        <w:t>NuGet</w:t>
      </w:r>
      <w:proofErr w:type="spellEnd"/>
      <w:r>
        <w:t xml:space="preserve"> to set up the various libraries used in your task-management service. This Visual Studio add-in allows a developer to download and add project references for third-party libraries, each with a single command in the </w:t>
      </w:r>
      <w:proofErr w:type="spellStart"/>
      <w:r>
        <w:t>NuGet</w:t>
      </w:r>
      <w:proofErr w:type="spellEnd"/>
      <w:r>
        <w:t xml:space="preserve"> Package Manager</w:t>
      </w:r>
      <w:r w:rsidR="00904901">
        <w:fldChar w:fldCharType="begin"/>
      </w:r>
      <w:r>
        <w:instrText xml:space="preserve"> XE "</w:instrText>
      </w:r>
      <w:r w:rsidRPr="00C95EAB">
        <w:instrText>Task-management source tree: machine configuration: NuGet Package Manager 2.1</w:instrText>
      </w:r>
      <w:r>
        <w:instrText xml:space="preserve">" </w:instrText>
      </w:r>
      <w:r w:rsidR="00904901">
        <w:fldChar w:fldCharType="end"/>
      </w:r>
      <w:r>
        <w:t xml:space="preserve"> console (window). For example, assume you run the following command with your test project selected:</w:t>
      </w:r>
    </w:p>
    <w:p w14:paraId="5A58DA52" w14:textId="77777777" w:rsidR="005360F6" w:rsidRPr="005234AB" w:rsidRDefault="005360F6" w:rsidP="00DC596A">
      <w:pPr>
        <w:pStyle w:val="Code"/>
      </w:pPr>
      <w:r w:rsidRPr="00E7720D">
        <w:t>install-package</w:t>
      </w:r>
      <w:r w:rsidRPr="005234AB">
        <w:t xml:space="preserve"> nunit</w:t>
      </w:r>
    </w:p>
    <w:p w14:paraId="1DBC533C" w14:textId="77777777" w:rsidR="005360F6" w:rsidRDefault="005360F6" w:rsidP="00B23CC0">
      <w:pPr>
        <w:pStyle w:val="BodyText"/>
      </w:pPr>
      <w:r>
        <w:t xml:space="preserve">This code downloads the latest version of </w:t>
      </w:r>
      <w:proofErr w:type="spellStart"/>
      <w:r>
        <w:t>NUnit</w:t>
      </w:r>
      <w:proofErr w:type="spellEnd"/>
      <w:r>
        <w:t xml:space="preserve"> and adds it to your source tree, as well as a reference to all necessary DLLs from within your test project.</w:t>
      </w:r>
    </w:p>
    <w:p w14:paraId="5CD1D74C" w14:textId="77777777" w:rsidR="005360F6" w:rsidRDefault="005360F6" w:rsidP="00B23CC0">
      <w:pPr>
        <w:pStyle w:val="BodyText"/>
      </w:pPr>
      <w:proofErr w:type="spellStart"/>
      <w:r>
        <w:lastRenderedPageBreak/>
        <w:t>NuGet</w:t>
      </w:r>
      <w:proofErr w:type="spellEnd"/>
      <w:r>
        <w:t xml:space="preserve"> also takes care of library dependencies automatically. For example, if the latest </w:t>
      </w:r>
      <w:proofErr w:type="spellStart"/>
      <w:r>
        <w:t>NUnit</w:t>
      </w:r>
      <w:proofErr w:type="spellEnd"/>
      <w:r>
        <w:t xml:space="preserve"> package required another library, it would be downloaded and referenced, as well.</w:t>
      </w:r>
    </w:p>
    <w:p w14:paraId="793D68C8" w14:textId="77777777" w:rsidR="005360F6" w:rsidRDefault="005360F6" w:rsidP="00B23CC0">
      <w:pPr>
        <w:pStyle w:val="BodyText"/>
      </w:pPr>
      <w:r>
        <w:t xml:space="preserve">This book, and the example code, takes advantage of a new feature added back in </w:t>
      </w:r>
      <w:proofErr w:type="spellStart"/>
      <w:r>
        <w:t>NuGet</w:t>
      </w:r>
      <w:proofErr w:type="spellEnd"/>
      <w:r>
        <w:t xml:space="preserve"> version 2.1 </w:t>
      </w:r>
      <w:r w:rsidR="00904901">
        <w:fldChar w:fldCharType="begin"/>
      </w:r>
      <w:r>
        <w:instrText xml:space="preserve"> XE "</w:instrText>
      </w:r>
      <w:r w:rsidRPr="003372A6">
        <w:instrText>Task-management source tree: machine configuration: NuGet Package Manager 2.1</w:instrText>
      </w:r>
      <w:r>
        <w:instrText xml:space="preserve">" </w:instrText>
      </w:r>
      <w:r w:rsidR="00904901">
        <w:fldChar w:fldCharType="end"/>
      </w:r>
      <w:r>
        <w:t xml:space="preserve">that allows you to specify a custom folder location for the downloaded packages. As you’ll see later, we prefer to put our libraries in a </w:t>
      </w:r>
      <w:r w:rsidRPr="00294446">
        <w:rPr>
          <w:rStyle w:val="CodeInline"/>
        </w:rPr>
        <w:t>lib</w:t>
      </w:r>
      <w:r>
        <w:t xml:space="preserve"> folder above the folder that holds the solution. By default, however, </w:t>
      </w:r>
      <w:proofErr w:type="spellStart"/>
      <w:r>
        <w:t>NuGet</w:t>
      </w:r>
      <w:proofErr w:type="spellEnd"/>
      <w:r>
        <w:t xml:space="preserve"> places the packages in the same folder as the solution file.</w:t>
      </w:r>
    </w:p>
    <w:p w14:paraId="43E9A942" w14:textId="77777777" w:rsidR="005360F6" w:rsidRDefault="005360F6" w:rsidP="00B23CC0">
      <w:pPr>
        <w:pStyle w:val="BodyText"/>
      </w:pPr>
      <w:r>
        <w:t xml:space="preserve">To ensure you have the 2.6 version (or greater) of the </w:t>
      </w:r>
      <w:proofErr w:type="spellStart"/>
      <w:r>
        <w:t>NuGet</w:t>
      </w:r>
      <w:proofErr w:type="spellEnd"/>
      <w:r>
        <w:t xml:space="preserve"> Package Manager, use the Extensions and Updates option under the Tools menu in Visual Studio. If you’re starting from a clean install of Visual Studio 2013, your </w:t>
      </w:r>
      <w:proofErr w:type="spellStart"/>
      <w:r>
        <w:t>NuGet</w:t>
      </w:r>
      <w:proofErr w:type="spellEnd"/>
      <w:r>
        <w:t xml:space="preserve"> Package Manager </w:t>
      </w:r>
      <w:proofErr w:type="gramStart"/>
      <w:r>
        <w:t>version</w:t>
      </w:r>
      <w:proofErr w:type="gramEnd"/>
      <w:r>
        <w:t xml:space="preserve"> should already be at 2.6. The version number will appear on the right-hand side when you click the extension itself. If you already have a greater version, that will work fine, too (e.g., we're using 2.8).</w:t>
      </w:r>
    </w:p>
    <w:p w14:paraId="760F1254" w14:textId="77777777" w:rsidR="005360F6" w:rsidRDefault="005360F6" w:rsidP="00DC596A">
      <w:pPr>
        <w:pStyle w:val="Heading1"/>
      </w:pPr>
      <w:bookmarkStart w:id="17" w:name="_Toc390159776"/>
      <w:r>
        <w:t>Creating the Folder Structure</w:t>
      </w:r>
      <w:bookmarkEnd w:id="17"/>
    </w:p>
    <w:p w14:paraId="3B3F1A0D" w14:textId="77777777" w:rsidR="005360F6" w:rsidRDefault="005360F6" w:rsidP="00DC596A">
      <w:pPr>
        <w:pStyle w:val="BodyTextFirst"/>
      </w:pPr>
      <w:r>
        <w:t>Part of the challenge of creating a source tree is making sure the top-level folder structure is created properly. That is, we want to create a set of folders and paths that allow for easy branching and merging</w:t>
      </w:r>
      <w:r w:rsidR="00904901">
        <w:fldChar w:fldCharType="begin"/>
      </w:r>
      <w:r>
        <w:instrText xml:space="preserve"> XE "</w:instrText>
      </w:r>
      <w:r w:rsidRPr="00D56710">
        <w:instrText>Task-management source tree: folder structure: branching and merging</w:instrText>
      </w:r>
      <w:r>
        <w:instrText xml:space="preserve">" </w:instrText>
      </w:r>
      <w:r w:rsidR="00904901">
        <w:fldChar w:fldCharType="end"/>
      </w:r>
      <w:r>
        <w:t>, separation of libraries from source code, documents, and other types of artifacts, and are relatively easy and fast to type on the command line. We also want the folders to be intuitive to any developer who must look at the code.</w:t>
      </w:r>
    </w:p>
    <w:p w14:paraId="7ED7302C" w14:textId="77777777" w:rsidR="005360F6" w:rsidRDefault="005360F6" w:rsidP="00B23CC0">
      <w:pPr>
        <w:pStyle w:val="BodyText"/>
      </w:pPr>
      <w:r>
        <w:t xml:space="preserve">While no real standard exists for a source code folder structure, the folders we’re going to create in this section are similar to what you can find in many of today’s open source projects. The structure we’ll use in this project </w:t>
      </w:r>
      <w:r w:rsidR="00904901">
        <w:fldChar w:fldCharType="begin"/>
      </w:r>
      <w:r>
        <w:instrText xml:space="preserve"> XE "</w:instrText>
      </w:r>
      <w:r w:rsidRPr="00464F7D">
        <w:instrText>Task-management source tree: folder structure: open source project</w:instrText>
      </w:r>
      <w:r>
        <w:instrText xml:space="preserve">" </w:instrText>
      </w:r>
      <w:r w:rsidR="00904901">
        <w:fldChar w:fldCharType="end"/>
      </w:r>
      <w:r>
        <w:t xml:space="preserve">is actually quite simple; we just want to have a root folder of some kind, with the following main folders under it: </w:t>
      </w:r>
      <w:r w:rsidRPr="00294446">
        <w:rPr>
          <w:rStyle w:val="CodeInline"/>
        </w:rPr>
        <w:t>doc</w:t>
      </w:r>
      <w:r>
        <w:t xml:space="preserve">, </w:t>
      </w:r>
      <w:r w:rsidRPr="00294446">
        <w:rPr>
          <w:rStyle w:val="CodeInline"/>
        </w:rPr>
        <w:t>lib</w:t>
      </w:r>
      <w:r>
        <w:t xml:space="preserve">, and </w:t>
      </w:r>
      <w:proofErr w:type="spellStart"/>
      <w:r w:rsidRPr="00294446">
        <w:rPr>
          <w:rStyle w:val="CodeInline"/>
        </w:rPr>
        <w:t>src</w:t>
      </w:r>
      <w:proofErr w:type="spellEnd"/>
      <w:r>
        <w:t xml:space="preserve">. Figure 4-1 shows what this would look like under a folder called </w:t>
      </w:r>
      <w:r>
        <w:rPr>
          <w:rStyle w:val="CodeInline"/>
        </w:rPr>
        <w:t>WebApi2Book</w:t>
      </w:r>
      <w:r w:rsidR="00904901">
        <w:rPr>
          <w:rStyle w:val="CodeInline"/>
        </w:rPr>
        <w:fldChar w:fldCharType="begin"/>
      </w:r>
      <w:r>
        <w:instrText xml:space="preserve"> XE "</w:instrText>
      </w:r>
      <w:r w:rsidRPr="00A95097">
        <w:rPr>
          <w:rStyle w:val="CodeInline"/>
        </w:rPr>
        <w:instrText>Task-management source tree: folder structure: Mvc4ServicesBook</w:instrText>
      </w:r>
      <w:r>
        <w:instrText xml:space="preserve">" </w:instrText>
      </w:r>
      <w:r w:rsidR="00904901">
        <w:rPr>
          <w:rStyle w:val="CodeInline"/>
        </w:rPr>
        <w:fldChar w:fldCharType="end"/>
      </w:r>
      <w:r>
        <w:t>.</w:t>
      </w:r>
    </w:p>
    <w:p w14:paraId="206004D1" w14:textId="77777777" w:rsidR="005360F6" w:rsidRDefault="00780412" w:rsidP="00B23CC0">
      <w:pPr>
        <w:pStyle w:val="Figure"/>
      </w:pPr>
      <w:r>
        <w:rPr>
          <w:noProof/>
        </w:rPr>
        <w:drawing>
          <wp:inline distT="0" distB="0" distL="0" distR="0" wp14:anchorId="23ACF898" wp14:editId="3DC99B29">
            <wp:extent cx="777240" cy="1363980"/>
            <wp:effectExtent l="19050" t="0" r="381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777240" cy="1363980"/>
                    </a:xfrm>
                    <a:prstGeom prst="rect">
                      <a:avLst/>
                    </a:prstGeom>
                    <a:noFill/>
                    <a:ln w="9525">
                      <a:noFill/>
                      <a:miter lim="800000"/>
                      <a:headEnd/>
                      <a:tailEnd/>
                    </a:ln>
                  </pic:spPr>
                </pic:pic>
              </a:graphicData>
            </a:graphic>
          </wp:inline>
        </w:drawing>
      </w:r>
    </w:p>
    <w:p w14:paraId="1EA59115" w14:textId="77777777" w:rsidR="005360F6" w:rsidRDefault="005360F6" w:rsidP="00DC596A">
      <w:pPr>
        <w:pStyle w:val="FigureCaption"/>
      </w:pPr>
      <w:r>
        <w:t>Figure 4-1. The source tree</w:t>
      </w:r>
      <w:r w:rsidR="00904901">
        <w:fldChar w:fldCharType="begin"/>
      </w:r>
      <w:r>
        <w:instrText xml:space="preserve"> XE "</w:instrText>
      </w:r>
      <w:r w:rsidRPr="00861079">
        <w:instrText>Task-management source tree: folder structure: Mvc4ServicesBook</w:instrText>
      </w:r>
      <w:r>
        <w:instrText xml:space="preserve">" </w:instrText>
      </w:r>
      <w:r w:rsidR="00904901">
        <w:fldChar w:fldCharType="end"/>
      </w:r>
      <w:r>
        <w:t xml:space="preserve"> folder structure</w:t>
      </w:r>
    </w:p>
    <w:p w14:paraId="50BB8D39" w14:textId="77777777" w:rsidR="005360F6" w:rsidRDefault="005360F6" w:rsidP="00B23CC0">
      <w:pPr>
        <w:pStyle w:val="BodyText"/>
      </w:pPr>
      <w:r>
        <w:lastRenderedPageBreak/>
        <w:t>What belongs in each of the folders just described should be fairly self-explanatory. But let’s leave no doubt; the following list describes the intended content</w:t>
      </w:r>
      <w:r w:rsidR="00904901">
        <w:fldChar w:fldCharType="begin"/>
      </w:r>
      <w:r>
        <w:instrText xml:space="preserve"> XE "</w:instrText>
      </w:r>
      <w:r w:rsidRPr="00C350EF">
        <w:instrText>Task-management source tree: folder structure: intended content</w:instrText>
      </w:r>
      <w:r>
        <w:instrText xml:space="preserve">" </w:instrText>
      </w:r>
      <w:r w:rsidR="00904901">
        <w:fldChar w:fldCharType="end"/>
      </w:r>
      <w:r>
        <w:t xml:space="preserve"> for each folder:</w:t>
      </w:r>
    </w:p>
    <w:p w14:paraId="46259F32" w14:textId="77777777" w:rsidR="005360F6" w:rsidRDefault="005360F6" w:rsidP="00DC596A">
      <w:pPr>
        <w:pStyle w:val="Bullet"/>
      </w:pPr>
      <w:proofErr w:type="gramStart"/>
      <w:r w:rsidRPr="009A098E">
        <w:rPr>
          <w:rStyle w:val="CodeInline"/>
        </w:rPr>
        <w:t>doc</w:t>
      </w:r>
      <w:proofErr w:type="gramEnd"/>
      <w:r>
        <w:t>: Contains documents related to the code base; this might include developer documents, installation guides, tips, requirements, images, and wireframes.</w:t>
      </w:r>
    </w:p>
    <w:p w14:paraId="2C5912B0" w14:textId="77777777" w:rsidR="005360F6" w:rsidRDefault="005360F6" w:rsidP="00DC596A">
      <w:pPr>
        <w:pStyle w:val="Bullet"/>
      </w:pPr>
      <w:proofErr w:type="gramStart"/>
      <w:r w:rsidRPr="009A098E">
        <w:rPr>
          <w:rStyle w:val="CodeInline"/>
        </w:rPr>
        <w:t>lib</w:t>
      </w:r>
      <w:proofErr w:type="gramEnd"/>
      <w:r>
        <w:t xml:space="preserve">: Contains all third-party libraries and packages used by the application(s) in this source tree; as stated previously, you will configure </w:t>
      </w:r>
      <w:proofErr w:type="spellStart"/>
      <w:r>
        <w:t>NuGet</w:t>
      </w:r>
      <w:proofErr w:type="spellEnd"/>
      <w:r>
        <w:t xml:space="preserve"> to place downloaded packages in this folder.</w:t>
      </w:r>
      <w:r w:rsidR="00904901">
        <w:fldChar w:fldCharType="begin"/>
      </w:r>
      <w:r>
        <w:instrText xml:space="preserve"> XE "</w:instrText>
      </w:r>
      <w:r w:rsidRPr="00E9623F">
        <w:instrText>Task-management source tree: folder structure: intended content</w:instrText>
      </w:r>
      <w:r>
        <w:instrText xml:space="preserve">" </w:instrText>
      </w:r>
      <w:r w:rsidR="00904901">
        <w:fldChar w:fldCharType="end"/>
      </w:r>
    </w:p>
    <w:p w14:paraId="702EB563" w14:textId="77777777" w:rsidR="005360F6" w:rsidRDefault="005360F6" w:rsidP="00DC596A">
      <w:pPr>
        <w:pStyle w:val="Bullet"/>
      </w:pPr>
      <w:proofErr w:type="spellStart"/>
      <w:proofErr w:type="gramStart"/>
      <w:r w:rsidRPr="009A098E">
        <w:rPr>
          <w:rStyle w:val="CodeInline"/>
        </w:rPr>
        <w:t>src</w:t>
      </w:r>
      <w:proofErr w:type="spellEnd"/>
      <w:proofErr w:type="gramEnd"/>
      <w:r>
        <w:t>: Contains all of the source code, including the Visual Studio solution file(s) and all project folders.</w:t>
      </w:r>
    </w:p>
    <w:p w14:paraId="4AF193CC" w14:textId="77777777" w:rsidR="005360F6" w:rsidRDefault="005360F6" w:rsidP="00B23CC0">
      <w:pPr>
        <w:pStyle w:val="BodyText"/>
      </w:pPr>
      <w:r>
        <w:t xml:space="preserve">Even though the task-management service is fairly simple and doesn’t contain much in the way of application code, we think you’ll find that this structure makes it much easier to navigate the tree than if we simply piled everything into a single folder (e.g., the root </w:t>
      </w:r>
      <w:r>
        <w:rPr>
          <w:rStyle w:val="CodeInline"/>
        </w:rPr>
        <w:t>WebApi2Book</w:t>
      </w:r>
      <w:r w:rsidR="00904901">
        <w:rPr>
          <w:rStyle w:val="CodeInline"/>
        </w:rPr>
        <w:fldChar w:fldCharType="begin"/>
      </w:r>
      <w:r>
        <w:instrText xml:space="preserve"> XE "</w:instrText>
      </w:r>
      <w:r w:rsidRPr="00B36EF7">
        <w:rPr>
          <w:rStyle w:val="CodeInline"/>
        </w:rPr>
        <w:instrText>Task-management source tree: folder structure: Mvc4ServicesBook</w:instrText>
      </w:r>
      <w:r>
        <w:instrText xml:space="preserve">" </w:instrText>
      </w:r>
      <w:r w:rsidR="00904901">
        <w:rPr>
          <w:rStyle w:val="CodeInline"/>
        </w:rPr>
        <w:fldChar w:fldCharType="end"/>
      </w:r>
      <w:r>
        <w:t xml:space="preserve"> folder).</w:t>
      </w:r>
    </w:p>
    <w:p w14:paraId="30BFC444" w14:textId="77777777" w:rsidR="005360F6" w:rsidRDefault="005360F6" w:rsidP="00B23CC0">
      <w:pPr>
        <w:pStyle w:val="BodyText"/>
      </w:pPr>
      <w:r>
        <w:t>If you’re following along and have already completed the previous section for configuring your machine, then go ahead and create the folder structure from Figure 4-1 in a root path similar to this:</w:t>
      </w:r>
    </w:p>
    <w:p w14:paraId="47D91F4C" w14:textId="77777777" w:rsidR="005360F6" w:rsidRDefault="005360F6" w:rsidP="00DC596A">
      <w:pPr>
        <w:pStyle w:val="Code"/>
      </w:pPr>
      <w:r>
        <w:t>C:\MyProjects\WebApi2Book\</w:t>
      </w:r>
    </w:p>
    <w:p w14:paraId="6F928218" w14:textId="77777777" w:rsidR="005360F6" w:rsidRDefault="005360F6" w:rsidP="00B23CC0">
      <w:pPr>
        <w:pStyle w:val="BodyText"/>
      </w:pPr>
      <w:r>
        <w:t>At this point, you should now have a machine that contains all the software you need to build your task-management service. You should also have an empty source tree ready for creating an empty Visual Studio 2013 solution file.</w:t>
      </w:r>
    </w:p>
    <w:p w14:paraId="6295CA9A" w14:textId="77777777" w:rsidR="005360F6" w:rsidRDefault="005360F6" w:rsidP="00DC596A">
      <w:pPr>
        <w:pStyle w:val="Heading1"/>
      </w:pPr>
      <w:bookmarkStart w:id="18" w:name="_Toc390159777"/>
      <w:r>
        <w:t>Creating the Solution</w:t>
      </w:r>
      <w:bookmarkEnd w:id="18"/>
    </w:p>
    <w:p w14:paraId="278A67C3" w14:textId="77777777" w:rsidR="005360F6" w:rsidRDefault="005360F6" w:rsidP="00DC596A">
      <w:pPr>
        <w:pStyle w:val="BodyTextFirst"/>
      </w:pPr>
      <w:r>
        <w:t xml:space="preserve">You’re now ready to create a blank Visual Studio solution file to which you can later add your projects. You create a blank solution first because you want the solution file to exist in the </w:t>
      </w:r>
      <w:proofErr w:type="spellStart"/>
      <w:r w:rsidRPr="00294446">
        <w:rPr>
          <w:rStyle w:val="CodeInline"/>
        </w:rPr>
        <w:t>src</w:t>
      </w:r>
      <w:proofErr w:type="spellEnd"/>
      <w:r>
        <w:t xml:space="preserve"> folder. Unfortunately, Visual Studio</w:t>
      </w:r>
      <w:r w:rsidR="00904901">
        <w:fldChar w:fldCharType="begin"/>
      </w:r>
      <w:r>
        <w:instrText xml:space="preserve"> XE "</w:instrText>
      </w:r>
      <w:r w:rsidRPr="00AA5478">
        <w:instrText>Task-management source tree: solution file: Visual Studio</w:instrText>
      </w:r>
      <w:r>
        <w:instrText xml:space="preserve">" </w:instrText>
      </w:r>
      <w:r w:rsidR="00904901">
        <w:fldChar w:fldCharType="end"/>
      </w:r>
      <w:r>
        <w:t xml:space="preserve"> doesn’t let you create a new solution file without also creating a new folder with the same name; it’s kind of a pain!</w:t>
      </w:r>
    </w:p>
    <w:p w14:paraId="03BB7A50" w14:textId="77777777" w:rsidR="005360F6" w:rsidRDefault="005360F6" w:rsidP="00B23CC0">
      <w:pPr>
        <w:pStyle w:val="BodyText"/>
      </w:pPr>
      <w:r>
        <w:t>To put the solution file where you want it, follow these steps in Visual Studio:</w:t>
      </w:r>
    </w:p>
    <w:p w14:paraId="4A4FF3B4" w14:textId="77777777" w:rsidR="005360F6" w:rsidRPr="00A43931" w:rsidRDefault="005360F6" w:rsidP="00DC596A">
      <w:pPr>
        <w:pStyle w:val="Bullet"/>
      </w:pPr>
      <w:r>
        <w:t xml:space="preserve">Create a new solution file in the </w:t>
      </w:r>
      <w:proofErr w:type="spellStart"/>
      <w:r w:rsidRPr="00A43931">
        <w:rPr>
          <w:rStyle w:val="CodeInline"/>
        </w:rPr>
        <w:t>src</w:t>
      </w:r>
      <w:proofErr w:type="spellEnd"/>
      <w:r w:rsidRPr="00A43931">
        <w:t xml:space="preserve"> folder by selecting Project from the File </w:t>
      </w:r>
      <w:r w:rsidRPr="00A43931">
        <w:sym w:font="Wingdings 3" w:char="F086"/>
      </w:r>
      <w:r w:rsidRPr="00A43931">
        <w:t xml:space="preserve"> New menu.</w:t>
      </w:r>
    </w:p>
    <w:p w14:paraId="78451368" w14:textId="77777777" w:rsidR="005360F6" w:rsidRPr="00A43931" w:rsidRDefault="005360F6" w:rsidP="00DC596A">
      <w:pPr>
        <w:pStyle w:val="Bullet"/>
      </w:pPr>
      <w:r>
        <w:t xml:space="preserve">Under the Installed </w:t>
      </w:r>
      <w:r w:rsidRPr="00A43931">
        <w:sym w:font="Wingdings 3" w:char="F086"/>
      </w:r>
      <w:r w:rsidRPr="00A43931">
        <w:t xml:space="preserve"> Other Project Types </w:t>
      </w:r>
      <w:r w:rsidRPr="00A43931">
        <w:sym w:font="Wingdings 3" w:char="F086"/>
      </w:r>
      <w:r w:rsidRPr="00A43931">
        <w:t xml:space="preserve"> Visual Studio Solutions section, select Blank Solution.</w:t>
      </w:r>
    </w:p>
    <w:p w14:paraId="0D0686E1" w14:textId="77777777" w:rsidR="005360F6" w:rsidRPr="00A43931" w:rsidRDefault="005360F6" w:rsidP="00DC596A">
      <w:pPr>
        <w:pStyle w:val="Bullet"/>
      </w:pPr>
      <w:r>
        <w:t xml:space="preserve">For this example, enter </w:t>
      </w:r>
      <w:r>
        <w:rPr>
          <w:rStyle w:val="CodeInline"/>
        </w:rPr>
        <w:t>WebApi2</w:t>
      </w:r>
      <w:r w:rsidRPr="00A43931">
        <w:rPr>
          <w:rStyle w:val="CodeInline"/>
        </w:rPr>
        <w:t>Book</w:t>
      </w:r>
      <w:r w:rsidRPr="00A43931">
        <w:t xml:space="preserve"> for the solution Name.</w:t>
      </w:r>
    </w:p>
    <w:p w14:paraId="4E711039" w14:textId="77777777" w:rsidR="005360F6" w:rsidRPr="00A43931" w:rsidRDefault="005360F6" w:rsidP="00DC596A">
      <w:pPr>
        <w:pStyle w:val="Bullet"/>
      </w:pPr>
      <w:r>
        <w:lastRenderedPageBreak/>
        <w:t xml:space="preserve">For the Location, enter the full path to the </w:t>
      </w:r>
      <w:proofErr w:type="spellStart"/>
      <w:r w:rsidRPr="00A43931">
        <w:rPr>
          <w:rStyle w:val="CodeInline"/>
        </w:rPr>
        <w:t>src</w:t>
      </w:r>
      <w:proofErr w:type="spellEnd"/>
      <w:r w:rsidRPr="00A43931">
        <w:t xml:space="preserve"> folder you created a bit ago.</w:t>
      </w:r>
    </w:p>
    <w:p w14:paraId="6288342B" w14:textId="77777777" w:rsidR="005360F6" w:rsidRPr="00A43931" w:rsidRDefault="005360F6" w:rsidP="00DC596A">
      <w:pPr>
        <w:pStyle w:val="Bullet"/>
      </w:pPr>
      <w:r>
        <w:t xml:space="preserve">Click </w:t>
      </w:r>
      <w:r w:rsidRPr="00A43931">
        <w:t>OK.</w:t>
      </w:r>
    </w:p>
    <w:p w14:paraId="1E46512E" w14:textId="77777777" w:rsidR="005360F6" w:rsidRDefault="005360F6" w:rsidP="00B23CC0">
      <w:pPr>
        <w:pStyle w:val="BodyText"/>
      </w:pPr>
      <w:r>
        <w:t xml:space="preserve">This will create a new folder and solution in your </w:t>
      </w:r>
      <w:proofErr w:type="spellStart"/>
      <w:r w:rsidRPr="00294446">
        <w:rPr>
          <w:rStyle w:val="CodeInline"/>
        </w:rPr>
        <w:t>src</w:t>
      </w:r>
      <w:proofErr w:type="spellEnd"/>
      <w:r>
        <w:t xml:space="preserve"> folder. Now either close Visual Studio or just close the solution. Then, using Windows Explorer</w:t>
      </w:r>
      <w:r w:rsidR="00904901">
        <w:fldChar w:fldCharType="begin"/>
      </w:r>
      <w:r>
        <w:instrText xml:space="preserve"> XE "</w:instrText>
      </w:r>
      <w:r w:rsidRPr="00C417B7">
        <w:instrText>Task-management source tree: solution file: Windows Explorer</w:instrText>
      </w:r>
      <w:r>
        <w:instrText xml:space="preserve">" </w:instrText>
      </w:r>
      <w:r w:rsidR="00904901">
        <w:fldChar w:fldCharType="end"/>
      </w:r>
      <w:r>
        <w:t xml:space="preserve">, move the new solution file out of the folder that Visual Studio just created and into the </w:t>
      </w:r>
      <w:proofErr w:type="spellStart"/>
      <w:r w:rsidRPr="00294446">
        <w:rPr>
          <w:rStyle w:val="CodeInline"/>
        </w:rPr>
        <w:t>src</w:t>
      </w:r>
      <w:proofErr w:type="spellEnd"/>
      <w:r>
        <w:t xml:space="preserve"> folder. Finally, delete the now-empty folder.</w:t>
      </w:r>
    </w:p>
    <w:p w14:paraId="0AA51959" w14:textId="77777777" w:rsidR="005360F6" w:rsidRDefault="005360F6" w:rsidP="00B23CC0">
      <w:pPr>
        <w:pStyle w:val="BodyText"/>
      </w:pPr>
      <w:r>
        <w:t>At this point, you should have something like Figure 4-2 in Windows Explorer.</w:t>
      </w:r>
    </w:p>
    <w:p w14:paraId="7ACA1151" w14:textId="77777777" w:rsidR="005360F6" w:rsidRDefault="005360F6" w:rsidP="00B23CC0">
      <w:pPr>
        <w:pStyle w:val="BodyText"/>
      </w:pPr>
    </w:p>
    <w:p w14:paraId="35075427" w14:textId="77777777" w:rsidR="005360F6" w:rsidRDefault="00780412" w:rsidP="00B23CC0">
      <w:pPr>
        <w:pStyle w:val="Figure"/>
      </w:pPr>
      <w:r>
        <w:rPr>
          <w:noProof/>
        </w:rPr>
        <w:drawing>
          <wp:inline distT="0" distB="0" distL="0" distR="0" wp14:anchorId="7A5259B8" wp14:editId="4448E247">
            <wp:extent cx="1287780" cy="1798320"/>
            <wp:effectExtent l="19050" t="0" r="762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1287780" cy="1798320"/>
                    </a:xfrm>
                    <a:prstGeom prst="rect">
                      <a:avLst/>
                    </a:prstGeom>
                    <a:noFill/>
                    <a:ln w="9525">
                      <a:noFill/>
                      <a:miter lim="800000"/>
                      <a:headEnd/>
                      <a:tailEnd/>
                    </a:ln>
                  </pic:spPr>
                </pic:pic>
              </a:graphicData>
            </a:graphic>
          </wp:inline>
        </w:drawing>
      </w:r>
    </w:p>
    <w:p w14:paraId="75341C3B" w14:textId="77777777" w:rsidR="005360F6" w:rsidRDefault="005360F6" w:rsidP="00DC596A">
      <w:pPr>
        <w:pStyle w:val="FigureCaption"/>
      </w:pPr>
      <w:r>
        <w:t>Figure 4-2. Folders with a blank</w:t>
      </w:r>
      <w:r w:rsidR="00904901">
        <w:fldChar w:fldCharType="begin"/>
      </w:r>
      <w:r>
        <w:instrText xml:space="preserve"> XE "</w:instrText>
      </w:r>
      <w:r w:rsidRPr="00050AC1">
        <w:instrText>Task-management source tree: solution file: Windows Explorer</w:instrText>
      </w:r>
      <w:r>
        <w:instrText xml:space="preserve">" </w:instrText>
      </w:r>
      <w:r w:rsidR="00904901">
        <w:fldChar w:fldCharType="end"/>
      </w:r>
      <w:r>
        <w:t xml:space="preserve"> solution file</w:t>
      </w:r>
    </w:p>
    <w:p w14:paraId="6B2BE8E2" w14:textId="77777777" w:rsidR="005360F6" w:rsidRDefault="005360F6" w:rsidP="00B23CC0">
      <w:pPr>
        <w:pStyle w:val="BodyText"/>
      </w:pPr>
      <w:r>
        <w:t xml:space="preserve">Don’t re-open the solution file quite yet; you still need to make a small tweak to the </w:t>
      </w:r>
      <w:proofErr w:type="spellStart"/>
      <w:r>
        <w:t>NuGet</w:t>
      </w:r>
      <w:proofErr w:type="spellEnd"/>
      <w:r>
        <w:t xml:space="preserve"> configuration for this solution.</w:t>
      </w:r>
    </w:p>
    <w:p w14:paraId="0E922436" w14:textId="77777777" w:rsidR="005360F6" w:rsidRDefault="005360F6" w:rsidP="00DC596A">
      <w:pPr>
        <w:pStyle w:val="Heading1"/>
      </w:pPr>
      <w:bookmarkStart w:id="19" w:name="_Toc390159778"/>
      <w:proofErr w:type="spellStart"/>
      <w:r>
        <w:t>NuGet</w:t>
      </w:r>
      <w:proofErr w:type="spellEnd"/>
      <w:r>
        <w:t xml:space="preserve"> </w:t>
      </w:r>
      <w:proofErr w:type="spellStart"/>
      <w:r>
        <w:t>Config</w:t>
      </w:r>
      <w:proofErr w:type="spellEnd"/>
      <w:r>
        <w:t xml:space="preserve"> File</w:t>
      </w:r>
      <w:bookmarkEnd w:id="19"/>
      <w:r w:rsidR="00904901">
        <w:fldChar w:fldCharType="begin"/>
      </w:r>
      <w:r>
        <w:instrText xml:space="preserve"> XE "</w:instrText>
      </w:r>
      <w:r w:rsidRPr="00400E11">
        <w:instrText>Task-management source tree: NuGet config file</w:instrText>
      </w:r>
      <w:r>
        <w:instrText xml:space="preserve">" </w:instrText>
      </w:r>
      <w:r w:rsidR="00904901">
        <w:fldChar w:fldCharType="end"/>
      </w:r>
    </w:p>
    <w:p w14:paraId="1783D3B5" w14:textId="77777777" w:rsidR="005360F6" w:rsidRDefault="005360F6" w:rsidP="00DC596A">
      <w:pPr>
        <w:pStyle w:val="BodyTextFirst"/>
      </w:pPr>
      <w:r>
        <w:t xml:space="preserve">The </w:t>
      </w:r>
      <w:proofErr w:type="spellStart"/>
      <w:r>
        <w:t>NuGet</w:t>
      </w:r>
      <w:proofErr w:type="spellEnd"/>
      <w:r>
        <w:t xml:space="preserve"> Package Manager was introduced in Visual Studio 2010 as a package-management system for .NET. It is similar to the Advanced Package Tool (APT) in many Linux distributions. The basic idea behind the tool is to provide a simple, reliable, and consistent mechanism for downloading libraries and their dependencies from a central repository, and then referencing them from Visual Studio projects. You will be using it to install most of the external libraries you need for your task-management service.</w:t>
      </w:r>
    </w:p>
    <w:p w14:paraId="375D810D" w14:textId="77777777" w:rsidR="005360F6" w:rsidRDefault="005360F6" w:rsidP="00B23CC0">
      <w:pPr>
        <w:pStyle w:val="BodyText"/>
      </w:pPr>
      <w:r>
        <w:t xml:space="preserve">By default, </w:t>
      </w:r>
      <w:proofErr w:type="spellStart"/>
      <w:r>
        <w:t>NuGet</w:t>
      </w:r>
      <w:proofErr w:type="spellEnd"/>
      <w:r>
        <w:t xml:space="preserve"> downloads all packages to a folder called </w:t>
      </w:r>
      <w:r w:rsidRPr="00294446">
        <w:rPr>
          <w:rStyle w:val="CodeInline"/>
        </w:rPr>
        <w:t>packages</w:t>
      </w:r>
      <w:r>
        <w:t xml:space="preserve">. This folder is created in the same folder where the solution file resides. But according to the folder structure shown in Figure 4-1, we want all of our </w:t>
      </w:r>
      <w:r>
        <w:lastRenderedPageBreak/>
        <w:t xml:space="preserve">external libraries to exist in the </w:t>
      </w:r>
      <w:r w:rsidRPr="00294446">
        <w:rPr>
          <w:rStyle w:val="CodeInline"/>
        </w:rPr>
        <w:t>lib</w:t>
      </w:r>
      <w:r>
        <w:t xml:space="preserve"> folder. As such, you need to provide </w:t>
      </w:r>
      <w:proofErr w:type="spellStart"/>
      <w:r>
        <w:t>NuGet</w:t>
      </w:r>
      <w:proofErr w:type="spellEnd"/>
      <w:r>
        <w:t xml:space="preserve"> with an override for the </w:t>
      </w:r>
      <w:r w:rsidRPr="00294446">
        <w:rPr>
          <w:rStyle w:val="CodeInline"/>
        </w:rPr>
        <w:t>packages</w:t>
      </w:r>
      <w:r>
        <w:t xml:space="preserve"> location.</w:t>
      </w:r>
    </w:p>
    <w:p w14:paraId="192C8F57" w14:textId="77777777" w:rsidR="005360F6" w:rsidRDefault="005360F6" w:rsidP="00B23CC0">
      <w:pPr>
        <w:pStyle w:val="BodyText"/>
      </w:pPr>
      <w:r>
        <w:t xml:space="preserve">To do this, create a new text file directly in the </w:t>
      </w:r>
      <w:proofErr w:type="spellStart"/>
      <w:r w:rsidRPr="00294446">
        <w:rPr>
          <w:rStyle w:val="CodeInline"/>
        </w:rPr>
        <w:t>src</w:t>
      </w:r>
      <w:proofErr w:type="spellEnd"/>
      <w:r>
        <w:t xml:space="preserve"> folder (with Notepad or at the command line) and name this file </w:t>
      </w:r>
      <w:proofErr w:type="spellStart"/>
      <w:r w:rsidRPr="00294446">
        <w:rPr>
          <w:rStyle w:val="CodeInline"/>
        </w:rPr>
        <w:t>nuget.config</w:t>
      </w:r>
      <w:proofErr w:type="spellEnd"/>
      <w:r>
        <w:t>. Open the file and enter the following XML:</w:t>
      </w:r>
    </w:p>
    <w:p w14:paraId="5D83B83F" w14:textId="77777777" w:rsidR="005360F6" w:rsidRDefault="005360F6" w:rsidP="00DC596A">
      <w:pPr>
        <w:pStyle w:val="Code"/>
      </w:pPr>
      <w:r>
        <w:t>&lt;settings&gt;</w:t>
      </w:r>
      <w:r w:rsidR="00904901">
        <w:fldChar w:fldCharType="begin"/>
      </w:r>
      <w:r>
        <w:instrText xml:space="preserve"> XE "</w:instrText>
      </w:r>
      <w:r w:rsidRPr="00F33A9D">
        <w:instrText>Task-management source tree: NuGet config file</w:instrText>
      </w:r>
      <w:r>
        <w:instrText xml:space="preserve">" </w:instrText>
      </w:r>
      <w:r w:rsidR="00904901">
        <w:fldChar w:fldCharType="end"/>
      </w:r>
    </w:p>
    <w:p w14:paraId="21403935" w14:textId="77777777" w:rsidR="005360F6" w:rsidRDefault="005360F6" w:rsidP="00DC596A">
      <w:pPr>
        <w:pStyle w:val="Code"/>
      </w:pPr>
      <w:r>
        <w:t xml:space="preserve">    &lt;repositoryPath&gt;..\lib&lt;/repositoryPath&gt;</w:t>
      </w:r>
    </w:p>
    <w:p w14:paraId="37DF6472" w14:textId="77777777" w:rsidR="005360F6" w:rsidRDefault="005360F6" w:rsidP="00DC596A">
      <w:pPr>
        <w:pStyle w:val="Code"/>
      </w:pPr>
      <w:r>
        <w:t>&lt;/settings&gt;</w:t>
      </w:r>
    </w:p>
    <w:p w14:paraId="101D3A1D" w14:textId="77777777" w:rsidR="005360F6" w:rsidRDefault="005360F6" w:rsidP="00B23CC0">
      <w:pPr>
        <w:pStyle w:val="BodyText"/>
      </w:pPr>
      <w:r>
        <w:t xml:space="preserve">Save and close the file. Now when you open your new </w:t>
      </w:r>
      <w:r>
        <w:rPr>
          <w:rStyle w:val="CodeInline"/>
        </w:rPr>
        <w:t>WebApi2</w:t>
      </w:r>
      <w:r w:rsidRPr="00A43931">
        <w:rPr>
          <w:rStyle w:val="CodeInline"/>
        </w:rPr>
        <w:t>Book</w:t>
      </w:r>
      <w:r w:rsidRPr="00A43931">
        <w:t xml:space="preserve"> </w:t>
      </w:r>
      <w:r>
        <w:t xml:space="preserve">solution file, </w:t>
      </w:r>
      <w:proofErr w:type="spellStart"/>
      <w:r>
        <w:t>NuGet</w:t>
      </w:r>
      <w:proofErr w:type="spellEnd"/>
      <w:r>
        <w:t xml:space="preserve"> will be configured to place all downloaded libraries into your </w:t>
      </w:r>
      <w:r w:rsidRPr="00294446">
        <w:rPr>
          <w:rStyle w:val="CodeInline"/>
        </w:rPr>
        <w:t>lib</w:t>
      </w:r>
      <w:r>
        <w:t xml:space="preserve"> folder.</w:t>
      </w:r>
    </w:p>
    <w:p w14:paraId="4C4B3610" w14:textId="77777777" w:rsidR="005360F6" w:rsidRDefault="005360F6" w:rsidP="00DC596A">
      <w:pPr>
        <w:pStyle w:val="Heading1"/>
      </w:pPr>
      <w:bookmarkStart w:id="20" w:name="_Toc390159779"/>
      <w:r>
        <w:t>Adding the Projects</w:t>
      </w:r>
      <w:bookmarkEnd w:id="20"/>
    </w:p>
    <w:p w14:paraId="7C65E13F" w14:textId="77777777" w:rsidR="005360F6" w:rsidRDefault="005360F6" w:rsidP="00DC596A">
      <w:pPr>
        <w:pStyle w:val="BodyTextFirst"/>
      </w:pPr>
      <w:r>
        <w:t xml:space="preserve">In this section, we’ll walk through adding all the projects to the new solution, and then configure </w:t>
      </w:r>
      <w:ins w:id="21" w:author="Brian Wortman" w:date="2014-06-11T16:50:00Z">
        <w:r w:rsidR="000B6E3D">
          <w:t xml:space="preserve">some of </w:t>
        </w:r>
      </w:ins>
      <w:r>
        <w:t xml:space="preserve">their </w:t>
      </w:r>
      <w:ins w:id="22" w:author="Brian Wortman" w:date="2014-06-11T16:51:00Z">
        <w:r w:rsidR="000B6E3D">
          <w:t xml:space="preserve">primary </w:t>
        </w:r>
      </w:ins>
      <w:r>
        <w:t xml:space="preserve">dependencies. When building an application, one wouldn’t typically add all of the projects as a first step because it’s usually easier to add them as you go. In this case, though, we want to </w:t>
      </w:r>
      <w:ins w:id="23" w:author="Brian Wortman" w:date="2014-06-11T16:51:00Z">
        <w:r w:rsidR="000B6E3D">
          <w:t xml:space="preserve">provide an overview of the solution, so we will </w:t>
        </w:r>
      </w:ins>
      <w:r>
        <w:t>talk about all of them in one place.</w:t>
      </w:r>
    </w:p>
    <w:p w14:paraId="6B7F1B21" w14:textId="77777777" w:rsidR="005360F6" w:rsidRDefault="005360F6" w:rsidP="00B23CC0">
      <w:pPr>
        <w:pStyle w:val="BodyText"/>
      </w:pPr>
      <w:r>
        <w:t>Let’s get started by double-clicking the new solution file (created in the previous section) to open it in Visual Studio 2013. Once open, add the projects as the specified project types listed in Table 4-1</w:t>
      </w:r>
      <w:ins w:id="24" w:author="Brian Wortman" w:date="2014-06-11T16:54:00Z">
        <w:r w:rsidR="000B6E3D">
          <w:t xml:space="preserve"> and Figure 4-3</w:t>
        </w:r>
      </w:ins>
      <w:commentRangeStart w:id="25"/>
      <w:commentRangeStart w:id="26"/>
      <w:r>
        <w:t>.</w:t>
      </w:r>
      <w:commentRangeEnd w:id="25"/>
      <w:r w:rsidR="000E634C">
        <w:rPr>
          <w:rStyle w:val="CommentReference"/>
          <w:rFonts w:ascii="Times" w:eastAsiaTheme="minorHAnsi" w:hAnsi="Times" w:cstheme="minorBidi"/>
        </w:rPr>
        <w:commentReference w:id="25"/>
      </w:r>
      <w:commentRangeEnd w:id="26"/>
      <w:r w:rsidR="000B6E3D">
        <w:rPr>
          <w:rStyle w:val="CommentReference"/>
          <w:rFonts w:ascii="Times" w:eastAsiaTheme="minorHAnsi" w:hAnsi="Times" w:cstheme="minorBidi"/>
        </w:rPr>
        <w:commentReference w:id="26"/>
      </w:r>
    </w:p>
    <w:p w14:paraId="0640BAE7" w14:textId="77777777" w:rsidR="005360F6" w:rsidRDefault="005360F6" w:rsidP="00DC596A">
      <w:pPr>
        <w:pStyle w:val="FigureCaption"/>
      </w:pPr>
      <w:r>
        <w:t>Table 4-1. The Solution</w:t>
      </w:r>
      <w:r w:rsidR="00904901">
        <w:fldChar w:fldCharType="begin"/>
      </w:r>
      <w:r>
        <w:instrText xml:space="preserve"> XE "</w:instrText>
      </w:r>
      <w:r w:rsidRPr="00E025CD">
        <w:instrText>Task-management source tree: projects: solution</w:instrText>
      </w:r>
      <w:r>
        <w:instrText xml:space="preserve">" </w:instrText>
      </w:r>
      <w:r w:rsidR="00904901">
        <w:fldChar w:fldCharType="end"/>
      </w:r>
      <w:r>
        <w:t xml:space="preserve"> Projects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982"/>
        <w:gridCol w:w="4590"/>
      </w:tblGrid>
      <w:tr w:rsidR="005360F6" w14:paraId="6CFE6290" w14:textId="77777777" w:rsidTr="000B6E3D">
        <w:tc>
          <w:tcPr>
            <w:tcW w:w="3982" w:type="dxa"/>
            <w:tcBorders>
              <w:top w:val="single" w:sz="4" w:space="0" w:color="auto"/>
              <w:bottom w:val="single" w:sz="4" w:space="0" w:color="auto"/>
            </w:tcBorders>
          </w:tcPr>
          <w:p w14:paraId="7C4ED168" w14:textId="77777777" w:rsidR="005360F6" w:rsidRPr="00A43931" w:rsidRDefault="005360F6" w:rsidP="00DC596A">
            <w:pPr>
              <w:pStyle w:val="TableHead"/>
            </w:pPr>
            <w:r>
              <w:t>Project Type</w:t>
            </w:r>
          </w:p>
        </w:tc>
        <w:tc>
          <w:tcPr>
            <w:tcW w:w="4590" w:type="dxa"/>
            <w:tcBorders>
              <w:top w:val="single" w:sz="4" w:space="0" w:color="auto"/>
              <w:bottom w:val="single" w:sz="4" w:space="0" w:color="auto"/>
            </w:tcBorders>
          </w:tcPr>
          <w:p w14:paraId="76C48A66" w14:textId="77777777" w:rsidR="005360F6" w:rsidRPr="00A43931" w:rsidRDefault="005360F6" w:rsidP="00DC596A">
            <w:pPr>
              <w:pStyle w:val="TableHead"/>
            </w:pPr>
            <w:r w:rsidRPr="00E75F85">
              <w:t>Project Name</w:t>
            </w:r>
          </w:p>
        </w:tc>
      </w:tr>
      <w:tr w:rsidR="005360F6" w14:paraId="2A0BD635" w14:textId="77777777" w:rsidTr="000B6E3D">
        <w:tc>
          <w:tcPr>
            <w:tcW w:w="3982" w:type="dxa"/>
            <w:tcBorders>
              <w:top w:val="single" w:sz="4" w:space="0" w:color="auto"/>
            </w:tcBorders>
          </w:tcPr>
          <w:p w14:paraId="761823B9" w14:textId="77777777" w:rsidR="005360F6" w:rsidRPr="00FA3E5D" w:rsidRDefault="005360F6" w:rsidP="00DC596A">
            <w:pPr>
              <w:pStyle w:val="TableText"/>
            </w:pPr>
            <w:r w:rsidRPr="00FA3E5D">
              <w:t>Class library</w:t>
            </w:r>
          </w:p>
        </w:tc>
        <w:tc>
          <w:tcPr>
            <w:tcW w:w="4590" w:type="dxa"/>
            <w:tcBorders>
              <w:top w:val="single" w:sz="4" w:space="0" w:color="auto"/>
            </w:tcBorders>
          </w:tcPr>
          <w:p w14:paraId="171F6253" w14:textId="77777777" w:rsidR="005360F6" w:rsidRPr="00FA3E5D" w:rsidRDefault="005360F6" w:rsidP="00DC596A">
            <w:pPr>
              <w:pStyle w:val="TableText"/>
              <w:rPr>
                <w:rStyle w:val="CodeInline"/>
              </w:rPr>
            </w:pPr>
            <w:r w:rsidRPr="00FA3E5D">
              <w:rPr>
                <w:rStyle w:val="CodeInline"/>
              </w:rPr>
              <w:t>WebApi2Book.Common</w:t>
            </w:r>
          </w:p>
        </w:tc>
      </w:tr>
      <w:tr w:rsidR="005360F6" w14:paraId="66077A40" w14:textId="77777777" w:rsidTr="00807217">
        <w:tc>
          <w:tcPr>
            <w:tcW w:w="3982" w:type="dxa"/>
          </w:tcPr>
          <w:p w14:paraId="232570BE" w14:textId="77777777" w:rsidR="005360F6" w:rsidRPr="00FA3E5D" w:rsidRDefault="005360F6" w:rsidP="00DC596A">
            <w:pPr>
              <w:pStyle w:val="TableText"/>
            </w:pPr>
            <w:r w:rsidRPr="00FA3E5D">
              <w:t>Class library</w:t>
            </w:r>
          </w:p>
        </w:tc>
        <w:tc>
          <w:tcPr>
            <w:tcW w:w="4590" w:type="dxa"/>
          </w:tcPr>
          <w:p w14:paraId="6E62F96B" w14:textId="77777777" w:rsidR="005360F6" w:rsidRPr="00FA3E5D" w:rsidRDefault="005360F6" w:rsidP="00DC596A">
            <w:pPr>
              <w:pStyle w:val="TableText"/>
              <w:rPr>
                <w:rStyle w:val="CodeInline"/>
              </w:rPr>
            </w:pPr>
            <w:r w:rsidRPr="00FA3E5D">
              <w:rPr>
                <w:rStyle w:val="CodeInline"/>
              </w:rPr>
              <w:t>WebApi2Book.Data</w:t>
            </w:r>
          </w:p>
        </w:tc>
      </w:tr>
      <w:tr w:rsidR="005360F6" w14:paraId="54468FA1" w14:textId="77777777" w:rsidTr="00807217">
        <w:tc>
          <w:tcPr>
            <w:tcW w:w="3982" w:type="dxa"/>
          </w:tcPr>
          <w:p w14:paraId="47E9D72B" w14:textId="77777777" w:rsidR="005360F6" w:rsidRPr="00FA3E5D" w:rsidRDefault="005360F6" w:rsidP="00DC596A">
            <w:pPr>
              <w:pStyle w:val="TableText"/>
            </w:pPr>
            <w:r w:rsidRPr="00FA3E5D">
              <w:t>Class library</w:t>
            </w:r>
          </w:p>
        </w:tc>
        <w:tc>
          <w:tcPr>
            <w:tcW w:w="4590" w:type="dxa"/>
          </w:tcPr>
          <w:p w14:paraId="70F0785E" w14:textId="77777777" w:rsidR="005360F6" w:rsidRPr="00FA3E5D" w:rsidRDefault="005360F6" w:rsidP="00DC596A">
            <w:pPr>
              <w:pStyle w:val="TableText"/>
              <w:rPr>
                <w:rStyle w:val="CodeInline"/>
              </w:rPr>
            </w:pPr>
            <w:r w:rsidRPr="00FA3E5D">
              <w:rPr>
                <w:rStyle w:val="CodeInline"/>
              </w:rPr>
              <w:t>WebApi2Book.Data.SqlServer</w:t>
            </w:r>
          </w:p>
        </w:tc>
      </w:tr>
      <w:tr w:rsidR="005360F6" w14:paraId="4600EA1D" w14:textId="77777777" w:rsidTr="00807217">
        <w:tc>
          <w:tcPr>
            <w:tcW w:w="3982" w:type="dxa"/>
          </w:tcPr>
          <w:p w14:paraId="3200F978" w14:textId="77777777" w:rsidR="005360F6" w:rsidRPr="00FA3E5D" w:rsidRDefault="005360F6" w:rsidP="00DC596A">
            <w:pPr>
              <w:pStyle w:val="TableText"/>
            </w:pPr>
            <w:r w:rsidRPr="00FA3E5D">
              <w:t>Class library</w:t>
            </w:r>
          </w:p>
        </w:tc>
        <w:tc>
          <w:tcPr>
            <w:tcW w:w="4590" w:type="dxa"/>
          </w:tcPr>
          <w:p w14:paraId="6A6F2C3C" w14:textId="77777777" w:rsidR="005360F6" w:rsidRPr="00FA3E5D" w:rsidRDefault="005360F6" w:rsidP="00DC596A">
            <w:pPr>
              <w:pStyle w:val="TableText"/>
              <w:rPr>
                <w:rStyle w:val="CodeInline"/>
              </w:rPr>
            </w:pPr>
            <w:r w:rsidRPr="00FA3E5D">
              <w:rPr>
                <w:rStyle w:val="CodeInline"/>
              </w:rPr>
              <w:t>WebApi2Book.Web.Api.Models</w:t>
            </w:r>
          </w:p>
        </w:tc>
      </w:tr>
      <w:tr w:rsidR="005360F6" w14:paraId="4A4FB29D" w14:textId="77777777" w:rsidTr="00807217">
        <w:trPr>
          <w:trHeight w:val="369"/>
        </w:trPr>
        <w:tc>
          <w:tcPr>
            <w:tcW w:w="3982" w:type="dxa"/>
          </w:tcPr>
          <w:p w14:paraId="2C223F17" w14:textId="77777777" w:rsidR="005360F6" w:rsidRPr="00FA3E5D" w:rsidRDefault="005360F6" w:rsidP="00DC596A">
            <w:pPr>
              <w:pStyle w:val="TableText"/>
            </w:pPr>
            <w:r w:rsidRPr="00FA3E5D">
              <w:t>Class library</w:t>
            </w:r>
          </w:p>
        </w:tc>
        <w:tc>
          <w:tcPr>
            <w:tcW w:w="4590" w:type="dxa"/>
          </w:tcPr>
          <w:p w14:paraId="38DB260E" w14:textId="77777777" w:rsidR="005360F6" w:rsidRPr="00FA3E5D" w:rsidRDefault="005360F6" w:rsidP="00DC596A">
            <w:pPr>
              <w:pStyle w:val="TableText"/>
              <w:rPr>
                <w:rStyle w:val="CodeInline"/>
              </w:rPr>
            </w:pPr>
            <w:r w:rsidRPr="00FA3E5D">
              <w:rPr>
                <w:rStyle w:val="CodeInline"/>
              </w:rPr>
              <w:t>WebApi2Book.Web.Common</w:t>
            </w:r>
          </w:p>
        </w:tc>
      </w:tr>
      <w:tr w:rsidR="005360F6" w14:paraId="61368510" w14:textId="77777777" w:rsidTr="006F039A">
        <w:tc>
          <w:tcPr>
            <w:tcW w:w="3982" w:type="dxa"/>
          </w:tcPr>
          <w:p w14:paraId="6E840E78" w14:textId="77777777" w:rsidR="005360F6" w:rsidRPr="00FA3E5D" w:rsidRDefault="005360F6" w:rsidP="00DC596A">
            <w:pPr>
              <w:pStyle w:val="TableText"/>
            </w:pPr>
            <w:r w:rsidRPr="00FA3E5D">
              <w:t>ASP.NET Web Application.</w:t>
            </w:r>
          </w:p>
          <w:p w14:paraId="5B2BFED6" w14:textId="77777777" w:rsidR="005360F6" w:rsidRPr="00FA3E5D" w:rsidRDefault="005360F6" w:rsidP="00DC596A">
            <w:pPr>
              <w:pStyle w:val="TableText"/>
            </w:pPr>
            <w:r w:rsidRPr="00FA3E5D">
              <w:t>Use the Empty project template, and only check the Web API option (Figure 4-3).</w:t>
            </w:r>
          </w:p>
        </w:tc>
        <w:tc>
          <w:tcPr>
            <w:tcW w:w="4590" w:type="dxa"/>
            <w:tcBorders>
              <w:top w:val="single" w:sz="4" w:space="0" w:color="C0504D"/>
            </w:tcBorders>
          </w:tcPr>
          <w:p w14:paraId="41DC51A7" w14:textId="77777777" w:rsidR="005360F6" w:rsidRPr="00FA3E5D" w:rsidRDefault="005360F6" w:rsidP="00DC596A">
            <w:pPr>
              <w:pStyle w:val="TableText"/>
              <w:rPr>
                <w:rStyle w:val="CodeInline"/>
              </w:rPr>
            </w:pPr>
          </w:p>
          <w:p w14:paraId="3C353B73" w14:textId="77777777" w:rsidR="005360F6" w:rsidRPr="00FA3E5D" w:rsidRDefault="005360F6" w:rsidP="00DC596A">
            <w:pPr>
              <w:pStyle w:val="TableText"/>
              <w:rPr>
                <w:rStyle w:val="CodeInline"/>
              </w:rPr>
            </w:pPr>
            <w:r w:rsidRPr="00FA3E5D">
              <w:rPr>
                <w:rStyle w:val="CodeInline"/>
              </w:rPr>
              <w:t>WebApi2Book.Web.Api</w:t>
            </w:r>
          </w:p>
        </w:tc>
      </w:tr>
      <w:tr w:rsidR="005360F6" w14:paraId="47B731E7" w14:textId="77777777" w:rsidTr="00807217">
        <w:tc>
          <w:tcPr>
            <w:tcW w:w="3982" w:type="dxa"/>
          </w:tcPr>
          <w:p w14:paraId="039BB24C" w14:textId="77777777" w:rsidR="005360F6" w:rsidRPr="00FA3E5D" w:rsidRDefault="005360F6" w:rsidP="00DC596A">
            <w:pPr>
              <w:pStyle w:val="TableText"/>
            </w:pPr>
            <w:r w:rsidRPr="00FA3E5D">
              <w:t>SQL Server Database Project</w:t>
            </w:r>
          </w:p>
        </w:tc>
        <w:tc>
          <w:tcPr>
            <w:tcW w:w="4590" w:type="dxa"/>
          </w:tcPr>
          <w:p w14:paraId="0713CE47" w14:textId="77777777" w:rsidR="005360F6" w:rsidRPr="00FA3E5D" w:rsidRDefault="005360F6" w:rsidP="00DC596A">
            <w:pPr>
              <w:pStyle w:val="TableText"/>
              <w:rPr>
                <w:rStyle w:val="CodeInline"/>
              </w:rPr>
            </w:pPr>
          </w:p>
          <w:p w14:paraId="1DDD23E8" w14:textId="77777777" w:rsidR="005360F6" w:rsidRPr="00FA3E5D" w:rsidRDefault="005360F6" w:rsidP="00DC596A">
            <w:pPr>
              <w:pStyle w:val="TableText"/>
              <w:rPr>
                <w:rStyle w:val="CodeInline"/>
              </w:rPr>
            </w:pPr>
            <w:r w:rsidRPr="00FA3E5D">
              <w:rPr>
                <w:rStyle w:val="CodeInline"/>
              </w:rPr>
              <w:t>WebApi2BookDb</w:t>
            </w:r>
          </w:p>
        </w:tc>
      </w:tr>
    </w:tbl>
    <w:p w14:paraId="5A0254B7" w14:textId="77777777" w:rsidR="005360F6" w:rsidRDefault="005360F6" w:rsidP="00B23CC0">
      <w:pPr>
        <w:pStyle w:val="BodyText"/>
      </w:pPr>
    </w:p>
    <w:p w14:paraId="2678DC9B" w14:textId="77777777" w:rsidR="005360F6" w:rsidRDefault="005360F6" w:rsidP="00B23CC0">
      <w:pPr>
        <w:pStyle w:val="BodyText"/>
      </w:pPr>
    </w:p>
    <w:p w14:paraId="05B3DDE9" w14:textId="77777777" w:rsidR="005360F6" w:rsidRDefault="00780412" w:rsidP="00B23CC0">
      <w:pPr>
        <w:pStyle w:val="Figure"/>
      </w:pPr>
      <w:r>
        <w:rPr>
          <w:noProof/>
        </w:rPr>
        <w:drawing>
          <wp:inline distT="0" distB="0" distL="0" distR="0" wp14:anchorId="3B1D9024" wp14:editId="782F8074">
            <wp:extent cx="5486400" cy="38481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486400" cy="3848100"/>
                    </a:xfrm>
                    <a:prstGeom prst="rect">
                      <a:avLst/>
                    </a:prstGeom>
                    <a:noFill/>
                    <a:ln w="9525">
                      <a:noFill/>
                      <a:miter lim="800000"/>
                      <a:headEnd/>
                      <a:tailEnd/>
                    </a:ln>
                  </pic:spPr>
                </pic:pic>
              </a:graphicData>
            </a:graphic>
          </wp:inline>
        </w:drawing>
      </w:r>
    </w:p>
    <w:p w14:paraId="6054DE94" w14:textId="77777777" w:rsidR="005360F6" w:rsidRDefault="005360F6" w:rsidP="00DC596A">
      <w:pPr>
        <w:pStyle w:val="FigureCaption"/>
      </w:pPr>
      <w:r>
        <w:t>Figure 4-3 Adding the ASP.NET Web Application</w:t>
      </w:r>
    </w:p>
    <w:p w14:paraId="32EBB0AE" w14:textId="77777777" w:rsidR="005360F6" w:rsidRDefault="005360F6" w:rsidP="00B23CC0">
      <w:pPr>
        <w:pStyle w:val="BodyText"/>
      </w:pPr>
      <w:r>
        <w:t xml:space="preserve">You also want to add a couple test projects to the solution. Begin by creating a new solution folder in Visual Studio called </w:t>
      </w:r>
      <w:r w:rsidRPr="00011141">
        <w:rPr>
          <w:rStyle w:val="CodeInline"/>
        </w:rPr>
        <w:t>Tests</w:t>
      </w:r>
      <w:r w:rsidR="00904901">
        <w:rPr>
          <w:rStyle w:val="CodeInline"/>
        </w:rPr>
        <w:fldChar w:fldCharType="begin"/>
      </w:r>
      <w:r>
        <w:instrText xml:space="preserve"> XE "</w:instrText>
      </w:r>
      <w:r w:rsidRPr="00285654">
        <w:rPr>
          <w:rStyle w:val="CodeInline"/>
        </w:rPr>
        <w:instrText xml:space="preserve">Task-management source tree: projects: </w:instrText>
      </w:r>
      <w:r>
        <w:rPr>
          <w:rStyle w:val="CodeInline"/>
        </w:rPr>
        <w:instrText>t</w:instrText>
      </w:r>
      <w:r w:rsidRPr="00285654">
        <w:rPr>
          <w:rStyle w:val="CodeInline"/>
        </w:rPr>
        <w:instrText>est folder</w:instrText>
      </w:r>
      <w:r>
        <w:instrText xml:space="preserve">" </w:instrText>
      </w:r>
      <w:r w:rsidR="00904901">
        <w:rPr>
          <w:rStyle w:val="CodeInline"/>
        </w:rPr>
        <w:fldChar w:fldCharType="end"/>
      </w:r>
      <w:r>
        <w:t>, and then add the projects listed in Table 4-2 to that folder.</w:t>
      </w:r>
    </w:p>
    <w:p w14:paraId="16E5BFAE" w14:textId="77777777" w:rsidR="005360F6" w:rsidRDefault="005360F6" w:rsidP="00DC596A">
      <w:pPr>
        <w:pStyle w:val="FigureCaption"/>
      </w:pPr>
      <w:r>
        <w:t>Table 4-2. The Solution Test Projects</w:t>
      </w:r>
    </w:p>
    <w:tbl>
      <w:tblPr>
        <w:tblW w:w="863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255"/>
        <w:gridCol w:w="6380"/>
      </w:tblGrid>
      <w:tr w:rsidR="005360F6" w14:paraId="1E38E55F" w14:textId="77777777" w:rsidTr="000B6E3D">
        <w:tc>
          <w:tcPr>
            <w:tcW w:w="2255" w:type="dxa"/>
            <w:tcBorders>
              <w:top w:val="single" w:sz="4" w:space="0" w:color="auto"/>
              <w:bottom w:val="single" w:sz="4" w:space="0" w:color="auto"/>
            </w:tcBorders>
          </w:tcPr>
          <w:p w14:paraId="06F74018" w14:textId="77777777" w:rsidR="005360F6" w:rsidRPr="00A43931" w:rsidRDefault="005360F6" w:rsidP="00DC596A">
            <w:pPr>
              <w:pStyle w:val="TableHead"/>
            </w:pPr>
            <w:r>
              <w:t>Project Type</w:t>
            </w:r>
          </w:p>
        </w:tc>
        <w:tc>
          <w:tcPr>
            <w:tcW w:w="6380" w:type="dxa"/>
            <w:tcBorders>
              <w:top w:val="single" w:sz="4" w:space="0" w:color="auto"/>
              <w:bottom w:val="single" w:sz="4" w:space="0" w:color="auto"/>
            </w:tcBorders>
          </w:tcPr>
          <w:p w14:paraId="56628FF1" w14:textId="77777777" w:rsidR="005360F6" w:rsidRPr="00A43931" w:rsidRDefault="005360F6" w:rsidP="00DC596A">
            <w:pPr>
              <w:pStyle w:val="TableHead"/>
            </w:pPr>
            <w:r w:rsidRPr="00E75F85">
              <w:t>Project Name</w:t>
            </w:r>
          </w:p>
        </w:tc>
      </w:tr>
      <w:tr w:rsidR="005360F6" w14:paraId="67DAF1F7" w14:textId="77777777" w:rsidTr="000B6E3D">
        <w:tc>
          <w:tcPr>
            <w:tcW w:w="2255" w:type="dxa"/>
            <w:tcBorders>
              <w:top w:val="single" w:sz="4" w:space="0" w:color="auto"/>
            </w:tcBorders>
          </w:tcPr>
          <w:p w14:paraId="07C438AB" w14:textId="77777777" w:rsidR="005360F6" w:rsidRPr="00FA3E5D" w:rsidRDefault="005360F6" w:rsidP="00DC596A">
            <w:pPr>
              <w:pStyle w:val="TableText"/>
            </w:pPr>
            <w:r w:rsidRPr="00FA3E5D">
              <w:t>Class library</w:t>
            </w:r>
          </w:p>
        </w:tc>
        <w:tc>
          <w:tcPr>
            <w:tcW w:w="6380" w:type="dxa"/>
            <w:tcBorders>
              <w:top w:val="single" w:sz="4" w:space="0" w:color="auto"/>
            </w:tcBorders>
          </w:tcPr>
          <w:p w14:paraId="0DBEB2B8" w14:textId="77777777" w:rsidR="005360F6" w:rsidRPr="00FA3E5D" w:rsidRDefault="005360F6" w:rsidP="00DC596A">
            <w:pPr>
              <w:pStyle w:val="TableText"/>
              <w:rPr>
                <w:rStyle w:val="CodeInline"/>
              </w:rPr>
            </w:pPr>
            <w:r w:rsidRPr="00FA3E5D">
              <w:rPr>
                <w:rStyle w:val="CodeInline"/>
              </w:rPr>
              <w:t>WebApi2Book.Common.Tests</w:t>
            </w:r>
          </w:p>
        </w:tc>
      </w:tr>
      <w:tr w:rsidR="005360F6" w14:paraId="1D58E1AA" w14:textId="77777777" w:rsidTr="00807217">
        <w:tc>
          <w:tcPr>
            <w:tcW w:w="2255" w:type="dxa"/>
          </w:tcPr>
          <w:p w14:paraId="5581889D" w14:textId="77777777" w:rsidR="005360F6" w:rsidRPr="00FA3E5D" w:rsidRDefault="005360F6" w:rsidP="00DC596A">
            <w:pPr>
              <w:pStyle w:val="TableText"/>
            </w:pPr>
            <w:r w:rsidRPr="00FA3E5D">
              <w:t>Class library</w:t>
            </w:r>
          </w:p>
        </w:tc>
        <w:tc>
          <w:tcPr>
            <w:tcW w:w="6380" w:type="dxa"/>
          </w:tcPr>
          <w:p w14:paraId="6562E0D9" w14:textId="77777777" w:rsidR="005360F6" w:rsidRPr="00FA3E5D" w:rsidRDefault="005360F6" w:rsidP="00DC596A">
            <w:pPr>
              <w:pStyle w:val="TableText"/>
              <w:rPr>
                <w:rStyle w:val="CodeInline"/>
              </w:rPr>
            </w:pPr>
            <w:r w:rsidRPr="00FA3E5D">
              <w:rPr>
                <w:rStyle w:val="CodeInline"/>
              </w:rPr>
              <w:t>WebApi2Book.Data.SqlServer.IntegrationTests</w:t>
            </w:r>
          </w:p>
        </w:tc>
      </w:tr>
      <w:tr w:rsidR="005360F6" w14:paraId="79D9A3A6" w14:textId="77777777" w:rsidTr="00807217">
        <w:tc>
          <w:tcPr>
            <w:tcW w:w="2255" w:type="dxa"/>
          </w:tcPr>
          <w:p w14:paraId="75D601C2" w14:textId="77777777" w:rsidR="005360F6" w:rsidRPr="00FA3E5D" w:rsidRDefault="005360F6" w:rsidP="00DC596A">
            <w:pPr>
              <w:pStyle w:val="TableText"/>
            </w:pPr>
            <w:r w:rsidRPr="00FA3E5D">
              <w:t>Class library</w:t>
            </w:r>
          </w:p>
        </w:tc>
        <w:tc>
          <w:tcPr>
            <w:tcW w:w="6380" w:type="dxa"/>
          </w:tcPr>
          <w:p w14:paraId="2E0E68DD" w14:textId="77777777" w:rsidR="005360F6" w:rsidRPr="00FA3E5D" w:rsidRDefault="005360F6" w:rsidP="00DC596A">
            <w:pPr>
              <w:pStyle w:val="TableText"/>
              <w:rPr>
                <w:rStyle w:val="CodeInline"/>
              </w:rPr>
            </w:pPr>
            <w:r w:rsidRPr="00FA3E5D">
              <w:rPr>
                <w:rStyle w:val="CodeInline"/>
              </w:rPr>
              <w:t>WebApi2Book.Data.Tests</w:t>
            </w:r>
          </w:p>
        </w:tc>
      </w:tr>
      <w:tr w:rsidR="005360F6" w14:paraId="4AA5AEEA" w14:textId="77777777" w:rsidTr="00807217">
        <w:tc>
          <w:tcPr>
            <w:tcW w:w="2255" w:type="dxa"/>
          </w:tcPr>
          <w:p w14:paraId="2D680E71" w14:textId="77777777" w:rsidR="005360F6" w:rsidRPr="00FA3E5D" w:rsidRDefault="005360F6" w:rsidP="00DC596A">
            <w:pPr>
              <w:pStyle w:val="TableText"/>
            </w:pPr>
            <w:r w:rsidRPr="00FA3E5D">
              <w:t>Class library</w:t>
            </w:r>
          </w:p>
        </w:tc>
        <w:tc>
          <w:tcPr>
            <w:tcW w:w="6380" w:type="dxa"/>
          </w:tcPr>
          <w:p w14:paraId="0BFED7B3" w14:textId="77777777" w:rsidR="005360F6" w:rsidRPr="00FA3E5D" w:rsidRDefault="005360F6" w:rsidP="00DC596A">
            <w:pPr>
              <w:pStyle w:val="TableText"/>
              <w:rPr>
                <w:rStyle w:val="CodeInline"/>
              </w:rPr>
            </w:pPr>
            <w:r w:rsidRPr="00FA3E5D">
              <w:rPr>
                <w:rStyle w:val="CodeInline"/>
              </w:rPr>
              <w:t>WebApi2Book.Web.Api.IntegrationTests</w:t>
            </w:r>
          </w:p>
        </w:tc>
      </w:tr>
      <w:tr w:rsidR="005360F6" w14:paraId="29453F6B" w14:textId="77777777" w:rsidTr="00807217">
        <w:tc>
          <w:tcPr>
            <w:tcW w:w="2255" w:type="dxa"/>
          </w:tcPr>
          <w:p w14:paraId="51342C63" w14:textId="77777777" w:rsidR="005360F6" w:rsidRPr="00FA3E5D" w:rsidRDefault="005360F6" w:rsidP="00DC596A">
            <w:pPr>
              <w:pStyle w:val="TableText"/>
            </w:pPr>
            <w:r w:rsidRPr="00FA3E5D">
              <w:t>Class library</w:t>
            </w:r>
          </w:p>
        </w:tc>
        <w:tc>
          <w:tcPr>
            <w:tcW w:w="6380" w:type="dxa"/>
          </w:tcPr>
          <w:p w14:paraId="5997A296" w14:textId="77777777" w:rsidR="005360F6" w:rsidRPr="00FA3E5D" w:rsidRDefault="005360F6" w:rsidP="00DC596A">
            <w:pPr>
              <w:pStyle w:val="TableText"/>
              <w:rPr>
                <w:rStyle w:val="CodeInline"/>
              </w:rPr>
            </w:pPr>
            <w:r w:rsidRPr="00FA3E5D">
              <w:rPr>
                <w:rStyle w:val="CodeInline"/>
              </w:rPr>
              <w:t>WebApi2Book.Web.Api.Tests</w:t>
            </w:r>
          </w:p>
        </w:tc>
      </w:tr>
      <w:tr w:rsidR="005360F6" w14:paraId="4CBFF97E" w14:textId="77777777" w:rsidTr="00807217">
        <w:tc>
          <w:tcPr>
            <w:tcW w:w="2255" w:type="dxa"/>
          </w:tcPr>
          <w:p w14:paraId="609EA710" w14:textId="77777777" w:rsidR="005360F6" w:rsidRPr="00FA3E5D" w:rsidRDefault="005360F6" w:rsidP="00DC596A">
            <w:pPr>
              <w:pStyle w:val="TableText"/>
            </w:pPr>
            <w:r w:rsidRPr="00FA3E5D">
              <w:t>Class library</w:t>
            </w:r>
          </w:p>
        </w:tc>
        <w:tc>
          <w:tcPr>
            <w:tcW w:w="6380" w:type="dxa"/>
          </w:tcPr>
          <w:p w14:paraId="417BFDAF" w14:textId="77777777" w:rsidR="005360F6" w:rsidRPr="00FA3E5D" w:rsidRDefault="005360F6" w:rsidP="00DC596A">
            <w:pPr>
              <w:pStyle w:val="TableText"/>
              <w:rPr>
                <w:rStyle w:val="CodeInline"/>
              </w:rPr>
            </w:pPr>
            <w:r w:rsidRPr="00FA3E5D">
              <w:rPr>
                <w:rStyle w:val="CodeInline"/>
              </w:rPr>
              <w:t>WebApi2Book.Web.Common.Tests</w:t>
            </w:r>
          </w:p>
        </w:tc>
      </w:tr>
    </w:tbl>
    <w:p w14:paraId="7BD32538" w14:textId="77777777" w:rsidR="005360F6" w:rsidRDefault="005360F6" w:rsidP="00B23CC0">
      <w:pPr>
        <w:pStyle w:val="BodyText"/>
      </w:pPr>
    </w:p>
    <w:p w14:paraId="6E47DC5D" w14:textId="77777777" w:rsidR="005360F6" w:rsidRDefault="005360F6" w:rsidP="00B23CC0">
      <w:pPr>
        <w:pStyle w:val="BodyText"/>
      </w:pPr>
      <w:r>
        <w:t>To help keep things clean, when you're finished adding these projects go ahead and delete the useless Class1.cs file that Visual Studio creates by default in each project.</w:t>
      </w:r>
    </w:p>
    <w:p w14:paraId="55DDC1E9" w14:textId="77777777" w:rsidR="005360F6" w:rsidRDefault="005360F6" w:rsidP="00B23CC0">
      <w:pPr>
        <w:pStyle w:val="BodyText"/>
      </w:pPr>
      <w:r>
        <w:t xml:space="preserve">Notice that we didn’t add </w:t>
      </w:r>
      <w:r w:rsidR="00904901">
        <w:fldChar w:fldCharType="begin"/>
      </w:r>
      <w:r>
        <w:instrText xml:space="preserve"> XE "</w:instrText>
      </w:r>
      <w:r w:rsidRPr="005A2450">
        <w:instrText>Task-management source tree: projects: test folder</w:instrText>
      </w:r>
      <w:r>
        <w:instrText xml:space="preserve">" </w:instrText>
      </w:r>
      <w:r w:rsidR="00904901">
        <w:fldChar w:fldCharType="end"/>
      </w:r>
      <w:r>
        <w:t xml:space="preserve">test projects for </w:t>
      </w:r>
      <w:r w:rsidRPr="00A43931">
        <w:t>all</w:t>
      </w:r>
      <w:r>
        <w:t xml:space="preserve"> projects. This is because not all projects have classes that need to be unit tested. For example, the </w:t>
      </w:r>
      <w:r>
        <w:rPr>
          <w:rStyle w:val="CodeInline"/>
        </w:rPr>
        <w:t>WebApi2</w:t>
      </w:r>
      <w:r w:rsidRPr="00BE5098">
        <w:rPr>
          <w:rStyle w:val="CodeInline"/>
        </w:rPr>
        <w:t>Book</w:t>
      </w:r>
      <w:r w:rsidRPr="00294446">
        <w:rPr>
          <w:rStyle w:val="CodeInline"/>
        </w:rPr>
        <w:t>.</w:t>
      </w:r>
      <w:r>
        <w:rPr>
          <w:rStyle w:val="CodeInline"/>
        </w:rPr>
        <w:t>Web.Api.Models</w:t>
      </w:r>
      <w:r>
        <w:t xml:space="preserve"> project will only contain service model classes, none of which lend themselves to any kind of unit tests.</w:t>
      </w:r>
    </w:p>
    <w:p w14:paraId="3764F7AA" w14:textId="77777777" w:rsidR="005360F6" w:rsidRDefault="005360F6" w:rsidP="00B23CC0">
      <w:pPr>
        <w:pStyle w:val="BodyText"/>
      </w:pPr>
      <w:r>
        <w:t xml:space="preserve">As mentioned previously, we highly recommend using </w:t>
      </w:r>
      <w:proofErr w:type="spellStart"/>
      <w:r>
        <w:t>JetBrains</w:t>
      </w:r>
      <w:proofErr w:type="spellEnd"/>
      <w:r>
        <w:t xml:space="preserve">’ </w:t>
      </w:r>
      <w:proofErr w:type="spellStart"/>
      <w:r>
        <w:t>ReSharper</w:t>
      </w:r>
      <w:proofErr w:type="spellEnd"/>
      <w:r>
        <w:t xml:space="preserve"> when developing in .NET. Running unit tests is one of the benefits of this tool. It does a great job within the IDE of letting you run individual tests or all the tests in a class, category, project, or whatever. It also completely abstracts the underlying test framework, so the experience is the same whether you’re using </w:t>
      </w:r>
      <w:proofErr w:type="spellStart"/>
      <w:r>
        <w:t>NUnit</w:t>
      </w:r>
      <w:proofErr w:type="spellEnd"/>
      <w:r>
        <w:t xml:space="preserve"> or </w:t>
      </w:r>
      <w:proofErr w:type="spellStart"/>
      <w:r>
        <w:t>MSTest</w:t>
      </w:r>
      <w:proofErr w:type="spellEnd"/>
      <w:r>
        <w:t>.</w:t>
      </w:r>
    </w:p>
    <w:p w14:paraId="377DFD70" w14:textId="77777777" w:rsidR="005360F6" w:rsidRDefault="005360F6" w:rsidP="00B23CC0">
      <w:pPr>
        <w:pStyle w:val="BodyText"/>
      </w:pPr>
      <w:r>
        <w:t>At this point, you might be wondering why you have so many projects for such a simple application. There are a plethora of reasons why this separation works well, some of which are beyond the scope of this book. The main goal here is to separate your dependencies; e.g., not require the WebApi2Book.</w:t>
      </w:r>
      <w:r w:rsidRPr="00294446">
        <w:rPr>
          <w:rStyle w:val="CodeInline"/>
        </w:rPr>
        <w:t>Common</w:t>
      </w:r>
      <w:r>
        <w:t xml:space="preserve"> project to depend on </w:t>
      </w:r>
      <w:proofErr w:type="spellStart"/>
      <w:r>
        <w:t>NHibernate</w:t>
      </w:r>
      <w:proofErr w:type="spellEnd"/>
      <w:r>
        <w:t>,</w:t>
      </w:r>
      <w:r w:rsidR="00904901">
        <w:fldChar w:fldCharType="begin"/>
      </w:r>
      <w:r>
        <w:instrText xml:space="preserve"> XE "</w:instrText>
      </w:r>
      <w:r w:rsidRPr="00FF6D0A">
        <w:instrText>Task-management source tree: projects: NHibernate</w:instrText>
      </w:r>
      <w:r>
        <w:instrText xml:space="preserve">" </w:instrText>
      </w:r>
      <w:r w:rsidR="00904901">
        <w:fldChar w:fldCharType="end"/>
      </w:r>
      <w:r>
        <w:t xml:space="preserve"> and not require you to add SQL Server-specific code to anything but the WebApi2.</w:t>
      </w:r>
      <w:r w:rsidRPr="00294446">
        <w:rPr>
          <w:rStyle w:val="CodeInline"/>
        </w:rPr>
        <w:t>Data.SqlServer</w:t>
      </w:r>
      <w:r>
        <w:t xml:space="preserve"> project. This approach helps during development, but it also helps keep deployments and updates/patches much cleaner. Table 4-3 illustrates what each project is used</w:t>
      </w:r>
      <w:r w:rsidR="00904901">
        <w:fldChar w:fldCharType="begin"/>
      </w:r>
      <w:r>
        <w:instrText xml:space="preserve"> XE "</w:instrText>
      </w:r>
      <w:r w:rsidRPr="00C40A24">
        <w:instrText>Task-management source tree: projects: application</w:instrText>
      </w:r>
      <w:r>
        <w:instrText xml:space="preserve">" </w:instrText>
      </w:r>
      <w:r w:rsidR="00904901">
        <w:fldChar w:fldCharType="end"/>
      </w:r>
      <w:r>
        <w:t xml:space="preserve"> for and what it will contain.</w:t>
      </w:r>
    </w:p>
    <w:p w14:paraId="777092DE" w14:textId="77777777" w:rsidR="005360F6" w:rsidRDefault="005360F6" w:rsidP="00DC596A">
      <w:pPr>
        <w:pStyle w:val="FigureCaption"/>
      </w:pPr>
      <w:r>
        <w:t>Table 4-3. The Project Usage</w:t>
      </w:r>
    </w:p>
    <w:tbl>
      <w:tblPr>
        <w:tblW w:w="0" w:type="auto"/>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3078"/>
        <w:gridCol w:w="5467"/>
      </w:tblGrid>
      <w:tr w:rsidR="005360F6" w14:paraId="2FDD211C" w14:textId="77777777" w:rsidTr="000B6E3D">
        <w:tc>
          <w:tcPr>
            <w:tcW w:w="3078" w:type="dxa"/>
            <w:tcBorders>
              <w:top w:val="single" w:sz="4" w:space="0" w:color="auto"/>
              <w:bottom w:val="single" w:sz="4" w:space="0" w:color="auto"/>
            </w:tcBorders>
          </w:tcPr>
          <w:p w14:paraId="34BF3F0B" w14:textId="77777777" w:rsidR="005360F6" w:rsidRPr="00A43931" w:rsidRDefault="005360F6" w:rsidP="00DC596A">
            <w:pPr>
              <w:pStyle w:val="TableHead"/>
            </w:pPr>
            <w:r w:rsidRPr="00E75F85">
              <w:t>Project Name</w:t>
            </w:r>
          </w:p>
        </w:tc>
        <w:tc>
          <w:tcPr>
            <w:tcW w:w="5467" w:type="dxa"/>
            <w:tcBorders>
              <w:top w:val="single" w:sz="4" w:space="0" w:color="auto"/>
              <w:bottom w:val="single" w:sz="4" w:space="0" w:color="auto"/>
            </w:tcBorders>
          </w:tcPr>
          <w:p w14:paraId="27E24E28" w14:textId="77777777" w:rsidR="005360F6" w:rsidRPr="00A43931" w:rsidRDefault="005360F6" w:rsidP="00DC596A">
            <w:pPr>
              <w:pStyle w:val="TableHead"/>
            </w:pPr>
            <w:r>
              <w:t>Purpose and Contents</w:t>
            </w:r>
          </w:p>
        </w:tc>
      </w:tr>
      <w:tr w:rsidR="005360F6" w14:paraId="7642E790" w14:textId="77777777" w:rsidTr="000B6E3D">
        <w:tc>
          <w:tcPr>
            <w:tcW w:w="3078" w:type="dxa"/>
            <w:tcBorders>
              <w:top w:val="single" w:sz="4" w:space="0" w:color="auto"/>
            </w:tcBorders>
          </w:tcPr>
          <w:p w14:paraId="514BFB13" w14:textId="77777777" w:rsidR="005360F6" w:rsidRPr="00FA3E5D" w:rsidRDefault="005360F6" w:rsidP="00DC596A">
            <w:pPr>
              <w:pStyle w:val="TableText"/>
              <w:rPr>
                <w:rStyle w:val="CodeInline"/>
              </w:rPr>
            </w:pPr>
            <w:r w:rsidRPr="00FA3E5D">
              <w:rPr>
                <w:rStyle w:val="CodeInline"/>
              </w:rPr>
              <w:t>WebApi2Book.Common</w:t>
            </w:r>
          </w:p>
        </w:tc>
        <w:tc>
          <w:tcPr>
            <w:tcW w:w="5467" w:type="dxa"/>
            <w:tcBorders>
              <w:top w:val="single" w:sz="4" w:space="0" w:color="auto"/>
            </w:tcBorders>
          </w:tcPr>
          <w:p w14:paraId="6AEBE1D0" w14:textId="77777777" w:rsidR="005360F6" w:rsidRPr="00FA3E5D" w:rsidRDefault="005360F6" w:rsidP="00DC596A">
            <w:pPr>
              <w:pStyle w:val="TableText"/>
            </w:pPr>
            <w:r w:rsidRPr="00FA3E5D">
              <w:t>Contains "framework-</w:t>
            </w:r>
            <w:proofErr w:type="spellStart"/>
            <w:r w:rsidRPr="00FA3E5D">
              <w:t>ish</w:t>
            </w:r>
            <w:proofErr w:type="spellEnd"/>
            <w:r w:rsidRPr="00FA3E5D">
              <w:t>" functionality not specific to the API or the database.</w:t>
            </w:r>
          </w:p>
        </w:tc>
      </w:tr>
      <w:tr w:rsidR="005360F6" w14:paraId="2E652E06" w14:textId="77777777" w:rsidTr="00807217">
        <w:tc>
          <w:tcPr>
            <w:tcW w:w="3078" w:type="dxa"/>
          </w:tcPr>
          <w:p w14:paraId="7FBA7B04" w14:textId="77777777" w:rsidR="005360F6" w:rsidRPr="00FA3E5D" w:rsidRDefault="005360F6" w:rsidP="00DC596A">
            <w:pPr>
              <w:pStyle w:val="TableText"/>
              <w:rPr>
                <w:rStyle w:val="CodeInline"/>
              </w:rPr>
            </w:pPr>
            <w:r w:rsidRPr="00FA3E5D">
              <w:rPr>
                <w:rStyle w:val="CodeInline"/>
              </w:rPr>
              <w:t>WebApi2Book.Data</w:t>
            </w:r>
          </w:p>
        </w:tc>
        <w:tc>
          <w:tcPr>
            <w:tcW w:w="5467" w:type="dxa"/>
          </w:tcPr>
          <w:p w14:paraId="300E4476" w14:textId="77777777" w:rsidR="005360F6" w:rsidRPr="00FA3E5D" w:rsidRDefault="005360F6" w:rsidP="00DC596A">
            <w:pPr>
              <w:pStyle w:val="TableText"/>
            </w:pPr>
            <w:r w:rsidRPr="00FA3E5D">
              <w:t xml:space="preserve">Contains the domain model Plain Old CLR Objects (POCOs); these are used by </w:t>
            </w:r>
            <w:proofErr w:type="spellStart"/>
            <w:r w:rsidRPr="00FA3E5D">
              <w:t>NHibernate</w:t>
            </w:r>
            <w:proofErr w:type="spellEnd"/>
            <w:r w:rsidRPr="00FA3E5D">
              <w:t xml:space="preserve"> to pull/push data from the database. Also contains the data access interfaces and helper classes. However, nothing in this project is specific to SQL Server.</w:t>
            </w:r>
          </w:p>
        </w:tc>
      </w:tr>
      <w:tr w:rsidR="005360F6" w14:paraId="61AB44CC" w14:textId="77777777" w:rsidTr="00807217">
        <w:tc>
          <w:tcPr>
            <w:tcW w:w="3078" w:type="dxa"/>
          </w:tcPr>
          <w:p w14:paraId="7AA356C5" w14:textId="77777777" w:rsidR="005360F6" w:rsidRPr="00FA3E5D" w:rsidRDefault="005360F6" w:rsidP="00DC596A">
            <w:pPr>
              <w:pStyle w:val="TableText"/>
              <w:rPr>
                <w:rStyle w:val="CodeInline"/>
              </w:rPr>
            </w:pPr>
            <w:r w:rsidRPr="00FA3E5D">
              <w:rPr>
                <w:rStyle w:val="CodeInline"/>
              </w:rPr>
              <w:t>WebApi2Book.Data.SqlServer</w:t>
            </w:r>
          </w:p>
        </w:tc>
        <w:tc>
          <w:tcPr>
            <w:tcW w:w="5467" w:type="dxa"/>
          </w:tcPr>
          <w:p w14:paraId="6744C56A" w14:textId="77777777" w:rsidR="005360F6" w:rsidRPr="00FA3E5D" w:rsidRDefault="005360F6" w:rsidP="00DC596A">
            <w:pPr>
              <w:pStyle w:val="TableText"/>
            </w:pPr>
            <w:r w:rsidRPr="00FA3E5D">
              <w:t xml:space="preserve">Contains data access implementations, as well as your </w:t>
            </w:r>
            <w:proofErr w:type="spellStart"/>
            <w:r w:rsidRPr="00FA3E5D">
              <w:t>NHibernate</w:t>
            </w:r>
            <w:proofErr w:type="spellEnd"/>
            <w:r w:rsidRPr="00FA3E5D">
              <w:t xml:space="preserve"> mappings. This project is what makes the Data project SQL Server–specific at runtime.</w:t>
            </w:r>
          </w:p>
          <w:p w14:paraId="54566B78" w14:textId="77777777" w:rsidR="005360F6" w:rsidRPr="00FA3E5D" w:rsidRDefault="005360F6" w:rsidP="00DC596A">
            <w:pPr>
              <w:pStyle w:val="TableText"/>
            </w:pPr>
          </w:p>
          <w:p w14:paraId="1265AD05" w14:textId="77777777" w:rsidR="005360F6" w:rsidRPr="00FA3E5D" w:rsidRDefault="005360F6" w:rsidP="00DC596A">
            <w:pPr>
              <w:pStyle w:val="TableText"/>
            </w:pPr>
            <w:r w:rsidRPr="00FA3E5D">
              <w:t>As you build up your services application, you should note that no code references any types contained in this project; instead, the code only references the Data project.</w:t>
            </w:r>
          </w:p>
        </w:tc>
      </w:tr>
      <w:tr w:rsidR="005360F6" w14:paraId="36730018" w14:textId="77777777" w:rsidTr="00807217">
        <w:tc>
          <w:tcPr>
            <w:tcW w:w="3078" w:type="dxa"/>
          </w:tcPr>
          <w:p w14:paraId="027B37DB" w14:textId="77777777" w:rsidR="005360F6" w:rsidRPr="00FA3E5D" w:rsidRDefault="005360F6" w:rsidP="00DC596A">
            <w:pPr>
              <w:pStyle w:val="TableText"/>
              <w:rPr>
                <w:rStyle w:val="CodeInline"/>
              </w:rPr>
            </w:pPr>
            <w:r w:rsidRPr="00FA3E5D">
              <w:rPr>
                <w:rStyle w:val="CodeInline"/>
              </w:rPr>
              <w:t>WebApi2Book.Web.Api.Models</w:t>
            </w:r>
          </w:p>
        </w:tc>
        <w:tc>
          <w:tcPr>
            <w:tcW w:w="5467" w:type="dxa"/>
          </w:tcPr>
          <w:p w14:paraId="4C1A75B2" w14:textId="77777777" w:rsidR="005360F6" w:rsidRPr="00FA3E5D" w:rsidRDefault="005360F6" w:rsidP="00DC596A">
            <w:pPr>
              <w:pStyle w:val="TableText"/>
            </w:pPr>
            <w:r w:rsidRPr="00FA3E5D">
              <w:t>Contains the service’s REST resource types (or models).</w:t>
            </w:r>
          </w:p>
          <w:p w14:paraId="2E21FCCB" w14:textId="77777777" w:rsidR="005360F6" w:rsidRPr="00FA3E5D" w:rsidRDefault="005360F6" w:rsidP="00DC596A">
            <w:pPr>
              <w:pStyle w:val="TableText"/>
            </w:pPr>
          </w:p>
          <w:p w14:paraId="68EBBB08" w14:textId="77777777" w:rsidR="005360F6" w:rsidRPr="00FA3E5D" w:rsidRDefault="005360F6" w:rsidP="00DC596A">
            <w:pPr>
              <w:pStyle w:val="TableText"/>
            </w:pPr>
            <w:r w:rsidRPr="00FA3E5D">
              <w:t xml:space="preserve">We separate these into their own class library just to make unit testing a little easier. But remember that the client/caller </w:t>
            </w:r>
            <w:r w:rsidR="00904901" w:rsidRPr="00FA3E5D">
              <w:fldChar w:fldCharType="begin"/>
            </w:r>
            <w:r w:rsidRPr="00FA3E5D">
              <w:instrText xml:space="preserve"> XE "Task-management source tree: projects: application" </w:instrText>
            </w:r>
            <w:r w:rsidR="00904901" w:rsidRPr="00FA3E5D">
              <w:fldChar w:fldCharType="end"/>
            </w:r>
            <w:r w:rsidRPr="00FA3E5D">
              <w:t>never gets this DLL, because resource type definitions are not shared with REST service clients.</w:t>
            </w:r>
          </w:p>
        </w:tc>
      </w:tr>
      <w:tr w:rsidR="005360F6" w14:paraId="6CD08A2A" w14:textId="77777777" w:rsidTr="00807217">
        <w:tc>
          <w:tcPr>
            <w:tcW w:w="3078" w:type="dxa"/>
          </w:tcPr>
          <w:p w14:paraId="74D7588E" w14:textId="77777777" w:rsidR="005360F6" w:rsidRPr="00FA3E5D" w:rsidRDefault="005360F6" w:rsidP="00DC596A">
            <w:pPr>
              <w:pStyle w:val="TableText"/>
              <w:rPr>
                <w:rStyle w:val="CodeInline"/>
              </w:rPr>
            </w:pPr>
            <w:r w:rsidRPr="00FA3E5D">
              <w:rPr>
                <w:rStyle w:val="CodeInline"/>
              </w:rPr>
              <w:lastRenderedPageBreak/>
              <w:t>WebApi2Book.Web.Common</w:t>
            </w:r>
          </w:p>
        </w:tc>
        <w:tc>
          <w:tcPr>
            <w:tcW w:w="5467" w:type="dxa"/>
          </w:tcPr>
          <w:p w14:paraId="046D3680" w14:textId="77777777" w:rsidR="005360F6" w:rsidRPr="00FA3E5D" w:rsidRDefault="005360F6" w:rsidP="00DC596A">
            <w:pPr>
              <w:pStyle w:val="TableText"/>
            </w:pPr>
            <w:r w:rsidRPr="00FA3E5D">
              <w:t>Contains functionality common to web and service applications.</w:t>
            </w:r>
          </w:p>
        </w:tc>
      </w:tr>
      <w:tr w:rsidR="005360F6" w14:paraId="4DD966CD" w14:textId="77777777" w:rsidTr="00807217">
        <w:tc>
          <w:tcPr>
            <w:tcW w:w="3078" w:type="dxa"/>
          </w:tcPr>
          <w:p w14:paraId="175159E8" w14:textId="77777777" w:rsidR="005360F6" w:rsidRPr="00FA3E5D" w:rsidRDefault="005360F6" w:rsidP="00DC596A">
            <w:pPr>
              <w:pStyle w:val="TableText"/>
              <w:rPr>
                <w:rStyle w:val="CodeInline"/>
              </w:rPr>
            </w:pPr>
            <w:r w:rsidRPr="00FA3E5D">
              <w:rPr>
                <w:rStyle w:val="CodeInline"/>
              </w:rPr>
              <w:t>WebApi2Book.Web.Api</w:t>
            </w:r>
          </w:p>
        </w:tc>
        <w:tc>
          <w:tcPr>
            <w:tcW w:w="5467" w:type="dxa"/>
          </w:tcPr>
          <w:p w14:paraId="26F2DB72" w14:textId="77777777" w:rsidR="005360F6" w:rsidRPr="00FA3E5D" w:rsidRDefault="005360F6" w:rsidP="00DC596A">
            <w:pPr>
              <w:pStyle w:val="TableText"/>
            </w:pPr>
            <w:r w:rsidRPr="00FA3E5D">
              <w:t xml:space="preserve">This is the REST service application itself; it is hosted by IIS at runtime (though in development we use </w:t>
            </w:r>
            <w:proofErr w:type="spellStart"/>
            <w:r w:rsidRPr="00FA3E5D">
              <w:t>IISExpress</w:t>
            </w:r>
            <w:proofErr w:type="spellEnd"/>
            <w:r w:rsidRPr="00FA3E5D">
              <w:t>). This project contains all of the Web API controllers and handlers, the REST routes, connection string(s), and so on.</w:t>
            </w:r>
          </w:p>
        </w:tc>
      </w:tr>
      <w:tr w:rsidR="005360F6" w14:paraId="59546B67" w14:textId="77777777" w:rsidTr="00807217">
        <w:tc>
          <w:tcPr>
            <w:tcW w:w="3078" w:type="dxa"/>
          </w:tcPr>
          <w:p w14:paraId="28499DC4" w14:textId="77777777" w:rsidR="005360F6" w:rsidRPr="00FA3E5D" w:rsidRDefault="005360F6" w:rsidP="00DC596A">
            <w:pPr>
              <w:pStyle w:val="TableText"/>
              <w:rPr>
                <w:rStyle w:val="CodeInline"/>
              </w:rPr>
            </w:pPr>
            <w:r w:rsidRPr="00FA3E5D">
              <w:rPr>
                <w:rStyle w:val="CodeInline"/>
              </w:rPr>
              <w:t>WebApi2BookDb</w:t>
            </w:r>
          </w:p>
        </w:tc>
        <w:tc>
          <w:tcPr>
            <w:tcW w:w="5467" w:type="dxa"/>
          </w:tcPr>
          <w:p w14:paraId="2B363322" w14:textId="77777777" w:rsidR="005360F6" w:rsidRPr="00FA3E5D" w:rsidRDefault="005360F6" w:rsidP="00DC596A">
            <w:pPr>
              <w:pStyle w:val="TableText"/>
            </w:pPr>
            <w:r w:rsidRPr="00FA3E5D">
              <w:t>Contains all the schema, code, and data for the SQL Server database. Once this project is compiled, use the output to publish the database to your preferred target. This works whether you want to create a new database or upgrade an existing one.</w:t>
            </w:r>
          </w:p>
        </w:tc>
      </w:tr>
      <w:tr w:rsidR="005360F6" w14:paraId="640B3C3F" w14:textId="77777777" w:rsidTr="00807217">
        <w:tc>
          <w:tcPr>
            <w:tcW w:w="3078" w:type="dxa"/>
          </w:tcPr>
          <w:p w14:paraId="16A93645" w14:textId="77777777" w:rsidR="005360F6" w:rsidRPr="00FA3E5D" w:rsidRDefault="005360F6" w:rsidP="00DC596A">
            <w:pPr>
              <w:pStyle w:val="TableText"/>
              <w:rPr>
                <w:rStyle w:val="CodeInline"/>
              </w:rPr>
            </w:pPr>
            <w:r w:rsidRPr="00FA3E5D">
              <w:rPr>
                <w:rStyle w:val="CodeInline"/>
              </w:rPr>
              <w:t>WebApi2Book.Common.Tests</w:t>
            </w:r>
          </w:p>
        </w:tc>
        <w:tc>
          <w:tcPr>
            <w:tcW w:w="5467" w:type="dxa"/>
          </w:tcPr>
          <w:p w14:paraId="7493C576" w14:textId="77777777" w:rsidR="005360F6" w:rsidRPr="00FA3E5D" w:rsidRDefault="005360F6" w:rsidP="00DC596A">
            <w:pPr>
              <w:pStyle w:val="TableText"/>
            </w:pPr>
            <w:r w:rsidRPr="00FA3E5D">
              <w:t xml:space="preserve">Unit tests for the classes in the </w:t>
            </w:r>
            <w:r w:rsidRPr="00FA3E5D">
              <w:rPr>
                <w:rStyle w:val="CodeInline"/>
              </w:rPr>
              <w:t>WebApi2Book.Web.Common</w:t>
            </w:r>
            <w:r w:rsidRPr="00FA3E5D" w:rsidDel="00974D55">
              <w:rPr>
                <w:rStyle w:val="CodeInline"/>
              </w:rPr>
              <w:t xml:space="preserve"> </w:t>
            </w:r>
            <w:r w:rsidRPr="00FA3E5D">
              <w:t>project.</w:t>
            </w:r>
          </w:p>
        </w:tc>
      </w:tr>
      <w:tr w:rsidR="005360F6" w14:paraId="3D7FF393" w14:textId="77777777" w:rsidTr="00807217">
        <w:tc>
          <w:tcPr>
            <w:tcW w:w="3078" w:type="dxa"/>
          </w:tcPr>
          <w:p w14:paraId="1E132ACF" w14:textId="77777777" w:rsidR="005360F6" w:rsidRPr="00FA3E5D" w:rsidRDefault="005360F6" w:rsidP="00DC596A">
            <w:pPr>
              <w:pStyle w:val="TableText"/>
              <w:rPr>
                <w:rStyle w:val="CodeInline"/>
              </w:rPr>
            </w:pPr>
            <w:r w:rsidRPr="00FA3E5D">
              <w:rPr>
                <w:rStyle w:val="CodeInline"/>
              </w:rPr>
              <w:t>WebApi2Book.Data.SqlServer</w:t>
            </w:r>
          </w:p>
          <w:p w14:paraId="605E0C95" w14:textId="77777777" w:rsidR="005360F6" w:rsidRPr="00FA3E5D" w:rsidRDefault="005360F6" w:rsidP="00DC596A">
            <w:pPr>
              <w:pStyle w:val="TableText"/>
              <w:rPr>
                <w:rStyle w:val="CodeInline"/>
              </w:rPr>
            </w:pPr>
            <w:r w:rsidRPr="00FA3E5D">
              <w:rPr>
                <w:rStyle w:val="CodeInline"/>
              </w:rPr>
              <w:t>.</w:t>
            </w:r>
            <w:proofErr w:type="spellStart"/>
            <w:r w:rsidRPr="00FA3E5D">
              <w:rPr>
                <w:rStyle w:val="CodeInline"/>
              </w:rPr>
              <w:t>IntegrationTests</w:t>
            </w:r>
            <w:proofErr w:type="spellEnd"/>
            <w:r w:rsidRPr="00FA3E5D" w:rsidDel="00974D55">
              <w:rPr>
                <w:rStyle w:val="CodeInline"/>
              </w:rPr>
              <w:t xml:space="preserve"> </w:t>
            </w:r>
          </w:p>
        </w:tc>
        <w:tc>
          <w:tcPr>
            <w:tcW w:w="5467" w:type="dxa"/>
          </w:tcPr>
          <w:p w14:paraId="1315919D" w14:textId="77777777" w:rsidR="005360F6" w:rsidRPr="00FA3E5D" w:rsidRDefault="005360F6" w:rsidP="00DC596A">
            <w:pPr>
              <w:pStyle w:val="TableText"/>
            </w:pPr>
            <w:r w:rsidRPr="00FA3E5D">
              <w:t xml:space="preserve">Integration tests for the classes in the </w:t>
            </w:r>
            <w:r w:rsidRPr="00FA3E5D">
              <w:rPr>
                <w:rStyle w:val="CodeInline"/>
              </w:rPr>
              <w:t>WebApi2Book.Data.SqlServer</w:t>
            </w:r>
            <w:r w:rsidRPr="00FA3E5D">
              <w:t>; these are used to test data access against the actual database.</w:t>
            </w:r>
          </w:p>
        </w:tc>
      </w:tr>
      <w:tr w:rsidR="005360F6" w14:paraId="7E8289F3" w14:textId="77777777" w:rsidTr="00807217">
        <w:tc>
          <w:tcPr>
            <w:tcW w:w="3078" w:type="dxa"/>
          </w:tcPr>
          <w:p w14:paraId="70B02970" w14:textId="77777777" w:rsidR="005360F6" w:rsidRPr="00FA3E5D" w:rsidRDefault="005360F6" w:rsidP="00DC596A">
            <w:pPr>
              <w:pStyle w:val="TableText"/>
              <w:rPr>
                <w:rStyle w:val="CodeInline"/>
              </w:rPr>
            </w:pPr>
            <w:r w:rsidRPr="00FA3E5D">
              <w:rPr>
                <w:rStyle w:val="CodeInline"/>
              </w:rPr>
              <w:t>WebApi2Book.Data.Tests</w:t>
            </w:r>
          </w:p>
        </w:tc>
        <w:tc>
          <w:tcPr>
            <w:tcW w:w="5467" w:type="dxa"/>
          </w:tcPr>
          <w:p w14:paraId="3132A221" w14:textId="77777777" w:rsidR="005360F6" w:rsidRPr="00FA3E5D" w:rsidRDefault="005360F6" w:rsidP="00DC596A">
            <w:pPr>
              <w:pStyle w:val="TableText"/>
            </w:pPr>
            <w:r w:rsidRPr="00FA3E5D">
              <w:t>Unit tests for the classes in the WebApi2Book.Data project.</w:t>
            </w:r>
          </w:p>
        </w:tc>
      </w:tr>
      <w:tr w:rsidR="005360F6" w14:paraId="390CBB2A" w14:textId="77777777" w:rsidTr="00807217">
        <w:tc>
          <w:tcPr>
            <w:tcW w:w="3078" w:type="dxa"/>
          </w:tcPr>
          <w:p w14:paraId="70F337CB" w14:textId="77777777" w:rsidR="005360F6" w:rsidRPr="00FA3E5D" w:rsidRDefault="005360F6" w:rsidP="00DC596A">
            <w:pPr>
              <w:pStyle w:val="TableText"/>
              <w:rPr>
                <w:rStyle w:val="CodeInline"/>
              </w:rPr>
            </w:pPr>
            <w:r w:rsidRPr="00FA3E5D">
              <w:rPr>
                <w:rStyle w:val="CodeInline"/>
              </w:rPr>
              <w:t>WebApi2Book.Web.Api</w:t>
            </w:r>
          </w:p>
          <w:p w14:paraId="3DB06527" w14:textId="77777777" w:rsidR="005360F6" w:rsidRPr="00FA3E5D" w:rsidRDefault="005360F6" w:rsidP="00DC596A">
            <w:pPr>
              <w:pStyle w:val="TableText"/>
              <w:rPr>
                <w:rStyle w:val="CodeInline"/>
              </w:rPr>
            </w:pPr>
            <w:r w:rsidRPr="00FA3E5D">
              <w:rPr>
                <w:rStyle w:val="CodeInline"/>
              </w:rPr>
              <w:t>.</w:t>
            </w:r>
            <w:proofErr w:type="spellStart"/>
            <w:r w:rsidRPr="00FA3E5D">
              <w:rPr>
                <w:rStyle w:val="CodeInline"/>
              </w:rPr>
              <w:t>IntegrationTests</w:t>
            </w:r>
            <w:proofErr w:type="spellEnd"/>
          </w:p>
        </w:tc>
        <w:tc>
          <w:tcPr>
            <w:tcW w:w="5467" w:type="dxa"/>
          </w:tcPr>
          <w:p w14:paraId="33254D21" w14:textId="77777777" w:rsidR="005360F6" w:rsidRPr="00FA3E5D" w:rsidRDefault="005360F6" w:rsidP="00DC596A">
            <w:pPr>
              <w:pStyle w:val="TableText"/>
            </w:pPr>
            <w:r w:rsidRPr="00FA3E5D">
              <w:t>Integration ("smoke") tests for the REST service.</w:t>
            </w:r>
          </w:p>
        </w:tc>
      </w:tr>
      <w:tr w:rsidR="005360F6" w14:paraId="6E7A4995" w14:textId="77777777" w:rsidTr="00807217">
        <w:tc>
          <w:tcPr>
            <w:tcW w:w="3078" w:type="dxa"/>
          </w:tcPr>
          <w:p w14:paraId="3874FB5F" w14:textId="77777777" w:rsidR="005360F6" w:rsidRPr="00FA3E5D" w:rsidRDefault="005360F6" w:rsidP="00DC596A">
            <w:pPr>
              <w:pStyle w:val="TableText"/>
              <w:rPr>
                <w:rStyle w:val="CodeInline"/>
              </w:rPr>
            </w:pPr>
            <w:r w:rsidRPr="00FA3E5D">
              <w:rPr>
                <w:rStyle w:val="CodeInline"/>
              </w:rPr>
              <w:t>WebApi2Book.Web.Api.Tests</w:t>
            </w:r>
          </w:p>
        </w:tc>
        <w:tc>
          <w:tcPr>
            <w:tcW w:w="5467" w:type="dxa"/>
          </w:tcPr>
          <w:p w14:paraId="7ADC3F6E" w14:textId="77777777" w:rsidR="005360F6" w:rsidRPr="00FA3E5D" w:rsidRDefault="005360F6" w:rsidP="00DC596A">
            <w:pPr>
              <w:pStyle w:val="TableText"/>
            </w:pPr>
            <w:r w:rsidRPr="00FA3E5D">
              <w:t xml:space="preserve">Unit tests for the controllers and other classes in the </w:t>
            </w:r>
            <w:r w:rsidRPr="00FA3E5D">
              <w:rPr>
                <w:rStyle w:val="CodeInline"/>
              </w:rPr>
              <w:t>WebApi2Book.Web.Api</w:t>
            </w:r>
            <w:r w:rsidRPr="00FA3E5D">
              <w:t xml:space="preserve"> host project.</w:t>
            </w:r>
            <w:r w:rsidR="00904901" w:rsidRPr="00FA3E5D">
              <w:fldChar w:fldCharType="begin"/>
            </w:r>
            <w:r w:rsidRPr="00FA3E5D">
              <w:instrText xml:space="preserve"> XE "Task-management source tree: projects: application" </w:instrText>
            </w:r>
            <w:r w:rsidR="00904901" w:rsidRPr="00FA3E5D">
              <w:fldChar w:fldCharType="end"/>
            </w:r>
          </w:p>
        </w:tc>
      </w:tr>
      <w:tr w:rsidR="005360F6" w14:paraId="38F6F6C9" w14:textId="77777777" w:rsidTr="00807217">
        <w:tc>
          <w:tcPr>
            <w:tcW w:w="3078" w:type="dxa"/>
          </w:tcPr>
          <w:p w14:paraId="6465C540" w14:textId="77777777" w:rsidR="005360F6" w:rsidRPr="00FA3E5D" w:rsidRDefault="005360F6" w:rsidP="00DC596A">
            <w:pPr>
              <w:pStyle w:val="TableText"/>
              <w:rPr>
                <w:rStyle w:val="CodeInline"/>
              </w:rPr>
            </w:pPr>
            <w:r w:rsidRPr="00FA3E5D">
              <w:rPr>
                <w:rStyle w:val="CodeInline"/>
              </w:rPr>
              <w:t>WebApi2Book.Web.Common.Tests</w:t>
            </w:r>
          </w:p>
        </w:tc>
        <w:tc>
          <w:tcPr>
            <w:tcW w:w="5467" w:type="dxa"/>
          </w:tcPr>
          <w:p w14:paraId="2F4D0649" w14:textId="77777777" w:rsidR="005360F6" w:rsidRPr="00FA3E5D" w:rsidRDefault="005360F6" w:rsidP="00DC596A">
            <w:pPr>
              <w:pStyle w:val="TableText"/>
            </w:pPr>
            <w:r w:rsidRPr="00FA3E5D">
              <w:t>Unit tests for the classes in the WebApi2Book.Web.Common project.</w:t>
            </w:r>
          </w:p>
        </w:tc>
      </w:tr>
    </w:tbl>
    <w:p w14:paraId="756655CE" w14:textId="77777777" w:rsidR="005360F6" w:rsidRDefault="005360F6" w:rsidP="00B23CC0">
      <w:pPr>
        <w:pStyle w:val="BodyText"/>
      </w:pPr>
      <w:r>
        <w:t xml:space="preserve">Now that you have all of your Visual Studio projects in place, you need to add their respective external libraries and references using the </w:t>
      </w:r>
      <w:proofErr w:type="spellStart"/>
      <w:r>
        <w:t>NuGet</w:t>
      </w:r>
      <w:proofErr w:type="spellEnd"/>
      <w:r>
        <w:t xml:space="preserve"> Package Manager Console. These commands will download the latest versions of the libraries (if needed), and then add appropriate references to the given projects. And because in a previous section you configured </w:t>
      </w:r>
      <w:proofErr w:type="spellStart"/>
      <w:r>
        <w:t>NuGet</w:t>
      </w:r>
      <w:proofErr w:type="spellEnd"/>
      <w:r>
        <w:t xml:space="preserve"> to download the packages to your </w:t>
      </w:r>
      <w:r w:rsidRPr="00011141">
        <w:rPr>
          <w:rStyle w:val="CodeInline"/>
        </w:rPr>
        <w:t>lib</w:t>
      </w:r>
      <w:r>
        <w:t xml:space="preserve"> folder, you can look there after running these commands to see what was downloaded.</w:t>
      </w:r>
    </w:p>
    <w:p w14:paraId="71F6C967" w14:textId="77777777" w:rsidR="005360F6" w:rsidRDefault="005360F6" w:rsidP="00B23CC0">
      <w:pPr>
        <w:pStyle w:val="BodyText"/>
      </w:pPr>
      <w:r>
        <w:t xml:space="preserve">From within the Visual Studio 2013 IDE, open the Package Manager Console window and run the commands listed in Table 4-4. You can find the names of these packages and their corresponding install commands on the </w:t>
      </w:r>
      <w:proofErr w:type="spellStart"/>
      <w:r>
        <w:t>NuGet</w:t>
      </w:r>
      <w:proofErr w:type="spellEnd"/>
      <w:r w:rsidR="00904901">
        <w:fldChar w:fldCharType="begin"/>
      </w:r>
      <w:r>
        <w:instrText xml:space="preserve"> XE "</w:instrText>
      </w:r>
      <w:r w:rsidRPr="003E16FE">
        <w:instrText>Task-management source tree: projects: NuGet commands</w:instrText>
      </w:r>
      <w:r>
        <w:instrText xml:space="preserve">" </w:instrText>
      </w:r>
      <w:r w:rsidR="00904901">
        <w:fldChar w:fldCharType="end"/>
      </w:r>
      <w:r>
        <w:t xml:space="preserve"> web site at </w:t>
      </w:r>
      <w:hyperlink r:id="rId17" w:history="1">
        <w:r w:rsidRPr="00294446">
          <w:rPr>
            <w:rStyle w:val="CodeInline"/>
          </w:rPr>
          <w:t>www.nuget.org</w:t>
        </w:r>
      </w:hyperlink>
      <w:r>
        <w:t>. Each command indicates which package to install and in which project to add the package reference.</w:t>
      </w:r>
    </w:p>
    <w:p w14:paraId="23996124" w14:textId="77777777" w:rsidR="005360F6" w:rsidRDefault="005360F6" w:rsidP="00DC596A">
      <w:pPr>
        <w:pStyle w:val="FigureCaption"/>
      </w:pPr>
      <w:r>
        <w:lastRenderedPageBreak/>
        <w:t>Table 4-4. A List of NuGet Commands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Change w:id="27" w:author="Brian Wortman" w:date="2014-06-11T16:25:00Z">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PrChange>
      </w:tblPr>
      <w:tblGrid>
        <w:gridCol w:w="7375"/>
        <w:tblGridChange w:id="28">
          <w:tblGrid>
            <w:gridCol w:w="5"/>
            <w:gridCol w:w="5"/>
            <w:gridCol w:w="7365"/>
            <w:gridCol w:w="5"/>
            <w:gridCol w:w="5"/>
          </w:tblGrid>
        </w:tblGridChange>
      </w:tblGrid>
      <w:tr w:rsidR="005360F6" w14:paraId="328AD503" w14:textId="77777777" w:rsidTr="00E60B9B">
        <w:trPr>
          <w:trPrChange w:id="29" w:author="Brian Wortman" w:date="2014-06-11T16:25:00Z">
            <w:trPr>
              <w:gridBefore w:val="2"/>
            </w:trPr>
          </w:trPrChange>
        </w:trPr>
        <w:tc>
          <w:tcPr>
            <w:tcW w:w="7375" w:type="dxa"/>
            <w:tcBorders>
              <w:top w:val="single" w:sz="4" w:space="0" w:color="auto"/>
              <w:bottom w:val="single" w:sz="4" w:space="0" w:color="auto"/>
            </w:tcBorders>
            <w:tcPrChange w:id="30" w:author="Brian Wortman" w:date="2014-06-11T16:25:00Z">
              <w:tcPr>
                <w:tcW w:w="7375" w:type="dxa"/>
                <w:gridSpan w:val="3"/>
              </w:tcPr>
            </w:tcPrChange>
          </w:tcPr>
          <w:p w14:paraId="4E306B22" w14:textId="77777777" w:rsidR="005360F6" w:rsidRPr="00A43931" w:rsidRDefault="005360F6" w:rsidP="00DC596A">
            <w:pPr>
              <w:pStyle w:val="TableHead"/>
            </w:pPr>
            <w:proofErr w:type="spellStart"/>
            <w:r w:rsidRPr="00E75F85">
              <w:t>NuGet</w:t>
            </w:r>
            <w:proofErr w:type="spellEnd"/>
            <w:r w:rsidRPr="00E75F85">
              <w:t xml:space="preserve"> Command</w:t>
            </w:r>
          </w:p>
        </w:tc>
      </w:tr>
      <w:tr w:rsidR="00E60B9B" w14:paraId="01DA11C6" w14:textId="77777777" w:rsidTr="00E60B9B">
        <w:trPr>
          <w:ins w:id="31" w:author="Brian Wortman" w:date="2014-06-11T16:24:00Z"/>
          <w:trPrChange w:id="32" w:author="Brian Wortman" w:date="2014-06-11T16:25:00Z">
            <w:trPr>
              <w:gridBefore w:val="1"/>
              <w:gridAfter w:val="0"/>
            </w:trPr>
          </w:trPrChange>
        </w:trPr>
        <w:tc>
          <w:tcPr>
            <w:tcW w:w="7375" w:type="dxa"/>
            <w:tcBorders>
              <w:top w:val="single" w:sz="4" w:space="0" w:color="auto"/>
              <w:bottom w:val="nil"/>
            </w:tcBorders>
            <w:tcPrChange w:id="33" w:author="Brian Wortman" w:date="2014-06-11T16:25:00Z">
              <w:tcPr>
                <w:tcW w:w="7375" w:type="dxa"/>
                <w:gridSpan w:val="3"/>
                <w:tcBorders>
                  <w:top w:val="single" w:sz="4" w:space="0" w:color="auto"/>
                </w:tcBorders>
              </w:tcPr>
            </w:tcPrChange>
          </w:tcPr>
          <w:p w14:paraId="131AAFE1" w14:textId="77777777" w:rsidR="00E60B9B" w:rsidRPr="00DC1F22" w:rsidRDefault="00E60B9B" w:rsidP="00DC596A">
            <w:pPr>
              <w:pStyle w:val="TableText"/>
              <w:rPr>
                <w:ins w:id="34" w:author="Brian Wortman" w:date="2014-06-11T16:24:00Z"/>
                <w:rStyle w:val="CodeInline"/>
              </w:rPr>
            </w:pPr>
            <w:ins w:id="35" w:author="Brian Wortman" w:date="2014-06-11T16:24:00Z">
              <w:r w:rsidRPr="00A50844">
                <w:rPr>
                  <w:rStyle w:val="CodeInline"/>
                </w:rPr>
                <w:t xml:space="preserve">update-package </w:t>
              </w:r>
              <w:proofErr w:type="spellStart"/>
              <w:r w:rsidRPr="00A50844">
                <w:rPr>
                  <w:rStyle w:val="CodeInline"/>
                </w:rPr>
                <w:t>Microsoft.AspNet.WebApi</w:t>
              </w:r>
              <w:proofErr w:type="spellEnd"/>
              <w:r w:rsidRPr="00A50844">
                <w:rPr>
                  <w:rStyle w:val="CodeInline"/>
                </w:rPr>
                <w:t xml:space="preserve"> WebApi2Book.Web.Api</w:t>
              </w:r>
            </w:ins>
          </w:p>
        </w:tc>
      </w:tr>
      <w:tr w:rsidR="005360F6" w14:paraId="667EB685" w14:textId="77777777" w:rsidTr="00E60B9B">
        <w:trPr>
          <w:trPrChange w:id="36" w:author="Brian Wortman" w:date="2014-06-11T16:25:00Z">
            <w:trPr>
              <w:gridBefore w:val="2"/>
            </w:trPr>
          </w:trPrChange>
        </w:trPr>
        <w:tc>
          <w:tcPr>
            <w:tcW w:w="7375" w:type="dxa"/>
            <w:tcBorders>
              <w:top w:val="nil"/>
            </w:tcBorders>
            <w:tcPrChange w:id="37" w:author="Brian Wortman" w:date="2014-06-11T16:25:00Z">
              <w:tcPr>
                <w:tcW w:w="7375" w:type="dxa"/>
                <w:gridSpan w:val="3"/>
              </w:tcPr>
            </w:tcPrChange>
          </w:tcPr>
          <w:p w14:paraId="25E893E6" w14:textId="77777777" w:rsidR="005360F6" w:rsidRPr="00FA3E5D" w:rsidRDefault="005360F6" w:rsidP="00DC596A">
            <w:pPr>
              <w:pStyle w:val="TableText"/>
              <w:rPr>
                <w:rStyle w:val="CodeInline"/>
              </w:rPr>
            </w:pPr>
            <w:r w:rsidRPr="00FA3E5D">
              <w:rPr>
                <w:rStyle w:val="CodeInline"/>
              </w:rPr>
              <w:t xml:space="preserve">install-package </w:t>
            </w:r>
            <w:proofErr w:type="spellStart"/>
            <w:r w:rsidRPr="00FA3E5D">
              <w:rPr>
                <w:rStyle w:val="CodeInline"/>
              </w:rPr>
              <w:t>automapper</w:t>
            </w:r>
            <w:proofErr w:type="spellEnd"/>
            <w:r w:rsidRPr="00FA3E5D">
              <w:rPr>
                <w:rStyle w:val="CodeInline"/>
              </w:rPr>
              <w:t xml:space="preserve"> WebApi2Book.Common</w:t>
            </w:r>
          </w:p>
        </w:tc>
      </w:tr>
      <w:tr w:rsidR="005360F6" w14:paraId="28630635" w14:textId="77777777" w:rsidTr="00807217">
        <w:tc>
          <w:tcPr>
            <w:tcW w:w="7375" w:type="dxa"/>
          </w:tcPr>
          <w:p w14:paraId="262D069A" w14:textId="77777777" w:rsidR="005360F6" w:rsidRPr="00FA3E5D" w:rsidRDefault="005360F6" w:rsidP="00DC596A">
            <w:pPr>
              <w:pStyle w:val="TableText"/>
              <w:rPr>
                <w:rStyle w:val="CodeInline"/>
              </w:rPr>
            </w:pPr>
            <w:r w:rsidRPr="00FA3E5D">
              <w:rPr>
                <w:rStyle w:val="CodeInline"/>
              </w:rPr>
              <w:t>install-package log4net WebApi2Book.Common</w:t>
            </w:r>
          </w:p>
        </w:tc>
      </w:tr>
      <w:tr w:rsidR="005360F6" w14:paraId="4FE8A22E" w14:textId="77777777" w:rsidTr="00807217">
        <w:tc>
          <w:tcPr>
            <w:tcW w:w="7375" w:type="dxa"/>
          </w:tcPr>
          <w:p w14:paraId="79F1E4EF" w14:textId="77777777" w:rsidR="005360F6" w:rsidRPr="00FA3E5D" w:rsidRDefault="005360F6" w:rsidP="00DC596A">
            <w:pPr>
              <w:pStyle w:val="TableText"/>
              <w:rPr>
                <w:rStyle w:val="CodeInline"/>
              </w:rPr>
            </w:pPr>
            <w:r w:rsidRPr="00FA3E5D">
              <w:rPr>
                <w:rStyle w:val="CodeInline"/>
              </w:rPr>
              <w:t xml:space="preserve">install-package </w:t>
            </w:r>
            <w:proofErr w:type="spellStart"/>
            <w:r w:rsidRPr="00FA3E5D">
              <w:rPr>
                <w:rStyle w:val="CodeInline"/>
              </w:rPr>
              <w:t>nhibernate</w:t>
            </w:r>
            <w:proofErr w:type="spellEnd"/>
            <w:r w:rsidRPr="00FA3E5D">
              <w:rPr>
                <w:rStyle w:val="CodeInline"/>
              </w:rPr>
              <w:t xml:space="preserve"> WebApi2Book.Data.SqlServer</w:t>
            </w:r>
          </w:p>
        </w:tc>
      </w:tr>
      <w:tr w:rsidR="005360F6" w14:paraId="3A1C7265" w14:textId="77777777" w:rsidTr="00807217">
        <w:tc>
          <w:tcPr>
            <w:tcW w:w="7375" w:type="dxa"/>
          </w:tcPr>
          <w:p w14:paraId="2AA29435" w14:textId="77777777" w:rsidR="005360F6" w:rsidRPr="00FA3E5D" w:rsidRDefault="005360F6" w:rsidP="00DC596A">
            <w:pPr>
              <w:pStyle w:val="TableText"/>
              <w:rPr>
                <w:rStyle w:val="CodeInline"/>
              </w:rPr>
            </w:pPr>
            <w:r w:rsidRPr="00FA3E5D">
              <w:rPr>
                <w:rStyle w:val="CodeInline"/>
              </w:rPr>
              <w:t xml:space="preserve">install-package </w:t>
            </w:r>
            <w:proofErr w:type="spellStart"/>
            <w:r w:rsidRPr="00FA3E5D">
              <w:rPr>
                <w:rStyle w:val="CodeInline"/>
              </w:rPr>
              <w:t>fluentnhibernate</w:t>
            </w:r>
            <w:proofErr w:type="spellEnd"/>
            <w:r w:rsidRPr="00FA3E5D">
              <w:rPr>
                <w:rStyle w:val="CodeInline"/>
              </w:rPr>
              <w:t xml:space="preserve"> WebApi2Book.Data.SqlServer</w:t>
            </w:r>
          </w:p>
        </w:tc>
      </w:tr>
      <w:tr w:rsidR="005360F6" w14:paraId="4B753298" w14:textId="77777777" w:rsidTr="00807217">
        <w:tc>
          <w:tcPr>
            <w:tcW w:w="7375" w:type="dxa"/>
          </w:tcPr>
          <w:p w14:paraId="705D6EEB" w14:textId="77777777" w:rsidR="005360F6" w:rsidRPr="00FA3E5D" w:rsidRDefault="005360F6" w:rsidP="00DC596A">
            <w:pPr>
              <w:pStyle w:val="TableText"/>
              <w:rPr>
                <w:rStyle w:val="CodeInline"/>
              </w:rPr>
            </w:pPr>
            <w:r w:rsidRPr="00FA3E5D">
              <w:rPr>
                <w:rStyle w:val="CodeInline"/>
              </w:rPr>
              <w:t xml:space="preserve">install-package </w:t>
            </w:r>
            <w:proofErr w:type="spellStart"/>
            <w:r w:rsidRPr="00FA3E5D">
              <w:rPr>
                <w:rStyle w:val="CodeInline"/>
              </w:rPr>
              <w:t>automapper</w:t>
            </w:r>
            <w:proofErr w:type="spellEnd"/>
            <w:r w:rsidRPr="00FA3E5D">
              <w:rPr>
                <w:rStyle w:val="CodeInline"/>
              </w:rPr>
              <w:t xml:space="preserve"> WebApi2Book.Web.Api</w:t>
            </w:r>
          </w:p>
        </w:tc>
      </w:tr>
      <w:tr w:rsidR="005360F6" w14:paraId="539B52B5" w14:textId="77777777" w:rsidTr="00807217">
        <w:tc>
          <w:tcPr>
            <w:tcW w:w="7375" w:type="dxa"/>
          </w:tcPr>
          <w:p w14:paraId="6A22C98F" w14:textId="77777777" w:rsidR="005360F6" w:rsidRPr="00FA3E5D" w:rsidRDefault="005360F6" w:rsidP="00DC596A">
            <w:pPr>
              <w:pStyle w:val="TableText"/>
              <w:rPr>
                <w:rStyle w:val="CodeInline"/>
              </w:rPr>
            </w:pPr>
            <w:r w:rsidRPr="00FA3E5D">
              <w:rPr>
                <w:rStyle w:val="CodeInline"/>
              </w:rPr>
              <w:t>install-package log4net WebApi2Book.Web.Api</w:t>
            </w:r>
          </w:p>
        </w:tc>
      </w:tr>
      <w:tr w:rsidR="005360F6" w14:paraId="66E5A6D6" w14:textId="77777777" w:rsidTr="00807217">
        <w:tc>
          <w:tcPr>
            <w:tcW w:w="7375" w:type="dxa"/>
          </w:tcPr>
          <w:p w14:paraId="08C0C8D7" w14:textId="77777777" w:rsidR="005360F6" w:rsidRPr="00FA3E5D" w:rsidRDefault="005360F6" w:rsidP="00DC596A">
            <w:pPr>
              <w:pStyle w:val="TableText"/>
              <w:rPr>
                <w:rStyle w:val="CodeInline"/>
              </w:rPr>
            </w:pPr>
            <w:r w:rsidRPr="00FA3E5D">
              <w:rPr>
                <w:rStyle w:val="CodeInline"/>
              </w:rPr>
              <w:t xml:space="preserve">install-package </w:t>
            </w:r>
            <w:proofErr w:type="spellStart"/>
            <w:r w:rsidRPr="00FA3E5D">
              <w:rPr>
                <w:rStyle w:val="CodeInline"/>
              </w:rPr>
              <w:t>nhibernate</w:t>
            </w:r>
            <w:proofErr w:type="spellEnd"/>
            <w:r w:rsidRPr="00FA3E5D">
              <w:rPr>
                <w:rStyle w:val="CodeInline"/>
              </w:rPr>
              <w:t xml:space="preserve"> WebApi2Book.Web.Api</w:t>
            </w:r>
          </w:p>
        </w:tc>
      </w:tr>
      <w:tr w:rsidR="005360F6" w14:paraId="57E5BBC3" w14:textId="77777777" w:rsidTr="00807217">
        <w:tc>
          <w:tcPr>
            <w:tcW w:w="7375" w:type="dxa"/>
          </w:tcPr>
          <w:p w14:paraId="133E4B91" w14:textId="77777777" w:rsidR="005360F6" w:rsidRPr="00FA3E5D" w:rsidRDefault="005360F6" w:rsidP="00DC596A">
            <w:pPr>
              <w:pStyle w:val="TableText"/>
              <w:rPr>
                <w:rStyle w:val="CodeInline"/>
              </w:rPr>
            </w:pPr>
            <w:r w:rsidRPr="00FA3E5D">
              <w:rPr>
                <w:rStyle w:val="CodeInline"/>
              </w:rPr>
              <w:t xml:space="preserve">install-package </w:t>
            </w:r>
            <w:proofErr w:type="spellStart"/>
            <w:r w:rsidRPr="00FA3E5D">
              <w:rPr>
                <w:rStyle w:val="CodeInline"/>
              </w:rPr>
              <w:t>fluentnhibernate</w:t>
            </w:r>
            <w:proofErr w:type="spellEnd"/>
            <w:r w:rsidRPr="00FA3E5D">
              <w:rPr>
                <w:rStyle w:val="CodeInline"/>
              </w:rPr>
              <w:t xml:space="preserve"> WebApi2Book.Web.Api</w:t>
            </w:r>
          </w:p>
        </w:tc>
      </w:tr>
      <w:tr w:rsidR="005360F6" w:rsidDel="00E60B9B" w14:paraId="5CBAF42C" w14:textId="77777777" w:rsidTr="00807217">
        <w:trPr>
          <w:del w:id="38" w:author="Brian Wortman" w:date="2014-06-11T16:33:00Z"/>
        </w:trPr>
        <w:tc>
          <w:tcPr>
            <w:tcW w:w="7375" w:type="dxa"/>
          </w:tcPr>
          <w:p w14:paraId="236109A0" w14:textId="77777777" w:rsidR="005360F6" w:rsidRPr="00FA3E5D" w:rsidDel="00E60B9B" w:rsidRDefault="005360F6" w:rsidP="00DC596A">
            <w:pPr>
              <w:pStyle w:val="TableText"/>
              <w:rPr>
                <w:del w:id="39" w:author="Brian Wortman" w:date="2014-06-11T16:33:00Z"/>
                <w:rStyle w:val="CodeInline"/>
              </w:rPr>
            </w:pPr>
            <w:del w:id="40" w:author="Brian Wortman" w:date="2014-06-11T16:27:00Z">
              <w:r w:rsidRPr="00FA3E5D" w:rsidDel="00E60B9B">
                <w:rPr>
                  <w:rStyle w:val="CodeInline"/>
                </w:rPr>
                <w:delText>install-package ninject WebApi2Book.Web.Api</w:delText>
              </w:r>
            </w:del>
          </w:p>
        </w:tc>
      </w:tr>
      <w:tr w:rsidR="005360F6" w:rsidDel="00E60B9B" w14:paraId="3865697E" w14:textId="77777777" w:rsidTr="00807217">
        <w:trPr>
          <w:del w:id="41" w:author="Brian Wortman" w:date="2014-06-11T16:29:00Z"/>
        </w:trPr>
        <w:tc>
          <w:tcPr>
            <w:tcW w:w="7375" w:type="dxa"/>
          </w:tcPr>
          <w:p w14:paraId="0B362CE8" w14:textId="77777777" w:rsidR="005360F6" w:rsidRPr="00FA3E5D" w:rsidDel="00E60B9B" w:rsidRDefault="005360F6" w:rsidP="00DC596A">
            <w:pPr>
              <w:pStyle w:val="TableText"/>
              <w:rPr>
                <w:del w:id="42" w:author="Brian Wortman" w:date="2014-06-11T16:29:00Z"/>
                <w:rStyle w:val="CodeInline"/>
              </w:rPr>
            </w:pPr>
            <w:del w:id="43" w:author="Brian Wortman" w:date="2014-06-11T16:28:00Z">
              <w:r w:rsidRPr="00FA3E5D" w:rsidDel="00E60B9B">
                <w:rPr>
                  <w:rStyle w:val="CodeInline"/>
                </w:rPr>
                <w:delText>install-package ninject.web.common WebApi2Book.Web.Api</w:delText>
              </w:r>
            </w:del>
          </w:p>
        </w:tc>
      </w:tr>
      <w:tr w:rsidR="00E60B9B" w14:paraId="2801FF2D" w14:textId="77777777" w:rsidTr="00E60B9B">
        <w:trPr>
          <w:trHeight w:val="302"/>
          <w:ins w:id="44" w:author="Brian Wortman" w:date="2014-06-11T16:33:00Z"/>
          <w:trPrChange w:id="45" w:author="Brian Wortman" w:date="2014-06-11T16:34:00Z">
            <w:trPr>
              <w:gridBefore w:val="1"/>
              <w:gridAfter w:val="0"/>
            </w:trPr>
          </w:trPrChange>
        </w:trPr>
        <w:tc>
          <w:tcPr>
            <w:tcW w:w="7375" w:type="dxa"/>
            <w:tcPrChange w:id="46" w:author="Brian Wortman" w:date="2014-06-11T16:34:00Z">
              <w:tcPr>
                <w:tcW w:w="7375" w:type="dxa"/>
                <w:gridSpan w:val="3"/>
              </w:tcPr>
            </w:tcPrChange>
          </w:tcPr>
          <w:p w14:paraId="258CDCDE" w14:textId="77777777" w:rsidR="00E60B9B" w:rsidRPr="00FA3E5D" w:rsidRDefault="00E60B9B" w:rsidP="00DC596A">
            <w:pPr>
              <w:pStyle w:val="TableText"/>
              <w:rPr>
                <w:ins w:id="47" w:author="Brian Wortman" w:date="2014-06-11T16:33:00Z"/>
                <w:rStyle w:val="CodeInline"/>
              </w:rPr>
            </w:pPr>
            <w:ins w:id="48" w:author="Brian Wortman" w:date="2014-06-11T16:33:00Z">
              <w:r w:rsidRPr="00E60B9B">
                <w:rPr>
                  <w:rStyle w:val="CodeInline"/>
                </w:rPr>
                <w:t xml:space="preserve">install-package </w:t>
              </w:r>
              <w:proofErr w:type="spellStart"/>
              <w:r w:rsidRPr="00E60B9B">
                <w:rPr>
                  <w:rStyle w:val="CodeInline"/>
                </w:rPr>
                <w:t>Ninject.Web.Common.WebHost</w:t>
              </w:r>
              <w:proofErr w:type="spellEnd"/>
              <w:r w:rsidRPr="00E60B9B">
                <w:rPr>
                  <w:rStyle w:val="CodeInline"/>
                </w:rPr>
                <w:t xml:space="preserve"> WebApi2Book.Web.Api</w:t>
              </w:r>
            </w:ins>
          </w:p>
        </w:tc>
      </w:tr>
      <w:tr w:rsidR="005360F6" w14:paraId="79E79C86" w14:textId="77777777" w:rsidTr="00807217">
        <w:tc>
          <w:tcPr>
            <w:tcW w:w="7375" w:type="dxa"/>
          </w:tcPr>
          <w:p w14:paraId="6FA7229C" w14:textId="77777777" w:rsidR="005360F6" w:rsidRPr="00FA3E5D" w:rsidRDefault="005360F6" w:rsidP="00DC596A">
            <w:pPr>
              <w:pStyle w:val="TableText"/>
              <w:rPr>
                <w:rStyle w:val="CodeInline"/>
              </w:rPr>
            </w:pPr>
            <w:r w:rsidRPr="00FA3E5D">
              <w:rPr>
                <w:rStyle w:val="CodeInline"/>
              </w:rPr>
              <w:t>install-package log4net WebApi2Book.Web.Common</w:t>
            </w:r>
          </w:p>
        </w:tc>
      </w:tr>
      <w:tr w:rsidR="005360F6" w14:paraId="797DE0D8" w14:textId="77777777" w:rsidTr="00807217">
        <w:tc>
          <w:tcPr>
            <w:tcW w:w="7375" w:type="dxa"/>
          </w:tcPr>
          <w:p w14:paraId="456CC993" w14:textId="77777777" w:rsidR="005360F6" w:rsidRPr="00FA3E5D" w:rsidRDefault="005360F6" w:rsidP="00DC596A">
            <w:pPr>
              <w:pStyle w:val="TableText"/>
              <w:rPr>
                <w:rStyle w:val="CodeInline"/>
              </w:rPr>
            </w:pPr>
            <w:r w:rsidRPr="00FA3E5D">
              <w:rPr>
                <w:rStyle w:val="CodeInline"/>
              </w:rPr>
              <w:t xml:space="preserve">install-package </w:t>
            </w:r>
            <w:proofErr w:type="spellStart"/>
            <w:r w:rsidRPr="00FA3E5D">
              <w:rPr>
                <w:rStyle w:val="CodeInline"/>
              </w:rPr>
              <w:t>nhibernate</w:t>
            </w:r>
            <w:proofErr w:type="spellEnd"/>
            <w:r w:rsidRPr="00FA3E5D">
              <w:rPr>
                <w:rStyle w:val="CodeInline"/>
              </w:rPr>
              <w:t xml:space="preserve"> WebApi2Book.Web.Common</w:t>
            </w:r>
          </w:p>
        </w:tc>
      </w:tr>
      <w:tr w:rsidR="005360F6" w:rsidDel="00E60B9B" w14:paraId="271E5194" w14:textId="77777777" w:rsidTr="00807217">
        <w:trPr>
          <w:del w:id="49" w:author="Brian Wortman" w:date="2014-06-11T16:30:00Z"/>
        </w:trPr>
        <w:tc>
          <w:tcPr>
            <w:tcW w:w="7375" w:type="dxa"/>
          </w:tcPr>
          <w:p w14:paraId="6D27B381" w14:textId="77777777" w:rsidR="005360F6" w:rsidRPr="00FA3E5D" w:rsidDel="00E60B9B" w:rsidRDefault="005360F6" w:rsidP="00DC596A">
            <w:pPr>
              <w:pStyle w:val="TableText"/>
              <w:rPr>
                <w:del w:id="50" w:author="Brian Wortman" w:date="2014-06-11T16:30:00Z"/>
                <w:rStyle w:val="CodeInline"/>
              </w:rPr>
            </w:pPr>
            <w:del w:id="51" w:author="Brian Wortman" w:date="2014-06-11T16:27:00Z">
              <w:r w:rsidRPr="00FA3E5D" w:rsidDel="00E60B9B">
                <w:rPr>
                  <w:rStyle w:val="CodeInline"/>
                </w:rPr>
                <w:delText>install-package ninject WebApi2Book.Web.Common</w:delText>
              </w:r>
            </w:del>
          </w:p>
        </w:tc>
      </w:tr>
      <w:tr w:rsidR="005360F6" w14:paraId="2DD35A67" w14:textId="77777777" w:rsidTr="00E60B9B">
        <w:trPr>
          <w:trHeight w:val="302"/>
          <w:trPrChange w:id="52" w:author="Brian Wortman" w:date="2014-06-11T16:34:00Z">
            <w:trPr>
              <w:gridBefore w:val="1"/>
              <w:gridAfter w:val="0"/>
            </w:trPr>
          </w:trPrChange>
        </w:trPr>
        <w:tc>
          <w:tcPr>
            <w:tcW w:w="7375" w:type="dxa"/>
            <w:tcPrChange w:id="53" w:author="Brian Wortman" w:date="2014-06-11T16:34:00Z">
              <w:tcPr>
                <w:tcW w:w="7375" w:type="dxa"/>
                <w:gridSpan w:val="3"/>
              </w:tcPr>
            </w:tcPrChange>
          </w:tcPr>
          <w:p w14:paraId="512C5C07" w14:textId="77777777" w:rsidR="005360F6" w:rsidRPr="00FA3E5D" w:rsidRDefault="005360F6" w:rsidP="00DC1F22">
            <w:pPr>
              <w:pStyle w:val="TableText"/>
              <w:rPr>
                <w:rStyle w:val="CodeInline"/>
              </w:rPr>
            </w:pPr>
            <w:r w:rsidRPr="00FA3E5D">
              <w:rPr>
                <w:rStyle w:val="CodeInline"/>
              </w:rPr>
              <w:t xml:space="preserve">install-package </w:t>
            </w:r>
            <w:proofErr w:type="spellStart"/>
            <w:r w:rsidRPr="00FA3E5D">
              <w:rPr>
                <w:rStyle w:val="CodeInline"/>
              </w:rPr>
              <w:t>ninject</w:t>
            </w:r>
            <w:proofErr w:type="spellEnd"/>
            <w:del w:id="54" w:author="Brian Wortman" w:date="2014-06-11T16:29:00Z">
              <w:r w:rsidRPr="00FA3E5D" w:rsidDel="00E60B9B">
                <w:rPr>
                  <w:rStyle w:val="CodeInline"/>
                </w:rPr>
                <w:delText>.web.common</w:delText>
              </w:r>
            </w:del>
            <w:r w:rsidRPr="00FA3E5D">
              <w:rPr>
                <w:rStyle w:val="CodeInline"/>
              </w:rPr>
              <w:t xml:space="preserve"> WebApi2Book.Web.Common</w:t>
            </w:r>
          </w:p>
        </w:tc>
      </w:tr>
      <w:tr w:rsidR="005360F6" w14:paraId="4D1ED81F" w14:textId="77777777" w:rsidTr="00807217">
        <w:tc>
          <w:tcPr>
            <w:tcW w:w="7375" w:type="dxa"/>
          </w:tcPr>
          <w:p w14:paraId="203FDD70" w14:textId="5B592864" w:rsidR="005360F6" w:rsidRPr="00DC1F22" w:rsidRDefault="00927F07" w:rsidP="00DC596A">
            <w:pPr>
              <w:pStyle w:val="TableText"/>
              <w:rPr>
                <w:rStyle w:val="CodeInline"/>
              </w:rPr>
            </w:pPr>
            <w:ins w:id="55" w:author="Brian Wortman" w:date="2014-06-11T17:55:00Z">
              <w:r>
                <w:rPr>
                  <w:rStyle w:val="CodeInline"/>
                  <w:highlight w:val="white"/>
                </w:rPr>
                <w:t>install</w:t>
              </w:r>
            </w:ins>
            <w:del w:id="56" w:author="Brian Wortman" w:date="2014-06-11T17:55:00Z">
              <w:r w:rsidR="005360F6" w:rsidRPr="00E60B9B" w:rsidDel="00927F07">
                <w:rPr>
                  <w:rStyle w:val="CodeInline"/>
                  <w:highlight w:val="white"/>
                  <w:rPrChange w:id="57" w:author="Brian Wortman" w:date="2014-06-11T16:35:00Z">
                    <w:rPr>
                      <w:highlight w:val="white"/>
                    </w:rPr>
                  </w:rPrChange>
                </w:rPr>
                <w:delText>update</w:delText>
              </w:r>
            </w:del>
            <w:r w:rsidR="005360F6" w:rsidRPr="00E60B9B">
              <w:rPr>
                <w:rStyle w:val="CodeInline"/>
                <w:highlight w:val="white"/>
                <w:rPrChange w:id="58" w:author="Brian Wortman" w:date="2014-06-11T16:35:00Z">
                  <w:rPr>
                    <w:highlight w:val="white"/>
                  </w:rPr>
                </w:rPrChange>
              </w:rPr>
              <w:t xml:space="preserve">-package </w:t>
            </w:r>
            <w:proofErr w:type="spellStart"/>
            <w:ins w:id="59" w:author="Brian Wortman" w:date="2014-06-11T16:29:00Z">
              <w:r w:rsidR="00E60B9B" w:rsidRPr="00E60B9B">
                <w:rPr>
                  <w:rStyle w:val="CodeInline"/>
                  <w:rPrChange w:id="60" w:author="Brian Wortman" w:date="2014-06-11T16:35:00Z">
                    <w:rPr/>
                  </w:rPrChange>
                </w:rPr>
                <w:t>ninject.web.common</w:t>
              </w:r>
              <w:proofErr w:type="spellEnd"/>
              <w:r w:rsidR="00E60B9B" w:rsidRPr="00E60B9B">
                <w:rPr>
                  <w:rStyle w:val="CodeInline"/>
                  <w:rPrChange w:id="61" w:author="Brian Wortman" w:date="2014-06-11T16:35:00Z">
                    <w:rPr/>
                  </w:rPrChange>
                </w:rPr>
                <w:t xml:space="preserve"> WebApi2Book.Web.Common</w:t>
              </w:r>
            </w:ins>
            <w:del w:id="62" w:author="Brian Wortman" w:date="2014-06-11T16:29:00Z">
              <w:r w:rsidR="005360F6" w:rsidRPr="00E60B9B" w:rsidDel="00E60B9B">
                <w:rPr>
                  <w:rStyle w:val="CodeInline"/>
                  <w:highlight w:val="white"/>
                  <w:rPrChange w:id="63" w:author="Brian Wortman" w:date="2014-06-11T16:35:00Z">
                    <w:rPr>
                      <w:highlight w:val="white"/>
                    </w:rPr>
                  </w:rPrChange>
                </w:rPr>
                <w:delText>Microsoft.AspNet.WebApi WebApi2Book.Web.Api</w:delText>
              </w:r>
            </w:del>
          </w:p>
        </w:tc>
      </w:tr>
    </w:tbl>
    <w:p w14:paraId="3355ED36" w14:textId="77777777" w:rsidR="005360F6" w:rsidRDefault="005360F6" w:rsidP="00B23CC0">
      <w:pPr>
        <w:pStyle w:val="BodyText"/>
      </w:pPr>
    </w:p>
    <w:p w14:paraId="027A0331" w14:textId="77777777" w:rsidR="005360F6" w:rsidRDefault="005360F6" w:rsidP="00B23CC0">
      <w:pPr>
        <w:pStyle w:val="BodyText"/>
      </w:pPr>
      <w:r>
        <w:t xml:space="preserve">Note that the </w:t>
      </w:r>
      <w:del w:id="64" w:author="Brian Wortman" w:date="2014-06-11T16:56:00Z">
        <w:r w:rsidDel="000B6E3D">
          <w:delText xml:space="preserve">last </w:delText>
        </w:r>
      </w:del>
      <w:ins w:id="65" w:author="Brian Wortman" w:date="2014-06-11T16:56:00Z">
        <w:r w:rsidR="000B6E3D">
          <w:t xml:space="preserve">first </w:t>
        </w:r>
      </w:ins>
      <w:r>
        <w:t xml:space="preserve">statement in Table 4-4 is to update the ASP.NET Web API libraries for the solution and WebApi2Book.Web.Api project. At the time of this writing, the Web API templates and references in Visual Studio 2013 included an older version of the libraries. So the </w:t>
      </w:r>
      <w:r w:rsidRPr="001D6BB7">
        <w:rPr>
          <w:rStyle w:val="CodeInline"/>
        </w:rPr>
        <w:t>update-package</w:t>
      </w:r>
      <w:r>
        <w:t xml:space="preserve"> statement just ensures that we have the latest libraries configured</w:t>
      </w:r>
      <w:commentRangeStart w:id="66"/>
      <w:commentRangeStart w:id="67"/>
      <w:r>
        <w:t>.</w:t>
      </w:r>
      <w:commentRangeEnd w:id="66"/>
      <w:r w:rsidR="003A666A" w:rsidRPr="00CE706F">
        <w:rPr>
          <w:rStyle w:val="CommentReference"/>
          <w:rFonts w:ascii="Times" w:eastAsia="Calibri" w:hAnsi="Times"/>
          <w:lang w:val="en-GB"/>
        </w:rPr>
        <w:commentReference w:id="66"/>
      </w:r>
      <w:commentRangeEnd w:id="67"/>
      <w:r w:rsidR="000B6E3D">
        <w:rPr>
          <w:rStyle w:val="CommentReference"/>
          <w:rFonts w:ascii="Times" w:eastAsiaTheme="minorHAnsi" w:hAnsi="Times" w:cstheme="minorBidi"/>
        </w:rPr>
        <w:commentReference w:id="67"/>
      </w:r>
    </w:p>
    <w:p w14:paraId="1DD928B9" w14:textId="77777777" w:rsidR="005360F6" w:rsidRDefault="005360F6" w:rsidP="00B23CC0">
      <w:pPr>
        <w:pStyle w:val="BodyText"/>
      </w:pPr>
      <w:r>
        <w:t>If you get the feeling that you've seen these library names before, it's because they correspond to the components we mentioned in the Choosing Architecture Components section of the previous chapter. Though we may need to add more libraries later, this basic component mix provides a good start for pretty much any ASP.NET Web API application. As for the libraries used by the unit test projects, we'll be addressing those as we build out the code later in the book.</w:t>
      </w:r>
    </w:p>
    <w:p w14:paraId="2EFC0459" w14:textId="77777777" w:rsidR="005360F6" w:rsidRDefault="005360F6" w:rsidP="00B23CC0">
      <w:pPr>
        <w:pStyle w:val="BodyText"/>
      </w:pPr>
      <w:r>
        <w:t>Finally, let’s add some project references</w:t>
      </w:r>
      <w:r w:rsidR="00904901">
        <w:fldChar w:fldCharType="begin"/>
      </w:r>
      <w:r>
        <w:instrText xml:space="preserve"> XE "</w:instrText>
      </w:r>
      <w:r w:rsidRPr="00B50A9C">
        <w:instrText>Task-management source tree: projects: references</w:instrText>
      </w:r>
      <w:r>
        <w:instrText xml:space="preserve">" </w:instrText>
      </w:r>
      <w:r w:rsidR="00904901">
        <w:fldChar w:fldCharType="end"/>
      </w:r>
      <w:r>
        <w:t xml:space="preserve"> that we already know about. More may be required later, but the ones listed in Table 4-5 are a good start. As </w:t>
      </w:r>
      <w:r>
        <w:lastRenderedPageBreak/>
        <w:t xml:space="preserve">for the project references </w:t>
      </w:r>
      <w:r w:rsidRPr="0021390A">
        <w:t>used by the unit test projects, we'll be addressing those as we build out the code later in the book.</w:t>
      </w:r>
    </w:p>
    <w:p w14:paraId="153F8B39" w14:textId="77777777" w:rsidR="005360F6" w:rsidRDefault="005360F6" w:rsidP="00DC596A">
      <w:pPr>
        <w:pStyle w:val="FigureCaption"/>
      </w:pPr>
      <w:r>
        <w:t>Table 4-5. Project References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082"/>
        <w:gridCol w:w="3060"/>
      </w:tblGrid>
      <w:tr w:rsidR="005360F6" w14:paraId="0EAD7CF1" w14:textId="77777777" w:rsidTr="00807217">
        <w:tc>
          <w:tcPr>
            <w:tcW w:w="3082" w:type="dxa"/>
          </w:tcPr>
          <w:p w14:paraId="41CCC8B9" w14:textId="77777777" w:rsidR="005360F6" w:rsidRPr="00A43931" w:rsidRDefault="005360F6" w:rsidP="00DC596A">
            <w:pPr>
              <w:pStyle w:val="TableHead"/>
            </w:pPr>
            <w:r w:rsidRPr="00E75F85">
              <w:t>Project</w:t>
            </w:r>
          </w:p>
        </w:tc>
        <w:tc>
          <w:tcPr>
            <w:tcW w:w="3060" w:type="dxa"/>
          </w:tcPr>
          <w:p w14:paraId="683D31D4" w14:textId="77777777" w:rsidR="005360F6" w:rsidRPr="00A43931" w:rsidRDefault="005360F6" w:rsidP="00DC596A">
            <w:pPr>
              <w:pStyle w:val="TableHead"/>
            </w:pPr>
            <w:r w:rsidRPr="00E75F85">
              <w:t>References</w:t>
            </w:r>
          </w:p>
        </w:tc>
      </w:tr>
      <w:tr w:rsidR="005360F6" w14:paraId="3A6E499F" w14:textId="77777777" w:rsidTr="00807217">
        <w:tc>
          <w:tcPr>
            <w:tcW w:w="3082" w:type="dxa"/>
          </w:tcPr>
          <w:p w14:paraId="309EE4BF" w14:textId="77777777" w:rsidR="005360F6" w:rsidRPr="00FA3E5D" w:rsidRDefault="005360F6" w:rsidP="00DC596A">
            <w:pPr>
              <w:pStyle w:val="TableText"/>
              <w:rPr>
                <w:rStyle w:val="CodeInline"/>
              </w:rPr>
            </w:pPr>
            <w:r w:rsidRPr="00FA3E5D">
              <w:rPr>
                <w:rStyle w:val="CodeInline"/>
              </w:rPr>
              <w:t>WebApi2Book.Data.SqlServer</w:t>
            </w:r>
          </w:p>
        </w:tc>
        <w:tc>
          <w:tcPr>
            <w:tcW w:w="3060" w:type="dxa"/>
          </w:tcPr>
          <w:p w14:paraId="5ABA39E5" w14:textId="77777777" w:rsidR="005360F6" w:rsidRPr="00FA3E5D" w:rsidRDefault="005360F6" w:rsidP="00DC596A">
            <w:pPr>
              <w:pStyle w:val="TableText"/>
              <w:rPr>
                <w:rStyle w:val="CodeInline"/>
              </w:rPr>
            </w:pPr>
            <w:r w:rsidRPr="00FA3E5D">
              <w:rPr>
                <w:rStyle w:val="CodeInline"/>
              </w:rPr>
              <w:t>WebApi2Book.Common</w:t>
            </w:r>
          </w:p>
          <w:p w14:paraId="354BDD1C" w14:textId="77777777" w:rsidR="005360F6" w:rsidRPr="00FA3E5D" w:rsidRDefault="005360F6" w:rsidP="00DC596A">
            <w:pPr>
              <w:pStyle w:val="TableText"/>
              <w:rPr>
                <w:rStyle w:val="CodeInline"/>
              </w:rPr>
            </w:pPr>
            <w:r w:rsidRPr="00FA3E5D">
              <w:rPr>
                <w:rStyle w:val="CodeInline"/>
              </w:rPr>
              <w:t>WebApi2Book.Data</w:t>
            </w:r>
          </w:p>
        </w:tc>
      </w:tr>
      <w:tr w:rsidR="005360F6" w14:paraId="0AB0D13C" w14:textId="77777777" w:rsidTr="00807217">
        <w:tc>
          <w:tcPr>
            <w:tcW w:w="3082" w:type="dxa"/>
          </w:tcPr>
          <w:p w14:paraId="340B396C" w14:textId="77777777" w:rsidR="005360F6" w:rsidRPr="00FA3E5D" w:rsidRDefault="005360F6" w:rsidP="00DC596A">
            <w:pPr>
              <w:pStyle w:val="TableText"/>
              <w:rPr>
                <w:rStyle w:val="CodeInline"/>
              </w:rPr>
            </w:pPr>
            <w:r w:rsidRPr="00FA3E5D">
              <w:rPr>
                <w:rStyle w:val="CodeInline"/>
              </w:rPr>
              <w:t>WebApi2Book.Web.Api</w:t>
            </w:r>
          </w:p>
        </w:tc>
        <w:tc>
          <w:tcPr>
            <w:tcW w:w="3060" w:type="dxa"/>
          </w:tcPr>
          <w:p w14:paraId="2DA6A3DA" w14:textId="77777777" w:rsidR="005360F6" w:rsidRPr="00FA3E5D" w:rsidRDefault="005360F6" w:rsidP="00DC596A">
            <w:pPr>
              <w:pStyle w:val="TableText"/>
              <w:rPr>
                <w:rStyle w:val="CodeInline"/>
              </w:rPr>
            </w:pPr>
            <w:r w:rsidRPr="00FA3E5D">
              <w:rPr>
                <w:rStyle w:val="CodeInline"/>
              </w:rPr>
              <w:t>WebApi2Book.Common</w:t>
            </w:r>
          </w:p>
          <w:p w14:paraId="6CE89DD6" w14:textId="77777777" w:rsidR="005360F6" w:rsidRPr="00FA3E5D" w:rsidRDefault="005360F6" w:rsidP="00DC596A">
            <w:pPr>
              <w:pStyle w:val="TableText"/>
              <w:rPr>
                <w:rStyle w:val="CodeInline"/>
              </w:rPr>
            </w:pPr>
            <w:r w:rsidRPr="00FA3E5D">
              <w:rPr>
                <w:rStyle w:val="CodeInline"/>
              </w:rPr>
              <w:t>WebApi2Book.Data</w:t>
            </w:r>
          </w:p>
          <w:p w14:paraId="32FC0B10" w14:textId="77777777" w:rsidR="005360F6" w:rsidRPr="00FA3E5D" w:rsidRDefault="005360F6" w:rsidP="00DC596A">
            <w:pPr>
              <w:pStyle w:val="TableText"/>
              <w:rPr>
                <w:rStyle w:val="CodeInline"/>
              </w:rPr>
            </w:pPr>
            <w:r w:rsidRPr="00FA3E5D">
              <w:rPr>
                <w:rStyle w:val="CodeInline"/>
              </w:rPr>
              <w:t>WebApi2Book.Data.SqlServer</w:t>
            </w:r>
            <w:r w:rsidR="00904901" w:rsidRPr="00FA3E5D">
              <w:rPr>
                <w:rStyle w:val="CodeInline"/>
              </w:rPr>
              <w:fldChar w:fldCharType="begin"/>
            </w:r>
            <w:r w:rsidRPr="00FA3E5D">
              <w:instrText xml:space="preserve"> XE "Task-management source tree: projects: references" </w:instrText>
            </w:r>
            <w:r w:rsidR="00904901" w:rsidRPr="00FA3E5D">
              <w:rPr>
                <w:rStyle w:val="CodeInline"/>
              </w:rPr>
              <w:fldChar w:fldCharType="end"/>
            </w:r>
          </w:p>
          <w:p w14:paraId="0A412315" w14:textId="77777777" w:rsidR="005360F6" w:rsidRPr="00FA3E5D" w:rsidRDefault="005360F6" w:rsidP="00DC596A">
            <w:pPr>
              <w:pStyle w:val="TableText"/>
              <w:rPr>
                <w:rStyle w:val="CodeInline"/>
              </w:rPr>
            </w:pPr>
            <w:r w:rsidRPr="00FA3E5D">
              <w:rPr>
                <w:rStyle w:val="CodeInline"/>
              </w:rPr>
              <w:t>WebApi2Book.Web.Api.Models</w:t>
            </w:r>
          </w:p>
          <w:p w14:paraId="7FEB8DEE" w14:textId="77777777" w:rsidR="005360F6" w:rsidRPr="00FA3E5D" w:rsidRDefault="005360F6" w:rsidP="00DC596A">
            <w:pPr>
              <w:pStyle w:val="TableText"/>
              <w:rPr>
                <w:rStyle w:val="CodeInline"/>
              </w:rPr>
            </w:pPr>
            <w:r w:rsidRPr="00FA3E5D">
              <w:rPr>
                <w:rStyle w:val="CodeInline"/>
              </w:rPr>
              <w:t>WebApi2Book.Web.Common</w:t>
            </w:r>
          </w:p>
        </w:tc>
      </w:tr>
      <w:tr w:rsidR="005360F6" w14:paraId="6554EDEA" w14:textId="77777777" w:rsidTr="00807217">
        <w:tc>
          <w:tcPr>
            <w:tcW w:w="3082" w:type="dxa"/>
          </w:tcPr>
          <w:p w14:paraId="3C57A252" w14:textId="77777777" w:rsidR="005360F6" w:rsidRPr="00FA3E5D" w:rsidRDefault="005360F6" w:rsidP="00DC596A">
            <w:pPr>
              <w:pStyle w:val="TableText"/>
              <w:rPr>
                <w:rStyle w:val="CodeInline"/>
              </w:rPr>
            </w:pPr>
            <w:r w:rsidRPr="00FA3E5D">
              <w:rPr>
                <w:rStyle w:val="CodeInline"/>
              </w:rPr>
              <w:t>WebApi2Book.Web.Common</w:t>
            </w:r>
          </w:p>
        </w:tc>
        <w:tc>
          <w:tcPr>
            <w:tcW w:w="3060" w:type="dxa"/>
          </w:tcPr>
          <w:p w14:paraId="08FAEE1F" w14:textId="77777777" w:rsidR="005360F6" w:rsidRPr="00FA3E5D" w:rsidRDefault="005360F6" w:rsidP="00DC596A">
            <w:pPr>
              <w:pStyle w:val="TableText"/>
              <w:rPr>
                <w:rStyle w:val="CodeInline"/>
              </w:rPr>
            </w:pPr>
            <w:r w:rsidRPr="00FA3E5D">
              <w:rPr>
                <w:rStyle w:val="CodeInline"/>
              </w:rPr>
              <w:t>WebApi2Book.Common</w:t>
            </w:r>
          </w:p>
          <w:p w14:paraId="1D8DD5EF" w14:textId="77777777" w:rsidR="005360F6" w:rsidRPr="00FA3E5D" w:rsidRDefault="005360F6" w:rsidP="00DC596A">
            <w:pPr>
              <w:pStyle w:val="TableText"/>
              <w:rPr>
                <w:rStyle w:val="CodeInline"/>
              </w:rPr>
            </w:pPr>
            <w:r w:rsidRPr="00FA3E5D">
              <w:rPr>
                <w:rStyle w:val="CodeInline"/>
              </w:rPr>
              <w:t>WebApi2Book.Data</w:t>
            </w:r>
          </w:p>
        </w:tc>
      </w:tr>
    </w:tbl>
    <w:p w14:paraId="06381DC7" w14:textId="77777777" w:rsidR="005360F6" w:rsidRDefault="005360F6" w:rsidP="00B23CC0">
      <w:pPr>
        <w:pStyle w:val="BodyText"/>
      </w:pPr>
      <w:r>
        <w:t xml:space="preserve">If you’ve followed the steps outlined so far, you should see something similar to Figure 4-4 in the Solution </w:t>
      </w:r>
      <w:r w:rsidR="00904901">
        <w:fldChar w:fldCharType="begin"/>
      </w:r>
      <w:r>
        <w:instrText xml:space="preserve"> XE "</w:instrText>
      </w:r>
      <w:r w:rsidRPr="00D360D6">
        <w:instrText>Task-management source tree: projects: Visual Studio 2012</w:instrText>
      </w:r>
      <w:r>
        <w:instrText xml:space="preserve">" </w:instrText>
      </w:r>
      <w:r w:rsidR="00904901">
        <w:fldChar w:fldCharType="end"/>
      </w:r>
      <w:r>
        <w:t xml:space="preserve">Explorer for the </w:t>
      </w:r>
      <w:r>
        <w:rPr>
          <w:rStyle w:val="CodeInline"/>
        </w:rPr>
        <w:t>WebApi2Book</w:t>
      </w:r>
      <w:r>
        <w:t xml:space="preserve"> solution. Don't concern yourself with the WebApi2Book.Web.Legacy.Api or </w:t>
      </w:r>
      <w:r w:rsidRPr="00FF0DE7">
        <w:t>WebApi2Book.Windows.Legacy.Client</w:t>
      </w:r>
      <w:r>
        <w:t xml:space="preserve"> projects at this point; we'll introduce them later as part of a special section on supporting legacy clients.</w:t>
      </w:r>
    </w:p>
    <w:p w14:paraId="31DB00C2" w14:textId="77777777" w:rsidR="005360F6" w:rsidRDefault="00780412" w:rsidP="00DC596A">
      <w:pPr>
        <w:pStyle w:val="Figure"/>
      </w:pPr>
      <w:r>
        <w:rPr>
          <w:noProof/>
        </w:rPr>
        <w:lastRenderedPageBreak/>
        <w:drawing>
          <wp:inline distT="0" distB="0" distL="0" distR="0" wp14:anchorId="515FD801" wp14:editId="64EE6D90">
            <wp:extent cx="3154680" cy="3870960"/>
            <wp:effectExtent l="19050" t="0" r="762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3154680" cy="3870960"/>
                    </a:xfrm>
                    <a:prstGeom prst="rect">
                      <a:avLst/>
                    </a:prstGeom>
                    <a:noFill/>
                    <a:ln w="9525">
                      <a:noFill/>
                      <a:miter lim="800000"/>
                      <a:headEnd/>
                      <a:tailEnd/>
                    </a:ln>
                  </pic:spPr>
                </pic:pic>
              </a:graphicData>
            </a:graphic>
          </wp:inline>
        </w:drawing>
      </w:r>
    </w:p>
    <w:p w14:paraId="39B8E56C" w14:textId="77777777" w:rsidR="005360F6" w:rsidRDefault="005360F6" w:rsidP="00DC596A">
      <w:pPr>
        <w:pStyle w:val="FigureCaption"/>
      </w:pPr>
      <w:r>
        <w:t>Figure 4-4. The solution in Visual Studio 2013</w:t>
      </w:r>
      <w:r w:rsidR="00904901">
        <w:fldChar w:fldCharType="begin"/>
      </w:r>
      <w:r>
        <w:instrText xml:space="preserve"> XE "</w:instrText>
      </w:r>
      <w:r w:rsidRPr="00D0200C">
        <w:instrText>Task-management source tree: projects: Visual Studio 2012</w:instrText>
      </w:r>
      <w:r>
        <w:instrText xml:space="preserve">" </w:instrText>
      </w:r>
      <w:r w:rsidR="00904901">
        <w:fldChar w:fldCharType="end"/>
      </w:r>
    </w:p>
    <w:p w14:paraId="05463D00" w14:textId="77777777" w:rsidR="005360F6" w:rsidRDefault="005360F6" w:rsidP="00DC596A">
      <w:pPr>
        <w:pStyle w:val="Heading1"/>
      </w:pPr>
      <w:bookmarkStart w:id="68" w:name="_Toc390159780"/>
      <w:r>
        <w:t>Basic Components</w:t>
      </w:r>
      <w:bookmarkEnd w:id="68"/>
    </w:p>
    <w:p w14:paraId="729ED787" w14:textId="77777777" w:rsidR="005360F6" w:rsidRDefault="005360F6" w:rsidP="00DC596A">
      <w:pPr>
        <w:pStyle w:val="BodyTextFirst"/>
      </w:pPr>
      <w:r w:rsidRPr="007C5E98">
        <w:t xml:space="preserve">At this point, </w:t>
      </w:r>
      <w:r>
        <w:t>the</w:t>
      </w:r>
      <w:r w:rsidRPr="007C5E98">
        <w:t xml:space="preserve"> solution should build successfully</w:t>
      </w:r>
      <w:r>
        <w:t xml:space="preserve">, even </w:t>
      </w:r>
      <w:r w:rsidRPr="007C5E98">
        <w:t xml:space="preserve">though </w:t>
      </w:r>
      <w:r>
        <w:t xml:space="preserve">we </w:t>
      </w:r>
      <w:r w:rsidRPr="007C5E98">
        <w:t xml:space="preserve">haven’t added any real code yet. But with all the projects added and their libraries installed and referenced, </w:t>
      </w:r>
      <w:r>
        <w:t xml:space="preserve">we </w:t>
      </w:r>
      <w:r w:rsidRPr="007C5E98">
        <w:t xml:space="preserve">are ready to start building some of the </w:t>
      </w:r>
      <w:r>
        <w:t>easier components we’ll need later on:</w:t>
      </w:r>
    </w:p>
    <w:p w14:paraId="52BF4E87" w14:textId="77777777" w:rsidR="005360F6" w:rsidRDefault="005360F6" w:rsidP="00DC596A">
      <w:pPr>
        <w:pStyle w:val="Bullet"/>
      </w:pPr>
      <w:bookmarkStart w:id="69" w:name="OLE_LINK3"/>
      <w:bookmarkStart w:id="70" w:name="OLE_LINK4"/>
      <w:r>
        <w:t>Domain model (the persistent entities)</w:t>
      </w:r>
    </w:p>
    <w:p w14:paraId="10346DE2" w14:textId="77777777" w:rsidR="005360F6" w:rsidRDefault="005360F6" w:rsidP="00DC596A">
      <w:pPr>
        <w:pStyle w:val="Bullet"/>
      </w:pPr>
      <w:r>
        <w:t>Service resource types (the service model)</w:t>
      </w:r>
    </w:p>
    <w:p w14:paraId="46682C9A" w14:textId="77777777" w:rsidR="005360F6" w:rsidRPr="006F5558" w:rsidRDefault="005360F6" w:rsidP="00DC596A">
      <w:pPr>
        <w:pStyle w:val="Bullet"/>
      </w:pPr>
      <w:r w:rsidRPr="006F5558">
        <w:t>Logging</w:t>
      </w:r>
    </w:p>
    <w:p w14:paraId="2583DDF3" w14:textId="77777777" w:rsidR="005360F6" w:rsidRDefault="005360F6" w:rsidP="00DC596A">
      <w:pPr>
        <w:pStyle w:val="Bullet"/>
      </w:pPr>
      <w:r>
        <w:t>Database</w:t>
      </w:r>
    </w:p>
    <w:p w14:paraId="4EE66A20" w14:textId="77777777" w:rsidR="005360F6" w:rsidRDefault="005360F6" w:rsidP="00DC596A">
      <w:pPr>
        <w:pStyle w:val="Heading2"/>
      </w:pPr>
      <w:bookmarkStart w:id="71" w:name="_Toc390159781"/>
      <w:bookmarkStart w:id="72" w:name="tab1"/>
      <w:bookmarkEnd w:id="69"/>
      <w:bookmarkEnd w:id="70"/>
      <w:r>
        <w:lastRenderedPageBreak/>
        <w:t>Domain Model</w:t>
      </w:r>
      <w:bookmarkEnd w:id="71"/>
    </w:p>
    <w:p w14:paraId="788225F6" w14:textId="77777777" w:rsidR="005360F6" w:rsidRDefault="005360F6" w:rsidP="00DC596A">
      <w:pPr>
        <w:pStyle w:val="BodyTextFirst"/>
      </w:pPr>
      <w:r>
        <w:t xml:space="preserve">In this section, we’re going to add the POCO classes that </w:t>
      </w:r>
      <w:r w:rsidR="00904901">
        <w:fldChar w:fldCharType="begin"/>
      </w:r>
      <w:r>
        <w:instrText xml:space="preserve"> XE "</w:instrText>
      </w:r>
      <w:r w:rsidRPr="004B44E2">
        <w:instrText>Task-management source tree: basic components: data model</w:instrText>
      </w:r>
      <w:r>
        <w:instrText xml:space="preserve">" \r "tab1" </w:instrText>
      </w:r>
      <w:r w:rsidR="00904901">
        <w:fldChar w:fldCharType="end"/>
      </w:r>
      <w:r>
        <w:t>make up your application’s domain model. These will be used primarily to query and update the database.</w:t>
      </w:r>
    </w:p>
    <w:p w14:paraId="33F7547D" w14:textId="77777777" w:rsidR="005360F6" w:rsidRDefault="005360F6" w:rsidP="00B23CC0">
      <w:pPr>
        <w:pStyle w:val="BodyText"/>
      </w:pPr>
      <w:r>
        <w:t xml:space="preserve">Since these classes will be used by </w:t>
      </w:r>
      <w:proofErr w:type="spellStart"/>
      <w:r>
        <w:t>NHibernate</w:t>
      </w:r>
      <w:proofErr w:type="spellEnd"/>
      <w:r>
        <w:t xml:space="preserve">, and we want to support lazy loading, we need to make every property virtual. </w:t>
      </w:r>
    </w:p>
    <w:p w14:paraId="32711EA5" w14:textId="77777777" w:rsidR="005360F6" w:rsidRDefault="00B23CC0" w:rsidP="00B23CC0">
      <w:pPr>
        <w:pStyle w:val="NoteTipCaution"/>
      </w:pPr>
      <w:r>
        <w:rPr>
          <w:rFonts w:ascii="ZapfDingbats" w:hAnsi="ZapfDingbats"/>
          <w:color w:val="808080"/>
        </w:rPr>
        <w:t></w:t>
      </w:r>
      <w:r>
        <w:rPr>
          <w:rFonts w:ascii="ZapfDingbats" w:hAnsi="ZapfDingbats"/>
          <w:color w:val="808080"/>
        </w:rPr>
        <w:t></w:t>
      </w:r>
      <w:r w:rsidR="005360F6">
        <w:t>Note</w:t>
      </w:r>
      <w:r w:rsidR="005360F6">
        <w:tab/>
        <w:t xml:space="preserve">Lazy loading tells </w:t>
      </w:r>
      <w:proofErr w:type="spellStart"/>
      <w:r w:rsidR="005360F6">
        <w:t>NHibernate</w:t>
      </w:r>
      <w:proofErr w:type="spellEnd"/>
      <w:r w:rsidR="005360F6">
        <w:t xml:space="preserve"> to fetch related data only when it is needed – versus fetching all the data up front. For example, when a </w:t>
      </w:r>
      <w:r w:rsidR="005360F6" w:rsidRPr="00011141">
        <w:rPr>
          <w:rStyle w:val="CodeInline"/>
        </w:rPr>
        <w:t>Task</w:t>
      </w:r>
      <w:r w:rsidR="005360F6">
        <w:t xml:space="preserve"> object is fetched from the database, lazy loading means that the </w:t>
      </w:r>
      <w:r w:rsidR="005360F6" w:rsidRPr="00011141">
        <w:rPr>
          <w:rStyle w:val="CodeInline"/>
        </w:rPr>
        <w:t>Task</w:t>
      </w:r>
      <w:r w:rsidR="005360F6">
        <w:t xml:space="preserve"> object’s status and assignments won’t be fetched until code is executed that needs those values. </w:t>
      </w:r>
    </w:p>
    <w:p w14:paraId="38B1749C" w14:textId="77777777" w:rsidR="005360F6" w:rsidRDefault="005360F6" w:rsidP="00B23CC0">
      <w:pPr>
        <w:pStyle w:val="BodyText"/>
      </w:pPr>
      <w:r>
        <w:t xml:space="preserve">Other than that, they really are just POCOs. In other words, they don’t derive from some special base class, nor do they return any special types for their properties. They aren’t even tied to </w:t>
      </w:r>
      <w:proofErr w:type="spellStart"/>
      <w:r>
        <w:t>NHibernate</w:t>
      </w:r>
      <w:proofErr w:type="spellEnd"/>
      <w:r>
        <w:t xml:space="preserve"> at all, save for the virtual modifier to allow lazy loading.</w:t>
      </w:r>
    </w:p>
    <w:p w14:paraId="0AD36841" w14:textId="77777777" w:rsidR="005360F6" w:rsidRDefault="005360F6" w:rsidP="00B23CC0">
      <w:pPr>
        <w:pStyle w:val="BodyText"/>
      </w:pPr>
      <w:r>
        <w:t>So now let's look at all the class definitions, below. You will add these</w:t>
      </w:r>
      <w:ins w:id="73" w:author="Brian Wortman" w:date="2014-06-11T16:59:00Z">
        <w:r w:rsidR="007A0D84">
          <w:t xml:space="preserve"> - </w:t>
        </w:r>
      </w:ins>
      <w:del w:id="74" w:author="Brian Wortman" w:date="2014-06-11T16:59:00Z">
        <w:r w:rsidDel="007A0D84">
          <w:delText xml:space="preserve"> </w:delText>
        </w:r>
      </w:del>
      <w:ins w:id="75" w:author="Brian Wortman" w:date="2014-06-11T16:59:00Z">
        <w:r w:rsidR="000B6E3D">
          <w:t xml:space="preserve">one class per file, with </w:t>
        </w:r>
      </w:ins>
      <w:ins w:id="76" w:author="Brian Wortman" w:date="2014-06-11T17:00:00Z">
        <w:r w:rsidR="007A0D84">
          <w:t>each</w:t>
        </w:r>
      </w:ins>
      <w:ins w:id="77" w:author="Brian Wortman" w:date="2014-06-11T16:59:00Z">
        <w:r w:rsidR="000B6E3D">
          <w:t xml:space="preserve"> filename equal to the class name</w:t>
        </w:r>
      </w:ins>
      <w:ins w:id="78" w:author="Brian Wortman" w:date="2014-06-11T17:00:00Z">
        <w:r w:rsidR="007A0D84">
          <w:t xml:space="preserve"> - </w:t>
        </w:r>
      </w:ins>
      <w:r>
        <w:t xml:space="preserve">to the </w:t>
      </w:r>
      <w:r w:rsidRPr="00772045">
        <w:rPr>
          <w:rStyle w:val="CodeInline"/>
        </w:rPr>
        <w:t>WebApi2Book</w:t>
      </w:r>
      <w:r w:rsidRPr="00294446">
        <w:rPr>
          <w:rStyle w:val="CodeInline"/>
        </w:rPr>
        <w:t>.Data</w:t>
      </w:r>
      <w:r>
        <w:t xml:space="preserve"> project in a folder called </w:t>
      </w:r>
      <w:r>
        <w:rPr>
          <w:rStyle w:val="CodeInline"/>
        </w:rPr>
        <w:t>Entities</w:t>
      </w:r>
      <w:r>
        <w:t xml:space="preserve">. We use the folder name of Entities to more easily distinguish in the code between the persistent model types and the service model types; don't let the name "Entities" fool you into thinking this has anything to do with Entity Framework. The namespace for all of the classes that follow is </w:t>
      </w:r>
      <w:r w:rsidRPr="002B19E8">
        <w:rPr>
          <w:rStyle w:val="CodeInline"/>
        </w:rPr>
        <w:t>WebApi2Book</w:t>
      </w:r>
      <w:r w:rsidRPr="00653073">
        <w:rPr>
          <w:rStyle w:val="CodeInline"/>
        </w:rPr>
        <w:t>.Data.</w:t>
      </w:r>
      <w:r>
        <w:rPr>
          <w:rStyle w:val="CodeInline"/>
        </w:rPr>
        <w:t>Entities</w:t>
      </w:r>
      <w:commentRangeStart w:id="79"/>
      <w:commentRangeStart w:id="80"/>
      <w:r>
        <w:rPr>
          <w:rStyle w:val="CodeInline"/>
        </w:rPr>
        <w:t>:</w:t>
      </w:r>
      <w:commentRangeEnd w:id="79"/>
      <w:r w:rsidR="00B354D8">
        <w:rPr>
          <w:rStyle w:val="CommentReference"/>
          <w:rFonts w:ascii="Times" w:eastAsia="Calibri" w:hAnsi="Times"/>
          <w:lang w:val="en-GB"/>
        </w:rPr>
        <w:commentReference w:id="79"/>
      </w:r>
      <w:commentRangeEnd w:id="80"/>
      <w:r w:rsidR="007A0D84">
        <w:rPr>
          <w:rStyle w:val="CommentReference"/>
          <w:rFonts w:ascii="Times" w:eastAsiaTheme="minorHAnsi" w:hAnsi="Times" w:cstheme="minorBidi"/>
        </w:rPr>
        <w:commentReference w:id="80"/>
      </w:r>
    </w:p>
    <w:p w14:paraId="6B534872" w14:textId="77777777" w:rsidR="005360F6" w:rsidRDefault="005360F6" w:rsidP="00DC596A">
      <w:pPr>
        <w:pStyle w:val="Code"/>
      </w:pPr>
      <w:bookmarkStart w:id="81" w:name="OLE_LINK7"/>
      <w:bookmarkStart w:id="82" w:name="OLE_LINK8"/>
      <w:bookmarkStart w:id="83" w:name="OLE_LINK5"/>
      <w:bookmarkStart w:id="84" w:name="OLE_LINK6"/>
      <w:r>
        <w:t xml:space="preserve">    public class Status</w:t>
      </w:r>
    </w:p>
    <w:p w14:paraId="750F3E83" w14:textId="77777777" w:rsidR="005360F6" w:rsidRDefault="005360F6" w:rsidP="00DC596A">
      <w:pPr>
        <w:pStyle w:val="Code"/>
      </w:pPr>
      <w:r>
        <w:t xml:space="preserve">    {</w:t>
      </w:r>
    </w:p>
    <w:p w14:paraId="64DE2697" w14:textId="77777777" w:rsidR="005360F6" w:rsidRDefault="005360F6" w:rsidP="00DC596A">
      <w:pPr>
        <w:pStyle w:val="Code"/>
      </w:pPr>
      <w:r>
        <w:t xml:space="preserve">        public virtual long StatusId { get; set; }</w:t>
      </w:r>
    </w:p>
    <w:p w14:paraId="397B6A90" w14:textId="77777777" w:rsidR="005360F6" w:rsidRDefault="005360F6" w:rsidP="00DC596A">
      <w:pPr>
        <w:pStyle w:val="Code"/>
      </w:pPr>
      <w:r>
        <w:t xml:space="preserve">        public virtual string Name { get; set; }</w:t>
      </w:r>
    </w:p>
    <w:p w14:paraId="4EB3EBE1" w14:textId="77777777" w:rsidR="005360F6" w:rsidRDefault="005360F6" w:rsidP="00DC596A">
      <w:pPr>
        <w:pStyle w:val="Code"/>
      </w:pPr>
      <w:r>
        <w:t xml:space="preserve">        public virtual int Ordinal { get; set; }</w:t>
      </w:r>
    </w:p>
    <w:p w14:paraId="676D0136" w14:textId="77777777" w:rsidR="005360F6" w:rsidRDefault="005360F6" w:rsidP="00DC596A">
      <w:pPr>
        <w:pStyle w:val="Code"/>
      </w:pPr>
      <w:r>
        <w:t xml:space="preserve">        public virtual byte[] </w:t>
      </w:r>
      <w:r w:rsidRPr="00E27EDE">
        <w:t xml:space="preserve">Version </w:t>
      </w:r>
      <w:r>
        <w:t>{ get; set; }</w:t>
      </w:r>
    </w:p>
    <w:p w14:paraId="5BD452BA" w14:textId="77777777" w:rsidR="005360F6" w:rsidRDefault="005360F6" w:rsidP="00DC596A">
      <w:pPr>
        <w:pStyle w:val="Code"/>
      </w:pPr>
      <w:r>
        <w:t xml:space="preserve">    }</w:t>
      </w:r>
    </w:p>
    <w:bookmarkEnd w:id="81"/>
    <w:bookmarkEnd w:id="82"/>
    <w:p w14:paraId="7B7688CD" w14:textId="77777777" w:rsidR="005360F6" w:rsidRDefault="005360F6" w:rsidP="00DC596A">
      <w:pPr>
        <w:pStyle w:val="Code"/>
      </w:pPr>
    </w:p>
    <w:p w14:paraId="0D6B1B82" w14:textId="77777777" w:rsidR="005360F6" w:rsidRPr="00152A9B" w:rsidRDefault="005360F6" w:rsidP="00DC596A">
      <w:pPr>
        <w:pStyle w:val="Code"/>
      </w:pPr>
      <w:r>
        <w:t xml:space="preserve">    </w:t>
      </w:r>
      <w:bookmarkStart w:id="85" w:name="OLE_LINK9"/>
      <w:r w:rsidRPr="00152A9B">
        <w:t>public class Task</w:t>
      </w:r>
    </w:p>
    <w:p w14:paraId="610B0797" w14:textId="77777777" w:rsidR="005360F6" w:rsidRPr="00152A9B" w:rsidRDefault="005360F6" w:rsidP="00DC596A">
      <w:pPr>
        <w:pStyle w:val="Code"/>
      </w:pPr>
      <w:r w:rsidRPr="00152A9B">
        <w:t xml:space="preserve">    {</w:t>
      </w:r>
    </w:p>
    <w:p w14:paraId="7F2F22FD" w14:textId="77777777" w:rsidR="005360F6" w:rsidRPr="00152A9B" w:rsidRDefault="005360F6" w:rsidP="00DC596A">
      <w:pPr>
        <w:pStyle w:val="Code"/>
      </w:pPr>
      <w:r w:rsidRPr="00152A9B">
        <w:t xml:space="preserve">        private readonly IList&lt;User&gt; _users = new List&lt;User&gt;();</w:t>
      </w:r>
    </w:p>
    <w:p w14:paraId="4E5E3CC5" w14:textId="77777777" w:rsidR="005360F6" w:rsidRPr="00152A9B" w:rsidRDefault="005360F6" w:rsidP="00DC596A">
      <w:pPr>
        <w:pStyle w:val="Code"/>
      </w:pPr>
    </w:p>
    <w:p w14:paraId="104E2AF6" w14:textId="77777777" w:rsidR="005360F6" w:rsidRPr="00152A9B" w:rsidRDefault="005360F6" w:rsidP="00DC596A">
      <w:pPr>
        <w:pStyle w:val="Code"/>
      </w:pPr>
      <w:r w:rsidRPr="00152A9B">
        <w:t xml:space="preserve">        public virtual long TaskId { get; set; }</w:t>
      </w:r>
    </w:p>
    <w:p w14:paraId="21D2C73B" w14:textId="77777777" w:rsidR="005360F6" w:rsidRPr="00152A9B" w:rsidRDefault="005360F6" w:rsidP="00DC596A">
      <w:pPr>
        <w:pStyle w:val="Code"/>
      </w:pPr>
      <w:r w:rsidRPr="00152A9B">
        <w:t xml:space="preserve">        public virtual string Subject { get; set; }</w:t>
      </w:r>
    </w:p>
    <w:p w14:paraId="2E31EE30" w14:textId="77777777" w:rsidR="005360F6" w:rsidRPr="00152A9B" w:rsidRDefault="005360F6" w:rsidP="00DC596A">
      <w:pPr>
        <w:pStyle w:val="Code"/>
      </w:pPr>
      <w:r w:rsidRPr="00152A9B">
        <w:t xml:space="preserve">        public virtual DateTime? StartDate { get; set; }</w:t>
      </w:r>
    </w:p>
    <w:p w14:paraId="4C8B736A" w14:textId="77777777" w:rsidR="005360F6" w:rsidRPr="00152A9B" w:rsidRDefault="005360F6" w:rsidP="00DC596A">
      <w:pPr>
        <w:pStyle w:val="Code"/>
      </w:pPr>
      <w:r w:rsidRPr="00152A9B">
        <w:t xml:space="preserve">        public virtual DateTime? DueDate { get; set; }</w:t>
      </w:r>
    </w:p>
    <w:p w14:paraId="1CD78A64" w14:textId="77777777" w:rsidR="005360F6" w:rsidRPr="00152A9B" w:rsidRDefault="005360F6" w:rsidP="00DC596A">
      <w:pPr>
        <w:pStyle w:val="Code"/>
      </w:pPr>
      <w:r w:rsidRPr="00152A9B">
        <w:t xml:space="preserve">        public virtual DateTime? CompletedDate { get; set; }</w:t>
      </w:r>
    </w:p>
    <w:p w14:paraId="13E4F2DA" w14:textId="77777777" w:rsidR="005360F6" w:rsidRPr="00152A9B" w:rsidRDefault="005360F6" w:rsidP="00DC596A">
      <w:pPr>
        <w:pStyle w:val="Code"/>
      </w:pPr>
      <w:r w:rsidRPr="00152A9B">
        <w:t xml:space="preserve">        public virtual Status Status { get; set; }</w:t>
      </w:r>
    </w:p>
    <w:p w14:paraId="51454479" w14:textId="77777777" w:rsidR="005360F6" w:rsidRPr="00152A9B" w:rsidRDefault="005360F6" w:rsidP="00DC596A">
      <w:pPr>
        <w:pStyle w:val="Code"/>
      </w:pPr>
      <w:r w:rsidRPr="00152A9B">
        <w:lastRenderedPageBreak/>
        <w:t xml:space="preserve">        public virtual DateTime CreatedDate { get; set; }</w:t>
      </w:r>
    </w:p>
    <w:p w14:paraId="6960C765" w14:textId="77777777" w:rsidR="005360F6" w:rsidRPr="00152A9B" w:rsidRDefault="005360F6" w:rsidP="00DC596A">
      <w:pPr>
        <w:pStyle w:val="Code"/>
      </w:pPr>
      <w:r w:rsidRPr="00152A9B">
        <w:t xml:space="preserve">        public virtual User CreatedBy { get; set; }</w:t>
      </w:r>
    </w:p>
    <w:p w14:paraId="40CE6E0B" w14:textId="77777777" w:rsidR="005360F6" w:rsidRPr="00152A9B" w:rsidRDefault="005360F6" w:rsidP="00DC596A">
      <w:pPr>
        <w:pStyle w:val="Code"/>
      </w:pPr>
    </w:p>
    <w:p w14:paraId="4A607B9B" w14:textId="77777777" w:rsidR="005360F6" w:rsidRPr="00152A9B" w:rsidRDefault="005360F6" w:rsidP="00DC596A">
      <w:pPr>
        <w:pStyle w:val="Code"/>
      </w:pPr>
      <w:r w:rsidRPr="00152A9B">
        <w:t xml:space="preserve">        public virtual IList&lt;User&gt; Users</w:t>
      </w:r>
    </w:p>
    <w:p w14:paraId="7272BA74" w14:textId="77777777" w:rsidR="005360F6" w:rsidRPr="00152A9B" w:rsidRDefault="005360F6" w:rsidP="00DC596A">
      <w:pPr>
        <w:pStyle w:val="Code"/>
      </w:pPr>
      <w:r w:rsidRPr="00152A9B">
        <w:t xml:space="preserve">        {</w:t>
      </w:r>
    </w:p>
    <w:p w14:paraId="3667E97B" w14:textId="77777777" w:rsidR="005360F6" w:rsidRPr="00152A9B" w:rsidRDefault="005360F6" w:rsidP="00DC596A">
      <w:pPr>
        <w:pStyle w:val="Code"/>
      </w:pPr>
      <w:r w:rsidRPr="00152A9B">
        <w:t xml:space="preserve">            get { return _users; }</w:t>
      </w:r>
    </w:p>
    <w:p w14:paraId="4B74D88B" w14:textId="77777777" w:rsidR="005360F6" w:rsidRPr="00152A9B" w:rsidRDefault="005360F6" w:rsidP="00DC596A">
      <w:pPr>
        <w:pStyle w:val="Code"/>
      </w:pPr>
      <w:r w:rsidRPr="00152A9B">
        <w:t xml:space="preserve">        }</w:t>
      </w:r>
    </w:p>
    <w:p w14:paraId="5CA42390" w14:textId="77777777" w:rsidR="005360F6" w:rsidRPr="00152A9B" w:rsidRDefault="005360F6" w:rsidP="00DC596A">
      <w:pPr>
        <w:pStyle w:val="Code"/>
      </w:pPr>
    </w:p>
    <w:p w14:paraId="1FF527B4" w14:textId="77777777" w:rsidR="005360F6" w:rsidRPr="00152A9B" w:rsidRDefault="005360F6" w:rsidP="00DC596A">
      <w:pPr>
        <w:pStyle w:val="Code"/>
      </w:pPr>
      <w:r w:rsidRPr="00152A9B">
        <w:t xml:space="preserve">        public virtual byte[] Version { get; set; }</w:t>
      </w:r>
    </w:p>
    <w:p w14:paraId="1B00D672" w14:textId="77777777" w:rsidR="005360F6" w:rsidRPr="00152A9B" w:rsidRDefault="005360F6" w:rsidP="00DC596A">
      <w:pPr>
        <w:pStyle w:val="Code"/>
      </w:pPr>
      <w:r w:rsidRPr="00152A9B">
        <w:t xml:space="preserve">    }</w:t>
      </w:r>
    </w:p>
    <w:bookmarkEnd w:id="85"/>
    <w:p w14:paraId="0A2F93C8" w14:textId="77777777" w:rsidR="005360F6" w:rsidRDefault="005360F6" w:rsidP="00DC596A">
      <w:pPr>
        <w:pStyle w:val="Code"/>
      </w:pPr>
    </w:p>
    <w:p w14:paraId="5E451441" w14:textId="77777777" w:rsidR="005360F6" w:rsidRPr="00AB4003" w:rsidRDefault="005360F6" w:rsidP="00DC596A">
      <w:pPr>
        <w:pStyle w:val="Code"/>
      </w:pPr>
      <w:bookmarkStart w:id="86" w:name="OLE_LINK10"/>
      <w:bookmarkStart w:id="87" w:name="OLE_LINK11"/>
      <w:r>
        <w:t xml:space="preserve">    public class User</w:t>
      </w:r>
    </w:p>
    <w:p w14:paraId="1B26EF16" w14:textId="77777777" w:rsidR="005360F6" w:rsidRPr="00AB4003" w:rsidRDefault="005360F6" w:rsidP="00DC596A">
      <w:pPr>
        <w:pStyle w:val="Code"/>
      </w:pPr>
      <w:r w:rsidRPr="00AB4003">
        <w:t xml:space="preserve">    {</w:t>
      </w:r>
    </w:p>
    <w:p w14:paraId="3FAEE0EE" w14:textId="77777777" w:rsidR="005360F6" w:rsidRPr="00AB4003" w:rsidRDefault="005360F6" w:rsidP="00DC596A">
      <w:pPr>
        <w:pStyle w:val="Code"/>
      </w:pPr>
      <w:r w:rsidRPr="00AB4003">
        <w:t xml:space="preserve">        public virtual long UserId { get; set; }</w:t>
      </w:r>
    </w:p>
    <w:p w14:paraId="32F7DE4F" w14:textId="77777777" w:rsidR="005360F6" w:rsidRPr="00AB4003" w:rsidRDefault="005360F6" w:rsidP="00DC596A">
      <w:pPr>
        <w:pStyle w:val="Code"/>
      </w:pPr>
      <w:r w:rsidRPr="00AB4003">
        <w:t xml:space="preserve">        public virtual string Firstname { get; set; }</w:t>
      </w:r>
    </w:p>
    <w:p w14:paraId="6A1839FD" w14:textId="77777777" w:rsidR="005360F6" w:rsidRPr="00AB4003" w:rsidRDefault="005360F6" w:rsidP="00DC596A">
      <w:pPr>
        <w:pStyle w:val="Code"/>
      </w:pPr>
      <w:r w:rsidRPr="00AB4003">
        <w:t xml:space="preserve">        public virtual string Lastname { get; set; }</w:t>
      </w:r>
    </w:p>
    <w:p w14:paraId="3E758F14" w14:textId="77777777" w:rsidR="005360F6" w:rsidRPr="00AB4003" w:rsidRDefault="005360F6" w:rsidP="00DC596A">
      <w:pPr>
        <w:pStyle w:val="Code"/>
      </w:pPr>
      <w:r w:rsidRPr="00AB4003">
        <w:t xml:space="preserve">        public virtual string Username { get; set; }</w:t>
      </w:r>
    </w:p>
    <w:p w14:paraId="3EFEC8E2" w14:textId="77777777" w:rsidR="005360F6" w:rsidRPr="00AB4003" w:rsidRDefault="005360F6" w:rsidP="00DC596A">
      <w:pPr>
        <w:pStyle w:val="Code"/>
      </w:pPr>
      <w:r w:rsidRPr="00AB4003">
        <w:t xml:space="preserve">        public virtual byte[] Version { get; set; }</w:t>
      </w:r>
    </w:p>
    <w:p w14:paraId="4F6D5F0A" w14:textId="77777777" w:rsidR="005360F6" w:rsidRDefault="005360F6" w:rsidP="00DC596A">
      <w:pPr>
        <w:pStyle w:val="Code"/>
      </w:pPr>
      <w:r w:rsidRPr="00AB4003">
        <w:t xml:space="preserve">    }</w:t>
      </w:r>
    </w:p>
    <w:bookmarkEnd w:id="83"/>
    <w:bookmarkEnd w:id="84"/>
    <w:bookmarkEnd w:id="86"/>
    <w:bookmarkEnd w:id="87"/>
    <w:p w14:paraId="31E3F3C7" w14:textId="77777777" w:rsidR="005360F6" w:rsidRDefault="005360F6" w:rsidP="00DC596A">
      <w:pPr>
        <w:pStyle w:val="Code"/>
      </w:pPr>
    </w:p>
    <w:p w14:paraId="110BD769" w14:textId="77777777" w:rsidR="005360F6" w:rsidRDefault="005360F6" w:rsidP="00B23CC0">
      <w:pPr>
        <w:pStyle w:val="BodyText"/>
      </w:pPr>
      <w:r>
        <w:t xml:space="preserve">The </w:t>
      </w:r>
      <w:r w:rsidRPr="00294446">
        <w:rPr>
          <w:rStyle w:val="CodeInline"/>
        </w:rPr>
        <w:t>Version</w:t>
      </w:r>
      <w:r>
        <w:t xml:space="preserve"> byte array property on all of the domain model classes will be used by </w:t>
      </w:r>
      <w:proofErr w:type="spellStart"/>
      <w:r>
        <w:t>NHibernate</w:t>
      </w:r>
      <w:proofErr w:type="spellEnd"/>
      <w:r>
        <w:t xml:space="preserve"> to detect dirty data. As you’ll see later, the column in SQL Server that the </w:t>
      </w:r>
      <w:r w:rsidRPr="00294446">
        <w:rPr>
          <w:rStyle w:val="CodeInline"/>
        </w:rPr>
        <w:t>Version</w:t>
      </w:r>
      <w:r>
        <w:t xml:space="preserve"> property maps to will be of type </w:t>
      </w:r>
      <w:proofErr w:type="spellStart"/>
      <w:r w:rsidRPr="00607598">
        <w:rPr>
          <w:rStyle w:val="CodeInline"/>
        </w:rPr>
        <w:t>rowversion</w:t>
      </w:r>
      <w:proofErr w:type="spellEnd"/>
      <w:r>
        <w:t>. This value is automatically incremented by SQL Server every time a new row is added or updated in the database. In this way, the system can detect when an update to a row will overwrite a previous update.</w:t>
      </w:r>
      <w:bookmarkEnd w:id="72"/>
    </w:p>
    <w:p w14:paraId="0E53A0E1" w14:textId="77777777" w:rsidR="005360F6" w:rsidRDefault="005360F6" w:rsidP="00BC31D6">
      <w:pPr>
        <w:pStyle w:val="Heading2"/>
      </w:pPr>
      <w:bookmarkStart w:id="88" w:name="_Toc390159782"/>
      <w:bookmarkStart w:id="89" w:name="tab2"/>
      <w:r>
        <w:t>Service Model Types</w:t>
      </w:r>
      <w:bookmarkEnd w:id="88"/>
    </w:p>
    <w:p w14:paraId="394F8106" w14:textId="77777777" w:rsidR="005360F6" w:rsidRDefault="005360F6" w:rsidP="00DC596A">
      <w:pPr>
        <w:pStyle w:val="BodyTextFirst"/>
      </w:pPr>
      <w:r>
        <w:t>Now let’s add the classes that will make up the service model</w:t>
      </w:r>
      <w:r w:rsidR="00904901">
        <w:fldChar w:fldCharType="begin"/>
      </w:r>
      <w:r>
        <w:instrText xml:space="preserve"> XE "</w:instrText>
      </w:r>
      <w:r w:rsidRPr="009E4C43">
        <w:instrText>Task-management source tree: basic components: service model types</w:instrText>
      </w:r>
      <w:r>
        <w:instrText xml:space="preserve">" \r "tab2" </w:instrText>
      </w:r>
      <w:r w:rsidR="00904901">
        <w:fldChar w:fldCharType="end"/>
      </w:r>
      <w:r>
        <w:t>. These will be similar to the domain model classes you just added, and, like the domain model types, these classes are only used internally. Although the service model types aren't sent to the client, they shape the data that will be going back and forth between the client and the service.</w:t>
      </w:r>
    </w:p>
    <w:p w14:paraId="3A15A03E" w14:textId="77777777" w:rsidR="005360F6" w:rsidRDefault="005360F6" w:rsidP="00B23CC0">
      <w:pPr>
        <w:pStyle w:val="BodyText"/>
      </w:pPr>
      <w:r>
        <w:t xml:space="preserve">All of these class definitions go right in the root of the </w:t>
      </w:r>
      <w:r w:rsidRPr="002B19E8">
        <w:rPr>
          <w:rStyle w:val="CodeInline"/>
        </w:rPr>
        <w:t>WebApi2Book</w:t>
      </w:r>
      <w:r w:rsidRPr="00294446">
        <w:rPr>
          <w:rStyle w:val="CodeInline"/>
        </w:rPr>
        <w:t>.Web.Api.Models</w:t>
      </w:r>
      <w:r>
        <w:t xml:space="preserve"> project; they use that name as their namespace, as well</w:t>
      </w:r>
      <w:ins w:id="90" w:author="Brian Wortman" w:date="2014-06-11T17:02:00Z">
        <w:r w:rsidR="007A0D84">
          <w:t>. Add these as one class per file, with each filename equal to the class name</w:t>
        </w:r>
      </w:ins>
      <w:r>
        <w:t>:</w:t>
      </w:r>
    </w:p>
    <w:p w14:paraId="6AB134ED" w14:textId="77777777" w:rsidR="005360F6" w:rsidRDefault="005360F6" w:rsidP="00DC596A">
      <w:pPr>
        <w:pStyle w:val="Code"/>
      </w:pPr>
      <w:bookmarkStart w:id="91" w:name="OLE_LINK28"/>
      <w:bookmarkStart w:id="92" w:name="OLE_LINK29"/>
      <w:r>
        <w:t xml:space="preserve">    </w:t>
      </w:r>
      <w:bookmarkStart w:id="93" w:name="OLE_LINK12"/>
      <w:r>
        <w:t>public class Link</w:t>
      </w:r>
    </w:p>
    <w:p w14:paraId="2B48501A" w14:textId="77777777" w:rsidR="005360F6" w:rsidRDefault="005360F6" w:rsidP="00DC596A">
      <w:pPr>
        <w:pStyle w:val="Code"/>
      </w:pPr>
      <w:r>
        <w:t xml:space="preserve">    {</w:t>
      </w:r>
    </w:p>
    <w:p w14:paraId="1035AD6C" w14:textId="77777777" w:rsidR="005360F6" w:rsidRDefault="005360F6" w:rsidP="00DC596A">
      <w:pPr>
        <w:pStyle w:val="Code"/>
      </w:pPr>
      <w:r>
        <w:t xml:space="preserve">        public string Rel { get; set; }</w:t>
      </w:r>
    </w:p>
    <w:p w14:paraId="764AAFA5" w14:textId="77777777" w:rsidR="005360F6" w:rsidRDefault="005360F6" w:rsidP="00DC596A">
      <w:pPr>
        <w:pStyle w:val="Code"/>
      </w:pPr>
      <w:r>
        <w:t xml:space="preserve">        public string Href { get; set; }</w:t>
      </w:r>
    </w:p>
    <w:p w14:paraId="2A413B9D" w14:textId="77777777" w:rsidR="005360F6" w:rsidRDefault="005360F6" w:rsidP="00DC596A">
      <w:pPr>
        <w:pStyle w:val="Code"/>
      </w:pPr>
      <w:r>
        <w:t xml:space="preserve">        public string Method { get; set; }</w:t>
      </w:r>
    </w:p>
    <w:p w14:paraId="2398B474" w14:textId="77777777" w:rsidR="005360F6" w:rsidRDefault="005360F6" w:rsidP="00DC596A">
      <w:pPr>
        <w:pStyle w:val="Code"/>
      </w:pPr>
      <w:r>
        <w:t xml:space="preserve">    }</w:t>
      </w:r>
    </w:p>
    <w:p w14:paraId="344F8562" w14:textId="77777777" w:rsidR="005360F6" w:rsidRDefault="005360F6" w:rsidP="00DC596A">
      <w:pPr>
        <w:pStyle w:val="Code"/>
      </w:pPr>
    </w:p>
    <w:p w14:paraId="69BCBFC4" w14:textId="77777777" w:rsidR="005360F6" w:rsidRDefault="005360F6" w:rsidP="00DC596A">
      <w:pPr>
        <w:pStyle w:val="Code"/>
      </w:pPr>
      <w:r>
        <w:t xml:space="preserve">    public class Status</w:t>
      </w:r>
    </w:p>
    <w:p w14:paraId="0915A0C4" w14:textId="77777777" w:rsidR="005360F6" w:rsidRDefault="005360F6" w:rsidP="00DC596A">
      <w:pPr>
        <w:pStyle w:val="Code"/>
      </w:pPr>
      <w:r>
        <w:t xml:space="preserve">    {</w:t>
      </w:r>
    </w:p>
    <w:p w14:paraId="1DC53B86" w14:textId="77777777" w:rsidR="005360F6" w:rsidRDefault="005360F6" w:rsidP="00DC596A">
      <w:pPr>
        <w:pStyle w:val="Code"/>
      </w:pPr>
      <w:r>
        <w:lastRenderedPageBreak/>
        <w:t xml:space="preserve">        public long StatusId { get; set; }</w:t>
      </w:r>
    </w:p>
    <w:p w14:paraId="32893FA0" w14:textId="77777777" w:rsidR="005360F6" w:rsidRDefault="005360F6" w:rsidP="00DC596A">
      <w:pPr>
        <w:pStyle w:val="Code"/>
      </w:pPr>
      <w:r>
        <w:t xml:space="preserve">        public string Name { get; set; }</w:t>
      </w:r>
    </w:p>
    <w:p w14:paraId="565A9C97" w14:textId="77777777" w:rsidR="005360F6" w:rsidRDefault="005360F6" w:rsidP="00DC596A">
      <w:pPr>
        <w:pStyle w:val="Code"/>
      </w:pPr>
      <w:r>
        <w:t xml:space="preserve">        public int Ordinal { get; set; }</w:t>
      </w:r>
    </w:p>
    <w:p w14:paraId="6D3620EC" w14:textId="77777777" w:rsidR="005360F6" w:rsidRDefault="005360F6" w:rsidP="00DC596A">
      <w:pPr>
        <w:pStyle w:val="Code"/>
      </w:pPr>
      <w:r>
        <w:t xml:space="preserve">    }</w:t>
      </w:r>
    </w:p>
    <w:p w14:paraId="5099F64B" w14:textId="77777777" w:rsidR="005360F6" w:rsidRDefault="005360F6" w:rsidP="00DC596A">
      <w:pPr>
        <w:pStyle w:val="Code"/>
      </w:pPr>
    </w:p>
    <w:p w14:paraId="3D8A7F20" w14:textId="77777777" w:rsidR="005360F6" w:rsidRDefault="005360F6" w:rsidP="00DC596A">
      <w:pPr>
        <w:pStyle w:val="Code"/>
      </w:pPr>
      <w:r>
        <w:t xml:space="preserve">    public class Task</w:t>
      </w:r>
    </w:p>
    <w:p w14:paraId="053BCD57" w14:textId="77777777" w:rsidR="005360F6" w:rsidRDefault="005360F6" w:rsidP="00DC596A">
      <w:pPr>
        <w:pStyle w:val="Code"/>
      </w:pPr>
      <w:r>
        <w:t xml:space="preserve">    {</w:t>
      </w:r>
    </w:p>
    <w:p w14:paraId="6241267F" w14:textId="77777777" w:rsidR="005360F6" w:rsidRPr="004B4003" w:rsidRDefault="005360F6" w:rsidP="00DC596A">
      <w:pPr>
        <w:pStyle w:val="Code"/>
      </w:pPr>
      <w:r w:rsidRPr="004B4003">
        <w:t xml:space="preserve">        private List&lt;Link&gt; _links;</w:t>
      </w:r>
    </w:p>
    <w:p w14:paraId="786EB033" w14:textId="77777777" w:rsidR="005360F6" w:rsidRPr="004B4003" w:rsidRDefault="005360F6" w:rsidP="00DC596A">
      <w:pPr>
        <w:pStyle w:val="Code"/>
      </w:pPr>
    </w:p>
    <w:p w14:paraId="496A7B1B" w14:textId="77777777" w:rsidR="005360F6" w:rsidRPr="004B4003" w:rsidRDefault="005360F6" w:rsidP="00DC596A">
      <w:pPr>
        <w:pStyle w:val="Code"/>
      </w:pPr>
      <w:r w:rsidRPr="004B4003">
        <w:t xml:space="preserve">        public long? TaskId { get; set; }</w:t>
      </w:r>
    </w:p>
    <w:p w14:paraId="150187EA" w14:textId="77777777" w:rsidR="005360F6" w:rsidRPr="004B4003" w:rsidRDefault="005360F6" w:rsidP="00DC596A">
      <w:pPr>
        <w:pStyle w:val="Code"/>
      </w:pPr>
      <w:r w:rsidRPr="004B4003">
        <w:t xml:space="preserve">        public string Subject { get; set; }</w:t>
      </w:r>
    </w:p>
    <w:p w14:paraId="76C7CBF5" w14:textId="77777777" w:rsidR="005360F6" w:rsidRPr="004B4003" w:rsidRDefault="005360F6" w:rsidP="00DC596A">
      <w:pPr>
        <w:pStyle w:val="Code"/>
      </w:pPr>
      <w:r w:rsidRPr="004B4003">
        <w:t xml:space="preserve">        public DateTime? StartDate { get; set; }</w:t>
      </w:r>
    </w:p>
    <w:p w14:paraId="69E87FCB" w14:textId="77777777" w:rsidR="005360F6" w:rsidRPr="004B4003" w:rsidRDefault="005360F6" w:rsidP="00DC596A">
      <w:pPr>
        <w:pStyle w:val="Code"/>
      </w:pPr>
      <w:r w:rsidRPr="004B4003">
        <w:t xml:space="preserve">        public DateTime? DueDate { get; set; }</w:t>
      </w:r>
    </w:p>
    <w:p w14:paraId="177B9073" w14:textId="77777777" w:rsidR="005360F6" w:rsidRPr="004B4003" w:rsidRDefault="005360F6" w:rsidP="00DC596A">
      <w:pPr>
        <w:pStyle w:val="Code"/>
      </w:pPr>
      <w:r w:rsidRPr="004B4003">
        <w:t xml:space="preserve">        public DateTime? CreatedDate { get; set; }</w:t>
      </w:r>
    </w:p>
    <w:p w14:paraId="7A614F5C" w14:textId="77777777" w:rsidR="005360F6" w:rsidRPr="004B4003" w:rsidRDefault="005360F6" w:rsidP="00DC596A">
      <w:pPr>
        <w:pStyle w:val="Code"/>
      </w:pPr>
      <w:r w:rsidRPr="004B4003">
        <w:t xml:space="preserve">        public DateTime? CompletedDate { get; set; }</w:t>
      </w:r>
    </w:p>
    <w:p w14:paraId="022E767C" w14:textId="77777777" w:rsidR="005360F6" w:rsidRPr="004B4003" w:rsidRDefault="005360F6" w:rsidP="00DC596A">
      <w:pPr>
        <w:pStyle w:val="Code"/>
      </w:pPr>
      <w:r w:rsidRPr="004B4003">
        <w:t xml:space="preserve">        public Status Status { get; set; }</w:t>
      </w:r>
    </w:p>
    <w:p w14:paraId="4B84227A" w14:textId="77777777" w:rsidR="005360F6" w:rsidRPr="004B4003" w:rsidRDefault="005360F6" w:rsidP="00DC596A">
      <w:pPr>
        <w:pStyle w:val="Code"/>
      </w:pPr>
      <w:r w:rsidRPr="004B4003">
        <w:t xml:space="preserve">        public List&lt;User&gt; Assignees { get; set; }</w:t>
      </w:r>
    </w:p>
    <w:p w14:paraId="272B7B57" w14:textId="77777777" w:rsidR="005360F6" w:rsidRPr="004B4003" w:rsidRDefault="005360F6" w:rsidP="00DC596A">
      <w:pPr>
        <w:pStyle w:val="Code"/>
      </w:pPr>
      <w:r w:rsidRPr="004B4003">
        <w:t xml:space="preserve">        public List&lt;Link&gt; Links</w:t>
      </w:r>
    </w:p>
    <w:p w14:paraId="4A277AFE" w14:textId="77777777" w:rsidR="005360F6" w:rsidRPr="004B4003" w:rsidRDefault="005360F6" w:rsidP="00DC596A">
      <w:pPr>
        <w:pStyle w:val="Code"/>
      </w:pPr>
      <w:r w:rsidRPr="004B4003">
        <w:t xml:space="preserve">        {</w:t>
      </w:r>
    </w:p>
    <w:p w14:paraId="67A63990" w14:textId="77777777" w:rsidR="005360F6" w:rsidRPr="004B4003" w:rsidRDefault="005360F6" w:rsidP="00DC596A">
      <w:pPr>
        <w:pStyle w:val="Code"/>
      </w:pPr>
      <w:r w:rsidRPr="004B4003">
        <w:t xml:space="preserve">            get { return _links ?? (_links = new List&lt;Link&gt;()); }</w:t>
      </w:r>
    </w:p>
    <w:p w14:paraId="6EFB3A9A" w14:textId="77777777" w:rsidR="005360F6" w:rsidRPr="004B4003" w:rsidRDefault="005360F6" w:rsidP="00DC596A">
      <w:pPr>
        <w:pStyle w:val="Code"/>
      </w:pPr>
      <w:r w:rsidRPr="004B4003">
        <w:t xml:space="preserve">            set { _links = value; }</w:t>
      </w:r>
    </w:p>
    <w:p w14:paraId="3704185D" w14:textId="77777777" w:rsidR="005360F6" w:rsidRPr="004B4003" w:rsidRDefault="005360F6" w:rsidP="00DC596A">
      <w:pPr>
        <w:pStyle w:val="Code"/>
      </w:pPr>
      <w:r w:rsidRPr="004B4003">
        <w:t xml:space="preserve">        }</w:t>
      </w:r>
    </w:p>
    <w:p w14:paraId="33276959" w14:textId="77777777" w:rsidR="005360F6" w:rsidRPr="004B4003" w:rsidRDefault="005360F6" w:rsidP="00DC596A">
      <w:pPr>
        <w:pStyle w:val="Code"/>
      </w:pPr>
    </w:p>
    <w:p w14:paraId="0A0152B4" w14:textId="77777777" w:rsidR="005360F6" w:rsidRPr="004B4003" w:rsidRDefault="005360F6" w:rsidP="00DC596A">
      <w:pPr>
        <w:pStyle w:val="Code"/>
      </w:pPr>
      <w:r w:rsidRPr="004B4003">
        <w:t xml:space="preserve">        public void AddLink(Link link)</w:t>
      </w:r>
    </w:p>
    <w:p w14:paraId="6FCE6EEC" w14:textId="77777777" w:rsidR="005360F6" w:rsidRPr="004B4003" w:rsidRDefault="005360F6" w:rsidP="00DC596A">
      <w:pPr>
        <w:pStyle w:val="Code"/>
      </w:pPr>
      <w:r w:rsidRPr="004B4003">
        <w:t xml:space="preserve">        {</w:t>
      </w:r>
    </w:p>
    <w:p w14:paraId="5D824207" w14:textId="77777777" w:rsidR="005360F6" w:rsidRPr="004B4003" w:rsidRDefault="005360F6" w:rsidP="00DC596A">
      <w:pPr>
        <w:pStyle w:val="Code"/>
      </w:pPr>
      <w:r w:rsidRPr="004B4003">
        <w:t xml:space="preserve">            Links.Add(link);</w:t>
      </w:r>
    </w:p>
    <w:p w14:paraId="692BEEC4" w14:textId="77777777" w:rsidR="005360F6" w:rsidRPr="004B4003" w:rsidRDefault="005360F6" w:rsidP="00DC596A">
      <w:pPr>
        <w:pStyle w:val="Code"/>
      </w:pPr>
      <w:r w:rsidRPr="004B4003">
        <w:t xml:space="preserve">        }</w:t>
      </w:r>
    </w:p>
    <w:p w14:paraId="5573C871" w14:textId="77777777" w:rsidR="005360F6" w:rsidRDefault="005360F6" w:rsidP="00DC596A">
      <w:pPr>
        <w:pStyle w:val="Code"/>
      </w:pPr>
      <w:r>
        <w:t xml:space="preserve">    }</w:t>
      </w:r>
    </w:p>
    <w:p w14:paraId="55DD7ED3" w14:textId="77777777" w:rsidR="005360F6" w:rsidRDefault="005360F6" w:rsidP="00DC596A">
      <w:pPr>
        <w:pStyle w:val="Code"/>
      </w:pPr>
    </w:p>
    <w:p w14:paraId="2D575472" w14:textId="77777777" w:rsidR="005360F6" w:rsidRDefault="005360F6" w:rsidP="00DC596A">
      <w:pPr>
        <w:pStyle w:val="Code"/>
      </w:pPr>
      <w:r>
        <w:t xml:space="preserve">    public class User</w:t>
      </w:r>
    </w:p>
    <w:p w14:paraId="0A4F738E" w14:textId="77777777" w:rsidR="005360F6" w:rsidRDefault="005360F6" w:rsidP="00DC596A">
      <w:pPr>
        <w:pStyle w:val="Code"/>
      </w:pPr>
      <w:r>
        <w:t xml:space="preserve">    {</w:t>
      </w:r>
    </w:p>
    <w:p w14:paraId="2510D5C5" w14:textId="77777777" w:rsidR="005360F6" w:rsidRPr="004B4003" w:rsidRDefault="005360F6" w:rsidP="00DC596A">
      <w:pPr>
        <w:pStyle w:val="Code"/>
      </w:pPr>
      <w:r w:rsidRPr="004B4003">
        <w:t xml:space="preserve">        private List&lt;Link&gt; _links;</w:t>
      </w:r>
    </w:p>
    <w:p w14:paraId="11E5AF7A" w14:textId="77777777" w:rsidR="005360F6" w:rsidRPr="004B4003" w:rsidRDefault="005360F6" w:rsidP="00DC596A">
      <w:pPr>
        <w:pStyle w:val="Code"/>
      </w:pPr>
    </w:p>
    <w:p w14:paraId="338984AF" w14:textId="77777777" w:rsidR="005360F6" w:rsidRPr="004B4003" w:rsidRDefault="005360F6" w:rsidP="00DC596A">
      <w:pPr>
        <w:pStyle w:val="Code"/>
      </w:pPr>
      <w:r w:rsidRPr="004B4003">
        <w:t xml:space="preserve">        public long UserId { get; set; }</w:t>
      </w:r>
    </w:p>
    <w:p w14:paraId="3DB3EB3E" w14:textId="77777777" w:rsidR="005360F6" w:rsidRPr="004B4003" w:rsidRDefault="005360F6" w:rsidP="00DC596A">
      <w:pPr>
        <w:pStyle w:val="Code"/>
      </w:pPr>
      <w:r w:rsidRPr="004B4003">
        <w:t xml:space="preserve">        public string Username { get; set; }</w:t>
      </w:r>
    </w:p>
    <w:p w14:paraId="3A546FCF" w14:textId="77777777" w:rsidR="005360F6" w:rsidRPr="004B4003" w:rsidRDefault="005360F6" w:rsidP="00DC596A">
      <w:pPr>
        <w:pStyle w:val="Code"/>
      </w:pPr>
      <w:r w:rsidRPr="004B4003">
        <w:t xml:space="preserve">        public string Firstname { get; set; }</w:t>
      </w:r>
    </w:p>
    <w:p w14:paraId="54521A36" w14:textId="77777777" w:rsidR="005360F6" w:rsidRPr="004B4003" w:rsidRDefault="005360F6" w:rsidP="00DC596A">
      <w:pPr>
        <w:pStyle w:val="Code"/>
      </w:pPr>
      <w:r w:rsidRPr="004B4003">
        <w:t xml:space="preserve">        public string Lastname { get; set; }</w:t>
      </w:r>
    </w:p>
    <w:p w14:paraId="6CC4646E" w14:textId="77777777" w:rsidR="005360F6" w:rsidRPr="004B4003" w:rsidRDefault="005360F6" w:rsidP="00DC596A">
      <w:pPr>
        <w:pStyle w:val="Code"/>
      </w:pPr>
    </w:p>
    <w:p w14:paraId="454DAF7F" w14:textId="77777777" w:rsidR="005360F6" w:rsidRPr="004B4003" w:rsidRDefault="005360F6" w:rsidP="00DC596A">
      <w:pPr>
        <w:pStyle w:val="Code"/>
      </w:pPr>
      <w:r w:rsidRPr="004B4003">
        <w:t xml:space="preserve">        public List&lt;Link&gt; Links</w:t>
      </w:r>
    </w:p>
    <w:p w14:paraId="50526564" w14:textId="77777777" w:rsidR="005360F6" w:rsidRPr="004B4003" w:rsidRDefault="005360F6" w:rsidP="00DC596A">
      <w:pPr>
        <w:pStyle w:val="Code"/>
      </w:pPr>
      <w:r w:rsidRPr="004B4003">
        <w:t xml:space="preserve">        {</w:t>
      </w:r>
    </w:p>
    <w:p w14:paraId="04088765" w14:textId="77777777" w:rsidR="005360F6" w:rsidRPr="004B4003" w:rsidRDefault="005360F6" w:rsidP="00DC596A">
      <w:pPr>
        <w:pStyle w:val="Code"/>
      </w:pPr>
      <w:r w:rsidRPr="004B4003">
        <w:t xml:space="preserve">            get { return _links ?? (_links = new List&lt;Link&gt;()); }</w:t>
      </w:r>
    </w:p>
    <w:p w14:paraId="563EEDE7" w14:textId="77777777" w:rsidR="005360F6" w:rsidRPr="004B4003" w:rsidRDefault="005360F6" w:rsidP="00DC596A">
      <w:pPr>
        <w:pStyle w:val="Code"/>
      </w:pPr>
      <w:r w:rsidRPr="004B4003">
        <w:t xml:space="preserve">            set { _links = value; }</w:t>
      </w:r>
    </w:p>
    <w:p w14:paraId="4739AA4F" w14:textId="77777777" w:rsidR="005360F6" w:rsidRPr="004B4003" w:rsidRDefault="005360F6" w:rsidP="00DC596A">
      <w:pPr>
        <w:pStyle w:val="Code"/>
      </w:pPr>
      <w:r w:rsidRPr="004B4003">
        <w:t xml:space="preserve">        }</w:t>
      </w:r>
    </w:p>
    <w:p w14:paraId="0A47680D" w14:textId="77777777" w:rsidR="005360F6" w:rsidRPr="004B4003" w:rsidRDefault="005360F6" w:rsidP="00DC596A">
      <w:pPr>
        <w:pStyle w:val="Code"/>
      </w:pPr>
    </w:p>
    <w:p w14:paraId="706F7BE8" w14:textId="77777777" w:rsidR="005360F6" w:rsidRPr="004B4003" w:rsidRDefault="005360F6" w:rsidP="00DC596A">
      <w:pPr>
        <w:pStyle w:val="Code"/>
      </w:pPr>
      <w:r w:rsidRPr="004B4003">
        <w:t xml:space="preserve">        public void AddLink(Link link)</w:t>
      </w:r>
    </w:p>
    <w:p w14:paraId="7FF17487" w14:textId="77777777" w:rsidR="005360F6" w:rsidRPr="004B4003" w:rsidRDefault="005360F6" w:rsidP="00DC596A">
      <w:pPr>
        <w:pStyle w:val="Code"/>
      </w:pPr>
      <w:r w:rsidRPr="004B4003">
        <w:t xml:space="preserve">        {</w:t>
      </w:r>
    </w:p>
    <w:p w14:paraId="6D106BFB" w14:textId="77777777" w:rsidR="005360F6" w:rsidRPr="004B4003" w:rsidRDefault="005360F6" w:rsidP="00DC596A">
      <w:pPr>
        <w:pStyle w:val="Code"/>
      </w:pPr>
      <w:r w:rsidRPr="004B4003">
        <w:t xml:space="preserve">            Links.Add(link);</w:t>
      </w:r>
    </w:p>
    <w:p w14:paraId="2A0B6FA6" w14:textId="77777777" w:rsidR="005360F6" w:rsidRDefault="005360F6" w:rsidP="00DC596A">
      <w:pPr>
        <w:pStyle w:val="Code"/>
      </w:pPr>
      <w:r w:rsidRPr="004B4003">
        <w:t xml:space="preserve">        }</w:t>
      </w:r>
    </w:p>
    <w:p w14:paraId="13C709B3" w14:textId="77777777" w:rsidR="005360F6" w:rsidRDefault="005360F6" w:rsidP="00DC596A">
      <w:pPr>
        <w:pStyle w:val="Code"/>
      </w:pPr>
      <w:commentRangeStart w:id="94"/>
      <w:commentRangeStart w:id="95"/>
      <w:r>
        <w:t xml:space="preserve">    }</w:t>
      </w:r>
      <w:commentRangeEnd w:id="94"/>
      <w:r w:rsidR="00B354D8">
        <w:rPr>
          <w:rStyle w:val="CommentReference"/>
          <w:rFonts w:ascii="Times" w:hAnsi="Times"/>
          <w:noProof w:val="0"/>
        </w:rPr>
        <w:commentReference w:id="94"/>
      </w:r>
      <w:commentRangeEnd w:id="95"/>
      <w:r w:rsidR="007A0D84">
        <w:rPr>
          <w:rStyle w:val="CommentReference"/>
          <w:rFonts w:ascii="Times" w:hAnsi="Times"/>
          <w:noProof w:val="0"/>
        </w:rPr>
        <w:commentReference w:id="95"/>
      </w:r>
      <w:bookmarkEnd w:id="91"/>
      <w:bookmarkEnd w:id="92"/>
    </w:p>
    <w:bookmarkEnd w:id="93"/>
    <w:p w14:paraId="55CBDC10" w14:textId="77777777" w:rsidR="005360F6" w:rsidRDefault="005360F6" w:rsidP="00B23CC0">
      <w:pPr>
        <w:pStyle w:val="BodyText"/>
      </w:pPr>
      <w:r>
        <w:lastRenderedPageBreak/>
        <w:t>Recall that one of the tenets of REST is to avoid coupling the client to the server. This means you shouldn’t provide the DLL containing these resource types to callers of your API. These types are there simply to make it easier for the controller code to receive and respond to such data.</w:t>
      </w:r>
      <w:bookmarkEnd w:id="89"/>
    </w:p>
    <w:p w14:paraId="08C628F5" w14:textId="77777777" w:rsidR="005360F6" w:rsidRDefault="005360F6" w:rsidP="00DC596A">
      <w:pPr>
        <w:pStyle w:val="Heading2"/>
      </w:pPr>
      <w:bookmarkStart w:id="96" w:name="_Toc390159783"/>
      <w:bookmarkStart w:id="97" w:name="tab3"/>
      <w:r>
        <w:t>Logging</w:t>
      </w:r>
      <w:bookmarkEnd w:id="96"/>
    </w:p>
    <w:p w14:paraId="351DFBFF" w14:textId="319330AF" w:rsidR="005360F6" w:rsidRDefault="005360F6" w:rsidP="00DC596A">
      <w:pPr>
        <w:pStyle w:val="BodyTextFirst"/>
      </w:pPr>
      <w:r>
        <w:t xml:space="preserve">In this section, you will configure the </w:t>
      </w:r>
      <w:proofErr w:type="spellStart"/>
      <w:r w:rsidRPr="00294446">
        <w:rPr>
          <w:rStyle w:val="CodeInline"/>
        </w:rPr>
        <w:t>web.config</w:t>
      </w:r>
      <w:proofErr w:type="spellEnd"/>
      <w:r>
        <w:t xml:space="preserve"> file. We'll deal with initializing log4net later, </w:t>
      </w:r>
      <w:r w:rsidR="00904901">
        <w:fldChar w:fldCharType="begin"/>
      </w:r>
      <w:r>
        <w:instrText xml:space="preserve"> XE "</w:instrText>
      </w:r>
      <w:r w:rsidRPr="008017A9">
        <w:instrText>Task-management source tree: basic components: logging</w:instrText>
      </w:r>
      <w:r>
        <w:instrText xml:space="preserve">" \r "tab3" </w:instrText>
      </w:r>
      <w:r w:rsidR="00904901">
        <w:fldChar w:fldCharType="end"/>
      </w:r>
      <w:r>
        <w:t xml:space="preserve">when tackling the </w:t>
      </w:r>
      <w:proofErr w:type="spellStart"/>
      <w:r>
        <w:t>Ninject</w:t>
      </w:r>
      <w:proofErr w:type="spellEnd"/>
      <w:r>
        <w:t xml:space="preserve"> container configuration. For now, begin by adding the following code to the </w:t>
      </w:r>
      <w:ins w:id="98" w:author="Brian Wortman" w:date="2014-06-11T18:04:00Z">
        <w:r w:rsidR="004839DD" w:rsidRPr="004839DD">
          <w:t>WebApi2Book.Web.Api</w:t>
        </w:r>
      </w:ins>
      <w:del w:id="99" w:author="Brian Wortman" w:date="2014-06-11T18:04:00Z">
        <w:r w:rsidRPr="00294446" w:rsidDel="004839DD">
          <w:rPr>
            <w:rStyle w:val="CodeInline"/>
          </w:rPr>
          <w:delText>Web.Api</w:delText>
        </w:r>
      </w:del>
      <w:r>
        <w:t xml:space="preserve"> project’s </w:t>
      </w:r>
      <w:proofErr w:type="spellStart"/>
      <w:r w:rsidRPr="00294446">
        <w:rPr>
          <w:rStyle w:val="CodeInline"/>
        </w:rPr>
        <w:t>web.config</w:t>
      </w:r>
      <w:proofErr w:type="spellEnd"/>
      <w:r>
        <w:t xml:space="preserve"> file, near the top (and directly under the opening </w:t>
      </w:r>
      <w:r w:rsidRPr="00294446">
        <w:rPr>
          <w:rStyle w:val="CodeInline"/>
        </w:rPr>
        <w:t>&lt;configuration&gt;</w:t>
      </w:r>
      <w:r>
        <w:t xml:space="preserve"> tag). If the </w:t>
      </w:r>
      <w:r w:rsidRPr="00294446">
        <w:rPr>
          <w:rStyle w:val="CodeInline"/>
        </w:rPr>
        <w:t>&lt;</w:t>
      </w:r>
      <w:proofErr w:type="spellStart"/>
      <w:r w:rsidRPr="00294446">
        <w:rPr>
          <w:rStyle w:val="CodeInline"/>
        </w:rPr>
        <w:t>configSections</w:t>
      </w:r>
      <w:proofErr w:type="spellEnd"/>
      <w:r w:rsidRPr="00294446">
        <w:rPr>
          <w:rStyle w:val="CodeInline"/>
        </w:rPr>
        <w:t>&gt;</w:t>
      </w:r>
      <w:r>
        <w:t xml:space="preserve"> section is already there, just add the </w:t>
      </w:r>
      <w:r w:rsidRPr="00294446">
        <w:rPr>
          <w:rStyle w:val="CodeInline"/>
        </w:rPr>
        <w:t>log4net</w:t>
      </w:r>
      <w:r>
        <w:t xml:space="preserve"> element:</w:t>
      </w:r>
    </w:p>
    <w:p w14:paraId="5A5939EE" w14:textId="77777777" w:rsidR="005360F6" w:rsidRDefault="005360F6" w:rsidP="00DC596A">
      <w:pPr>
        <w:pStyle w:val="Code"/>
      </w:pPr>
      <w:bookmarkStart w:id="100" w:name="OLE_LINK13"/>
      <w:bookmarkStart w:id="101" w:name="OLE_LINK14"/>
      <w:bookmarkStart w:id="102" w:name="OLE_LINK30"/>
      <w:r>
        <w:t xml:space="preserve">  &lt;configSections&gt;</w:t>
      </w:r>
    </w:p>
    <w:p w14:paraId="2C104690" w14:textId="77777777" w:rsidR="005360F6" w:rsidRDefault="005360F6" w:rsidP="00DC596A">
      <w:pPr>
        <w:pStyle w:val="Code"/>
      </w:pPr>
      <w:r w:rsidRPr="00875F99">
        <w:t xml:space="preserve">    &lt;section name="log4net" type="log4net.Config.Log4NetConfigurationSectionHandler, log4net" /&gt;</w:t>
      </w:r>
      <w:r>
        <w:t xml:space="preserve">  &lt;/configSections&gt;</w:t>
      </w:r>
    </w:p>
    <w:bookmarkEnd w:id="100"/>
    <w:bookmarkEnd w:id="101"/>
    <w:bookmarkEnd w:id="102"/>
    <w:p w14:paraId="076FD9C2" w14:textId="77777777" w:rsidR="005360F6" w:rsidRDefault="005360F6" w:rsidP="00B23CC0">
      <w:pPr>
        <w:pStyle w:val="BodyText"/>
      </w:pPr>
      <w:r>
        <w:t xml:space="preserve">Next, directly under the closing </w:t>
      </w:r>
      <w:r w:rsidRPr="00294446">
        <w:rPr>
          <w:rStyle w:val="CodeInline"/>
        </w:rPr>
        <w:t>&lt;/</w:t>
      </w:r>
      <w:proofErr w:type="spellStart"/>
      <w:r w:rsidRPr="00294446">
        <w:rPr>
          <w:rStyle w:val="CodeInline"/>
        </w:rPr>
        <w:t>appSettings</w:t>
      </w:r>
      <w:proofErr w:type="spellEnd"/>
      <w:r w:rsidRPr="00294446">
        <w:rPr>
          <w:rStyle w:val="CodeInline"/>
        </w:rPr>
        <w:t>&gt;</w:t>
      </w:r>
      <w:r>
        <w:t xml:space="preserve"> tag, add the following </w:t>
      </w:r>
      <w:r w:rsidRPr="00294446">
        <w:rPr>
          <w:rStyle w:val="CodeInline"/>
        </w:rPr>
        <w:t>log4net</w:t>
      </w:r>
      <w:r>
        <w:t xml:space="preserve"> configuration section:</w:t>
      </w:r>
    </w:p>
    <w:p w14:paraId="690199FA" w14:textId="77777777" w:rsidR="005360F6" w:rsidRPr="00BC31D6" w:rsidRDefault="005360F6" w:rsidP="00DC596A">
      <w:pPr>
        <w:pStyle w:val="Code"/>
      </w:pPr>
      <w:bookmarkStart w:id="103" w:name="OLE_LINK31"/>
      <w:bookmarkStart w:id="104" w:name="OLE_LINK32"/>
      <w:bookmarkStart w:id="105" w:name="_GoBack"/>
      <w:r>
        <w:t xml:space="preserve">  </w:t>
      </w:r>
      <w:bookmarkStart w:id="106" w:name="OLE_LINK15"/>
      <w:r w:rsidRPr="00BC31D6">
        <w:t>&lt;log4net&gt;</w:t>
      </w:r>
    </w:p>
    <w:p w14:paraId="7D7CF5FE" w14:textId="77777777" w:rsidR="005360F6" w:rsidRPr="00BC31D6" w:rsidRDefault="005360F6" w:rsidP="00DC596A">
      <w:pPr>
        <w:pStyle w:val="Code"/>
      </w:pPr>
      <w:r w:rsidRPr="00BC31D6">
        <w:t xml:space="preserve">    &lt;appender name="LogFileAppender" type="log4net.Appender.RollingFileAppender"&gt;</w:t>
      </w:r>
    </w:p>
    <w:p w14:paraId="3DF5F9E0" w14:textId="77777777" w:rsidR="005360F6" w:rsidRPr="00BC31D6" w:rsidRDefault="005360F6" w:rsidP="00DC596A">
      <w:pPr>
        <w:pStyle w:val="Code"/>
      </w:pPr>
      <w:r w:rsidRPr="00BC31D6">
        <w:t xml:space="preserve">      &lt;file type="log4net.Util.PatternString" value="..\\..\\logs\\WebApi2Book.Web.Api.log" /&gt;</w:t>
      </w:r>
    </w:p>
    <w:p w14:paraId="207FCFBB" w14:textId="77777777" w:rsidR="005360F6" w:rsidRPr="00690600" w:rsidRDefault="005360F6" w:rsidP="00DC596A">
      <w:pPr>
        <w:pStyle w:val="Code"/>
      </w:pPr>
      <w:r w:rsidRPr="00BC31D6">
        <w:t xml:space="preserve">      </w:t>
      </w:r>
      <w:r w:rsidRPr="00690600">
        <w:t>&lt;appendToFile value="true" /&gt;</w:t>
      </w:r>
    </w:p>
    <w:p w14:paraId="62510C1A" w14:textId="77777777" w:rsidR="005360F6" w:rsidRPr="00690600" w:rsidRDefault="005360F6" w:rsidP="00DC596A">
      <w:pPr>
        <w:pStyle w:val="Code"/>
      </w:pPr>
      <w:r w:rsidRPr="00690600">
        <w:t xml:space="preserve">      &lt;maxSizeRollBackups value="-1" /&gt;</w:t>
      </w:r>
    </w:p>
    <w:p w14:paraId="5A4A331C" w14:textId="77777777" w:rsidR="005360F6" w:rsidRPr="00690600" w:rsidRDefault="005360F6" w:rsidP="00DC596A">
      <w:pPr>
        <w:pStyle w:val="Code"/>
      </w:pPr>
      <w:r w:rsidRPr="00690600">
        <w:t xml:space="preserve">      &lt;countDirection value="1" /&gt;</w:t>
      </w:r>
    </w:p>
    <w:p w14:paraId="6B97A810" w14:textId="77777777" w:rsidR="005360F6" w:rsidRPr="00690600" w:rsidRDefault="005360F6" w:rsidP="00DC596A">
      <w:pPr>
        <w:pStyle w:val="Code"/>
      </w:pPr>
      <w:r w:rsidRPr="00690600">
        <w:t xml:space="preserve">      &lt;maximumFileSize value="5MB" /&gt;</w:t>
      </w:r>
    </w:p>
    <w:p w14:paraId="3417676C" w14:textId="77777777" w:rsidR="005360F6" w:rsidRPr="00690600" w:rsidRDefault="005360F6" w:rsidP="00DC596A">
      <w:pPr>
        <w:pStyle w:val="Code"/>
      </w:pPr>
      <w:r w:rsidRPr="00690600">
        <w:t xml:space="preserve">      &lt;rollingStyle value="Composite" /&gt;</w:t>
      </w:r>
    </w:p>
    <w:p w14:paraId="00E76C96" w14:textId="77777777" w:rsidR="005360F6" w:rsidRPr="00690600" w:rsidRDefault="005360F6" w:rsidP="00DC596A">
      <w:pPr>
        <w:pStyle w:val="Code"/>
      </w:pPr>
      <w:r w:rsidRPr="00690600">
        <w:t xml:space="preserve">      &lt;preserveLogFileNameExtension value="true" /&gt;</w:t>
      </w:r>
    </w:p>
    <w:p w14:paraId="493D5B82" w14:textId="77777777" w:rsidR="005360F6" w:rsidRPr="00690600" w:rsidRDefault="005360F6" w:rsidP="00DC596A">
      <w:pPr>
        <w:pStyle w:val="Code"/>
      </w:pPr>
      <w:r w:rsidRPr="00690600">
        <w:t xml:space="preserve">      &lt;staticLogFileName value="false" /&gt;</w:t>
      </w:r>
    </w:p>
    <w:p w14:paraId="51EC59BA" w14:textId="77777777" w:rsidR="005360F6" w:rsidRPr="00690600" w:rsidRDefault="005360F6" w:rsidP="00DC596A">
      <w:pPr>
        <w:pStyle w:val="Code"/>
      </w:pPr>
      <w:r w:rsidRPr="00690600">
        <w:t xml:space="preserve">      &lt;lockingModel type="log4net.Appender.FileAppender+MinimalLock" /&gt;</w:t>
      </w:r>
    </w:p>
    <w:p w14:paraId="733B0F28" w14:textId="77777777" w:rsidR="005360F6" w:rsidRPr="00690600" w:rsidRDefault="005360F6" w:rsidP="00DC596A">
      <w:pPr>
        <w:pStyle w:val="Code"/>
      </w:pPr>
      <w:r w:rsidRPr="00690600">
        <w:t xml:space="preserve">      &lt;layout type="log4net.Layout.PatternLayout"&gt;</w:t>
      </w:r>
    </w:p>
    <w:p w14:paraId="3BC16286" w14:textId="77777777" w:rsidR="005360F6" w:rsidRPr="00690600" w:rsidRDefault="005360F6" w:rsidP="00DC596A">
      <w:pPr>
        <w:pStyle w:val="Code"/>
      </w:pPr>
      <w:r w:rsidRPr="00690600">
        <w:t xml:space="preserve">        &lt;conversionPattern value="%date %-5level [%thread] %logger - %message%newline%exception" /&gt;</w:t>
      </w:r>
    </w:p>
    <w:p w14:paraId="04ED853A" w14:textId="77777777" w:rsidR="005360F6" w:rsidRPr="00690600" w:rsidRDefault="005360F6" w:rsidP="00DC596A">
      <w:pPr>
        <w:pStyle w:val="Code"/>
      </w:pPr>
      <w:r w:rsidRPr="00690600">
        <w:t xml:space="preserve">      &lt;/layout&gt;</w:t>
      </w:r>
    </w:p>
    <w:p w14:paraId="271CADAE" w14:textId="77777777" w:rsidR="005360F6" w:rsidRPr="00690600" w:rsidRDefault="005360F6" w:rsidP="00DC596A">
      <w:pPr>
        <w:pStyle w:val="Code"/>
      </w:pPr>
      <w:r w:rsidRPr="00690600">
        <w:t xml:space="preserve">    &lt;/appender&gt;</w:t>
      </w:r>
    </w:p>
    <w:p w14:paraId="123FBB1D" w14:textId="77777777" w:rsidR="005360F6" w:rsidRPr="00690600" w:rsidRDefault="005360F6" w:rsidP="00DC596A">
      <w:pPr>
        <w:pStyle w:val="Code"/>
      </w:pPr>
      <w:r w:rsidRPr="00690600">
        <w:t xml:space="preserve">    &lt;logger name="NHibernate"&gt;</w:t>
      </w:r>
    </w:p>
    <w:p w14:paraId="31FA0547" w14:textId="77777777" w:rsidR="005360F6" w:rsidRPr="00690600" w:rsidRDefault="005360F6" w:rsidP="00DC596A">
      <w:pPr>
        <w:pStyle w:val="Code"/>
      </w:pPr>
      <w:r w:rsidRPr="00690600">
        <w:t xml:space="preserve">      &lt;level value="ERROR" /&gt;</w:t>
      </w:r>
    </w:p>
    <w:p w14:paraId="5FA9420B" w14:textId="77777777" w:rsidR="005360F6" w:rsidRPr="00690600" w:rsidRDefault="005360F6" w:rsidP="00DC596A">
      <w:pPr>
        <w:pStyle w:val="Code"/>
      </w:pPr>
      <w:r w:rsidRPr="00690600">
        <w:t xml:space="preserve">    &lt;/logger&gt;</w:t>
      </w:r>
    </w:p>
    <w:p w14:paraId="7B57843F" w14:textId="77777777" w:rsidR="005360F6" w:rsidRPr="00690600" w:rsidRDefault="005360F6" w:rsidP="00DC596A">
      <w:pPr>
        <w:pStyle w:val="Code"/>
      </w:pPr>
      <w:r w:rsidRPr="00690600">
        <w:t xml:space="preserve">    &lt;logger name="NHibernate.SQL"&gt;</w:t>
      </w:r>
    </w:p>
    <w:p w14:paraId="67796670" w14:textId="77777777" w:rsidR="005360F6" w:rsidRPr="00690600" w:rsidRDefault="005360F6" w:rsidP="00DC596A">
      <w:pPr>
        <w:pStyle w:val="Code"/>
      </w:pPr>
      <w:r w:rsidRPr="00690600">
        <w:t xml:space="preserve">      &lt;level value="ERROR" /&gt;</w:t>
      </w:r>
    </w:p>
    <w:p w14:paraId="375BB2C6" w14:textId="77777777" w:rsidR="005360F6" w:rsidRPr="00690600" w:rsidRDefault="005360F6" w:rsidP="00DC596A">
      <w:pPr>
        <w:pStyle w:val="Code"/>
      </w:pPr>
      <w:r w:rsidRPr="00690600">
        <w:t xml:space="preserve">    &lt;/logger&gt;</w:t>
      </w:r>
    </w:p>
    <w:p w14:paraId="53E638D6" w14:textId="77777777" w:rsidR="005360F6" w:rsidRPr="00690600" w:rsidRDefault="005360F6" w:rsidP="00DC596A">
      <w:pPr>
        <w:pStyle w:val="Code"/>
      </w:pPr>
      <w:r w:rsidRPr="00690600">
        <w:t xml:space="preserve">    &lt;root&gt;</w:t>
      </w:r>
    </w:p>
    <w:p w14:paraId="421F3A97" w14:textId="77777777" w:rsidR="005360F6" w:rsidRPr="00690600" w:rsidRDefault="005360F6" w:rsidP="00DC596A">
      <w:pPr>
        <w:pStyle w:val="Code"/>
      </w:pPr>
      <w:r w:rsidRPr="00690600">
        <w:t xml:space="preserve">      &lt;level value="ALL" /&gt;</w:t>
      </w:r>
    </w:p>
    <w:p w14:paraId="43178C52" w14:textId="77777777" w:rsidR="005360F6" w:rsidRPr="00690600" w:rsidRDefault="005360F6" w:rsidP="00DC596A">
      <w:pPr>
        <w:pStyle w:val="Code"/>
      </w:pPr>
      <w:r w:rsidRPr="00690600">
        <w:t xml:space="preserve">      &lt;appender-ref ref="LogFileAppender" /&gt;</w:t>
      </w:r>
    </w:p>
    <w:p w14:paraId="796EFAFB" w14:textId="77777777" w:rsidR="005360F6" w:rsidRPr="00690600" w:rsidRDefault="005360F6" w:rsidP="00DC596A">
      <w:pPr>
        <w:pStyle w:val="Code"/>
      </w:pPr>
      <w:r w:rsidRPr="00690600">
        <w:t xml:space="preserve">    &lt;/root&gt;</w:t>
      </w:r>
    </w:p>
    <w:p w14:paraId="319F5D2E" w14:textId="77777777" w:rsidR="005360F6" w:rsidRDefault="005360F6" w:rsidP="00DC596A">
      <w:pPr>
        <w:pStyle w:val="Code"/>
      </w:pPr>
      <w:r w:rsidRPr="00690600">
        <w:t xml:space="preserve">  &lt;/log4net&gt;</w:t>
      </w:r>
    </w:p>
    <w:bookmarkEnd w:id="103"/>
    <w:bookmarkEnd w:id="104"/>
    <w:bookmarkEnd w:id="106"/>
    <w:bookmarkEnd w:id="105"/>
    <w:p w14:paraId="49C67A10" w14:textId="77777777" w:rsidR="005360F6" w:rsidRDefault="005360F6" w:rsidP="00DC596A">
      <w:pPr>
        <w:pStyle w:val="Code"/>
      </w:pPr>
    </w:p>
    <w:p w14:paraId="5E45952C" w14:textId="77777777" w:rsidR="005360F6" w:rsidRDefault="005360F6" w:rsidP="00B23CC0">
      <w:pPr>
        <w:pStyle w:val="BodyText"/>
      </w:pPr>
      <w:r>
        <w:t xml:space="preserve">There </w:t>
      </w:r>
      <w:r w:rsidRPr="00BC4E48">
        <w:t xml:space="preserve">are about 101 ways to configure logging with log4net. If you want to log a target other than a rolling log file, or if you are interested in modifying the behavior </w:t>
      </w:r>
      <w:r>
        <w:t>just covered</w:t>
      </w:r>
      <w:r w:rsidRPr="00BC4E48">
        <w:t xml:space="preserve">, you </w:t>
      </w:r>
      <w:r>
        <w:t xml:space="preserve">should </w:t>
      </w:r>
      <w:r w:rsidRPr="00BC4E48">
        <w:t>read</w:t>
      </w:r>
      <w:r>
        <w:t xml:space="preserve"> the log4net configuration documentation to learn more. Here are a couple of useful links:</w:t>
      </w:r>
    </w:p>
    <w:p w14:paraId="2E789F43" w14:textId="77777777" w:rsidR="005360F6" w:rsidRPr="00011141" w:rsidRDefault="005360F6" w:rsidP="00DC596A">
      <w:pPr>
        <w:pStyle w:val="Bullet"/>
        <w:rPr>
          <w:rStyle w:val="CodeInline"/>
        </w:rPr>
      </w:pPr>
      <w:r w:rsidRPr="00011141">
        <w:rPr>
          <w:rStyle w:val="CodeInline"/>
        </w:rPr>
        <w:t>http://logging.apache.org/log4net/release/manual/configuration.html</w:t>
      </w:r>
    </w:p>
    <w:p w14:paraId="6482A4DB" w14:textId="77777777" w:rsidR="005360F6" w:rsidRPr="00011141" w:rsidRDefault="005360F6" w:rsidP="00DC596A">
      <w:pPr>
        <w:pStyle w:val="Bullet"/>
        <w:rPr>
          <w:rStyle w:val="CodeInline"/>
        </w:rPr>
      </w:pPr>
      <w:r w:rsidRPr="00011141">
        <w:rPr>
          <w:rStyle w:val="CodeInline"/>
        </w:rPr>
        <w:t>http://logging.apache.org/log4net/release/sdk/log4net.Layout.PatternLayout.html</w:t>
      </w:r>
    </w:p>
    <w:p w14:paraId="02FB4565" w14:textId="77777777" w:rsidR="005360F6" w:rsidRDefault="005360F6" w:rsidP="00B23CC0">
      <w:pPr>
        <w:pStyle w:val="BodyText"/>
      </w:pPr>
      <w:r>
        <w:t xml:space="preserve">As-is, the preceding configuration logs to a file called </w:t>
      </w:r>
      <w:r w:rsidRPr="00690600">
        <w:t>WebApi2Book</w:t>
      </w:r>
      <w:r w:rsidRPr="00294446">
        <w:rPr>
          <w:rStyle w:val="CodeInline"/>
        </w:rPr>
        <w:t>.Web.Api</w:t>
      </w:r>
      <w:r>
        <w:rPr>
          <w:rStyle w:val="CodeInline"/>
        </w:rPr>
        <w:t>.YYYY-MM-DD.count</w:t>
      </w:r>
      <w:r w:rsidRPr="00294446">
        <w:rPr>
          <w:rStyle w:val="CodeInline"/>
        </w:rPr>
        <w:t>.log</w:t>
      </w:r>
      <w:r>
        <w:rPr>
          <w:rStyle w:val="CodeInline"/>
        </w:rPr>
        <w:t xml:space="preserve"> (e.g., "</w:t>
      </w:r>
      <w:r w:rsidRPr="000F2762">
        <w:t xml:space="preserve"> </w:t>
      </w:r>
      <w:r w:rsidRPr="000F2762">
        <w:rPr>
          <w:rStyle w:val="CodeInline"/>
        </w:rPr>
        <w:t>WebApi2Book.Web.Api.2014-04-19.</w:t>
      </w:r>
      <w:r>
        <w:rPr>
          <w:rStyle w:val="CodeInline"/>
        </w:rPr>
        <w:t>3</w:t>
      </w:r>
      <w:r w:rsidRPr="000F2762">
        <w:rPr>
          <w:rStyle w:val="CodeInline"/>
        </w:rPr>
        <w:t>.log</w:t>
      </w:r>
      <w:r>
        <w:rPr>
          <w:rStyle w:val="CodeInline"/>
        </w:rPr>
        <w:t xml:space="preserve">") </w:t>
      </w:r>
      <w:r>
        <w:t xml:space="preserve">in a system-created logs folder in the WebApi2Book root directory. Each new day the system will create a new log file, and it will roll over to a new file if the current file gets to be 5MB in size. This configuration also logs only errors from </w:t>
      </w:r>
      <w:proofErr w:type="spellStart"/>
      <w:r>
        <w:t>NHibernate</w:t>
      </w:r>
      <w:proofErr w:type="spellEnd"/>
      <w:r>
        <w:t xml:space="preserve"> (to help guard against file bloat).</w:t>
      </w:r>
      <w:bookmarkEnd w:id="97"/>
    </w:p>
    <w:p w14:paraId="7CA1F361" w14:textId="77777777" w:rsidR="005360F6" w:rsidRDefault="005360F6" w:rsidP="00DC596A">
      <w:pPr>
        <w:pStyle w:val="Heading2"/>
      </w:pPr>
      <w:bookmarkStart w:id="107" w:name="_Toc390159784"/>
      <w:bookmarkStart w:id="108" w:name="tab4"/>
      <w:r>
        <w:t>The Database</w:t>
      </w:r>
      <w:bookmarkEnd w:id="107"/>
    </w:p>
    <w:p w14:paraId="6C02B936" w14:textId="77777777" w:rsidR="005360F6" w:rsidRDefault="005360F6" w:rsidP="00DC596A">
      <w:pPr>
        <w:pStyle w:val="BodyTextFirst"/>
      </w:pPr>
      <w:r>
        <w:t>We explored the tables included in the database</w:t>
      </w:r>
      <w:r w:rsidR="00904901">
        <w:fldChar w:fldCharType="begin"/>
      </w:r>
      <w:r>
        <w:instrText xml:space="preserve"> XE "</w:instrText>
      </w:r>
      <w:r w:rsidRPr="00F56DA5">
        <w:instrText>Task-management source tree: basic components: database</w:instrText>
      </w:r>
      <w:r>
        <w:instrText xml:space="preserve">" \r "tab4" </w:instrText>
      </w:r>
      <w:r w:rsidR="00904901">
        <w:fldChar w:fldCharType="end"/>
      </w:r>
      <w:r>
        <w:t xml:space="preserve"> in Chapter 3 when we designed the service API. In this section, we will look at the SQL Server Database Project in Visual Studio 2013 and add the necessary files to it. </w:t>
      </w:r>
    </w:p>
    <w:p w14:paraId="3F884FD1" w14:textId="77777777" w:rsidR="005360F6" w:rsidRDefault="005360F6" w:rsidP="00B23CC0">
      <w:pPr>
        <w:pStyle w:val="BodyText"/>
      </w:pPr>
      <w:r>
        <w:t>To start, add two folders to the project: Scripts and Tables. Figure 4-5 shows what the database project should look like when we are finished with this section.</w:t>
      </w:r>
    </w:p>
    <w:p w14:paraId="6B6AE0DC" w14:textId="77777777" w:rsidR="005360F6" w:rsidRDefault="005360F6" w:rsidP="00B23CC0">
      <w:pPr>
        <w:pStyle w:val="BodyText"/>
      </w:pPr>
    </w:p>
    <w:p w14:paraId="7E415340" w14:textId="77777777" w:rsidR="005360F6" w:rsidRDefault="00780412" w:rsidP="00DC596A">
      <w:pPr>
        <w:pStyle w:val="Figure"/>
      </w:pPr>
      <w:r>
        <w:rPr>
          <w:noProof/>
        </w:rPr>
        <w:lastRenderedPageBreak/>
        <w:drawing>
          <wp:inline distT="0" distB="0" distL="0" distR="0" wp14:anchorId="29EE06EE" wp14:editId="2B8C953B">
            <wp:extent cx="2270760" cy="2255520"/>
            <wp:effectExtent l="1905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2270760" cy="2255520"/>
                    </a:xfrm>
                    <a:prstGeom prst="rect">
                      <a:avLst/>
                    </a:prstGeom>
                    <a:noFill/>
                    <a:ln w="9525">
                      <a:noFill/>
                      <a:miter lim="800000"/>
                      <a:headEnd/>
                      <a:tailEnd/>
                    </a:ln>
                  </pic:spPr>
                </pic:pic>
              </a:graphicData>
            </a:graphic>
          </wp:inline>
        </w:drawing>
      </w:r>
    </w:p>
    <w:p w14:paraId="2B23BDDB" w14:textId="77777777" w:rsidR="005360F6" w:rsidRDefault="005360F6" w:rsidP="00DC596A">
      <w:pPr>
        <w:pStyle w:val="FigureCaption"/>
      </w:pPr>
      <w:r>
        <w:t>Figure 4-5. The database project</w:t>
      </w:r>
    </w:p>
    <w:p w14:paraId="15373AED" w14:textId="77777777" w:rsidR="005360F6" w:rsidRDefault="005360F6" w:rsidP="00B23CC0">
      <w:pPr>
        <w:pStyle w:val="BodyText"/>
      </w:pPr>
      <w:r>
        <w:t xml:space="preserve">The Scripts folder will contain your deployment scripts for adding lookup data and test data. The </w:t>
      </w:r>
      <w:r w:rsidRPr="00294446">
        <w:rPr>
          <w:rStyle w:val="CodeInline"/>
        </w:rPr>
        <w:t>Tables</w:t>
      </w:r>
      <w:r>
        <w:rPr>
          <w:rStyle w:val="CodeInline"/>
        </w:rPr>
        <w:t xml:space="preserve"> f</w:t>
      </w:r>
      <w:r>
        <w:t xml:space="preserve">older should be self-explanatory. </w:t>
      </w:r>
    </w:p>
    <w:p w14:paraId="02DC4AB4" w14:textId="77777777" w:rsidR="005360F6" w:rsidRDefault="005360F6" w:rsidP="00B23CC0">
      <w:pPr>
        <w:pStyle w:val="BodyText"/>
      </w:pPr>
      <w:r>
        <w:t xml:space="preserve">We should point out one thing regarding lookup data: the scripts in the project will run every time they are applied to a target database. In other words, you need to be very aware of existing data, and avoid </w:t>
      </w:r>
      <w:r w:rsidRPr="00294446">
        <w:rPr>
          <w:rStyle w:val="CodeInline"/>
        </w:rPr>
        <w:t>INSERT</w:t>
      </w:r>
      <w:r>
        <w:t xml:space="preserve"> statements that will cause primary key violations. For this reason, anytime you add or update lookup data, the SQL statements need to first check that the data doesn’t exist already. The ReferenceData.sql file demonstrates this:</w:t>
      </w:r>
    </w:p>
    <w:p w14:paraId="582A7C22" w14:textId="77777777" w:rsidR="005360F6" w:rsidRPr="00A70B52" w:rsidRDefault="005360F6" w:rsidP="00DC596A">
      <w:pPr>
        <w:pStyle w:val="Code"/>
      </w:pPr>
    </w:p>
    <w:p w14:paraId="70E90CA7" w14:textId="77777777" w:rsidR="005360F6" w:rsidRPr="00A70B52" w:rsidRDefault="005360F6" w:rsidP="00DC596A">
      <w:pPr>
        <w:pStyle w:val="Code"/>
      </w:pPr>
      <w:bookmarkStart w:id="109" w:name="OLE_LINK16"/>
      <w:bookmarkStart w:id="110" w:name="OLE_LINK17"/>
      <w:r w:rsidRPr="00A70B52">
        <w:t>if not exists(select * from dbo.Status where Name = 'Not Started')</w:t>
      </w:r>
    </w:p>
    <w:p w14:paraId="37974D84" w14:textId="77777777" w:rsidR="005360F6" w:rsidRPr="00A70B52" w:rsidRDefault="005360F6" w:rsidP="00DC596A">
      <w:pPr>
        <w:pStyle w:val="Code"/>
      </w:pPr>
      <w:r w:rsidRPr="00A70B52">
        <w:tab/>
        <w:t>insert into dbo.Status(Name, Ordinal) values('Not Started', 0);</w:t>
      </w:r>
    </w:p>
    <w:p w14:paraId="42859BB1" w14:textId="77777777" w:rsidR="005360F6" w:rsidRPr="00A70B52" w:rsidRDefault="005360F6" w:rsidP="00DC596A">
      <w:pPr>
        <w:pStyle w:val="Code"/>
      </w:pPr>
      <w:r w:rsidRPr="00A70B52">
        <w:t>if not exists(select * from dbo.Status where Name = 'In Progress')</w:t>
      </w:r>
    </w:p>
    <w:p w14:paraId="1AB2ADDE" w14:textId="77777777" w:rsidR="005360F6" w:rsidRPr="00A70B52" w:rsidRDefault="005360F6" w:rsidP="00DC596A">
      <w:pPr>
        <w:pStyle w:val="Code"/>
      </w:pPr>
      <w:r w:rsidRPr="00A70B52">
        <w:tab/>
        <w:t>insert into dbo.Status(Name, Ordinal) values('In Progress', 1);</w:t>
      </w:r>
    </w:p>
    <w:p w14:paraId="53C4EBF3" w14:textId="77777777" w:rsidR="005360F6" w:rsidRPr="00A70B52" w:rsidRDefault="005360F6" w:rsidP="00DC596A">
      <w:pPr>
        <w:pStyle w:val="Code"/>
      </w:pPr>
      <w:r w:rsidRPr="00A70B52">
        <w:t>if not exists(select * from dbo.Status where Name = 'Completed')</w:t>
      </w:r>
    </w:p>
    <w:p w14:paraId="449C9C00" w14:textId="77777777" w:rsidR="005360F6" w:rsidRDefault="005360F6">
      <w:pPr>
        <w:pStyle w:val="Code"/>
      </w:pPr>
      <w:r w:rsidRPr="00A70B52">
        <w:tab/>
        <w:t>insert into dbo.Status(Name, Ordinal) values('Completed', 2);</w:t>
      </w:r>
    </w:p>
    <w:p w14:paraId="471973DB" w14:textId="77777777" w:rsidR="005360F6" w:rsidRDefault="005360F6">
      <w:pPr>
        <w:pStyle w:val="Code"/>
      </w:pPr>
    </w:p>
    <w:bookmarkEnd w:id="109"/>
    <w:bookmarkEnd w:id="110"/>
    <w:p w14:paraId="367E79D1" w14:textId="77777777" w:rsidR="005360F6" w:rsidRDefault="005360F6">
      <w:pPr>
        <w:pStyle w:val="Code"/>
      </w:pPr>
      <w:r w:rsidRPr="000E64F4">
        <w:t>Go ahead and add the ReferenceData.sql file to the Scripts folder</w:t>
      </w:r>
      <w:r>
        <w:t xml:space="preserve"> using the "Script (Not in build)" template option</w:t>
      </w:r>
      <w:r w:rsidRPr="000E64F4">
        <w:t xml:space="preserve">. </w:t>
      </w:r>
      <w:r>
        <w:t>Do the same for the TestData.sql script:</w:t>
      </w:r>
    </w:p>
    <w:p w14:paraId="2D1417ED" w14:textId="77777777" w:rsidR="005360F6" w:rsidRDefault="005360F6" w:rsidP="00DC596A">
      <w:pPr>
        <w:pStyle w:val="CodeCaption"/>
      </w:pPr>
      <w:r w:rsidRPr="006D655F">
        <w:t>TestData.sql</w:t>
      </w:r>
    </w:p>
    <w:p w14:paraId="76E6A022" w14:textId="77777777" w:rsidR="005360F6" w:rsidRPr="006D655F" w:rsidRDefault="005360F6">
      <w:pPr>
        <w:pStyle w:val="Code"/>
      </w:pPr>
      <w:bookmarkStart w:id="111" w:name="OLE_LINK19"/>
      <w:r w:rsidRPr="006D655F">
        <w:t>declare @statusId int,</w:t>
      </w:r>
    </w:p>
    <w:p w14:paraId="089A2BAB" w14:textId="77777777" w:rsidR="005360F6" w:rsidRPr="006D655F" w:rsidRDefault="005360F6">
      <w:pPr>
        <w:pStyle w:val="Code"/>
      </w:pPr>
      <w:r w:rsidRPr="006D655F">
        <w:tab/>
        <w:t>@taskId int,</w:t>
      </w:r>
    </w:p>
    <w:p w14:paraId="1D8A0794" w14:textId="77777777" w:rsidR="005360F6" w:rsidRPr="006D655F" w:rsidRDefault="005360F6">
      <w:pPr>
        <w:pStyle w:val="Code"/>
      </w:pPr>
      <w:r w:rsidRPr="006D655F">
        <w:tab/>
        <w:t>@userId int</w:t>
      </w:r>
    </w:p>
    <w:p w14:paraId="5351850B" w14:textId="77777777" w:rsidR="005360F6" w:rsidRPr="006D655F" w:rsidRDefault="005360F6">
      <w:pPr>
        <w:pStyle w:val="Code"/>
      </w:pPr>
    </w:p>
    <w:p w14:paraId="7969CD63" w14:textId="77777777" w:rsidR="005360F6" w:rsidRPr="006D655F" w:rsidRDefault="005360F6">
      <w:pPr>
        <w:pStyle w:val="Code"/>
      </w:pPr>
      <w:r w:rsidRPr="006D655F">
        <w:t>if not exists (select * from [User] where Username = 'bhogg')</w:t>
      </w:r>
    </w:p>
    <w:p w14:paraId="6AF9395C" w14:textId="77777777" w:rsidR="005360F6" w:rsidRPr="006D655F" w:rsidRDefault="005360F6">
      <w:pPr>
        <w:pStyle w:val="Code"/>
      </w:pPr>
      <w:r w:rsidRPr="006D655F">
        <w:tab/>
        <w:t xml:space="preserve">INSERT into [dbo].[User] ([Firstname], [Lastname], [Username]) </w:t>
      </w:r>
    </w:p>
    <w:p w14:paraId="761A7BEC" w14:textId="77777777" w:rsidR="005360F6" w:rsidRPr="006D655F" w:rsidRDefault="005360F6">
      <w:pPr>
        <w:pStyle w:val="Code"/>
      </w:pPr>
      <w:r w:rsidRPr="006D655F">
        <w:tab/>
      </w:r>
      <w:r w:rsidRPr="006D655F">
        <w:tab/>
        <w:t>VALUES (N'Boss', N'Hogg', N'bhogg')</w:t>
      </w:r>
    </w:p>
    <w:p w14:paraId="71111686" w14:textId="77777777" w:rsidR="005360F6" w:rsidRPr="006D655F" w:rsidRDefault="005360F6">
      <w:pPr>
        <w:pStyle w:val="Code"/>
      </w:pPr>
    </w:p>
    <w:p w14:paraId="379A1462" w14:textId="77777777" w:rsidR="005360F6" w:rsidRPr="006D655F" w:rsidRDefault="005360F6">
      <w:pPr>
        <w:pStyle w:val="Code"/>
      </w:pPr>
      <w:r w:rsidRPr="006D655F">
        <w:t>if not exists (select * from [User] where Username = 'jbob')</w:t>
      </w:r>
    </w:p>
    <w:p w14:paraId="2D0CB743" w14:textId="77777777" w:rsidR="005360F6" w:rsidRPr="006D655F" w:rsidRDefault="005360F6">
      <w:pPr>
        <w:pStyle w:val="Code"/>
      </w:pPr>
      <w:r w:rsidRPr="006D655F">
        <w:tab/>
        <w:t xml:space="preserve">INSERT into [dbo].[User] ([Firstname], [Lastname], [Username]) </w:t>
      </w:r>
    </w:p>
    <w:p w14:paraId="5BDF6000" w14:textId="77777777" w:rsidR="005360F6" w:rsidRPr="006D655F" w:rsidRDefault="005360F6">
      <w:pPr>
        <w:pStyle w:val="Code"/>
      </w:pPr>
      <w:r w:rsidRPr="006D655F">
        <w:tab/>
      </w:r>
      <w:r w:rsidRPr="006D655F">
        <w:tab/>
        <w:t>VALUES (N'Jim', N'Bob', N'jbob')</w:t>
      </w:r>
    </w:p>
    <w:p w14:paraId="2372D7F6" w14:textId="77777777" w:rsidR="005360F6" w:rsidRPr="006D655F" w:rsidRDefault="005360F6">
      <w:pPr>
        <w:pStyle w:val="Code"/>
      </w:pPr>
    </w:p>
    <w:p w14:paraId="07D3CACB" w14:textId="77777777" w:rsidR="005360F6" w:rsidRPr="006D655F" w:rsidRDefault="005360F6">
      <w:pPr>
        <w:pStyle w:val="Code"/>
      </w:pPr>
      <w:r w:rsidRPr="006D655F">
        <w:t>if not exists (select * from [User] where Username = 'jdoe')</w:t>
      </w:r>
    </w:p>
    <w:p w14:paraId="631779BA" w14:textId="77777777" w:rsidR="005360F6" w:rsidRPr="006D655F" w:rsidRDefault="005360F6">
      <w:pPr>
        <w:pStyle w:val="Code"/>
      </w:pPr>
      <w:r w:rsidRPr="006D655F">
        <w:tab/>
        <w:t xml:space="preserve">INSERT into [dbo].[User] ([Firstname], [Lastname], [Username]) </w:t>
      </w:r>
    </w:p>
    <w:p w14:paraId="16A5C650" w14:textId="77777777" w:rsidR="005360F6" w:rsidRPr="006D655F" w:rsidRDefault="005360F6">
      <w:pPr>
        <w:pStyle w:val="Code"/>
      </w:pPr>
      <w:r w:rsidRPr="006D655F">
        <w:tab/>
      </w:r>
      <w:r w:rsidRPr="006D655F">
        <w:tab/>
        <w:t>VALUES (N'John', N'Doe', N'jdoe')</w:t>
      </w:r>
    </w:p>
    <w:p w14:paraId="70B5BA8F" w14:textId="77777777" w:rsidR="005360F6" w:rsidRPr="006D655F" w:rsidRDefault="005360F6">
      <w:pPr>
        <w:pStyle w:val="Code"/>
      </w:pPr>
    </w:p>
    <w:p w14:paraId="06C2F571" w14:textId="77777777" w:rsidR="005360F6" w:rsidRPr="006D655F" w:rsidRDefault="005360F6">
      <w:pPr>
        <w:pStyle w:val="Code"/>
      </w:pPr>
      <w:r w:rsidRPr="006D655F">
        <w:t>if not exists(select * from dbo.Task where Subject = 'Test Task')</w:t>
      </w:r>
    </w:p>
    <w:p w14:paraId="004E9C56" w14:textId="77777777" w:rsidR="005360F6" w:rsidRPr="006D655F" w:rsidRDefault="005360F6">
      <w:pPr>
        <w:pStyle w:val="Code"/>
      </w:pPr>
      <w:r w:rsidRPr="006D655F">
        <w:t>begin</w:t>
      </w:r>
    </w:p>
    <w:p w14:paraId="62D05021" w14:textId="77777777" w:rsidR="005360F6" w:rsidRPr="006D655F" w:rsidRDefault="005360F6">
      <w:pPr>
        <w:pStyle w:val="Code"/>
      </w:pPr>
      <w:r w:rsidRPr="006D655F">
        <w:tab/>
        <w:t>select top 1 @statusId = StatusId from Status order by StatusId;</w:t>
      </w:r>
    </w:p>
    <w:p w14:paraId="6C9EE75E" w14:textId="77777777" w:rsidR="005360F6" w:rsidRPr="006D655F" w:rsidRDefault="005360F6">
      <w:pPr>
        <w:pStyle w:val="Code"/>
      </w:pPr>
      <w:r w:rsidRPr="006D655F">
        <w:tab/>
        <w:t>select top 1 @userId = UserId from [User] order by UserId;</w:t>
      </w:r>
    </w:p>
    <w:p w14:paraId="271EE029" w14:textId="77777777" w:rsidR="005360F6" w:rsidRPr="006D655F" w:rsidRDefault="005360F6">
      <w:pPr>
        <w:pStyle w:val="Code"/>
      </w:pPr>
    </w:p>
    <w:p w14:paraId="668A44A8" w14:textId="77777777" w:rsidR="005360F6" w:rsidRPr="006D655F" w:rsidRDefault="005360F6">
      <w:pPr>
        <w:pStyle w:val="Code"/>
      </w:pPr>
      <w:r w:rsidRPr="006D655F">
        <w:tab/>
        <w:t>insert into dbo.Task(Subject, StartDate, StatusId, CreatedDate, CreatedUserId)</w:t>
      </w:r>
    </w:p>
    <w:p w14:paraId="6178D0F9" w14:textId="77777777" w:rsidR="005360F6" w:rsidRPr="006D655F" w:rsidRDefault="005360F6">
      <w:pPr>
        <w:pStyle w:val="Code"/>
      </w:pPr>
      <w:r w:rsidRPr="006D655F">
        <w:tab/>
      </w:r>
      <w:r w:rsidRPr="006D655F">
        <w:tab/>
        <w:t>values('Test Task', getdate(), @statusId, getdate(), @userId);</w:t>
      </w:r>
    </w:p>
    <w:p w14:paraId="72F5C888" w14:textId="77777777" w:rsidR="005360F6" w:rsidRPr="006D655F" w:rsidRDefault="005360F6">
      <w:pPr>
        <w:pStyle w:val="Code"/>
      </w:pPr>
    </w:p>
    <w:p w14:paraId="5A1AEEB5" w14:textId="77777777" w:rsidR="005360F6" w:rsidRPr="006D655F" w:rsidRDefault="005360F6">
      <w:pPr>
        <w:pStyle w:val="Code"/>
      </w:pPr>
      <w:r w:rsidRPr="006D655F">
        <w:tab/>
        <w:t>set @taskId = SCOPE_IDENTITY();</w:t>
      </w:r>
    </w:p>
    <w:p w14:paraId="564485C5" w14:textId="77777777" w:rsidR="005360F6" w:rsidRPr="006D655F" w:rsidRDefault="005360F6">
      <w:pPr>
        <w:pStyle w:val="Code"/>
      </w:pPr>
      <w:r w:rsidRPr="006D655F">
        <w:tab/>
      </w:r>
    </w:p>
    <w:p w14:paraId="1DCCC59D" w14:textId="77777777" w:rsidR="005360F6" w:rsidRPr="006D655F" w:rsidRDefault="005360F6">
      <w:pPr>
        <w:pStyle w:val="Code"/>
      </w:pPr>
      <w:r w:rsidRPr="006D655F">
        <w:tab/>
        <w:t xml:space="preserve">INSERT [dbo].[TaskUser] ([TaskId], [UserId]) </w:t>
      </w:r>
    </w:p>
    <w:p w14:paraId="53C5D2DA" w14:textId="77777777" w:rsidR="005360F6" w:rsidRPr="006D655F" w:rsidRDefault="005360F6">
      <w:pPr>
        <w:pStyle w:val="Code"/>
      </w:pPr>
      <w:r w:rsidRPr="006D655F">
        <w:tab/>
      </w:r>
      <w:r w:rsidRPr="006D655F">
        <w:tab/>
        <w:t>VALUES (@taskId, @userId)</w:t>
      </w:r>
    </w:p>
    <w:p w14:paraId="6736E596" w14:textId="77777777" w:rsidR="005360F6" w:rsidRPr="006D655F" w:rsidRDefault="005360F6">
      <w:pPr>
        <w:pStyle w:val="Code"/>
      </w:pPr>
      <w:r w:rsidRPr="006D655F">
        <w:t>end</w:t>
      </w:r>
    </w:p>
    <w:bookmarkEnd w:id="111"/>
    <w:p w14:paraId="40129704" w14:textId="77777777" w:rsidR="005360F6" w:rsidRDefault="005360F6" w:rsidP="00DC596A">
      <w:pPr>
        <w:pStyle w:val="Code"/>
      </w:pPr>
    </w:p>
    <w:p w14:paraId="24384108" w14:textId="77777777" w:rsidR="005360F6" w:rsidRDefault="005360F6" w:rsidP="00B23CC0">
      <w:pPr>
        <w:pStyle w:val="BodyText"/>
      </w:pPr>
      <w:r w:rsidRPr="000E64F4">
        <w:t>Aft</w:t>
      </w:r>
      <w:r>
        <w:t>er that, add the following file</w:t>
      </w:r>
      <w:r w:rsidRPr="000E64F4">
        <w:t xml:space="preserve"> to the Scripts folder</w:t>
      </w:r>
      <w:r>
        <w:t xml:space="preserve"> using the "Post-Deployment Script" template option</w:t>
      </w:r>
      <w:r w:rsidRPr="000E64F4">
        <w:t>:</w:t>
      </w:r>
    </w:p>
    <w:p w14:paraId="1D239BD0" w14:textId="77777777" w:rsidR="005360F6" w:rsidRDefault="005360F6" w:rsidP="00DC596A">
      <w:pPr>
        <w:pStyle w:val="CodeCaption"/>
        <w:rPr>
          <w:highlight w:val="yellow"/>
        </w:rPr>
      </w:pPr>
      <w:r w:rsidRPr="000E64F4">
        <w:t>Script.PostDeployment.sql</w:t>
      </w:r>
    </w:p>
    <w:p w14:paraId="7A1D2E1C" w14:textId="77777777" w:rsidR="005360F6" w:rsidRPr="000E64F4" w:rsidRDefault="005360F6" w:rsidP="00DC596A">
      <w:pPr>
        <w:pStyle w:val="Code"/>
      </w:pPr>
      <w:bookmarkStart w:id="112" w:name="OLE_LINK18"/>
      <w:r w:rsidRPr="000E64F4">
        <w:t>:r .\ReferenceData.sql</w:t>
      </w:r>
    </w:p>
    <w:p w14:paraId="4C7EE72D" w14:textId="77777777" w:rsidR="005360F6" w:rsidRDefault="005360F6" w:rsidP="00DC596A">
      <w:pPr>
        <w:pStyle w:val="Code"/>
        <w:rPr>
          <w:highlight w:val="yellow"/>
        </w:rPr>
      </w:pPr>
      <w:r w:rsidRPr="000E64F4">
        <w:t>:r .\TestData.sql</w:t>
      </w:r>
      <w:r w:rsidRPr="000E64F4" w:rsidDel="00A70B52">
        <w:rPr>
          <w:highlight w:val="yellow"/>
        </w:rPr>
        <w:t xml:space="preserve"> </w:t>
      </w:r>
    </w:p>
    <w:bookmarkEnd w:id="112"/>
    <w:p w14:paraId="3B777EB1" w14:textId="77777777" w:rsidR="005360F6" w:rsidRDefault="005360F6" w:rsidP="00DC596A">
      <w:pPr>
        <w:pStyle w:val="Code"/>
      </w:pPr>
    </w:p>
    <w:p w14:paraId="724421DE" w14:textId="77777777" w:rsidR="005360F6" w:rsidRDefault="005360F6" w:rsidP="00B23CC0">
      <w:pPr>
        <w:pStyle w:val="BodyText"/>
      </w:pPr>
      <w:r>
        <w:t xml:space="preserve">For </w:t>
      </w:r>
      <w:proofErr w:type="spellStart"/>
      <w:r>
        <w:t>ReferenceData.sql</w:t>
      </w:r>
      <w:proofErr w:type="spellEnd"/>
      <w:r>
        <w:t xml:space="preserve"> and </w:t>
      </w:r>
      <w:proofErr w:type="spellStart"/>
      <w:r>
        <w:t>TestData.sql</w:t>
      </w:r>
      <w:proofErr w:type="spellEnd"/>
      <w:r>
        <w:t xml:space="preserve">, ensure the file properties are set as shown in Figure 4-5. For </w:t>
      </w:r>
      <w:proofErr w:type="spellStart"/>
      <w:r w:rsidRPr="00C071B2">
        <w:t>Script.PostDeployment.sql</w:t>
      </w:r>
      <w:proofErr w:type="spellEnd"/>
      <w:r>
        <w:t>, ensure the file properties are set as shown in Figure 4-6.</w:t>
      </w:r>
    </w:p>
    <w:p w14:paraId="3AD42C1F" w14:textId="77777777" w:rsidR="005360F6" w:rsidRDefault="00780412" w:rsidP="00B23CC0">
      <w:pPr>
        <w:pStyle w:val="Figure"/>
        <w:rPr>
          <w:highlight w:val="yellow"/>
        </w:rPr>
      </w:pPr>
      <w:r>
        <w:rPr>
          <w:noProof/>
        </w:rPr>
        <w:lastRenderedPageBreak/>
        <w:drawing>
          <wp:inline distT="0" distB="0" distL="0" distR="0" wp14:anchorId="4B45B7D3" wp14:editId="4CA9E6C1">
            <wp:extent cx="3710940" cy="1417320"/>
            <wp:effectExtent l="19050" t="0" r="381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3710940" cy="1417320"/>
                    </a:xfrm>
                    <a:prstGeom prst="rect">
                      <a:avLst/>
                    </a:prstGeom>
                    <a:noFill/>
                    <a:ln w="9525">
                      <a:noFill/>
                      <a:miter lim="800000"/>
                      <a:headEnd/>
                      <a:tailEnd/>
                    </a:ln>
                  </pic:spPr>
                </pic:pic>
              </a:graphicData>
            </a:graphic>
          </wp:inline>
        </w:drawing>
      </w:r>
    </w:p>
    <w:p w14:paraId="78AD7F72" w14:textId="77777777" w:rsidR="005360F6" w:rsidRDefault="005360F6" w:rsidP="00DC596A">
      <w:pPr>
        <w:pStyle w:val="FigureCaption"/>
      </w:pPr>
      <w:r>
        <w:t>Figure 4-5: File Properties for ReferenceData.sql and TestData.sql</w:t>
      </w:r>
    </w:p>
    <w:p w14:paraId="32FF1E9E" w14:textId="77777777" w:rsidR="005360F6" w:rsidRDefault="00780412" w:rsidP="00B23CC0">
      <w:pPr>
        <w:pStyle w:val="Figure"/>
      </w:pPr>
      <w:r>
        <w:rPr>
          <w:noProof/>
        </w:rPr>
        <w:drawing>
          <wp:inline distT="0" distB="0" distL="0" distR="0" wp14:anchorId="2D06506F" wp14:editId="66486F64">
            <wp:extent cx="3756660" cy="1295400"/>
            <wp:effectExtent l="1905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3756660" cy="1295400"/>
                    </a:xfrm>
                    <a:prstGeom prst="rect">
                      <a:avLst/>
                    </a:prstGeom>
                    <a:noFill/>
                    <a:ln w="9525">
                      <a:noFill/>
                      <a:miter lim="800000"/>
                      <a:headEnd/>
                      <a:tailEnd/>
                    </a:ln>
                  </pic:spPr>
                </pic:pic>
              </a:graphicData>
            </a:graphic>
          </wp:inline>
        </w:drawing>
      </w:r>
    </w:p>
    <w:p w14:paraId="004663F3" w14:textId="77777777" w:rsidR="005360F6" w:rsidRDefault="005360F6" w:rsidP="00DC596A">
      <w:pPr>
        <w:pStyle w:val="FigureCaption"/>
      </w:pPr>
      <w:r>
        <w:t xml:space="preserve">Figure 4-6: File Properties for </w:t>
      </w:r>
      <w:r w:rsidRPr="00006408">
        <w:t>Script.PostDeployment.sql</w:t>
      </w:r>
    </w:p>
    <w:p w14:paraId="27751EDF" w14:textId="77777777" w:rsidR="005360F6" w:rsidRDefault="005360F6" w:rsidP="00B23CC0">
      <w:pPr>
        <w:pStyle w:val="BodyText"/>
      </w:pPr>
      <w:r>
        <w:t>Now it's time to populate the Tables folder with the following:</w:t>
      </w:r>
    </w:p>
    <w:p w14:paraId="532E1054" w14:textId="77777777" w:rsidR="005360F6" w:rsidRDefault="005360F6" w:rsidP="00DC596A">
      <w:pPr>
        <w:pStyle w:val="CodeCaption"/>
      </w:pPr>
      <w:r>
        <w:t>Status.sql</w:t>
      </w:r>
    </w:p>
    <w:p w14:paraId="29353B09" w14:textId="77777777" w:rsidR="005360F6" w:rsidRPr="006B2A8C" w:rsidRDefault="005360F6" w:rsidP="00DC596A">
      <w:pPr>
        <w:pStyle w:val="Code"/>
      </w:pPr>
      <w:bookmarkStart w:id="113" w:name="OLE_LINK20"/>
      <w:bookmarkStart w:id="114" w:name="OLE_LINK21"/>
      <w:r w:rsidRPr="006B2A8C">
        <w:t>CREATE TABLE [dbo].[Status] (</w:t>
      </w:r>
    </w:p>
    <w:p w14:paraId="7A269DE9" w14:textId="77777777" w:rsidR="005360F6" w:rsidRPr="006B2A8C" w:rsidRDefault="005360F6" w:rsidP="00DC596A">
      <w:pPr>
        <w:pStyle w:val="Code"/>
      </w:pPr>
      <w:r w:rsidRPr="006B2A8C">
        <w:t xml:space="preserve">    [StatusId] BIGINT         IDENTITY (1, 1) NOT NULL,</w:t>
      </w:r>
    </w:p>
    <w:p w14:paraId="3684E516" w14:textId="77777777" w:rsidR="005360F6" w:rsidRPr="006B2A8C" w:rsidRDefault="005360F6" w:rsidP="00DC596A">
      <w:pPr>
        <w:pStyle w:val="Code"/>
      </w:pPr>
      <w:r w:rsidRPr="006B2A8C">
        <w:t xml:space="preserve">    [Name]     NVARCHAR (100) NOT NULL,</w:t>
      </w:r>
    </w:p>
    <w:p w14:paraId="23555722" w14:textId="77777777" w:rsidR="005360F6" w:rsidRPr="006B2A8C" w:rsidRDefault="005360F6" w:rsidP="00DC596A">
      <w:pPr>
        <w:pStyle w:val="Code"/>
      </w:pPr>
      <w:r w:rsidRPr="006B2A8C">
        <w:t xml:space="preserve">    [Ordinal]  INT            NOT NULL,</w:t>
      </w:r>
    </w:p>
    <w:p w14:paraId="1BFC7A89" w14:textId="77777777" w:rsidR="005360F6" w:rsidRPr="006B2A8C" w:rsidRDefault="005360F6" w:rsidP="00DC596A">
      <w:pPr>
        <w:pStyle w:val="Code"/>
      </w:pPr>
      <w:r w:rsidRPr="006B2A8C">
        <w:t xml:space="preserve">    [ts]       rowversion     NOT NULL,</w:t>
      </w:r>
    </w:p>
    <w:p w14:paraId="3FF5A2AD" w14:textId="77777777" w:rsidR="005360F6" w:rsidRPr="006B2A8C" w:rsidRDefault="005360F6" w:rsidP="00DC596A">
      <w:pPr>
        <w:pStyle w:val="Code"/>
      </w:pPr>
      <w:r w:rsidRPr="006B2A8C">
        <w:t xml:space="preserve">    PRIMARY KEY CLUSTERED ([StatusId] ASC)</w:t>
      </w:r>
    </w:p>
    <w:p w14:paraId="4D6E9692" w14:textId="77777777" w:rsidR="005360F6" w:rsidRPr="00FA3E5D" w:rsidRDefault="005360F6" w:rsidP="00DC596A">
      <w:pPr>
        <w:pStyle w:val="Code"/>
      </w:pPr>
      <w:r w:rsidRPr="006B2A8C">
        <w:t>);</w:t>
      </w:r>
    </w:p>
    <w:bookmarkEnd w:id="113"/>
    <w:bookmarkEnd w:id="114"/>
    <w:p w14:paraId="26934312" w14:textId="77777777" w:rsidR="005360F6" w:rsidRDefault="005360F6" w:rsidP="00DC596A">
      <w:pPr>
        <w:pStyle w:val="CodeCaption"/>
      </w:pPr>
      <w:r>
        <w:t>Task.sql</w:t>
      </w:r>
    </w:p>
    <w:p w14:paraId="7A80CFD2" w14:textId="77777777" w:rsidR="005360F6" w:rsidRPr="006B2A8C" w:rsidRDefault="005360F6" w:rsidP="00DC596A">
      <w:pPr>
        <w:pStyle w:val="Code"/>
      </w:pPr>
      <w:bookmarkStart w:id="115" w:name="OLE_LINK22"/>
      <w:bookmarkStart w:id="116" w:name="OLE_LINK23"/>
      <w:r w:rsidRPr="006B2A8C">
        <w:t>CREATE TABLE [dbo].[Task] (</w:t>
      </w:r>
    </w:p>
    <w:p w14:paraId="3AB193AA" w14:textId="77777777" w:rsidR="005360F6" w:rsidRPr="006B2A8C" w:rsidRDefault="005360F6" w:rsidP="00DC596A">
      <w:pPr>
        <w:pStyle w:val="Code"/>
      </w:pPr>
      <w:r w:rsidRPr="006B2A8C">
        <w:t xml:space="preserve">    [TaskId]        BIGINT         IDENTITY (1, 1) NOT NULL,</w:t>
      </w:r>
    </w:p>
    <w:p w14:paraId="497ABBA5" w14:textId="77777777" w:rsidR="005360F6" w:rsidRPr="006B2A8C" w:rsidRDefault="005360F6" w:rsidP="00DC596A">
      <w:pPr>
        <w:pStyle w:val="Code"/>
      </w:pPr>
      <w:r w:rsidRPr="006B2A8C">
        <w:t xml:space="preserve">    [Subject]       NVARCHAR (100) NOT NULL,</w:t>
      </w:r>
    </w:p>
    <w:p w14:paraId="047D8F73" w14:textId="77777777" w:rsidR="005360F6" w:rsidRPr="006B2A8C" w:rsidRDefault="005360F6" w:rsidP="00DC596A">
      <w:pPr>
        <w:pStyle w:val="Code"/>
      </w:pPr>
      <w:r w:rsidRPr="006B2A8C">
        <w:t xml:space="preserve">    [StartDate]     DATETIME2 (7)  NULL,</w:t>
      </w:r>
    </w:p>
    <w:p w14:paraId="5FF4CE78" w14:textId="77777777" w:rsidR="005360F6" w:rsidRPr="00BC31D6" w:rsidRDefault="005360F6" w:rsidP="00DC596A">
      <w:pPr>
        <w:pStyle w:val="Code"/>
      </w:pPr>
      <w:r w:rsidRPr="006B2A8C">
        <w:t xml:space="preserve">    </w:t>
      </w:r>
      <w:r w:rsidR="00904901" w:rsidRPr="00BC31D6">
        <w:t>[DueDate]       DATETIME2 (7)  NULL,</w:t>
      </w:r>
    </w:p>
    <w:p w14:paraId="4DA1CB6D" w14:textId="77777777" w:rsidR="005360F6" w:rsidRPr="00BC31D6" w:rsidRDefault="00904901" w:rsidP="00DC596A">
      <w:pPr>
        <w:pStyle w:val="Code"/>
      </w:pPr>
      <w:r w:rsidRPr="00BC31D6">
        <w:t xml:space="preserve">    [CompletedDate] DATETIME2 (7)  NULL,</w:t>
      </w:r>
    </w:p>
    <w:p w14:paraId="5305FBC6" w14:textId="77777777" w:rsidR="005360F6" w:rsidRPr="006B2A8C" w:rsidRDefault="00904901" w:rsidP="00DC596A">
      <w:pPr>
        <w:pStyle w:val="Code"/>
      </w:pPr>
      <w:r w:rsidRPr="00BC31D6">
        <w:t xml:space="preserve">    </w:t>
      </w:r>
      <w:r w:rsidR="005360F6" w:rsidRPr="006B2A8C">
        <w:t>[StatusId]      BIGINT         NOT NULL,</w:t>
      </w:r>
    </w:p>
    <w:p w14:paraId="2798B957" w14:textId="77777777" w:rsidR="005360F6" w:rsidRPr="006B2A8C" w:rsidRDefault="005360F6" w:rsidP="00DC596A">
      <w:pPr>
        <w:pStyle w:val="Code"/>
      </w:pPr>
      <w:r w:rsidRPr="006B2A8C">
        <w:t xml:space="preserve">    [CreatedDate]   DATETIME2 (7)  NOT NULL,</w:t>
      </w:r>
    </w:p>
    <w:p w14:paraId="290B135A" w14:textId="77777777" w:rsidR="005360F6" w:rsidRPr="006B2A8C" w:rsidRDefault="005360F6" w:rsidP="00DC596A">
      <w:pPr>
        <w:pStyle w:val="Code"/>
      </w:pPr>
      <w:r w:rsidRPr="006B2A8C">
        <w:t xml:space="preserve">    [CreatedUserId]   bigint  NOT NULL,</w:t>
      </w:r>
    </w:p>
    <w:p w14:paraId="28F227E2" w14:textId="77777777" w:rsidR="005360F6" w:rsidRPr="006B2A8C" w:rsidRDefault="005360F6" w:rsidP="00DC596A">
      <w:pPr>
        <w:pStyle w:val="Code"/>
      </w:pPr>
      <w:r w:rsidRPr="006B2A8C">
        <w:lastRenderedPageBreak/>
        <w:t xml:space="preserve">    [ts]            rowversion     NOT NULL,</w:t>
      </w:r>
    </w:p>
    <w:p w14:paraId="6CF0C7D0" w14:textId="77777777" w:rsidR="005360F6" w:rsidRPr="006B2A8C" w:rsidRDefault="005360F6" w:rsidP="00DC596A">
      <w:pPr>
        <w:pStyle w:val="Code"/>
      </w:pPr>
      <w:r w:rsidRPr="006B2A8C">
        <w:t xml:space="preserve">    PRIMARY KEY CLUSTERED ([TaskId] ASC),</w:t>
      </w:r>
    </w:p>
    <w:p w14:paraId="6C2E7809" w14:textId="77777777" w:rsidR="005360F6" w:rsidRPr="006B2A8C" w:rsidRDefault="005360F6" w:rsidP="00DC596A">
      <w:pPr>
        <w:pStyle w:val="Code"/>
      </w:pPr>
      <w:r w:rsidRPr="006B2A8C">
        <w:t xml:space="preserve">    FOREIGN KEY ([StatusId]) REFERENCES [dbo].[Status] ([StatusId]),</w:t>
      </w:r>
    </w:p>
    <w:p w14:paraId="4DBFECAD" w14:textId="77777777" w:rsidR="005360F6" w:rsidRPr="006B2A8C" w:rsidRDefault="005360F6" w:rsidP="00DC596A">
      <w:pPr>
        <w:pStyle w:val="Code"/>
      </w:pPr>
      <w:r w:rsidRPr="006B2A8C">
        <w:t xml:space="preserve">    FOREIGN KEY ([CreatedUserId]) REFERENCES [dbo].[User] ([UserId])</w:t>
      </w:r>
    </w:p>
    <w:p w14:paraId="56E788FB" w14:textId="77777777" w:rsidR="005360F6" w:rsidRPr="00006408" w:rsidRDefault="005360F6" w:rsidP="00DC596A">
      <w:pPr>
        <w:pStyle w:val="Code"/>
      </w:pPr>
      <w:r w:rsidRPr="006B2A8C">
        <w:t>);</w:t>
      </w:r>
    </w:p>
    <w:bookmarkEnd w:id="115"/>
    <w:bookmarkEnd w:id="116"/>
    <w:p w14:paraId="0B7EE0C0" w14:textId="77777777" w:rsidR="005360F6" w:rsidRDefault="005360F6" w:rsidP="00DC596A">
      <w:pPr>
        <w:pStyle w:val="CodeCaption"/>
      </w:pPr>
      <w:r>
        <w:t>TaskUser.sql</w:t>
      </w:r>
    </w:p>
    <w:p w14:paraId="1D80D7E1" w14:textId="77777777" w:rsidR="005360F6" w:rsidRPr="006B2A8C" w:rsidRDefault="005360F6" w:rsidP="00DC596A">
      <w:pPr>
        <w:pStyle w:val="Code"/>
      </w:pPr>
      <w:bookmarkStart w:id="117" w:name="OLE_LINK24"/>
      <w:bookmarkStart w:id="118" w:name="OLE_LINK25"/>
      <w:r w:rsidRPr="006B2A8C">
        <w:t>CREATE TABLE [dbo].[TaskUser]</w:t>
      </w:r>
    </w:p>
    <w:p w14:paraId="72E69A11" w14:textId="77777777" w:rsidR="005360F6" w:rsidRPr="006B2A8C" w:rsidRDefault="005360F6" w:rsidP="00DC596A">
      <w:pPr>
        <w:pStyle w:val="Code"/>
      </w:pPr>
      <w:r w:rsidRPr="006B2A8C">
        <w:t>(</w:t>
      </w:r>
    </w:p>
    <w:p w14:paraId="13B17B62" w14:textId="77777777" w:rsidR="005360F6" w:rsidRPr="006B2A8C" w:rsidRDefault="005360F6" w:rsidP="00DC596A">
      <w:pPr>
        <w:pStyle w:val="Code"/>
      </w:pPr>
      <w:r w:rsidRPr="006B2A8C">
        <w:tab/>
        <w:t>[TaskId] bigint NOT NULL,</w:t>
      </w:r>
    </w:p>
    <w:p w14:paraId="1AD72629" w14:textId="77777777" w:rsidR="005360F6" w:rsidRPr="006B2A8C" w:rsidRDefault="005360F6" w:rsidP="00DC596A">
      <w:pPr>
        <w:pStyle w:val="Code"/>
      </w:pPr>
      <w:r w:rsidRPr="006B2A8C">
        <w:tab/>
        <w:t>[UserId] bigint not null,</w:t>
      </w:r>
    </w:p>
    <w:p w14:paraId="4ADFB847" w14:textId="77777777" w:rsidR="005360F6" w:rsidRPr="006B2A8C" w:rsidRDefault="005360F6" w:rsidP="00DC596A">
      <w:pPr>
        <w:pStyle w:val="Code"/>
      </w:pPr>
      <w:r w:rsidRPr="006B2A8C">
        <w:tab/>
        <w:t>[ts] rowversion not null,</w:t>
      </w:r>
    </w:p>
    <w:p w14:paraId="03AD5D47" w14:textId="77777777" w:rsidR="005360F6" w:rsidRPr="006B2A8C" w:rsidRDefault="005360F6" w:rsidP="00DC596A">
      <w:pPr>
        <w:pStyle w:val="Code"/>
      </w:pPr>
      <w:r w:rsidRPr="006B2A8C">
        <w:tab/>
        <w:t>primary key (TaskId, UserId),</w:t>
      </w:r>
    </w:p>
    <w:p w14:paraId="2CE02C55" w14:textId="77777777" w:rsidR="005360F6" w:rsidRPr="006B2A8C" w:rsidRDefault="005360F6" w:rsidP="00DC596A">
      <w:pPr>
        <w:pStyle w:val="Code"/>
      </w:pPr>
      <w:r w:rsidRPr="006B2A8C">
        <w:tab/>
        <w:t>foreign key (UserId) references dbo.[User] (UserId),</w:t>
      </w:r>
    </w:p>
    <w:p w14:paraId="2F1193EB" w14:textId="77777777" w:rsidR="005360F6" w:rsidRPr="006B2A8C" w:rsidRDefault="005360F6" w:rsidP="00DC596A">
      <w:pPr>
        <w:pStyle w:val="Code"/>
      </w:pPr>
      <w:r w:rsidRPr="006B2A8C">
        <w:tab/>
        <w:t xml:space="preserve">foreign key (TaskId) references dbo.Task (TaskId) </w:t>
      </w:r>
    </w:p>
    <w:p w14:paraId="50646C72" w14:textId="77777777" w:rsidR="005360F6" w:rsidRPr="006B2A8C" w:rsidRDefault="005360F6" w:rsidP="00DC596A">
      <w:pPr>
        <w:pStyle w:val="Code"/>
      </w:pPr>
      <w:r w:rsidRPr="006B2A8C">
        <w:t>)</w:t>
      </w:r>
    </w:p>
    <w:p w14:paraId="37A13598" w14:textId="77777777" w:rsidR="005360F6" w:rsidRPr="006B2A8C" w:rsidRDefault="005360F6" w:rsidP="00DC596A">
      <w:pPr>
        <w:pStyle w:val="Code"/>
      </w:pPr>
      <w:r w:rsidRPr="006B2A8C">
        <w:t>go</w:t>
      </w:r>
    </w:p>
    <w:p w14:paraId="3E91DC70" w14:textId="77777777" w:rsidR="005360F6" w:rsidRPr="006B2A8C" w:rsidRDefault="005360F6" w:rsidP="00DC596A">
      <w:pPr>
        <w:pStyle w:val="Code"/>
      </w:pPr>
    </w:p>
    <w:p w14:paraId="7CC294D1" w14:textId="77777777" w:rsidR="005360F6" w:rsidRPr="006B2A8C" w:rsidRDefault="005360F6" w:rsidP="00DC596A">
      <w:pPr>
        <w:pStyle w:val="Code"/>
      </w:pPr>
      <w:r w:rsidRPr="006B2A8C">
        <w:t>create index ix_TaskUser_UserId on TaskUser(UserId)</w:t>
      </w:r>
    </w:p>
    <w:p w14:paraId="4FD417DA" w14:textId="77777777" w:rsidR="005360F6" w:rsidRPr="006B2A8C" w:rsidRDefault="005360F6" w:rsidP="00DC596A">
      <w:pPr>
        <w:pStyle w:val="Code"/>
      </w:pPr>
      <w:r w:rsidRPr="006B2A8C">
        <w:t>go</w:t>
      </w:r>
    </w:p>
    <w:bookmarkEnd w:id="117"/>
    <w:bookmarkEnd w:id="118"/>
    <w:p w14:paraId="16A3DED7" w14:textId="77777777" w:rsidR="005360F6" w:rsidRDefault="005360F6" w:rsidP="00DC596A">
      <w:pPr>
        <w:pStyle w:val="CodeCaption"/>
      </w:pPr>
      <w:r>
        <w:t>User.sql</w:t>
      </w:r>
    </w:p>
    <w:p w14:paraId="27A88D03" w14:textId="77777777" w:rsidR="005360F6" w:rsidRPr="00EB32D3" w:rsidRDefault="005360F6" w:rsidP="00DC596A">
      <w:pPr>
        <w:pStyle w:val="Code"/>
      </w:pPr>
      <w:bookmarkStart w:id="119" w:name="OLE_LINK26"/>
      <w:bookmarkStart w:id="120" w:name="OLE_LINK27"/>
      <w:r w:rsidRPr="00EB32D3">
        <w:t>CREATE TABLE [dbo].[User](</w:t>
      </w:r>
    </w:p>
    <w:p w14:paraId="08367AB1" w14:textId="77777777" w:rsidR="005360F6" w:rsidRPr="00EB32D3" w:rsidRDefault="005360F6" w:rsidP="00DC596A">
      <w:pPr>
        <w:pStyle w:val="Code"/>
      </w:pPr>
      <w:r w:rsidRPr="00EB32D3">
        <w:tab/>
        <w:t>[UserId] BIGINT  IDENTITY (1, 1) NOT NULL,</w:t>
      </w:r>
    </w:p>
    <w:p w14:paraId="2D0DA088" w14:textId="77777777" w:rsidR="005360F6" w:rsidRPr="00EB32D3" w:rsidRDefault="005360F6" w:rsidP="00DC596A">
      <w:pPr>
        <w:pStyle w:val="Code"/>
      </w:pPr>
      <w:r w:rsidRPr="00EB32D3">
        <w:tab/>
        <w:t>[Firstname] [nvarchar](50) NOT NULL,</w:t>
      </w:r>
    </w:p>
    <w:p w14:paraId="7ED45F23" w14:textId="77777777" w:rsidR="005360F6" w:rsidRPr="00EB32D3" w:rsidRDefault="005360F6" w:rsidP="00DC596A">
      <w:pPr>
        <w:pStyle w:val="Code"/>
      </w:pPr>
      <w:r w:rsidRPr="00EB32D3">
        <w:tab/>
        <w:t>[Lastname] [nvarchar](50) NOT NULL,</w:t>
      </w:r>
    </w:p>
    <w:p w14:paraId="3452CAD6" w14:textId="77777777" w:rsidR="005360F6" w:rsidRPr="00EB32D3" w:rsidRDefault="005360F6" w:rsidP="00DC596A">
      <w:pPr>
        <w:pStyle w:val="Code"/>
      </w:pPr>
      <w:r w:rsidRPr="00EB32D3">
        <w:t xml:space="preserve">    [Username] NVARCHAR(50) NOT NULL, </w:t>
      </w:r>
    </w:p>
    <w:p w14:paraId="673C36CD" w14:textId="77777777" w:rsidR="005360F6" w:rsidRPr="00EB32D3" w:rsidRDefault="005360F6" w:rsidP="00DC596A">
      <w:pPr>
        <w:pStyle w:val="Code"/>
      </w:pPr>
      <w:r w:rsidRPr="00EB32D3">
        <w:tab/>
        <w:t xml:space="preserve">[ts] [rowversion] NOT NULL, </w:t>
      </w:r>
    </w:p>
    <w:p w14:paraId="0C0F461F" w14:textId="77777777" w:rsidR="005360F6" w:rsidRPr="00EB32D3" w:rsidRDefault="005360F6" w:rsidP="00DC596A">
      <w:pPr>
        <w:pStyle w:val="Code"/>
      </w:pPr>
      <w:r w:rsidRPr="00EB32D3">
        <w:t xml:space="preserve">    CONSTRAINT [PK_User] PRIMARY KEY ([UserId])</w:t>
      </w:r>
    </w:p>
    <w:p w14:paraId="4101B91A" w14:textId="77777777" w:rsidR="005360F6" w:rsidRPr="005D4C0B" w:rsidRDefault="005360F6" w:rsidP="00DC596A">
      <w:pPr>
        <w:pStyle w:val="Code"/>
      </w:pPr>
      <w:r w:rsidRPr="00EB32D3">
        <w:t>);</w:t>
      </w:r>
    </w:p>
    <w:bookmarkEnd w:id="119"/>
    <w:bookmarkEnd w:id="120"/>
    <w:p w14:paraId="7A26E9DE" w14:textId="77777777" w:rsidR="005360F6" w:rsidRDefault="005360F6" w:rsidP="00B23CC0">
      <w:pPr>
        <w:pStyle w:val="BodyText"/>
      </w:pPr>
      <w:r>
        <w:t>All of the files in the Tables folder should have the file properties shown in Figure 4-7:</w:t>
      </w:r>
    </w:p>
    <w:p w14:paraId="41E6D82B" w14:textId="77777777" w:rsidR="005360F6" w:rsidRDefault="00780412" w:rsidP="00B23CC0">
      <w:pPr>
        <w:pStyle w:val="Figure"/>
      </w:pPr>
      <w:r>
        <w:rPr>
          <w:noProof/>
        </w:rPr>
        <w:drawing>
          <wp:inline distT="0" distB="0" distL="0" distR="0" wp14:anchorId="03E62A98" wp14:editId="2FFCC5D6">
            <wp:extent cx="3672840" cy="1432560"/>
            <wp:effectExtent l="19050" t="0" r="381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3672840" cy="1432560"/>
                    </a:xfrm>
                    <a:prstGeom prst="rect">
                      <a:avLst/>
                    </a:prstGeom>
                    <a:noFill/>
                    <a:ln w="9525">
                      <a:noFill/>
                      <a:miter lim="800000"/>
                      <a:headEnd/>
                      <a:tailEnd/>
                    </a:ln>
                  </pic:spPr>
                </pic:pic>
              </a:graphicData>
            </a:graphic>
          </wp:inline>
        </w:drawing>
      </w:r>
    </w:p>
    <w:p w14:paraId="4FFFC076" w14:textId="77777777" w:rsidR="005360F6" w:rsidRDefault="005360F6" w:rsidP="00DC596A">
      <w:pPr>
        <w:pStyle w:val="FigureCaption"/>
      </w:pPr>
      <w:r>
        <w:t>Figure 4-7: File Properties for Files in the Tables Folder</w:t>
      </w:r>
    </w:p>
    <w:p w14:paraId="21875CB7" w14:textId="77777777" w:rsidR="005360F6" w:rsidRDefault="005360F6" w:rsidP="00B23CC0">
      <w:pPr>
        <w:pStyle w:val="BodyText"/>
      </w:pPr>
      <w:r>
        <w:lastRenderedPageBreak/>
        <w:t>With all that in place, you should now be able to build and publish the WebApi2BookDb project!</w:t>
      </w:r>
      <w:bookmarkEnd w:id="108"/>
    </w:p>
    <w:p w14:paraId="60FC96E5" w14:textId="77777777" w:rsidR="005360F6" w:rsidRDefault="005360F6" w:rsidP="00DC596A">
      <w:pPr>
        <w:pStyle w:val="Heading1"/>
      </w:pPr>
      <w:bookmarkStart w:id="121" w:name="_Toc390159785"/>
      <w:r>
        <w:t>Summary</w:t>
      </w:r>
      <w:bookmarkEnd w:id="121"/>
    </w:p>
    <w:p w14:paraId="5535B4CB" w14:textId="77777777" w:rsidR="005360F6" w:rsidRDefault="005360F6" w:rsidP="00B23CC0">
      <w:pPr>
        <w:pStyle w:val="BodyTextFirst"/>
      </w:pPr>
      <w:r>
        <w:t>In this chapter, you learned how to configure a clean Windows 8 machine with the software required to build the task-management service. You also created the folder structure you need to start adding code, libraries, and documents to the source tree. Next, you created an empty solution and added to it all of the projects we plan on using, including various library and project references. Finally, you created a bunch of basic classes and the various application configuration settings needed to support the service.</w:t>
      </w:r>
    </w:p>
    <w:p w14:paraId="0865B547" w14:textId="77777777" w:rsidR="005360F6" w:rsidRPr="008B5ADF" w:rsidRDefault="005360F6" w:rsidP="00B23CC0">
      <w:pPr>
        <w:pStyle w:val="BodyText"/>
      </w:pPr>
      <w:r>
        <w:t>At this point, your</w:t>
      </w:r>
      <w:r w:rsidRPr="008B5ADF">
        <w:t xml:space="preserve"> sol</w:t>
      </w:r>
      <w:r>
        <w:t xml:space="preserve">ution should build successfully. You are now ready to start creating some of the framework-level components needed to manage controller and database session lifetimes, security, and the </w:t>
      </w:r>
      <w:proofErr w:type="spellStart"/>
      <w:r>
        <w:t>Ninject</w:t>
      </w:r>
      <w:proofErr w:type="spellEnd"/>
      <w:r>
        <w:t xml:space="preserve"> dependency injection container.</w:t>
      </w:r>
    </w:p>
    <w:p w14:paraId="40E81CFD" w14:textId="77777777" w:rsidR="005360F6" w:rsidRPr="00A43931" w:rsidRDefault="005360F6" w:rsidP="00B23CC0">
      <w:pPr>
        <w:pStyle w:val="BodyText"/>
      </w:pPr>
    </w:p>
    <w:sectPr w:rsidR="005360F6" w:rsidRPr="00A43931" w:rsidSect="0085090A">
      <w:headerReference w:type="even" r:id="rId23"/>
      <w:headerReference w:type="default" r:id="rId24"/>
      <w:footerReference w:type="even" r:id="rId25"/>
      <w:footerReference w:type="default" r:id="rId26"/>
      <w:headerReference w:type="first" r:id="rId27"/>
      <w:pgSz w:w="10800" w:h="13320" w:code="64"/>
      <w:pgMar w:top="540" w:right="1080" w:bottom="540" w:left="1080" w:header="540" w:footer="54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ouglas Pundick" w:date="2014-06-10T13:45:00Z" w:initials="Douglas">
    <w:p w14:paraId="68BBCA77" w14:textId="77777777" w:rsidR="00E60B9B" w:rsidRDefault="00E60B9B">
      <w:pPr>
        <w:pStyle w:val="CommentText"/>
      </w:pPr>
      <w:r>
        <w:rPr>
          <w:rStyle w:val="CommentReference"/>
        </w:rPr>
        <w:annotationRef/>
      </w:r>
      <w:r>
        <w:t xml:space="preserve">Nicely done. Good structure and organization. </w:t>
      </w:r>
    </w:p>
    <w:p w14:paraId="075326CD" w14:textId="77777777" w:rsidR="00E60B9B" w:rsidRDefault="00E60B9B">
      <w:pPr>
        <w:pStyle w:val="CommentText"/>
      </w:pPr>
    </w:p>
    <w:p w14:paraId="1C044BB5" w14:textId="77777777" w:rsidR="00E60B9B" w:rsidRDefault="00E60B9B">
      <w:pPr>
        <w:pStyle w:val="CommentText"/>
      </w:pPr>
      <w:r>
        <w:t>There are a few important comments from the TR that need to be addressed. If you choose to ignore a comment, please explain why.</w:t>
      </w:r>
    </w:p>
    <w:p w14:paraId="6BD9324C" w14:textId="77777777" w:rsidR="00E60B9B" w:rsidRDefault="00E60B9B">
      <w:pPr>
        <w:pStyle w:val="CommentText"/>
      </w:pPr>
    </w:p>
    <w:p w14:paraId="066B7BC2" w14:textId="77777777" w:rsidR="00E60B9B" w:rsidRDefault="00E60B9B">
      <w:pPr>
        <w:pStyle w:val="CommentText"/>
      </w:pPr>
      <w:r>
        <w:t xml:space="preserve">Remember to use track changes when revising the chapter. </w:t>
      </w:r>
    </w:p>
  </w:comment>
  <w:comment w:id="1" w:author="Brian Wortman" w:date="2014-06-11T16:39:00Z" w:initials="BW">
    <w:p w14:paraId="6477758D" w14:textId="77777777" w:rsidR="00DC1F22" w:rsidRDefault="00DC1F22">
      <w:pPr>
        <w:pStyle w:val="CommentText"/>
      </w:pPr>
      <w:r>
        <w:rPr>
          <w:rStyle w:val="CommentReference"/>
        </w:rPr>
        <w:annotationRef/>
      </w:r>
      <w:r>
        <w:t>Thank you. Tracking changes enabled.</w:t>
      </w:r>
    </w:p>
  </w:comment>
  <w:comment w:id="2" w:author="Fabio Claudio Ferracchiati" w:date="2014-05-29T17:16:00Z" w:initials="FCF">
    <w:p w14:paraId="55E58547" w14:textId="77777777" w:rsidR="00E60B9B" w:rsidRDefault="00E60B9B">
      <w:pPr>
        <w:pStyle w:val="CommentText"/>
      </w:pPr>
      <w:r>
        <w:rPr>
          <w:rStyle w:val="CommentReference"/>
        </w:rPr>
        <w:annotationRef/>
      </w:r>
      <w:r>
        <w:t>Everything has been very accurate, well written and readable. Only the section about models and data classes is not so clear, please follow my notes to fix it. Links and code are ok.</w:t>
      </w:r>
    </w:p>
  </w:comment>
  <w:comment w:id="3" w:author="Brian Wortman" w:date="2014-06-11T16:40:00Z" w:initials="BW">
    <w:p w14:paraId="6136D393" w14:textId="77777777" w:rsidR="00DC1F22" w:rsidRDefault="00DC1F22">
      <w:pPr>
        <w:pStyle w:val="CommentText"/>
      </w:pPr>
      <w:r>
        <w:rPr>
          <w:rStyle w:val="CommentReference"/>
        </w:rPr>
        <w:annotationRef/>
      </w:r>
      <w:r>
        <w:t>Thanks, will do.</w:t>
      </w:r>
    </w:p>
  </w:comment>
  <w:comment w:id="6" w:author="Fabio Claudio Ferracchiati" w:date="2014-05-28T11:11:00Z" w:initials="FCF">
    <w:p w14:paraId="0F5FA5FE" w14:textId="77777777" w:rsidR="00E60B9B" w:rsidRDefault="00E60B9B">
      <w:pPr>
        <w:pStyle w:val="CommentText"/>
      </w:pPr>
      <w:r>
        <w:rPr>
          <w:rStyle w:val="CommentReference"/>
        </w:rPr>
        <w:annotationRef/>
      </w:r>
      <w:r>
        <w:t>This is not a valid page. Please, check it and look for the new one.</w:t>
      </w:r>
    </w:p>
  </w:comment>
  <w:comment w:id="7" w:author="Brian Wortman" w:date="2014-06-11T16:46:00Z" w:initials="BW">
    <w:p w14:paraId="636FB0DA" w14:textId="77777777" w:rsidR="00DC1F22" w:rsidRDefault="00DC1F22">
      <w:pPr>
        <w:pStyle w:val="CommentText"/>
      </w:pPr>
      <w:r>
        <w:rPr>
          <w:rStyle w:val="CommentReference"/>
        </w:rPr>
        <w:annotationRef/>
      </w:r>
      <w:r>
        <w:t>Jamie, will you have this in place soon? At least the main branch?</w:t>
      </w:r>
    </w:p>
  </w:comment>
  <w:comment w:id="10" w:author="Douglas Pundick" w:date="2014-06-10T13:14:00Z" w:initials="Douglas">
    <w:p w14:paraId="4EE08225" w14:textId="77777777" w:rsidR="00E60B9B" w:rsidRDefault="00E60B9B">
      <w:pPr>
        <w:pStyle w:val="CommentText"/>
      </w:pPr>
      <w:r>
        <w:rPr>
          <w:rStyle w:val="CommentReference"/>
        </w:rPr>
        <w:annotationRef/>
      </w:r>
      <w:r>
        <w:t>Could you activate this heading by changing it to “Using Machine Configuration”?</w:t>
      </w:r>
    </w:p>
  </w:comment>
  <w:comment w:id="11" w:author="Brian Wortman" w:date="2014-06-11T16:47:00Z" w:initials="BW">
    <w:p w14:paraId="15EDB550" w14:textId="77777777" w:rsidR="00DC1F22" w:rsidRDefault="00DC1F22">
      <w:pPr>
        <w:pStyle w:val="CommentText"/>
      </w:pPr>
      <w:r>
        <w:rPr>
          <w:rStyle w:val="CommentReference"/>
        </w:rPr>
        <w:annotationRef/>
      </w:r>
      <w:r>
        <w:t>Done.</w:t>
      </w:r>
    </w:p>
  </w:comment>
  <w:comment w:id="25" w:author="Douglas Pundick" w:date="2014-06-10T13:30:00Z" w:initials="Douglas">
    <w:p w14:paraId="5B5178CE" w14:textId="77777777" w:rsidR="00E60B9B" w:rsidRDefault="00E60B9B">
      <w:pPr>
        <w:pStyle w:val="CommentText"/>
      </w:pPr>
      <w:r>
        <w:rPr>
          <w:rStyle w:val="CommentReference"/>
        </w:rPr>
        <w:annotationRef/>
      </w:r>
      <w:r>
        <w:t xml:space="preserve">Please insert a text reference to figure 4-3. </w:t>
      </w:r>
    </w:p>
  </w:comment>
  <w:comment w:id="26" w:author="Brian Wortman" w:date="2014-06-11T16:54:00Z" w:initials="BW">
    <w:p w14:paraId="5F946042" w14:textId="77777777" w:rsidR="000B6E3D" w:rsidRDefault="000B6E3D">
      <w:pPr>
        <w:pStyle w:val="CommentText"/>
      </w:pPr>
      <w:r>
        <w:rPr>
          <w:rStyle w:val="CommentReference"/>
        </w:rPr>
        <w:annotationRef/>
      </w:r>
      <w:r>
        <w:t>Done</w:t>
      </w:r>
    </w:p>
  </w:comment>
  <w:comment w:id="66" w:author="Fabio Claudio Ferracchiati" w:date="2014-05-29T16:49:00Z" w:initials="FCF">
    <w:p w14:paraId="5A3DB39E" w14:textId="77777777" w:rsidR="00E60B9B" w:rsidRDefault="00E60B9B">
      <w:pPr>
        <w:pStyle w:val="CommentText"/>
      </w:pPr>
      <w:r>
        <w:rPr>
          <w:rStyle w:val="CommentReference"/>
        </w:rPr>
        <w:annotationRef/>
      </w:r>
      <w:r>
        <w:t>Actually I have VS 2013 SP 2 and this command replied me that there is nothing to update.</w:t>
      </w:r>
    </w:p>
  </w:comment>
  <w:comment w:id="67" w:author="Brian Wortman" w:date="2014-06-11T16:57:00Z" w:initials="BW">
    <w:p w14:paraId="0C20A6F8" w14:textId="77777777" w:rsidR="000B6E3D" w:rsidRDefault="000B6E3D">
      <w:pPr>
        <w:pStyle w:val="CommentText"/>
      </w:pPr>
      <w:r>
        <w:rPr>
          <w:rStyle w:val="CommentReference"/>
        </w:rPr>
        <w:annotationRef/>
      </w:r>
      <w:r>
        <w:t>That’s okay. This is just to ensure everything is up to date. If everything is already current then no problem.</w:t>
      </w:r>
    </w:p>
  </w:comment>
  <w:comment w:id="79" w:author="Fabio Claudio Ferracchiati" w:date="2014-05-29T16:57:00Z" w:initials="FCF">
    <w:p w14:paraId="5BB22127" w14:textId="77777777" w:rsidR="00E60B9B" w:rsidRDefault="00E60B9B">
      <w:pPr>
        <w:pStyle w:val="CommentText"/>
      </w:pPr>
      <w:r>
        <w:rPr>
          <w:rStyle w:val="CommentReference"/>
        </w:rPr>
        <w:annotationRef/>
      </w:r>
      <w:r>
        <w:t>Have we to create a separate class file for each classes shown? Or just one file filled with this code? And what about the filename?</w:t>
      </w:r>
    </w:p>
  </w:comment>
  <w:comment w:id="80" w:author="Brian Wortman" w:date="2014-06-11T17:00:00Z" w:initials="BW">
    <w:p w14:paraId="5BAEC3B0" w14:textId="77777777" w:rsidR="007A0D84" w:rsidRDefault="007A0D84">
      <w:pPr>
        <w:pStyle w:val="CommentText"/>
      </w:pPr>
      <w:r>
        <w:rPr>
          <w:rStyle w:val="CommentReference"/>
        </w:rPr>
        <w:annotationRef/>
      </w:r>
      <w:r>
        <w:t>Good point! Fixed.</w:t>
      </w:r>
    </w:p>
  </w:comment>
  <w:comment w:id="94" w:author="Fabio Claudio Ferracchiati" w:date="2014-05-29T17:00:00Z" w:initials="FCF">
    <w:p w14:paraId="5A960DB4" w14:textId="77777777" w:rsidR="00E60B9B" w:rsidRDefault="00E60B9B">
      <w:pPr>
        <w:pStyle w:val="CommentText"/>
      </w:pPr>
      <w:r>
        <w:rPr>
          <w:rStyle w:val="CommentReference"/>
        </w:rPr>
        <w:annotationRef/>
      </w:r>
      <w:r>
        <w:t>Same here, unique file or multiple file? Filename?</w:t>
      </w:r>
    </w:p>
  </w:comment>
  <w:comment w:id="95" w:author="Brian Wortman" w:date="2014-06-11T17:02:00Z" w:initials="BW">
    <w:p w14:paraId="49989944" w14:textId="77777777" w:rsidR="007A0D84" w:rsidRDefault="007A0D84">
      <w:pPr>
        <w:pStyle w:val="CommentText"/>
      </w:pPr>
      <w:r>
        <w:rPr>
          <w:rStyle w:val="CommentReference"/>
        </w:rPr>
        <w:annotationRef/>
      </w:r>
      <w:r>
        <w:t>Fixed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6B7BC2" w15:done="0"/>
  <w15:commentEx w15:paraId="6477758D" w15:paraIdParent="066B7BC2" w15:done="0"/>
  <w15:commentEx w15:paraId="55E58547" w15:done="0"/>
  <w15:commentEx w15:paraId="6136D393" w15:paraIdParent="55E58547" w15:done="0"/>
  <w15:commentEx w15:paraId="0F5FA5FE" w15:done="0"/>
  <w15:commentEx w15:paraId="636FB0DA" w15:paraIdParent="0F5FA5FE" w15:done="0"/>
  <w15:commentEx w15:paraId="4EE08225" w15:done="0"/>
  <w15:commentEx w15:paraId="15EDB550" w15:paraIdParent="4EE08225" w15:done="0"/>
  <w15:commentEx w15:paraId="5B5178CE" w15:done="0"/>
  <w15:commentEx w15:paraId="5F946042" w15:paraIdParent="5B5178CE" w15:done="0"/>
  <w15:commentEx w15:paraId="5A3DB39E" w15:done="0"/>
  <w15:commentEx w15:paraId="0C20A6F8" w15:paraIdParent="5A3DB39E" w15:done="0"/>
  <w15:commentEx w15:paraId="5BB22127" w15:done="0"/>
  <w15:commentEx w15:paraId="5BAEC3B0" w15:paraIdParent="5BB22127" w15:done="0"/>
  <w15:commentEx w15:paraId="5A960DB4" w15:done="0"/>
  <w15:commentEx w15:paraId="49989944" w15:paraIdParent="5A960DB4"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rgValue="AgBUAG8AQwAgADMA" wne:acdName="acd37" wne:fciIndexBasedOn="0065"/>
    <wne:acd wne:argValue="AgBUAGEAYgBsAGUAIABHAHIAaQBkAF8AUwB0AGQA" wne:acdName="acd38" wne:fciIndexBasedOn="0065"/>
    <wne:acd wne:argValue="AgBUAG8AQwAgADMA" wne:acdName="acd39" wne:fciIndexBasedOn="0065"/>
    <wne:acd wne:argValue="AgBUAG8AQwAgADMA" wne:acdName="acd40" wne:fciIndexBasedOn="0065"/>
    <wne:acd wne:argValue="AgBUAG8AQwAgADMA" wne:acdName="acd41" wne:fciIndexBasedOn="0065"/>
    <wne:acd wne:argValue="AgBGAG8AbwB0AGUAcgBfAFMAdABkAA==" wne:acdName="acd42" wne:fciIndexBasedOn="0065"/>
    <wne:acd wne:argValue="AgBUAG8AQwAgADMA" wne:acdName="acd43" wne:fciIndexBasedOn="0065"/>
    <wne:acd wne:argValue="AgBRAHUAbwB0AGUAXwBTAHQAZAA=" wne:acdName="acd44" wne:fciIndexBasedOn="0065"/>
    <wne:acd wne:argValue="AgBUAG8AQwAgADMA" wne:acdName="acd45" wne:fciIndexBasedOn="0065"/>
    <wne:acd wne:argValue="AgBUAG8AQwAgADMA" wne:acdName="acd46" wne:fciIndexBasedOn="0065"/>
    <wne:acd wne:argValue="AgBUAG8AQwAgADMA" wne:acdName="acd47" wne:fciIndexBasedOn="0065"/>
    <wne:acd wne:argValue="AgBUAG8AQwAgADMA" wne:acdName="acd48" wne:fciIndexBasedOn="0065"/>
    <wne:acd wne:argValue="AgBUAG8AQwAgADMA" wne:acdName="acd49" wne:fciIndexBasedOn="0065"/>
    <wne:acd wne:argValue="AgBDAGgAYQBwAHQAZQByACAAUwB1AGIAdABpAHQAbABlAA==" wne:acdName="acd50" wne:fciIndexBasedOn="0065"/>
    <wne:acd wne:argValue="AgBUAG8AQwAgADMA" wne:acdName="acd51" wne:fciIndexBasedOn="0065"/>
    <wne:acd wne:argValue="AgBUAG8AQwAgADMA" wne:acdName="acd52" wne:fciIndexBasedOn="0065"/>
    <wne:acd wne:argValue="AgBUAG8AQwAgADMA" wne:acdName="acd53" wne:fciIndexBasedOn="0065"/>
    <wne:acd wne:argValue="AgBUAG8AQwAgADMA" wne:acdName="acd54" wne:fciIndexBasedOn="0065"/>
    <wne:acd wne:argValue="AgBUAG8AQwAgADMA" wne:acdName="acd55" wne:fciIndexBasedOn="0065"/>
    <wne:acd wne:argValue="AgBUAG8AQwAgADMA" wne:acdName="acd56" wne:fciIndexBasedOn="0065"/>
    <wne:acd wne:argValue="AgBUAG8AQwAgADMA" wne:acdName="acd57" wne:fciIndexBasedOn="0065"/>
    <wne:acd wne:argValue="AgBUAG8AQwAgADMA" wne:acdName="acd58" wne:fciIndexBasedOn="0065"/>
    <wne:acd wne:argValue="AgBUAG8AQwAgADMA" wne:acdName="acd59" wne:fciIndexBasedOn="0065"/>
    <wne:acd wne:argValue="AgBUAG8AQwAgADMA" wne:acdName="acd60" wne:fciIndexBasedOn="0065"/>
    <wne:acd wne:argValue="AgBFAHgAZQByAGMAaQBzAGUAIABOAHUAbQA=" wne:acdName="acd61" wne:fciIndexBasedOn="0065"/>
    <wne:acd wne:argValue="AgBUAG8AQwAgADMA" wne:acdName="acd62" wne:fciIndexBasedOn="0065"/>
    <wne:acd wne:argValue="AgBUAG8AQwAgADMA" wne:acdName="acd63" wne:fciIndexBasedOn="0065"/>
    <wne:acd wne:argValue="AgBUAG8AQwAgADMA" wne:acdName="acd64" wne:fciIndexBasedOn="0065"/>
    <wne:acd wne:argValue="AgBUAG8AQwAgADMA" wne:acdName="acd65" wne:fciIndexBasedOn="0065"/>
    <wne:acd wne:argValue="AgBUAG8AQwAgADMA" wne:acdName="acd66" wne:fciIndexBasedOn="0065"/>
    <wne:acd wne:argValue="AgBUAG8AQwAgADMA" wne:acdName="acd67" wne:fciIndexBasedOn="0065"/>
    <wne:acd wne:argValue="AgBUAG8AQwAgADMA" wne:acdName="acd68" wne:fciIndexBasedOn="0065"/>
    <wne:acd wne:argValue="AgBUAG8AQwAgADMA" wne:acdName="acd69" wne:fciIndexBasedOn="0065"/>
    <wne:acd wne:argValue="AgBUAG8AQwAgADMA" wne:acdName="acd70" wne:fciIndexBasedOn="0065"/>
    <wne:acd wne:argValue="AgBUAG8AQwAgADMA" wne:acdName="acd71" wne:fciIndexBasedOn="0065"/>
    <wne:acd wne:argValue="AgBUAG8AQwAgADMA" wne:acdName="acd72" wne:fciIndexBasedOn="0065"/>
    <wne:acd wne:argValue="AgBUAG8AQwAgADMA"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rgValue="AgBUAG8AQwAgADMA" wne:acdName="acd83" wne:fciIndexBasedOn="0065"/>
    <wne:acd wne:argValue="AgBUAG8AQwAgADMA"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98FB4E" w14:textId="77777777" w:rsidR="00A65ABF" w:rsidRDefault="00A65ABF">
      <w:r>
        <w:separator/>
      </w:r>
    </w:p>
  </w:endnote>
  <w:endnote w:type="continuationSeparator" w:id="0">
    <w:p w14:paraId="15B7F29A" w14:textId="77777777" w:rsidR="00A65ABF" w:rsidRDefault="00A65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D15AC3A9-6060-4EB3-A1A4-460522D068B1}"/>
    <w:embedBold r:id="rId2" w:fontKey="{4C54FBD9-DF7C-4049-94A4-F977B2271CE1}"/>
    <w:embedItalic r:id="rId3" w:fontKey="{ED8A8A14-54C8-4002-8ABF-9150A5FA8EB8}"/>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
    <w:altName w:val="Courier New"/>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3898D12F-7603-490D-98DB-C13CEB349243}"/>
  </w:font>
  <w:font w:name="PMingLiU">
    <w:altName w:val="新細明體"/>
    <w:panose1 w:val="02020500000000000000"/>
    <w:charset w:val="88"/>
    <w:family w:val="roman"/>
    <w:pitch w:val="variable"/>
    <w:sig w:usb0="A00002FF" w:usb1="28CFFCFA" w:usb2="00000016" w:usb3="00000000" w:csb0="00100001" w:csb1="00000000"/>
  </w:font>
  <w:font w:name="TheSansMonoConBlack">
    <w:panose1 w:val="00000000000000000000"/>
    <w:charset w:val="00"/>
    <w:family w:val="moder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heSansMonoConNormal">
    <w:altName w:val="Courier New"/>
    <w:panose1 w:val="00000000000000000000"/>
    <w:charset w:val="00"/>
    <w:family w:val="modern"/>
    <w:notTrueType/>
    <w:pitch w:val="variable"/>
    <w:sig w:usb0="00000003" w:usb1="00000000" w:usb2="00000000" w:usb3="00000000" w:csb0="00000001"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1137BA48-0069-48B0-AAA1-5CE3B469050E}"/>
  </w:font>
  <w:font w:name="HelveticaNeue Condensed">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6" w:fontKey="{A1910092-7CD3-414B-8453-44089B25FF7E}"/>
  </w:font>
  <w:font w:name="HelveticaNeue MediumExt">
    <w:panose1 w:val="00000000000000000000"/>
    <w:charset w:val="00"/>
    <w:family w:val="swiss"/>
    <w:notTrueType/>
    <w:pitch w:val="variable"/>
    <w:sig w:usb0="00000003" w:usb1="00000000" w:usb2="00000000" w:usb3="00000000" w:csb0="00000001" w:csb1="00000000"/>
  </w:font>
  <w:font w:name="UtopiaItalic">
    <w:altName w:val="Arial Unicode MS"/>
    <w:charset w:val="00"/>
    <w:family w:val="auto"/>
    <w:pitch w:val="variable"/>
    <w:sig w:usb0="A00000AF" w:usb1="48070048" w:usb2="00000010" w:usb3="00000000" w:csb0="00020111" w:csb1="00000000"/>
  </w:font>
  <w:font w:name="Tahoma">
    <w:panose1 w:val="020B0604030504040204"/>
    <w:charset w:val="00"/>
    <w:family w:val="swiss"/>
    <w:pitch w:val="variable"/>
    <w:sig w:usb0="E1002EFF" w:usb1="C000605B" w:usb2="00000029" w:usb3="00000000" w:csb0="000101FF" w:csb1="00000000"/>
    <w:embedRegular r:id="rId7" w:fontKey="{843CD2EC-D1AC-45A7-A898-6A036AD45650}"/>
  </w:font>
  <w:font w:name="ZapfDingbats">
    <w:altName w:val="Courier New"/>
    <w:panose1 w:val="00000000000000000000"/>
    <w:charset w:val="00"/>
    <w:family w:val="decorative"/>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embedBold r:id="rId8" w:fontKey="{5E9889CE-B4BC-43FE-8763-BFCD8ACC53CF}"/>
  </w:font>
  <w:font w:name="Cambria">
    <w:panose1 w:val="02040503050406030204"/>
    <w:charset w:val="00"/>
    <w:family w:val="roman"/>
    <w:pitch w:val="variable"/>
    <w:sig w:usb0="E00002FF" w:usb1="400004FF" w:usb2="00000000" w:usb3="00000000" w:csb0="0000019F" w:csb1="00000000"/>
    <w:embedRegular r:id="rId9" w:fontKey="{9C342685-53E4-404B-A914-4B89D7F5731B}"/>
  </w:font>
  <w:font w:name="Wingdings 3">
    <w:panose1 w:val="05040102010807070707"/>
    <w:charset w:val="02"/>
    <w:family w:val="roman"/>
    <w:pitch w:val="variable"/>
    <w:sig w:usb0="00000000" w:usb1="10000000" w:usb2="00000000" w:usb3="00000000" w:csb0="80000000" w:csb1="00000000"/>
    <w:embedRegular r:id="rId10" w:fontKey="{16159C01-DE30-4833-A9FC-D33BB827BA7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E517F" w14:textId="77777777" w:rsidR="00E60B9B" w:rsidRDefault="00E60B9B">
    <w:pPr>
      <w:pStyle w:val="Footer"/>
    </w:pPr>
    <w:r>
      <w:fldChar w:fldCharType="begin"/>
    </w:r>
    <w:r>
      <w:instrText xml:space="preserve"> PAGE   \* MERGEFORMAT </w:instrText>
    </w:r>
    <w:r>
      <w:fldChar w:fldCharType="separate"/>
    </w:r>
    <w:r w:rsidR="004839DD">
      <w:rPr>
        <w:noProof/>
      </w:rPr>
      <w:t>22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5B14E" w14:textId="77777777" w:rsidR="00E60B9B" w:rsidRDefault="00E60B9B" w:rsidP="00384E5F">
    <w:pPr>
      <w:pStyle w:val="Footer"/>
      <w:jc w:val="right"/>
    </w:pPr>
    <w:r>
      <w:fldChar w:fldCharType="begin"/>
    </w:r>
    <w:r>
      <w:instrText xml:space="preserve"> PAGE   \* MERGEFORMAT </w:instrText>
    </w:r>
    <w:r>
      <w:fldChar w:fldCharType="separate"/>
    </w:r>
    <w:r w:rsidR="004839DD">
      <w:rPr>
        <w:noProof/>
      </w:rPr>
      <w:t>23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BB995B" w14:textId="77777777" w:rsidR="00A65ABF" w:rsidRDefault="00A65ABF">
      <w:r>
        <w:separator/>
      </w:r>
    </w:p>
  </w:footnote>
  <w:footnote w:type="continuationSeparator" w:id="0">
    <w:p w14:paraId="4A433B16" w14:textId="77777777" w:rsidR="00A65ABF" w:rsidRDefault="00A65A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00C63" w14:textId="77777777" w:rsidR="00E60B9B" w:rsidRPr="002A45BE" w:rsidRDefault="00E60B9B" w:rsidP="00F62E97">
    <w:pPr>
      <w:pStyle w:val="Header"/>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4 </w:t>
    </w:r>
    <w:r w:rsidRPr="005937AD">
      <w:rPr>
        <w:rFonts w:ascii="ZapfDingbats" w:hAnsi="ZapfDingbats"/>
        <w:color w:val="BFBFBF"/>
        <w:sz w:val="16"/>
        <w:szCs w:val="16"/>
      </w:rPr>
      <w:t></w:t>
    </w:r>
    <w:r>
      <w:rPr>
        <w:rFonts w:ascii="HelveticaNeue Condensed" w:hAnsi="HelveticaNeue Condensed"/>
        <w:color w:val="BFBFBF"/>
        <w:sz w:val="16"/>
        <w:szCs w:val="16"/>
      </w:rPr>
      <w:t xml:space="preserve"> Building the Environment and Creating the Source Tree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89164" w14:textId="77777777" w:rsidR="00E60B9B" w:rsidRPr="002A45BE" w:rsidRDefault="00E60B9B" w:rsidP="00463BAE">
    <w:pPr>
      <w:pStyle w:val="Header"/>
      <w:ind w:left="-450"/>
      <w:jc w:val="right"/>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4 </w:t>
    </w:r>
    <w:r w:rsidRPr="005937AD">
      <w:rPr>
        <w:rFonts w:ascii="ZapfDingbats" w:hAnsi="ZapfDingbats"/>
        <w:color w:val="BFBFBF"/>
        <w:sz w:val="16"/>
        <w:szCs w:val="16"/>
      </w:rPr>
      <w:t></w:t>
    </w:r>
    <w:r>
      <w:rPr>
        <w:rFonts w:ascii="HelveticaNeue Condensed" w:hAnsi="HelveticaNeue Condensed"/>
        <w:color w:val="BFBFBF"/>
        <w:sz w:val="16"/>
        <w:szCs w:val="16"/>
      </w:rPr>
      <w:t xml:space="preserve"> Building the Environment and Creating the Source Tree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2757" w14:textId="77777777" w:rsidR="00E60B9B" w:rsidRDefault="00A65ABF" w:rsidP="007C48CB">
    <w:pPr>
      <w:pStyle w:val="ChapterNumber"/>
    </w:pPr>
    <w:r>
      <w:rPr>
        <w:noProof/>
        <w:lang w:eastAsia="ko-KR"/>
      </w:rPr>
      <w:pict w14:anchorId="04FAC8F1">
        <v:roundrect id="_x0000_s2049" style="position:absolute;margin-left:-163.4pt;margin-top:-108pt;width:596.4pt;height:301.3pt;z-index:-251658752" arcsize="10923f" filled="f" fillcolor="#d8d8d8"/>
      </w:pict>
    </w:r>
    <w:r w:rsidR="00E60B9B">
      <w:t xml:space="preserve">C H A P T E </w:t>
    </w:r>
    <w:proofErr w:type="gramStart"/>
    <w:r w:rsidR="00E60B9B">
      <w:t>R  4</w:t>
    </w:r>
    <w:proofErr w:type="gramEnd"/>
  </w:p>
  <w:p w14:paraId="37B72227" w14:textId="77777777" w:rsidR="00E60B9B" w:rsidRDefault="00E60B9B" w:rsidP="00876398">
    <w:pPr>
      <w:jc w:val="both"/>
    </w:pPr>
  </w:p>
  <w:p w14:paraId="07A5FB14" w14:textId="77777777" w:rsidR="00E60B9B" w:rsidRPr="00D30AAA" w:rsidRDefault="00E60B9B"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14:paraId="059DD7A1" w14:textId="77777777" w:rsidR="00E60B9B" w:rsidRPr="00876398" w:rsidRDefault="00E60B9B" w:rsidP="008763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49F5956"/>
    <w:multiLevelType w:val="hybridMultilevel"/>
    <w:tmpl w:val="00F87AA4"/>
    <w:lvl w:ilvl="0" w:tplc="F94443AC">
      <w:start w:val="1"/>
      <w:numFmt w:val="decimal"/>
      <w:pStyle w:val="ExerciseNum"/>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3">
    <w:nsid w:val="53593E90"/>
    <w:multiLevelType w:val="hybridMultilevel"/>
    <w:tmpl w:val="3A261BF8"/>
    <w:lvl w:ilvl="0" w:tplc="15863894">
      <w:start w:val="1"/>
      <w:numFmt w:val="lowerLetter"/>
      <w:pStyle w:val="NumSubList"/>
      <w:lvlText w:val="%1."/>
      <w:lvlJc w:val="left"/>
      <w:pPr>
        <w:tabs>
          <w:tab w:val="num" w:pos="1224"/>
        </w:tabs>
        <w:ind w:left="1224" w:hanging="360"/>
      </w:pPr>
      <w:rPr>
        <w:rFont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CC25960"/>
    <w:multiLevelType w:val="hybridMultilevel"/>
    <w:tmpl w:val="5F9C4C10"/>
    <w:lvl w:ilvl="0" w:tplc="F49A4C08">
      <w:start w:val="1"/>
      <w:numFmt w:val="decimal"/>
      <w:pStyle w:val="ExerciseNumList"/>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nsid w:val="620775CB"/>
    <w:multiLevelType w:val="hybridMultilevel"/>
    <w:tmpl w:val="97E237D0"/>
    <w:lvl w:ilvl="0" w:tplc="DC4626F2">
      <w:start w:val="1"/>
      <w:numFmt w:val="bullet"/>
      <w:pStyle w:val="BulletSubList"/>
      <w:lvlText w:val=""/>
      <w:lvlJc w:val="left"/>
      <w:pPr>
        <w:tabs>
          <w:tab w:val="num" w:pos="1512"/>
        </w:tabs>
        <w:ind w:left="1584" w:hanging="576"/>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8">
    <w:nsid w:val="74861BBF"/>
    <w:multiLevelType w:val="hybridMultilevel"/>
    <w:tmpl w:val="3886EBBC"/>
    <w:lvl w:ilvl="0" w:tplc="DFA682B4">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9">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5"/>
  </w:num>
  <w:num w:numId="2">
    <w:abstractNumId w:val="13"/>
  </w:num>
  <w:num w:numId="3">
    <w:abstractNumId w:val="28"/>
  </w:num>
  <w:num w:numId="4">
    <w:abstractNumId w:val="20"/>
  </w:num>
  <w:num w:numId="5">
    <w:abstractNumId w:val="22"/>
  </w:num>
  <w:num w:numId="6">
    <w:abstractNumId w:val="17"/>
  </w:num>
  <w:num w:numId="7">
    <w:abstractNumId w:val="16"/>
  </w:num>
  <w:num w:numId="8">
    <w:abstractNumId w:val="23"/>
  </w:num>
  <w:num w:numId="9">
    <w:abstractNumId w:val="26"/>
  </w:num>
  <w:num w:numId="10">
    <w:abstractNumId w:val="21"/>
  </w:num>
  <w:num w:numId="11">
    <w:abstractNumId w:val="8"/>
  </w:num>
  <w:num w:numId="12">
    <w:abstractNumId w:val="21"/>
    <w:lvlOverride w:ilvl="0">
      <w:startOverride w:val="1"/>
    </w:lvlOverride>
  </w:num>
  <w:num w:numId="13">
    <w:abstractNumId w:val="27"/>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29"/>
  </w:num>
  <w:num w:numId="27">
    <w:abstractNumId w:val="11"/>
  </w:num>
  <w:num w:numId="28">
    <w:abstractNumId w:val="24"/>
  </w:num>
  <w:num w:numId="29">
    <w:abstractNumId w:val="10"/>
    <w:lvlOverride w:ilvl="0">
      <w:startOverride w:val="1"/>
    </w:lvlOverride>
  </w:num>
  <w:num w:numId="30">
    <w:abstractNumId w:val="18"/>
  </w:num>
  <w:num w:numId="31">
    <w:abstractNumId w:val="23"/>
    <w:lvlOverride w:ilvl="0">
      <w:startOverride w:val="1"/>
    </w:lvlOverride>
  </w:num>
  <w:num w:numId="32">
    <w:abstractNumId w:val="19"/>
  </w:num>
  <w:num w:numId="33">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hideSpellingErrors/>
  <w:proofState w:spelling="clean" w:grammar="clean"/>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formatting="1" w:enforcement="0"/>
  <w:defaultTabStop w:val="720"/>
  <w:evenAndOddHeaders/>
  <w:drawingGridHorizontalSpacing w:val="12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26D92"/>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B6E3D"/>
    <w:rsid w:val="000C0458"/>
    <w:rsid w:val="000C3E09"/>
    <w:rsid w:val="000C59CA"/>
    <w:rsid w:val="000C6E91"/>
    <w:rsid w:val="000C7418"/>
    <w:rsid w:val="000D5E2C"/>
    <w:rsid w:val="000D620C"/>
    <w:rsid w:val="000E1D25"/>
    <w:rsid w:val="000E3A99"/>
    <w:rsid w:val="000E634C"/>
    <w:rsid w:val="000F2A76"/>
    <w:rsid w:val="000F32AF"/>
    <w:rsid w:val="00100B19"/>
    <w:rsid w:val="0010365F"/>
    <w:rsid w:val="00104E86"/>
    <w:rsid w:val="00106531"/>
    <w:rsid w:val="00110A08"/>
    <w:rsid w:val="00111556"/>
    <w:rsid w:val="00111A42"/>
    <w:rsid w:val="00114845"/>
    <w:rsid w:val="001176CB"/>
    <w:rsid w:val="001208AB"/>
    <w:rsid w:val="0012387C"/>
    <w:rsid w:val="00125CC5"/>
    <w:rsid w:val="00130520"/>
    <w:rsid w:val="00130F30"/>
    <w:rsid w:val="00131826"/>
    <w:rsid w:val="00135785"/>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5D6"/>
    <w:rsid w:val="001A072C"/>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2109"/>
    <w:rsid w:val="002242CF"/>
    <w:rsid w:val="00226774"/>
    <w:rsid w:val="00226D92"/>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5E06"/>
    <w:rsid w:val="00320981"/>
    <w:rsid w:val="0032195F"/>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666A"/>
    <w:rsid w:val="003A7043"/>
    <w:rsid w:val="003A7DD3"/>
    <w:rsid w:val="003B44EB"/>
    <w:rsid w:val="003C0B77"/>
    <w:rsid w:val="003C29C7"/>
    <w:rsid w:val="003C5AA3"/>
    <w:rsid w:val="003C700B"/>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7409C"/>
    <w:rsid w:val="004740F9"/>
    <w:rsid w:val="00476566"/>
    <w:rsid w:val="0048129C"/>
    <w:rsid w:val="00482FE8"/>
    <w:rsid w:val="004833B9"/>
    <w:rsid w:val="00483449"/>
    <w:rsid w:val="004839DD"/>
    <w:rsid w:val="00485A74"/>
    <w:rsid w:val="0048663D"/>
    <w:rsid w:val="004940D0"/>
    <w:rsid w:val="00496522"/>
    <w:rsid w:val="004A3D15"/>
    <w:rsid w:val="004A5621"/>
    <w:rsid w:val="004A6112"/>
    <w:rsid w:val="004A7381"/>
    <w:rsid w:val="004A73A7"/>
    <w:rsid w:val="004A73DB"/>
    <w:rsid w:val="004B3C4D"/>
    <w:rsid w:val="004B4991"/>
    <w:rsid w:val="004B49C8"/>
    <w:rsid w:val="004B4A7B"/>
    <w:rsid w:val="004B5B88"/>
    <w:rsid w:val="004B64A1"/>
    <w:rsid w:val="004C0C48"/>
    <w:rsid w:val="004D1789"/>
    <w:rsid w:val="004D4E0A"/>
    <w:rsid w:val="004D63A6"/>
    <w:rsid w:val="004F2DBD"/>
    <w:rsid w:val="004F2EB5"/>
    <w:rsid w:val="004F3E98"/>
    <w:rsid w:val="004F70F2"/>
    <w:rsid w:val="00500E7E"/>
    <w:rsid w:val="00501098"/>
    <w:rsid w:val="005014AC"/>
    <w:rsid w:val="0050239F"/>
    <w:rsid w:val="00504C1F"/>
    <w:rsid w:val="00505501"/>
    <w:rsid w:val="00517ED2"/>
    <w:rsid w:val="00521A2D"/>
    <w:rsid w:val="005341CA"/>
    <w:rsid w:val="005360F6"/>
    <w:rsid w:val="005409CE"/>
    <w:rsid w:val="00544D61"/>
    <w:rsid w:val="00546287"/>
    <w:rsid w:val="00550937"/>
    <w:rsid w:val="00552476"/>
    <w:rsid w:val="00553A64"/>
    <w:rsid w:val="00554C76"/>
    <w:rsid w:val="00555135"/>
    <w:rsid w:val="00556BD1"/>
    <w:rsid w:val="00566F48"/>
    <w:rsid w:val="00566F68"/>
    <w:rsid w:val="00570213"/>
    <w:rsid w:val="00570574"/>
    <w:rsid w:val="0057079B"/>
    <w:rsid w:val="00575C9A"/>
    <w:rsid w:val="00577A7F"/>
    <w:rsid w:val="005856B4"/>
    <w:rsid w:val="005862A4"/>
    <w:rsid w:val="005937AD"/>
    <w:rsid w:val="005A055B"/>
    <w:rsid w:val="005A2DA3"/>
    <w:rsid w:val="005B20ED"/>
    <w:rsid w:val="005B300D"/>
    <w:rsid w:val="005C35C4"/>
    <w:rsid w:val="005C40BF"/>
    <w:rsid w:val="005D500D"/>
    <w:rsid w:val="005D5C62"/>
    <w:rsid w:val="005D663B"/>
    <w:rsid w:val="005E22AF"/>
    <w:rsid w:val="005E3D28"/>
    <w:rsid w:val="005E4591"/>
    <w:rsid w:val="005F2464"/>
    <w:rsid w:val="005F2534"/>
    <w:rsid w:val="005F5464"/>
    <w:rsid w:val="005F7F62"/>
    <w:rsid w:val="00600037"/>
    <w:rsid w:val="00602133"/>
    <w:rsid w:val="00606A22"/>
    <w:rsid w:val="00606ED2"/>
    <w:rsid w:val="006110B2"/>
    <w:rsid w:val="00611638"/>
    <w:rsid w:val="00617E8D"/>
    <w:rsid w:val="00620030"/>
    <w:rsid w:val="00620892"/>
    <w:rsid w:val="00636410"/>
    <w:rsid w:val="006401CD"/>
    <w:rsid w:val="00640817"/>
    <w:rsid w:val="006435CF"/>
    <w:rsid w:val="00655908"/>
    <w:rsid w:val="00657A60"/>
    <w:rsid w:val="0066017D"/>
    <w:rsid w:val="0067172E"/>
    <w:rsid w:val="00672BDB"/>
    <w:rsid w:val="00675C0E"/>
    <w:rsid w:val="00677123"/>
    <w:rsid w:val="0068050F"/>
    <w:rsid w:val="00680CA1"/>
    <w:rsid w:val="00684A46"/>
    <w:rsid w:val="00686711"/>
    <w:rsid w:val="00691813"/>
    <w:rsid w:val="006929E5"/>
    <w:rsid w:val="006940AA"/>
    <w:rsid w:val="006968ED"/>
    <w:rsid w:val="006A4B5F"/>
    <w:rsid w:val="006B2177"/>
    <w:rsid w:val="006B5972"/>
    <w:rsid w:val="006C4383"/>
    <w:rsid w:val="006C4BF3"/>
    <w:rsid w:val="006C6578"/>
    <w:rsid w:val="006C7C1F"/>
    <w:rsid w:val="006D16E6"/>
    <w:rsid w:val="006D360C"/>
    <w:rsid w:val="006D776F"/>
    <w:rsid w:val="006D7F10"/>
    <w:rsid w:val="006E0F50"/>
    <w:rsid w:val="006E1BE6"/>
    <w:rsid w:val="006E5ECB"/>
    <w:rsid w:val="006F039A"/>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2A2"/>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0412"/>
    <w:rsid w:val="00782496"/>
    <w:rsid w:val="00784799"/>
    <w:rsid w:val="0078486E"/>
    <w:rsid w:val="007872AA"/>
    <w:rsid w:val="00787C30"/>
    <w:rsid w:val="00791357"/>
    <w:rsid w:val="00791EDE"/>
    <w:rsid w:val="00793F9E"/>
    <w:rsid w:val="00795795"/>
    <w:rsid w:val="007964ED"/>
    <w:rsid w:val="00796812"/>
    <w:rsid w:val="007A0D84"/>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217"/>
    <w:rsid w:val="008074D7"/>
    <w:rsid w:val="0081408F"/>
    <w:rsid w:val="00815D99"/>
    <w:rsid w:val="008203A5"/>
    <w:rsid w:val="00820F26"/>
    <w:rsid w:val="00825B28"/>
    <w:rsid w:val="008268BF"/>
    <w:rsid w:val="00836373"/>
    <w:rsid w:val="008372FD"/>
    <w:rsid w:val="0083785D"/>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6398"/>
    <w:rsid w:val="00880459"/>
    <w:rsid w:val="00886615"/>
    <w:rsid w:val="00886653"/>
    <w:rsid w:val="00892FC6"/>
    <w:rsid w:val="00894821"/>
    <w:rsid w:val="008A0899"/>
    <w:rsid w:val="008A1EC2"/>
    <w:rsid w:val="008A22B4"/>
    <w:rsid w:val="008A5609"/>
    <w:rsid w:val="008A7258"/>
    <w:rsid w:val="008A78BA"/>
    <w:rsid w:val="008B2A5E"/>
    <w:rsid w:val="008B6EE0"/>
    <w:rsid w:val="008B7FE5"/>
    <w:rsid w:val="008C1563"/>
    <w:rsid w:val="008C3800"/>
    <w:rsid w:val="008C56E7"/>
    <w:rsid w:val="008D4691"/>
    <w:rsid w:val="008D5C58"/>
    <w:rsid w:val="008E382E"/>
    <w:rsid w:val="008E429D"/>
    <w:rsid w:val="008E467B"/>
    <w:rsid w:val="008E4B66"/>
    <w:rsid w:val="008E55A4"/>
    <w:rsid w:val="008E653C"/>
    <w:rsid w:val="008E7F9D"/>
    <w:rsid w:val="008F06DC"/>
    <w:rsid w:val="008F182A"/>
    <w:rsid w:val="008F1A20"/>
    <w:rsid w:val="00902422"/>
    <w:rsid w:val="00904901"/>
    <w:rsid w:val="00905BD3"/>
    <w:rsid w:val="0091457F"/>
    <w:rsid w:val="00920825"/>
    <w:rsid w:val="00920874"/>
    <w:rsid w:val="00923EF4"/>
    <w:rsid w:val="00927F07"/>
    <w:rsid w:val="0093035B"/>
    <w:rsid w:val="00930EE0"/>
    <w:rsid w:val="00930FCA"/>
    <w:rsid w:val="00931925"/>
    <w:rsid w:val="0093218D"/>
    <w:rsid w:val="00935FDF"/>
    <w:rsid w:val="009448E5"/>
    <w:rsid w:val="00945E1D"/>
    <w:rsid w:val="009537A3"/>
    <w:rsid w:val="009550D6"/>
    <w:rsid w:val="0096431A"/>
    <w:rsid w:val="009670D3"/>
    <w:rsid w:val="00970914"/>
    <w:rsid w:val="009724A9"/>
    <w:rsid w:val="0097431C"/>
    <w:rsid w:val="009829F1"/>
    <w:rsid w:val="00982C29"/>
    <w:rsid w:val="00984691"/>
    <w:rsid w:val="00985C7D"/>
    <w:rsid w:val="00986445"/>
    <w:rsid w:val="00986E76"/>
    <w:rsid w:val="00991674"/>
    <w:rsid w:val="009935D7"/>
    <w:rsid w:val="009940F2"/>
    <w:rsid w:val="00994841"/>
    <w:rsid w:val="009A0C00"/>
    <w:rsid w:val="009A3656"/>
    <w:rsid w:val="009A4879"/>
    <w:rsid w:val="009A4AF5"/>
    <w:rsid w:val="009B00AB"/>
    <w:rsid w:val="009B094C"/>
    <w:rsid w:val="009B2239"/>
    <w:rsid w:val="009B4A21"/>
    <w:rsid w:val="009B4DE1"/>
    <w:rsid w:val="009C18D8"/>
    <w:rsid w:val="009C4AF0"/>
    <w:rsid w:val="009C5680"/>
    <w:rsid w:val="009D0233"/>
    <w:rsid w:val="009D04EF"/>
    <w:rsid w:val="009E161B"/>
    <w:rsid w:val="009F789C"/>
    <w:rsid w:val="009F7910"/>
    <w:rsid w:val="00A012BB"/>
    <w:rsid w:val="00A0272F"/>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6420"/>
    <w:rsid w:val="00A43023"/>
    <w:rsid w:val="00A44D2A"/>
    <w:rsid w:val="00A5023D"/>
    <w:rsid w:val="00A511AB"/>
    <w:rsid w:val="00A5164C"/>
    <w:rsid w:val="00A51FD5"/>
    <w:rsid w:val="00A53A3B"/>
    <w:rsid w:val="00A544F2"/>
    <w:rsid w:val="00A642AC"/>
    <w:rsid w:val="00A65ABF"/>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D62"/>
    <w:rsid w:val="00AB2E5E"/>
    <w:rsid w:val="00AB469A"/>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3CC0"/>
    <w:rsid w:val="00B2523B"/>
    <w:rsid w:val="00B3039C"/>
    <w:rsid w:val="00B30B8A"/>
    <w:rsid w:val="00B32E58"/>
    <w:rsid w:val="00B33183"/>
    <w:rsid w:val="00B3338D"/>
    <w:rsid w:val="00B354D8"/>
    <w:rsid w:val="00B52589"/>
    <w:rsid w:val="00B578BA"/>
    <w:rsid w:val="00B61616"/>
    <w:rsid w:val="00B623DD"/>
    <w:rsid w:val="00B63657"/>
    <w:rsid w:val="00B63FFE"/>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B0A51"/>
    <w:rsid w:val="00BB3359"/>
    <w:rsid w:val="00BB3373"/>
    <w:rsid w:val="00BB69D9"/>
    <w:rsid w:val="00BB6C29"/>
    <w:rsid w:val="00BC31D6"/>
    <w:rsid w:val="00BC4331"/>
    <w:rsid w:val="00BC5060"/>
    <w:rsid w:val="00BC6DE3"/>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170AA"/>
    <w:rsid w:val="00C20438"/>
    <w:rsid w:val="00C2235D"/>
    <w:rsid w:val="00C258E7"/>
    <w:rsid w:val="00C32DA1"/>
    <w:rsid w:val="00C330FF"/>
    <w:rsid w:val="00C332FD"/>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FF9"/>
    <w:rsid w:val="00CD37A1"/>
    <w:rsid w:val="00CD3EBE"/>
    <w:rsid w:val="00CE2806"/>
    <w:rsid w:val="00CE28C2"/>
    <w:rsid w:val="00CE448C"/>
    <w:rsid w:val="00CE65B2"/>
    <w:rsid w:val="00CE706F"/>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7F25"/>
    <w:rsid w:val="00D46E41"/>
    <w:rsid w:val="00D531AD"/>
    <w:rsid w:val="00D53EFA"/>
    <w:rsid w:val="00D57E64"/>
    <w:rsid w:val="00D63207"/>
    <w:rsid w:val="00D63908"/>
    <w:rsid w:val="00D63B54"/>
    <w:rsid w:val="00D64B48"/>
    <w:rsid w:val="00D64F74"/>
    <w:rsid w:val="00D65B63"/>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CC1"/>
    <w:rsid w:val="00DB2AAE"/>
    <w:rsid w:val="00DB5AD2"/>
    <w:rsid w:val="00DB7C89"/>
    <w:rsid w:val="00DC1C55"/>
    <w:rsid w:val="00DC1F22"/>
    <w:rsid w:val="00DC27A3"/>
    <w:rsid w:val="00DC596A"/>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592E"/>
    <w:rsid w:val="00E423F5"/>
    <w:rsid w:val="00E42641"/>
    <w:rsid w:val="00E434D9"/>
    <w:rsid w:val="00E4435F"/>
    <w:rsid w:val="00E468FC"/>
    <w:rsid w:val="00E50540"/>
    <w:rsid w:val="00E5119A"/>
    <w:rsid w:val="00E54184"/>
    <w:rsid w:val="00E55003"/>
    <w:rsid w:val="00E60B9B"/>
    <w:rsid w:val="00E631FD"/>
    <w:rsid w:val="00E70B2F"/>
    <w:rsid w:val="00E72C09"/>
    <w:rsid w:val="00E73765"/>
    <w:rsid w:val="00E7633E"/>
    <w:rsid w:val="00E77615"/>
    <w:rsid w:val="00E8137B"/>
    <w:rsid w:val="00E8370C"/>
    <w:rsid w:val="00E8444B"/>
    <w:rsid w:val="00E90C32"/>
    <w:rsid w:val="00E918EF"/>
    <w:rsid w:val="00E95D36"/>
    <w:rsid w:val="00E97353"/>
    <w:rsid w:val="00E979F1"/>
    <w:rsid w:val="00EA077F"/>
    <w:rsid w:val="00EA1F3F"/>
    <w:rsid w:val="00EA640B"/>
    <w:rsid w:val="00EA6608"/>
    <w:rsid w:val="00EA773B"/>
    <w:rsid w:val="00EB564F"/>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5D59"/>
    <w:rsid w:val="00F46BAE"/>
    <w:rsid w:val="00F5058F"/>
    <w:rsid w:val="00F53945"/>
    <w:rsid w:val="00F568F9"/>
    <w:rsid w:val="00F56FF5"/>
    <w:rsid w:val="00F62E97"/>
    <w:rsid w:val="00F70DCC"/>
    <w:rsid w:val="00F86EC4"/>
    <w:rsid w:val="00F91973"/>
    <w:rsid w:val="00F9344C"/>
    <w:rsid w:val="00F93774"/>
    <w:rsid w:val="00FA02AF"/>
    <w:rsid w:val="00FA18E5"/>
    <w:rsid w:val="00FA5FAA"/>
    <w:rsid w:val="00FB3145"/>
    <w:rsid w:val="00FB3450"/>
    <w:rsid w:val="00FB3DD7"/>
    <w:rsid w:val="00FC5245"/>
    <w:rsid w:val="00FC648F"/>
    <w:rsid w:val="00FC69EC"/>
    <w:rsid w:val="00FD343E"/>
    <w:rsid w:val="00FD5693"/>
    <w:rsid w:val="00FD638A"/>
    <w:rsid w:val="00FE311C"/>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2F72E472"/>
  <w15:docId w15:val="{6AB384DA-4019-49EF-BC83-815686DD5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lock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semiHidden="1" w:unhideWhenUsed="1"/>
    <w:lsdException w:name="index heading" w:locked="1" w:semiHidden="1" w:unhideWhenUsed="1"/>
    <w:lsdException w:name="caption"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F07"/>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hAnsi="Utopia"/>
      <w:spacing w:val="-6"/>
      <w:szCs w:val="24"/>
    </w:rPr>
  </w:style>
  <w:style w:type="paragraph" w:styleId="Heading5">
    <w:name w:val="heading 5"/>
    <w:basedOn w:val="Normal"/>
    <w:next w:val="Normal"/>
    <w:link w:val="Heading5Char"/>
    <w:qFormat/>
    <w:rsid w:val="007E11AC"/>
    <w:pPr>
      <w:spacing w:before="240" w:after="60"/>
      <w:outlineLvl w:val="4"/>
    </w:pPr>
    <w:rPr>
      <w:rFonts w:ascii="Arial Narrow" w:hAnsi="Arial Narrow"/>
      <w:b/>
      <w:sz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semiHidden/>
    <w:unhideWhenUsed/>
    <w:rsid w:val="00927F0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27F07"/>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rsid w:val="00C456A1"/>
    <w:rPr>
      <w:rFonts w:ascii="Calibri" w:eastAsia="PMingLiU" w:hAnsi="Calibri" w:cs="Times New Roman"/>
      <w:b/>
      <w:bCs/>
      <w:sz w:val="22"/>
      <w:szCs w:val="22"/>
      <w:lang w:eastAsia="en-US"/>
    </w:rPr>
  </w:style>
  <w:style w:type="paragraph" w:styleId="BodyText">
    <w:name w:val="Body Text"/>
    <w:link w:val="BodyTextChar"/>
    <w:qFormat/>
    <w:rsid w:val="00C5712D"/>
    <w:pPr>
      <w:suppressAutoHyphens/>
      <w:spacing w:before="360" w:after="120"/>
      <w:ind w:firstLine="360"/>
      <w:jc w:val="both"/>
    </w:pPr>
    <w:rPr>
      <w:rFonts w:ascii="Utopia" w:hAnsi="Utopia"/>
      <w:sz w:val="18"/>
      <w:lang w:val="en-US" w:eastAsia="en-US"/>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lang w:val="en-US" w:eastAsia="en-US"/>
    </w:rPr>
  </w:style>
  <w:style w:type="paragraph" w:customStyle="1" w:styleId="ChapterTitle">
    <w:name w:val="Chapter Title"/>
    <w:next w:val="Normal"/>
    <w:rsid w:val="00876398"/>
    <w:pPr>
      <w:spacing w:before="240" w:after="1200"/>
    </w:pPr>
    <w:rPr>
      <w:rFonts w:ascii="Arial Narrow" w:hAnsi="Arial Narrow"/>
      <w:b/>
      <w:sz w:val="60"/>
      <w:szCs w:val="48"/>
      <w:lang w:val="en-US" w:eastAsia="en-US"/>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lang w:val="en-US" w:eastAsia="en-US"/>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hAnsi="Utopia"/>
      <w:i/>
      <w:noProof/>
      <w:sz w:val="18"/>
    </w:rPr>
  </w:style>
  <w:style w:type="paragraph" w:customStyle="1" w:styleId="Code">
    <w:name w:val="Code"/>
    <w:basedOn w:val="Normal"/>
    <w:link w:val="CodeChar"/>
    <w:qFormat/>
    <w:rsid w:val="008C56E7"/>
    <w:pPr>
      <w:spacing w:before="120"/>
      <w:contextualSpacing/>
    </w:pPr>
    <w:rPr>
      <w:rFonts w:ascii="TheSansMonoConNormal" w:hAnsi="TheSansMonoConNormal"/>
      <w:noProof/>
      <w:sz w:val="18"/>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link w:val="FMCopyrightChar"/>
    <w:rsid w:val="005F7F62"/>
    <w:pPr>
      <w:spacing w:before="120" w:after="120"/>
    </w:pPr>
    <w:rPr>
      <w:rFonts w:ascii="Utopia" w:hAnsi="Utopia"/>
      <w:sz w:val="18"/>
      <w:lang w:val="en-US" w:eastAsia="en-US"/>
    </w:rPr>
  </w:style>
  <w:style w:type="paragraph" w:styleId="Index1">
    <w:name w:val="index 1"/>
    <w:basedOn w:val="Normal"/>
    <w:next w:val="Normal"/>
    <w:semiHidden/>
    <w:rsid w:val="00904901"/>
    <w:pPr>
      <w:ind w:left="720" w:hanging="720"/>
    </w:pPr>
  </w:style>
  <w:style w:type="paragraph" w:styleId="Index2">
    <w:name w:val="index 2"/>
    <w:basedOn w:val="Normal"/>
    <w:next w:val="Normal"/>
    <w:semiHidden/>
    <w:rsid w:val="00904901"/>
    <w:pPr>
      <w:ind w:left="720" w:hanging="432"/>
    </w:pPr>
  </w:style>
  <w:style w:type="paragraph" w:styleId="Index3">
    <w:name w:val="index 3"/>
    <w:basedOn w:val="Normal"/>
    <w:next w:val="Normal"/>
    <w:semiHidden/>
    <w:rsid w:val="00904901"/>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link w:val="PartNumberChar"/>
    <w:autoRedefine/>
    <w:qFormat/>
    <w:rsid w:val="002D03B5"/>
    <w:pPr>
      <w:keepNext w:val="0"/>
    </w:pPr>
  </w:style>
  <w:style w:type="paragraph" w:customStyle="1" w:styleId="PartTitle">
    <w:name w:val="Part Title"/>
    <w:basedOn w:val="ChapterTitle"/>
    <w:next w:val="Normal"/>
    <w:link w:val="PartTitleChar"/>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hAnsi="HelveticaNeue Condensed"/>
      <w:sz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hAnsi="TheSansMonoConNormal"/>
      <w:noProof/>
      <w:sz w:val="18"/>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lang w:val="en-US" w:eastAsia="en-US"/>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lang w:val="en-US" w:eastAsia="en-US"/>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195810"/>
    <w:rPr>
      <w:rFonts w:ascii="HelveticaNeue MediumExt"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904901"/>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uiPriority w:val="99"/>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hAnsi="Utopia"/>
      <w:sz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hAnsi="HelveticaNeue Condensed"/>
      <w:sz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hAnsi="HelveticaNeue Condensed"/>
      <w:sz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lang w:val="en-US" w:eastAsia="en-US"/>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link w:val="FMEditionChar"/>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link w:val="FMHeadChar"/>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43083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hAnsi="Times"/>
      <w:sz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B23CC0"/>
    <w:pPr>
      <w:keepNext/>
      <w:spacing w:before="240"/>
    </w:pPr>
    <w:rPr>
      <w:rFonts w:ascii="Arial" w:hAnsi="Arial" w:cs="Arial"/>
      <w:sz w:val="18"/>
      <w:lang w:val="en-US" w:eastAsia="en-US"/>
    </w:rPr>
  </w:style>
  <w:style w:type="paragraph" w:styleId="BalloonText">
    <w:name w:val="Balloon Text"/>
    <w:basedOn w:val="Normal"/>
    <w:link w:val="BalloonTextChar"/>
    <w:locked/>
    <w:rsid w:val="005360F6"/>
    <w:pPr>
      <w:spacing w:after="0"/>
    </w:pPr>
    <w:rPr>
      <w:rFonts w:ascii="Tahoma" w:hAnsi="Tahoma" w:cs="Tahoma"/>
      <w:sz w:val="16"/>
      <w:szCs w:val="16"/>
    </w:rPr>
  </w:style>
  <w:style w:type="character" w:customStyle="1" w:styleId="BalloonTextChar">
    <w:name w:val="Balloon Text Char"/>
    <w:link w:val="BalloonText"/>
    <w:rsid w:val="005360F6"/>
    <w:rPr>
      <w:rFonts w:ascii="Tahoma" w:eastAsia="Calibri" w:hAnsi="Tahoma" w:cs="Tahoma"/>
      <w:sz w:val="16"/>
      <w:szCs w:val="16"/>
    </w:rPr>
  </w:style>
  <w:style w:type="paragraph" w:customStyle="1" w:styleId="SideBarCode">
    <w:name w:val="Side Bar Code"/>
    <w:basedOn w:val="Normal"/>
    <w:link w:val="SideBarCodeChar"/>
    <w:qFormat/>
    <w:rsid w:val="005360F6"/>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5360F6"/>
    <w:rPr>
      <w:rFonts w:ascii="HelveticaNeue Condensed" w:eastAsia="Calibri" w:hAnsi="HelveticaNeue Condensed" w:cs="Times New Roman"/>
      <w:szCs w:val="22"/>
    </w:rPr>
  </w:style>
  <w:style w:type="paragraph" w:customStyle="1" w:styleId="FMSubtitle1">
    <w:name w:val="FM Subtitle 1"/>
    <w:basedOn w:val="Normal"/>
    <w:locked/>
    <w:rsid w:val="005360F6"/>
    <w:pPr>
      <w:spacing w:before="120" w:after="240"/>
    </w:pPr>
    <w:rPr>
      <w:rFonts w:ascii="HelveticaNeue Condensed" w:hAnsi="HelveticaNeue Condensed"/>
      <w:sz w:val="60"/>
    </w:rPr>
  </w:style>
  <w:style w:type="paragraph" w:customStyle="1" w:styleId="TOC211">
    <w:name w:val="TOC 211"/>
    <w:basedOn w:val="Normal"/>
    <w:next w:val="Normal"/>
    <w:uiPriority w:val="39"/>
    <w:locked/>
    <w:rsid w:val="005360F6"/>
    <w:pPr>
      <w:tabs>
        <w:tab w:val="right" w:leader="dot" w:pos="8626"/>
      </w:tabs>
      <w:spacing w:before="240"/>
      <w:ind w:left="245"/>
    </w:pPr>
    <w:rPr>
      <w:rFonts w:ascii="HelveticaNeue MediumCond" w:hAnsi="HelveticaNeue MediumCond"/>
      <w:b/>
      <w:noProof/>
    </w:rPr>
  </w:style>
  <w:style w:type="paragraph" w:customStyle="1" w:styleId="TOC311">
    <w:name w:val="TOC 311"/>
    <w:basedOn w:val="Normal"/>
    <w:next w:val="Normal"/>
    <w:autoRedefine/>
    <w:uiPriority w:val="39"/>
    <w:locked/>
    <w:rsid w:val="005360F6"/>
    <w:pPr>
      <w:tabs>
        <w:tab w:val="right" w:leader="dot" w:pos="8626"/>
      </w:tabs>
      <w:ind w:left="475"/>
      <w:contextualSpacing/>
    </w:pPr>
    <w:rPr>
      <w:rFonts w:ascii="HelveticaNeue MediumCond" w:hAnsi="HelveticaNeue MediumCond"/>
    </w:rPr>
  </w:style>
  <w:style w:type="paragraph" w:styleId="Revision">
    <w:name w:val="Revision"/>
    <w:hidden/>
    <w:uiPriority w:val="99"/>
    <w:semiHidden/>
    <w:rsid w:val="005360F6"/>
    <w:rPr>
      <w:rFonts w:ascii="Calibri" w:eastAsia="Calibri" w:hAnsi="Calibri"/>
      <w:sz w:val="22"/>
      <w:szCs w:val="22"/>
      <w:lang w:val="en-US" w:eastAsia="en-US"/>
    </w:rPr>
  </w:style>
  <w:style w:type="character" w:styleId="IntenseEmphasis">
    <w:name w:val="Intense Emphasis"/>
    <w:uiPriority w:val="21"/>
    <w:qFormat/>
    <w:rsid w:val="005360F6"/>
    <w:rPr>
      <w:b/>
      <w:bCs/>
      <w:i/>
      <w:iCs/>
      <w:color w:val="auto"/>
    </w:rPr>
  </w:style>
  <w:style w:type="character" w:styleId="Emphasis">
    <w:name w:val="Emphasis"/>
    <w:qFormat/>
    <w:locked/>
    <w:rsid w:val="005360F6"/>
    <w:rPr>
      <w:i/>
      <w:iCs/>
    </w:rPr>
  </w:style>
  <w:style w:type="character" w:styleId="Strong">
    <w:name w:val="Strong"/>
    <w:qFormat/>
    <w:locked/>
    <w:rsid w:val="005360F6"/>
    <w:rPr>
      <w:b/>
      <w:bCs/>
    </w:rPr>
  </w:style>
  <w:style w:type="paragraph" w:styleId="Subtitle">
    <w:name w:val="Subtitle"/>
    <w:basedOn w:val="Normal"/>
    <w:next w:val="Normal"/>
    <w:link w:val="SubtitleChar"/>
    <w:qFormat/>
    <w:locked/>
    <w:rsid w:val="005360F6"/>
    <w:pPr>
      <w:spacing w:after="60"/>
      <w:jc w:val="center"/>
      <w:outlineLvl w:val="1"/>
    </w:pPr>
    <w:rPr>
      <w:rFonts w:ascii="Cambria" w:hAnsi="Cambria"/>
      <w:szCs w:val="24"/>
    </w:rPr>
  </w:style>
  <w:style w:type="character" w:customStyle="1" w:styleId="SubtitleChar">
    <w:name w:val="Subtitle Char"/>
    <w:link w:val="Subtitle"/>
    <w:rsid w:val="005360F6"/>
    <w:rPr>
      <w:rFonts w:ascii="Cambria" w:eastAsia="Calibri" w:hAnsi="Cambria" w:cs="Times New Roman"/>
      <w:sz w:val="22"/>
      <w:szCs w:val="24"/>
    </w:rPr>
  </w:style>
  <w:style w:type="character" w:customStyle="1" w:styleId="DingbatSymbol">
    <w:name w:val="Dingbat Symbol"/>
    <w:uiPriority w:val="1"/>
    <w:locked/>
    <w:rsid w:val="005360F6"/>
    <w:rPr>
      <w:rFonts w:ascii="ZapfDingbats" w:eastAsia="Calibri" w:hAnsi="ZapfDingbats" w:cs="Times New Roman"/>
      <w:color w:val="BFBFBF"/>
      <w:szCs w:val="24"/>
    </w:rPr>
  </w:style>
  <w:style w:type="character" w:customStyle="1" w:styleId="BlackDingbat">
    <w:name w:val="Black Dingbat"/>
    <w:rsid w:val="005360F6"/>
    <w:rPr>
      <w:rFonts w:ascii="ZapfDingbats" w:hAnsi="ZapfDingbats"/>
      <w:color w:val="auto"/>
      <w:szCs w:val="24"/>
    </w:rPr>
  </w:style>
  <w:style w:type="character" w:customStyle="1" w:styleId="GrayDingbat">
    <w:name w:val="Gray Dingbat"/>
    <w:uiPriority w:val="1"/>
    <w:qFormat/>
    <w:rsid w:val="005360F6"/>
    <w:rPr>
      <w:rFonts w:ascii="ZapfDingbats" w:hAnsi="ZapfDingbats"/>
      <w:color w:val="BFBFBF"/>
      <w:szCs w:val="24"/>
    </w:rPr>
  </w:style>
  <w:style w:type="character" w:customStyle="1" w:styleId="FMAuthorChar">
    <w:name w:val="FM Author Char"/>
    <w:link w:val="FMAuthor"/>
    <w:rsid w:val="005360F6"/>
    <w:rPr>
      <w:rFonts w:ascii="HelveticaNeue MediumExt" w:hAnsi="HelveticaNeue MediumExt"/>
      <w:sz w:val="32"/>
      <w:szCs w:val="24"/>
    </w:rPr>
  </w:style>
  <w:style w:type="paragraph" w:customStyle="1" w:styleId="HeaderWHITE">
    <w:name w:val="Header WHITE"/>
    <w:basedOn w:val="Header"/>
    <w:qFormat/>
    <w:locked/>
    <w:rsid w:val="005360F6"/>
    <w:pPr>
      <w:spacing w:after="360"/>
    </w:pPr>
    <w:rPr>
      <w:rFonts w:ascii="HelveticaNeue Condensed" w:eastAsia="PMingLiU" w:hAnsi="HelveticaNeue Condensed"/>
      <w:b/>
      <w:color w:val="FFFFFF"/>
      <w:sz w:val="18"/>
    </w:rPr>
  </w:style>
  <w:style w:type="character" w:customStyle="1" w:styleId="FMCopyrightChar">
    <w:name w:val="FM Copyright Char"/>
    <w:link w:val="FMCopyright"/>
    <w:rsid w:val="005360F6"/>
    <w:rPr>
      <w:rFonts w:ascii="Utopia" w:hAnsi="Utopia"/>
      <w:sz w:val="18"/>
      <w:lang w:bidi="ar-SA"/>
    </w:rPr>
  </w:style>
  <w:style w:type="character" w:customStyle="1" w:styleId="FMEditionChar">
    <w:name w:val="FM Edition Char"/>
    <w:link w:val="FMEdition"/>
    <w:rsid w:val="005360F6"/>
    <w:rPr>
      <w:rFonts w:ascii="HelveticaNeue MediumCond" w:hAnsi="HelveticaNeue MediumCond"/>
      <w:color w:val="808080"/>
      <w:sz w:val="48"/>
    </w:rPr>
  </w:style>
  <w:style w:type="paragraph" w:styleId="TOC2">
    <w:name w:val="toc 2"/>
    <w:basedOn w:val="Normal"/>
    <w:next w:val="Normal"/>
    <w:uiPriority w:val="39"/>
    <w:locked/>
    <w:rsid w:val="005360F6"/>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5360F6"/>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5360F6"/>
    <w:pPr>
      <w:spacing w:after="100"/>
    </w:pPr>
  </w:style>
  <w:style w:type="paragraph" w:customStyle="1" w:styleId="PartTextCont">
    <w:name w:val="Part Text Cont."/>
    <w:basedOn w:val="Normal"/>
    <w:qFormat/>
    <w:locked/>
    <w:rsid w:val="005360F6"/>
    <w:pPr>
      <w:spacing w:after="0"/>
      <w:ind w:firstLine="720"/>
      <w:contextualSpacing/>
    </w:pPr>
    <w:rPr>
      <w:rFonts w:ascii="Utopia" w:hAnsi="Utopia"/>
      <w:spacing w:val="-6"/>
      <w:sz w:val="20"/>
    </w:rPr>
  </w:style>
  <w:style w:type="character" w:customStyle="1" w:styleId="PartNumberChar">
    <w:name w:val="Part Number Char"/>
    <w:link w:val="PartNumber"/>
    <w:rsid w:val="005360F6"/>
    <w:rPr>
      <w:rFonts w:ascii="Arial" w:hAnsi="Arial"/>
      <w:b/>
      <w:caps/>
      <w:sz w:val="28"/>
      <w:szCs w:val="28"/>
    </w:rPr>
  </w:style>
  <w:style w:type="character" w:customStyle="1" w:styleId="PartTitleChar">
    <w:name w:val="Part Title Char"/>
    <w:link w:val="PartTitle"/>
    <w:rsid w:val="005360F6"/>
    <w:rPr>
      <w:rFonts w:ascii="Arial" w:hAnsi="Arial"/>
      <w:b/>
      <w:sz w:val="60"/>
      <w:szCs w:val="48"/>
    </w:rPr>
  </w:style>
  <w:style w:type="character" w:customStyle="1" w:styleId="FMHeadChar">
    <w:name w:val="FM Head Char"/>
    <w:link w:val="FMHead"/>
    <w:rsid w:val="005360F6"/>
    <w:rPr>
      <w:rFonts w:ascii="Trebuchet MS" w:hAnsi="Trebuchet MS"/>
      <w:b/>
      <w:spacing w:val="-20"/>
      <w:sz w:val="60"/>
      <w:szCs w:val="48"/>
    </w:rPr>
  </w:style>
  <w:style w:type="paragraph" w:styleId="Bibliography">
    <w:name w:val="Bibliography"/>
    <w:basedOn w:val="Normal"/>
    <w:next w:val="Normal"/>
    <w:uiPriority w:val="37"/>
    <w:semiHidden/>
    <w:unhideWhenUsed/>
    <w:rsid w:val="005360F6"/>
  </w:style>
  <w:style w:type="character" w:styleId="FootnoteReference">
    <w:name w:val="footnote reference"/>
    <w:unhideWhenUsed/>
    <w:locked/>
    <w:rsid w:val="005360F6"/>
    <w:rPr>
      <w:vertAlign w:val="superscript"/>
    </w:rPr>
  </w:style>
  <w:style w:type="paragraph" w:styleId="TOC3">
    <w:name w:val="toc 3"/>
    <w:basedOn w:val="Normal"/>
    <w:next w:val="Normal"/>
    <w:autoRedefine/>
    <w:unhideWhenUsed/>
    <w:locked/>
    <w:rsid w:val="005360F6"/>
    <w:pPr>
      <w:spacing w:after="100"/>
      <w:ind w:left="480"/>
    </w:pPr>
  </w:style>
  <w:style w:type="paragraph" w:styleId="TOC4">
    <w:name w:val="toc 4"/>
    <w:basedOn w:val="Normal"/>
    <w:next w:val="Normal"/>
    <w:autoRedefine/>
    <w:unhideWhenUsed/>
    <w:locked/>
    <w:rsid w:val="005360F6"/>
    <w:pPr>
      <w:spacing w:after="100"/>
      <w:ind w:left="720"/>
    </w:pPr>
  </w:style>
  <w:style w:type="paragraph" w:styleId="TOC5">
    <w:name w:val="toc 5"/>
    <w:basedOn w:val="Normal"/>
    <w:next w:val="Normal"/>
    <w:autoRedefine/>
    <w:unhideWhenUsed/>
    <w:locked/>
    <w:rsid w:val="005360F6"/>
    <w:pPr>
      <w:spacing w:after="100"/>
      <w:ind w:left="960"/>
    </w:pPr>
  </w:style>
  <w:style w:type="paragraph" w:styleId="TOC6">
    <w:name w:val="toc 6"/>
    <w:basedOn w:val="Normal"/>
    <w:next w:val="Normal"/>
    <w:autoRedefine/>
    <w:unhideWhenUsed/>
    <w:locked/>
    <w:rsid w:val="005360F6"/>
    <w:pPr>
      <w:spacing w:after="100"/>
      <w:ind w:left="1200"/>
    </w:pPr>
  </w:style>
  <w:style w:type="paragraph" w:styleId="TOC7">
    <w:name w:val="toc 7"/>
    <w:basedOn w:val="Normal"/>
    <w:next w:val="Normal"/>
    <w:autoRedefine/>
    <w:unhideWhenUsed/>
    <w:locked/>
    <w:rsid w:val="005360F6"/>
    <w:pPr>
      <w:spacing w:after="100"/>
      <w:ind w:left="1440"/>
    </w:pPr>
  </w:style>
  <w:style w:type="paragraph" w:styleId="TOC8">
    <w:name w:val="toc 8"/>
    <w:basedOn w:val="Normal"/>
    <w:next w:val="Normal"/>
    <w:autoRedefine/>
    <w:unhideWhenUsed/>
    <w:locked/>
    <w:rsid w:val="005360F6"/>
    <w:pPr>
      <w:spacing w:after="100"/>
      <w:ind w:left="1680"/>
    </w:pPr>
  </w:style>
  <w:style w:type="paragraph" w:styleId="TOC9">
    <w:name w:val="toc 9"/>
    <w:basedOn w:val="Normal"/>
    <w:next w:val="Normal"/>
    <w:autoRedefine/>
    <w:unhideWhenUsed/>
    <w:locked/>
    <w:rsid w:val="005360F6"/>
    <w:pPr>
      <w:spacing w:after="100"/>
      <w:ind w:left="1920"/>
    </w:pPr>
  </w:style>
  <w:style w:type="paragraph" w:styleId="ListNumber">
    <w:name w:val="List Number"/>
    <w:basedOn w:val="Normal"/>
    <w:locked/>
    <w:rsid w:val="005360F6"/>
    <w:pPr>
      <w:tabs>
        <w:tab w:val="num" w:pos="360"/>
      </w:tabs>
      <w:ind w:left="360" w:hanging="360"/>
      <w:contextualSpacing/>
    </w:pPr>
  </w:style>
  <w:style w:type="paragraph" w:styleId="CommentSubject">
    <w:name w:val="annotation subject"/>
    <w:basedOn w:val="CommentText"/>
    <w:next w:val="CommentText"/>
    <w:link w:val="CommentSubjectChar"/>
    <w:unhideWhenUsed/>
    <w:locked/>
    <w:rsid w:val="005360F6"/>
    <w:rPr>
      <w:rFonts w:ascii="Calibri" w:hAnsi="Calibri"/>
      <w:b/>
      <w:bCs/>
    </w:rPr>
  </w:style>
  <w:style w:type="character" w:customStyle="1" w:styleId="CommentSubjectChar">
    <w:name w:val="Comment Subject Char"/>
    <w:link w:val="CommentSubject"/>
    <w:rsid w:val="005360F6"/>
    <w:rPr>
      <w:rFonts w:ascii="Calibri" w:eastAsia="Calibri" w:hAnsi="Calibri" w:cs="Times New Roman"/>
      <w:b/>
      <w:bCs/>
      <w:szCs w:val="22"/>
      <w:lang w:eastAsia="en-US"/>
    </w:rPr>
  </w:style>
  <w:style w:type="paragraph" w:styleId="EndnoteText">
    <w:name w:val="endnote text"/>
    <w:basedOn w:val="Normal"/>
    <w:link w:val="EndnoteTextChar"/>
    <w:unhideWhenUsed/>
    <w:locked/>
    <w:rsid w:val="005360F6"/>
    <w:pPr>
      <w:spacing w:after="0"/>
    </w:pPr>
    <w:rPr>
      <w:sz w:val="20"/>
    </w:rPr>
  </w:style>
  <w:style w:type="character" w:customStyle="1" w:styleId="EndnoteTextChar">
    <w:name w:val="Endnote Text Char"/>
    <w:link w:val="EndnoteText"/>
    <w:rsid w:val="005360F6"/>
    <w:rPr>
      <w:rFonts w:ascii="Calibri" w:eastAsia="Calibri" w:hAnsi="Calibri" w:cs="Times New Roman"/>
      <w:szCs w:val="22"/>
    </w:rPr>
  </w:style>
  <w:style w:type="character" w:styleId="EndnoteReference">
    <w:name w:val="endnote reference"/>
    <w:unhideWhenUsed/>
    <w:locked/>
    <w:rsid w:val="005360F6"/>
    <w:rPr>
      <w:vertAlign w:val="superscript"/>
    </w:rPr>
  </w:style>
  <w:style w:type="paragraph" w:styleId="Caption">
    <w:name w:val="caption"/>
    <w:basedOn w:val="Normal"/>
    <w:next w:val="Normal"/>
    <w:semiHidden/>
    <w:unhideWhenUsed/>
    <w:qFormat/>
    <w:rsid w:val="005360F6"/>
    <w:rPr>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www.nuget.org" TargetMode="External"/><Relationship Id="rId25"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6.png"/><Relationship Id="rId29" Type="http://schemas.microsoft.com/office/2011/relationships/people" Target="peop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4.xml"/><Relationship Id="rId15" Type="http://schemas.openxmlformats.org/officeDocument/2006/relationships/image" Target="media/image2.jpe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header" Target="header3.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To xmlns="CE8048EF-7E95-4A11-BF00-BA2605EDE044">Tech Review Approved</StatusTo>
    <StatusFrom xmlns="CE8048EF-7E95-4A11-BF00-BA2605EDE044">Tech Review</StatusFrom>
    <Chapter_x0020_Number xmlns="149daad8-53e0-4e54-a1b9-e9d4e4fc36cb">04</Chapter_x0020_Number>
    <Status xmlns="119e8ce9-fc33-4402-becb-6d0fbcbb8ab0">Tech Review Approved</Status>
    <Update_x0020_ChapterOn_x0020_Root xmlns="ce8048ef-7e95-4a11-bf00-ba2605ede044">
      <Url>https://apressmedia.sharepoint.com/sites/201403/aspnetwebapi2bu/_layouts/15/wrkstat.aspx?List=ce8048ef-7e95-4a11-bf00-ba2605ede044&amp;WorkflowInstanceName=a1f5314d-ee75-4685-9b76-e2cdcf02cbed</Url>
      <Description>Started</Description>
    </Update_x0020_ChapterOn_x0020_Root>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BD7559-3D77-4BF8-B25B-FEE636FE97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CE8048EF-7E95-4A11-BF00-BA2605EDE044"/>
    <ds:schemaRef ds:uri="ce8048ef-7e95-4a11-bf00-ba2605ede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06F46E-48B6-4ABC-8376-93C7FD9CF523}">
  <ds:schemaRefs>
    <ds:schemaRef ds:uri="http://schemas.microsoft.com/office/2006/metadata/properties"/>
    <ds:schemaRef ds:uri="http://schemas.microsoft.com/office/infopath/2007/PartnerControls"/>
    <ds:schemaRef ds:uri="CE8048EF-7E95-4A11-BF00-BA2605EDE044"/>
    <ds:schemaRef ds:uri="149daad8-53e0-4e54-a1b9-e9d4e4fc36cb"/>
    <ds:schemaRef ds:uri="119e8ce9-fc33-4402-becb-6d0fbcbb8ab0"/>
    <ds:schemaRef ds:uri="ce8048ef-7e95-4a11-bf00-ba2605ede044"/>
  </ds:schemaRefs>
</ds:datastoreItem>
</file>

<file path=customXml/itemProps3.xml><?xml version="1.0" encoding="utf-8"?>
<ds:datastoreItem xmlns:ds="http://schemas.openxmlformats.org/officeDocument/2006/customXml" ds:itemID="{0A0B891D-3A4D-444A-8872-CD358EBBED53}">
  <ds:schemaRefs>
    <ds:schemaRef ds:uri="http://schemas.microsoft.com/sharepoint/v3/contenttype/forms"/>
  </ds:schemaRefs>
</ds:datastoreItem>
</file>

<file path=customXml/itemProps4.xml><?xml version="1.0" encoding="utf-8"?>
<ds:datastoreItem xmlns:ds="http://schemas.openxmlformats.org/officeDocument/2006/customXml" ds:itemID="{12768326-AF4B-4451-B832-C6DE9EC2E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23</Pages>
  <Words>5669</Words>
  <Characters>32315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37909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BPR</dc:creator>
  <cp:lastModifiedBy>Brian Wortman</cp:lastModifiedBy>
  <cp:revision>8</cp:revision>
  <cp:lastPrinted>2009-03-19T04:35:00Z</cp:lastPrinted>
  <dcterms:created xsi:type="dcterms:W3CDTF">2014-06-10T17:34:00Z</dcterms:created>
  <dcterms:modified xsi:type="dcterms:W3CDTF">2014-06-11T22:05:00Z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